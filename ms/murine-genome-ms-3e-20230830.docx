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26F6" w14:textId="71E99D0F"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w:t>
      </w:r>
      <w:commentRangeStart w:id="0"/>
      <w:commentRangeStart w:id="1"/>
      <w:r w:rsidR="003605B0" w:rsidRPr="00004FE6">
        <w:rPr>
          <w:rFonts w:ascii="Times New Roman" w:hAnsi="Times New Roman" w:cs="Times New Roman"/>
          <w:b/>
          <w:bCs/>
          <w:sz w:val="24"/>
          <w:szCs w:val="24"/>
        </w:rPr>
        <w:t>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landscape</w:t>
      </w:r>
      <w:commentRangeEnd w:id="0"/>
      <w:r w:rsidR="00ED58BF">
        <w:rPr>
          <w:rStyle w:val="CommentReference"/>
        </w:rPr>
        <w:commentReference w:id="0"/>
      </w:r>
      <w:commentRangeEnd w:id="1"/>
      <w:r w:rsidR="005A2A84">
        <w:rPr>
          <w:rStyle w:val="CommentReference"/>
        </w:rPr>
        <w:commentReference w:id="1"/>
      </w:r>
      <w:r w:rsidR="001D10BC" w:rsidRPr="00004FE6">
        <w:rPr>
          <w:rFonts w:ascii="Times New Roman" w:hAnsi="Times New Roman" w:cs="Times New Roman"/>
          <w:b/>
          <w:bCs/>
          <w:sz w:val="24"/>
          <w:szCs w:val="24"/>
        </w:rPr>
        <w:t xml:space="preserve">, </w:t>
      </w:r>
      <w:commentRangeStart w:id="2"/>
      <w:commentRangeStart w:id="3"/>
      <w:r w:rsidRPr="00004FE6">
        <w:rPr>
          <w:rFonts w:ascii="Times New Roman" w:hAnsi="Times New Roman" w:cs="Times New Roman"/>
          <w:b/>
          <w:bCs/>
          <w:sz w:val="24"/>
          <w:szCs w:val="24"/>
        </w:rPr>
        <w:t>causes</w:t>
      </w:r>
      <w:commentRangeEnd w:id="2"/>
      <w:r w:rsidR="00ED58BF">
        <w:rPr>
          <w:rStyle w:val="CommentReference"/>
        </w:rPr>
        <w:commentReference w:id="2"/>
      </w:r>
      <w:commentRangeEnd w:id="3"/>
      <w:r w:rsidR="005A2A84">
        <w:rPr>
          <w:rStyle w:val="CommentReference"/>
        </w:rPr>
        <w:commentReference w:id="3"/>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in Old World 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w:t>
      </w:r>
      <w:commentRangeStart w:id="4"/>
      <w:r w:rsidRPr="00197A2B">
        <w:rPr>
          <w:rFonts w:ascii="Times New Roman" w:hAnsi="Times New Roman" w:cs="Times New Roman"/>
          <w:sz w:val="24"/>
          <w:szCs w:val="24"/>
        </w:rPr>
        <w:t>Hughes</w:t>
      </w:r>
      <w:r w:rsidR="00945637">
        <w:rPr>
          <w:rFonts w:ascii="Times New Roman" w:hAnsi="Times New Roman" w:cs="Times New Roman"/>
          <w:sz w:val="24"/>
          <w:szCs w:val="24"/>
          <w:vertAlign w:val="superscript"/>
        </w:rPr>
        <w:t>3</w:t>
      </w:r>
      <w:commentRangeEnd w:id="4"/>
      <w:r w:rsidR="00304F44">
        <w:rPr>
          <w:rStyle w:val="CommentReference"/>
        </w:rPr>
        <w:commentReference w:id="4"/>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2"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5FBEF531"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often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62D31">
        <w:rPr>
          <w:rFonts w:ascii="Times New Roman" w:hAnsi="Times New Roman" w:cs="Times New Roman"/>
          <w:sz w:val="24"/>
          <w:szCs w:val="24"/>
        </w:rPr>
        <w:t>rodent</w:t>
      </w:r>
      <w:r w:rsidR="00F125BA">
        <w:rPr>
          <w:rFonts w:ascii="Times New Roman" w:hAnsi="Times New Roman" w:cs="Times New Roman"/>
          <w:sz w:val="24"/>
          <w:szCs w:val="24"/>
        </w:rPr>
        <w:t>s</w:t>
      </w:r>
      <w:r w:rsidR="00D0250C">
        <w:rPr>
          <w:rFonts w:ascii="Times New Roman" w:hAnsi="Times New Roman" w:cs="Times New Roman"/>
          <w:sz w:val="24"/>
          <w:szCs w:val="24"/>
        </w:rPr>
        <w:t xml:space="preserve"> (Old World 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0A7DA1">
        <w:rPr>
          <w:rFonts w:ascii="Times New Roman" w:hAnsi="Times New Roman" w:cs="Times New Roman"/>
          <w:sz w:val="24"/>
          <w:szCs w:val="24"/>
        </w:rPr>
        <w:t>new</w:t>
      </w:r>
      <w:r w:rsidR="00893681">
        <w:rPr>
          <w:rFonts w:ascii="Times New Roman" w:hAnsi="Times New Roman" w:cs="Times New Roman"/>
          <w:sz w:val="24"/>
          <w:szCs w:val="24"/>
        </w:rPr>
        <w:t xml:space="preserve"> 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eleven</w:t>
      </w:r>
      <w:r w:rsidR="00893681">
        <w:rPr>
          <w:rFonts w:ascii="Times New Roman" w:hAnsi="Times New Roman" w:cs="Times New Roman"/>
          <w:sz w:val="24"/>
          <w:szCs w:val="24"/>
        </w:rPr>
        <w:t xml:space="preserve"> </w:t>
      </w:r>
      <w:r w:rsidR="008F18E0">
        <w:rPr>
          <w:rFonts w:ascii="Times New Roman" w:hAnsi="Times New Roman" w:cs="Times New Roman"/>
          <w:sz w:val="24"/>
          <w:szCs w:val="24"/>
        </w:rPr>
        <w:t>published</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796392">
        <w:rPr>
          <w:rFonts w:ascii="Times New Roman" w:hAnsi="Times New Roman" w:cs="Times New Roman"/>
          <w:sz w:val="24"/>
          <w:szCs w:val="24"/>
        </w:rPr>
        <w:t>and</w:t>
      </w:r>
      <w:r w:rsidR="00E4229C">
        <w:rPr>
          <w:rFonts w:ascii="Times New Roman" w:hAnsi="Times New Roman" w:cs="Times New Roman"/>
          <w:sz w:val="24"/>
          <w:szCs w:val="24"/>
        </w:rPr>
        <w:t xml:space="preserve"> 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phylogenies built from 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4229C">
        <w:rPr>
          <w:rFonts w:ascii="Times New Roman" w:hAnsi="Times New Roman" w:cs="Times New Roman"/>
          <w:sz w:val="24"/>
          <w:szCs w:val="24"/>
        </w:rPr>
        <w:t xml:space="preserve">had </w:t>
      </w:r>
      <w:r w:rsidR="00727C10">
        <w:rPr>
          <w:rFonts w:ascii="Times New Roman" w:hAnsi="Times New Roman" w:cs="Times New Roman"/>
          <w:sz w:val="24"/>
          <w:szCs w:val="24"/>
        </w:rPr>
        <w:t xml:space="preserve">similar </w:t>
      </w:r>
      <w:r w:rsidR="00502EF9">
        <w:rPr>
          <w:rFonts w:ascii="Times New Roman" w:hAnsi="Times New Roman" w:cs="Times New Roman"/>
          <w:sz w:val="24"/>
          <w:szCs w:val="24"/>
        </w:rPr>
        <w:t>phylogenies</w:t>
      </w:r>
      <w:r w:rsidR="003C2652">
        <w:rPr>
          <w:rFonts w:ascii="Times New Roman" w:hAnsi="Times New Roman" w:cs="Times New Roman"/>
          <w:sz w:val="24"/>
          <w:szCs w:val="24"/>
        </w:rPr>
        <w:t>.</w:t>
      </w:r>
      <w:r w:rsidR="00727C10">
        <w:rPr>
          <w:rFonts w:ascii="Times New Roman" w:hAnsi="Times New Roman" w:cs="Times New Roman"/>
          <w:sz w:val="24"/>
          <w:szCs w:val="24"/>
        </w:rPr>
        <w:t xml:space="preserve"> </w:t>
      </w:r>
      <w:r w:rsidR="0051283D">
        <w:rPr>
          <w:rFonts w:ascii="Times New Roman" w:hAnsi="Times New Roman" w:cs="Times New Roman"/>
          <w:sz w:val="24"/>
          <w:szCs w:val="24"/>
        </w:rPr>
        <w:t xml:space="preserve">However, </w:t>
      </w:r>
      <w:r w:rsidR="00214FED">
        <w:rPr>
          <w:rFonts w:ascii="Times New Roman" w:hAnsi="Times New Roman" w:cs="Times New Roman"/>
          <w:sz w:val="24"/>
          <w:szCs w:val="24"/>
        </w:rPr>
        <w:t>there was</w:t>
      </w:r>
      <w:r w:rsidR="00A747AD" w:rsidRPr="00031896">
        <w:rPr>
          <w:rFonts w:ascii="Times New Roman" w:hAnsi="Times New Roman" w:cs="Times New Roman"/>
          <w:sz w:val="24"/>
          <w:szCs w:val="24"/>
        </w:rPr>
        <w:t xml:space="preserve"> no relationship between tree similarity and </w:t>
      </w:r>
      <w:r w:rsidR="0051283D">
        <w:rPr>
          <w:rFonts w:ascii="Times New Roman" w:hAnsi="Times New Roman" w:cs="Times New Roman"/>
          <w:sz w:val="24"/>
          <w:szCs w:val="24"/>
        </w:rPr>
        <w:t xml:space="preserve">local </w:t>
      </w:r>
      <w:r w:rsidR="00A747AD" w:rsidRPr="00031896">
        <w:rPr>
          <w:rFonts w:ascii="Times New Roman" w:hAnsi="Times New Roman" w:cs="Times New Roman"/>
          <w:sz w:val="24"/>
          <w:szCs w:val="24"/>
        </w:rPr>
        <w:t>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 suggesting that</w:t>
      </w:r>
      <w:ins w:id="5" w:author="Thomas, Gregg" w:date="2023-08-30T10:30:00Z">
        <w:r w:rsidR="000E07B9">
          <w:rPr>
            <w:rFonts w:ascii="Times New Roman" w:hAnsi="Times New Roman" w:cs="Times New Roman"/>
            <w:sz w:val="24"/>
            <w:szCs w:val="24"/>
          </w:rPr>
          <w:t>, even though</w:t>
        </w:r>
      </w:ins>
      <w:r w:rsidR="0051283D">
        <w:rPr>
          <w:rFonts w:ascii="Times New Roman" w:hAnsi="Times New Roman" w:cs="Times New Roman"/>
          <w:sz w:val="24"/>
          <w:szCs w:val="24"/>
        </w:rPr>
        <w:t xml:space="preserve"> </w:t>
      </w:r>
      <w:r w:rsidR="003C2652">
        <w:rPr>
          <w:rFonts w:ascii="Times New Roman" w:hAnsi="Times New Roman" w:cs="Times New Roman"/>
          <w:sz w:val="24"/>
          <w:szCs w:val="24"/>
        </w:rPr>
        <w:t xml:space="preserve">genetic linkage </w:t>
      </w:r>
      <w:r w:rsidR="006C1351">
        <w:rPr>
          <w:rFonts w:ascii="Times New Roman" w:hAnsi="Times New Roman" w:cs="Times New Roman"/>
          <w:sz w:val="24"/>
          <w:szCs w:val="24"/>
        </w:rPr>
        <w:t xml:space="preserve">influences </w:t>
      </w:r>
      <w:r w:rsidR="003C2652">
        <w:rPr>
          <w:rFonts w:ascii="Times New Roman" w:hAnsi="Times New Roman" w:cs="Times New Roman"/>
          <w:sz w:val="24"/>
          <w:szCs w:val="24"/>
        </w:rPr>
        <w:t xml:space="preserve">phylogenetic </w:t>
      </w:r>
      <w:r w:rsidR="00932AAA">
        <w:rPr>
          <w:rFonts w:ascii="Times New Roman" w:hAnsi="Times New Roman" w:cs="Times New Roman"/>
          <w:sz w:val="24"/>
          <w:szCs w:val="24"/>
        </w:rPr>
        <w:t xml:space="preserve">patterns </w:t>
      </w:r>
      <w:r w:rsidR="0051283D">
        <w:rPr>
          <w:rFonts w:ascii="Times New Roman" w:hAnsi="Times New Roman" w:cs="Times New Roman"/>
          <w:sz w:val="24"/>
          <w:szCs w:val="24"/>
        </w:rPr>
        <w:t>over deep</w:t>
      </w:r>
      <w:del w:id="6" w:author="Thomas, Gregg" w:date="2023-08-30T10:30:00Z">
        <w:r w:rsidR="0051283D" w:rsidDel="000E07B9">
          <w:rPr>
            <w:rFonts w:ascii="Times New Roman" w:hAnsi="Times New Roman" w:cs="Times New Roman"/>
            <w:sz w:val="24"/>
            <w:szCs w:val="24"/>
          </w:rPr>
          <w:delText>er</w:delText>
        </w:r>
      </w:del>
      <w:r w:rsidR="0051283D">
        <w:rPr>
          <w:rFonts w:ascii="Times New Roman" w:hAnsi="Times New Roman" w:cs="Times New Roman"/>
          <w:sz w:val="24"/>
          <w:szCs w:val="24"/>
        </w:rPr>
        <w:t xml:space="preserve"> </w:t>
      </w:r>
      <w:r w:rsidR="006C1D3D">
        <w:rPr>
          <w:rFonts w:ascii="Times New Roman" w:hAnsi="Times New Roman" w:cs="Times New Roman"/>
          <w:sz w:val="24"/>
          <w:szCs w:val="24"/>
        </w:rPr>
        <w:t>timescales</w:t>
      </w:r>
      <w:del w:id="7" w:author="Thomas, Gregg" w:date="2023-08-30T10:30:00Z">
        <w:r w:rsidR="00ED58BF" w:rsidDel="000E07B9">
          <w:rPr>
            <w:rFonts w:ascii="Times New Roman" w:hAnsi="Times New Roman" w:cs="Times New Roman"/>
            <w:sz w:val="24"/>
            <w:szCs w:val="24"/>
          </w:rPr>
          <w:delText>.</w:delText>
        </w:r>
        <w:r w:rsidR="0051283D" w:rsidDel="000E07B9">
          <w:rPr>
            <w:rFonts w:ascii="Times New Roman" w:hAnsi="Times New Roman" w:cs="Times New Roman"/>
            <w:sz w:val="24"/>
            <w:szCs w:val="24"/>
          </w:rPr>
          <w:delText xml:space="preserve"> </w:delText>
        </w:r>
        <w:r w:rsidR="00ED58BF" w:rsidDel="000E07B9">
          <w:rPr>
            <w:rFonts w:ascii="Times New Roman" w:hAnsi="Times New Roman" w:cs="Times New Roman"/>
            <w:sz w:val="24"/>
            <w:szCs w:val="24"/>
          </w:rPr>
          <w:delText>T</w:delText>
        </w:r>
        <w:r w:rsidR="003C2652" w:rsidDel="000E07B9">
          <w:rPr>
            <w:rFonts w:ascii="Times New Roman" w:hAnsi="Times New Roman" w:cs="Times New Roman"/>
            <w:sz w:val="24"/>
            <w:szCs w:val="24"/>
          </w:rPr>
          <w:delText xml:space="preserve">his </w:delText>
        </w:r>
      </w:del>
      <w:ins w:id="8" w:author="Thomas, Gregg" w:date="2023-08-30T10:30:00Z">
        <w:r w:rsidR="000E07B9">
          <w:rPr>
            <w:rFonts w:ascii="Times New Roman" w:hAnsi="Times New Roman" w:cs="Times New Roman"/>
            <w:sz w:val="24"/>
            <w:szCs w:val="24"/>
          </w:rPr>
          <w:t xml:space="preserve">, this </w:t>
        </w:r>
      </w:ins>
      <w:r w:rsidR="003C2652">
        <w:rPr>
          <w:rFonts w:ascii="Times New Roman" w:hAnsi="Times New Roman" w:cs="Times New Roman"/>
          <w:sz w:val="24"/>
          <w:szCs w:val="24"/>
        </w:rPr>
        <w:t xml:space="preserve">signal </w:t>
      </w:r>
      <w:del w:id="9" w:author="Thomas, Gregg" w:date="2023-08-30T10:30:00Z">
        <w:r w:rsidR="008B682F" w:rsidDel="000E07B9">
          <w:rPr>
            <w:rFonts w:ascii="Times New Roman" w:hAnsi="Times New Roman" w:cs="Times New Roman"/>
            <w:sz w:val="24"/>
            <w:szCs w:val="24"/>
          </w:rPr>
          <w:delText>may</w:delText>
        </w:r>
        <w:r w:rsidR="004A4637" w:rsidDel="000E07B9">
          <w:rPr>
            <w:rFonts w:ascii="Times New Roman" w:hAnsi="Times New Roman" w:cs="Times New Roman"/>
            <w:sz w:val="24"/>
            <w:szCs w:val="24"/>
          </w:rPr>
          <w:delText xml:space="preserve"> be</w:delText>
        </w:r>
      </w:del>
      <w:ins w:id="10" w:author="Thomas, Gregg" w:date="2023-08-30T10:30:00Z">
        <w:r w:rsidR="000E07B9">
          <w:rPr>
            <w:rFonts w:ascii="Times New Roman" w:hAnsi="Times New Roman" w:cs="Times New Roman"/>
            <w:sz w:val="24"/>
            <w:szCs w:val="24"/>
          </w:rPr>
          <w:t>is</w:t>
        </w:r>
      </w:ins>
      <w:r w:rsidR="004A4637">
        <w:rPr>
          <w:rFonts w:ascii="Times New Roman" w:hAnsi="Times New Roman" w:cs="Times New Roman"/>
          <w:sz w:val="24"/>
          <w:szCs w:val="24"/>
        </w:rPr>
        <w:t xml:space="preserve"> </w:t>
      </w:r>
      <w:r w:rsidR="0051283D">
        <w:rPr>
          <w:rFonts w:ascii="Times New Roman" w:hAnsi="Times New Roman" w:cs="Times New Roman"/>
          <w:sz w:val="24"/>
          <w:szCs w:val="24"/>
        </w:rPr>
        <w:t>independent of contemporary recombination landscapes.</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24807721"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7FDD2F6A"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with the availability of 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6F1602">
        <w:rPr>
          <w:rFonts w:ascii="Times New Roman" w:hAnsi="Times New Roman" w:cs="Times New Roman"/>
          <w:sz w:val="24"/>
          <w:szCs w:val="24"/>
        </w:rPr>
        <w:t xml:space="preserve">it </w:t>
      </w:r>
      <w:r w:rsidR="00EC57AE">
        <w:rPr>
          <w:rFonts w:ascii="Times New Roman" w:hAnsi="Times New Roman" w:cs="Times New Roman"/>
          <w:sz w:val="24"/>
          <w:szCs w:val="24"/>
        </w:rPr>
        <w:t xml:space="preserve">has become apparent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t>
      </w:r>
      <w:commentRangeStart w:id="11"/>
      <w:r w:rsidR="007D5C2F">
        <w:rPr>
          <w:rFonts w:ascii="Times New Roman" w:hAnsi="Times New Roman" w:cs="Times New Roman"/>
          <w:sz w:val="24"/>
          <w:szCs w:val="24"/>
        </w:rPr>
        <w:t xml:space="preserve">While </w:t>
      </w:r>
      <w:commentRangeEnd w:id="11"/>
      <w:r w:rsidR="003A7E6B">
        <w:rPr>
          <w:rStyle w:val="CommentReference"/>
        </w:rPr>
        <w:commentReference w:id="11"/>
      </w:r>
      <w:r w:rsidR="007D5C2F">
        <w:rPr>
          <w:rFonts w:ascii="Times New Roman" w:hAnsi="Times New Roman" w:cs="Times New Roman"/>
          <w:sz w:val="24"/>
          <w:szCs w:val="24"/>
        </w:rPr>
        <w:t xml:space="preserve">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F71891">
        <w:rPr>
          <w:rFonts w:ascii="Times New Roman" w:hAnsi="Times New Roman" w:cs="Times New Roman"/>
          <w:sz w:val="24"/>
          <w:szCs w:val="24"/>
        </w:rPr>
        <w:t xml:space="preserve">may </w:t>
      </w:r>
      <w:r w:rsidR="007D5C2F">
        <w:rPr>
          <w:rFonts w:ascii="Times New Roman" w:hAnsi="Times New Roman" w:cs="Times New Roman"/>
          <w:sz w:val="24"/>
          <w:szCs w:val="24"/>
        </w:rPr>
        <w:t>exist</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through </w:t>
      </w:r>
      <w:r w:rsidR="00AA27E5">
        <w:rPr>
          <w:rFonts w:ascii="Times New Roman" w:hAnsi="Times New Roman" w:cs="Times New Roman"/>
          <w:sz w:val="24"/>
          <w:szCs w:val="24"/>
        </w:rPr>
        <w:t xml:space="preserve">hybridization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EC2CA2">
        <w:rPr>
          <w:rFonts w:ascii="Times New Roman" w:hAnsi="Times New Roman" w:cs="Times New Roman"/>
          <w:sz w:val="24"/>
          <w:szCs w:val="24"/>
        </w:rPr>
        <w:t xml:space="preserve"> Several </w:t>
      </w:r>
      <w:r w:rsidR="00EE4E68">
        <w:rPr>
          <w:rFonts w:ascii="Times New Roman" w:hAnsi="Times New Roman" w:cs="Times New Roman"/>
          <w:sz w:val="24"/>
          <w:szCs w:val="24"/>
        </w:rPr>
        <w:t xml:space="preserve">recent </w:t>
      </w:r>
      <w:r w:rsidR="00EC2CA2">
        <w:rPr>
          <w:rFonts w:ascii="Times New Roman" w:hAnsi="Times New Roman" w:cs="Times New Roman"/>
          <w:sz w:val="24"/>
          <w:szCs w:val="24"/>
        </w:rPr>
        <w:t xml:space="preserve">studies focused on analyzing phylogenetic discordance among the genomes of specific taxonomic groups, such as turtles </w:t>
      </w:r>
      <w:r w:rsidR="00EC2CA2">
        <w:rPr>
          <w:rFonts w:ascii="Times New Roman" w:hAnsi="Times New Roman" w:cs="Times New Roman"/>
          <w:sz w:val="24"/>
          <w:szCs w:val="24"/>
        </w:rPr>
        <w:fldChar w:fldCharType="begin"/>
      </w:r>
      <w:r w:rsidR="00EC2CA2">
        <w:rPr>
          <w:rFonts w:ascii="Times New Roman" w:hAnsi="Times New Roman" w:cs="Times New Roman"/>
          <w:sz w:val="24"/>
          <w:szCs w:val="24"/>
        </w:rPr>
        <w:instrText xml:space="preserve"> ADDIN EN.CITE &lt;EndNote&gt;&lt;Cite&gt;&lt;Author&gt;Gable&lt;/Author&gt;&lt;Year&gt;2022&lt;/Year&gt;&lt;RecNum&gt;222&lt;/RecNum&gt;&lt;DisplayText&gt;(Gable et al. 2022)&lt;/DisplayText&gt;&lt;record&gt;&lt;rec-number&gt;222&lt;/rec-number&gt;&lt;foreign-keys&gt;&lt;key app="EN" db-id="vdwt9psdezv5tlee9vn5swzfzafw0azp5adx" timestamp="1693326810"&gt;222&lt;/key&gt;&lt;/foreign-keys&gt;&lt;ref-type name="Journal Article"&gt;17&lt;/ref-type&gt;&lt;contributors&gt;&lt;authors&gt;&lt;author&gt;Gable, S. M.&lt;/author&gt;&lt;author&gt;Byars, M. I.&lt;/author&gt;&lt;author&gt;Literman, R.&lt;/author&gt;&lt;author&gt;Tollis, M.&lt;/author&gt;&lt;/authors&gt;&lt;/contributors&gt;&lt;auth-address&gt;School of Informatics, Computing, and Cyber Systems, Northern Arizona University, PO Box 5693, Flagstaff, AZ 8601, USA.&amp;#xD;Department of Biological Sciences, University of Rhode Island, 120 Flagg Road, Kingstown, RI 0288, USA.&lt;/auth-address&gt;&lt;titles&gt;&lt;title&gt;A Genomic Perspective on the Evolutionary Diversification of Turtles&lt;/title&gt;&lt;secondary-title&gt;Syst Biol&lt;/secondary-title&gt;&lt;/titles&gt;&lt;periodical&gt;&lt;full-title&gt;Syst Biol&lt;/full-title&gt;&lt;/periodical&gt;&lt;pages&gt;1331-1347&lt;/pages&gt;&lt;volume&gt;71&lt;/volume&gt;&lt;number&gt;6&lt;/number&gt;&lt;edition&gt;2022/03/08&lt;/edition&gt;&lt;keywords&gt;&lt;keyword&gt;Animals&lt;/keyword&gt;&lt;keyword&gt;DNA&lt;/keyword&gt;&lt;keyword&gt;Genomics/methods&lt;/keyword&gt;&lt;keyword&gt;Phylogeny&lt;/keyword&gt;&lt;keyword&gt;*Turtles/genetics&lt;/keyword&gt;&lt;keyword&gt;Untranslated Regions&lt;/keyword&gt;&lt;/keywords&gt;&lt;dates&gt;&lt;year&gt;2022&lt;/year&gt;&lt;pub-dates&gt;&lt;date&gt;Oct 12&lt;/date&gt;&lt;/pub-dates&gt;&lt;/dates&gt;&lt;isbn&gt;1076-836X (Electronic)&amp;#xD;1063-5157 (Linking)&lt;/isbn&gt;&lt;accession-num&gt;35253878&lt;/accession-num&gt;&lt;urls&gt;&lt;related-urls&gt;&lt;url&gt;https://www.ncbi.nlm.nih.gov/pubmed/35253878&lt;/url&gt;&lt;/related-urls&gt;&lt;/urls&gt;&lt;electronic-resource-num&gt;10.1093/sysbio/syac019&lt;/electronic-resource-num&gt;&lt;/record&gt;&lt;/Cite&gt;&lt;/EndNote&gt;</w:instrText>
      </w:r>
      <w:r w:rsidR="00EC2CA2">
        <w:rPr>
          <w:rFonts w:ascii="Times New Roman" w:hAnsi="Times New Roman" w:cs="Times New Roman"/>
          <w:sz w:val="24"/>
          <w:szCs w:val="24"/>
        </w:rPr>
        <w:fldChar w:fldCharType="separate"/>
      </w:r>
      <w:r w:rsidR="00EC2CA2">
        <w:rPr>
          <w:rFonts w:ascii="Times New Roman" w:hAnsi="Times New Roman" w:cs="Times New Roman"/>
          <w:noProof/>
          <w:sz w:val="24"/>
          <w:szCs w:val="24"/>
        </w:rPr>
        <w:t>(Gable et al. 2022)</w:t>
      </w:r>
      <w:r w:rsidR="00EC2CA2">
        <w:rPr>
          <w:rFonts w:ascii="Times New Roman" w:hAnsi="Times New Roman" w:cs="Times New Roman"/>
          <w:sz w:val="24"/>
          <w:szCs w:val="24"/>
        </w:rPr>
        <w:fldChar w:fldCharType="end"/>
      </w:r>
      <w:r w:rsidR="00255FB1">
        <w:rPr>
          <w:rFonts w:ascii="Times New Roman" w:hAnsi="Times New Roman" w:cs="Times New Roman"/>
          <w:sz w:val="24"/>
          <w:szCs w:val="24"/>
        </w:rPr>
        <w:t>,</w:t>
      </w:r>
      <w:r w:rsidR="00EC2CA2">
        <w:rPr>
          <w:rFonts w:ascii="Times New Roman" w:hAnsi="Times New Roman" w:cs="Times New Roman"/>
          <w:sz w:val="24"/>
          <w:szCs w:val="24"/>
        </w:rPr>
        <w:t xml:space="preserve"> marsupials</w:t>
      </w:r>
      <w:r w:rsidR="003B02C1">
        <w:rPr>
          <w:rFonts w:ascii="Times New Roman" w:hAnsi="Times New Roman" w:cs="Times New Roman"/>
          <w:sz w:val="24"/>
          <w:szCs w:val="24"/>
        </w:rPr>
        <w:t xml:space="preserve"> </w:t>
      </w:r>
      <w:r w:rsidR="003B02C1">
        <w:rPr>
          <w:rFonts w:ascii="Times New Roman" w:hAnsi="Times New Roman" w:cs="Times New Roman"/>
          <w:sz w:val="24"/>
          <w:szCs w:val="24"/>
        </w:rPr>
        <w:fldChar w:fldCharType="begin">
          <w:fldData xml:space="preserve">PEVuZE5vdGU+PENpdGU+PEF1dGhvcj5GZW5nPC9BdXRob3I+PFllYXI+MjAyMjwvWWVhcj48UmVj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</w:fldData>
        </w:fldChar>
      </w:r>
      <w:r w:rsidR="003B02C1">
        <w:rPr>
          <w:rFonts w:ascii="Times New Roman" w:hAnsi="Times New Roman" w:cs="Times New Roman"/>
          <w:sz w:val="24"/>
          <w:szCs w:val="24"/>
        </w:rPr>
        <w:instrText xml:space="preserve"> ADDIN EN.CITE </w:instrText>
      </w:r>
      <w:r w:rsidR="003B02C1">
        <w:rPr>
          <w:rFonts w:ascii="Times New Roman" w:hAnsi="Times New Roman" w:cs="Times New Roman"/>
          <w:sz w:val="24"/>
          <w:szCs w:val="24"/>
        </w:rPr>
        <w:fldChar w:fldCharType="begin">
          <w:fldData xml:space="preserve">PEVuZE5vdGU+PENpdGU+PEF1dGhvcj5GZW5nPC9BdXRob3I+PFllYXI+MjAyMjwvWWVhcj48UmVj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</w:fldData>
        </w:fldChar>
      </w:r>
      <w:r w:rsidR="003B02C1">
        <w:rPr>
          <w:rFonts w:ascii="Times New Roman" w:hAnsi="Times New Roman" w:cs="Times New Roman"/>
          <w:sz w:val="24"/>
          <w:szCs w:val="24"/>
        </w:rPr>
        <w:instrText xml:space="preserve"> ADDIN EN.CITE.DATA </w:instrText>
      </w:r>
      <w:r w:rsidR="003B02C1">
        <w:rPr>
          <w:rFonts w:ascii="Times New Roman" w:hAnsi="Times New Roman" w:cs="Times New Roman"/>
          <w:sz w:val="24"/>
          <w:szCs w:val="24"/>
        </w:rPr>
      </w:r>
      <w:r w:rsidR="003B02C1">
        <w:rPr>
          <w:rFonts w:ascii="Times New Roman" w:hAnsi="Times New Roman" w:cs="Times New Roman"/>
          <w:sz w:val="24"/>
          <w:szCs w:val="24"/>
        </w:rPr>
        <w:fldChar w:fldCharType="end"/>
      </w:r>
      <w:r w:rsidR="003B02C1">
        <w:rPr>
          <w:rFonts w:ascii="Times New Roman" w:hAnsi="Times New Roman" w:cs="Times New Roman"/>
          <w:sz w:val="24"/>
          <w:szCs w:val="24"/>
        </w:rPr>
      </w:r>
      <w:r w:rsidR="003B02C1">
        <w:rPr>
          <w:rFonts w:ascii="Times New Roman" w:hAnsi="Times New Roman" w:cs="Times New Roman"/>
          <w:sz w:val="24"/>
          <w:szCs w:val="24"/>
        </w:rPr>
        <w:fldChar w:fldCharType="separate"/>
      </w:r>
      <w:r w:rsidR="003B02C1">
        <w:rPr>
          <w:rFonts w:ascii="Times New Roman" w:hAnsi="Times New Roman" w:cs="Times New Roman"/>
          <w:noProof/>
          <w:sz w:val="24"/>
          <w:szCs w:val="24"/>
        </w:rPr>
        <w:t>(Feng et al. 2022)</w:t>
      </w:r>
      <w:r w:rsidR="003B02C1">
        <w:rPr>
          <w:rFonts w:ascii="Times New Roman" w:hAnsi="Times New Roman" w:cs="Times New Roman"/>
          <w:sz w:val="24"/>
          <w:szCs w:val="24"/>
        </w:rPr>
        <w:fldChar w:fldCharType="end"/>
      </w:r>
      <w:r w:rsidR="00255FB1">
        <w:rPr>
          <w:rFonts w:ascii="Times New Roman" w:hAnsi="Times New Roman" w:cs="Times New Roman"/>
          <w:sz w:val="24"/>
          <w:szCs w:val="24"/>
        </w:rPr>
        <w:t xml:space="preserve">, </w:t>
      </w:r>
      <w:r w:rsidR="00EE4E68">
        <w:rPr>
          <w:rFonts w:ascii="Times New Roman" w:hAnsi="Times New Roman" w:cs="Times New Roman"/>
          <w:sz w:val="24"/>
          <w:szCs w:val="24"/>
        </w:rPr>
        <w:t xml:space="preserve">and </w:t>
      </w:r>
      <w:r w:rsidR="005912F6">
        <w:rPr>
          <w:rFonts w:ascii="Times New Roman" w:hAnsi="Times New Roman" w:cs="Times New Roman"/>
          <w:sz w:val="24"/>
          <w:szCs w:val="24"/>
        </w:rPr>
        <w:t xml:space="preserve">parrots </w:t>
      </w:r>
      <w:r w:rsidR="005912F6">
        <w:rPr>
          <w:rFonts w:ascii="Times New Roman" w:hAnsi="Times New Roman" w:cs="Times New Roman"/>
          <w:sz w:val="24"/>
          <w:szCs w:val="24"/>
        </w:rPr>
        <w:fldChar w:fldCharType="begin">
          <w:fldData xml:space="preserve">PEVuZE5vdGU+PENpdGU+PEF1dGhvcj5TbWl0aDwvQXV0aG9yPjxZZWFyPjIwMjM8L1llYXI+PFJl
Y051bT4yMjU8L1JlY051bT48RGlzcGxheVRleHQ+KFNtaXRoIGV0IGFsLiAyMDIzKTwvRGlzcGxh
eVRleHQ+PHJlY29yZD48cmVjLW51bWJlcj4yMjU8L3JlYy1udW1iZXI+PGZvcmVpZ24ta2V5cz48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
</w:fldData>
        </w:fldChar>
      </w:r>
      <w:r w:rsidR="005912F6">
        <w:rPr>
          <w:rFonts w:ascii="Times New Roman" w:hAnsi="Times New Roman" w:cs="Times New Roman"/>
          <w:sz w:val="24"/>
          <w:szCs w:val="24"/>
        </w:rPr>
        <w:instrText xml:space="preserve"> ADDIN EN.CITE </w:instrText>
      </w:r>
      <w:r w:rsidR="005912F6">
        <w:rPr>
          <w:rFonts w:ascii="Times New Roman" w:hAnsi="Times New Roman" w:cs="Times New Roman"/>
          <w:sz w:val="24"/>
          <w:szCs w:val="24"/>
        </w:rPr>
        <w:fldChar w:fldCharType="begin">
          <w:fldData xml:space="preserve">PEVuZE5vdGU+PENpdGU+PEF1dGhvcj5TbWl0aDwvQXV0aG9yPjxZZWFyPjIwMjM8L1llYXI+PFJl
Y051bT4yMjU8L1JlY051bT48RGlzcGxheVRleHQ+KFNtaXRoIGV0IGFsLiAyMDIzKTwvRGlzcGxh
eVRleHQ+PHJlY29yZD48cmVjLW51bWJlcj4yMjU8L3JlYy1udW1iZXI+PGZvcmVpZ24ta2V5cz48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
</w:fldData>
        </w:fldChar>
      </w:r>
      <w:r w:rsidR="005912F6">
        <w:rPr>
          <w:rFonts w:ascii="Times New Roman" w:hAnsi="Times New Roman" w:cs="Times New Roman"/>
          <w:sz w:val="24"/>
          <w:szCs w:val="24"/>
        </w:rPr>
        <w:instrText xml:space="preserve"> ADDIN EN.CITE.DATA </w:instrText>
      </w:r>
      <w:r w:rsidR="005912F6">
        <w:rPr>
          <w:rFonts w:ascii="Times New Roman" w:hAnsi="Times New Roman" w:cs="Times New Roman"/>
          <w:sz w:val="24"/>
          <w:szCs w:val="24"/>
        </w:rPr>
      </w:r>
      <w:r w:rsidR="005912F6">
        <w:rPr>
          <w:rFonts w:ascii="Times New Roman" w:hAnsi="Times New Roman" w:cs="Times New Roman"/>
          <w:sz w:val="24"/>
          <w:szCs w:val="24"/>
        </w:rPr>
        <w:fldChar w:fldCharType="end"/>
      </w:r>
      <w:r w:rsidR="005912F6">
        <w:rPr>
          <w:rFonts w:ascii="Times New Roman" w:hAnsi="Times New Roman" w:cs="Times New Roman"/>
          <w:sz w:val="24"/>
          <w:szCs w:val="24"/>
        </w:rPr>
      </w:r>
      <w:r w:rsidR="005912F6">
        <w:rPr>
          <w:rFonts w:ascii="Times New Roman" w:hAnsi="Times New Roman" w:cs="Times New Roman"/>
          <w:sz w:val="24"/>
          <w:szCs w:val="24"/>
        </w:rPr>
        <w:fldChar w:fldCharType="separate"/>
      </w:r>
      <w:r w:rsidR="005912F6">
        <w:rPr>
          <w:rFonts w:ascii="Times New Roman" w:hAnsi="Times New Roman" w:cs="Times New Roman"/>
          <w:noProof/>
          <w:sz w:val="24"/>
          <w:szCs w:val="24"/>
        </w:rPr>
        <w:t>(Smith et al. 2023)</w:t>
      </w:r>
      <w:r w:rsidR="005912F6">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EC2CA2">
        <w:rPr>
          <w:rFonts w:ascii="Times New Roman" w:hAnsi="Times New Roman" w:cs="Times New Roman"/>
          <w:sz w:val="24"/>
          <w:szCs w:val="24"/>
        </w:rPr>
        <w:t>Among others</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seals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 </w:instrTex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EN.CITE.DATA </w:instrText>
      </w:r>
      <w:r w:rsidR="006831BB">
        <w:rPr>
          <w:rFonts w:ascii="Times New Roman" w:hAnsi="Times New Roman" w:cs="Times New Roman"/>
          <w:sz w:val="24"/>
          <w:szCs w:val="24"/>
        </w:rPr>
      </w:r>
      <w:r w:rsidR="006831BB">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6831BB">
        <w:rPr>
          <w:rFonts w:ascii="Times New Roman" w:hAnsi="Times New Roman" w:cs="Times New Roman"/>
          <w:noProof/>
          <w:sz w:val="24"/>
          <w:szCs w:val="24"/>
        </w:rPr>
        <w:t>(Lopes et al. 2021)</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tomatoes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A64945">
        <w:rPr>
          <w:rFonts w:ascii="Times New Roman" w:hAnsi="Times New Roman" w:cs="Times New Roman"/>
          <w:sz w:val="24"/>
          <w:szCs w:val="24"/>
        </w:rPr>
        <w:t>bumblebees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(Sun et al. 2021)</w:t>
      </w:r>
      <w:r w:rsidR="001556AF">
        <w:rPr>
          <w:rFonts w:ascii="Times New Roman" w:hAnsi="Times New Roman" w:cs="Times New Roman"/>
          <w:sz w:val="24"/>
          <w:szCs w:val="24"/>
        </w:rPr>
        <w:fldChar w:fldCharType="end"/>
      </w:r>
      <w:r w:rsidR="00A64945">
        <w:rPr>
          <w:rFonts w:ascii="Times New Roman" w:hAnsi="Times New Roman" w:cs="Times New Roman"/>
          <w:sz w:val="24"/>
          <w:szCs w:val="24"/>
        </w:rPr>
        <w:t xml:space="preserve">, and butterflies </w:t>
      </w:r>
      <w:r w:rsidR="00A64945">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r w:rsidR="00A64945">
        <w:rPr>
          <w:rFonts w:ascii="Times New Roman" w:hAnsi="Times New Roman" w:cs="Times New Roman"/>
          <w:sz w:val="24"/>
          <w:szCs w:val="24"/>
        </w:rPr>
        <w:fldChar w:fldCharType="separate"/>
      </w:r>
      <w:r w:rsidR="00A64945">
        <w:rPr>
          <w:rFonts w:ascii="Times New Roman" w:hAnsi="Times New Roman" w:cs="Times New Roman"/>
          <w:noProof/>
          <w:sz w:val="24"/>
          <w:szCs w:val="24"/>
        </w:rPr>
        <w:t>(He et al. 2023)</w:t>
      </w:r>
      <w:r w:rsidR="00A64945">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trees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commentRangeStart w:id="12"/>
      <w:commentRangeStart w:id="13"/>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commentRangeEnd w:id="12"/>
      <w:r w:rsidR="00ED58BF">
        <w:rPr>
          <w:rStyle w:val="CommentReference"/>
        </w:rPr>
        <w:commentReference w:id="12"/>
      </w:r>
      <w:commentRangeEnd w:id="13"/>
      <w:r w:rsidR="005A2A84">
        <w:rPr>
          <w:rStyle w:val="CommentReference"/>
        </w:rPr>
        <w:commentReference w:id="13"/>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3EA5A424"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A06EDD">
        <w:rPr>
          <w:rFonts w:ascii="Times New Roman" w:hAnsi="Times New Roman" w:cs="Times New Roman"/>
          <w:sz w:val="24"/>
          <w:szCs w:val="24"/>
        </w:rPr>
        <w:t xml:space="preserve">From a practical perspective,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 xml:space="preserve">species tree.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may compromise 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SGFobiBhbmQgTmFraGxlaCAyMDE2OyBNZW5kZXMgZXQgYWwuIDIwMTgpPC9EaXNwbGF5VGV4dD48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SGFobiBhbmQgTmFraGxlaCAyMDE2OyBNZW5kZXMgZXQgYWwuIDIwMTgpPC9EaXNwbGF5VGV4dD48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A61220">
        <w:rPr>
          <w:rFonts w:ascii="Times New Roman" w:hAnsi="Times New Roman" w:cs="Times New Roman"/>
          <w:noProof/>
          <w:sz w:val="24"/>
          <w:szCs w:val="24"/>
        </w:rPr>
        <w:t>(Avise and Robinson 2008; Hahn and Nakhleh 2016; Mendes et al. 2018)</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 </w:instrTex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EN.CITE.DATA </w:instrText>
      </w:r>
      <w:r w:rsidR="00464824">
        <w:rPr>
          <w:rFonts w:ascii="Times New Roman" w:hAnsi="Times New Roman" w:cs="Times New Roman"/>
          <w:sz w:val="24"/>
          <w:szCs w:val="24"/>
        </w:rPr>
      </w:r>
      <w:r w:rsidR="00464824">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464824">
        <w:rPr>
          <w:rFonts w:ascii="Times New Roman" w:hAnsi="Times New Roman" w:cs="Times New Roman"/>
          <w:noProof/>
          <w:sz w:val="24"/>
          <w:szCs w:val="24"/>
        </w:rPr>
        <w:t>(Fontaine et al. 2015)</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1C3D63E7"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0D23EF">
        <w:rPr>
          <w:rFonts w:ascii="Times New Roman" w:hAnsi="Times New Roman" w:cs="Times New Roman"/>
          <w:sz w:val="24"/>
          <w:szCs w:val="24"/>
        </w:rPr>
        <w:t>structured across the genome</w:t>
      </w:r>
      <w:r w:rsidR="00E8757C">
        <w:rPr>
          <w:rFonts w:ascii="Times New Roman" w:hAnsi="Times New Roman" w:cs="Times New Roman"/>
          <w:sz w:val="24"/>
          <w:szCs w:val="24"/>
        </w:rPr>
        <w:t>,</w:t>
      </w:r>
      <w:r w:rsidR="00B348B2">
        <w:rPr>
          <w:rFonts w:ascii="Times New Roman" w:hAnsi="Times New Roman" w:cs="Times New Roman"/>
          <w:sz w:val="24"/>
          <w:szCs w:val="24"/>
        </w:rPr>
        <w:t xml:space="preserve"> 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 xml:space="preserve">depends on effective </w:t>
      </w:r>
      <w:r w:rsidR="00027CF2">
        <w:rPr>
          <w:rFonts w:ascii="Times New Roman" w:hAnsi="Times New Roman" w:cs="Times New Roman"/>
          <w:sz w:val="24"/>
          <w:szCs w:val="24"/>
        </w:rPr>
        <w:lastRenderedPageBreak/>
        <w:t>population size</w:t>
      </w:r>
      <w:r w:rsidR="006C1351">
        <w:rPr>
          <w:rFonts w:ascii="Times New Roman" w:hAnsi="Times New Roman" w:cs="Times New Roman"/>
          <w:sz w:val="24"/>
          <w:szCs w:val="24"/>
        </w:rPr>
        <w:t>s across the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the potential for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less often,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commentRangeStart w:id="14"/>
      <w:commentRangeStart w:id="15"/>
      <w:r w:rsidR="005A2A84">
        <w:rPr>
          <w:rFonts w:ascii="Times New Roman" w:hAnsi="Times New Roman" w:cs="Times New Roman"/>
          <w:sz w:val="24"/>
          <w:szCs w:val="24"/>
        </w:rPr>
        <w:t xml:space="preserve">These sources of discordance, ILS and introgression, are expected to leave differing signals </w:t>
      </w:r>
      <w:r w:rsidR="00CC3A81">
        <w:rPr>
          <w:rFonts w:ascii="Times New Roman" w:hAnsi="Times New Roman" w:cs="Times New Roman"/>
          <w:sz w:val="24"/>
          <w:szCs w:val="24"/>
        </w:rPr>
        <w:t>across the genomes</w:t>
      </w:r>
      <w:r w:rsidR="005A2A84">
        <w:rPr>
          <w:rFonts w:ascii="Times New Roman" w:hAnsi="Times New Roman" w:cs="Times New Roman"/>
          <w:sz w:val="24"/>
          <w:szCs w:val="24"/>
        </w:rPr>
        <w:t xml:space="preserve"> of a sample</w:t>
      </w:r>
      <w:r w:rsidR="00CC3A81">
        <w:rPr>
          <w:rFonts w:ascii="Times New Roman" w:hAnsi="Times New Roman" w:cs="Times New Roman"/>
          <w:sz w:val="24"/>
          <w:szCs w:val="24"/>
        </w:rPr>
        <w:t xml:space="preserve"> of species</w:t>
      </w:r>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commentRangeEnd w:id="14"/>
      <w:r w:rsidR="00ED58BF">
        <w:rPr>
          <w:rStyle w:val="CommentReference"/>
        </w:rPr>
        <w:commentReference w:id="14"/>
      </w:r>
      <w:commentRangeEnd w:id="15"/>
      <w:r w:rsidR="005A2A84">
        <w:rPr>
          <w:rStyle w:val="CommentReference"/>
        </w:rPr>
        <w:commentReference w:id="15"/>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the genomic context of phylogenetic discordance has remained elusive. For example, the potential for any of these processes to generate localized patterns of phylogenetic discordance depends on 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recent s</w:t>
      </w:r>
      <w:r w:rsidR="007673D5" w:rsidRPr="00197A2B">
        <w:rPr>
          <w:rFonts w:ascii="Times New Roman" w:hAnsi="Times New Roman" w:cs="Times New Roman"/>
          <w:sz w:val="24"/>
          <w:szCs w:val="24"/>
        </w:rPr>
        <w:t>imulation studies posit that phylogenies in the genome are expected to be correlated</w:t>
      </w:r>
      <w:r w:rsidR="007673D5">
        <w:rPr>
          <w:rFonts w:ascii="Times New Roman" w:hAnsi="Times New Roman" w:cs="Times New Roman"/>
          <w:sz w:val="24"/>
          <w:szCs w:val="24"/>
        </w:rPr>
        <w:t xml:space="preserve"> based on distance – the closer two regions are in the genome, the more history they share </w:t>
      </w:r>
      <w:r w:rsidR="006A2348">
        <w:rPr>
          <w:rFonts w:ascii="Times New Roman" w:hAnsi="Times New Roman" w:cs="Times New Roman"/>
          <w:sz w:val="24"/>
          <w:szCs w:val="24"/>
        </w:rPr>
        <w:fldChar w:fldCharType="begin"/>
      </w:r>
      <w:r w:rsidR="006A2348">
        <w:rPr>
          <w:rFonts w:ascii="Times New Roman" w:hAnsi="Times New Roman" w:cs="Times New Roman"/>
          <w:sz w:val="24"/>
          <w:szCs w:val="24"/>
        </w:rPr>
        <w:instrText xml:space="preserve"> ADDIN EN.CITE &lt;EndNote&gt;&lt;Cite&gt;&lt;Author&gt;McKenzie&lt;/Author&gt;&lt;Year&gt;2020&lt;/Year&gt;&lt;RecNum&gt;4&lt;/RecNum&gt;&lt;DisplayText&gt;(McKenzie and Eaton 2020)&lt;/DisplayText&gt;&lt;record&gt;&lt;rec-number&gt;4&lt;/rec-number&gt;&lt;foreign-keys&gt;&lt;key app="EN" db-id="vdwt9psdezv5tlee9vn5swzfzafw0azp5adx" timestamp="1632753991"&gt;4&lt;/key&gt;&lt;/foreign-keys&gt;&lt;ref-type name="Journal Article"&gt;17&lt;/ref-type&gt;&lt;contributors&gt;&lt;authors&gt;&lt;author&gt;McKenzie, Patrick F.&lt;/author&gt;&lt;author&gt;Eaton, Deren A. R.&lt;/author&gt;&lt;/authors&gt;&lt;/contributors&gt;&lt;titles&gt;&lt;title&gt;The Multispecies Coalescent in Space and Time&lt;/title&gt;&lt;secondary-title&gt;bioRxiv&lt;/secondary-title&gt;&lt;/titles&gt;&lt;periodical&gt;&lt;full-title&gt;bioRxiv&lt;/full-title&gt;&lt;/periodical&gt;&lt;pages&gt;2020.08.02.233395&lt;/pages&gt;&lt;dates&gt;&lt;year&gt;2020&lt;/year&gt;&lt;/dates&gt;&lt;urls&gt;&lt;related-urls&gt;&lt;url&gt;https://www.biorxiv.org/content/biorxiv/early/2020/08/03/2020.08.02.233395.full.pdf&lt;/url&gt;&lt;/related-urls&gt;&lt;/urls&gt;&lt;electronic-resource-num&gt;10.1101/2020.08.02.233395&lt;/electronic-resource-num&gt;&lt;/record&gt;&lt;/Cite&gt;&lt;/EndNote&gt;</w:instrText>
      </w:r>
      <w:r w:rsidR="006A2348">
        <w:rPr>
          <w:rFonts w:ascii="Times New Roman" w:hAnsi="Times New Roman" w:cs="Times New Roman"/>
          <w:sz w:val="24"/>
          <w:szCs w:val="24"/>
        </w:rPr>
        <w:fldChar w:fldCharType="separate"/>
      </w:r>
      <w:r w:rsidR="006A2348">
        <w:rPr>
          <w:rFonts w:ascii="Times New Roman" w:hAnsi="Times New Roman" w:cs="Times New Roman"/>
          <w:noProof/>
          <w:sz w:val="24"/>
          <w:szCs w:val="24"/>
        </w:rPr>
        <w:t>(McKenzie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7673D5">
        <w:rPr>
          <w:rFonts w:ascii="Times New Roman" w:hAnsi="Times New Roman" w:cs="Times New Roman"/>
          <w:sz w:val="24"/>
          <w:szCs w:val="24"/>
        </w:rPr>
        <w:t xml:space="preserve"> e</w:t>
      </w:r>
      <w:r w:rsidR="0091678A">
        <w:rPr>
          <w:rFonts w:ascii="Times New Roman" w:hAnsi="Times New Roman" w:cs="Times New Roman"/>
          <w:sz w:val="24"/>
          <w:szCs w:val="24"/>
        </w:rPr>
        <w:t>mpirical studies have been inconclusive regarding the relationship between phylogenetic discordance and</w:t>
      </w:r>
      <w:r w:rsidR="000439E4">
        <w:rPr>
          <w:rFonts w:ascii="Times New Roman" w:hAnsi="Times New Roman" w:cs="Times New Roman"/>
          <w:sz w:val="24"/>
          <w:szCs w:val="24"/>
        </w:rPr>
        <w:t xml:space="preserve"> mammalian</w:t>
      </w:r>
      <w:r w:rsidR="0091678A">
        <w:rPr>
          <w:rFonts w:ascii="Times New Roman" w:hAnsi="Times New Roman" w:cs="Times New Roman"/>
          <w:sz w:val="24"/>
          <w:szCs w:val="24"/>
        </w:rPr>
        <w:t xml:space="preserve"> 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no correlation</w:t>
      </w:r>
      <w:r w:rsidR="006A2348">
        <w:rPr>
          <w:rFonts w:ascii="Times New Roman" w:hAnsi="Times New Roman" w:cs="Times New Roman"/>
          <w:sz w:val="24"/>
          <w:szCs w:val="24"/>
        </w:rPr>
        <w:t xml:space="preserve"> 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&lt;EndNote&gt;&lt;Cite&gt;&lt;Author&gt;Hobolth&lt;/Author&gt;&lt;Year&gt;2007&lt;/Year&gt;&lt;RecNum&gt;201&lt;/RecNum&gt;&lt;DisplayText&gt;(Hobolth et al. 2007)&lt;/DisplayText&gt;&lt;record&gt;&lt;rec-number&gt;201&lt;/rec-number&gt;&lt;foreign-keys&gt;&lt;key app="EN" db-id="vdwt9psdezv5tlee9vn5swzfzafw0azp5adx" timestamp="1649789421"&gt;201&lt;/key&gt;&lt;/foreign-keys&gt;&lt;ref-type name="Journal Article"&gt;17&lt;/ref-type&gt;&lt;contributors&gt;&lt;authors&gt;&lt;author&gt;Hobolth, A.&lt;/author&gt;&lt;author&gt;Christensen, O. F.&lt;/author&gt;&lt;author&gt;Mailund, T.&lt;/author&gt;&lt;author&gt;Schierup, M. H.&lt;/author&gt;&lt;/authors&gt;&lt;/contributors&gt;&lt;auth-address&gt;Bioinformatics Research Center, North Carolina State University, Raleigh, North Carolina, United States of America. asger@daimi.au.dk&lt;/auth-address&gt;&lt;titles&gt;&lt;title&gt;Genomic relationships and speciation times of human, chimpanzee, and gorilla inferred from a coalescent hidden Markov model&lt;/title&gt;&lt;secondary-title&gt;PLoS Genet&lt;/secondary-title&gt;&lt;/titles&gt;&lt;periodical&gt;&lt;full-title&gt;PLoS Genet&lt;/full-title&gt;&lt;/periodical&gt;&lt;pages&gt;e7&lt;/pages&gt;&lt;volume&gt;3&lt;/volume&gt;&lt;number&gt;2&lt;/number&gt;&lt;edition&gt;2007/02/27&lt;/edition&gt;&lt;keywords&gt;&lt;keyword&gt;Animals&lt;/keyword&gt;&lt;keyword&gt;Base Sequence&lt;/keyword&gt;&lt;keyword&gt;Computer Simulation&lt;/keyword&gt;&lt;keyword&gt;*Genetic Speciation&lt;/keyword&gt;&lt;keyword&gt;Genetics, Population&lt;/keyword&gt;&lt;keyword&gt;Genome, Human&lt;/keyword&gt;&lt;keyword&gt;Gorilla gorilla/*genetics&lt;/keyword&gt;&lt;keyword&gt;Hominidae/*genetics&lt;/keyword&gt;&lt;keyword&gt;Humans&lt;/keyword&gt;&lt;keyword&gt;*Markov Chains&lt;/keyword&gt;&lt;keyword&gt;*Models, Theoretical&lt;/keyword&gt;&lt;keyword&gt;Molecular Sequence Data&lt;/keyword&gt;&lt;keyword&gt;Pan troglodytes/*genetics&lt;/keyword&gt;&lt;keyword&gt;Phylogeny&lt;/keyword&gt;&lt;keyword&gt;Sequence Homology, Nucleic Acid&lt;/keyword&gt;&lt;/keywords&gt;&lt;dates&gt;&lt;year&gt;2007&lt;/year&gt;&lt;pub-dates&gt;&lt;date&gt;Feb 23&lt;/date&gt;&lt;/pub-dates&gt;&lt;/dates&gt;&lt;isbn&gt;1553-7404 (Electronic)&amp;#xD;1553-7390 (Linking)&lt;/isbn&gt;&lt;accession-num&gt;17319744&lt;/accession-num&gt;&lt;urls&gt;&lt;related-urls&gt;&lt;url&gt;https://www.ncbi.nlm.nih.gov/pubmed/17319744&lt;/url&gt;&lt;/related-urls&gt;&lt;/urls&gt;&lt;custom2&gt;PMC1802818&lt;/custom2&gt;&lt;electronic-resource-num&gt;10.1371/journal.pgen.0030007&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6A2348">
        <w:rPr>
          <w:rFonts w:ascii="Times New Roman" w:hAnsi="Times New Roman" w:cs="Times New Roman"/>
          <w:sz w:val="24"/>
          <w:szCs w:val="24"/>
        </w:rPr>
        <w:t>to</w:t>
      </w:r>
      <w:r w:rsidR="0091678A">
        <w:rPr>
          <w:rFonts w:ascii="Times New Roman" w:hAnsi="Times New Roman" w:cs="Times New Roman"/>
          <w:sz w:val="24"/>
          <w:szCs w:val="24"/>
        </w:rPr>
        <w:t xml:space="preserve"> a weak 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D77B8F" w:rsidRPr="00197A2B">
        <w:rPr>
          <w:rFonts w:ascii="Times New Roman" w:hAnsi="Times New Roman" w:cs="Times New Roman"/>
          <w:sz w:val="24"/>
          <w:szCs w:val="24"/>
        </w:rPr>
        <w:t xml:space="preserve">However, </w:t>
      </w:r>
      <w:r w:rsidR="003C511A">
        <w:rPr>
          <w:rFonts w:ascii="Times New Roman" w:hAnsi="Times New Roman" w:cs="Times New Roman"/>
          <w:sz w:val="24"/>
          <w:szCs w:val="24"/>
        </w:rPr>
        <w:t>if recombination rates evolve sufficiently quickly</w:t>
      </w:r>
      <w:r w:rsidR="0078218F">
        <w:rPr>
          <w:rFonts w:ascii="Times New Roman" w:hAnsi="Times New Roman" w:cs="Times New Roman"/>
          <w:sz w:val="24"/>
          <w:szCs w:val="24"/>
        </w:rPr>
        <w:t>,</w:t>
      </w:r>
      <w:r w:rsidR="003C511A">
        <w:rPr>
          <w:rFonts w:ascii="Times New Roman" w:hAnsi="Times New Roman" w:cs="Times New Roman"/>
          <w:sz w:val="24"/>
          <w:szCs w:val="24"/>
        </w:rPr>
        <w:t xml:space="preserve"> long-term discordance measured over evolutionary timescales might be largely independent of </w:t>
      </w:r>
      <w:r w:rsidR="009F6356">
        <w:rPr>
          <w:rFonts w:ascii="Times New Roman" w:hAnsi="Times New Roman" w:cs="Times New Roman"/>
          <w:sz w:val="24"/>
          <w:szCs w:val="24"/>
        </w:rPr>
        <w:t>contemporary</w:t>
      </w:r>
      <w:r w:rsidR="003C511A">
        <w:rPr>
          <w:rFonts w:ascii="Times New Roman" w:hAnsi="Times New Roman" w:cs="Times New Roman"/>
          <w:sz w:val="24"/>
          <w:szCs w:val="24"/>
        </w:rPr>
        <w:t xml:space="preserve"> recombination landscapes.</w:t>
      </w:r>
      <w:r w:rsidR="002319DB">
        <w:rPr>
          <w:rFonts w:ascii="Times New Roman" w:hAnsi="Times New Roman" w:cs="Times New Roman"/>
          <w:sz w:val="24"/>
          <w:szCs w:val="24"/>
        </w:rPr>
        <w:t xml:space="preserve"> </w:t>
      </w:r>
    </w:p>
    <w:p w14:paraId="3093FDA3" w14:textId="12E616FE" w:rsidR="00EA1EF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mouse (</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r w:rsidR="006E78FF" w:rsidRPr="00E358E6">
        <w:rPr>
          <w:rFonts w:ascii="Times New Roman" w:hAnsi="Times New Roman" w:cs="Times New Roman"/>
          <w:sz w:val="24"/>
          <w:szCs w:val="24"/>
        </w:rPr>
        <w:t>Old</w:t>
      </w:r>
      <w:r w:rsidR="00462D94">
        <w:rPr>
          <w:rFonts w:ascii="Times New Roman" w:hAnsi="Times New Roman" w:cs="Times New Roman"/>
          <w:sz w:val="24"/>
          <w:szCs w:val="24"/>
        </w:rPr>
        <w:t xml:space="preserve"> </w:t>
      </w:r>
      <w:r w:rsidR="006E78FF" w:rsidRPr="00E358E6">
        <w:rPr>
          <w:rFonts w:ascii="Times New Roman" w:hAnsi="Times New Roman" w:cs="Times New Roman"/>
          <w:sz w:val="24"/>
          <w:szCs w:val="24"/>
        </w:rPr>
        <w:t>World</w:t>
      </w:r>
      <w:r w:rsidR="00426302" w:rsidRPr="00E358E6">
        <w:rPr>
          <w:rFonts w:ascii="Times New Roman" w:hAnsi="Times New Roman" w:cs="Times New Roman"/>
          <w:sz w:val="24"/>
          <w:szCs w:val="24"/>
        </w:rPr>
        <w:t xml:space="preserve"> rats and mice (Murinae)</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this diversity and the power of evolution-guided functional and biomedical analysis,</w:t>
      </w:r>
      <w:r w:rsidR="00394C3B">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other 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893D02">
        <w:rPr>
          <w:rFonts w:ascii="Times New Roman" w:hAnsi="Times New Roman" w:cs="Times New Roman"/>
          <w:sz w:val="24"/>
          <w:szCs w:val="24"/>
        </w:rPr>
        <w:t>, with</w:t>
      </w:r>
      <w:r w:rsidR="00394C3B">
        <w:rPr>
          <w:rFonts w:ascii="Times New Roman" w:hAnsi="Times New Roman" w:cs="Times New Roman"/>
          <w:sz w:val="24"/>
          <w:szCs w:val="24"/>
        </w:rPr>
        <w:t xml:space="preserve"> most</w:t>
      </w:r>
      <w:r w:rsidR="00426302" w:rsidRPr="00E358E6">
        <w:rPr>
          <w:rFonts w:ascii="Times New Roman" w:hAnsi="Times New Roman" w:cs="Times New Roman"/>
          <w:sz w:val="24"/>
          <w:szCs w:val="24"/>
        </w:rPr>
        <w:t xml:space="preserve"> efforts </w:t>
      </w:r>
      <w:r w:rsidR="00394C3B">
        <w:rPr>
          <w:rFonts w:ascii="Times New Roman" w:hAnsi="Times New Roman" w:cs="Times New Roman"/>
          <w:sz w:val="24"/>
          <w:szCs w:val="24"/>
        </w:rPr>
        <w:t>hav</w:t>
      </w:r>
      <w:r w:rsidR="00030AC9">
        <w:rPr>
          <w:rFonts w:ascii="Times New Roman" w:hAnsi="Times New Roman" w:cs="Times New Roman"/>
          <w:sz w:val="24"/>
          <w:szCs w:val="24"/>
        </w:rPr>
        <w:t>ing been</w:t>
      </w:r>
      <w:r w:rsidR="00394C3B">
        <w:rPr>
          <w:rFonts w:ascii="Times New Roman" w:hAnsi="Times New Roman" w:cs="Times New Roman"/>
          <w:sz w:val="24"/>
          <w:szCs w:val="24"/>
        </w:rPr>
        <w:t xml:space="preserve"> focused </w:t>
      </w:r>
      <w:r w:rsidR="00426302" w:rsidRPr="00E358E6">
        <w:rPr>
          <w:rFonts w:ascii="Times New Roman" w:hAnsi="Times New Roman" w:cs="Times New Roman"/>
          <w:sz w:val="24"/>
          <w:szCs w:val="24"/>
        </w:rPr>
        <w:t xml:space="preserve">on sampling variation </w:t>
      </w:r>
      <w:r w:rsidR="00893D02">
        <w:rPr>
          <w:rFonts w:ascii="Times New Roman" w:hAnsi="Times New Roman" w:cs="Times New Roman"/>
          <w:sz w:val="24"/>
          <w:szCs w:val="24"/>
        </w:rPr>
        <w:t>across closely related</w:t>
      </w:r>
      <w:r w:rsidR="00426302" w:rsidRPr="00E358E6">
        <w:rPr>
          <w:rFonts w:ascii="Times New Roman" w:hAnsi="Times New Roman" w:cs="Times New Roman"/>
          <w:sz w:val="24"/>
          <w:szCs w:val="24"/>
        </w:rPr>
        <w:t xml:space="preserve"> lineages of house mice</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94C3B">
        <w:rPr>
          <w:rFonts w:ascii="Times New Roman" w:hAnsi="Times New Roman" w:cs="Times New Roman"/>
          <w:sz w:val="24"/>
          <w:szCs w:val="24"/>
        </w:rPr>
        <w:t xml:space="preserve">In the present work, we </w:t>
      </w:r>
      <w:r w:rsidR="002D7D7D">
        <w:rPr>
          <w:rFonts w:ascii="Times New Roman" w:hAnsi="Times New Roman" w:cs="Times New Roman"/>
          <w:sz w:val="24"/>
          <w:szCs w:val="24"/>
        </w:rPr>
        <w:t xml:space="preserve">analyze </w:t>
      </w:r>
      <w:r w:rsidR="0077627E">
        <w:rPr>
          <w:rFonts w:ascii="Times New Roman" w:hAnsi="Times New Roman" w:cs="Times New Roman"/>
          <w:sz w:val="24"/>
          <w:szCs w:val="24"/>
        </w:rPr>
        <w:t xml:space="preserve">new </w:t>
      </w:r>
      <w:r w:rsidR="00426302">
        <w:rPr>
          <w:rFonts w:ascii="Times New Roman" w:hAnsi="Times New Roman" w:cs="Times New Roman"/>
          <w:sz w:val="24"/>
          <w:szCs w:val="24"/>
        </w:rPr>
        <w:t xml:space="preserve">genome sequences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rodent</w:t>
      </w:r>
      <w:r w:rsidR="0077627E">
        <w:rPr>
          <w:rFonts w:ascii="Times New Roman" w:hAnsi="Times New Roman" w:cs="Times New Roman"/>
          <w:sz w:val="24"/>
          <w:szCs w:val="24"/>
        </w:rPr>
        <w:t xml:space="preserve"> species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Mastomys natalensis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Hylomyscus alleni</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Praomys delectorum</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Rhabdomys dilectus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Grammoyms dolichurus</w:t>
      </w:r>
      <w:r w:rsidR="00426302" w:rsidRPr="00E358E6">
        <w:rPr>
          <w:rFonts w:ascii="Times New Roman" w:hAnsi="Times New Roman" w:cs="Times New Roman"/>
          <w:sz w:val="24"/>
          <w:szCs w:val="24"/>
        </w:rPr>
        <w:t xml:space="preserve">, </w:t>
      </w:r>
      <w:r w:rsidR="00020FEE">
        <w:rPr>
          <w:rFonts w:ascii="Times New Roman" w:hAnsi="Times New Roman" w:cs="Times New Roman"/>
          <w:i/>
          <w:iCs/>
          <w:sz w:val="24"/>
          <w:szCs w:val="24"/>
        </w:rPr>
        <w:t>Otomoys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r w:rsidR="00426302" w:rsidRPr="00E358E6">
        <w:rPr>
          <w:rFonts w:ascii="Times New Roman" w:hAnsi="Times New Roman" w:cs="Times New Roman"/>
          <w:i/>
          <w:iCs/>
          <w:sz w:val="24"/>
          <w:szCs w:val="24"/>
        </w:rPr>
        <w:t>Rhynchomys soricoides</w:t>
      </w:r>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ins w:id="16" w:author="Thomas, Gregg" w:date="2023-08-17T12:46:00Z">
        <w:r w:rsidR="002D7D7D">
          <w:rPr>
            <w:rFonts w:ascii="Times New Roman" w:hAnsi="Times New Roman" w:cs="Times New Roman"/>
            <w:sz w:val="24"/>
            <w:szCs w:val="24"/>
          </w:rPr>
          <w:t xml:space="preserve"> These </w:t>
        </w:r>
      </w:ins>
      <w:ins w:id="17" w:author="Thomas, Gregg" w:date="2023-08-17T12:47:00Z">
        <w:r w:rsidR="002D7D7D">
          <w:rPr>
            <w:rFonts w:ascii="Times New Roman" w:hAnsi="Times New Roman" w:cs="Times New Roman"/>
            <w:sz w:val="24"/>
            <w:szCs w:val="24"/>
          </w:rPr>
          <w:t>new genomes are a powerful new resource for studying functional biology within rodents</w:t>
        </w:r>
      </w:ins>
      <w:r w:rsidR="00086687">
        <w:rPr>
          <w:rFonts w:ascii="Times New Roman" w:hAnsi="Times New Roman" w:cs="Times New Roman"/>
          <w:sz w:val="24"/>
          <w:szCs w:val="24"/>
        </w:rPr>
        <w:t xml:space="preserve">. However, </w:t>
      </w:r>
      <w:ins w:id="18" w:author="Thomas, Gregg" w:date="2023-08-17T12:48:00Z">
        <w:r w:rsidR="002D7D7D">
          <w:rPr>
            <w:rFonts w:ascii="Times New Roman" w:hAnsi="Times New Roman" w:cs="Times New Roman"/>
            <w:sz w:val="24"/>
            <w:szCs w:val="24"/>
          </w:rPr>
          <w:t>along</w:t>
        </w:r>
      </w:ins>
      <w:ins w:id="19" w:author="Thomas, Gregg" w:date="2023-08-17T12:47:00Z">
        <w:r w:rsidR="002D7D7D">
          <w:rPr>
            <w:rFonts w:ascii="Times New Roman" w:hAnsi="Times New Roman" w:cs="Times New Roman"/>
            <w:sz w:val="24"/>
            <w:szCs w:val="24"/>
          </w:rPr>
          <w:t xml:space="preserve"> with increased tax</w:t>
        </w:r>
      </w:ins>
      <w:ins w:id="20" w:author="Thomas, Gregg" w:date="2023-08-17T12:48:00Z">
        <w:r w:rsidR="002D7D7D">
          <w:rPr>
            <w:rFonts w:ascii="Times New Roman" w:hAnsi="Times New Roman" w:cs="Times New Roman"/>
            <w:sz w:val="24"/>
            <w:szCs w:val="24"/>
          </w:rPr>
          <w:t>o</w:t>
        </w:r>
      </w:ins>
      <w:ins w:id="21" w:author="Thomas, Gregg" w:date="2023-08-17T12:47:00Z">
        <w:r w:rsidR="002D7D7D">
          <w:rPr>
            <w:rFonts w:ascii="Times New Roman" w:hAnsi="Times New Roman" w:cs="Times New Roman"/>
            <w:sz w:val="24"/>
            <w:szCs w:val="24"/>
          </w:rPr>
          <w:t>nomic sampl</w:t>
        </w:r>
      </w:ins>
      <w:ins w:id="22" w:author="Thomas, Gregg" w:date="2023-08-17T12:48:00Z">
        <w:r w:rsidR="002D7D7D">
          <w:rPr>
            <w:rFonts w:ascii="Times New Roman" w:hAnsi="Times New Roman" w:cs="Times New Roman"/>
            <w:sz w:val="24"/>
            <w:szCs w:val="24"/>
          </w:rPr>
          <w:t>ing</w:t>
        </w:r>
      </w:ins>
      <w:r w:rsidR="00086687">
        <w:rPr>
          <w:rFonts w:ascii="Times New Roman" w:hAnsi="Times New Roman" w:cs="Times New Roman"/>
          <w:sz w:val="24"/>
          <w:szCs w:val="24"/>
        </w:rPr>
        <w:t>,</w:t>
      </w:r>
      <w:ins w:id="23" w:author="Thomas, Gregg" w:date="2023-08-17T12:48:00Z">
        <w:r w:rsidR="002D7D7D">
          <w:rPr>
            <w:rFonts w:ascii="Times New Roman" w:hAnsi="Times New Roman" w:cs="Times New Roman"/>
            <w:sz w:val="24"/>
            <w:szCs w:val="24"/>
          </w:rPr>
          <w:t xml:space="preserve"> </w:t>
        </w:r>
      </w:ins>
      <w:ins w:id="24" w:author="Thomas, Gregg" w:date="2023-08-17T12:49:00Z">
        <w:r w:rsidR="002D7D7D">
          <w:rPr>
            <w:rFonts w:ascii="Times New Roman" w:hAnsi="Times New Roman" w:cs="Times New Roman"/>
            <w:sz w:val="24"/>
            <w:szCs w:val="24"/>
          </w:rPr>
          <w:t>the presence of phylogenetic discordance poses challenges to rigorous molecular evolution analyses. We investigate these pa</w:t>
        </w:r>
      </w:ins>
      <w:ins w:id="25" w:author="Thomas, Gregg" w:date="2023-08-17T12:50:00Z">
        <w:r w:rsidR="002D7D7D">
          <w:rPr>
            <w:rFonts w:ascii="Times New Roman" w:hAnsi="Times New Roman" w:cs="Times New Roman"/>
            <w:sz w:val="24"/>
            <w:szCs w:val="24"/>
          </w:rPr>
          <w:t>tterns of discordance in rodents here by</w:t>
        </w:r>
      </w:ins>
      <w:r w:rsidR="00426302">
        <w:rPr>
          <w:rFonts w:ascii="Times New Roman" w:hAnsi="Times New Roman" w:cs="Times New Roman"/>
          <w:sz w:val="24"/>
          <w:szCs w:val="24"/>
        </w:rPr>
        <w:t xml:space="preserve"> combin</w:t>
      </w:r>
      <w:r w:rsidR="002D7D7D">
        <w:rPr>
          <w:rFonts w:ascii="Times New Roman" w:hAnsi="Times New Roman" w:cs="Times New Roman"/>
          <w:sz w:val="24"/>
          <w:szCs w:val="24"/>
        </w:rPr>
        <w:t>ing</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rodent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the phylogenetic relationships within </w:t>
      </w:r>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20FEE">
        <w:rPr>
          <w:rFonts w:ascii="Times New Roman" w:hAnsi="Times New Roman" w:cs="Times New Roman"/>
          <w:sz w:val="24"/>
          <w:szCs w:val="24"/>
        </w:rPr>
        <w:t>ultra-conserved elements (UCEs)</w:t>
      </w:r>
      <w:r w:rsidR="00B57DDF">
        <w:rPr>
          <w:rFonts w:ascii="Times New Roman" w:hAnsi="Times New Roman" w:cs="Times New Roman"/>
          <w:sz w:val="24"/>
          <w:szCs w:val="24"/>
        </w:rPr>
        <w:t xml:space="preserve"> to promote </w:t>
      </w:r>
      <w:r w:rsidR="003B427E">
        <w:rPr>
          <w:rFonts w:ascii="Times New Roman" w:hAnsi="Times New Roman" w:cs="Times New Roman"/>
          <w:sz w:val="24"/>
          <w:szCs w:val="24"/>
        </w:rPr>
        <w:t>broader comparisons</w:t>
      </w:r>
      <w:bookmarkStart w:id="26" w:name="_Hlk114747009"/>
      <w:r w:rsidR="00003ABB">
        <w:rPr>
          <w:rFonts w:ascii="Times New Roman" w:hAnsi="Times New Roman" w:cs="Times New Roman"/>
          <w:sz w:val="24"/>
          <w:szCs w:val="24"/>
        </w:rPr>
        <w:t xml:space="preserve"> across genomes of variable quality</w:t>
      </w:r>
      <w:r w:rsidR="00020FEE">
        <w:rPr>
          <w:rFonts w:ascii="Times New Roman" w:hAnsi="Times New Roman" w:cs="Times New Roman"/>
          <w:sz w:val="24"/>
          <w:szCs w:val="24"/>
        </w:rPr>
        <w:t>.</w:t>
      </w:r>
      <w:r w:rsidR="005A3F18">
        <w:rPr>
          <w:rFonts w:ascii="Times New Roman" w:hAnsi="Times New Roman" w:cs="Times New Roman"/>
          <w:sz w:val="24"/>
          <w:szCs w:val="24"/>
        </w:rPr>
        <w:t xml:space="preserve"> </w:t>
      </w:r>
      <w:bookmarkEnd w:id="26"/>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 xml:space="preserve">e whole </w:t>
      </w:r>
      <w:r w:rsidR="008D2A3B">
        <w:rPr>
          <w:rFonts w:ascii="Times New Roman" w:hAnsi="Times New Roman" w:cs="Times New Roman"/>
          <w:sz w:val="24"/>
          <w:szCs w:val="24"/>
        </w:rPr>
        <w:t>genome</w:t>
      </w:r>
      <w:r w:rsidR="00D010DB">
        <w:rPr>
          <w:rFonts w:ascii="Times New Roman" w:hAnsi="Times New Roman" w:cs="Times New Roman"/>
          <w:sz w:val="24"/>
          <w:szCs w:val="24"/>
        </w:rPr>
        <w:t xml:space="preserve"> sequences</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information</w:t>
      </w:r>
      <w:r w:rsidR="00426302" w:rsidRPr="00E358E6">
        <w:rPr>
          <w:rFonts w:ascii="Times New Roman" w:hAnsi="Times New Roman" w:cs="Times New Roman"/>
          <w:sz w:val="24"/>
          <w:szCs w:val="24"/>
        </w:rPr>
        <w:t xml:space="preserve"> from </w:t>
      </w:r>
      <w:r w:rsidR="00432781">
        <w:rPr>
          <w:rFonts w:ascii="Times New Roman" w:hAnsi="Times New Roman" w:cs="Times New Roman"/>
          <w:i/>
          <w:iCs/>
          <w:sz w:val="24"/>
          <w:szCs w:val="24"/>
        </w:rPr>
        <w:t xml:space="preserve">M. </w:t>
      </w:r>
      <w:r w:rsidR="00426302" w:rsidRPr="00E358E6">
        <w:rPr>
          <w:rFonts w:ascii="Times New Roman" w:hAnsi="Times New Roman" w:cs="Times New Roman"/>
          <w:i/>
          <w:iCs/>
          <w:sz w:val="24"/>
          <w:szCs w:val="24"/>
        </w:rPr>
        <w:t>musculus</w:t>
      </w:r>
      <w:r w:rsidR="00426302" w:rsidRPr="00E358E6">
        <w:rPr>
          <w:rFonts w:ascii="Times New Roman" w:hAnsi="Times New Roman" w:cs="Times New Roman"/>
          <w:sz w:val="24"/>
          <w:szCs w:val="24"/>
        </w:rPr>
        <w:t xml:space="preserve"> </w:t>
      </w:r>
      <w:r w:rsidR="00B57DDF">
        <w:rPr>
          <w:rFonts w:ascii="Times New Roman" w:hAnsi="Times New Roman" w:cs="Times New Roman"/>
          <w:sz w:val="24"/>
          <w:szCs w:val="24"/>
        </w:rPr>
        <w:t xml:space="preserve">to describe </w:t>
      </w:r>
      <w:r w:rsidR="00B57DDF" w:rsidRPr="00197A2B">
        <w:rPr>
          <w:rFonts w:ascii="Times New Roman" w:hAnsi="Times New Roman" w:cs="Times New Roman"/>
          <w:sz w:val="24"/>
          <w:szCs w:val="24"/>
        </w:rPr>
        <w:t xml:space="preserve">the </w:t>
      </w:r>
      <w:r w:rsidR="00B57DDF">
        <w:rPr>
          <w:rFonts w:ascii="Times New Roman" w:hAnsi="Times New Roman" w:cs="Times New Roman"/>
          <w:sz w:val="24"/>
          <w:szCs w:val="24"/>
        </w:rPr>
        <w:t>genomic</w:t>
      </w:r>
      <w:r w:rsidR="00B57DDF" w:rsidRPr="00197A2B">
        <w:rPr>
          <w:rFonts w:ascii="Times New Roman" w:hAnsi="Times New Roman" w:cs="Times New Roman"/>
          <w:sz w:val="24"/>
          <w:szCs w:val="24"/>
        </w:rPr>
        <w:t xml:space="preserve"> context of phylogenetic discordance</w:t>
      </w:r>
      <w:r w:rsidR="005D2E99">
        <w:rPr>
          <w:rFonts w:ascii="Times New Roman" w:hAnsi="Times New Roman" w:cs="Times New Roman"/>
          <w:sz w:val="24"/>
          <w:szCs w:val="24"/>
        </w:rPr>
        <w:t xml:space="preserve"> at a broader taxonomic scale</w:t>
      </w:r>
      <w:r w:rsidR="00B57DDF">
        <w:rPr>
          <w:rFonts w:ascii="Times New Roman" w:hAnsi="Times New Roman" w:cs="Times New Roman"/>
          <w:sz w:val="24"/>
          <w:szCs w:val="24"/>
        </w:rPr>
        <w:t xml:space="preserve"> and</w:t>
      </w:r>
      <w:r w:rsidR="00FA2AA1">
        <w:rPr>
          <w:rFonts w:ascii="Times New Roman" w:hAnsi="Times New Roman" w:cs="Times New Roman"/>
          <w:sz w:val="24"/>
          <w:szCs w:val="24"/>
        </w:rPr>
        <w:t xml:space="preserve"> evaluate</w:t>
      </w:r>
      <w:r w:rsidR="00B57DDF">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lastRenderedPageBreak/>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commentRangeStart w:id="27"/>
      <w:commentRangeStart w:id="28"/>
      <w:r w:rsidR="00426302" w:rsidRPr="00E358E6">
        <w:rPr>
          <w:rFonts w:ascii="Times New Roman" w:hAnsi="Times New Roman" w:cs="Times New Roman"/>
          <w:sz w:val="24"/>
          <w:szCs w:val="24"/>
        </w:rPr>
        <w:t>.</w:t>
      </w:r>
      <w:commentRangeEnd w:id="27"/>
      <w:r w:rsidR="00ED58BF">
        <w:rPr>
          <w:rStyle w:val="CommentReference"/>
        </w:rPr>
        <w:commentReference w:id="27"/>
      </w:r>
      <w:commentRangeEnd w:id="28"/>
      <w:r w:rsidR="006B3732">
        <w:rPr>
          <w:rStyle w:val="CommentReference"/>
        </w:rPr>
        <w:commentReference w:id="28"/>
      </w:r>
    </w:p>
    <w:p w14:paraId="29316084" w14:textId="77777777" w:rsidR="005D3A4E" w:rsidRPr="00E358E6" w:rsidRDefault="005D3A4E" w:rsidP="005D3A4E">
      <w:pPr>
        <w:spacing w:after="0"/>
        <w:jc w:val="both"/>
        <w:rPr>
          <w:rFonts w:ascii="Times New Roman" w:hAnsi="Times New Roman" w:cs="Times New Roman"/>
          <w:sz w:val="24"/>
          <w:szCs w:val="24"/>
        </w:rPr>
      </w:pPr>
    </w:p>
    <w:p w14:paraId="4B82A4DF" w14:textId="727DF7D9" w:rsidR="00805723" w:rsidRPr="00197A2B" w:rsidRDefault="00805723" w:rsidP="00F413E3">
      <w:pPr>
        <w:pStyle w:val="Heading1"/>
        <w:jc w:val="both"/>
      </w:pPr>
      <w:r w:rsidRPr="00197A2B">
        <w:t>Methods</w:t>
      </w:r>
    </w:p>
    <w:p w14:paraId="659A420E" w14:textId="0C19CB4D" w:rsidR="00805723" w:rsidRDefault="00FD0B8D" w:rsidP="00F413E3">
      <w:pPr>
        <w:pStyle w:val="Heading2"/>
      </w:pPr>
      <w:r w:rsidRPr="00031896">
        <w:t>Sample collection</w:t>
      </w:r>
    </w:p>
    <w:p w14:paraId="46D9F333" w14:textId="1C18BA24" w:rsidR="005D3A4E" w:rsidRDefault="004472CD"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As first reported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3A7E6B">
        <w:rPr>
          <w:rFonts w:ascii="Times New Roman" w:hAnsi="Times New Roman" w:cs="Times New Roman"/>
          <w:sz w:val="24"/>
          <w:szCs w:val="24"/>
        </w:rPr>
        <w:t xml:space="preserve"> </w:t>
      </w:r>
      <w:r>
        <w:rPr>
          <w:rFonts w:ascii="Times New Roman" w:hAnsi="Times New Roman" w:cs="Times New Roman"/>
          <w:sz w:val="24"/>
          <w:szCs w:val="24"/>
        </w:rPr>
        <w:t>w</w:t>
      </w:r>
      <w:r w:rsidR="003D23AB">
        <w:rPr>
          <w:rFonts w:ascii="Times New Roman" w:hAnsi="Times New Roman" w:cs="Times New Roman"/>
          <w:sz w:val="24"/>
          <w:szCs w:val="24"/>
        </w:rPr>
        <w:t>e obtained f</w:t>
      </w:r>
      <w:r w:rsidR="003D23AB" w:rsidRPr="003D23AB">
        <w:rPr>
          <w:rFonts w:ascii="Times New Roman" w:hAnsi="Times New Roman" w:cs="Times New Roman"/>
          <w:sz w:val="24"/>
          <w:szCs w:val="24"/>
        </w:rPr>
        <w:t>rozen tissue samples from male individuals from the Museum of Vertebrate Zoology, Berkeley, CA (MV</w:t>
      </w:r>
      <w:r w:rsidR="00C04E5F">
        <w:rPr>
          <w:rFonts w:ascii="Times New Roman" w:hAnsi="Times New Roman" w:cs="Times New Roman"/>
          <w:sz w:val="24"/>
          <w:szCs w:val="24"/>
        </w:rPr>
        <w:t>Z</w:t>
      </w:r>
      <w:r w:rsidR="003D23AB" w:rsidRPr="003D23AB">
        <w:rPr>
          <w:rFonts w:ascii="Times New Roman" w:hAnsi="Times New Roman" w:cs="Times New Roman"/>
          <w:sz w:val="24"/>
          <w:szCs w:val="24"/>
        </w:rPr>
        <w:t xml:space="preserve">) and the Field Museum of Natural History, Chicago, IL (FMNH). </w:t>
      </w:r>
      <w:r w:rsidR="003D23AB" w:rsidRPr="003D23AB">
        <w:rPr>
          <w:rFonts w:ascii="Times New Roman" w:hAnsi="Times New Roman" w:cs="Times New Roman"/>
          <w:i/>
          <w:iCs/>
          <w:sz w:val="24"/>
          <w:szCs w:val="24"/>
        </w:rPr>
        <w:t>Hylomyscus alleni</w:t>
      </w:r>
      <w:r w:rsidR="003D23AB" w:rsidRPr="003D23AB">
        <w:rPr>
          <w:rFonts w:ascii="Times New Roman" w:hAnsi="Times New Roman" w:cs="Times New Roman"/>
          <w:sz w:val="24"/>
          <w:szCs w:val="24"/>
        </w:rPr>
        <w:t xml:space="preserve"> (MVZ Mamm 196246) was </w:t>
      </w:r>
      <w:r w:rsidR="00DC6999">
        <w:rPr>
          <w:rFonts w:ascii="Times New Roman" w:hAnsi="Times New Roman" w:cs="Times New Roman"/>
          <w:sz w:val="24"/>
          <w:szCs w:val="24"/>
        </w:rPr>
        <w:t>collected</w:t>
      </w:r>
      <w:r w:rsidR="00DC6999" w:rsidRPr="003D23AB">
        <w:rPr>
          <w:rFonts w:ascii="Times New Roman" w:hAnsi="Times New Roman" w:cs="Times New Roman"/>
          <w:sz w:val="24"/>
          <w:szCs w:val="24"/>
        </w:rPr>
        <w:t xml:space="preserve"> </w:t>
      </w:r>
      <w:r w:rsidR="003D23AB" w:rsidRPr="003D23AB">
        <w:rPr>
          <w:rFonts w:ascii="Times New Roman" w:hAnsi="Times New Roman" w:cs="Times New Roman"/>
          <w:sz w:val="24"/>
          <w:szCs w:val="24"/>
        </w:rPr>
        <w:t xml:space="preserve">in Cameroon in 2000, </w:t>
      </w:r>
      <w:r w:rsidR="003D23AB" w:rsidRPr="003D23AB">
        <w:rPr>
          <w:rFonts w:ascii="Times New Roman" w:hAnsi="Times New Roman" w:cs="Times New Roman"/>
          <w:i/>
          <w:iCs/>
          <w:sz w:val="24"/>
          <w:szCs w:val="24"/>
        </w:rPr>
        <w:t>Praomys delectorum</w:t>
      </w:r>
      <w:r w:rsidR="003D23AB" w:rsidRPr="003D23AB">
        <w:rPr>
          <w:rFonts w:ascii="Times New Roman" w:hAnsi="Times New Roman" w:cs="Times New Roman"/>
          <w:sz w:val="24"/>
          <w:szCs w:val="24"/>
        </w:rPr>
        <w:t xml:space="preserve"> (MVZ Mamm 221157)</w:t>
      </w:r>
      <w:r w:rsidR="00DC6999">
        <w:rPr>
          <w:rFonts w:ascii="Times New Roman" w:hAnsi="Times New Roman" w:cs="Times New Roman"/>
          <w:sz w:val="24"/>
          <w:szCs w:val="24"/>
        </w:rPr>
        <w:t>,</w:t>
      </w:r>
      <w:r w:rsidR="003D23AB" w:rsidRPr="003D23AB">
        <w:rPr>
          <w:rFonts w:ascii="Times New Roman" w:hAnsi="Times New Roman" w:cs="Times New Roman"/>
          <w:sz w:val="24"/>
          <w:szCs w:val="24"/>
        </w:rPr>
        <w:t xml:space="preserve"> </w:t>
      </w:r>
      <w:r w:rsidR="003D23AB" w:rsidRPr="003D23AB">
        <w:rPr>
          <w:rFonts w:ascii="Times New Roman" w:hAnsi="Times New Roman" w:cs="Times New Roman"/>
          <w:i/>
          <w:iCs/>
          <w:sz w:val="24"/>
          <w:szCs w:val="24"/>
        </w:rPr>
        <w:t>Mastomys natalensis</w:t>
      </w:r>
      <w:r w:rsidR="003D23AB" w:rsidRPr="003D23AB">
        <w:rPr>
          <w:rFonts w:ascii="Times New Roman" w:hAnsi="Times New Roman" w:cs="Times New Roman"/>
          <w:sz w:val="24"/>
          <w:szCs w:val="24"/>
        </w:rPr>
        <w:t xml:space="preserve"> (MVZ Mamm 221054) </w:t>
      </w:r>
      <w:r w:rsidR="00DC6999">
        <w:rPr>
          <w:rFonts w:ascii="Times New Roman" w:hAnsi="Times New Roman" w:cs="Times New Roman"/>
          <w:sz w:val="24"/>
          <w:szCs w:val="24"/>
        </w:rPr>
        <w:t>and</w:t>
      </w:r>
      <w:r w:rsidR="003D23AB" w:rsidRPr="003D23AB">
        <w:rPr>
          <w:rFonts w:ascii="Times New Roman" w:hAnsi="Times New Roman" w:cs="Times New Roman"/>
          <w:sz w:val="24"/>
          <w:szCs w:val="24"/>
        </w:rPr>
        <w:t xml:space="preserve"> </w:t>
      </w:r>
      <w:r w:rsidR="003D23AB" w:rsidRPr="003D23AB">
        <w:rPr>
          <w:rFonts w:ascii="Times New Roman" w:hAnsi="Times New Roman" w:cs="Times New Roman"/>
          <w:i/>
          <w:iCs/>
          <w:sz w:val="24"/>
          <w:szCs w:val="24"/>
        </w:rPr>
        <w:t>Grammomys dolichurus</w:t>
      </w:r>
      <w:r w:rsidR="003D23AB" w:rsidRPr="003D23AB">
        <w:rPr>
          <w:rFonts w:ascii="Times New Roman" w:hAnsi="Times New Roman" w:cs="Times New Roman"/>
          <w:sz w:val="24"/>
          <w:szCs w:val="24"/>
        </w:rPr>
        <w:t xml:space="preserve"> (MVZ Mamm 221001) </w:t>
      </w:r>
      <w:r w:rsidR="00DC6999">
        <w:rPr>
          <w:rFonts w:ascii="Times New Roman" w:hAnsi="Times New Roman" w:cs="Times New Roman"/>
          <w:sz w:val="24"/>
          <w:szCs w:val="24"/>
        </w:rPr>
        <w:t>were collected</w:t>
      </w:r>
      <w:r w:rsidR="003D23AB" w:rsidRPr="003D23AB">
        <w:rPr>
          <w:rFonts w:ascii="Times New Roman" w:hAnsi="Times New Roman" w:cs="Times New Roman"/>
          <w:sz w:val="24"/>
          <w:szCs w:val="24"/>
        </w:rPr>
        <w:t xml:space="preserve"> in Malawi in 2007, </w:t>
      </w:r>
      <w:r w:rsidR="003D23AB" w:rsidRPr="003D23AB">
        <w:rPr>
          <w:rFonts w:ascii="Times New Roman" w:hAnsi="Times New Roman" w:cs="Times New Roman"/>
          <w:i/>
          <w:iCs/>
          <w:sz w:val="24"/>
          <w:szCs w:val="24"/>
        </w:rPr>
        <w:t>Rhabdomys dilectus</w:t>
      </w:r>
      <w:r w:rsidR="003D23AB" w:rsidRPr="003D23AB">
        <w:rPr>
          <w:rFonts w:ascii="Times New Roman" w:hAnsi="Times New Roman" w:cs="Times New Roman"/>
          <w:sz w:val="24"/>
          <w:szCs w:val="24"/>
        </w:rPr>
        <w:t xml:space="preserve"> (FMNH 192475) in Malawi in 2006, </w:t>
      </w:r>
      <w:r w:rsidR="003D23AB" w:rsidRPr="003D23AB">
        <w:rPr>
          <w:rFonts w:ascii="Times New Roman" w:hAnsi="Times New Roman" w:cs="Times New Roman"/>
          <w:i/>
          <w:iCs/>
          <w:sz w:val="24"/>
          <w:szCs w:val="24"/>
        </w:rPr>
        <w:t>Rhynchomys soricoides</w:t>
      </w:r>
      <w:r w:rsidR="003D23AB" w:rsidRPr="003D23AB">
        <w:rPr>
          <w:rFonts w:ascii="Times New Roman" w:hAnsi="Times New Roman" w:cs="Times New Roman"/>
          <w:sz w:val="24"/>
          <w:szCs w:val="24"/>
        </w:rPr>
        <w:t xml:space="preserve"> (FMNH 198792) in The Philippines in 2008, and </w:t>
      </w:r>
      <w:r w:rsidR="003D23AB" w:rsidRPr="003D23AB">
        <w:rPr>
          <w:rFonts w:ascii="Times New Roman" w:hAnsi="Times New Roman" w:cs="Times New Roman"/>
          <w:i/>
          <w:iCs/>
          <w:sz w:val="24"/>
          <w:szCs w:val="24"/>
        </w:rPr>
        <w:t>Otomys typus</w:t>
      </w:r>
      <w:r w:rsidR="003D23AB" w:rsidRPr="003D23AB">
        <w:rPr>
          <w:rFonts w:ascii="Times New Roman" w:hAnsi="Times New Roman" w:cs="Times New Roman"/>
          <w:sz w:val="24"/>
          <w:szCs w:val="24"/>
        </w:rPr>
        <w:t xml:space="preserve"> (FMNH 230007) in Ethiopia in 2015. </w:t>
      </w:r>
      <w:r w:rsidR="003D23AB" w:rsidRPr="004207A5">
        <w:rPr>
          <w:rFonts w:ascii="Times New Roman" w:hAnsi="Times New Roman" w:cs="Times New Roman"/>
          <w:sz w:val="24"/>
          <w:szCs w:val="24"/>
        </w:rPr>
        <w:t xml:space="preserve">Genome assembly sources are </w:t>
      </w:r>
      <w:r w:rsidR="003D23AB">
        <w:rPr>
          <w:rFonts w:ascii="Times New Roman" w:hAnsi="Times New Roman" w:cs="Times New Roman"/>
          <w:sz w:val="24"/>
          <w:szCs w:val="24"/>
        </w:rPr>
        <w:t>summarized</w:t>
      </w:r>
      <w:r w:rsidR="003D23AB" w:rsidRPr="004207A5">
        <w:rPr>
          <w:rFonts w:ascii="Times New Roman" w:hAnsi="Times New Roman" w:cs="Times New Roman"/>
          <w:sz w:val="24"/>
          <w:szCs w:val="24"/>
        </w:rPr>
        <w:t xml:space="preserve"> in Table 1.</w:t>
      </w:r>
      <w:r>
        <w:rPr>
          <w:rFonts w:ascii="Times New Roman" w:hAnsi="Times New Roman" w:cs="Times New Roman"/>
          <w:sz w:val="24"/>
          <w:szCs w:val="24"/>
        </w:rPr>
        <w:t xml:space="preserve"> </w:t>
      </w:r>
    </w:p>
    <w:p w14:paraId="1D1A2B3F" w14:textId="77777777" w:rsidR="003D23AB" w:rsidRPr="009B48E2" w:rsidRDefault="003D23AB" w:rsidP="005D3A4E">
      <w:pPr>
        <w:spacing w:after="0"/>
        <w:jc w:val="both"/>
        <w:rPr>
          <w:rFonts w:ascii="Times New Roman" w:hAnsi="Times New Roman" w:cs="Times New Roman"/>
          <w:sz w:val="24"/>
          <w:szCs w:val="24"/>
          <w:highlight w:val="yellow"/>
        </w:rPr>
      </w:pPr>
    </w:p>
    <w:p w14:paraId="194D0D9C" w14:textId="5F6198AF" w:rsidR="00FD0B8D" w:rsidRDefault="00FD0B8D" w:rsidP="00F413E3">
      <w:pPr>
        <w:pStyle w:val="Heading2"/>
      </w:pPr>
      <w:r w:rsidRPr="00031896">
        <w:t>Sequencing</w:t>
      </w:r>
      <w:r w:rsidR="00F0016C">
        <w:t xml:space="preserve"> and assembly</w:t>
      </w:r>
    </w:p>
    <w:p w14:paraId="6A6D576B" w14:textId="1456368B" w:rsidR="00942E44" w:rsidRDefault="003D23AB" w:rsidP="004472CD">
      <w:pPr>
        <w:spacing w:after="0"/>
        <w:jc w:val="both"/>
        <w:rPr>
          <w:rFonts w:ascii="Times New Roman" w:hAnsi="Times New Roman" w:cs="Times New Roman"/>
          <w:sz w:val="24"/>
          <w:szCs w:val="24"/>
        </w:rPr>
      </w:pPr>
      <w:r>
        <w:rPr>
          <w:rFonts w:ascii="Times New Roman" w:hAnsi="Times New Roman" w:cs="Times New Roman"/>
          <w:sz w:val="24"/>
          <w:szCs w:val="24"/>
        </w:rPr>
        <w:t xml:space="preserve">We sequenced the seven new </w:t>
      </w:r>
      <w:r w:rsidRPr="003D23AB">
        <w:rPr>
          <w:rFonts w:ascii="Times New Roman" w:hAnsi="Times New Roman" w:cs="Times New Roman"/>
          <w:sz w:val="24"/>
          <w:szCs w:val="24"/>
        </w:rPr>
        <w:t xml:space="preserve">genomes in the Center for Applied Genomics at Children’s Hospital of Philadelphia. </w:t>
      </w:r>
      <w:r>
        <w:rPr>
          <w:rFonts w:ascii="Times New Roman" w:hAnsi="Times New Roman" w:cs="Times New Roman"/>
          <w:sz w:val="24"/>
          <w:szCs w:val="24"/>
        </w:rPr>
        <w:t>First, we extracted h</w:t>
      </w:r>
      <w:r w:rsidRPr="003D23AB">
        <w:rPr>
          <w:rFonts w:ascii="Times New Roman" w:hAnsi="Times New Roman" w:cs="Times New Roman"/>
          <w:sz w:val="24"/>
          <w:szCs w:val="24"/>
        </w:rPr>
        <w:t>igh molecular weight DNA following the protocol provided by 10</w:t>
      </w:r>
      <w:r>
        <w:rPr>
          <w:rFonts w:ascii="Times New Roman" w:hAnsi="Times New Roman" w:cs="Times New Roman"/>
          <w:sz w:val="24"/>
          <w:szCs w:val="24"/>
        </w:rPr>
        <w:t>X</w:t>
      </w:r>
      <w:r w:rsidRPr="003D23AB">
        <w:rPr>
          <w:rFonts w:ascii="Times New Roman" w:hAnsi="Times New Roman" w:cs="Times New Roman"/>
          <w:sz w:val="24"/>
          <w:szCs w:val="24"/>
        </w:rPr>
        <w:t xml:space="preserve">Genomics (CG000072 Rev B Sample Preparation Demonstrated Protocol, DNA Extraction from Fresh Frozen Tissue). </w:t>
      </w:r>
      <w:r>
        <w:rPr>
          <w:rFonts w:ascii="Times New Roman" w:hAnsi="Times New Roman" w:cs="Times New Roman"/>
          <w:sz w:val="24"/>
          <w:szCs w:val="24"/>
        </w:rPr>
        <w:t>We assessed the quality of the e</w:t>
      </w:r>
      <w:r w:rsidRPr="003D23AB">
        <w:rPr>
          <w:rFonts w:ascii="Times New Roman" w:hAnsi="Times New Roman" w:cs="Times New Roman"/>
          <w:sz w:val="24"/>
          <w:szCs w:val="24"/>
        </w:rPr>
        <w:t xml:space="preserve">xtracted DNA </w:t>
      </w:r>
      <w:r>
        <w:rPr>
          <w:rFonts w:ascii="Times New Roman" w:hAnsi="Times New Roman" w:cs="Times New Roman"/>
          <w:sz w:val="24"/>
          <w:szCs w:val="24"/>
        </w:rPr>
        <w:t xml:space="preserve">with </w:t>
      </w:r>
      <w:r w:rsidRPr="003D23AB">
        <w:rPr>
          <w:rFonts w:ascii="Times New Roman" w:hAnsi="Times New Roman" w:cs="Times New Roman"/>
          <w:sz w:val="24"/>
          <w:szCs w:val="24"/>
        </w:rPr>
        <w:t xml:space="preserve">CG00019 Rev B Sample Preparation Demonstrated Protocol, High Molecular Weight DNA QC, and all the samples had a mean length greater than 50kb, and high enough concentration to dilute to 1ng/mL for library preparation. </w:t>
      </w:r>
      <w:r>
        <w:rPr>
          <w:rFonts w:ascii="Times New Roman" w:hAnsi="Times New Roman" w:cs="Times New Roman"/>
          <w:sz w:val="24"/>
          <w:szCs w:val="24"/>
        </w:rPr>
        <w:t xml:space="preserve">We then used </w:t>
      </w:r>
      <w:r w:rsidRPr="003D23AB">
        <w:rPr>
          <w:rFonts w:ascii="Times New Roman" w:hAnsi="Times New Roman" w:cs="Times New Roman"/>
          <w:sz w:val="24"/>
          <w:szCs w:val="24"/>
        </w:rPr>
        <w:t>Chromium Genome Reagent Kits v2 from 10xGenomics to prepare libraries of 2x150 base reads, with read 1 constituting 10xBarcode (16</w:t>
      </w:r>
      <w:r>
        <w:rPr>
          <w:rFonts w:ascii="Times New Roman" w:hAnsi="Times New Roman" w:cs="Times New Roman"/>
          <w:sz w:val="24"/>
          <w:szCs w:val="24"/>
        </w:rPr>
        <w:t xml:space="preserve"> </w:t>
      </w:r>
      <w:r w:rsidRPr="003D23AB">
        <w:rPr>
          <w:rFonts w:ascii="Times New Roman" w:hAnsi="Times New Roman" w:cs="Times New Roman"/>
          <w:sz w:val="24"/>
          <w:szCs w:val="24"/>
        </w:rPr>
        <w:t>bp) + nmer (6bp) + genome sequence (128</w:t>
      </w:r>
      <w:r>
        <w:rPr>
          <w:rFonts w:ascii="Times New Roman" w:hAnsi="Times New Roman" w:cs="Times New Roman"/>
          <w:sz w:val="24"/>
          <w:szCs w:val="24"/>
        </w:rPr>
        <w:t xml:space="preserve"> </w:t>
      </w:r>
      <w:r w:rsidRPr="003D23AB">
        <w:rPr>
          <w:rFonts w:ascii="Times New Roman" w:hAnsi="Times New Roman" w:cs="Times New Roman"/>
          <w:sz w:val="24"/>
          <w:szCs w:val="24"/>
        </w:rPr>
        <w:t>bp) and read 2 constituting genome sequence (150</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bp). </w:t>
      </w:r>
      <w:r>
        <w:rPr>
          <w:rFonts w:ascii="Times New Roman" w:hAnsi="Times New Roman" w:cs="Times New Roman"/>
          <w:sz w:val="24"/>
          <w:szCs w:val="24"/>
        </w:rPr>
        <w:t xml:space="preserve">The </w:t>
      </w:r>
      <w:r w:rsidRPr="003D23AB">
        <w:rPr>
          <w:rFonts w:ascii="Times New Roman" w:hAnsi="Times New Roman" w:cs="Times New Roman"/>
          <w:sz w:val="24"/>
          <w:szCs w:val="24"/>
        </w:rPr>
        <w:t xml:space="preserve">i7 index used 8bp sample index, and </w:t>
      </w:r>
      <w:r>
        <w:rPr>
          <w:rFonts w:ascii="Times New Roman" w:hAnsi="Times New Roman" w:cs="Times New Roman"/>
          <w:sz w:val="24"/>
          <w:szCs w:val="24"/>
        </w:rPr>
        <w:t xml:space="preserve">the </w:t>
      </w:r>
      <w:r w:rsidRPr="003D23AB">
        <w:rPr>
          <w:rFonts w:ascii="Times New Roman" w:hAnsi="Times New Roman" w:cs="Times New Roman"/>
          <w:sz w:val="24"/>
          <w:szCs w:val="24"/>
        </w:rPr>
        <w:t xml:space="preserve">i5 index was not used. </w:t>
      </w:r>
      <w:r>
        <w:rPr>
          <w:rFonts w:ascii="Times New Roman" w:hAnsi="Times New Roman" w:cs="Times New Roman"/>
          <w:sz w:val="24"/>
          <w:szCs w:val="24"/>
        </w:rPr>
        <w:t>We calculated s</w:t>
      </w:r>
      <w:r w:rsidRPr="003D23AB">
        <w:rPr>
          <w:rFonts w:ascii="Times New Roman" w:hAnsi="Times New Roman" w:cs="Times New Roman"/>
          <w:sz w:val="24"/>
          <w:szCs w:val="24"/>
        </w:rPr>
        <w:t>equencing depth based on</w:t>
      </w:r>
      <w:r>
        <w:rPr>
          <w:rFonts w:ascii="Times New Roman" w:hAnsi="Times New Roman" w:cs="Times New Roman"/>
          <w:sz w:val="24"/>
          <w:szCs w:val="24"/>
        </w:rPr>
        <w:t xml:space="preserve"> a</w:t>
      </w:r>
      <w:r w:rsidRPr="003D23AB">
        <w:rPr>
          <w:rFonts w:ascii="Times New Roman" w:hAnsi="Times New Roman" w:cs="Times New Roman"/>
          <w:sz w:val="24"/>
          <w:szCs w:val="24"/>
        </w:rPr>
        <w:t xml:space="preserve"> putative genome size</w:t>
      </w:r>
      <w:r>
        <w:rPr>
          <w:rFonts w:ascii="Times New Roman" w:hAnsi="Times New Roman" w:cs="Times New Roman"/>
          <w:sz w:val="24"/>
          <w:szCs w:val="24"/>
        </w:rPr>
        <w:t xml:space="preserve"> of</w:t>
      </w:r>
      <w:r w:rsidRPr="003D23AB">
        <w:rPr>
          <w:rFonts w:ascii="Times New Roman" w:hAnsi="Times New Roman" w:cs="Times New Roman"/>
          <w:sz w:val="24"/>
          <w:szCs w:val="24"/>
        </w:rPr>
        <w:t xml:space="preserve"> 3</w:t>
      </w:r>
      <w:r>
        <w:rPr>
          <w:rFonts w:ascii="Times New Roman" w:hAnsi="Times New Roman" w:cs="Times New Roman"/>
          <w:sz w:val="24"/>
          <w:szCs w:val="24"/>
        </w:rPr>
        <w:t xml:space="preserve"> </w:t>
      </w:r>
      <w:r w:rsidRPr="003D23AB">
        <w:rPr>
          <w:rFonts w:ascii="Times New Roman" w:hAnsi="Times New Roman" w:cs="Times New Roman"/>
          <w:sz w:val="24"/>
          <w:szCs w:val="24"/>
        </w:rPr>
        <w:t>Gb and coverage 56x, following 10</w:t>
      </w:r>
      <w:r>
        <w:rPr>
          <w:rFonts w:ascii="Times New Roman" w:hAnsi="Times New Roman" w:cs="Times New Roman"/>
          <w:sz w:val="24"/>
          <w:szCs w:val="24"/>
        </w:rPr>
        <w:t>X</w:t>
      </w:r>
      <w:r w:rsidRPr="003D23AB">
        <w:rPr>
          <w:rFonts w:ascii="Times New Roman" w:hAnsi="Times New Roman" w:cs="Times New Roman"/>
          <w:sz w:val="24"/>
          <w:szCs w:val="24"/>
        </w:rPr>
        <w:t>Genomics R&amp;D recommendation, and the</w:t>
      </w:r>
      <w:r>
        <w:rPr>
          <w:rFonts w:ascii="Times New Roman" w:hAnsi="Times New Roman" w:cs="Times New Roman"/>
          <w:sz w:val="24"/>
          <w:szCs w:val="24"/>
        </w:rPr>
        <w:t>n</w:t>
      </w:r>
      <w:r w:rsidRPr="003D23AB">
        <w:rPr>
          <w:rFonts w:ascii="Times New Roman" w:hAnsi="Times New Roman" w:cs="Times New Roman"/>
          <w:sz w:val="24"/>
          <w:szCs w:val="24"/>
        </w:rPr>
        <w:t xml:space="preserve"> sequenced</w:t>
      </w:r>
      <w:r>
        <w:rPr>
          <w:rFonts w:ascii="Times New Roman" w:hAnsi="Times New Roman" w:cs="Times New Roman"/>
          <w:sz w:val="24"/>
          <w:szCs w:val="24"/>
        </w:rPr>
        <w:t xml:space="preserve"> the libraries</w:t>
      </w:r>
      <w:r w:rsidRPr="003D23AB">
        <w:rPr>
          <w:rFonts w:ascii="Times New Roman" w:hAnsi="Times New Roman" w:cs="Times New Roman"/>
          <w:sz w:val="24"/>
          <w:szCs w:val="24"/>
        </w:rPr>
        <w:t xml:space="preserve"> with Illumina HiSeq. </w:t>
      </w:r>
      <w:r>
        <w:rPr>
          <w:rFonts w:ascii="Times New Roman" w:hAnsi="Times New Roman" w:cs="Times New Roman"/>
          <w:sz w:val="24"/>
          <w:szCs w:val="24"/>
        </w:rPr>
        <w:t xml:space="preserve">We used the LongRanger v2.2.2 </w:t>
      </w:r>
      <w:r>
        <w:rPr>
          <w:rFonts w:ascii="Times New Roman" w:hAnsi="Times New Roman" w:cs="Times New Roman"/>
          <w:sz w:val="24"/>
          <w:szCs w:val="24"/>
        </w:rPr>
        <w:fldChar w:fldCharType="begin">
          <w:fldData xml:space="preserve">PEVuZE5vdGU+PENpdGU+PEF1dGhvcj5NYXJrczwvQXV0aG9yPjxZZWFyPjIwMTk8L1llYXI+PFJl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PEVuZE5vdGU+PENpdGU+PEF1dGhvcj5NYXJrczwvQXV0aG9yPjxZZWFyPjIwMTk8L1llYXI+PFJl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(Marks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wgs-basic pipeline to analyze d</w:t>
      </w:r>
      <w:r w:rsidRPr="003D23AB">
        <w:rPr>
          <w:rFonts w:ascii="Times New Roman" w:hAnsi="Times New Roman" w:cs="Times New Roman"/>
          <w:sz w:val="24"/>
          <w:szCs w:val="24"/>
        </w:rPr>
        <w:t>emultiplexed FASTQ files. This pipeline gave general QC statistics related to the 10</w:t>
      </w:r>
      <w:r>
        <w:rPr>
          <w:rFonts w:ascii="Times New Roman" w:hAnsi="Times New Roman" w:cs="Times New Roman"/>
          <w:sz w:val="24"/>
          <w:szCs w:val="24"/>
        </w:rPr>
        <w:t xml:space="preserve">X </w:t>
      </w:r>
      <w:r w:rsidRPr="003D23AB">
        <w:rPr>
          <w:rFonts w:ascii="Times New Roman" w:hAnsi="Times New Roman" w:cs="Times New Roman"/>
          <w:sz w:val="24"/>
          <w:szCs w:val="24"/>
        </w:rPr>
        <w:t xml:space="preserve">barcoding and number of read pairs present in the FASTQ files. All sample FASTQs contained more than 688M read pairs and have acceptable barcode diversity/% on </w:t>
      </w:r>
      <w:commentRangeStart w:id="29"/>
      <w:commentRangeStart w:id="30"/>
      <w:r w:rsidRPr="003D23AB">
        <w:rPr>
          <w:rFonts w:ascii="Times New Roman" w:hAnsi="Times New Roman" w:cs="Times New Roman"/>
          <w:sz w:val="24"/>
          <w:szCs w:val="24"/>
        </w:rPr>
        <w:t>whitelist</w:t>
      </w:r>
      <w:commentRangeEnd w:id="29"/>
      <w:r>
        <w:rPr>
          <w:rStyle w:val="CommentReference"/>
        </w:rPr>
        <w:commentReference w:id="29"/>
      </w:r>
      <w:commentRangeEnd w:id="30"/>
      <w:r w:rsidR="007556EF">
        <w:rPr>
          <w:rStyle w:val="CommentReference"/>
        </w:rPr>
        <w:commentReference w:id="30"/>
      </w:r>
      <w:r w:rsidRPr="003D23AB">
        <w:rPr>
          <w:rFonts w:ascii="Times New Roman" w:hAnsi="Times New Roman" w:cs="Times New Roman"/>
          <w:sz w:val="24"/>
          <w:szCs w:val="24"/>
        </w:rPr>
        <w:t xml:space="preserve">. </w:t>
      </w:r>
      <w:commentRangeStart w:id="31"/>
      <w:commentRangeEnd w:id="31"/>
      <w:r w:rsidR="00D014B3">
        <w:rPr>
          <w:rStyle w:val="CommentReference"/>
        </w:rPr>
        <w:commentReference w:id="31"/>
      </w:r>
      <w:r w:rsidR="00D014B3">
        <w:rPr>
          <w:rFonts w:ascii="Times New Roman" w:hAnsi="Times New Roman" w:cs="Times New Roman"/>
          <w:sz w:val="24"/>
          <w:szCs w:val="24"/>
        </w:rPr>
        <w:t>W</w:t>
      </w:r>
      <w:r>
        <w:rPr>
          <w:rFonts w:ascii="Times New Roman" w:hAnsi="Times New Roman" w:cs="Times New Roman"/>
          <w:sz w:val="24"/>
          <w:szCs w:val="24"/>
        </w:rPr>
        <w:t xml:space="preserve">e used </w:t>
      </w:r>
      <w:r w:rsidRPr="003D23AB">
        <w:rPr>
          <w:rFonts w:ascii="Times New Roman" w:hAnsi="Times New Roman" w:cs="Times New Roman"/>
          <w:sz w:val="24"/>
          <w:szCs w:val="24"/>
        </w:rPr>
        <w:t xml:space="preserve">Supernova to assemble </w:t>
      </w:r>
      <w:r w:rsidRPr="003D23AB">
        <w:rPr>
          <w:rFonts w:ascii="Times New Roman" w:hAnsi="Times New Roman" w:cs="Times New Roman"/>
          <w:i/>
          <w:iCs/>
          <w:sz w:val="24"/>
          <w:szCs w:val="24"/>
        </w:rPr>
        <w:t>de novo</w:t>
      </w:r>
      <w:r w:rsidRPr="003D23AB">
        <w:rPr>
          <w:rFonts w:ascii="Times New Roman" w:hAnsi="Times New Roman" w:cs="Times New Roman"/>
          <w:sz w:val="24"/>
          <w:szCs w:val="24"/>
        </w:rPr>
        <w:t xml:space="preserve"> genomes.</w:t>
      </w:r>
      <w:r w:rsidR="00B52F40">
        <w:rPr>
          <w:rFonts w:ascii="Times New Roman" w:hAnsi="Times New Roman" w:cs="Times New Roman"/>
          <w:sz w:val="24"/>
          <w:szCs w:val="24"/>
        </w:rPr>
        <w:t xml:space="preserve"> </w:t>
      </w:r>
      <w:r w:rsidR="004472CD">
        <w:rPr>
          <w:rFonts w:ascii="Times New Roman" w:hAnsi="Times New Roman" w:cs="Times New Roman"/>
          <w:sz w:val="24"/>
          <w:szCs w:val="24"/>
        </w:rPr>
        <w:t xml:space="preserve">Genome sequences and assemblies were first reported in </w:t>
      </w:r>
      <w:r w:rsidR="004472CD">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4472CD">
        <w:rPr>
          <w:rFonts w:ascii="Times New Roman" w:hAnsi="Times New Roman" w:cs="Times New Roman"/>
          <w:sz w:val="24"/>
          <w:szCs w:val="24"/>
        </w:rPr>
        <w:t xml:space="preserve">, except for </w:t>
      </w:r>
      <w:r w:rsidR="004472CD">
        <w:rPr>
          <w:rFonts w:ascii="Times New Roman" w:hAnsi="Times New Roman" w:cs="Times New Roman"/>
          <w:i/>
          <w:iCs/>
          <w:sz w:val="24"/>
          <w:szCs w:val="24"/>
        </w:rPr>
        <w:t>O. typus</w:t>
      </w:r>
      <w:r w:rsidR="004472CD">
        <w:rPr>
          <w:rFonts w:ascii="Times New Roman" w:hAnsi="Times New Roman" w:cs="Times New Roman"/>
          <w:sz w:val="24"/>
          <w:szCs w:val="24"/>
        </w:rPr>
        <w:t xml:space="preserve">. While DNA extraction and sequencing on the 10x Genomics platform for </w:t>
      </w:r>
      <w:r w:rsidR="004472CD">
        <w:rPr>
          <w:rFonts w:ascii="Times New Roman" w:hAnsi="Times New Roman" w:cs="Times New Roman"/>
          <w:i/>
          <w:iCs/>
          <w:sz w:val="24"/>
          <w:szCs w:val="24"/>
        </w:rPr>
        <w:t>O. typus</w:t>
      </w:r>
      <w:r w:rsidR="004472CD">
        <w:rPr>
          <w:rFonts w:ascii="Times New Roman" w:hAnsi="Times New Roman" w:cs="Times New Roman"/>
          <w:sz w:val="24"/>
          <w:szCs w:val="24"/>
        </w:rPr>
        <w:t xml:space="preserve"> is the same as described in</w:t>
      </w:r>
      <w:r w:rsidR="004472CD" w:rsidRPr="004207A5">
        <w:rPr>
          <w:rFonts w:ascii="Times New Roman" w:hAnsi="Times New Roman" w:cs="Times New Roman"/>
          <w:sz w:val="24"/>
          <w:szCs w:val="24"/>
        </w:rPr>
        <w:t xml:space="preserve"> </w:t>
      </w:r>
      <w:r w:rsidR="004472CD">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4472CD">
        <w:rPr>
          <w:rFonts w:ascii="Times New Roman" w:hAnsi="Times New Roman" w:cs="Times New Roman"/>
          <w:sz w:val="24"/>
          <w:szCs w:val="24"/>
        </w:rPr>
        <w:t xml:space="preserve">, </w:t>
      </w:r>
      <w:r w:rsidR="00F0016C" w:rsidRPr="004207A5">
        <w:rPr>
          <w:rFonts w:ascii="Times New Roman" w:hAnsi="Times New Roman" w:cs="Times New Roman"/>
          <w:sz w:val="24"/>
          <w:szCs w:val="24"/>
        </w:rPr>
        <w:t xml:space="preserve">the library quality for </w:t>
      </w:r>
      <w:r w:rsidR="004472CD">
        <w:rPr>
          <w:rFonts w:ascii="Times New Roman" w:hAnsi="Times New Roman" w:cs="Times New Roman"/>
          <w:sz w:val="24"/>
          <w:szCs w:val="24"/>
        </w:rPr>
        <w:t>this sample</w:t>
      </w:r>
      <w:r w:rsidR="00E74745">
        <w:rPr>
          <w:rFonts w:ascii="Times New Roman" w:hAnsi="Times New Roman" w:cs="Times New Roman"/>
          <w:sz w:val="24"/>
          <w:szCs w:val="24"/>
        </w:rPr>
        <w:t xml:space="preserve"> </w:t>
      </w:r>
      <w:r w:rsidR="00F0016C" w:rsidRPr="004207A5">
        <w:rPr>
          <w:rFonts w:ascii="Times New Roman" w:hAnsi="Times New Roman" w:cs="Times New Roman"/>
          <w:sz w:val="24"/>
          <w:szCs w:val="24"/>
        </w:rPr>
        <w:t>was too low for chromosome level assembly</w:t>
      </w:r>
      <w:r w:rsidR="004472CD">
        <w:rPr>
          <w:rFonts w:ascii="Times New Roman" w:hAnsi="Times New Roman" w:cs="Times New Roman"/>
          <w:sz w:val="24"/>
          <w:szCs w:val="24"/>
        </w:rPr>
        <w:t>. Here,</w:t>
      </w:r>
      <w:r w:rsidR="00F0016C" w:rsidRPr="004207A5">
        <w:rPr>
          <w:rFonts w:ascii="Times New Roman" w:hAnsi="Times New Roman" w:cs="Times New Roman"/>
          <w:sz w:val="24"/>
          <w:szCs w:val="24"/>
        </w:rPr>
        <w:t xml:space="preserve"> </w:t>
      </w:r>
      <w:r w:rsidR="00AC06A3">
        <w:rPr>
          <w:rFonts w:ascii="Times New Roman" w:hAnsi="Times New Roman" w:cs="Times New Roman"/>
          <w:sz w:val="24"/>
          <w:szCs w:val="24"/>
        </w:rPr>
        <w:t>we</w:t>
      </w:r>
      <w:r w:rsidR="00F0016C" w:rsidRPr="004207A5">
        <w:rPr>
          <w:rFonts w:ascii="Times New Roman" w:hAnsi="Times New Roman" w:cs="Times New Roman"/>
          <w:sz w:val="24"/>
          <w:szCs w:val="24"/>
        </w:rPr>
        <w:t xml:space="preserve"> instead assembled</w:t>
      </w:r>
      <w:r w:rsidR="00AC06A3">
        <w:rPr>
          <w:rFonts w:ascii="Times New Roman" w:hAnsi="Times New Roman" w:cs="Times New Roman"/>
          <w:sz w:val="24"/>
          <w:szCs w:val="24"/>
        </w:rPr>
        <w:t xml:space="preserve"> it</w:t>
      </w:r>
      <w:r w:rsidR="00F0016C" w:rsidRPr="004207A5">
        <w:rPr>
          <w:rFonts w:ascii="Times New Roman" w:hAnsi="Times New Roman" w:cs="Times New Roman"/>
          <w:sz w:val="24"/>
          <w:szCs w:val="24"/>
        </w:rPr>
        <w:t xml:space="preserve"> into scaffolds with the express purpose of obtaining UCEs</w:t>
      </w:r>
      <w:r w:rsidR="00B52F40">
        <w:rPr>
          <w:rFonts w:ascii="Times New Roman" w:hAnsi="Times New Roman" w:cs="Times New Roman"/>
          <w:sz w:val="24"/>
          <w:szCs w:val="24"/>
        </w:rPr>
        <w:t xml:space="preserve"> for phylogenetic analysis</w:t>
      </w:r>
      <w:r w:rsidR="00F0016C" w:rsidRPr="004207A5">
        <w:rPr>
          <w:rFonts w:ascii="Times New Roman" w:hAnsi="Times New Roman" w:cs="Times New Roman"/>
          <w:sz w:val="24"/>
          <w:szCs w:val="24"/>
        </w:rPr>
        <w:t>. Adapters and low-quality bases were trimmed from the reads using illumiprocessor</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r>
      <w:r w:rsidR="008D2A3B">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(Faircloth 2013)</w:t>
      </w:r>
      <w:r w:rsidR="008D2A3B">
        <w:rPr>
          <w:rFonts w:ascii="Times New Roman" w:hAnsi="Times New Roman" w:cs="Times New Roman"/>
          <w:sz w:val="24"/>
          <w:szCs w:val="24"/>
        </w:rPr>
        <w:fldChar w:fldCharType="end"/>
      </w:r>
      <w:r w:rsidR="008D2A3B">
        <w:rPr>
          <w:rFonts w:ascii="Times New Roman" w:hAnsi="Times New Roman" w:cs="Times New Roman"/>
          <w:sz w:val="24"/>
          <w:szCs w:val="24"/>
        </w:rPr>
        <w:t>,</w:t>
      </w:r>
      <w:r w:rsidR="00F0016C" w:rsidRPr="004207A5">
        <w:rPr>
          <w:rFonts w:ascii="Times New Roman" w:hAnsi="Times New Roman" w:cs="Times New Roman"/>
          <w:sz w:val="24"/>
          <w:szCs w:val="24"/>
        </w:rPr>
        <w:t xml:space="preserve"> which makes use of functions from trimmomatic</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8D2A3B">
        <w:rPr>
          <w:rFonts w:ascii="Times New Roman" w:hAnsi="Times New Roman" w:cs="Times New Roman"/>
          <w:sz w:val="24"/>
          <w:szCs w:val="24"/>
        </w:rPr>
        <w:instrText xml:space="preserve"> ADDIN EN.CITE </w:instrText>
      </w:r>
      <w:r w:rsidR="008D2A3B">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8D2A3B">
        <w:rPr>
          <w:rFonts w:ascii="Times New Roman" w:hAnsi="Times New Roman" w:cs="Times New Roman"/>
          <w:sz w:val="24"/>
          <w:szCs w:val="24"/>
        </w:rPr>
        <w:instrText xml:space="preserve"> ADDIN EN.CITE.DATA </w:instrText>
      </w:r>
      <w:r w:rsidR="008D2A3B">
        <w:rPr>
          <w:rFonts w:ascii="Times New Roman" w:hAnsi="Times New Roman" w:cs="Times New Roman"/>
          <w:sz w:val="24"/>
          <w:szCs w:val="24"/>
        </w:rPr>
      </w:r>
      <w:r w:rsidR="008D2A3B">
        <w:rPr>
          <w:rFonts w:ascii="Times New Roman" w:hAnsi="Times New Roman" w:cs="Times New Roman"/>
          <w:sz w:val="24"/>
          <w:szCs w:val="24"/>
        </w:rPr>
        <w:fldChar w:fldCharType="end"/>
      </w:r>
      <w:r w:rsidR="008D2A3B">
        <w:rPr>
          <w:rFonts w:ascii="Times New Roman" w:hAnsi="Times New Roman" w:cs="Times New Roman"/>
          <w:sz w:val="24"/>
          <w:szCs w:val="24"/>
        </w:rPr>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(Bolger et al. 2014)</w:t>
      </w:r>
      <w:r w:rsidR="008D2A3B">
        <w:rPr>
          <w:rFonts w:ascii="Times New Roman" w:hAnsi="Times New Roman" w:cs="Times New Roman"/>
          <w:sz w:val="24"/>
          <w:szCs w:val="24"/>
        </w:rPr>
        <w:fldChar w:fldCharType="end"/>
      </w:r>
      <w:r w:rsidR="00F0016C" w:rsidRPr="004207A5">
        <w:rPr>
          <w:rFonts w:ascii="Times New Roman" w:hAnsi="Times New Roman" w:cs="Times New Roman"/>
          <w:sz w:val="24"/>
          <w:szCs w:val="24"/>
        </w:rPr>
        <w:t>. All cleaned reads were de novo assembled using ABySS 2.3.1</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r>
      <w:r w:rsidR="008D2A3B">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(Jackman et al. 2017)</w:t>
      </w:r>
      <w:r w:rsidR="008D2A3B">
        <w:rPr>
          <w:rFonts w:ascii="Times New Roman" w:hAnsi="Times New Roman" w:cs="Times New Roman"/>
          <w:sz w:val="24"/>
          <w:szCs w:val="24"/>
        </w:rPr>
        <w:fldChar w:fldCharType="end"/>
      </w:r>
      <w:r w:rsidR="00F0016C" w:rsidRPr="004207A5">
        <w:rPr>
          <w:rFonts w:ascii="Times New Roman" w:hAnsi="Times New Roman" w:cs="Times New Roman"/>
          <w:sz w:val="24"/>
          <w:szCs w:val="24"/>
        </w:rPr>
        <w:t xml:space="preserve"> with a Bloom filter</w:t>
      </w:r>
      <w:r w:rsidR="008D2A3B">
        <w:rPr>
          <w:rFonts w:ascii="Times New Roman" w:hAnsi="Times New Roman" w:cs="Times New Roman"/>
          <w:sz w:val="24"/>
          <w:szCs w:val="24"/>
        </w:rPr>
        <w:t xml:space="preserve"> </w:t>
      </w:r>
      <w:r w:rsidR="008D2A3B">
        <w:rPr>
          <w:rFonts w:ascii="Times New Roman" w:hAnsi="Times New Roman" w:cs="Times New Roman"/>
          <w:sz w:val="24"/>
          <w:szCs w:val="24"/>
        </w:rPr>
        <w:lastRenderedPageBreak/>
        <w:fldChar w:fldCharType="begin"/>
      </w:r>
      <w:r w:rsidR="008D2A3B">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(Bloom 1970)</w:t>
      </w:r>
      <w:r w:rsidR="008D2A3B">
        <w:rPr>
          <w:rFonts w:ascii="Times New Roman" w:hAnsi="Times New Roman" w:cs="Times New Roman"/>
          <w:sz w:val="24"/>
          <w:szCs w:val="24"/>
        </w:rPr>
        <w:fldChar w:fldCharType="end"/>
      </w:r>
      <w:r w:rsidR="008D2A3B">
        <w:rPr>
          <w:rFonts w:ascii="Times New Roman" w:hAnsi="Times New Roman" w:cs="Times New Roman"/>
          <w:sz w:val="24"/>
          <w:szCs w:val="24"/>
        </w:rPr>
        <w:t xml:space="preserve"> </w:t>
      </w:r>
      <w:r w:rsidR="00F0016C" w:rsidRPr="004207A5">
        <w:rPr>
          <w:rFonts w:ascii="Times New Roman" w:hAnsi="Times New Roman" w:cs="Times New Roman"/>
          <w:sz w:val="24"/>
          <w:szCs w:val="24"/>
        </w:rPr>
        <w:t xml:space="preserve">de Bruijn graph. The final </w:t>
      </w:r>
      <w:r w:rsidR="00F0016C" w:rsidRPr="005B28B3">
        <w:rPr>
          <w:rFonts w:ascii="Times New Roman" w:hAnsi="Times New Roman" w:cs="Times New Roman"/>
          <w:i/>
          <w:iCs/>
          <w:sz w:val="24"/>
          <w:szCs w:val="24"/>
        </w:rPr>
        <w:t>O. typus</w:t>
      </w:r>
      <w:r w:rsidR="00F0016C" w:rsidRPr="004207A5">
        <w:rPr>
          <w:rFonts w:ascii="Times New Roman" w:hAnsi="Times New Roman" w:cs="Times New Roman"/>
          <w:sz w:val="24"/>
          <w:szCs w:val="24"/>
        </w:rPr>
        <w:t xml:space="preserve"> scaffold assembly was 2.14GB (N50=9,211; L50=64,014; E-size=12,790).</w:t>
      </w:r>
      <w:r w:rsidR="00D014B3">
        <w:rPr>
          <w:rFonts w:ascii="Times New Roman" w:hAnsi="Times New Roman" w:cs="Times New Roman"/>
          <w:sz w:val="24"/>
          <w:szCs w:val="24"/>
        </w:rPr>
        <w:t xml:space="preserve"> </w:t>
      </w:r>
    </w:p>
    <w:p w14:paraId="41F3CD96" w14:textId="66D2A2CA" w:rsidR="005D3A4E" w:rsidRPr="00D014B3" w:rsidRDefault="00D014B3" w:rsidP="00E7474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all samples excluding </w:t>
      </w:r>
      <w:r>
        <w:rPr>
          <w:rFonts w:ascii="Times New Roman" w:hAnsi="Times New Roman" w:cs="Times New Roman"/>
          <w:i/>
          <w:iCs/>
          <w:sz w:val="24"/>
          <w:szCs w:val="24"/>
        </w:rPr>
        <w:t>O.</w:t>
      </w:r>
      <w:r>
        <w:rPr>
          <w:rFonts w:ascii="Times New Roman" w:hAnsi="Times New Roman" w:cs="Times New Roman"/>
          <w:sz w:val="24"/>
          <w:szCs w:val="24"/>
        </w:rPr>
        <w:t xml:space="preserve"> </w:t>
      </w:r>
      <w:r>
        <w:rPr>
          <w:rFonts w:ascii="Times New Roman" w:hAnsi="Times New Roman" w:cs="Times New Roman"/>
          <w:i/>
          <w:iCs/>
          <w:sz w:val="24"/>
          <w:szCs w:val="24"/>
        </w:rPr>
        <w:t>typus</w:t>
      </w:r>
      <w:r>
        <w:rPr>
          <w:rFonts w:ascii="Times New Roman" w:hAnsi="Times New Roman" w:cs="Times New Roman"/>
          <w:sz w:val="24"/>
          <w:szCs w:val="24"/>
        </w:rPr>
        <w:t>, we generated reference-based pseudo-assemblies with iterative mapping using pseudo-it</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096E6F">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(Sarver et al. 2017)</w:t>
      </w:r>
      <w:r w:rsidR="00096E6F">
        <w:rPr>
          <w:rFonts w:ascii="Times New Roman" w:hAnsi="Times New Roman" w:cs="Times New Roman"/>
          <w:sz w:val="24"/>
          <w:szCs w:val="24"/>
        </w:rPr>
        <w:fldChar w:fldCharType="end"/>
      </w:r>
      <w:r>
        <w:rPr>
          <w:rFonts w:ascii="Times New Roman" w:hAnsi="Times New Roman" w:cs="Times New Roman"/>
          <w:sz w:val="24"/>
          <w:szCs w:val="24"/>
        </w:rPr>
        <w:t xml:space="preserve"> to minimize reference bias in our</w:t>
      </w:r>
      <w:r w:rsidR="00942E44">
        <w:rPr>
          <w:rFonts w:ascii="Times New Roman" w:hAnsi="Times New Roman" w:cs="Times New Roman"/>
          <w:sz w:val="24"/>
          <w:szCs w:val="24"/>
        </w:rPr>
        <w:t xml:space="preserve"> genome-wide</w:t>
      </w:r>
      <w:r>
        <w:rPr>
          <w:rFonts w:ascii="Times New Roman" w:hAnsi="Times New Roman" w:cs="Times New Roman"/>
          <w:sz w:val="24"/>
          <w:szCs w:val="24"/>
        </w:rPr>
        <w:t xml:space="preserve"> phylogenetic analyses</w:t>
      </w:r>
      <w:r w:rsidR="00942E44">
        <w:rPr>
          <w:rFonts w:ascii="Times New Roman" w:hAnsi="Times New Roman" w:cs="Times New Roman"/>
          <w:sz w:val="24"/>
          <w:szCs w:val="24"/>
        </w:rPr>
        <w:t xml:space="preserve"> and to maintain collinearity between assemblies. We</w:t>
      </w:r>
      <w:r>
        <w:rPr>
          <w:rFonts w:ascii="Times New Roman" w:hAnsi="Times New Roman" w:cs="Times New Roman"/>
          <w:sz w:val="24"/>
          <w:szCs w:val="24"/>
        </w:rPr>
        <w:t xml:space="preserve"> us</w:t>
      </w:r>
      <w:r w:rsidR="00942E44">
        <w:rPr>
          <w:rFonts w:ascii="Times New Roman" w:hAnsi="Times New Roman" w:cs="Times New Roman"/>
          <w:sz w:val="24"/>
          <w:szCs w:val="24"/>
        </w:rPr>
        <w:t>ed</w:t>
      </w:r>
      <w:r>
        <w:rPr>
          <w:rFonts w:ascii="Times New Roman" w:hAnsi="Times New Roman" w:cs="Times New Roman"/>
          <w:sz w:val="24"/>
          <w:szCs w:val="24"/>
        </w:rPr>
        <w:t xml:space="preserve">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w:t>
      </w:r>
      <w:r w:rsidR="00942E44">
        <w:rPr>
          <w:rFonts w:ascii="Times New Roman" w:hAnsi="Times New Roman" w:cs="Times New Roman"/>
          <w:sz w:val="24"/>
          <w:szCs w:val="24"/>
        </w:rPr>
        <w:t xml:space="preserve"> for our pseudo-assembly approach</w:t>
      </w:r>
      <w:r>
        <w:rPr>
          <w:rFonts w:ascii="Times New Roman" w:hAnsi="Times New Roman" w:cs="Times New Roman"/>
          <w:sz w:val="24"/>
          <w:szCs w:val="24"/>
        </w:rPr>
        <w:t>.</w:t>
      </w:r>
      <w:r w:rsidR="00096E6F">
        <w:rPr>
          <w:rFonts w:ascii="Times New Roman" w:hAnsi="Times New Roman" w:cs="Times New Roman"/>
          <w:sz w:val="24"/>
          <w:szCs w:val="24"/>
        </w:rPr>
        <w:t xml:space="preserve"> In this version of pseudo-it, we have updated the software to call and insert indels into the pseudo-assembly (</w:t>
      </w:r>
      <w:hyperlink r:id="rId13" w:history="1">
        <w:r w:rsidR="00096E6F" w:rsidRPr="008F61BC">
          <w:rPr>
            <w:rStyle w:val="Hyperlink"/>
            <w:rFonts w:ascii="Times New Roman" w:hAnsi="Times New Roman" w:cs="Times New Roman"/>
            <w:sz w:val="24"/>
            <w:szCs w:val="24"/>
          </w:rPr>
          <w:t>https://github.com/goodest-goodlab/pseudo-it</w:t>
        </w:r>
      </w:hyperlink>
      <w:r w:rsidR="00096E6F">
        <w:rPr>
          <w:rFonts w:ascii="Times New Roman" w:hAnsi="Times New Roman" w:cs="Times New Roman"/>
          <w:sz w:val="24"/>
          <w:szCs w:val="24"/>
        </w:rPr>
        <w:t>).</w:t>
      </w:r>
      <w:r w:rsidR="00D110DD">
        <w:rPr>
          <w:rFonts w:ascii="Times New Roman" w:hAnsi="Times New Roman" w:cs="Times New Roman"/>
          <w:sz w:val="24"/>
          <w:szCs w:val="24"/>
        </w:rPr>
        <w:t xml:space="preserve"> Briefly, pseudo-it maps reads from each sample to the reference genome with BWA</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(Li 2013)</w:t>
      </w:r>
      <w:r w:rsidR="00096E6F">
        <w:rPr>
          <w:rFonts w:ascii="Times New Roman" w:hAnsi="Times New Roman" w:cs="Times New Roman"/>
          <w:sz w:val="24"/>
          <w:szCs w:val="24"/>
        </w:rPr>
        <w:fldChar w:fldCharType="end"/>
      </w:r>
      <w:r w:rsidR="00D110DD">
        <w:rPr>
          <w:rFonts w:ascii="Times New Roman" w:hAnsi="Times New Roman" w:cs="Times New Roman"/>
          <w:sz w:val="24"/>
          <w:szCs w:val="24"/>
        </w:rPr>
        <w:t>, calls variants with GATK HaplotypeCaller</w:t>
      </w:r>
      <w:r w:rsidR="00096E6F">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r>
      <w:r w:rsidR="000B7FC4">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(Poplin et al. 2018)</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and filters SNPs and indels and generates a consensus assembly with bcftools </w: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 </w:instrTex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EN.CITE.DATA </w:instrText>
      </w:r>
      <w:r w:rsidR="000B7FC4">
        <w:rPr>
          <w:rFonts w:ascii="Times New Roman" w:hAnsi="Times New Roman" w:cs="Times New Roman"/>
          <w:sz w:val="24"/>
          <w:szCs w:val="24"/>
        </w:rPr>
      </w:r>
      <w:r w:rsidR="000B7FC4">
        <w:rPr>
          <w:rFonts w:ascii="Times New Roman" w:hAnsi="Times New Roman" w:cs="Times New Roman"/>
          <w:sz w:val="24"/>
          <w:szCs w:val="24"/>
        </w:rPr>
        <w:fldChar w:fldCharType="end"/>
      </w:r>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(Danecek et al. 2021)</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The process is repeated, each time using the previous iteration’s consensus assembly as the new reference genome to which reads are mapped. In total, we did 3 iterations of mapping for each sample.</w:t>
      </w:r>
    </w:p>
    <w:p w14:paraId="63696B2B" w14:textId="3C451999" w:rsidR="00D14B44" w:rsidRPr="00747E40" w:rsidRDefault="00F0016C" w:rsidP="005D3A4E">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24C039BE" w14:textId="4B8586C1" w:rsidR="00FD0B8D" w:rsidRDefault="00B12D60" w:rsidP="00F413E3">
      <w:pPr>
        <w:pStyle w:val="Heading2"/>
      </w:pPr>
      <w:r>
        <w:t>Ultraconserved element (UCE) retrieval</w:t>
      </w:r>
    </w:p>
    <w:p w14:paraId="0449815F" w14:textId="21670417" w:rsidR="00B12D60" w:rsidRDefault="00086687" w:rsidP="005D3A4E">
      <w:pPr>
        <w:spacing w:after="0"/>
        <w:jc w:val="both"/>
      </w:pPr>
      <w:r>
        <w:rPr>
          <w:rFonts w:ascii="Times New Roman" w:hAnsi="Times New Roman" w:cs="Times New Roman"/>
          <w:sz w:val="24"/>
          <w:szCs w:val="24"/>
        </w:rPr>
        <w:t>To reconstruct</w:t>
      </w:r>
      <w:r w:rsidR="00F0016C">
        <w:rPr>
          <w:rFonts w:ascii="Times New Roman" w:hAnsi="Times New Roman" w:cs="Times New Roman"/>
          <w:sz w:val="24"/>
          <w:szCs w:val="24"/>
        </w:rPr>
        <w:t xml:space="preserve"> a broad phylogeny of murine rodents</w:t>
      </w:r>
      <w:r w:rsidR="009D28FB">
        <w:rPr>
          <w:rFonts w:ascii="Times New Roman" w:hAnsi="Times New Roman" w:cs="Times New Roman"/>
          <w:sz w:val="24"/>
          <w:szCs w:val="24"/>
        </w:rPr>
        <w:t>,</w:t>
      </w:r>
      <w:r w:rsidR="00F0016C" w:rsidRPr="00C8256C">
        <w:rPr>
          <w:rFonts w:ascii="Times New Roman" w:hAnsi="Times New Roman" w:cs="Times New Roman"/>
          <w:sz w:val="24"/>
          <w:szCs w:val="24"/>
        </w:rPr>
        <w:t xml:space="preserve"> </w:t>
      </w:r>
      <w:r w:rsidR="00F0016C">
        <w:rPr>
          <w:rFonts w:ascii="Times New Roman" w:hAnsi="Times New Roman" w:cs="Times New Roman"/>
          <w:sz w:val="24"/>
          <w:szCs w:val="24"/>
        </w:rPr>
        <w:t>w</w:t>
      </w:r>
      <w:r w:rsidR="00D14B44" w:rsidRPr="00C8256C">
        <w:rPr>
          <w:rFonts w:ascii="Times New Roman" w:hAnsi="Times New Roman" w:cs="Times New Roman"/>
          <w:sz w:val="24"/>
          <w:szCs w:val="24"/>
        </w:rPr>
        <w:t xml:space="preserve">e combined our </w:t>
      </w:r>
      <w:r w:rsidR="00192765">
        <w:rPr>
          <w:rFonts w:ascii="Times New Roman" w:hAnsi="Times New Roman" w:cs="Times New Roman"/>
          <w:sz w:val="24"/>
          <w:szCs w:val="24"/>
        </w:rPr>
        <w:t>seven</w:t>
      </w:r>
      <w:r w:rsidR="00D14B44" w:rsidRPr="00C8256C">
        <w:rPr>
          <w:rFonts w:ascii="Times New Roman" w:hAnsi="Times New Roman" w:cs="Times New Roman"/>
          <w:sz w:val="24"/>
          <w:szCs w:val="24"/>
        </w:rPr>
        <w:t xml:space="preserve"> </w:t>
      </w:r>
      <w:r w:rsidR="00B46078">
        <w:rPr>
          <w:rFonts w:ascii="Times New Roman" w:hAnsi="Times New Roman" w:cs="Times New Roman"/>
          <w:sz w:val="24"/>
          <w:szCs w:val="24"/>
        </w:rPr>
        <w:t>recently</w:t>
      </w:r>
      <w:r w:rsidR="00B46078" w:rsidRPr="00C8256C">
        <w:rPr>
          <w:rFonts w:ascii="Times New Roman" w:hAnsi="Times New Roman" w:cs="Times New Roman"/>
          <w:sz w:val="24"/>
          <w:szCs w:val="24"/>
        </w:rPr>
        <w:t xml:space="preserve"> </w:t>
      </w:r>
      <w:r w:rsidR="00D14B44" w:rsidRPr="00C8256C">
        <w:rPr>
          <w:rFonts w:ascii="Times New Roman" w:hAnsi="Times New Roman" w:cs="Times New Roman"/>
          <w:sz w:val="24"/>
          <w:szCs w:val="24"/>
        </w:rPr>
        <w:t xml:space="preserve">sequenced genomes with </w:t>
      </w:r>
      <w:r w:rsidR="00456257">
        <w:rPr>
          <w:rFonts w:ascii="Times New Roman" w:hAnsi="Times New Roman" w:cs="Times New Roman"/>
          <w:sz w:val="24"/>
          <w:szCs w:val="24"/>
        </w:rPr>
        <w:t>nine</w:t>
      </w:r>
      <w:r w:rsidR="00D14B44">
        <w:rPr>
          <w:rFonts w:ascii="Times New Roman" w:hAnsi="Times New Roman" w:cs="Times New Roman"/>
          <w:sz w:val="24"/>
          <w:szCs w:val="24"/>
        </w:rPr>
        <w:t xml:space="preserve"> publicly available genomes from </w:t>
      </w:r>
      <w:r w:rsidR="00F0016C">
        <w:rPr>
          <w:rFonts w:ascii="Times New Roman" w:hAnsi="Times New Roman" w:cs="Times New Roman"/>
          <w:sz w:val="24"/>
          <w:szCs w:val="24"/>
        </w:rPr>
        <w:t>other Old</w:t>
      </w:r>
      <w:r w:rsidR="00D14B44">
        <w:rPr>
          <w:rFonts w:ascii="Times New Roman" w:hAnsi="Times New Roman" w:cs="Times New Roman"/>
          <w:sz w:val="24"/>
          <w:szCs w:val="24"/>
        </w:rPr>
        <w:t xml:space="preserve"> World mice and rats (subfamily Murinae) as well as the genome</w:t>
      </w:r>
      <w:r w:rsidR="00456257">
        <w:rPr>
          <w:rFonts w:ascii="Times New Roman" w:hAnsi="Times New Roman" w:cs="Times New Roman"/>
          <w:sz w:val="24"/>
          <w:szCs w:val="24"/>
        </w:rPr>
        <w:t>s of two non-murine rodents, the great gerbil (</w:t>
      </w:r>
      <w:r w:rsidR="00456257">
        <w:rPr>
          <w:rFonts w:ascii="Times New Roman" w:hAnsi="Times New Roman" w:cs="Times New Roman"/>
          <w:i/>
          <w:iCs/>
          <w:sz w:val="24"/>
          <w:szCs w:val="24"/>
        </w:rPr>
        <w:t>Rhombomys opimus</w:t>
      </w:r>
      <w:r w:rsidR="006C1351">
        <w:rPr>
          <w:rFonts w:ascii="Times New Roman" w:hAnsi="Times New Roman" w:cs="Times New Roman"/>
          <w:sz w:val="24"/>
          <w:szCs w:val="24"/>
        </w:rPr>
        <w:t>;</w:t>
      </w:r>
      <w:r w:rsidR="00D14B44">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(Nilsson et al. 2020)</w:t>
      </w:r>
      <w:r w:rsidR="006C1351">
        <w:rPr>
          <w:rFonts w:ascii="Times New Roman" w:hAnsi="Times New Roman" w:cs="Times New Roman"/>
          <w:sz w:val="24"/>
          <w:szCs w:val="24"/>
        </w:rPr>
        <w:fldChar w:fldCharType="end"/>
      </w:r>
      <w:r w:rsidR="006C1351">
        <w:rPr>
          <w:rFonts w:ascii="Times New Roman" w:hAnsi="Times New Roman" w:cs="Times New Roman"/>
          <w:sz w:val="24"/>
          <w:szCs w:val="24"/>
        </w:rPr>
        <w:t xml:space="preserve"> </w:t>
      </w:r>
      <w:r w:rsidR="00B45C0B">
        <w:rPr>
          <w:rFonts w:ascii="Times New Roman" w:hAnsi="Times New Roman" w:cs="Times New Roman"/>
          <w:sz w:val="24"/>
          <w:szCs w:val="24"/>
        </w:rPr>
        <w:t>and</w:t>
      </w:r>
      <w:r w:rsidR="00D14B44">
        <w:rPr>
          <w:rFonts w:ascii="Times New Roman" w:hAnsi="Times New Roman" w:cs="Times New Roman"/>
          <w:sz w:val="24"/>
          <w:szCs w:val="24"/>
        </w:rPr>
        <w:t xml:space="preserve"> the Siberian hamster (</w:t>
      </w:r>
      <w:r w:rsidR="00D14B44">
        <w:rPr>
          <w:rFonts w:ascii="Times New Roman" w:hAnsi="Times New Roman" w:cs="Times New Roman"/>
          <w:i/>
          <w:iCs/>
          <w:sz w:val="24"/>
          <w:szCs w:val="24"/>
        </w:rPr>
        <w:t>Phodopus sungorus</w:t>
      </w:r>
      <w:r w:rsidR="006C1351">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r>
      <w:r w:rsidR="00B84C7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(Moore et al. 2022)</w:t>
      </w:r>
      <w:r w:rsidR="006C1351">
        <w:rPr>
          <w:rFonts w:ascii="Times New Roman" w:hAnsi="Times New Roman" w:cs="Times New Roman"/>
          <w:sz w:val="24"/>
          <w:szCs w:val="24"/>
        </w:rPr>
        <w:fldChar w:fldCharType="end"/>
      </w:r>
      <w:r w:rsidR="00F0016C">
        <w:rPr>
          <w:rFonts w:ascii="Times New Roman" w:hAnsi="Times New Roman" w:cs="Times New Roman"/>
          <w:sz w:val="24"/>
          <w:szCs w:val="24"/>
        </w:rPr>
        <w:t xml:space="preserve"> as outgroup</w:t>
      </w:r>
      <w:r w:rsidR="0067720F">
        <w:rPr>
          <w:rFonts w:ascii="Times New Roman" w:hAnsi="Times New Roman" w:cs="Times New Roman"/>
          <w:sz w:val="24"/>
          <w:szCs w:val="24"/>
        </w:rPr>
        <w:t>s</w:t>
      </w:r>
      <w:r w:rsidR="00D14B44">
        <w:rPr>
          <w:rFonts w:ascii="Times New Roman" w:hAnsi="Times New Roman" w:cs="Times New Roman"/>
          <w:sz w:val="24"/>
          <w:szCs w:val="24"/>
        </w:rPr>
        <w:t>.</w:t>
      </w:r>
      <w:r w:rsidR="00DF4DCD">
        <w:rPr>
          <w:rFonts w:ascii="Times New Roman" w:hAnsi="Times New Roman" w:cs="Times New Roman"/>
          <w:sz w:val="24"/>
          <w:szCs w:val="24"/>
        </w:rPr>
        <w:t xml:space="preserve"> </w:t>
      </w:r>
      <w:r w:rsidR="00F0016C">
        <w:rPr>
          <w:rFonts w:ascii="Times New Roman" w:hAnsi="Times New Roman" w:cs="Times New Roman"/>
          <w:sz w:val="24"/>
          <w:szCs w:val="24"/>
        </w:rPr>
        <w:t>W</w:t>
      </w:r>
      <w:r w:rsidR="00DF4DCD">
        <w:rPr>
          <w:rFonts w:ascii="Times New Roman" w:hAnsi="Times New Roman" w:cs="Times New Roman"/>
          <w:sz w:val="24"/>
          <w:szCs w:val="24"/>
        </w:rPr>
        <w:t xml:space="preserve">e extracted </w:t>
      </w:r>
      <w:r w:rsidR="00B12D60" w:rsidRPr="00DF4DCD">
        <w:rPr>
          <w:rFonts w:ascii="Times New Roman" w:hAnsi="Times New Roman" w:cs="Times New Roman"/>
          <w:sz w:val="24"/>
          <w:szCs w:val="24"/>
        </w:rPr>
        <w:t xml:space="preserve">UCEs </w:t>
      </w:r>
      <w:r w:rsidR="00C810B7" w:rsidRPr="00DF4DCD">
        <w:rPr>
          <w:rFonts w:ascii="Times New Roman" w:hAnsi="Times New Roman" w:cs="Times New Roman"/>
          <w:sz w:val="24"/>
          <w:szCs w:val="24"/>
        </w:rPr>
        <w:t>f</w:t>
      </w:r>
      <w:r w:rsidR="00C810B7">
        <w:rPr>
          <w:rFonts w:ascii="Times New Roman" w:hAnsi="Times New Roman" w:cs="Times New Roman"/>
          <w:sz w:val="24"/>
          <w:szCs w:val="24"/>
        </w:rPr>
        <w:t>rom</w:t>
      </w:r>
      <w:r w:rsidR="00C810B7" w:rsidRPr="00DF4DCD">
        <w:rPr>
          <w:rFonts w:ascii="Times New Roman" w:hAnsi="Times New Roman" w:cs="Times New Roman"/>
          <w:sz w:val="24"/>
          <w:szCs w:val="24"/>
        </w:rPr>
        <w:t xml:space="preserve"> </w:t>
      </w:r>
      <w:r w:rsidR="00B12D60" w:rsidRPr="00DF4DCD">
        <w:rPr>
          <w:rFonts w:ascii="Times New Roman" w:hAnsi="Times New Roman" w:cs="Times New Roman"/>
          <w:sz w:val="24"/>
          <w:szCs w:val="24"/>
        </w:rPr>
        <w:t>each species</w:t>
      </w:r>
      <w:r w:rsidR="00B46078">
        <w:rPr>
          <w:rFonts w:ascii="Times New Roman" w:hAnsi="Times New Roman" w:cs="Times New Roman"/>
          <w:sz w:val="24"/>
          <w:szCs w:val="24"/>
        </w:rPr>
        <w:t>, plus 1000 flanking bases from each side of the element</w:t>
      </w:r>
      <w:r w:rsidR="00B12D60" w:rsidRPr="00DF4DCD">
        <w:rPr>
          <w:rFonts w:ascii="Times New Roman" w:hAnsi="Times New Roman" w:cs="Times New Roman"/>
          <w:sz w:val="24"/>
          <w:szCs w:val="24"/>
        </w:rPr>
        <w:t xml:space="preserve"> using the protocols for harvesting loci from genomes and the </w:t>
      </w:r>
      <w:r w:rsidR="00432781">
        <w:rPr>
          <w:rFonts w:ascii="Times New Roman" w:hAnsi="Times New Roman" w:cs="Times New Roman"/>
          <w:i/>
          <w:iCs/>
          <w:sz w:val="24"/>
          <w:szCs w:val="24"/>
        </w:rPr>
        <w:t xml:space="preserve">M. </w:t>
      </w:r>
      <w:r w:rsidR="00B12D60" w:rsidRPr="00DF4DCD">
        <w:rPr>
          <w:rFonts w:ascii="Times New Roman" w:hAnsi="Times New Roman" w:cs="Times New Roman"/>
          <w:i/>
          <w:iCs/>
          <w:sz w:val="24"/>
          <w:szCs w:val="24"/>
        </w:rPr>
        <w:t>musculus</w:t>
      </w:r>
      <w:r w:rsidR="00B12D60" w:rsidRPr="00DF4DCD">
        <w:rPr>
          <w:rFonts w:ascii="Times New Roman" w:hAnsi="Times New Roman" w:cs="Times New Roman"/>
          <w:sz w:val="24"/>
          <w:szCs w:val="24"/>
        </w:rPr>
        <w:t xml:space="preserve"> UCE probe set provided with </w:t>
      </w:r>
      <w:r w:rsidR="00E74745">
        <w:rPr>
          <w:rFonts w:ascii="Times New Roman" w:hAnsi="Times New Roman" w:cs="Times New Roman"/>
          <w:sz w:val="24"/>
          <w:szCs w:val="24"/>
        </w:rPr>
        <w:t xml:space="preserve"> </w:t>
      </w:r>
      <w:r w:rsidR="00B46078">
        <w:rPr>
          <w:rFonts w:ascii="Times New Roman" w:hAnsi="Times New Roman" w:cs="Times New Roman"/>
          <w:sz w:val="24"/>
          <w:szCs w:val="24"/>
        </w:rPr>
        <w:t xml:space="preserve">phyluce v1.7.1 </w: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(Faircloth et al. 2012; Faircloth 2016)</w:t>
      </w:r>
      <w:r w:rsidR="0067720F">
        <w:rPr>
          <w:rFonts w:ascii="Times New Roman" w:hAnsi="Times New Roman" w:cs="Times New Roman"/>
          <w:sz w:val="24"/>
          <w:szCs w:val="24"/>
        </w:rPr>
        <w:fldChar w:fldCharType="end"/>
      </w:r>
      <w:r w:rsidR="00B12D60" w:rsidRPr="00DF4DCD">
        <w:rPr>
          <w:rFonts w:ascii="Times New Roman" w:hAnsi="Times New Roman" w:cs="Times New Roman"/>
          <w:sz w:val="24"/>
          <w:szCs w:val="24"/>
        </w:rPr>
        <w:t>. In total</w:t>
      </w:r>
      <w:r w:rsidR="00FE342D">
        <w:rPr>
          <w:rFonts w:ascii="Times New Roman" w:hAnsi="Times New Roman" w:cs="Times New Roman"/>
          <w:sz w:val="24"/>
          <w:szCs w:val="24"/>
        </w:rPr>
        <w:t>, we recovered</w:t>
      </w:r>
      <w:r w:rsidR="00B12D60" w:rsidRPr="00DF4DCD">
        <w:rPr>
          <w:rFonts w:ascii="Times New Roman" w:hAnsi="Times New Roman" w:cs="Times New Roman"/>
          <w:sz w:val="24"/>
          <w:szCs w:val="24"/>
        </w:rPr>
        <w:t xml:space="preserve"> 2,6</w:t>
      </w:r>
      <w:r w:rsidR="00B46078">
        <w:rPr>
          <w:rFonts w:ascii="Times New Roman" w:hAnsi="Times New Roman" w:cs="Times New Roman"/>
          <w:sz w:val="24"/>
          <w:szCs w:val="24"/>
        </w:rPr>
        <w:t>32</w:t>
      </w:r>
      <w:r w:rsidR="00B12D60" w:rsidRPr="00DF4DCD">
        <w:rPr>
          <w:rFonts w:ascii="Times New Roman" w:hAnsi="Times New Roman" w:cs="Times New Roman"/>
          <w:sz w:val="24"/>
          <w:szCs w:val="24"/>
        </w:rPr>
        <w:t xml:space="preserve"> unique UCE loci, though not all UCE loci were found in all taxa (Table 1).</w:t>
      </w:r>
      <w:r w:rsidR="00B12D60" w:rsidRPr="00B12D60">
        <w:t xml:space="preserve"> </w:t>
      </w:r>
    </w:p>
    <w:p w14:paraId="1643FEA8" w14:textId="77777777" w:rsidR="005D3A4E" w:rsidRPr="00DF4DCD" w:rsidRDefault="005D3A4E" w:rsidP="005D3A4E">
      <w:pPr>
        <w:spacing w:after="0"/>
        <w:jc w:val="both"/>
        <w:rPr>
          <w:rFonts w:ascii="Times New Roman" w:hAnsi="Times New Roman" w:cs="Times New Roman"/>
          <w:sz w:val="24"/>
          <w:szCs w:val="24"/>
        </w:rPr>
      </w:pPr>
    </w:p>
    <w:p w14:paraId="00D814F6" w14:textId="505DB69A" w:rsidR="00B12D60" w:rsidRDefault="00B12D60" w:rsidP="00F413E3">
      <w:pPr>
        <w:pStyle w:val="Heading2"/>
      </w:pPr>
      <w:r>
        <w:t>UCE alignment</w:t>
      </w:r>
    </w:p>
    <w:p w14:paraId="36331899" w14:textId="75DD1822" w:rsidR="00B12D60" w:rsidRDefault="00FE342D" w:rsidP="005D3A4E">
      <w:pPr>
        <w:spacing w:after="0"/>
        <w:jc w:val="both"/>
        <w:rPr>
          <w:rFonts w:ascii="Times New Roman" w:hAnsi="Times New Roman" w:cs="Times New Roman"/>
          <w:sz w:val="24"/>
          <w:szCs w:val="24"/>
        </w:rPr>
      </w:pPr>
      <w:r>
        <w:rPr>
          <w:rFonts w:ascii="Times New Roman" w:hAnsi="Times New Roman" w:cs="Times New Roman"/>
          <w:sz w:val="24"/>
          <w:szCs w:val="24"/>
        </w:rPr>
        <w:t>We</w:t>
      </w:r>
      <w:r w:rsidR="0025681A">
        <w:rPr>
          <w:rFonts w:ascii="Times New Roman" w:hAnsi="Times New Roman" w:cs="Times New Roman"/>
          <w:sz w:val="24"/>
          <w:szCs w:val="24"/>
        </w:rPr>
        <w:t xml:space="preserve"> </w:t>
      </w:r>
      <w:r w:rsidR="0025681A" w:rsidRPr="00B12D60">
        <w:rPr>
          <w:rFonts w:ascii="Times New Roman" w:hAnsi="Times New Roman" w:cs="Times New Roman"/>
          <w:sz w:val="24"/>
          <w:szCs w:val="24"/>
        </w:rPr>
        <w:t>brought</w:t>
      </w:r>
      <w:r w:rsidR="0025681A">
        <w:rPr>
          <w:rFonts w:ascii="Times New Roman" w:hAnsi="Times New Roman" w:cs="Times New Roman"/>
          <w:sz w:val="24"/>
          <w:szCs w:val="24"/>
        </w:rPr>
        <w:t xml:space="preserve"> the extracted UCE sequences for each species</w:t>
      </w:r>
      <w:r w:rsidR="0025681A" w:rsidRPr="00B12D60">
        <w:rPr>
          <w:rFonts w:ascii="Times New Roman" w:hAnsi="Times New Roman" w:cs="Times New Roman"/>
          <w:sz w:val="24"/>
          <w:szCs w:val="24"/>
        </w:rPr>
        <w:t xml:space="preserve"> into</w:t>
      </w:r>
      <w:r w:rsidR="00F0016C">
        <w:rPr>
          <w:rFonts w:ascii="Times New Roman" w:hAnsi="Times New Roman" w:cs="Times New Roman"/>
          <w:sz w:val="24"/>
          <w:szCs w:val="24"/>
        </w:rPr>
        <w:t xml:space="preserve"> a</w:t>
      </w:r>
      <w:r w:rsidR="0025681A"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00B12D60" w:rsidRPr="00B12D60">
        <w:rPr>
          <w:rFonts w:ascii="Times New Roman" w:hAnsi="Times New Roman" w:cs="Times New Roman"/>
          <w:sz w:val="24"/>
          <w:szCs w:val="24"/>
        </w:rPr>
        <w:t>using MAFFT v7</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(Katoh and Standley 2013)</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then aligned</w:t>
      </w:r>
      <w:r w:rsidR="0025681A">
        <w:rPr>
          <w:rFonts w:ascii="Times New Roman" w:hAnsi="Times New Roman" w:cs="Times New Roman"/>
          <w:sz w:val="24"/>
          <w:szCs w:val="24"/>
        </w:rPr>
        <w:t xml:space="preserve"> them</w:t>
      </w:r>
      <w:r w:rsidR="00B12D60" w:rsidRPr="00B12D60">
        <w:rPr>
          <w:rFonts w:ascii="Times New Roman" w:hAnsi="Times New Roman" w:cs="Times New Roman"/>
          <w:sz w:val="24"/>
          <w:szCs w:val="24"/>
        </w:rPr>
        <w:t xml:space="preserve"> using FSA</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(Bradley et al. 2009)</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with </w:t>
      </w:r>
      <w:r w:rsidR="00C94C83">
        <w:rPr>
          <w:rFonts w:ascii="Times New Roman" w:hAnsi="Times New Roman" w:cs="Times New Roman"/>
          <w:sz w:val="24"/>
          <w:szCs w:val="24"/>
        </w:rPr>
        <w:t xml:space="preserve">the </w:t>
      </w:r>
      <w:r w:rsidR="00B12D60" w:rsidRPr="00B12D60">
        <w:rPr>
          <w:rFonts w:ascii="Times New Roman" w:hAnsi="Times New Roman" w:cs="Times New Roman"/>
          <w:sz w:val="24"/>
          <w:szCs w:val="24"/>
        </w:rPr>
        <w:t xml:space="preserve">default settings. </w:t>
      </w:r>
      <w:r w:rsidR="0025681A">
        <w:rPr>
          <w:rFonts w:ascii="Times New Roman" w:hAnsi="Times New Roman" w:cs="Times New Roman"/>
          <w:sz w:val="24"/>
          <w:szCs w:val="24"/>
        </w:rPr>
        <w:t>We trimmed UCE a</w:t>
      </w:r>
      <w:r w:rsidR="00B12D60" w:rsidRPr="00B12D60">
        <w:rPr>
          <w:rFonts w:ascii="Times New Roman" w:hAnsi="Times New Roman" w:cs="Times New Roman"/>
          <w:sz w:val="24"/>
          <w:szCs w:val="24"/>
        </w:rPr>
        <w:t xml:space="preserve">lignments with TrimAl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(Capella-Gutierrez et al. 2009)</w:t>
      </w:r>
      <w:r w:rsidR="0067720F">
        <w:rPr>
          <w:rFonts w:ascii="Times New Roman" w:hAnsi="Times New Roman" w:cs="Times New Roman"/>
          <w:sz w:val="24"/>
          <w:szCs w:val="24"/>
        </w:rPr>
        <w:fldChar w:fldCharType="end"/>
      </w:r>
      <w:r w:rsidR="00A0402C">
        <w:rPr>
          <w:rFonts w:ascii="Times New Roman" w:hAnsi="Times New Roman" w:cs="Times New Roman"/>
          <w:sz w:val="24"/>
          <w:szCs w:val="24"/>
        </w:rPr>
        <w:t xml:space="preserve"> with a gap threshold of 0.5 and otherwise default parameters.</w:t>
      </w:r>
      <w:r w:rsidR="0025681A">
        <w:rPr>
          <w:rFonts w:ascii="Times New Roman" w:hAnsi="Times New Roman" w:cs="Times New Roman"/>
          <w:sz w:val="24"/>
          <w:szCs w:val="24"/>
        </w:rPr>
        <w:t xml:space="preserve"> </w:t>
      </w:r>
      <w:r w:rsidR="00A94E60">
        <w:rPr>
          <w:rFonts w:ascii="Times New Roman" w:hAnsi="Times New Roman" w:cs="Times New Roman"/>
          <w:sz w:val="24"/>
          <w:szCs w:val="24"/>
        </w:rPr>
        <w:t xml:space="preserve">We performed </w:t>
      </w:r>
      <w:r w:rsidR="00B46078">
        <w:rPr>
          <w:rFonts w:ascii="Times New Roman" w:hAnsi="Times New Roman" w:cs="Times New Roman"/>
          <w:sz w:val="24"/>
          <w:szCs w:val="24"/>
        </w:rPr>
        <w:t xml:space="preserve">alignment </w:t>
      </w:r>
      <w:r w:rsidR="00B12D60" w:rsidRPr="00B12D60">
        <w:rPr>
          <w:rFonts w:ascii="Times New Roman" w:hAnsi="Times New Roman" w:cs="Times New Roman"/>
          <w:sz w:val="24"/>
          <w:szCs w:val="24"/>
        </w:rPr>
        <w:t>quality check</w:t>
      </w:r>
      <w:r w:rsidR="0025681A">
        <w:rPr>
          <w:rFonts w:ascii="Times New Roman" w:hAnsi="Times New Roman" w:cs="Times New Roman"/>
          <w:sz w:val="24"/>
          <w:szCs w:val="24"/>
        </w:rPr>
        <w:t>s</w:t>
      </w:r>
      <w:r w:rsidR="00B12D60" w:rsidRPr="00B12D60">
        <w:rPr>
          <w:rFonts w:ascii="Times New Roman" w:hAnsi="Times New Roman" w:cs="Times New Roman"/>
          <w:sz w:val="24"/>
          <w:szCs w:val="24"/>
        </w:rPr>
        <w:t xml:space="preserve"> using AMAS</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(Borowiec 2016)</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r>
        <w:rPr>
          <w:rFonts w:ascii="Times New Roman" w:hAnsi="Times New Roman" w:cs="Times New Roman"/>
          <w:sz w:val="24"/>
          <w:szCs w:val="24"/>
        </w:rPr>
        <w:t xml:space="preserve"> </w:t>
      </w:r>
      <w:r w:rsidR="00A94E60">
        <w:rPr>
          <w:rFonts w:ascii="Times New Roman" w:hAnsi="Times New Roman" w:cs="Times New Roman"/>
          <w:sz w:val="24"/>
          <w:szCs w:val="24"/>
        </w:rPr>
        <w:t>We processed a</w:t>
      </w:r>
      <w:r w:rsidRPr="00B12D60">
        <w:rPr>
          <w:rFonts w:ascii="Times New Roman" w:hAnsi="Times New Roman" w:cs="Times New Roman"/>
          <w:sz w:val="24"/>
          <w:szCs w:val="24"/>
        </w:rPr>
        <w:t>ll alignments in parallel with GNU Parallel</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(Tange 2018)</w:t>
      </w:r>
      <w:r w:rsidR="0067720F">
        <w:rPr>
          <w:rFonts w:ascii="Times New Roman" w:hAnsi="Times New Roman" w:cs="Times New Roman"/>
          <w:sz w:val="24"/>
          <w:szCs w:val="24"/>
        </w:rPr>
        <w:fldChar w:fldCharType="end"/>
      </w:r>
      <w:r w:rsidR="0067720F">
        <w:rPr>
          <w:rFonts w:ascii="Times New Roman" w:hAnsi="Times New Roman" w:cs="Times New Roman"/>
          <w:sz w:val="24"/>
          <w:szCs w:val="24"/>
        </w:rPr>
        <w:t>.</w:t>
      </w:r>
    </w:p>
    <w:p w14:paraId="2318F718" w14:textId="77777777" w:rsidR="005D3A4E" w:rsidRPr="00B12D60" w:rsidRDefault="005D3A4E" w:rsidP="005D3A4E">
      <w:pPr>
        <w:spacing w:after="0"/>
        <w:jc w:val="both"/>
        <w:rPr>
          <w:rFonts w:ascii="Times New Roman" w:hAnsi="Times New Roman" w:cs="Times New Roman"/>
          <w:sz w:val="24"/>
          <w:szCs w:val="24"/>
        </w:rPr>
      </w:pPr>
    </w:p>
    <w:p w14:paraId="09F5CC6A" w14:textId="77777777" w:rsidR="00B12D60" w:rsidRDefault="00FD0B8D" w:rsidP="00F413E3">
      <w:pPr>
        <w:pStyle w:val="Heading2"/>
      </w:pPr>
      <w:r w:rsidRPr="00031896">
        <w:t xml:space="preserve">Species tree </w:t>
      </w:r>
      <w:r w:rsidR="00B12D60">
        <w:t>reconstruction from UCEs</w:t>
      </w:r>
    </w:p>
    <w:p w14:paraId="6ED682B4" w14:textId="0BD90DBB" w:rsidR="00AF4933" w:rsidRPr="00E65A92" w:rsidRDefault="00C94C83" w:rsidP="00E41C8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w:t>
      </w:r>
      <w:r w:rsidR="00086687">
        <w:rPr>
          <w:rFonts w:ascii="Times New Roman" w:hAnsi="Times New Roman" w:cs="Times New Roman"/>
          <w:sz w:val="24"/>
          <w:szCs w:val="24"/>
        </w:rPr>
        <w:t>-</w:t>
      </w:r>
      <w:r>
        <w:rPr>
          <w:rFonts w:ascii="Times New Roman" w:hAnsi="Times New Roman" w:cs="Times New Roman"/>
          <w:sz w:val="24"/>
          <w:szCs w:val="24"/>
        </w:rPr>
        <w:t>level rodent phylogeny with two approaches</w:t>
      </w:r>
      <w:r w:rsidR="00D20C68">
        <w:rPr>
          <w:rFonts w:ascii="Times New Roman" w:hAnsi="Times New Roman" w:cs="Times New Roman"/>
          <w:sz w:val="24"/>
          <w:szCs w:val="24"/>
        </w:rPr>
        <w:t>. First, using the alignment</w:t>
      </w:r>
      <w:r w:rsidR="0067720F">
        <w:rPr>
          <w:rFonts w:ascii="Times New Roman" w:hAnsi="Times New Roman" w:cs="Times New Roman"/>
          <w:sz w:val="24"/>
          <w:szCs w:val="24"/>
        </w:rPr>
        <w:t>s</w:t>
      </w:r>
      <w:r w:rsidR="00D20C68">
        <w:rPr>
          <w:rFonts w:ascii="Times New Roman" w:hAnsi="Times New Roman" w:cs="Times New Roman"/>
          <w:sz w:val="24"/>
          <w:szCs w:val="24"/>
        </w:rPr>
        <w:t xml:space="preserve"> of all UCEs</w:t>
      </w:r>
      <w:r w:rsidR="00B46078">
        <w:rPr>
          <w:rFonts w:ascii="Times New Roman" w:hAnsi="Times New Roman" w:cs="Times New Roman"/>
          <w:sz w:val="24"/>
          <w:szCs w:val="24"/>
        </w:rPr>
        <w:t xml:space="preserve"> found in four or more taxa (2,632)</w:t>
      </w:r>
      <w:r w:rsidR="00D20C68">
        <w:rPr>
          <w:rFonts w:ascii="Times New Roman" w:hAnsi="Times New Roman" w:cs="Times New Roman"/>
          <w:sz w:val="24"/>
          <w:szCs w:val="24"/>
        </w:rPr>
        <w:t>, we reconstructed a maximum-likelihood (ML) species tree with</w:t>
      </w:r>
      <w:r w:rsidR="00D20C68" w:rsidRPr="00B12D60">
        <w:rPr>
          <w:rFonts w:ascii="Times New Roman" w:hAnsi="Times New Roman" w:cs="Times New Roman"/>
          <w:sz w:val="24"/>
          <w:szCs w:val="24"/>
        </w:rPr>
        <w:t xml:space="preserve"> IQ-TREE </w:t>
      </w:r>
      <w:r w:rsidR="00B46078">
        <w:rPr>
          <w:rFonts w:ascii="Times New Roman" w:hAnsi="Times New Roman" w:cs="Times New Roman"/>
          <w:sz w:val="24"/>
          <w:szCs w:val="24"/>
        </w:rPr>
        <w:t>v</w:t>
      </w:r>
      <w:r w:rsidR="00D20C68" w:rsidRPr="00B12D60">
        <w:rPr>
          <w:rFonts w:ascii="Times New Roman" w:hAnsi="Times New Roman" w:cs="Times New Roman"/>
          <w:sz w:val="24"/>
          <w:szCs w:val="24"/>
        </w:rPr>
        <w:t>2</w:t>
      </w:r>
      <w:r w:rsidR="00B46078">
        <w:rPr>
          <w:rFonts w:ascii="Times New Roman" w:hAnsi="Times New Roman" w:cs="Times New Roman"/>
          <w:sz w:val="24"/>
          <w:szCs w:val="24"/>
        </w:rPr>
        <w:t>.2.1</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Each UCE alignment was concatenated and partitioned</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(Chernomor et al. 2016)</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xml:space="preserve"> such that optimal substitution models were inferred for individual UCE loci with ModelFinder </w: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 </w:instrTex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EN.CITE.DATA </w:instrText>
      </w:r>
      <w:r w:rsidR="00B46078">
        <w:rPr>
          <w:rFonts w:ascii="Times New Roman" w:hAnsi="Times New Roman" w:cs="Times New Roman"/>
          <w:sz w:val="24"/>
          <w:szCs w:val="24"/>
        </w:rPr>
      </w:r>
      <w:r w:rsidR="00B46078">
        <w:rPr>
          <w:rFonts w:ascii="Times New Roman" w:hAnsi="Times New Roman" w:cs="Times New Roman"/>
          <w:sz w:val="24"/>
          <w:szCs w:val="24"/>
        </w:rPr>
        <w:fldChar w:fldCharType="end"/>
      </w:r>
      <w:r w:rsidR="00B46078">
        <w:rPr>
          <w:rFonts w:ascii="Times New Roman" w:hAnsi="Times New Roman" w:cs="Times New Roman"/>
          <w:sz w:val="24"/>
          <w:szCs w:val="24"/>
        </w:rPr>
      </w:r>
      <w:r w:rsidR="00B46078">
        <w:rPr>
          <w:rFonts w:ascii="Times New Roman" w:hAnsi="Times New Roman" w:cs="Times New Roman"/>
          <w:sz w:val="24"/>
          <w:szCs w:val="24"/>
        </w:rPr>
        <w:fldChar w:fldCharType="separate"/>
      </w:r>
      <w:r w:rsidR="00B46078">
        <w:rPr>
          <w:rFonts w:ascii="Times New Roman" w:hAnsi="Times New Roman" w:cs="Times New Roman"/>
          <w:noProof/>
          <w:sz w:val="24"/>
          <w:szCs w:val="24"/>
        </w:rPr>
        <w:t>(Kalyaanamoorthy et al. 2017)</w:t>
      </w:r>
      <w:r w:rsidR="00B46078">
        <w:rPr>
          <w:rFonts w:ascii="Times New Roman" w:hAnsi="Times New Roman" w:cs="Times New Roman"/>
          <w:sz w:val="24"/>
          <w:szCs w:val="24"/>
        </w:rPr>
        <w:fldChar w:fldCharType="end"/>
      </w:r>
      <w:r w:rsidR="0067720F">
        <w:rPr>
          <w:rFonts w:ascii="Times New Roman" w:hAnsi="Times New Roman" w:cs="Times New Roman"/>
          <w:sz w:val="24"/>
          <w:szCs w:val="24"/>
        </w:rPr>
        <w:t>.</w:t>
      </w:r>
      <w:r w:rsidR="00D20C68" w:rsidRPr="00B12D60">
        <w:rPr>
          <w:rFonts w:ascii="Times New Roman" w:hAnsi="Times New Roman" w:cs="Times New Roman"/>
          <w:sz w:val="24"/>
          <w:szCs w:val="24"/>
        </w:rPr>
        <w:t xml:space="preserve"> </w:t>
      </w:r>
      <w:r w:rsidR="00B46078">
        <w:rPr>
          <w:rFonts w:ascii="Times New Roman" w:hAnsi="Times New Roman" w:cs="Times New Roman"/>
          <w:sz w:val="24"/>
          <w:szCs w:val="24"/>
        </w:rPr>
        <w:t>We also reconstructed individual</w:t>
      </w:r>
      <w:r w:rsidR="00B12D60" w:rsidRPr="00B12D60">
        <w:rPr>
          <w:rFonts w:ascii="Times New Roman" w:hAnsi="Times New Roman" w:cs="Times New Roman"/>
          <w:sz w:val="24"/>
          <w:szCs w:val="24"/>
        </w:rPr>
        <w:t xml:space="preserve"> </w:t>
      </w:r>
      <w:r w:rsidR="004A71FE">
        <w:rPr>
          <w:rFonts w:ascii="Times New Roman" w:hAnsi="Times New Roman" w:cs="Times New Roman"/>
          <w:sz w:val="24"/>
          <w:szCs w:val="24"/>
        </w:rPr>
        <w:t>gene</w:t>
      </w:r>
      <w:r w:rsidR="00E74745">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B46078">
        <w:rPr>
          <w:rFonts w:ascii="Times New Roman" w:hAnsi="Times New Roman" w:cs="Times New Roman"/>
          <w:sz w:val="24"/>
          <w:szCs w:val="24"/>
        </w:rPr>
        <w:t>for each</w:t>
      </w:r>
      <w:r w:rsidR="00B12D60" w:rsidRPr="00B12D60">
        <w:rPr>
          <w:rFonts w:ascii="Times New Roman" w:hAnsi="Times New Roman" w:cs="Times New Roman"/>
          <w:sz w:val="24"/>
          <w:szCs w:val="24"/>
        </w:rPr>
        <w:t xml:space="preserve"> </w:t>
      </w:r>
      <w:r w:rsidR="0025681A">
        <w:rPr>
          <w:rFonts w:ascii="Times New Roman" w:hAnsi="Times New Roman" w:cs="Times New Roman"/>
          <w:sz w:val="24"/>
          <w:szCs w:val="24"/>
        </w:rPr>
        <w:t>UCE</w:t>
      </w:r>
      <w:r w:rsidR="0025681A"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alignment.</w:t>
      </w:r>
      <w:r w:rsidR="004A71FE">
        <w:rPr>
          <w:rFonts w:ascii="Times New Roman" w:hAnsi="Times New Roman" w:cs="Times New Roman"/>
          <w:sz w:val="24"/>
          <w:szCs w:val="24"/>
        </w:rPr>
        <w:t xml:space="preserve"> </w:t>
      </w:r>
      <w:r w:rsidR="00C810B7">
        <w:rPr>
          <w:rFonts w:ascii="Times New Roman" w:hAnsi="Times New Roman" w:cs="Times New Roman"/>
          <w:sz w:val="24"/>
          <w:szCs w:val="24"/>
        </w:rPr>
        <w:t>For all IQ-TREE runs (concatenated</w:t>
      </w:r>
      <w:r w:rsidR="00B877C3">
        <w:rPr>
          <w:rFonts w:ascii="Times New Roman" w:hAnsi="Times New Roman" w:cs="Times New Roman"/>
          <w:sz w:val="24"/>
          <w:szCs w:val="24"/>
        </w:rPr>
        <w:t xml:space="preserve"> or </w:t>
      </w:r>
      <w:r w:rsidR="00C810B7">
        <w:rPr>
          <w:rFonts w:ascii="Times New Roman" w:hAnsi="Times New Roman" w:cs="Times New Roman"/>
          <w:sz w:val="24"/>
          <w:szCs w:val="24"/>
        </w:rPr>
        <w:t xml:space="preserve">individual </w:t>
      </w:r>
      <w:r w:rsidR="00C810B7">
        <w:rPr>
          <w:rFonts w:ascii="Times New Roman" w:hAnsi="Times New Roman" w:cs="Times New Roman"/>
          <w:sz w:val="24"/>
          <w:szCs w:val="24"/>
        </w:rPr>
        <w:lastRenderedPageBreak/>
        <w:t>loci),</w:t>
      </w:r>
      <w:r w:rsidR="00B877C3">
        <w:rPr>
          <w:rFonts w:ascii="Times New Roman" w:hAnsi="Times New Roman" w:cs="Times New Roman"/>
          <w:sz w:val="24"/>
          <w:szCs w:val="24"/>
        </w:rPr>
        <w:t xml:space="preserve"> we assessed</w:t>
      </w:r>
      <w:r w:rsidR="00C810B7">
        <w:rPr>
          <w:rFonts w:ascii="Times New Roman" w:hAnsi="Times New Roman" w:cs="Times New Roman"/>
          <w:sz w:val="24"/>
          <w:szCs w:val="24"/>
        </w:rPr>
        <w:t xml:space="preserve"> b</w:t>
      </w:r>
      <w:r w:rsidR="00C810B7" w:rsidRPr="00B12D60">
        <w:rPr>
          <w:rFonts w:ascii="Times New Roman" w:hAnsi="Times New Roman" w:cs="Times New Roman"/>
          <w:sz w:val="24"/>
          <w:szCs w:val="24"/>
        </w:rPr>
        <w:t>ranch support with ultrafast bootstrap approximation</w:t>
      </w:r>
      <w:r w:rsidR="001B0E99">
        <w:rPr>
          <w:rFonts w:ascii="Times New Roman" w:hAnsi="Times New Roman" w:cs="Times New Roman"/>
          <w:sz w:val="24"/>
          <w:szCs w:val="24"/>
        </w:rPr>
        <w:t xml:space="preserve"> (UFBoot)</w:t>
      </w:r>
      <w:r w:rsidR="00C810B7" w:rsidRPr="00B12D60">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(Hoang et al. 2018)</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 xml:space="preserve"> and</w:t>
      </w:r>
      <w:r w:rsidR="00C810B7">
        <w:rPr>
          <w:rFonts w:ascii="Times New Roman" w:hAnsi="Times New Roman" w:cs="Times New Roman"/>
          <w:sz w:val="24"/>
          <w:szCs w:val="24"/>
        </w:rPr>
        <w:t xml:space="preserve"> the</w:t>
      </w:r>
      <w:r w:rsidR="00C810B7" w:rsidRPr="00B12D60">
        <w:rPr>
          <w:rFonts w:ascii="Times New Roman" w:hAnsi="Times New Roman" w:cs="Times New Roman"/>
          <w:sz w:val="24"/>
          <w:szCs w:val="24"/>
        </w:rPr>
        <w:t xml:space="preserve"> corrected approximate likelihood ratio test (SH-aLRT)</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(Guindon et al. 2010)</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w:t>
      </w:r>
      <w:r w:rsidR="00D20C68">
        <w:rPr>
          <w:rFonts w:ascii="Times New Roman" w:hAnsi="Times New Roman" w:cs="Times New Roman"/>
          <w:sz w:val="24"/>
          <w:szCs w:val="24"/>
        </w:rPr>
        <w:t xml:space="preserve"> We collapsed</w:t>
      </w:r>
      <w:r w:rsidR="00AF4933">
        <w:rPr>
          <w:rFonts w:ascii="Times New Roman" w:hAnsi="Times New Roman" w:cs="Times New Roman"/>
          <w:sz w:val="24"/>
          <w:szCs w:val="24"/>
        </w:rPr>
        <w:t xml:space="preserve"> </w:t>
      </w:r>
      <w:r w:rsidR="00D20C68">
        <w:rPr>
          <w:rFonts w:ascii="Times New Roman" w:hAnsi="Times New Roman" w:cs="Times New Roman"/>
          <w:sz w:val="24"/>
          <w:szCs w:val="24"/>
        </w:rPr>
        <w:t xml:space="preserve">branches in each UCE tree </w:t>
      </w:r>
      <w:r w:rsidR="00AF4933">
        <w:rPr>
          <w:rFonts w:ascii="Times New Roman" w:hAnsi="Times New Roman" w:cs="Times New Roman"/>
          <w:sz w:val="24"/>
          <w:szCs w:val="24"/>
        </w:rPr>
        <w:t xml:space="preserve">exhibiting less than </w:t>
      </w:r>
      <w:r w:rsidR="00D20C68">
        <w:rPr>
          <w:rFonts w:ascii="Times New Roman" w:hAnsi="Times New Roman" w:cs="Times New Roman"/>
          <w:sz w:val="24"/>
          <w:szCs w:val="24"/>
        </w:rPr>
        <w:t xml:space="preserve">10% </w:t>
      </w:r>
      <w:r w:rsidR="00B46078">
        <w:rPr>
          <w:rFonts w:ascii="Times New Roman" w:hAnsi="Times New Roman" w:cs="Times New Roman"/>
          <w:sz w:val="24"/>
          <w:szCs w:val="24"/>
        </w:rPr>
        <w:t xml:space="preserve">approximated </w:t>
      </w:r>
      <w:r w:rsidR="00C810B7">
        <w:rPr>
          <w:rFonts w:ascii="Times New Roman" w:hAnsi="Times New Roman" w:cs="Times New Roman"/>
          <w:sz w:val="24"/>
          <w:szCs w:val="24"/>
        </w:rPr>
        <w:t xml:space="preserve">bootstrap </w:t>
      </w:r>
      <w:r w:rsidR="00D20C68">
        <w:rPr>
          <w:rFonts w:ascii="Times New Roman" w:hAnsi="Times New Roman" w:cs="Times New Roman"/>
          <w:sz w:val="24"/>
          <w:szCs w:val="24"/>
        </w:rPr>
        <w:t>support using the nw_ed function from Newick Utilities</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(Junier and Zdobnov 2010)</w:t>
      </w:r>
      <w:r w:rsidR="001B0E99">
        <w:rPr>
          <w:rFonts w:ascii="Times New Roman" w:hAnsi="Times New Roman" w:cs="Times New Roman"/>
          <w:sz w:val="24"/>
          <w:szCs w:val="24"/>
        </w:rPr>
        <w:fldChar w:fldCharType="end"/>
      </w:r>
      <w:r w:rsidR="00086687">
        <w:rPr>
          <w:rFonts w:ascii="Times New Roman" w:hAnsi="Times New Roman" w:cs="Times New Roman"/>
          <w:sz w:val="24"/>
          <w:szCs w:val="24"/>
        </w:rPr>
        <w:t>. We</w:t>
      </w:r>
      <w:r w:rsidR="00C810B7">
        <w:rPr>
          <w:rFonts w:ascii="Times New Roman" w:hAnsi="Times New Roman" w:cs="Times New Roman"/>
          <w:sz w:val="24"/>
          <w:szCs w:val="24"/>
        </w:rPr>
        <w:t xml:space="preserve"> </w:t>
      </w:r>
      <w:r w:rsidR="00D20C68">
        <w:rPr>
          <w:rFonts w:ascii="Times New Roman" w:hAnsi="Times New Roman" w:cs="Times New Roman"/>
          <w:sz w:val="24"/>
          <w:szCs w:val="24"/>
        </w:rPr>
        <w:t>used these</w:t>
      </w:r>
      <w:r w:rsidR="00B12D60" w:rsidRPr="00B12D60">
        <w:rPr>
          <w:rFonts w:ascii="Times New Roman" w:hAnsi="Times New Roman" w:cs="Times New Roman"/>
          <w:sz w:val="24"/>
          <w:szCs w:val="24"/>
        </w:rPr>
        <w:t xml:space="preserve"> trees </w:t>
      </w:r>
      <w:r w:rsidR="00D20C68">
        <w:rPr>
          <w:rFonts w:ascii="Times New Roman" w:hAnsi="Times New Roman" w:cs="Times New Roman"/>
          <w:sz w:val="24"/>
          <w:szCs w:val="24"/>
        </w:rPr>
        <w:t>as input to the quartet summary method</w:t>
      </w:r>
      <w:r w:rsidR="00B12D60" w:rsidRPr="00B12D60">
        <w:rPr>
          <w:rFonts w:ascii="Times New Roman" w:hAnsi="Times New Roman" w:cs="Times New Roman"/>
          <w:sz w:val="24"/>
          <w:szCs w:val="24"/>
        </w:rPr>
        <w:t xml:space="preserve"> ASTRAL-III v5.</w:t>
      </w:r>
      <w:r w:rsidR="00B46078">
        <w:rPr>
          <w:rFonts w:ascii="Times New Roman" w:hAnsi="Times New Roman" w:cs="Times New Roman"/>
          <w:sz w:val="24"/>
          <w:szCs w:val="24"/>
        </w:rPr>
        <w:t>7.8</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(Zhang et al. 2018)</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D20C68">
        <w:rPr>
          <w:rFonts w:ascii="Times New Roman" w:hAnsi="Times New Roman" w:cs="Times New Roman"/>
          <w:sz w:val="24"/>
          <w:szCs w:val="24"/>
        </w:rPr>
        <w:t>to infer a species tree</w:t>
      </w:r>
      <w:r w:rsidR="00AF4933">
        <w:rPr>
          <w:rFonts w:ascii="Times New Roman" w:hAnsi="Times New Roman" w:cs="Times New Roman"/>
          <w:sz w:val="24"/>
          <w:szCs w:val="24"/>
        </w:rPr>
        <w:t xml:space="preserve">. </w:t>
      </w:r>
      <w:r w:rsidR="00FB6D47">
        <w:rPr>
          <w:rFonts w:ascii="Times New Roman" w:hAnsi="Times New Roman" w:cs="Times New Roman"/>
          <w:sz w:val="24"/>
          <w:szCs w:val="24"/>
        </w:rPr>
        <w:t xml:space="preserve">We generated </w:t>
      </w:r>
      <w:r w:rsidR="00B12D60" w:rsidRPr="00B12D60">
        <w:rPr>
          <w:rFonts w:ascii="Times New Roman" w:hAnsi="Times New Roman" w:cs="Times New Roman"/>
          <w:sz w:val="24"/>
          <w:szCs w:val="24"/>
        </w:rPr>
        <w:t>visualizations</w:t>
      </w:r>
      <w:r w:rsidR="00FB6D47">
        <w:rPr>
          <w:rFonts w:ascii="Times New Roman" w:hAnsi="Times New Roman" w:cs="Times New Roman"/>
          <w:sz w:val="24"/>
          <w:szCs w:val="24"/>
        </w:rPr>
        <w:t xml:space="preserve"> of phylogenies</w:t>
      </w:r>
      <w:r w:rsidR="00AF4933">
        <w:rPr>
          <w:rFonts w:ascii="Times New Roman" w:hAnsi="Times New Roman" w:cs="Times New Roman"/>
          <w:sz w:val="24"/>
          <w:szCs w:val="24"/>
        </w:rPr>
        <w:t xml:space="preserve"> with</w:t>
      </w:r>
      <w:r w:rsidR="00B12D60" w:rsidRPr="00B12D60">
        <w:rPr>
          <w:rFonts w:ascii="Times New Roman" w:hAnsi="Times New Roman" w:cs="Times New Roman"/>
          <w:sz w:val="24"/>
          <w:szCs w:val="24"/>
        </w:rPr>
        <w:t xml:space="preserve"> R v4.1.1</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(R Core Team 2021)</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using</w:t>
      </w:r>
      <w:r w:rsidR="00517E73">
        <w:rPr>
          <w:rFonts w:ascii="Times New Roman" w:hAnsi="Times New Roman" w:cs="Times New Roman"/>
          <w:sz w:val="24"/>
          <w:szCs w:val="24"/>
        </w:rPr>
        <w:t xml:space="preserve"> phytools</w:t>
      </w:r>
      <w:r w:rsidR="00B46078">
        <w:rPr>
          <w:rFonts w:ascii="Times New Roman" w:hAnsi="Times New Roman" w:cs="Times New Roman"/>
          <w:sz w:val="24"/>
          <w:szCs w:val="24"/>
        </w:rPr>
        <w:t xml:space="preserve"> v1.9-16</w:t>
      </w:r>
      <w:r w:rsidR="00517E73">
        <w:rPr>
          <w:rFonts w:ascii="Times New Roman" w:hAnsi="Times New Roman" w:cs="Times New Roman"/>
          <w:sz w:val="24"/>
          <w:szCs w:val="24"/>
        </w:rPr>
        <w:t xml:space="preserve"> </w:t>
      </w:r>
      <w:r w:rsidR="00517E73">
        <w:rPr>
          <w:rFonts w:ascii="Times New Roman" w:hAnsi="Times New Roman" w:cs="Times New Roman"/>
          <w:sz w:val="24"/>
          <w:szCs w:val="24"/>
        </w:rPr>
        <w:fldChar w:fldCharType="begin"/>
      </w:r>
      <w:r w:rsidR="00517E73">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sidR="00517E73">
        <w:rPr>
          <w:rFonts w:ascii="Times New Roman" w:hAnsi="Times New Roman" w:cs="Times New Roman"/>
          <w:sz w:val="24"/>
          <w:szCs w:val="24"/>
        </w:rPr>
        <w:fldChar w:fldCharType="separate"/>
      </w:r>
      <w:r w:rsidR="00517E73">
        <w:rPr>
          <w:rFonts w:ascii="Times New Roman" w:hAnsi="Times New Roman" w:cs="Times New Roman"/>
          <w:noProof/>
          <w:sz w:val="24"/>
          <w:szCs w:val="24"/>
        </w:rPr>
        <w:t>(Revell 2012)</w:t>
      </w:r>
      <w:r w:rsidR="00517E73">
        <w:rPr>
          <w:rFonts w:ascii="Times New Roman" w:hAnsi="Times New Roman" w:cs="Times New Roman"/>
          <w:sz w:val="24"/>
          <w:szCs w:val="24"/>
        </w:rPr>
        <w:fldChar w:fldCharType="end"/>
      </w:r>
      <w:r w:rsidR="00517E73">
        <w:rPr>
          <w:rFonts w:ascii="Times New Roman" w:hAnsi="Times New Roman" w:cs="Times New Roman"/>
          <w:sz w:val="24"/>
          <w:szCs w:val="24"/>
        </w:rPr>
        <w:t xml:space="preserve"> and</w:t>
      </w:r>
      <w:r w:rsidR="00B12D60" w:rsidRPr="00B12D60">
        <w:rPr>
          <w:rFonts w:ascii="Times New Roman" w:hAnsi="Times New Roman" w:cs="Times New Roman"/>
          <w:sz w:val="24"/>
          <w:szCs w:val="24"/>
        </w:rPr>
        <w:t xml:space="preserve"> the ggtree package v3.14</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(Yu et al. 2017; Yu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its imported functions from ape v5.0</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(Paradis and Schliep 2019)</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treeio v1.16.2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(Wang et al.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p>
    <w:p w14:paraId="48F86233" w14:textId="5306501E" w:rsidR="00B12D60" w:rsidRDefault="00B45C0B" w:rsidP="00356D6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00C03B76">
        <w:rPr>
          <w:rFonts w:ascii="Times New Roman" w:hAnsi="Times New Roman" w:cs="Times New Roman"/>
          <w:sz w:val="24"/>
          <w:szCs w:val="24"/>
        </w:rPr>
        <w:t xml:space="preserve">then </w:t>
      </w:r>
      <w:r>
        <w:rPr>
          <w:rFonts w:ascii="Times New Roman" w:hAnsi="Times New Roman" w:cs="Times New Roman"/>
          <w:sz w:val="24"/>
          <w:szCs w:val="24"/>
        </w:rPr>
        <w:t xml:space="preserve">used </w:t>
      </w:r>
      <w:r w:rsidR="00B46078">
        <w:rPr>
          <w:rFonts w:ascii="Times New Roman" w:hAnsi="Times New Roman" w:cs="Times New Roman"/>
          <w:sz w:val="24"/>
          <w:szCs w:val="24"/>
        </w:rPr>
        <w:t>two</w:t>
      </w:r>
      <w:r w:rsidR="00B46078"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methods </w:t>
      </w:r>
      <w:r w:rsidR="00C03B76">
        <w:rPr>
          <w:rFonts w:ascii="Times New Roman" w:hAnsi="Times New Roman" w:cs="Times New Roman"/>
          <w:sz w:val="24"/>
          <w:szCs w:val="24"/>
        </w:rPr>
        <w:t>to</w:t>
      </w:r>
      <w:r w:rsidR="00C03B76"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assess </w:t>
      </w:r>
      <w:r w:rsidR="00C03B76">
        <w:rPr>
          <w:rFonts w:ascii="Times New Roman" w:hAnsi="Times New Roman" w:cs="Times New Roman"/>
          <w:sz w:val="24"/>
          <w:szCs w:val="24"/>
        </w:rPr>
        <w:t xml:space="preserve">phylogenetic </w:t>
      </w:r>
      <w:r w:rsidR="00B12D60" w:rsidRPr="00B12D60">
        <w:rPr>
          <w:rFonts w:ascii="Times New Roman" w:hAnsi="Times New Roman" w:cs="Times New Roman"/>
          <w:sz w:val="24"/>
          <w:szCs w:val="24"/>
        </w:rPr>
        <w:t>discordance across the reconstructed species tree.</w:t>
      </w:r>
      <w:r w:rsidR="00376E24">
        <w:rPr>
          <w:rFonts w:ascii="Times New Roman" w:hAnsi="Times New Roman" w:cs="Times New Roman"/>
          <w:sz w:val="24"/>
          <w:szCs w:val="24"/>
        </w:rPr>
        <w:t xml:space="preserve"> </w:t>
      </w:r>
      <w:r>
        <w:rPr>
          <w:rFonts w:ascii="Times New Roman" w:hAnsi="Times New Roman" w:cs="Times New Roman"/>
          <w:sz w:val="24"/>
          <w:szCs w:val="24"/>
        </w:rPr>
        <w:t>First, w</w:t>
      </w:r>
      <w:r w:rsidR="00376E24">
        <w:rPr>
          <w:rFonts w:ascii="Times New Roman" w:hAnsi="Times New Roman" w:cs="Times New Roman"/>
          <w:sz w:val="24"/>
          <w:szCs w:val="24"/>
        </w:rPr>
        <w:t xml:space="preserve">e calculated </w:t>
      </w:r>
      <w:r w:rsidR="005B538D">
        <w:rPr>
          <w:rFonts w:ascii="Times New Roman" w:hAnsi="Times New Roman" w:cs="Times New Roman"/>
          <w:sz w:val="24"/>
          <w:szCs w:val="24"/>
        </w:rPr>
        <w:t>s</w:t>
      </w:r>
      <w:r w:rsidR="00376E24" w:rsidRPr="00B12D60">
        <w:rPr>
          <w:rFonts w:ascii="Times New Roman" w:hAnsi="Times New Roman" w:cs="Times New Roman"/>
          <w:sz w:val="24"/>
          <w:szCs w:val="24"/>
        </w:rPr>
        <w:t>ite and gene concordance factors (sCF and gCF)</w:t>
      </w:r>
      <w:r w:rsidR="00376E24">
        <w:rPr>
          <w:rFonts w:ascii="Times New Roman" w:hAnsi="Times New Roman" w:cs="Times New Roman"/>
          <w:sz w:val="24"/>
          <w:szCs w:val="24"/>
        </w:rPr>
        <w:t xml:space="preserve"> with </w:t>
      </w:r>
      <w:r w:rsidR="00376E24" w:rsidRPr="00B12D60">
        <w:rPr>
          <w:rFonts w:ascii="Times New Roman" w:hAnsi="Times New Roman" w:cs="Times New Roman"/>
          <w:sz w:val="24"/>
          <w:szCs w:val="24"/>
        </w:rPr>
        <w:t>IQ-TREE 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 Minh et al. 2020b)</w:t>
      </w:r>
      <w:r w:rsidR="001B0E99">
        <w:rPr>
          <w:rFonts w:ascii="Times New Roman" w:hAnsi="Times New Roman" w:cs="Times New Roman"/>
          <w:sz w:val="24"/>
          <w:szCs w:val="24"/>
        </w:rPr>
        <w:fldChar w:fldCharType="end"/>
      </w:r>
      <w:r w:rsidR="00376E24">
        <w:rPr>
          <w:rFonts w:ascii="Times New Roman" w:hAnsi="Times New Roman" w:cs="Times New Roman"/>
          <w:sz w:val="24"/>
          <w:szCs w:val="24"/>
        </w:rPr>
        <w:t xml:space="preserve"> to assess levels of phylogenetic discordance between the inferred UCE trees and the </w:t>
      </w:r>
      <w:r w:rsidR="003251C0">
        <w:rPr>
          <w:rFonts w:ascii="Times New Roman" w:hAnsi="Times New Roman" w:cs="Times New Roman"/>
          <w:sz w:val="24"/>
          <w:szCs w:val="24"/>
        </w:rPr>
        <w:t xml:space="preserve">concatenated </w:t>
      </w:r>
      <w:r w:rsidR="00376E24">
        <w:rPr>
          <w:rFonts w:ascii="Times New Roman" w:hAnsi="Times New Roman" w:cs="Times New Roman"/>
          <w:sz w:val="24"/>
          <w:szCs w:val="24"/>
        </w:rPr>
        <w:t>species</w:t>
      </w:r>
      <w:r w:rsidR="003251C0">
        <w:rPr>
          <w:rFonts w:ascii="Times New Roman" w:hAnsi="Times New Roman" w:cs="Times New Roman"/>
          <w:sz w:val="24"/>
          <w:szCs w:val="24"/>
        </w:rPr>
        <w:t xml:space="preserve"> tree</w:t>
      </w:r>
      <w:r w:rsidR="00376E24">
        <w:rPr>
          <w:rFonts w:ascii="Times New Roman" w:hAnsi="Times New Roman" w:cs="Times New Roman"/>
          <w:sz w:val="24"/>
          <w:szCs w:val="24"/>
        </w:rPr>
        <w:t>. gCF is calculated f</w:t>
      </w:r>
      <w:r w:rsidR="00376E24" w:rsidRPr="00B12D60">
        <w:rPr>
          <w:rFonts w:ascii="Times New Roman" w:hAnsi="Times New Roman" w:cs="Times New Roman"/>
          <w:sz w:val="24"/>
          <w:szCs w:val="24"/>
        </w:rPr>
        <w:t>or each branch in the species tree</w:t>
      </w:r>
      <w:r w:rsidR="00376E24">
        <w:rPr>
          <w:rFonts w:ascii="Times New Roman" w:hAnsi="Times New Roman" w:cs="Times New Roman"/>
          <w:sz w:val="24"/>
          <w:szCs w:val="24"/>
        </w:rPr>
        <w:t xml:space="preserve"> as</w:t>
      </w:r>
      <w:r w:rsidR="00B12D60" w:rsidRPr="00B12D60">
        <w:rPr>
          <w:rFonts w:ascii="Times New Roman" w:hAnsi="Times New Roman" w:cs="Times New Roman"/>
          <w:sz w:val="24"/>
          <w:szCs w:val="24"/>
        </w:rPr>
        <w:t xml:space="preserve"> the proportion of </w:t>
      </w:r>
      <w:r w:rsidR="00376E24">
        <w:rPr>
          <w:rFonts w:ascii="Times New Roman" w:hAnsi="Times New Roman" w:cs="Times New Roman"/>
          <w:sz w:val="24"/>
          <w:szCs w:val="24"/>
        </w:rPr>
        <w:t>UCE</w:t>
      </w:r>
      <w:r w:rsidR="00376E24"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trees in which that branch also appears</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F82A3D">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sidR="00F82A3D">
        <w:rPr>
          <w:rFonts w:ascii="Times New Roman" w:hAnsi="Times New Roman" w:cs="Times New Roman"/>
          <w:sz w:val="24"/>
          <w:szCs w:val="24"/>
        </w:rPr>
        <w:fldChar w:fldCharType="separate"/>
      </w:r>
      <w:r w:rsidR="00F82A3D">
        <w:rPr>
          <w:rFonts w:ascii="Times New Roman" w:hAnsi="Times New Roman" w:cs="Times New Roman"/>
          <w:noProof/>
          <w:sz w:val="24"/>
          <w:szCs w:val="24"/>
        </w:rPr>
        <w:t>(Baum 2007)</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sCF represents the proportion of</w:t>
      </w:r>
      <w:r w:rsidR="003F0F5D">
        <w:rPr>
          <w:rFonts w:ascii="Times New Roman" w:hAnsi="Times New Roman" w:cs="Times New Roman"/>
          <w:sz w:val="24"/>
          <w:szCs w:val="24"/>
        </w:rPr>
        <w:t xml:space="preserve"> alignment</w:t>
      </w:r>
      <w:r w:rsidR="00B12D60" w:rsidRPr="00B12D60">
        <w:rPr>
          <w:rFonts w:ascii="Times New Roman" w:hAnsi="Times New Roman" w:cs="Times New Roman"/>
          <w:sz w:val="24"/>
          <w:szCs w:val="24"/>
        </w:rPr>
        <w:t xml:space="preserve"> sites concordant with a given</w:t>
      </w:r>
      <w:r w:rsidR="003F0F5D">
        <w:rPr>
          <w:rFonts w:ascii="Times New Roman" w:hAnsi="Times New Roman" w:cs="Times New Roman"/>
          <w:sz w:val="24"/>
          <w:szCs w:val="24"/>
        </w:rPr>
        <w:t xml:space="preserve"> species tree</w:t>
      </w:r>
      <w:r w:rsidR="00B12D60" w:rsidRPr="00B12D60">
        <w:rPr>
          <w:rFonts w:ascii="Times New Roman" w:hAnsi="Times New Roman" w:cs="Times New Roman"/>
          <w:sz w:val="24"/>
          <w:szCs w:val="24"/>
        </w:rPr>
        <w:t xml:space="preserve"> branch in a </w:t>
      </w:r>
      <w:r w:rsidR="00231BBB" w:rsidRPr="00B12D60">
        <w:rPr>
          <w:rFonts w:ascii="Times New Roman" w:hAnsi="Times New Roman" w:cs="Times New Roman"/>
          <w:sz w:val="24"/>
          <w:szCs w:val="24"/>
        </w:rPr>
        <w:t>randomi</w:t>
      </w:r>
      <w:r w:rsidR="00231BBB">
        <w:rPr>
          <w:rFonts w:ascii="Times New Roman" w:hAnsi="Times New Roman" w:cs="Times New Roman"/>
          <w:sz w:val="24"/>
          <w:szCs w:val="24"/>
        </w:rPr>
        <w:t>z</w:t>
      </w:r>
      <w:r w:rsidR="00231BBB" w:rsidRPr="00B12D60">
        <w:rPr>
          <w:rFonts w:ascii="Times New Roman" w:hAnsi="Times New Roman" w:cs="Times New Roman"/>
          <w:sz w:val="24"/>
          <w:szCs w:val="24"/>
        </w:rPr>
        <w:t xml:space="preserve">ed </w:t>
      </w:r>
      <w:r w:rsidR="00B12D60" w:rsidRPr="00B12D60">
        <w:rPr>
          <w:rFonts w:ascii="Times New Roman" w:hAnsi="Times New Roman" w:cs="Times New Roman"/>
          <w:sz w:val="24"/>
          <w:szCs w:val="24"/>
        </w:rPr>
        <w:t>subset of quartets of taxa</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sidR="00F82A3D">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3F0F5D">
        <w:rPr>
          <w:rFonts w:ascii="Times New Roman" w:hAnsi="Times New Roman" w:cs="Times New Roman"/>
          <w:sz w:val="24"/>
          <w:szCs w:val="24"/>
        </w:rPr>
        <w:t xml:space="preserve">We visualized </w:t>
      </w:r>
      <w:r w:rsidR="00B12D60" w:rsidRPr="00B12D60">
        <w:rPr>
          <w:rFonts w:ascii="Times New Roman" w:hAnsi="Times New Roman" w:cs="Times New Roman"/>
          <w:sz w:val="24"/>
          <w:szCs w:val="24"/>
        </w:rPr>
        <w:t>gCF and sCF</w:t>
      </w:r>
      <w:r w:rsidR="007B17B5">
        <w:rPr>
          <w:rFonts w:ascii="Times New Roman" w:hAnsi="Times New Roman" w:cs="Times New Roman"/>
          <w:sz w:val="24"/>
          <w:szCs w:val="24"/>
        </w:rPr>
        <w:t xml:space="preserve"> </w:t>
      </w:r>
      <w:r w:rsidR="007B17B5">
        <w:rPr>
          <w:rFonts w:ascii="Times New Roman" w:hAnsi="Times New Roman" w:cs="Times New Roman"/>
          <w:sz w:val="24"/>
          <w:szCs w:val="24"/>
        </w:rPr>
        <w:fldChar w:fldCharType="begin"/>
      </w:r>
      <w:r w:rsidR="007B17B5">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7B17B5">
        <w:rPr>
          <w:rFonts w:ascii="Times New Roman" w:hAnsi="Times New Roman" w:cs="Times New Roman"/>
          <w:sz w:val="24"/>
          <w:szCs w:val="24"/>
        </w:rPr>
        <w:fldChar w:fldCharType="separate"/>
      </w:r>
      <w:r w:rsidR="007B17B5">
        <w:rPr>
          <w:rFonts w:ascii="Times New Roman" w:hAnsi="Times New Roman" w:cs="Times New Roman"/>
          <w:noProof/>
          <w:sz w:val="24"/>
          <w:szCs w:val="24"/>
        </w:rPr>
        <w:t>(Lanfear 2018)</w:t>
      </w:r>
      <w:r w:rsidR="007B17B5">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for each branch</w:t>
      </w:r>
      <w:r w:rsidR="003F0F5D">
        <w:rPr>
          <w:rFonts w:ascii="Times New Roman" w:hAnsi="Times New Roman" w:cs="Times New Roman"/>
          <w:sz w:val="24"/>
          <w:szCs w:val="24"/>
        </w:rPr>
        <w:t xml:space="preserve"> in each species tree </w:t>
      </w:r>
      <w:r w:rsidR="00B12D60" w:rsidRPr="00B12D60">
        <w:rPr>
          <w:rFonts w:ascii="Times New Roman" w:hAnsi="Times New Roman" w:cs="Times New Roman"/>
          <w:sz w:val="24"/>
          <w:szCs w:val="24"/>
        </w:rPr>
        <w:t>using methods in R v4.</w:t>
      </w:r>
      <w:r w:rsidR="007B17B5">
        <w:rPr>
          <w:rFonts w:ascii="Times New Roman" w:hAnsi="Times New Roman" w:cs="Times New Roman"/>
          <w:sz w:val="24"/>
          <w:szCs w:val="24"/>
        </w:rPr>
        <w:t>3</w:t>
      </w:r>
      <w:r w:rsidR="00B12D60" w:rsidRPr="00B12D60">
        <w:rPr>
          <w:rFonts w:ascii="Times New Roman" w:hAnsi="Times New Roman" w:cs="Times New Roman"/>
          <w:sz w:val="24"/>
          <w:szCs w:val="24"/>
        </w:rPr>
        <w:t>.</w:t>
      </w:r>
      <w:r w:rsidR="007B17B5">
        <w:rPr>
          <w:rFonts w:ascii="Times New Roman" w:hAnsi="Times New Roman" w:cs="Times New Roman"/>
          <w:sz w:val="24"/>
          <w:szCs w:val="24"/>
        </w:rPr>
        <w:t xml:space="preserve">0 </w:t>
      </w:r>
      <w:r w:rsidR="00F82A3D">
        <w:rPr>
          <w:rFonts w:ascii="Times New Roman" w:hAnsi="Times New Roman" w:cs="Times New Roman"/>
          <w:sz w:val="24"/>
          <w:szCs w:val="24"/>
        </w:rPr>
        <w:fldChar w:fldCharType="begin"/>
      </w:r>
      <w:r w:rsidR="004A48A2">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F82A3D">
        <w:rPr>
          <w:rFonts w:ascii="Times New Roman" w:hAnsi="Times New Roman" w:cs="Times New Roman"/>
          <w:sz w:val="24"/>
          <w:szCs w:val="24"/>
        </w:rPr>
        <w:fldChar w:fldCharType="separate"/>
      </w:r>
      <w:r w:rsidR="004A48A2">
        <w:rPr>
          <w:rFonts w:ascii="Times New Roman" w:hAnsi="Times New Roman" w:cs="Times New Roman"/>
          <w:noProof/>
          <w:sz w:val="24"/>
          <w:szCs w:val="24"/>
        </w:rPr>
        <w:t>(Lanfear 2018; R Core Team 2021)</w:t>
      </w:r>
      <w:r w:rsidR="00F82A3D">
        <w:rPr>
          <w:rFonts w:ascii="Times New Roman" w:hAnsi="Times New Roman" w:cs="Times New Roman"/>
          <w:sz w:val="24"/>
          <w:szCs w:val="24"/>
        </w:rPr>
        <w:fldChar w:fldCharType="end"/>
      </w:r>
      <w:r w:rsidR="004A6B20">
        <w:rPr>
          <w:rFonts w:ascii="Times New Roman" w:hAnsi="Times New Roman" w:cs="Times New Roman"/>
          <w:sz w:val="24"/>
          <w:szCs w:val="24"/>
        </w:rPr>
        <w:t>.</w:t>
      </w:r>
      <w:r w:rsidR="00B12D60" w:rsidRPr="00B12D60">
        <w:rPr>
          <w:rFonts w:ascii="Times New Roman" w:hAnsi="Times New Roman" w:cs="Times New Roman"/>
          <w:sz w:val="24"/>
          <w:szCs w:val="24"/>
        </w:rPr>
        <w:t xml:space="preserve"> </w:t>
      </w:r>
      <w:r w:rsidR="0010719C">
        <w:rPr>
          <w:rFonts w:ascii="Times New Roman" w:hAnsi="Times New Roman" w:cs="Times New Roman"/>
          <w:sz w:val="24"/>
          <w:szCs w:val="24"/>
        </w:rPr>
        <w:t xml:space="preserve">Next, we </w:t>
      </w:r>
      <w:r w:rsidR="003F0F5D">
        <w:rPr>
          <w:rFonts w:ascii="Times New Roman" w:hAnsi="Times New Roman" w:cs="Times New Roman"/>
          <w:sz w:val="24"/>
          <w:szCs w:val="24"/>
        </w:rPr>
        <w:t>used</w:t>
      </w:r>
      <w:r w:rsidR="00B12D60" w:rsidRPr="00B12D60">
        <w:rPr>
          <w:rFonts w:ascii="Times New Roman" w:hAnsi="Times New Roman" w:cs="Times New Roman"/>
          <w:sz w:val="24"/>
          <w:szCs w:val="24"/>
        </w:rPr>
        <w:t xml:space="preserve"> Phy</w:t>
      </w:r>
      <w:r w:rsidR="00540B8D">
        <w:rPr>
          <w:rFonts w:ascii="Times New Roman" w:hAnsi="Times New Roman" w:cs="Times New Roman"/>
          <w:sz w:val="24"/>
          <w:szCs w:val="24"/>
        </w:rPr>
        <w:t>P</w:t>
      </w:r>
      <w:r w:rsidR="00B12D60" w:rsidRPr="00B12D60">
        <w:rPr>
          <w:rFonts w:ascii="Times New Roman" w:hAnsi="Times New Roman" w:cs="Times New Roman"/>
          <w:sz w:val="24"/>
          <w:szCs w:val="24"/>
        </w:rPr>
        <w:t>arts</w:t>
      </w:r>
      <w:r w:rsidR="004A6B20">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540B8D">
        <w:rPr>
          <w:rFonts w:ascii="Times New Roman" w:hAnsi="Times New Roman" w:cs="Times New Roman"/>
          <w:sz w:val="24"/>
          <w:szCs w:val="24"/>
        </w:rPr>
      </w:r>
      <w:r w:rsidR="00540B8D">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2015b)</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topological conflict between the </w:t>
      </w:r>
      <w:r w:rsidR="003F0F5D">
        <w:rPr>
          <w:rFonts w:ascii="Times New Roman" w:hAnsi="Times New Roman" w:cs="Times New Roman"/>
          <w:sz w:val="24"/>
          <w:szCs w:val="24"/>
        </w:rPr>
        <w:t>UCE</w:t>
      </w:r>
      <w:r w:rsidR="003F0F5D"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3F0F5D">
        <w:rPr>
          <w:rFonts w:ascii="Times New Roman" w:hAnsi="Times New Roman" w:cs="Times New Roman"/>
          <w:sz w:val="24"/>
          <w:szCs w:val="24"/>
        </w:rPr>
        <w:t xml:space="preserve">and </w:t>
      </w:r>
      <w:r w:rsidR="00B12D60" w:rsidRPr="00B12D60">
        <w:rPr>
          <w:rFonts w:ascii="Times New Roman" w:hAnsi="Times New Roman" w:cs="Times New Roman"/>
          <w:sz w:val="24"/>
          <w:szCs w:val="24"/>
        </w:rPr>
        <w:t>the species tree from ASTRAL-III.</w:t>
      </w:r>
      <w:r w:rsidR="003F0F5D">
        <w:rPr>
          <w:rFonts w:ascii="Times New Roman" w:hAnsi="Times New Roman" w:cs="Times New Roman"/>
          <w:sz w:val="24"/>
          <w:szCs w:val="24"/>
        </w:rPr>
        <w:t xml:space="preserve"> For this analysis, we rooted all trees</w:t>
      </w:r>
      <w:r w:rsidR="00B12D60" w:rsidRPr="00B12D60">
        <w:rPr>
          <w:rFonts w:ascii="Times New Roman" w:hAnsi="Times New Roman" w:cs="Times New Roman"/>
          <w:sz w:val="24"/>
          <w:szCs w:val="24"/>
        </w:rPr>
        <w:t xml:space="preserve"> with </w:t>
      </w:r>
      <w:r w:rsidR="00B12D60" w:rsidRPr="005B28B3">
        <w:rPr>
          <w:rFonts w:ascii="Times New Roman" w:hAnsi="Times New Roman" w:cs="Times New Roman"/>
          <w:i/>
          <w:iCs/>
          <w:sz w:val="24"/>
          <w:szCs w:val="24"/>
        </w:rPr>
        <w:t>Phodopus sungorus</w:t>
      </w:r>
      <w:r w:rsidR="00B12D60" w:rsidRPr="00B12D60">
        <w:rPr>
          <w:rFonts w:ascii="Times New Roman" w:hAnsi="Times New Roman" w:cs="Times New Roman"/>
          <w:sz w:val="24"/>
          <w:szCs w:val="24"/>
        </w:rPr>
        <w:t xml:space="preserve"> as the outgroup using the nw_reroot function in </w:t>
      </w:r>
      <w:r w:rsidR="00231BBB">
        <w:rPr>
          <w:rFonts w:ascii="Times New Roman" w:hAnsi="Times New Roman" w:cs="Times New Roman"/>
          <w:sz w:val="24"/>
          <w:szCs w:val="24"/>
        </w:rPr>
        <w:t>t</w:t>
      </w:r>
      <w:r w:rsidR="00231BBB" w:rsidRPr="00B12D60">
        <w:rPr>
          <w:rFonts w:ascii="Times New Roman" w:hAnsi="Times New Roman" w:cs="Times New Roman"/>
          <w:sz w:val="24"/>
          <w:szCs w:val="24"/>
        </w:rPr>
        <w:t xml:space="preserve">he </w:t>
      </w:r>
      <w:r w:rsidR="00B12D60" w:rsidRPr="00B12D60">
        <w:rPr>
          <w:rFonts w:ascii="Times New Roman" w:hAnsi="Times New Roman" w:cs="Times New Roman"/>
          <w:sz w:val="24"/>
          <w:szCs w:val="24"/>
        </w:rPr>
        <w:t>Newick Utilities</w:t>
      </w:r>
      <w:r w:rsidR="00540B8D">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r>
      <w:r w:rsidR="00540B8D">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540B8D">
        <w:rPr>
          <w:rFonts w:ascii="Times New Roman" w:hAnsi="Times New Roman" w:cs="Times New Roman"/>
          <w:sz w:val="24"/>
          <w:szCs w:val="24"/>
        </w:rPr>
        <w:fldChar w:fldCharType="separate"/>
      </w:r>
      <w:r w:rsidR="00540B8D">
        <w:rPr>
          <w:rFonts w:ascii="Times New Roman" w:hAnsi="Times New Roman" w:cs="Times New Roman"/>
          <w:noProof/>
          <w:sz w:val="24"/>
          <w:szCs w:val="24"/>
        </w:rPr>
        <w:t>(Junier and Zdobnov 2010)</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231BBB">
        <w:rPr>
          <w:rFonts w:ascii="Times New Roman" w:hAnsi="Times New Roman" w:cs="Times New Roman"/>
          <w:sz w:val="24"/>
          <w:szCs w:val="24"/>
        </w:rPr>
        <w:t>package</w:t>
      </w:r>
      <w:r w:rsidR="003F0F5D">
        <w:rPr>
          <w:rFonts w:ascii="Times New Roman" w:hAnsi="Times New Roman" w:cs="Times New Roman"/>
          <w:sz w:val="24"/>
          <w:szCs w:val="24"/>
        </w:rPr>
        <w:t xml:space="preserve"> and excluded 204 UCE trees that did not contain the outgroup</w:t>
      </w:r>
      <w:r w:rsidR="00B12D60" w:rsidRPr="00B12D60">
        <w:rPr>
          <w:rFonts w:ascii="Times New Roman" w:hAnsi="Times New Roman" w:cs="Times New Roman"/>
          <w:sz w:val="24"/>
          <w:szCs w:val="24"/>
        </w:rPr>
        <w:t xml:space="preserve">. </w:t>
      </w:r>
    </w:p>
    <w:p w14:paraId="25D64B2D" w14:textId="77777777" w:rsidR="005D3A4E" w:rsidRDefault="005D3A4E" w:rsidP="005D3A4E">
      <w:pPr>
        <w:spacing w:after="0"/>
        <w:jc w:val="both"/>
        <w:rPr>
          <w:rFonts w:ascii="Times New Roman" w:hAnsi="Times New Roman" w:cs="Times New Roman"/>
          <w:sz w:val="24"/>
          <w:szCs w:val="24"/>
        </w:rPr>
      </w:pPr>
    </w:p>
    <w:p w14:paraId="0D768518" w14:textId="5F19F028" w:rsidR="00B12D60" w:rsidRDefault="00B12D60" w:rsidP="00F413E3">
      <w:pPr>
        <w:pStyle w:val="Heading2"/>
      </w:pPr>
      <w:r>
        <w:t>Divergence time estimation</w:t>
      </w:r>
    </w:p>
    <w:p w14:paraId="02053FFE" w14:textId="035C0287" w:rsidR="00B12D60" w:rsidRDefault="003F0F5D" w:rsidP="00F413E3">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A50454">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w:t>
      </w:r>
      <w:r w:rsidR="00C159A9">
        <w:rPr>
          <w:rFonts w:ascii="Times New Roman" w:hAnsi="Times New Roman" w:cs="Times New Roman"/>
          <w:sz w:val="24"/>
          <w:szCs w:val="24"/>
        </w:rPr>
        <w:t xml:space="preserve">absolute </w:t>
      </w:r>
      <w:r>
        <w:rPr>
          <w:rFonts w:ascii="Times New Roman" w:hAnsi="Times New Roman" w:cs="Times New Roman"/>
          <w:sz w:val="24"/>
          <w:szCs w:val="24"/>
        </w:rPr>
        <w:t>time</w:t>
      </w:r>
      <w:r w:rsidR="00B45C0B">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 </w:instrText>
      </w:r>
      <w:r w:rsidR="00B45C0B">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EN.CITE.DATA </w:instrText>
      </w:r>
      <w:r w:rsidR="00B45C0B">
        <w:rPr>
          <w:rFonts w:ascii="Times New Roman" w:hAnsi="Times New Roman" w:cs="Times New Roman"/>
          <w:sz w:val="24"/>
          <w:szCs w:val="24"/>
        </w:rPr>
      </w:r>
      <w:r w:rsidR="00B45C0B">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B45C0B">
        <w:rPr>
          <w:rFonts w:ascii="Times New Roman" w:hAnsi="Times New Roman" w:cs="Times New Roman"/>
          <w:noProof/>
          <w:sz w:val="24"/>
          <w:szCs w:val="24"/>
        </w:rPr>
        <w:t>(To et al. 2016)</w:t>
      </w:r>
      <w:r w:rsidR="00A50454">
        <w:rPr>
          <w:rFonts w:ascii="Times New Roman" w:hAnsi="Times New Roman" w:cs="Times New Roman"/>
          <w:sz w:val="24"/>
          <w:szCs w:val="24"/>
        </w:rPr>
        <w:fldChar w:fldCharType="end"/>
      </w:r>
      <w:r w:rsidR="00A50454">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r w:rsidR="00B12D60" w:rsidRPr="00B12D60">
        <w:rPr>
          <w:rFonts w:ascii="Times New Roman" w:hAnsi="Times New Roman" w:cs="Times New Roman"/>
          <w:sz w:val="24"/>
          <w:szCs w:val="24"/>
        </w:rPr>
        <w:t>SortaDate</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2018)</w:t>
      </w:r>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a set of 1</w:t>
      </w:r>
      <w:r w:rsidR="007B17B5">
        <w:rPr>
          <w:rFonts w:ascii="Times New Roman" w:hAnsi="Times New Roman" w:cs="Times New Roman"/>
          <w:sz w:val="24"/>
          <w:szCs w:val="24"/>
        </w:rPr>
        <w:t>0</w:t>
      </w:r>
      <w:r w:rsidR="00B12D60" w:rsidRPr="00B12D60">
        <w:rPr>
          <w:rFonts w:ascii="Times New Roman" w:hAnsi="Times New Roman" w:cs="Times New Roman"/>
          <w:sz w:val="24"/>
          <w:szCs w:val="24"/>
        </w:rPr>
        <w:t xml:space="preserve">0 UCE loci that </w:t>
      </w:r>
      <w:r w:rsidR="00975209">
        <w:rPr>
          <w:rFonts w:ascii="Times New Roman" w:hAnsi="Times New Roman" w:cs="Times New Roman"/>
          <w:sz w:val="24"/>
          <w:szCs w:val="24"/>
        </w:rPr>
        <w:t>exhibit highly</w:t>
      </w:r>
      <w:r w:rsidR="00B12D60" w:rsidRPr="00B12D60">
        <w:rPr>
          <w:rFonts w:ascii="Times New Roman" w:hAnsi="Times New Roman" w:cs="Times New Roman"/>
          <w:sz w:val="24"/>
          <w:szCs w:val="24"/>
        </w:rPr>
        <w:t xml:space="preserve"> clocklike behavior and </w:t>
      </w:r>
      <w:r w:rsidR="00C159A9">
        <w:rPr>
          <w:rFonts w:ascii="Times New Roman" w:hAnsi="Times New Roman" w:cs="Times New Roman"/>
          <w:sz w:val="24"/>
          <w:szCs w:val="24"/>
        </w:rPr>
        <w:t>minimized</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topological conflict with the </w:t>
      </w:r>
      <w:r>
        <w:rPr>
          <w:rFonts w:ascii="Times New Roman" w:hAnsi="Times New Roman" w:cs="Times New Roman"/>
          <w:sz w:val="24"/>
          <w:szCs w:val="24"/>
        </w:rPr>
        <w:t>concatenated</w:t>
      </w:r>
      <w:r w:rsidR="00B12D60" w:rsidRPr="00B12D60">
        <w:rPr>
          <w:rFonts w:ascii="Times New Roman" w:hAnsi="Times New Roman" w:cs="Times New Roman"/>
          <w:sz w:val="24"/>
          <w:szCs w:val="24"/>
        </w:rPr>
        <w:t xml:space="preserve"> species tree</w:t>
      </w:r>
      <w:r w:rsidR="00975209">
        <w:rPr>
          <w:rFonts w:ascii="Times New Roman" w:hAnsi="Times New Roman" w:cs="Times New Roman"/>
          <w:sz w:val="24"/>
          <w:szCs w:val="24"/>
        </w:rPr>
        <w:t xml:space="preserve">. </w:t>
      </w:r>
      <w:r w:rsidR="00C159A9">
        <w:rPr>
          <w:rFonts w:ascii="Times New Roman" w:hAnsi="Times New Roman" w:cs="Times New Roman"/>
          <w:sz w:val="24"/>
          <w:szCs w:val="24"/>
        </w:rPr>
        <w:t>We applied node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age calibrations</w:t>
      </w:r>
      <w:r w:rsidR="00D87733">
        <w:rPr>
          <w:rFonts w:ascii="Times New Roman" w:hAnsi="Times New Roman" w:cs="Times New Roman"/>
          <w:sz w:val="24"/>
          <w:szCs w:val="24"/>
        </w:rPr>
        <w:t xml:space="preserve"> (Table 2)</w:t>
      </w:r>
      <w:r w:rsidR="00B12D60" w:rsidRPr="00B12D60">
        <w:rPr>
          <w:rFonts w:ascii="Times New Roman" w:hAnsi="Times New Roman" w:cs="Times New Roman"/>
          <w:sz w:val="24"/>
          <w:szCs w:val="24"/>
        </w:rPr>
        <w:t xml:space="preserve"> from Schenk et al.</w:t>
      </w:r>
      <w:r w:rsidR="00A40119">
        <w:rPr>
          <w:rFonts w:ascii="Times New Roman" w:hAnsi="Times New Roman" w:cs="Times New Roman"/>
          <w:sz w:val="24"/>
          <w:szCs w:val="24"/>
        </w:rPr>
        <w:t xml:space="preserve"> </w: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t>(2013)</w: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Steppan and Schenk</w:t>
      </w:r>
      <w:r w:rsidR="00A40119">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t>(2017)</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which in turn </w:t>
      </w:r>
      <w:r w:rsidR="00C159A9">
        <w:rPr>
          <w:rFonts w:ascii="Times New Roman" w:hAnsi="Times New Roman" w:cs="Times New Roman"/>
          <w:sz w:val="24"/>
          <w:szCs w:val="24"/>
        </w:rPr>
        <w:t>were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sourced from fossil calibrations described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As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is paraphyletic, the maximum age is taken from the earliest crown group fossil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t xml:space="preserve">. In contrast, </w:t>
      </w:r>
      <w:r w:rsidR="00B12D60" w:rsidRPr="00B12D60">
        <w:rPr>
          <w:rFonts w:ascii="Times New Roman" w:hAnsi="Times New Roman" w:cs="Times New Roman"/>
          <w:sz w:val="24"/>
          <w:szCs w:val="24"/>
        </w:rPr>
        <w:t xml:space="preserve">the estimated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node age from Schenk et al</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t>(2013)</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one calibration node (here</w:t>
      </w:r>
      <w:r w:rsidR="0068523A">
        <w:rPr>
          <w:rFonts w:ascii="Times New Roman" w:hAnsi="Times New Roman" w:cs="Times New Roman"/>
          <w:sz w:val="24"/>
          <w:szCs w:val="24"/>
        </w:rPr>
        <w:t>,</w:t>
      </w:r>
      <w:r w:rsidR="00B12D60" w:rsidRPr="00B12D60">
        <w:rPr>
          <w:rFonts w:ascii="Times New Roman" w:hAnsi="Times New Roman" w:cs="Times New Roman"/>
          <w:sz w:val="24"/>
          <w:szCs w:val="24"/>
        </w:rPr>
        <w:t xml:space="preserve"> the</w:t>
      </w:r>
      <w:r w:rsidR="00231BBB">
        <w:rPr>
          <w:rFonts w:ascii="Times New Roman" w:hAnsi="Times New Roman" w:cs="Times New Roman"/>
          <w:sz w:val="24"/>
          <w:szCs w:val="24"/>
        </w:rPr>
        <w:t xml:space="preserve"> branch leading to</w:t>
      </w:r>
      <w:r w:rsidR="00B12D60" w:rsidRPr="00B12D60">
        <w:rPr>
          <w:rFonts w:ascii="Times New Roman" w:hAnsi="Times New Roman" w:cs="Times New Roman"/>
          <w:sz w:val="24"/>
          <w:szCs w:val="24"/>
        </w:rPr>
        <w:t xml:space="preserve"> </w:t>
      </w:r>
      <w:r w:rsidR="00B12D60" w:rsidRPr="00B12D60">
        <w:rPr>
          <w:rFonts w:ascii="Times New Roman" w:hAnsi="Times New Roman" w:cs="Times New Roman"/>
          <w:iCs/>
          <w:sz w:val="24"/>
          <w:szCs w:val="24"/>
        </w:rPr>
        <w:t>Murinae</w:t>
      </w:r>
      <w:r w:rsidR="00B12D60" w:rsidRPr="00B12D60">
        <w:rPr>
          <w:rFonts w:ascii="Times New Roman" w:hAnsi="Times New Roman" w:cs="Times New Roman"/>
          <w:sz w:val="24"/>
          <w:szCs w:val="24"/>
        </w:rPr>
        <w:t>) and estimat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r w:rsidR="005B538D" w:rsidRPr="00B12D60">
        <w:rPr>
          <w:rFonts w:ascii="Times New Roman" w:hAnsi="Times New Roman" w:cs="Times New Roman"/>
          <w:sz w:val="24"/>
          <w:szCs w:val="24"/>
        </w:rPr>
        <w:t>.</w:t>
      </w:r>
    </w:p>
    <w:p w14:paraId="039C55C2" w14:textId="77777777" w:rsidR="00B12D60" w:rsidRPr="00B12D60" w:rsidRDefault="00B12D60" w:rsidP="00F413E3">
      <w:pPr>
        <w:spacing w:after="0"/>
        <w:jc w:val="both"/>
        <w:rPr>
          <w:rFonts w:ascii="Times New Roman" w:hAnsi="Times New Roman" w:cs="Times New Roman"/>
          <w:sz w:val="24"/>
          <w:szCs w:val="24"/>
        </w:rPr>
      </w:pPr>
    </w:p>
    <w:p w14:paraId="65241289" w14:textId="5B8250C6" w:rsidR="00FD0B8D" w:rsidRPr="00031896" w:rsidRDefault="001D75E5" w:rsidP="00F413E3">
      <w:pPr>
        <w:pStyle w:val="Heading2"/>
      </w:pPr>
      <w:r>
        <w:t>Genome w</w:t>
      </w:r>
      <w:r w:rsidR="00FD0B8D" w:rsidRPr="00031896">
        <w:t xml:space="preserve">indow-based </w:t>
      </w:r>
      <w:r>
        <w:t xml:space="preserve">phylogenetic </w:t>
      </w:r>
      <w:r w:rsidR="00FD0B8D" w:rsidRPr="00031896">
        <w:t>analysis</w:t>
      </w:r>
      <w:r w:rsidR="004207A5">
        <w:t xml:space="preserve"> </w:t>
      </w:r>
    </w:p>
    <w:p w14:paraId="4F55632A" w14:textId="2FFF62A8" w:rsidR="00197A2B" w:rsidRDefault="00D14B44"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To assess the distribution of phylogenetic discordance across the rodent genome, we limited </w:t>
      </w:r>
      <w:r w:rsidR="00975209">
        <w:rPr>
          <w:rFonts w:ascii="Times New Roman" w:hAnsi="Times New Roman" w:cs="Times New Roman"/>
          <w:sz w:val="24"/>
          <w:szCs w:val="24"/>
        </w:rPr>
        <w:t>subsequent analyses to six of the</w:t>
      </w:r>
      <w:r w:rsidR="00197A2B" w:rsidRPr="00031896">
        <w:rPr>
          <w:rFonts w:ascii="Times New Roman" w:hAnsi="Times New Roman" w:cs="Times New Roman"/>
          <w:sz w:val="24"/>
          <w:szCs w:val="24"/>
        </w:rPr>
        <w:t xml:space="preserve"> newly sequenced genomes (</w:t>
      </w:r>
      <w:r w:rsidR="007617E0" w:rsidRPr="00E358E6">
        <w:rPr>
          <w:rFonts w:ascii="Times New Roman" w:hAnsi="Times New Roman" w:cs="Times New Roman"/>
          <w:i/>
          <w:iCs/>
          <w:sz w:val="24"/>
          <w:szCs w:val="24"/>
        </w:rPr>
        <w:t>Mastomys natalensis</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Hylomyscus alleni</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Praomys delectorum</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Rhabdomys dilectus</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Grammom</w:t>
      </w:r>
      <w:r w:rsidR="00351AE6">
        <w:rPr>
          <w:rFonts w:ascii="Times New Roman" w:hAnsi="Times New Roman" w:cs="Times New Roman"/>
          <w:i/>
          <w:iCs/>
          <w:sz w:val="24"/>
          <w:szCs w:val="24"/>
        </w:rPr>
        <w:t>y</w:t>
      </w:r>
      <w:r w:rsidR="007617E0" w:rsidRPr="00E358E6">
        <w:rPr>
          <w:rFonts w:ascii="Times New Roman" w:hAnsi="Times New Roman" w:cs="Times New Roman"/>
          <w:i/>
          <w:iCs/>
          <w:sz w:val="24"/>
          <w:szCs w:val="24"/>
        </w:rPr>
        <w:t>s dolichurus</w:t>
      </w:r>
      <w:r w:rsidR="007617E0" w:rsidRPr="00E358E6">
        <w:rPr>
          <w:rFonts w:ascii="Times New Roman" w:hAnsi="Times New Roman" w:cs="Times New Roman"/>
          <w:sz w:val="24"/>
          <w:szCs w:val="24"/>
        </w:rPr>
        <w:t xml:space="preserve">, and </w:t>
      </w:r>
      <w:r w:rsidR="007617E0" w:rsidRPr="00E358E6">
        <w:rPr>
          <w:rFonts w:ascii="Times New Roman" w:hAnsi="Times New Roman" w:cs="Times New Roman"/>
          <w:i/>
          <w:iCs/>
          <w:sz w:val="24"/>
          <w:szCs w:val="24"/>
        </w:rPr>
        <w:t>Rhynchomys soricoides</w:t>
      </w:r>
      <w:r w:rsidR="00197A2B" w:rsidRPr="00031896">
        <w:rPr>
          <w:rFonts w:ascii="Times New Roman" w:hAnsi="Times New Roman" w:cs="Times New Roman"/>
          <w:sz w:val="24"/>
          <w:szCs w:val="24"/>
        </w:rPr>
        <w:t>)</w:t>
      </w:r>
      <w:r w:rsidR="00975209">
        <w:rPr>
          <w:rFonts w:ascii="Times New Roman" w:hAnsi="Times New Roman" w:cs="Times New Roman"/>
          <w:sz w:val="24"/>
          <w:szCs w:val="24"/>
        </w:rPr>
        <w:t>.</w:t>
      </w:r>
      <w:r w:rsidR="00D26EAA">
        <w:rPr>
          <w:rFonts w:ascii="Times New Roman" w:hAnsi="Times New Roman" w:cs="Times New Roman"/>
          <w:sz w:val="24"/>
          <w:szCs w:val="24"/>
        </w:rPr>
        <w:t xml:space="preserve"> </w:t>
      </w:r>
      <w:r w:rsidR="00D26EAA">
        <w:rPr>
          <w:rFonts w:ascii="Times New Roman" w:hAnsi="Times New Roman" w:cs="Times New Roman"/>
          <w:i/>
          <w:iCs/>
          <w:sz w:val="24"/>
          <w:szCs w:val="24"/>
        </w:rPr>
        <w:t xml:space="preserve">Otomys typus </w:t>
      </w:r>
      <w:r w:rsidR="00D26EAA">
        <w:rPr>
          <w:rFonts w:ascii="Times New Roman" w:hAnsi="Times New Roman" w:cs="Times New Roman"/>
          <w:sz w:val="24"/>
          <w:szCs w:val="24"/>
        </w:rPr>
        <w:t>was excluded from these analyses due to the</w:t>
      </w:r>
      <w:r w:rsidR="00C008C5">
        <w:rPr>
          <w:rFonts w:ascii="Times New Roman" w:hAnsi="Times New Roman" w:cs="Times New Roman"/>
          <w:sz w:val="24"/>
          <w:szCs w:val="24"/>
        </w:rPr>
        <w:t xml:space="preserve"> </w:t>
      </w:r>
      <w:r w:rsidR="00DE0F26">
        <w:rPr>
          <w:rFonts w:ascii="Times New Roman" w:hAnsi="Times New Roman" w:cs="Times New Roman"/>
          <w:sz w:val="24"/>
          <w:szCs w:val="24"/>
        </w:rPr>
        <w:t xml:space="preserve">inadequacy of the </w:t>
      </w:r>
      <w:r w:rsidR="00C008C5">
        <w:rPr>
          <w:rFonts w:ascii="Times New Roman" w:hAnsi="Times New Roman" w:cs="Times New Roman"/>
          <w:sz w:val="24"/>
          <w:szCs w:val="24"/>
        </w:rPr>
        <w:t>library</w:t>
      </w:r>
      <w:r w:rsidR="00D26EAA">
        <w:rPr>
          <w:rFonts w:ascii="Times New Roman" w:hAnsi="Times New Roman" w:cs="Times New Roman"/>
          <w:sz w:val="24"/>
          <w:szCs w:val="24"/>
        </w:rPr>
        <w:t xml:space="preserve"> outlined above.</w:t>
      </w:r>
      <w:r w:rsidR="00975209">
        <w:rPr>
          <w:rFonts w:ascii="Times New Roman" w:hAnsi="Times New Roman" w:cs="Times New Roman"/>
          <w:sz w:val="24"/>
          <w:szCs w:val="24"/>
        </w:rPr>
        <w:t xml:space="preserve"> For these genomes</w:t>
      </w:r>
      <w:r w:rsidR="00086687">
        <w:rPr>
          <w:rFonts w:ascii="Times New Roman" w:hAnsi="Times New Roman" w:cs="Times New Roman"/>
          <w:sz w:val="24"/>
          <w:szCs w:val="24"/>
        </w:rPr>
        <w:t>,</w:t>
      </w:r>
      <w:r w:rsidR="00197A2B" w:rsidRPr="00031896">
        <w:rPr>
          <w:rFonts w:ascii="Times New Roman" w:hAnsi="Times New Roman" w:cs="Times New Roman"/>
          <w:sz w:val="24"/>
          <w:szCs w:val="24"/>
        </w:rPr>
        <w:t xml:space="preserve"> </w:t>
      </w:r>
      <w:r w:rsidR="002A1D02" w:rsidRPr="00031896">
        <w:rPr>
          <w:rFonts w:ascii="Times New Roman" w:hAnsi="Times New Roman" w:cs="Times New Roman"/>
          <w:sz w:val="24"/>
          <w:szCs w:val="24"/>
        </w:rPr>
        <w:t>we generated</w:t>
      </w:r>
      <w:r w:rsidR="00D014B3">
        <w:rPr>
          <w:rFonts w:ascii="Times New Roman" w:hAnsi="Times New Roman" w:cs="Times New Roman"/>
          <w:sz w:val="24"/>
          <w:szCs w:val="24"/>
        </w:rPr>
        <w:t xml:space="preserve"> pseudo-assemblies using pseudo-it and the mm10 reference genome to retain collinearity between genomes while minimizing reference bias.</w:t>
      </w:r>
      <w:r w:rsidR="002A1D02" w:rsidRPr="00031896">
        <w:rPr>
          <w:rFonts w:ascii="Times New Roman" w:hAnsi="Times New Roman" w:cs="Times New Roman"/>
          <w:sz w:val="24"/>
          <w:szCs w:val="24"/>
        </w:rPr>
        <w:t xml:space="preserve"> </w:t>
      </w:r>
    </w:p>
    <w:p w14:paraId="6AC69AFE" w14:textId="58007E2F" w:rsidR="00197A2B"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197A2B" w:rsidRPr="00031896">
        <w:rPr>
          <w:rFonts w:ascii="Times New Roman" w:hAnsi="Times New Roman" w:cs="Times New Roman"/>
          <w:sz w:val="24"/>
          <w:szCs w:val="24"/>
        </w:rPr>
        <w:t xml:space="preserve">Next, </w:t>
      </w:r>
      <w:r w:rsidR="002A1D02" w:rsidRPr="00031896">
        <w:rPr>
          <w:rFonts w:ascii="Times New Roman" w:hAnsi="Times New Roman" w:cs="Times New Roman"/>
          <w:sz w:val="24"/>
          <w:szCs w:val="24"/>
        </w:rPr>
        <w:t xml:space="preserve">we partitioned </w:t>
      </w:r>
      <w:r w:rsidR="00197A2B" w:rsidRPr="00031896">
        <w:rPr>
          <w:rFonts w:ascii="Times New Roman" w:hAnsi="Times New Roman" w:cs="Times New Roman"/>
          <w:sz w:val="24"/>
          <w:szCs w:val="24"/>
        </w:rPr>
        <w:t>the genomes into 10</w:t>
      </w:r>
      <w:r w:rsidR="00810482">
        <w:rPr>
          <w:rFonts w:ascii="Times New Roman" w:hAnsi="Times New Roman" w:cs="Times New Roman"/>
          <w:sz w:val="24"/>
          <w:szCs w:val="24"/>
        </w:rPr>
        <w:t xml:space="preserve"> </w:t>
      </w:r>
      <w:r w:rsidR="00197A2B" w:rsidRPr="00031896">
        <w:rPr>
          <w:rFonts w:ascii="Times New Roman" w:hAnsi="Times New Roman" w:cs="Times New Roman"/>
          <w:sz w:val="24"/>
          <w:szCs w:val="24"/>
        </w:rPr>
        <w:t>k</w:t>
      </w:r>
      <w:r w:rsidR="00810482">
        <w:rPr>
          <w:rFonts w:ascii="Times New Roman" w:hAnsi="Times New Roman" w:cs="Times New Roman"/>
          <w:sz w:val="24"/>
          <w:szCs w:val="24"/>
        </w:rPr>
        <w:t>ilobase (k</w:t>
      </w:r>
      <w:r w:rsidR="00197A2B" w:rsidRPr="00031896">
        <w:rPr>
          <w:rFonts w:ascii="Times New Roman" w:hAnsi="Times New Roman" w:cs="Times New Roman"/>
          <w:sz w:val="24"/>
          <w:szCs w:val="24"/>
        </w:rPr>
        <w:t>b</w:t>
      </w:r>
      <w:r w:rsidR="00810482">
        <w:rPr>
          <w:rFonts w:ascii="Times New Roman" w:hAnsi="Times New Roman" w:cs="Times New Roman"/>
          <w:sz w:val="24"/>
          <w:szCs w:val="24"/>
        </w:rPr>
        <w:t>)</w:t>
      </w:r>
      <w:r w:rsidR="00197A2B" w:rsidRPr="00031896">
        <w:rPr>
          <w:rFonts w:ascii="Times New Roman" w:hAnsi="Times New Roman" w:cs="Times New Roman"/>
          <w:sz w:val="24"/>
          <w:szCs w:val="24"/>
        </w:rPr>
        <w:t xml:space="preserve"> windows </w:t>
      </w:r>
      <w:r w:rsidR="00AF1700" w:rsidRPr="00031896">
        <w:rPr>
          <w:rFonts w:ascii="Times New Roman" w:hAnsi="Times New Roman" w:cs="Times New Roman"/>
          <w:sz w:val="24"/>
          <w:szCs w:val="24"/>
        </w:rPr>
        <w:t xml:space="preserve">based on the coordinates in the reference </w:t>
      </w:r>
      <w:r w:rsidR="00DE0F26">
        <w:rPr>
          <w:rFonts w:ascii="Times New Roman" w:hAnsi="Times New Roman" w:cs="Times New Roman"/>
          <w:i/>
          <w:iCs/>
          <w:sz w:val="24"/>
          <w:szCs w:val="24"/>
        </w:rPr>
        <w:t xml:space="preserve">M. </w:t>
      </w:r>
      <w:r w:rsidR="00AF1700" w:rsidRPr="00031896">
        <w:rPr>
          <w:rFonts w:ascii="Times New Roman" w:hAnsi="Times New Roman" w:cs="Times New Roman"/>
          <w:i/>
          <w:iCs/>
          <w:sz w:val="24"/>
          <w:szCs w:val="24"/>
        </w:rPr>
        <w:t>musculus</w:t>
      </w:r>
      <w:r w:rsidR="00AF1700" w:rsidRPr="00031896">
        <w:rPr>
          <w:rFonts w:ascii="Times New Roman" w:hAnsi="Times New Roman" w:cs="Times New Roman"/>
          <w:sz w:val="24"/>
          <w:szCs w:val="24"/>
        </w:rPr>
        <w:t xml:space="preserve"> genome </w:t>
      </w:r>
      <w:r w:rsidR="00B77FF8">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B77FF8">
        <w:rPr>
          <w:rFonts w:ascii="Times New Roman" w:hAnsi="Times New Roman" w:cs="Times New Roman"/>
          <w:sz w:val="24"/>
          <w:szCs w:val="24"/>
        </w:rPr>
      </w:r>
      <w:r w:rsidR="00B77FF8">
        <w:rPr>
          <w:rFonts w:ascii="Times New Roman" w:hAnsi="Times New Roman" w:cs="Times New Roman"/>
          <w:sz w:val="24"/>
          <w:szCs w:val="24"/>
        </w:rPr>
        <w:fldChar w:fldCharType="separate"/>
      </w:r>
      <w:r w:rsidR="00C6053D">
        <w:rPr>
          <w:rFonts w:ascii="Times New Roman" w:hAnsi="Times New Roman" w:cs="Times New Roman"/>
          <w:noProof/>
          <w:sz w:val="24"/>
          <w:szCs w:val="24"/>
        </w:rPr>
        <w:t>(mm10; Mouse Genome Sequencing et al. 2002)</w:t>
      </w:r>
      <w:r w:rsidR="00B77FF8">
        <w:rPr>
          <w:rFonts w:ascii="Times New Roman" w:hAnsi="Times New Roman" w:cs="Times New Roman"/>
          <w:sz w:val="24"/>
          <w:szCs w:val="24"/>
        </w:rPr>
        <w:fldChar w:fldCharType="end"/>
      </w:r>
      <w:r w:rsidR="00D014B3">
        <w:rPr>
          <w:rFonts w:ascii="Times New Roman" w:hAnsi="Times New Roman" w:cs="Times New Roman"/>
          <w:sz w:val="24"/>
          <w:szCs w:val="24"/>
        </w:rPr>
        <w:t xml:space="preserve"> using bedtools makewindows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(Quinlan and Hall 2010)</w:t>
      </w:r>
      <w:r w:rsidR="006277FC">
        <w:rPr>
          <w:rFonts w:ascii="Times New Roman" w:hAnsi="Times New Roman" w:cs="Times New Roman"/>
          <w:sz w:val="24"/>
          <w:szCs w:val="24"/>
        </w:rPr>
        <w:fldChar w:fldCharType="end"/>
      </w:r>
      <w:r w:rsidR="00AF1700" w:rsidRPr="00031896">
        <w:rPr>
          <w:rFonts w:ascii="Times New Roman" w:hAnsi="Times New Roman" w:cs="Times New Roman"/>
          <w:sz w:val="24"/>
          <w:szCs w:val="24"/>
        </w:rPr>
        <w:t xml:space="preserve">. These coordinates were converted between the reference and </w:t>
      </w:r>
      <w:r w:rsidR="004730B8">
        <w:rPr>
          <w:rFonts w:ascii="Times New Roman" w:hAnsi="Times New Roman" w:cs="Times New Roman"/>
          <w:sz w:val="24"/>
          <w:szCs w:val="24"/>
        </w:rPr>
        <w:t>the consensus sequence for each genome</w:t>
      </w:r>
      <w:r w:rsidR="00AF1700" w:rsidRPr="00031896">
        <w:rPr>
          <w:rFonts w:ascii="Times New Roman" w:hAnsi="Times New Roman" w:cs="Times New Roman"/>
          <w:sz w:val="24"/>
          <w:szCs w:val="24"/>
        </w:rPr>
        <w:t xml:space="preserve"> using liftOver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AF1700" w:rsidRPr="00031896">
        <w:rPr>
          <w:rFonts w:ascii="Times New Roman" w:hAnsi="Times New Roman" w:cs="Times New Roman"/>
          <w:sz w:val="24"/>
          <w:szCs w:val="24"/>
        </w:rPr>
        <w:t>.</w:t>
      </w:r>
      <w:r w:rsidR="00F413E3">
        <w:rPr>
          <w:rFonts w:ascii="Times New Roman" w:hAnsi="Times New Roman" w:cs="Times New Roman"/>
          <w:sz w:val="24"/>
          <w:szCs w:val="24"/>
        </w:rPr>
        <w:t xml:space="preserve"> Note that this method assumes both collinearity of all genomes and similar karyotypes</w:t>
      </w:r>
      <w:r w:rsidR="002733B1">
        <w:rPr>
          <w:rFonts w:ascii="Times New Roman" w:hAnsi="Times New Roman" w:cs="Times New Roman"/>
          <w:sz w:val="24"/>
          <w:szCs w:val="24"/>
        </w:rPr>
        <w:t xml:space="preserve"> (see Discussion)</w:t>
      </w:r>
      <w:r w:rsidR="00F413E3">
        <w:rPr>
          <w:rFonts w:ascii="Times New Roman" w:hAnsi="Times New Roman" w:cs="Times New Roman"/>
          <w:sz w:val="24"/>
          <w:szCs w:val="24"/>
        </w:rPr>
        <w:t xml:space="preserve">. </w:t>
      </w:r>
      <w:r w:rsidR="00955CAE" w:rsidRPr="00031896">
        <w:rPr>
          <w:rFonts w:ascii="Times New Roman" w:hAnsi="Times New Roman" w:cs="Times New Roman"/>
          <w:sz w:val="24"/>
          <w:szCs w:val="24"/>
        </w:rPr>
        <w:t xml:space="preserve">We then </w:t>
      </w:r>
      <w:r w:rsidR="006B7148" w:rsidRPr="00031896">
        <w:rPr>
          <w:rFonts w:ascii="Times New Roman" w:hAnsi="Times New Roman" w:cs="Times New Roman"/>
          <w:sz w:val="24"/>
          <w:szCs w:val="24"/>
        </w:rPr>
        <w:t>removed</w:t>
      </w:r>
      <w:r w:rsidR="00955CAE" w:rsidRPr="00031896">
        <w:rPr>
          <w:rFonts w:ascii="Times New Roman" w:hAnsi="Times New Roman" w:cs="Times New Roman"/>
          <w:sz w:val="24"/>
          <w:szCs w:val="24"/>
        </w:rPr>
        <w:t xml:space="preserve"> windows </w:t>
      </w:r>
      <w:r w:rsidR="006B7148" w:rsidRPr="00031896">
        <w:rPr>
          <w:rFonts w:ascii="Times New Roman" w:hAnsi="Times New Roman" w:cs="Times New Roman"/>
          <w:sz w:val="24"/>
          <w:szCs w:val="24"/>
        </w:rPr>
        <w:t xml:space="preserve">from the subsequent analyses </w:t>
      </w:r>
      <w:r w:rsidR="00955CAE" w:rsidRPr="00031896">
        <w:rPr>
          <w:rFonts w:ascii="Times New Roman" w:hAnsi="Times New Roman" w:cs="Times New Roman"/>
          <w:sz w:val="24"/>
          <w:szCs w:val="24"/>
        </w:rPr>
        <w:t xml:space="preserve">if (1) 50% or more of the window overlapped with repeat regions from the </w:t>
      </w:r>
      <w:r w:rsidR="00B30752" w:rsidRPr="00D4662B">
        <w:rPr>
          <w:rFonts w:ascii="Times New Roman" w:hAnsi="Times New Roman" w:cs="Times New Roman"/>
          <w:i/>
          <w:sz w:val="24"/>
          <w:szCs w:val="24"/>
        </w:rPr>
        <w:t>M. musculus</w:t>
      </w:r>
      <w:r w:rsidR="00955CAE" w:rsidRPr="00031896">
        <w:rPr>
          <w:rFonts w:ascii="Times New Roman" w:hAnsi="Times New Roman" w:cs="Times New Roman"/>
          <w:sz w:val="24"/>
          <w:szCs w:val="24"/>
        </w:rPr>
        <w:t xml:space="preserve"> reference RepeatMasker </w:t>
      </w:r>
      <w:r w:rsidR="009C4222">
        <w:rPr>
          <w:rFonts w:ascii="Times New Roman" w:hAnsi="Times New Roman" w:cs="Times New Roman"/>
          <w:sz w:val="24"/>
          <w:szCs w:val="24"/>
        </w:rPr>
        <w:fldChar w:fldCharType="begin"/>
      </w:r>
      <w:r w:rsidR="009C4222">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sidR="009C4222">
        <w:rPr>
          <w:rFonts w:ascii="Times New Roman" w:hAnsi="Times New Roman" w:cs="Times New Roman"/>
          <w:sz w:val="24"/>
          <w:szCs w:val="24"/>
        </w:rPr>
        <w:fldChar w:fldCharType="separate"/>
      </w:r>
      <w:r w:rsidR="009C4222">
        <w:rPr>
          <w:rFonts w:ascii="Times New Roman" w:hAnsi="Times New Roman" w:cs="Times New Roman"/>
          <w:noProof/>
          <w:sz w:val="24"/>
          <w:szCs w:val="24"/>
        </w:rPr>
        <w:t>(Smit et al. 2013-2015)</w:t>
      </w:r>
      <w:r w:rsidR="009C4222">
        <w:rPr>
          <w:rFonts w:ascii="Times New Roman" w:hAnsi="Times New Roman" w:cs="Times New Roman"/>
          <w:sz w:val="24"/>
          <w:szCs w:val="24"/>
        </w:rPr>
        <w:fldChar w:fldCharType="end"/>
      </w:r>
      <w:r w:rsidR="009C4222">
        <w:rPr>
          <w:rFonts w:ascii="Times New Roman" w:hAnsi="Times New Roman" w:cs="Times New Roman"/>
          <w:sz w:val="24"/>
          <w:szCs w:val="24"/>
        </w:rPr>
        <w:t xml:space="preserve"> </w:t>
      </w:r>
      <w:r w:rsidR="00955CAE" w:rsidRPr="00031896">
        <w:rPr>
          <w:rFonts w:ascii="Times New Roman" w:hAnsi="Times New Roman" w:cs="Times New Roman"/>
          <w:sz w:val="24"/>
          <w:szCs w:val="24"/>
        </w:rPr>
        <w:t>file</w:t>
      </w:r>
      <w:r w:rsidR="009C4222">
        <w:rPr>
          <w:rFonts w:ascii="Times New Roman" w:hAnsi="Times New Roman" w:cs="Times New Roman"/>
          <w:sz w:val="24"/>
          <w:szCs w:val="24"/>
        </w:rPr>
        <w:t xml:space="preserve"> downloaded from the UCSC Genome Browser’s table browser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955CAE" w:rsidRPr="00031896">
        <w:rPr>
          <w:rFonts w:ascii="Times New Roman" w:hAnsi="Times New Roman" w:cs="Times New Roman"/>
          <w:sz w:val="24"/>
          <w:szCs w:val="24"/>
        </w:rPr>
        <w:t xml:space="preserve"> or (2) 50% or more of the window contained missing data in 3 or more samples.</w:t>
      </w:r>
      <w:r w:rsidR="000A103F">
        <w:rPr>
          <w:rFonts w:ascii="Times New Roman" w:hAnsi="Times New Roman" w:cs="Times New Roman"/>
          <w:sz w:val="24"/>
          <w:szCs w:val="24"/>
        </w:rPr>
        <w:t xml:space="preserve"> Overlaps with repeat regions were determined with bedtools coverage </w:t>
      </w:r>
      <w:r w:rsidR="00251C72">
        <w:rPr>
          <w:rFonts w:ascii="Times New Roman" w:hAnsi="Times New Roman" w:cs="Times New Roman"/>
          <w:sz w:val="24"/>
          <w:szCs w:val="24"/>
        </w:rPr>
        <w:fldChar w:fldCharType="begin"/>
      </w:r>
      <w:r w:rsidR="00251C72">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251C72">
        <w:rPr>
          <w:rFonts w:ascii="Times New Roman" w:hAnsi="Times New Roman" w:cs="Times New Roman"/>
          <w:sz w:val="24"/>
          <w:szCs w:val="24"/>
        </w:rPr>
        <w:fldChar w:fldCharType="separate"/>
      </w:r>
      <w:r w:rsidR="00251C72">
        <w:rPr>
          <w:rFonts w:ascii="Times New Roman" w:hAnsi="Times New Roman" w:cs="Times New Roman"/>
          <w:noProof/>
          <w:sz w:val="24"/>
          <w:szCs w:val="24"/>
        </w:rPr>
        <w:t>(Quinlan and Hall 2010)</w:t>
      </w:r>
      <w:r w:rsidR="00251C72">
        <w:rPr>
          <w:rFonts w:ascii="Times New Roman" w:hAnsi="Times New Roman" w:cs="Times New Roman"/>
          <w:sz w:val="24"/>
          <w:szCs w:val="24"/>
        </w:rPr>
        <w:fldChar w:fldCharType="end"/>
      </w:r>
      <w:r w:rsidR="00251C72">
        <w:rPr>
          <w:rFonts w:ascii="Times New Roman" w:hAnsi="Times New Roman" w:cs="Times New Roman"/>
          <w:sz w:val="24"/>
          <w:szCs w:val="24"/>
        </w:rPr>
        <w:t>.</w:t>
      </w:r>
      <w:r w:rsidR="002A1D02" w:rsidRPr="00031896">
        <w:rPr>
          <w:rFonts w:ascii="Times New Roman" w:hAnsi="Times New Roman" w:cs="Times New Roman"/>
          <w:sz w:val="24"/>
          <w:szCs w:val="24"/>
        </w:rPr>
        <w:t xml:space="preserve"> </w:t>
      </w:r>
      <w:r w:rsidR="00351AE6">
        <w:rPr>
          <w:rFonts w:ascii="Times New Roman" w:hAnsi="Times New Roman" w:cs="Times New Roman"/>
          <w:sz w:val="24"/>
          <w:szCs w:val="24"/>
        </w:rPr>
        <w:t>We then aligned t</w:t>
      </w:r>
      <w:r w:rsidR="002A1D02" w:rsidRPr="00031896">
        <w:rPr>
          <w:rFonts w:ascii="Times New Roman" w:hAnsi="Times New Roman" w:cs="Times New Roman"/>
          <w:sz w:val="24"/>
          <w:szCs w:val="24"/>
        </w:rPr>
        <w:t>he 10kb windows with MAFFT</w:t>
      </w:r>
      <w:r w:rsidR="009C4222">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r>
      <w:r w:rsidR="000A103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0A103F">
        <w:rPr>
          <w:rFonts w:ascii="Times New Roman" w:hAnsi="Times New Roman" w:cs="Times New Roman"/>
          <w:sz w:val="24"/>
          <w:szCs w:val="24"/>
        </w:rPr>
        <w:fldChar w:fldCharType="separate"/>
      </w:r>
      <w:r w:rsidR="000A103F">
        <w:rPr>
          <w:rFonts w:ascii="Times New Roman" w:hAnsi="Times New Roman" w:cs="Times New Roman"/>
          <w:noProof/>
          <w:sz w:val="24"/>
          <w:szCs w:val="24"/>
        </w:rPr>
        <w:t>(Katoh and Standley 2013)</w:t>
      </w:r>
      <w:r w:rsidR="000A103F">
        <w:rPr>
          <w:rFonts w:ascii="Times New Roman" w:hAnsi="Times New Roman" w:cs="Times New Roman"/>
          <w:sz w:val="24"/>
          <w:szCs w:val="24"/>
        </w:rPr>
        <w:fldChar w:fldCharType="end"/>
      </w:r>
      <w:r w:rsidR="00D014B3">
        <w:rPr>
          <w:rFonts w:ascii="Times New Roman" w:hAnsi="Times New Roman" w:cs="Times New Roman"/>
          <w:sz w:val="24"/>
          <w:szCs w:val="24"/>
        </w:rPr>
        <w:t xml:space="preserve">, trimmed alignments with trimAl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(Capella-Gutierrez et al. 2009)</w:t>
      </w:r>
      <w:r w:rsidR="006277FC">
        <w:rPr>
          <w:rFonts w:ascii="Times New Roman" w:hAnsi="Times New Roman" w:cs="Times New Roman"/>
          <w:sz w:val="24"/>
          <w:szCs w:val="24"/>
        </w:rPr>
        <w:fldChar w:fldCharType="end"/>
      </w:r>
      <w:r w:rsidR="00D014B3">
        <w:rPr>
          <w:rFonts w:ascii="Times New Roman" w:hAnsi="Times New Roman" w:cs="Times New Roman"/>
          <w:sz w:val="24"/>
          <w:szCs w:val="24"/>
        </w:rPr>
        <w:t>,</w:t>
      </w:r>
      <w:r w:rsidR="002A1D02" w:rsidRPr="00031896">
        <w:rPr>
          <w:rFonts w:ascii="Times New Roman" w:hAnsi="Times New Roman" w:cs="Times New Roman"/>
          <w:sz w:val="24"/>
          <w:szCs w:val="24"/>
        </w:rPr>
        <w:t xml:space="preserve"> and </w:t>
      </w:r>
      <w:r w:rsidR="00351AE6">
        <w:rPr>
          <w:rFonts w:ascii="Times New Roman" w:hAnsi="Times New Roman" w:cs="Times New Roman"/>
          <w:sz w:val="24"/>
          <w:szCs w:val="24"/>
        </w:rPr>
        <w:t xml:space="preserve">inferred </w:t>
      </w:r>
      <w:r w:rsidR="002A1D02" w:rsidRPr="00031896">
        <w:rPr>
          <w:rFonts w:ascii="Times New Roman" w:hAnsi="Times New Roman" w:cs="Times New Roman"/>
          <w:sz w:val="24"/>
          <w:szCs w:val="24"/>
        </w:rPr>
        <w:t xml:space="preserve">phylogenies </w:t>
      </w:r>
      <w:r w:rsidR="00DC77C5">
        <w:rPr>
          <w:rFonts w:ascii="Times New Roman" w:hAnsi="Times New Roman" w:cs="Times New Roman"/>
          <w:sz w:val="24"/>
          <w:szCs w:val="24"/>
        </w:rPr>
        <w:t xml:space="preserve">for each </w:t>
      </w:r>
      <w:r w:rsidR="002A1D02" w:rsidRPr="00031896">
        <w:rPr>
          <w:rFonts w:ascii="Times New Roman" w:hAnsi="Times New Roman" w:cs="Times New Roman"/>
          <w:sz w:val="24"/>
          <w:szCs w:val="24"/>
        </w:rPr>
        <w:t>with IQ-T</w:t>
      </w:r>
      <w:r w:rsidR="00130DBA">
        <w:rPr>
          <w:rFonts w:ascii="Times New Roman" w:hAnsi="Times New Roman" w:cs="Times New Roman"/>
          <w:sz w:val="24"/>
          <w:szCs w:val="24"/>
        </w:rPr>
        <w:t>REE 2</w:t>
      </w:r>
      <w:r w:rsidR="000A103F">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0A103F">
        <w:rPr>
          <w:rFonts w:ascii="Times New Roman" w:hAnsi="Times New Roman" w:cs="Times New Roman"/>
          <w:sz w:val="24"/>
          <w:szCs w:val="24"/>
        </w:rPr>
      </w:r>
      <w:r w:rsidR="000A103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0A103F">
        <w:rPr>
          <w:rFonts w:ascii="Times New Roman" w:hAnsi="Times New Roman" w:cs="Times New Roman"/>
          <w:sz w:val="24"/>
          <w:szCs w:val="24"/>
        </w:rPr>
        <w:fldChar w:fldCharType="end"/>
      </w:r>
      <w:r w:rsidR="00A66E97">
        <w:rPr>
          <w:rFonts w:ascii="Times New Roman" w:hAnsi="Times New Roman" w:cs="Times New Roman"/>
          <w:sz w:val="24"/>
          <w:szCs w:val="24"/>
        </w:rPr>
        <w:t xml:space="preserve"> </w:t>
      </w:r>
      <w:r w:rsidR="000F31AA">
        <w:rPr>
          <w:rFonts w:ascii="Times New Roman" w:hAnsi="Times New Roman" w:cs="Times New Roman"/>
          <w:sz w:val="24"/>
          <w:szCs w:val="24"/>
        </w:rPr>
        <w:t>which uses</w:t>
      </w:r>
      <w:r w:rsidR="00A66E97">
        <w:rPr>
          <w:rFonts w:ascii="Times New Roman" w:hAnsi="Times New Roman" w:cs="Times New Roman"/>
          <w:sz w:val="24"/>
          <w:szCs w:val="24"/>
        </w:rPr>
        <w:t xml:space="preserve"> ModelFinder to </w:t>
      </w:r>
      <w:r w:rsidR="00317FB4">
        <w:rPr>
          <w:rFonts w:ascii="Times New Roman" w:hAnsi="Times New Roman" w:cs="Times New Roman"/>
          <w:sz w:val="24"/>
          <w:szCs w:val="24"/>
        </w:rPr>
        <w:t xml:space="preserve">determine the best substitution model for each window </w: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 </w:instrTex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EN.CITE.DATA </w:instrText>
      </w:r>
      <w:r w:rsidR="00317FB4">
        <w:rPr>
          <w:rFonts w:ascii="Times New Roman" w:hAnsi="Times New Roman" w:cs="Times New Roman"/>
          <w:sz w:val="24"/>
          <w:szCs w:val="24"/>
        </w:rPr>
      </w:r>
      <w:r w:rsidR="00317FB4">
        <w:rPr>
          <w:rFonts w:ascii="Times New Roman" w:hAnsi="Times New Roman" w:cs="Times New Roman"/>
          <w:sz w:val="24"/>
          <w:szCs w:val="24"/>
        </w:rPr>
        <w:fldChar w:fldCharType="end"/>
      </w:r>
      <w:r w:rsidR="00317FB4">
        <w:rPr>
          <w:rFonts w:ascii="Times New Roman" w:hAnsi="Times New Roman" w:cs="Times New Roman"/>
          <w:sz w:val="24"/>
          <w:szCs w:val="24"/>
        </w:rPr>
      </w:r>
      <w:r w:rsidR="00317FB4">
        <w:rPr>
          <w:rFonts w:ascii="Times New Roman" w:hAnsi="Times New Roman" w:cs="Times New Roman"/>
          <w:sz w:val="24"/>
          <w:szCs w:val="24"/>
        </w:rPr>
        <w:fldChar w:fldCharType="separate"/>
      </w:r>
      <w:r w:rsidR="00317FB4">
        <w:rPr>
          <w:rFonts w:ascii="Times New Roman" w:hAnsi="Times New Roman" w:cs="Times New Roman"/>
          <w:noProof/>
          <w:sz w:val="24"/>
          <w:szCs w:val="24"/>
        </w:rPr>
        <w:t>(Kalyaanamoorthy et al. 2017)</w:t>
      </w:r>
      <w:r w:rsidR="00317FB4">
        <w:rPr>
          <w:rFonts w:ascii="Times New Roman" w:hAnsi="Times New Roman" w:cs="Times New Roman"/>
          <w:sz w:val="24"/>
          <w:szCs w:val="24"/>
        </w:rPr>
        <w:fldChar w:fldCharType="end"/>
      </w:r>
      <w:r w:rsidR="002A1D02" w:rsidRPr="00031896">
        <w:rPr>
          <w:rFonts w:ascii="Times New Roman" w:hAnsi="Times New Roman" w:cs="Times New Roman"/>
          <w:sz w:val="24"/>
          <w:szCs w:val="24"/>
        </w:rPr>
        <w:t>.</w:t>
      </w:r>
      <w:r w:rsidR="00C97721" w:rsidRPr="00031896">
        <w:rPr>
          <w:rFonts w:ascii="Times New Roman" w:hAnsi="Times New Roman" w:cs="Times New Roman"/>
          <w:sz w:val="24"/>
          <w:szCs w:val="24"/>
        </w:rPr>
        <w:t xml:space="preserve"> To assess patterns of tree similarity between windows on the same chromosome, we used the weighted Robinson-Foulds</w:t>
      </w:r>
      <w:r w:rsidR="00B57F29" w:rsidRPr="00031896">
        <w:rPr>
          <w:rFonts w:ascii="Times New Roman" w:hAnsi="Times New Roman" w:cs="Times New Roman"/>
          <w:sz w:val="24"/>
          <w:szCs w:val="24"/>
        </w:rPr>
        <w:t xml:space="preserve"> (wRF)</w:t>
      </w:r>
      <w:r w:rsidR="00AE34E0">
        <w:rPr>
          <w:rFonts w:ascii="Times New Roman" w:hAnsi="Times New Roman" w:cs="Times New Roman"/>
          <w:sz w:val="24"/>
          <w:szCs w:val="24"/>
        </w:rPr>
        <w:t xml:space="preserve"> </w:t>
      </w:r>
      <w:r w:rsidR="00AE34E0">
        <w:rPr>
          <w:rFonts w:ascii="Times New Roman" w:hAnsi="Times New Roman" w:cs="Times New Roman"/>
          <w:sz w:val="24"/>
          <w:szCs w:val="24"/>
        </w:rPr>
        <w:fldChar w:fldCharType="begin"/>
      </w:r>
      <w:r w:rsidR="00AE34E0">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sidR="00AE34E0">
        <w:rPr>
          <w:rFonts w:ascii="Times New Roman" w:hAnsi="Times New Roman" w:cs="Times New Roman"/>
          <w:sz w:val="24"/>
          <w:szCs w:val="24"/>
        </w:rPr>
        <w:fldChar w:fldCharType="separate"/>
      </w:r>
      <w:r w:rsidR="00AE34E0">
        <w:rPr>
          <w:rFonts w:ascii="Times New Roman" w:hAnsi="Times New Roman" w:cs="Times New Roman"/>
          <w:noProof/>
          <w:sz w:val="24"/>
          <w:szCs w:val="24"/>
        </w:rPr>
        <w:t>(Robinson and Foulds 1981; Böcker et al. 2013)</w:t>
      </w:r>
      <w:r w:rsidR="00AE34E0">
        <w:rPr>
          <w:rFonts w:ascii="Times New Roman" w:hAnsi="Times New Roman" w:cs="Times New Roman"/>
          <w:sz w:val="24"/>
          <w:szCs w:val="24"/>
        </w:rPr>
        <w:fldChar w:fldCharType="end"/>
      </w:r>
      <w:r w:rsidR="00C97721" w:rsidRPr="00031896">
        <w:rPr>
          <w:rFonts w:ascii="Times New Roman" w:hAnsi="Times New Roman" w:cs="Times New Roman"/>
          <w:sz w:val="24"/>
          <w:szCs w:val="24"/>
        </w:rPr>
        <w:t xml:space="preserve"> distance measure</w:t>
      </w:r>
      <w:r w:rsidR="00B57F29" w:rsidRPr="00031896">
        <w:rPr>
          <w:rFonts w:ascii="Times New Roman" w:hAnsi="Times New Roman" w:cs="Times New Roman"/>
          <w:sz w:val="24"/>
          <w:szCs w:val="24"/>
        </w:rPr>
        <w:t xml:space="preserve"> implemented in the </w:t>
      </w:r>
      <w:r w:rsidR="00967279">
        <w:rPr>
          <w:rFonts w:ascii="Times New Roman" w:hAnsi="Times New Roman" w:cs="Times New Roman"/>
          <w:sz w:val="24"/>
          <w:szCs w:val="24"/>
        </w:rPr>
        <w:t>phangorn</w:t>
      </w:r>
      <w:r w:rsidR="00B57F29" w:rsidRPr="00031896">
        <w:rPr>
          <w:rFonts w:ascii="Times New Roman" w:hAnsi="Times New Roman" w:cs="Times New Roman"/>
          <w:sz w:val="24"/>
          <w:szCs w:val="24"/>
        </w:rPr>
        <w:t xml:space="preserve"> library</w:t>
      </w:r>
      <w:r w:rsidR="00AE34E0">
        <w:rPr>
          <w:rFonts w:ascii="Times New Roman" w:hAnsi="Times New Roman" w:cs="Times New Roman"/>
          <w:sz w:val="24"/>
          <w:szCs w:val="24"/>
        </w:rPr>
        <w:t xml:space="preserve"> </w:t>
      </w:r>
      <w:r w:rsidR="00967279">
        <w:rPr>
          <w:rFonts w:ascii="Times New Roman" w:hAnsi="Times New Roman" w:cs="Times New Roman"/>
          <w:sz w:val="24"/>
          <w:szCs w:val="24"/>
        </w:rPr>
        <w:fldChar w:fldCharType="begin"/>
      </w:r>
      <w:r w:rsidR="00967279">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sidR="00967279">
        <w:rPr>
          <w:rFonts w:ascii="Times New Roman" w:hAnsi="Times New Roman" w:cs="Times New Roman"/>
          <w:sz w:val="24"/>
          <w:szCs w:val="24"/>
        </w:rPr>
        <w:fldChar w:fldCharType="separate"/>
      </w:r>
      <w:r w:rsidR="00967279">
        <w:rPr>
          <w:rFonts w:ascii="Times New Roman" w:hAnsi="Times New Roman" w:cs="Times New Roman"/>
          <w:noProof/>
          <w:sz w:val="24"/>
          <w:szCs w:val="24"/>
        </w:rPr>
        <w:t>(Schliep 2011)</w:t>
      </w:r>
      <w:r w:rsidR="00967279">
        <w:rPr>
          <w:rFonts w:ascii="Times New Roman" w:hAnsi="Times New Roman" w:cs="Times New Roman"/>
          <w:sz w:val="24"/>
          <w:szCs w:val="24"/>
        </w:rPr>
        <w:fldChar w:fldCharType="end"/>
      </w:r>
      <w:r w:rsidR="00B57F29" w:rsidRPr="00031896">
        <w:rPr>
          <w:rFonts w:ascii="Times New Roman" w:hAnsi="Times New Roman" w:cs="Times New Roman"/>
          <w:sz w:val="24"/>
          <w:szCs w:val="24"/>
        </w:rPr>
        <w:t xml:space="preserve"> in R</w:t>
      </w:r>
      <w:r w:rsidR="000D04BE">
        <w:rPr>
          <w:rFonts w:ascii="Times New Roman" w:hAnsi="Times New Roman" w:cs="Times New Roman"/>
          <w:sz w:val="24"/>
          <w:szCs w:val="24"/>
        </w:rPr>
        <w:t xml:space="preserve"> </w:t>
      </w:r>
      <w:r w:rsidR="000D04BE">
        <w:rPr>
          <w:rFonts w:ascii="Times New Roman" w:hAnsi="Times New Roman" w:cs="Times New Roman"/>
          <w:sz w:val="24"/>
          <w:szCs w:val="24"/>
        </w:rPr>
        <w:fldChar w:fldCharType="begin"/>
      </w:r>
      <w:r w:rsidR="000D04BE">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0D04BE">
        <w:rPr>
          <w:rFonts w:ascii="Times New Roman" w:hAnsi="Times New Roman" w:cs="Times New Roman"/>
          <w:sz w:val="24"/>
          <w:szCs w:val="24"/>
        </w:rPr>
        <w:fldChar w:fldCharType="separate"/>
      </w:r>
      <w:r w:rsidR="000D04BE">
        <w:rPr>
          <w:rFonts w:ascii="Times New Roman" w:hAnsi="Times New Roman" w:cs="Times New Roman"/>
          <w:noProof/>
          <w:sz w:val="24"/>
          <w:szCs w:val="24"/>
        </w:rPr>
        <w:t>(R Core Team 2021)</w:t>
      </w:r>
      <w:r w:rsidR="000D04BE">
        <w:rPr>
          <w:rFonts w:ascii="Times New Roman" w:hAnsi="Times New Roman" w:cs="Times New Roman"/>
          <w:sz w:val="24"/>
          <w:szCs w:val="24"/>
        </w:rPr>
        <w:fldChar w:fldCharType="end"/>
      </w:r>
      <w:r w:rsidR="00C97721" w:rsidRPr="00031896">
        <w:rPr>
          <w:rFonts w:ascii="Times New Roman" w:hAnsi="Times New Roman" w:cs="Times New Roman"/>
          <w:sz w:val="24"/>
          <w:szCs w:val="24"/>
        </w:rPr>
        <w:t xml:space="preserve">. This measure compares </w:t>
      </w:r>
      <w:r w:rsidR="00B57F29" w:rsidRPr="00031896">
        <w:rPr>
          <w:rFonts w:ascii="Times New Roman" w:hAnsi="Times New Roman" w:cs="Times New Roman"/>
          <w:sz w:val="24"/>
          <w:szCs w:val="24"/>
        </w:rPr>
        <w:t>two trees by finding clades or splits present in one tree but not the other. The weighted version of this measure increments a score by the missing branch length in each tree for each mismatch</w:t>
      </w:r>
      <w:r w:rsidR="00990BE7">
        <w:rPr>
          <w:rFonts w:ascii="Times New Roman" w:hAnsi="Times New Roman" w:cs="Times New Roman"/>
          <w:sz w:val="24"/>
          <w:szCs w:val="24"/>
        </w:rPr>
        <w:t xml:space="preserve"> and additionally the differences in branch length between the co-occurring branches in both trees, allowing us to capture differences in branch length even when topology does</w:t>
      </w:r>
      <w:r w:rsidR="006A55AD">
        <w:rPr>
          <w:rFonts w:ascii="Times New Roman" w:hAnsi="Times New Roman" w:cs="Times New Roman"/>
          <w:sz w:val="24"/>
          <w:szCs w:val="24"/>
        </w:rPr>
        <w:t xml:space="preserve"> not</w:t>
      </w:r>
      <w:r w:rsidR="00990BE7">
        <w:rPr>
          <w:rFonts w:ascii="Times New Roman" w:hAnsi="Times New Roman" w:cs="Times New Roman"/>
          <w:sz w:val="24"/>
          <w:szCs w:val="24"/>
        </w:rPr>
        <w:t xml:space="preserve"> differ </w:t>
      </w:r>
      <w:r w:rsidR="00990BE7">
        <w:rPr>
          <w:rFonts w:ascii="Times New Roman" w:hAnsi="Times New Roman" w:cs="Times New Roman"/>
          <w:sz w:val="24"/>
          <w:szCs w:val="24"/>
        </w:rPr>
        <w:fldChar w:fldCharType="begin"/>
      </w:r>
      <w:r w:rsidR="00990BE7">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sidR="00990BE7">
        <w:rPr>
          <w:rFonts w:ascii="Times New Roman" w:hAnsi="Times New Roman" w:cs="Times New Roman"/>
          <w:sz w:val="24"/>
          <w:szCs w:val="24"/>
        </w:rPr>
        <w:fldChar w:fldCharType="separate"/>
      </w:r>
      <w:r w:rsidR="00990BE7">
        <w:rPr>
          <w:rFonts w:ascii="Times New Roman" w:hAnsi="Times New Roman" w:cs="Times New Roman"/>
          <w:noProof/>
          <w:sz w:val="24"/>
          <w:szCs w:val="24"/>
        </w:rPr>
        <w:t>(Robinson and Foulds 1979)</w:t>
      </w:r>
      <w:r w:rsidR="00990BE7">
        <w:rPr>
          <w:rFonts w:ascii="Times New Roman" w:hAnsi="Times New Roman" w:cs="Times New Roman"/>
          <w:sz w:val="24"/>
          <w:szCs w:val="24"/>
        </w:rPr>
        <w:fldChar w:fldCharType="end"/>
      </w:r>
      <w:r w:rsidR="00B57F29" w:rsidRPr="00031896">
        <w:rPr>
          <w:rFonts w:ascii="Times New Roman" w:hAnsi="Times New Roman" w:cs="Times New Roman"/>
          <w:sz w:val="24"/>
          <w:szCs w:val="24"/>
        </w:rPr>
        <w:t>.</w:t>
      </w:r>
      <w:r w:rsidR="00F60ED5">
        <w:rPr>
          <w:rFonts w:ascii="Times New Roman" w:hAnsi="Times New Roman" w:cs="Times New Roman"/>
          <w:sz w:val="24"/>
          <w:szCs w:val="24"/>
        </w:rPr>
        <w:t xml:space="preserve"> Consequently, the resulting measure of wRF is in units of branch length, in our case for maximum likelihood trees this is expected number of substitutions per site.</w:t>
      </w:r>
      <w:r w:rsidR="00B57F29" w:rsidRPr="00031896">
        <w:rPr>
          <w:rFonts w:ascii="Times New Roman" w:hAnsi="Times New Roman" w:cs="Times New Roman"/>
          <w:sz w:val="24"/>
          <w:szCs w:val="24"/>
        </w:rPr>
        <w:t xml:space="preserve"> </w:t>
      </w:r>
      <w:r w:rsidR="00496880">
        <w:rPr>
          <w:rFonts w:ascii="Times New Roman" w:hAnsi="Times New Roman" w:cs="Times New Roman"/>
          <w:sz w:val="24"/>
          <w:szCs w:val="24"/>
        </w:rPr>
        <w:t xml:space="preserve">We compared wRF between trees from windows on the same chromosome to </w:t>
      </w:r>
      <w:r w:rsidR="00F37A81">
        <w:rPr>
          <w:rFonts w:ascii="Times New Roman" w:hAnsi="Times New Roman" w:cs="Times New Roman"/>
          <w:sz w:val="24"/>
          <w:szCs w:val="24"/>
        </w:rPr>
        <w:t xml:space="preserve">characterize </w:t>
      </w:r>
      <w:r w:rsidR="00DC27CF">
        <w:rPr>
          <w:rFonts w:ascii="Times New Roman" w:hAnsi="Times New Roman" w:cs="Times New Roman"/>
          <w:sz w:val="24"/>
          <w:szCs w:val="24"/>
        </w:rPr>
        <w:t>(1)</w:t>
      </w:r>
      <w:r w:rsidR="00496880">
        <w:rPr>
          <w:rFonts w:ascii="Times New Roman" w:hAnsi="Times New Roman" w:cs="Times New Roman"/>
          <w:sz w:val="24"/>
          <w:szCs w:val="24"/>
        </w:rPr>
        <w:t xml:space="preserve"> </w:t>
      </w:r>
      <w:r w:rsidR="00F37A81">
        <w:rPr>
          <w:rFonts w:ascii="Times New Roman" w:hAnsi="Times New Roman" w:cs="Times New Roman"/>
          <w:sz w:val="24"/>
          <w:szCs w:val="24"/>
        </w:rPr>
        <w:t xml:space="preserve">heterogeneity in patterns discordance </w:t>
      </w:r>
      <w:r w:rsidR="00496880">
        <w:rPr>
          <w:rFonts w:ascii="Times New Roman" w:hAnsi="Times New Roman" w:cs="Times New Roman"/>
          <w:sz w:val="24"/>
          <w:szCs w:val="24"/>
        </w:rPr>
        <w:t>along the chromosome and</w:t>
      </w:r>
      <w:r w:rsidR="00DC27CF">
        <w:rPr>
          <w:rFonts w:ascii="Times New Roman" w:hAnsi="Times New Roman" w:cs="Times New Roman"/>
          <w:sz w:val="24"/>
          <w:szCs w:val="24"/>
        </w:rPr>
        <w:t xml:space="preserve"> (2)</w:t>
      </w:r>
      <w:r w:rsidR="00496880">
        <w:rPr>
          <w:rFonts w:ascii="Times New Roman" w:hAnsi="Times New Roman" w:cs="Times New Roman"/>
          <w:sz w:val="24"/>
          <w:szCs w:val="24"/>
        </w:rPr>
        <w:t xml:space="preserve"> whether tree similarity is correlated with distance between windows. For the second question, we sampled e</w:t>
      </w:r>
      <w:r w:rsidR="0078018B" w:rsidRPr="00031896">
        <w:rPr>
          <w:rFonts w:ascii="Times New Roman" w:hAnsi="Times New Roman" w:cs="Times New Roman"/>
          <w:sz w:val="24"/>
          <w:szCs w:val="24"/>
        </w:rPr>
        <w:t>very window</w:t>
      </w:r>
      <w:r w:rsidR="00496880">
        <w:rPr>
          <w:rFonts w:ascii="Times New Roman" w:hAnsi="Times New Roman" w:cs="Times New Roman"/>
          <w:sz w:val="24"/>
          <w:szCs w:val="24"/>
        </w:rPr>
        <w:t xml:space="preserve"> on a chromosome </w:t>
      </w:r>
      <w:r w:rsidR="0078018B" w:rsidRPr="00031896">
        <w:rPr>
          <w:rFonts w:ascii="Times New Roman" w:hAnsi="Times New Roman" w:cs="Times New Roman"/>
          <w:sz w:val="24"/>
          <w:szCs w:val="24"/>
        </w:rPr>
        <w:t xml:space="preserve">at </w:t>
      </w:r>
      <w:r w:rsidR="00496880">
        <w:rPr>
          <w:rFonts w:ascii="Times New Roman" w:hAnsi="Times New Roman" w:cs="Times New Roman"/>
          <w:sz w:val="24"/>
          <w:szCs w:val="24"/>
        </w:rPr>
        <w:t>increasing distance</w:t>
      </w:r>
      <w:r w:rsidR="0078018B" w:rsidRPr="00031896">
        <w:rPr>
          <w:rFonts w:ascii="Times New Roman" w:hAnsi="Times New Roman" w:cs="Times New Roman"/>
          <w:sz w:val="24"/>
          <w:szCs w:val="24"/>
        </w:rPr>
        <w:t xml:space="preserve"> (in 10kb windows) until the distribution of wRF scores</w:t>
      </w:r>
      <w:r w:rsidR="00496880">
        <w:rPr>
          <w:rFonts w:ascii="Times New Roman" w:hAnsi="Times New Roman" w:cs="Times New Roman"/>
          <w:sz w:val="24"/>
          <w:szCs w:val="24"/>
        </w:rPr>
        <w:t xml:space="preserve"> for all pairs of windows at that distance</w:t>
      </w:r>
      <w:r w:rsidR="0078018B" w:rsidRPr="00031896">
        <w:rPr>
          <w:rFonts w:ascii="Times New Roman" w:hAnsi="Times New Roman" w:cs="Times New Roman"/>
          <w:sz w:val="24"/>
          <w:szCs w:val="24"/>
        </w:rPr>
        <w:t xml:space="preserve"> was not significantly different (Wilcox test, p &gt; 0.01) than that of a sample of 12,000 measures of wRF between randomly selected trees on different chromosomes. We selected 12,000 as the random sample size because it roughly matched the number of windows on the largest chromosome (chromosome 1, n = 12,113).</w:t>
      </w:r>
      <w:r w:rsidR="00E74745">
        <w:rPr>
          <w:rFonts w:ascii="Times New Roman" w:hAnsi="Times New Roman" w:cs="Times New Roman"/>
          <w:sz w:val="24"/>
          <w:szCs w:val="24"/>
        </w:rPr>
        <w:t xml:space="preserve"> </w:t>
      </w:r>
      <w:r w:rsidR="004A48A2">
        <w:rPr>
          <w:rFonts w:ascii="Times New Roman" w:hAnsi="Times New Roman" w:cs="Times New Roman"/>
          <w:sz w:val="24"/>
          <w:szCs w:val="24"/>
        </w:rPr>
        <w:t xml:space="preserve">We used </w:t>
      </w:r>
      <w:r w:rsidR="00E74745">
        <w:rPr>
          <w:rFonts w:ascii="Times New Roman" w:hAnsi="Times New Roman" w:cs="Times New Roman"/>
          <w:sz w:val="24"/>
          <w:szCs w:val="24"/>
        </w:rPr>
        <w:t>Snakemake</w:t>
      </w:r>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window alignments and trees in parallel</w:t>
      </w:r>
      <w:r w:rsidR="00E74745">
        <w:rPr>
          <w:rFonts w:ascii="Times New Roman" w:hAnsi="Times New Roman" w:cs="Times New Roman"/>
          <w:sz w:val="24"/>
          <w:szCs w:val="24"/>
        </w:rPr>
        <w:t xml:space="preserve">. </w:t>
      </w:r>
    </w:p>
    <w:p w14:paraId="44103954" w14:textId="3C30E9FE" w:rsidR="00EB41AF" w:rsidRDefault="00EB41AF" w:rsidP="005D3A4E">
      <w:pPr>
        <w:spacing w:after="0"/>
        <w:jc w:val="both"/>
        <w:rPr>
          <w:rFonts w:ascii="Times New Roman" w:hAnsi="Times New Roman" w:cs="Times New Roman"/>
          <w:sz w:val="24"/>
          <w:szCs w:val="24"/>
        </w:rPr>
      </w:pPr>
    </w:p>
    <w:p w14:paraId="3B8D97F4" w14:textId="587D406A" w:rsidR="00EB41AF" w:rsidRDefault="00EB41AF" w:rsidP="005D3A4E">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581D00D7" w14:textId="4D4DAF2C" w:rsidR="00EB41AF" w:rsidRDefault="00EB41AF" w:rsidP="005D3A4E">
      <w:pPr>
        <w:spacing w:after="0"/>
        <w:jc w:val="both"/>
        <w:rPr>
          <w:rFonts w:ascii="Times New Roman" w:hAnsi="Times New Roman" w:cs="Times New Roman"/>
          <w:i/>
          <w:iCs/>
          <w:sz w:val="24"/>
          <w:szCs w:val="24"/>
        </w:rPr>
      </w:pPr>
    </w:p>
    <w:p w14:paraId="384610D0" w14:textId="3A58BB57" w:rsidR="00EB41AF" w:rsidRPr="00EB41AF" w:rsidRDefault="00EB41AF" w:rsidP="005D3A4E">
      <w:pPr>
        <w:spacing w:after="0"/>
        <w:jc w:val="both"/>
        <w:rPr>
          <w:rFonts w:ascii="Times New Roman" w:hAnsi="Times New Roman" w:cs="Times New Roman"/>
          <w:sz w:val="24"/>
          <w:szCs w:val="24"/>
        </w:rPr>
      </w:pPr>
      <w:r>
        <w:rPr>
          <w:rFonts w:ascii="Times New Roman" w:hAnsi="Times New Roman" w:cs="Times New Roman"/>
          <w:sz w:val="24"/>
          <w:szCs w:val="24"/>
        </w:rPr>
        <w:t>We used minimap2</w:t>
      </w:r>
      <w:r w:rsidR="00660550">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r>
      <w:r w:rsidR="00660550">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(Li 2018)</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w:t>
      </w:r>
      <w:r w:rsidR="00E474D8">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 </w:instrTex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EN.CITE.DATA </w:instrText>
      </w:r>
      <w:r w:rsidR="00660550">
        <w:rPr>
          <w:rFonts w:ascii="Times New Roman" w:hAnsi="Times New Roman" w:cs="Times New Roman"/>
          <w:sz w:val="24"/>
          <w:szCs w:val="24"/>
        </w:rPr>
      </w:r>
      <w:r w:rsidR="00660550">
        <w:rPr>
          <w:rFonts w:ascii="Times New Roman" w:hAnsi="Times New Roman" w:cs="Times New Roman"/>
          <w:sz w:val="24"/>
          <w:szCs w:val="24"/>
        </w:rPr>
        <w:fldChar w:fldCharType="end"/>
      </w:r>
      <w:r w:rsidR="00660550">
        <w:rPr>
          <w:rFonts w:ascii="Times New Roman" w:hAnsi="Times New Roman" w:cs="Times New Roman"/>
          <w:sz w:val="24"/>
          <w:szCs w:val="24"/>
        </w:rPr>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(Gibbs et al. 2004)</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t>
      </w:r>
      <w:r w:rsidR="008A5CE6">
        <w:rPr>
          <w:rFonts w:ascii="Times New Roman" w:hAnsi="Times New Roman" w:cs="Times New Roman"/>
          <w:sz w:val="24"/>
          <w:szCs w:val="24"/>
        </w:rPr>
        <w:t>We downloaded the rat reference genome (rnor6) from the UCSC genome browser and for both genomes removed the Y chromosome and all smaller unplaced scaffolds, leaving only the X chromosome and autosomes 1-19 for mouse and 1-20 for rat. We then used minimap2 in whole genome alignment mode (-x asm20) to generate a pairwise alignment file from which we calculated alignment segment sizes and the distances between alignment segments. We visualized the alignment as a dot</w:t>
      </w:r>
      <w:r w:rsidR="004A48A2">
        <w:rPr>
          <w:rFonts w:ascii="Times New Roman" w:hAnsi="Times New Roman" w:cs="Times New Roman"/>
          <w:sz w:val="24"/>
          <w:szCs w:val="24"/>
        </w:rPr>
        <w:t xml:space="preserve"> </w:t>
      </w:r>
      <w:r w:rsidR="008A5CE6">
        <w:rPr>
          <w:rFonts w:ascii="Times New Roman" w:hAnsi="Times New Roman" w:cs="Times New Roman"/>
          <w:sz w:val="24"/>
          <w:szCs w:val="24"/>
        </w:rPr>
        <w:t>plot using the pafr package in R (</w:t>
      </w:r>
      <w:hyperlink r:id="rId14" w:history="1">
        <w:r w:rsidR="008A5CE6" w:rsidRPr="009C0F60">
          <w:rPr>
            <w:rStyle w:val="Hyperlink"/>
            <w:rFonts w:ascii="Times New Roman" w:hAnsi="Times New Roman" w:cs="Times New Roman"/>
            <w:sz w:val="24"/>
            <w:szCs w:val="24"/>
          </w:rPr>
          <w:t>https://github.com/dwinter/pafr</w:t>
        </w:r>
      </w:hyperlink>
      <w:r w:rsidR="008A5CE6">
        <w:rPr>
          <w:rFonts w:ascii="Times New Roman" w:hAnsi="Times New Roman" w:cs="Times New Roman"/>
          <w:sz w:val="24"/>
          <w:szCs w:val="24"/>
        </w:rPr>
        <w:t>).</w:t>
      </w:r>
    </w:p>
    <w:p w14:paraId="22FA6923" w14:textId="77777777" w:rsidR="005D3A4E" w:rsidRPr="00031896" w:rsidRDefault="005D3A4E" w:rsidP="005D3A4E">
      <w:pPr>
        <w:spacing w:after="0"/>
        <w:jc w:val="both"/>
        <w:rPr>
          <w:rFonts w:ascii="Times New Roman" w:hAnsi="Times New Roman" w:cs="Times New Roman"/>
          <w:sz w:val="24"/>
          <w:szCs w:val="24"/>
        </w:rPr>
      </w:pPr>
    </w:p>
    <w:p w14:paraId="32F7CD93" w14:textId="7D791019" w:rsidR="00FD0B8D" w:rsidRPr="00031896" w:rsidRDefault="00FD0B8D" w:rsidP="00F413E3">
      <w:pPr>
        <w:pStyle w:val="Heading2"/>
      </w:pPr>
      <w:r w:rsidRPr="00031896">
        <w:t>Recombination rate</w:t>
      </w:r>
      <w:r w:rsidR="000E678A">
        <w:t xml:space="preserve"> and functional annotation</w:t>
      </w:r>
    </w:p>
    <w:p w14:paraId="011DCE98" w14:textId="342FD663" w:rsidR="00AD773B" w:rsidRDefault="00021F1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78018B" w:rsidRPr="00031896">
        <w:rPr>
          <w:rFonts w:ascii="Times New Roman" w:hAnsi="Times New Roman" w:cs="Times New Roman"/>
          <w:sz w:val="24"/>
          <w:szCs w:val="24"/>
        </w:rPr>
        <w:t>e retrieved 10,205 genetic markers</w:t>
      </w:r>
      <w:r w:rsidR="00F60FA0">
        <w:rPr>
          <w:rFonts w:ascii="Times New Roman" w:hAnsi="Times New Roman" w:cs="Times New Roman"/>
          <w:sz w:val="24"/>
          <w:szCs w:val="24"/>
        </w:rPr>
        <w:t xml:space="preserve"> generated</w:t>
      </w:r>
      <w:r w:rsidR="0078018B" w:rsidRPr="00031896">
        <w:rPr>
          <w:rFonts w:ascii="Times New Roman" w:hAnsi="Times New Roman" w:cs="Times New Roman"/>
          <w:sz w:val="24"/>
          <w:szCs w:val="24"/>
        </w:rPr>
        <w:t xml:space="preserve"> from a large heterogenous stock of outbred mice</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 </w:instrTex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EN.CITE.DATA </w:instrText>
      </w:r>
      <w:r w:rsidR="00432768">
        <w:rPr>
          <w:rFonts w:ascii="Times New Roman" w:hAnsi="Times New Roman" w:cs="Times New Roman"/>
          <w:sz w:val="24"/>
          <w:szCs w:val="24"/>
        </w:rPr>
      </w:r>
      <w:r w:rsidR="00432768">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432768">
        <w:rPr>
          <w:rFonts w:ascii="Times New Roman" w:hAnsi="Times New Roman" w:cs="Times New Roman"/>
          <w:noProof/>
          <w:sz w:val="24"/>
          <w:szCs w:val="24"/>
        </w:rPr>
        <w:t>(Shifman et al. 2006; Cox et al. 2009)</w:t>
      </w:r>
      <w:r w:rsidR="00432768">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sidR="00356D65">
        <w:rPr>
          <w:rFonts w:ascii="Times New Roman" w:hAnsi="Times New Roman" w:cs="Times New Roman"/>
          <w:sz w:val="24"/>
          <w:szCs w:val="24"/>
        </w:rPr>
        <w:t>whether</w:t>
      </w:r>
      <w:r w:rsidR="000E678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phylogenetic discordance along chromosomes </w:t>
      </w:r>
      <w:r w:rsidR="000E678A">
        <w:rPr>
          <w:rFonts w:ascii="Times New Roman" w:hAnsi="Times New Roman" w:cs="Times New Roman"/>
          <w:sz w:val="24"/>
          <w:szCs w:val="24"/>
        </w:rPr>
        <w:t>is correlated</w:t>
      </w:r>
      <w:r w:rsidRPr="00031896">
        <w:rPr>
          <w:rFonts w:ascii="Times New Roman" w:hAnsi="Times New Roman" w:cs="Times New Roman"/>
          <w:sz w:val="24"/>
          <w:szCs w:val="24"/>
        </w:rPr>
        <w:t xml:space="preserve"> with </w:t>
      </w:r>
      <w:r w:rsidR="000E678A">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sidR="000E678A">
        <w:rPr>
          <w:rFonts w:ascii="Times New Roman" w:hAnsi="Times New Roman" w:cs="Times New Roman"/>
          <w:sz w:val="24"/>
          <w:szCs w:val="24"/>
        </w:rPr>
        <w:t>s</w:t>
      </w:r>
      <w:r w:rsidR="0078018B" w:rsidRPr="00031896">
        <w:rPr>
          <w:rFonts w:ascii="Times New Roman" w:hAnsi="Times New Roman" w:cs="Times New Roman"/>
          <w:sz w:val="24"/>
          <w:szCs w:val="24"/>
        </w:rPr>
        <w:t xml:space="preserve">. We converted the physical coordinates of these markers from build 37 (mm9) to build 38 (mm10) of the </w:t>
      </w:r>
      <w:r w:rsidR="00B30752" w:rsidRPr="00D4662B">
        <w:rPr>
          <w:rFonts w:ascii="Times New Roman" w:hAnsi="Times New Roman" w:cs="Times New Roman"/>
          <w:i/>
          <w:sz w:val="24"/>
          <w:szCs w:val="24"/>
        </w:rPr>
        <w:t>M. musculus</w:t>
      </w:r>
      <w:r w:rsidR="0078018B" w:rsidRPr="00031896">
        <w:rPr>
          <w:rFonts w:ascii="Times New Roman" w:hAnsi="Times New Roman" w:cs="Times New Roman"/>
          <w:sz w:val="24"/>
          <w:szCs w:val="24"/>
        </w:rPr>
        <w:t xml:space="preserve"> genome</w:t>
      </w:r>
      <w:r w:rsidR="006045B5" w:rsidRPr="00031896">
        <w:rPr>
          <w:rFonts w:ascii="Times New Roman" w:hAnsi="Times New Roman" w:cs="Times New Roman"/>
          <w:sz w:val="24"/>
          <w:szCs w:val="24"/>
        </w:rPr>
        <w:t xml:space="preserve"> using liftOver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78018B" w:rsidRPr="00031896">
        <w:rPr>
          <w:rFonts w:ascii="Times New Roman" w:hAnsi="Times New Roman" w:cs="Times New Roman"/>
          <w:sz w:val="24"/>
          <w:szCs w:val="24"/>
        </w:rPr>
        <w:t>.</w:t>
      </w:r>
      <w:r w:rsidR="006045B5" w:rsidRPr="00031896">
        <w:rPr>
          <w:rFonts w:ascii="Times New Roman" w:hAnsi="Times New Roman" w:cs="Times New Roman"/>
          <w:sz w:val="24"/>
          <w:szCs w:val="24"/>
        </w:rPr>
        <w:t xml:space="preserve"> We then partitioned the markers into 5Mb windows and estimated local recombination rates in each window</w:t>
      </w:r>
      <w:r>
        <w:rPr>
          <w:rFonts w:ascii="Times New Roman" w:hAnsi="Times New Roman" w:cs="Times New Roman"/>
          <w:sz w:val="24"/>
          <w:szCs w:val="24"/>
        </w:rPr>
        <w:t>. Estimated recombination rates were defined</w:t>
      </w:r>
      <w:r w:rsidR="006045B5" w:rsidRPr="00031896">
        <w:rPr>
          <w:rFonts w:ascii="Times New Roman" w:hAnsi="Times New Roman" w:cs="Times New Roman"/>
          <w:sz w:val="24"/>
          <w:szCs w:val="24"/>
        </w:rPr>
        <w:t xml:space="preserve"> </w:t>
      </w:r>
      <w:r w:rsidR="00751894">
        <w:rPr>
          <w:rFonts w:ascii="Times New Roman" w:hAnsi="Times New Roman" w:cs="Times New Roman"/>
          <w:sz w:val="24"/>
          <w:szCs w:val="24"/>
        </w:rPr>
        <w:t>as</w:t>
      </w:r>
      <w:r w:rsidR="006045B5" w:rsidRPr="00031896">
        <w:rPr>
          <w:rFonts w:ascii="Times New Roman" w:hAnsi="Times New Roman" w:cs="Times New Roman"/>
          <w:sz w:val="24"/>
          <w:szCs w:val="24"/>
        </w:rPr>
        <w:t xml:space="preserve"> the slope of the correlation between the location on the genetic map and the location on the physical map of the </w:t>
      </w:r>
      <w:r w:rsidR="00B30752" w:rsidRPr="00D4662B">
        <w:rPr>
          <w:rFonts w:ascii="Times New Roman" w:hAnsi="Times New Roman" w:cs="Times New Roman"/>
          <w:i/>
          <w:sz w:val="24"/>
          <w:szCs w:val="24"/>
        </w:rPr>
        <w:t>M. musculus</w:t>
      </w:r>
      <w:r w:rsidR="006045B5" w:rsidRPr="00031896">
        <w:rPr>
          <w:rFonts w:ascii="Times New Roman" w:hAnsi="Times New Roman" w:cs="Times New Roman"/>
          <w:sz w:val="24"/>
          <w:szCs w:val="24"/>
        </w:rPr>
        <w:t xml:space="preserve"> genome for all markers in the window</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 </w:instrText>
      </w:r>
      <w:r w:rsidR="00E26E5E">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EN.CITE.DATA </w:instrText>
      </w:r>
      <w:r w:rsidR="00E26E5E">
        <w:rPr>
          <w:rFonts w:ascii="Times New Roman" w:hAnsi="Times New Roman" w:cs="Times New Roman"/>
          <w:sz w:val="24"/>
          <w:szCs w:val="24"/>
        </w:rPr>
      </w:r>
      <w:r w:rsidR="00E26E5E">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E26E5E">
        <w:rPr>
          <w:rFonts w:ascii="Times New Roman" w:hAnsi="Times New Roman" w:cs="Times New Roman"/>
          <w:noProof/>
          <w:sz w:val="24"/>
          <w:szCs w:val="24"/>
        </w:rPr>
        <w:t>(White et al. 2009; Kartje et al. 2020)</w:t>
      </w:r>
      <w:r w:rsidR="00432768">
        <w:rPr>
          <w:rFonts w:ascii="Times New Roman" w:hAnsi="Times New Roman" w:cs="Times New Roman"/>
          <w:sz w:val="24"/>
          <w:szCs w:val="24"/>
        </w:rPr>
        <w:fldChar w:fldCharType="end"/>
      </w:r>
      <w:r w:rsidR="006045B5" w:rsidRPr="00031896">
        <w:rPr>
          <w:rFonts w:ascii="Times New Roman" w:hAnsi="Times New Roman" w:cs="Times New Roman"/>
          <w:sz w:val="24"/>
          <w:szCs w:val="24"/>
        </w:rPr>
        <w:t xml:space="preserve">. </w:t>
      </w:r>
      <w:r>
        <w:rPr>
          <w:rFonts w:ascii="Times New Roman" w:hAnsi="Times New Roman" w:cs="Times New Roman"/>
          <w:sz w:val="24"/>
          <w:szCs w:val="24"/>
        </w:rPr>
        <w:t>W</w:t>
      </w:r>
      <w:r w:rsidR="006045B5" w:rsidRPr="00031896">
        <w:rPr>
          <w:rFonts w:ascii="Times New Roman" w:hAnsi="Times New Roman" w:cs="Times New Roman"/>
          <w:sz w:val="24"/>
          <w:szCs w:val="24"/>
        </w:rPr>
        <w:t>ithin each 5Mb window, we calculated wRF distances between the first 10kb window and every other 10kb window.</w:t>
      </w:r>
    </w:p>
    <w:p w14:paraId="6FB49565" w14:textId="5967E864" w:rsidR="006045B5" w:rsidRPr="00031896" w:rsidRDefault="000E678A" w:rsidP="00F413E3">
      <w:pPr>
        <w:jc w:val="both"/>
        <w:rPr>
          <w:rFonts w:ascii="Times New Roman" w:hAnsi="Times New Roman" w:cs="Times New Roman"/>
          <w:iCs/>
          <w:sz w:val="24"/>
          <w:szCs w:val="24"/>
        </w:rPr>
      </w:pPr>
      <w:r>
        <w:rPr>
          <w:rFonts w:ascii="Times New Roman" w:hAnsi="Times New Roman" w:cs="Times New Roman"/>
          <w:sz w:val="24"/>
          <w:szCs w:val="24"/>
        </w:rPr>
        <w:tab/>
      </w:r>
      <w:r w:rsidR="006045B5" w:rsidRPr="00031896">
        <w:rPr>
          <w:rFonts w:ascii="Times New Roman" w:hAnsi="Times New Roman" w:cs="Times New Roman"/>
          <w:iCs/>
          <w:sz w:val="24"/>
          <w:szCs w:val="24"/>
        </w:rPr>
        <w:t>We also compared</w:t>
      </w:r>
      <w:r w:rsidR="00021F11">
        <w:rPr>
          <w:rFonts w:ascii="Times New Roman" w:hAnsi="Times New Roman" w:cs="Times New Roman"/>
          <w:iCs/>
          <w:sz w:val="24"/>
          <w:szCs w:val="24"/>
        </w:rPr>
        <w:t xml:space="preserve"> the chromosome-wide wRF distances to those based on </w:t>
      </w:r>
      <w:r w:rsidR="00E97342">
        <w:rPr>
          <w:rFonts w:ascii="Times New Roman" w:hAnsi="Times New Roman" w:cs="Times New Roman"/>
          <w:iCs/>
          <w:sz w:val="24"/>
          <w:szCs w:val="24"/>
        </w:rPr>
        <w:t>phylogeni</w:t>
      </w:r>
      <w:r w:rsidR="00751894">
        <w:rPr>
          <w:rFonts w:ascii="Times New Roman" w:hAnsi="Times New Roman" w:cs="Times New Roman"/>
          <w:iCs/>
          <w:sz w:val="24"/>
          <w:szCs w:val="24"/>
        </w:rPr>
        <w:t>e</w:t>
      </w:r>
      <w:r w:rsidR="00E97342">
        <w:rPr>
          <w:rFonts w:ascii="Times New Roman" w:hAnsi="Times New Roman" w:cs="Times New Roman"/>
          <w:iCs/>
          <w:sz w:val="24"/>
          <w:szCs w:val="24"/>
        </w:rPr>
        <w:t xml:space="preserve">s </w:t>
      </w:r>
      <w:r w:rsidR="00021F11">
        <w:rPr>
          <w:rFonts w:ascii="Times New Roman" w:hAnsi="Times New Roman" w:cs="Times New Roman"/>
          <w:iCs/>
          <w:sz w:val="24"/>
          <w:szCs w:val="24"/>
        </w:rPr>
        <w:t>from</w:t>
      </w:r>
      <w:r w:rsidR="00E97342">
        <w:rPr>
          <w:rFonts w:ascii="Times New Roman" w:hAnsi="Times New Roman" w:cs="Times New Roman"/>
          <w:iCs/>
          <w:sz w:val="24"/>
          <w:szCs w:val="24"/>
        </w:rPr>
        <w:t xml:space="preserve"> regions</w:t>
      </w:r>
      <w:r w:rsidR="006045B5" w:rsidRPr="00031896">
        <w:rPr>
          <w:rFonts w:ascii="Times New Roman" w:hAnsi="Times New Roman" w:cs="Times New Roman"/>
          <w:iCs/>
          <w:sz w:val="24"/>
          <w:szCs w:val="24"/>
        </w:rPr>
        <w:t xml:space="preserve"> around several types of</w:t>
      </w:r>
      <w:r w:rsidR="00027FB1">
        <w:rPr>
          <w:rFonts w:ascii="Times New Roman" w:hAnsi="Times New Roman" w:cs="Times New Roman"/>
          <w:iCs/>
          <w:sz w:val="24"/>
          <w:szCs w:val="24"/>
        </w:rPr>
        <w:t xml:space="preserve"> adjacent to</w:t>
      </w:r>
      <w:r w:rsidR="006045B5" w:rsidRPr="00031896">
        <w:rPr>
          <w:rFonts w:ascii="Times New Roman" w:hAnsi="Times New Roman" w:cs="Times New Roman"/>
          <w:iCs/>
          <w:sz w:val="24"/>
          <w:szCs w:val="24"/>
        </w:rPr>
        <w:t xml:space="preserve"> genomic features. </w:t>
      </w:r>
      <w:r w:rsidR="00027FB1">
        <w:rPr>
          <w:rFonts w:ascii="Times New Roman" w:hAnsi="Times New Roman" w:cs="Times New Roman"/>
          <w:iCs/>
          <w:sz w:val="24"/>
          <w:szCs w:val="24"/>
        </w:rPr>
        <w:t>We retrieved c</w:t>
      </w:r>
      <w:r w:rsidR="00E85F6D" w:rsidRPr="00031896">
        <w:rPr>
          <w:rFonts w:ascii="Times New Roman" w:hAnsi="Times New Roman" w:cs="Times New Roman"/>
          <w:iCs/>
          <w:sz w:val="24"/>
          <w:szCs w:val="24"/>
        </w:rPr>
        <w:t>o</w:t>
      </w:r>
      <w:r w:rsidR="006045B5" w:rsidRPr="00031896">
        <w:rPr>
          <w:rFonts w:ascii="Times New Roman" w:hAnsi="Times New Roman" w:cs="Times New Roman"/>
          <w:iCs/>
          <w:sz w:val="24"/>
          <w:szCs w:val="24"/>
        </w:rPr>
        <w:t xml:space="preserve">ordinates </w:t>
      </w:r>
      <w:r w:rsidR="00E85F6D" w:rsidRPr="00031896">
        <w:rPr>
          <w:rFonts w:ascii="Times New Roman" w:hAnsi="Times New Roman" w:cs="Times New Roman"/>
          <w:iCs/>
          <w:sz w:val="24"/>
          <w:szCs w:val="24"/>
        </w:rPr>
        <w:t xml:space="preserve">from </w:t>
      </w:r>
      <w:r w:rsidR="00066FE6">
        <w:rPr>
          <w:rFonts w:ascii="Times New Roman" w:hAnsi="Times New Roman" w:cs="Times New Roman"/>
          <w:iCs/>
          <w:sz w:val="24"/>
          <w:szCs w:val="24"/>
        </w:rPr>
        <w:t>25,753 protein</w:t>
      </w:r>
      <w:r w:rsidR="00DD6ADB">
        <w:rPr>
          <w:rFonts w:ascii="Times New Roman" w:hAnsi="Times New Roman" w:cs="Times New Roman"/>
          <w:iCs/>
          <w:sz w:val="24"/>
          <w:szCs w:val="24"/>
        </w:rPr>
        <w:t xml:space="preserve"> </w:t>
      </w:r>
      <w:r w:rsidR="00066FE6">
        <w:rPr>
          <w:rFonts w:ascii="Times New Roman" w:hAnsi="Times New Roman" w:cs="Times New Roman"/>
          <w:iCs/>
          <w:sz w:val="24"/>
          <w:szCs w:val="24"/>
        </w:rPr>
        <w:t>coding</w:t>
      </w:r>
      <w:r w:rsidR="00E85F6D" w:rsidRPr="00031896">
        <w:rPr>
          <w:rFonts w:ascii="Times New Roman" w:hAnsi="Times New Roman" w:cs="Times New Roman"/>
          <w:iCs/>
          <w:sz w:val="24"/>
          <w:szCs w:val="24"/>
        </w:rPr>
        <w:t xml:space="preserve"> genes</w:t>
      </w:r>
      <w:r w:rsidR="00066FE6">
        <w:rPr>
          <w:rFonts w:ascii="Times New Roman" w:hAnsi="Times New Roman" w:cs="Times New Roman"/>
          <w:iCs/>
          <w:sz w:val="24"/>
          <w:szCs w:val="24"/>
        </w:rPr>
        <w:t xml:space="preserve"> annotated in </w:t>
      </w:r>
      <w:r w:rsidR="00066FE6">
        <w:rPr>
          <w:rFonts w:ascii="Times New Roman" w:hAnsi="Times New Roman" w:cs="Times New Roman"/>
          <w:i/>
          <w:sz w:val="24"/>
          <w:szCs w:val="24"/>
        </w:rPr>
        <w:t>M. musculus</w:t>
      </w:r>
      <w:r w:rsidR="00E85F6D" w:rsidRPr="00031896">
        <w:rPr>
          <w:rFonts w:ascii="Times New Roman" w:hAnsi="Times New Roman" w:cs="Times New Roman"/>
          <w:iCs/>
          <w:sz w:val="24"/>
          <w:szCs w:val="24"/>
        </w:rPr>
        <w:t xml:space="preserve"> </w:t>
      </w:r>
      <w:r w:rsidR="006045B5" w:rsidRPr="00031896">
        <w:rPr>
          <w:rFonts w:ascii="Times New Roman" w:hAnsi="Times New Roman" w:cs="Times New Roman"/>
          <w:iCs/>
          <w:sz w:val="24"/>
          <w:szCs w:val="24"/>
        </w:rPr>
        <w:t xml:space="preserve">from Ensembl </w:t>
      </w:r>
      <w:r w:rsidR="00F40603">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 </w:instrText>
      </w:r>
      <w:r w:rsidR="00C6053D">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EN.CITE.DATA </w:instrText>
      </w:r>
      <w:r w:rsidR="00C6053D">
        <w:rPr>
          <w:rFonts w:ascii="Times New Roman" w:hAnsi="Times New Roman" w:cs="Times New Roman"/>
          <w:iCs/>
          <w:sz w:val="24"/>
          <w:szCs w:val="24"/>
        </w:rPr>
      </w:r>
      <w:r w:rsidR="00C6053D">
        <w:rPr>
          <w:rFonts w:ascii="Times New Roman" w:hAnsi="Times New Roman" w:cs="Times New Roman"/>
          <w:iCs/>
          <w:sz w:val="24"/>
          <w:szCs w:val="24"/>
        </w:rPr>
        <w:fldChar w:fldCharType="end"/>
      </w:r>
      <w:r w:rsidR="00F40603">
        <w:rPr>
          <w:rFonts w:ascii="Times New Roman" w:hAnsi="Times New Roman" w:cs="Times New Roman"/>
          <w:iCs/>
          <w:sz w:val="24"/>
          <w:szCs w:val="24"/>
        </w:rPr>
      </w:r>
      <w:r w:rsidR="00F40603">
        <w:rPr>
          <w:rFonts w:ascii="Times New Roman" w:hAnsi="Times New Roman" w:cs="Times New Roman"/>
          <w:iCs/>
          <w:sz w:val="24"/>
          <w:szCs w:val="24"/>
        </w:rPr>
        <w:fldChar w:fldCharType="separate"/>
      </w:r>
      <w:r w:rsidR="00C6053D">
        <w:rPr>
          <w:rFonts w:ascii="Times New Roman" w:hAnsi="Times New Roman" w:cs="Times New Roman"/>
          <w:iCs/>
          <w:noProof/>
          <w:sz w:val="24"/>
          <w:szCs w:val="24"/>
        </w:rPr>
        <w:t>(release 99; Cunningham et al. 2022)</w:t>
      </w:r>
      <w:r w:rsidR="00F40603">
        <w:rPr>
          <w:rFonts w:ascii="Times New Roman" w:hAnsi="Times New Roman" w:cs="Times New Roman"/>
          <w:iCs/>
          <w:sz w:val="24"/>
          <w:szCs w:val="24"/>
        </w:rPr>
        <w:fldChar w:fldCharType="end"/>
      </w:r>
      <w:r w:rsidR="006045B5" w:rsidRPr="00031896">
        <w:rPr>
          <w:rFonts w:ascii="Times New Roman" w:hAnsi="Times New Roman" w:cs="Times New Roman"/>
          <w:iCs/>
          <w:sz w:val="24"/>
          <w:szCs w:val="24"/>
        </w:rPr>
        <w:t xml:space="preserve">, </w:t>
      </w:r>
      <w:r w:rsidR="00BC7F34">
        <w:rPr>
          <w:rFonts w:ascii="Times New Roman" w:hAnsi="Times New Roman" w:cs="Times New Roman"/>
          <w:iCs/>
          <w:sz w:val="24"/>
          <w:szCs w:val="24"/>
        </w:rPr>
        <w:t xml:space="preserve">all </w:t>
      </w:r>
      <w:r w:rsidR="00E85F6D" w:rsidRPr="00031896">
        <w:rPr>
          <w:rFonts w:ascii="Times New Roman" w:hAnsi="Times New Roman" w:cs="Times New Roman"/>
          <w:iCs/>
          <w:sz w:val="24"/>
          <w:szCs w:val="24"/>
        </w:rPr>
        <w:t xml:space="preserve">3,129 </w:t>
      </w:r>
      <w:r w:rsidR="006045B5" w:rsidRPr="00031896">
        <w:rPr>
          <w:rFonts w:ascii="Times New Roman" w:hAnsi="Times New Roman" w:cs="Times New Roman"/>
          <w:iCs/>
          <w:sz w:val="24"/>
          <w:szCs w:val="24"/>
        </w:rPr>
        <w:t>UCE</w:t>
      </w:r>
      <w:r w:rsidR="00E85F6D" w:rsidRPr="00031896">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 </w:t>
      </w:r>
      <w:r w:rsidR="00BC7F34" w:rsidRPr="00DF4DCD">
        <w:rPr>
          <w:rFonts w:ascii="Times New Roman" w:hAnsi="Times New Roman" w:cs="Times New Roman"/>
          <w:sz w:val="24"/>
          <w:szCs w:val="24"/>
        </w:rPr>
        <w:t xml:space="preserve">the </w:t>
      </w:r>
      <w:r w:rsidR="00BC7F34" w:rsidRPr="00DF4DCD">
        <w:rPr>
          <w:rFonts w:ascii="Times New Roman" w:hAnsi="Times New Roman" w:cs="Times New Roman"/>
          <w:i/>
          <w:iCs/>
          <w:sz w:val="24"/>
          <w:szCs w:val="24"/>
        </w:rPr>
        <w:t>M</w:t>
      </w:r>
      <w:r w:rsidR="006714AD">
        <w:rPr>
          <w:rFonts w:ascii="Times New Roman" w:hAnsi="Times New Roman" w:cs="Times New Roman"/>
          <w:i/>
          <w:iCs/>
          <w:sz w:val="24"/>
          <w:szCs w:val="24"/>
        </w:rPr>
        <w:t>.</w:t>
      </w:r>
      <w:r w:rsidR="00BC7F34" w:rsidRPr="00DF4DCD">
        <w:rPr>
          <w:rFonts w:ascii="Times New Roman" w:hAnsi="Times New Roman" w:cs="Times New Roman"/>
          <w:i/>
          <w:iCs/>
          <w:sz w:val="24"/>
          <w:szCs w:val="24"/>
        </w:rPr>
        <w:t xml:space="preserve"> musculus</w:t>
      </w:r>
      <w:r w:rsidR="00BC7F34" w:rsidRPr="00DF4DCD">
        <w:rPr>
          <w:rFonts w:ascii="Times New Roman" w:hAnsi="Times New Roman" w:cs="Times New Roman"/>
          <w:sz w:val="24"/>
          <w:szCs w:val="24"/>
        </w:rPr>
        <w:t xml:space="preserve"> UCE probe set provided with </w:t>
      </w:r>
      <w:r w:rsidR="00BC7F34">
        <w:rPr>
          <w:rFonts w:ascii="Times New Roman" w:hAnsi="Times New Roman" w:cs="Times New Roman"/>
          <w:sz w:val="24"/>
          <w:szCs w:val="24"/>
        </w:rPr>
        <w:t xml:space="preserve">PHYLUCE </w: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 </w:instrTex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EN.CITE.DATA </w:instrText>
      </w:r>
      <w:r w:rsidR="00BC7F34">
        <w:rPr>
          <w:rFonts w:ascii="Times New Roman" w:hAnsi="Times New Roman" w:cs="Times New Roman"/>
          <w:sz w:val="24"/>
          <w:szCs w:val="24"/>
        </w:rPr>
      </w:r>
      <w:r w:rsidR="00BC7F34">
        <w:rPr>
          <w:rFonts w:ascii="Times New Roman" w:hAnsi="Times New Roman" w:cs="Times New Roman"/>
          <w:sz w:val="24"/>
          <w:szCs w:val="24"/>
        </w:rPr>
        <w:fldChar w:fldCharType="end"/>
      </w:r>
      <w:r w:rsidR="00BC7F34">
        <w:rPr>
          <w:rFonts w:ascii="Times New Roman" w:hAnsi="Times New Roman" w:cs="Times New Roman"/>
          <w:sz w:val="24"/>
          <w:szCs w:val="24"/>
        </w:rPr>
      </w:r>
      <w:r w:rsidR="00BC7F34">
        <w:rPr>
          <w:rFonts w:ascii="Times New Roman" w:hAnsi="Times New Roman" w:cs="Times New Roman"/>
          <w:sz w:val="24"/>
          <w:szCs w:val="24"/>
        </w:rPr>
        <w:fldChar w:fldCharType="separate"/>
      </w:r>
      <w:r w:rsidR="00BC7F34">
        <w:rPr>
          <w:rFonts w:ascii="Times New Roman" w:hAnsi="Times New Roman" w:cs="Times New Roman"/>
          <w:noProof/>
          <w:sz w:val="24"/>
          <w:szCs w:val="24"/>
        </w:rPr>
        <w:t>(Faircloth et al. 2012; Faircloth 2016)</w:t>
      </w:r>
      <w:r w:rsidR="00BC7F34">
        <w:rPr>
          <w:rFonts w:ascii="Times New Roman" w:hAnsi="Times New Roman" w:cs="Times New Roman"/>
          <w:sz w:val="24"/>
          <w:szCs w:val="24"/>
        </w:rPr>
        <w:fldChar w:fldCharType="end"/>
      </w:r>
      <w:r w:rsidR="006045B5" w:rsidRPr="00031896">
        <w:rPr>
          <w:rFonts w:ascii="Times New Roman" w:hAnsi="Times New Roman" w:cs="Times New Roman"/>
          <w:iCs/>
          <w:sz w:val="24"/>
          <w:szCs w:val="24"/>
        </w:rPr>
        <w:t>, and</w:t>
      </w:r>
      <w:r w:rsidR="00E85F6D" w:rsidRPr="00031896">
        <w:rPr>
          <w:rFonts w:ascii="Times New Roman" w:hAnsi="Times New Roman" w:cs="Times New Roman"/>
          <w:iCs/>
          <w:sz w:val="24"/>
          <w:szCs w:val="24"/>
        </w:rPr>
        <w:t xml:space="preserve"> 9,865</w:t>
      </w:r>
      <w:r w:rsidR="006045B5" w:rsidRPr="00031896">
        <w:rPr>
          <w:rFonts w:ascii="Times New Roman" w:hAnsi="Times New Roman" w:cs="Times New Roman"/>
          <w:iCs/>
          <w:sz w:val="24"/>
          <w:szCs w:val="24"/>
        </w:rPr>
        <w:t xml:space="preserve"> recombination hotspot</w:t>
      </w:r>
      <w:r w:rsidR="006714AD">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w:t>
      </w:r>
      <w:r w:rsidR="0053166A">
        <w:rPr>
          <w:rFonts w:ascii="Times New Roman" w:hAnsi="Times New Roman" w:cs="Times New Roman"/>
          <w:iCs/>
          <w:sz w:val="24"/>
          <w:szCs w:val="24"/>
        </w:rPr>
        <w:t xml:space="preserve"> </w: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 </w:instrTex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EN.CITE.DATA </w:instrText>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separate"/>
      </w:r>
      <w:r w:rsidR="0053166A">
        <w:rPr>
          <w:rFonts w:ascii="Times New Roman" w:hAnsi="Times New Roman" w:cs="Times New Roman"/>
          <w:iCs/>
          <w:noProof/>
          <w:sz w:val="24"/>
          <w:szCs w:val="24"/>
        </w:rPr>
        <w:t>Smagulova et al. (2011)</w:t>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The recombination hotspot coordinates were converted between build 37 and build 38 using the liftOver tool</w:t>
      </w:r>
      <w:r w:rsidR="00927E73">
        <w:rPr>
          <w:rFonts w:ascii="Times New Roman" w:hAnsi="Times New Roman" w:cs="Times New Roman"/>
          <w:iCs/>
          <w:sz w:val="24"/>
          <w:szCs w:val="24"/>
        </w:rPr>
        <w:t xml:space="preserve"> </w: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 </w:instrTex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EN.CITE.DATA </w:instrText>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end"/>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separate"/>
      </w:r>
      <w:r w:rsidR="00927E73">
        <w:rPr>
          <w:rFonts w:ascii="Times New Roman" w:hAnsi="Times New Roman" w:cs="Times New Roman"/>
          <w:iCs/>
          <w:noProof/>
          <w:sz w:val="24"/>
          <w:szCs w:val="24"/>
        </w:rPr>
        <w:t>(Hinrichs et al. 2006)</w:t>
      </w:r>
      <w:r w:rsidR="00927E73">
        <w:rPr>
          <w:rFonts w:ascii="Times New Roman" w:hAnsi="Times New Roman" w:cs="Times New Roman"/>
          <w:iCs/>
          <w:sz w:val="24"/>
          <w:szCs w:val="24"/>
        </w:rPr>
        <w:fldChar w:fldCharType="end"/>
      </w:r>
      <w:r w:rsidR="00E85F6D" w:rsidRPr="00031896">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For each feature, </w:t>
      </w:r>
      <w:r w:rsidR="006714AD">
        <w:rPr>
          <w:rFonts w:ascii="Times New Roman" w:hAnsi="Times New Roman" w:cs="Times New Roman"/>
          <w:iCs/>
          <w:sz w:val="24"/>
          <w:szCs w:val="24"/>
        </w:rPr>
        <w:t xml:space="preserve">the starting window was the 10kb window containing the feature’s midpoint coordinate. </w:t>
      </w:r>
      <w:r w:rsidR="00E85F6D" w:rsidRPr="00031896">
        <w:rPr>
          <w:rFonts w:ascii="Times New Roman" w:hAnsi="Times New Roman" w:cs="Times New Roman"/>
          <w:iCs/>
          <w:sz w:val="24"/>
          <w:szCs w:val="24"/>
        </w:rPr>
        <w:t xml:space="preserve">We then calculated wRF between this window and all windows </w:t>
      </w:r>
      <w:r w:rsidR="006714AD">
        <w:rPr>
          <w:rFonts w:ascii="Times New Roman" w:hAnsi="Times New Roman" w:cs="Times New Roman"/>
          <w:iCs/>
          <w:sz w:val="24"/>
          <w:szCs w:val="24"/>
        </w:rPr>
        <w:t>within</w:t>
      </w:r>
      <w:r w:rsidR="00E85F6D" w:rsidRPr="00031896">
        <w:rPr>
          <w:rFonts w:ascii="Times New Roman" w:hAnsi="Times New Roman" w:cs="Times New Roman"/>
          <w:iCs/>
          <w:sz w:val="24"/>
          <w:szCs w:val="24"/>
        </w:rPr>
        <w:t xml:space="preserve"> </w:t>
      </w:r>
      <w:r w:rsidR="0012471D">
        <w:rPr>
          <w:rFonts w:ascii="Times New Roman" w:hAnsi="Times New Roman" w:cs="Times New Roman"/>
          <w:iCs/>
          <w:sz w:val="24"/>
          <w:szCs w:val="24"/>
        </w:rPr>
        <w:t>5</w:t>
      </w:r>
      <w:r w:rsidR="0012471D" w:rsidRPr="00031896">
        <w:rPr>
          <w:rFonts w:ascii="Times New Roman" w:hAnsi="Times New Roman" w:cs="Times New Roman"/>
          <w:iCs/>
          <w:sz w:val="24"/>
          <w:szCs w:val="24"/>
        </w:rPr>
        <w:t xml:space="preserve">Mb </w:t>
      </w:r>
      <w:r w:rsidR="00E85F6D" w:rsidRPr="00031896">
        <w:rPr>
          <w:rFonts w:ascii="Times New Roman" w:hAnsi="Times New Roman" w:cs="Times New Roman"/>
          <w:iCs/>
          <w:sz w:val="24"/>
          <w:szCs w:val="24"/>
        </w:rPr>
        <w:t>in either direction</w:t>
      </w:r>
      <w:r w:rsidR="0012471D">
        <w:rPr>
          <w:rFonts w:ascii="Times New Roman" w:hAnsi="Times New Roman" w:cs="Times New Roman"/>
          <w:iCs/>
          <w:sz w:val="24"/>
          <w:szCs w:val="24"/>
        </w:rPr>
        <w:t xml:space="preserve"> and for each chromosome compared the slope and wRF distance of windows adjacent to the feature with the same metrics for the whole chromosome</w:t>
      </w:r>
      <w:r w:rsidR="00E85F6D" w:rsidRPr="00031896">
        <w:rPr>
          <w:rFonts w:ascii="Times New Roman" w:hAnsi="Times New Roman" w:cs="Times New Roman"/>
          <w:iCs/>
          <w:sz w:val="24"/>
          <w:szCs w:val="24"/>
        </w:rPr>
        <w:t>.</w:t>
      </w:r>
      <w:r w:rsidR="0012471D">
        <w:rPr>
          <w:rFonts w:ascii="Times New Roman" w:hAnsi="Times New Roman" w:cs="Times New Roman"/>
          <w:iCs/>
          <w:sz w:val="24"/>
          <w:szCs w:val="24"/>
        </w:rPr>
        <w:t xml:space="preserve"> We compared distributions of these measures for each genomic feature with </w:t>
      </w:r>
      <w:r w:rsidR="00D74755">
        <w:rPr>
          <w:rFonts w:ascii="Times New Roman" w:hAnsi="Times New Roman" w:cs="Times New Roman"/>
          <w:iCs/>
          <w:sz w:val="24"/>
          <w:szCs w:val="24"/>
        </w:rPr>
        <w:t>an ANOVA</w:t>
      </w:r>
      <w:r w:rsidR="006939AD">
        <w:rPr>
          <w:rFonts w:ascii="Times New Roman" w:hAnsi="Times New Roman" w:cs="Times New Roman"/>
          <w:iCs/>
          <w:sz w:val="24"/>
          <w:szCs w:val="24"/>
        </w:rPr>
        <w:t xml:space="preserve"> (aov(feature.measure</w:t>
      </w:r>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w:t>
      </w:r>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feature.label))</w:t>
      </w:r>
      <w:r w:rsidR="00D74755">
        <w:rPr>
          <w:rFonts w:ascii="Times New Roman" w:hAnsi="Times New Roman" w:cs="Times New Roman"/>
          <w:iCs/>
          <w:sz w:val="24"/>
          <w:szCs w:val="24"/>
        </w:rPr>
        <w:t xml:space="preserve"> followed by Tukey’s range test</w:t>
      </w:r>
      <w:r w:rsidR="006939AD">
        <w:rPr>
          <w:rFonts w:ascii="Times New Roman" w:hAnsi="Times New Roman" w:cs="Times New Roman"/>
          <w:iCs/>
          <w:sz w:val="24"/>
          <w:szCs w:val="24"/>
        </w:rPr>
        <w:t xml:space="preserve"> (TukeyHSD(anova.result))</w:t>
      </w:r>
      <w:r w:rsidR="00D74755">
        <w:rPr>
          <w:rFonts w:ascii="Times New Roman" w:hAnsi="Times New Roman" w:cs="Times New Roman"/>
          <w:iCs/>
          <w:sz w:val="24"/>
          <w:szCs w:val="24"/>
        </w:rPr>
        <w:t xml:space="preserve"> to assess differences in means</w:t>
      </w:r>
      <w:r w:rsidR="0012471D">
        <w:rPr>
          <w:rFonts w:ascii="Times New Roman" w:hAnsi="Times New Roman" w:cs="Times New Roman"/>
          <w:iCs/>
          <w:sz w:val="24"/>
          <w:szCs w:val="24"/>
        </w:rPr>
        <w:t xml:space="preserve">, as implemented in R v4.1.1 </w:t>
      </w:r>
      <w:r w:rsidR="0012471D">
        <w:rPr>
          <w:rFonts w:ascii="Times New Roman" w:hAnsi="Times New Roman" w:cs="Times New Roman"/>
          <w:iCs/>
          <w:sz w:val="24"/>
          <w:szCs w:val="24"/>
        </w:rPr>
        <w:fldChar w:fldCharType="begin"/>
      </w:r>
      <w:r w:rsidR="0012471D">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2471D">
        <w:rPr>
          <w:rFonts w:ascii="Times New Roman" w:hAnsi="Times New Roman" w:cs="Times New Roman"/>
          <w:iCs/>
          <w:sz w:val="24"/>
          <w:szCs w:val="24"/>
        </w:rPr>
        <w:fldChar w:fldCharType="separate"/>
      </w:r>
      <w:r w:rsidR="0012471D">
        <w:rPr>
          <w:rFonts w:ascii="Times New Roman" w:hAnsi="Times New Roman" w:cs="Times New Roman"/>
          <w:iCs/>
          <w:noProof/>
          <w:sz w:val="24"/>
          <w:szCs w:val="24"/>
        </w:rPr>
        <w:t>(R Core Team 2021)</w:t>
      </w:r>
      <w:r w:rsidR="0012471D">
        <w:rPr>
          <w:rFonts w:ascii="Times New Roman" w:hAnsi="Times New Roman" w:cs="Times New Roman"/>
          <w:iCs/>
          <w:sz w:val="24"/>
          <w:szCs w:val="24"/>
        </w:rPr>
        <w:fldChar w:fldCharType="end"/>
      </w:r>
      <w:r w:rsidR="0012471D">
        <w:rPr>
          <w:rFonts w:ascii="Times New Roman" w:hAnsi="Times New Roman" w:cs="Times New Roman"/>
          <w:iCs/>
          <w:sz w:val="24"/>
          <w:szCs w:val="24"/>
        </w:rPr>
        <w:t>.</w:t>
      </w:r>
    </w:p>
    <w:p w14:paraId="40B979BC" w14:textId="641BF063" w:rsidR="00FD0B8D" w:rsidRPr="00031896" w:rsidRDefault="009650C5" w:rsidP="00F413E3">
      <w:pPr>
        <w:pStyle w:val="Heading2"/>
        <w:rPr>
          <w:b/>
          <w:bCs/>
        </w:rPr>
      </w:pPr>
      <w:r>
        <w:t>Molecular</w:t>
      </w:r>
      <w:r w:rsidRPr="00031896">
        <w:t xml:space="preserve"> </w:t>
      </w:r>
      <w:r>
        <w:t xml:space="preserve">evolution </w:t>
      </w:r>
    </w:p>
    <w:p w14:paraId="5293C796" w14:textId="4D78472E" w:rsidR="001A5C4D" w:rsidRDefault="00314565"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sidR="009650C5">
        <w:rPr>
          <w:rFonts w:ascii="Times New Roman" w:hAnsi="Times New Roman" w:cs="Times New Roman"/>
          <w:sz w:val="24"/>
          <w:szCs w:val="24"/>
        </w:rPr>
        <w:t xml:space="preserve">common </w:t>
      </w:r>
      <w:r w:rsidR="00D25F9F">
        <w:rPr>
          <w:rFonts w:ascii="Times New Roman" w:hAnsi="Times New Roman" w:cs="Times New Roman"/>
          <w:sz w:val="24"/>
          <w:szCs w:val="24"/>
        </w:rPr>
        <w:t xml:space="preserve">model-based </w:t>
      </w:r>
      <w:r w:rsidRPr="00031896">
        <w:rPr>
          <w:rFonts w:ascii="Times New Roman" w:hAnsi="Times New Roman" w:cs="Times New Roman"/>
          <w:sz w:val="24"/>
          <w:szCs w:val="24"/>
        </w:rPr>
        <w:t xml:space="preserve">analyses of </w:t>
      </w:r>
      <w:r w:rsidR="009650C5">
        <w:rPr>
          <w:rFonts w:ascii="Times New Roman" w:hAnsi="Times New Roman" w:cs="Times New Roman"/>
          <w:sz w:val="24"/>
          <w:szCs w:val="24"/>
        </w:rPr>
        <w:t>molecular evolution</w:t>
      </w:r>
      <w:r w:rsidRPr="00031896">
        <w:rPr>
          <w:rFonts w:ascii="Times New Roman" w:hAnsi="Times New Roman" w:cs="Times New Roman"/>
          <w:sz w:val="24"/>
          <w:szCs w:val="24"/>
        </w:rPr>
        <w:t xml:space="preserve">, we </w:t>
      </w:r>
      <w:r w:rsidR="00032D67" w:rsidRPr="00031896">
        <w:rPr>
          <w:rFonts w:ascii="Times New Roman" w:hAnsi="Times New Roman" w:cs="Times New Roman"/>
          <w:sz w:val="24"/>
          <w:szCs w:val="24"/>
        </w:rPr>
        <w:t xml:space="preserve">retrieved </w:t>
      </w:r>
      <w:r w:rsidR="006A5E32" w:rsidRPr="00031896">
        <w:rPr>
          <w:rFonts w:ascii="Times New Roman" w:hAnsi="Times New Roman" w:cs="Times New Roman"/>
          <w:sz w:val="24"/>
          <w:szCs w:val="24"/>
        </w:rPr>
        <w:t>2</w:t>
      </w:r>
      <w:r w:rsidR="006A5E32">
        <w:rPr>
          <w:rFonts w:ascii="Times New Roman" w:hAnsi="Times New Roman" w:cs="Times New Roman"/>
          <w:sz w:val="24"/>
          <w:szCs w:val="24"/>
        </w:rPr>
        <w:t>2</w:t>
      </w:r>
      <w:r w:rsidRPr="00031896">
        <w:rPr>
          <w:rFonts w:ascii="Times New Roman" w:hAnsi="Times New Roman" w:cs="Times New Roman"/>
          <w:sz w:val="24"/>
          <w:szCs w:val="24"/>
        </w:rPr>
        <w:t>,</w:t>
      </w:r>
      <w:r w:rsidR="006A5E32">
        <w:rPr>
          <w:rFonts w:ascii="Times New Roman" w:hAnsi="Times New Roman" w:cs="Times New Roman"/>
          <w:sz w:val="24"/>
          <w:szCs w:val="24"/>
        </w:rPr>
        <w:t>261</w:t>
      </w:r>
      <w:r w:rsidR="006A5E32" w:rsidRPr="00031896">
        <w:rPr>
          <w:rFonts w:ascii="Times New Roman" w:hAnsi="Times New Roman" w:cs="Times New Roman"/>
          <w:sz w:val="24"/>
          <w:szCs w:val="24"/>
        </w:rPr>
        <w:t xml:space="preserve"> </w:t>
      </w:r>
      <w:r w:rsidR="00032D67" w:rsidRPr="00031896">
        <w:rPr>
          <w:rFonts w:ascii="Times New Roman" w:hAnsi="Times New Roman" w:cs="Times New Roman"/>
          <w:sz w:val="24"/>
          <w:szCs w:val="24"/>
        </w:rPr>
        <w:t>coding sequences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from</w:t>
      </w:r>
      <w:r w:rsidR="004A48A2">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6A5E32">
        <w:rPr>
          <w:rFonts w:ascii="Times New Roman" w:hAnsi="Times New Roman" w:cs="Times New Roman"/>
          <w:iCs/>
          <w:sz w:val="24"/>
          <w:szCs w:val="24"/>
        </w:rPr>
        <w:t xml:space="preserve"> using the longest coding transcript of </w:t>
      </w:r>
      <w:r w:rsidR="006A5E32">
        <w:rPr>
          <w:rFonts w:ascii="Times New Roman" w:hAnsi="Times New Roman" w:cs="Times New Roman"/>
          <w:iCs/>
          <w:sz w:val="24"/>
          <w:szCs w:val="24"/>
        </w:rPr>
        <w:lastRenderedPageBreak/>
        <w:t xml:space="preserve">each gene. </w:t>
      </w:r>
      <w:r w:rsidRPr="00031896">
        <w:rPr>
          <w:rFonts w:ascii="Times New Roman" w:hAnsi="Times New Roman" w:cs="Times New Roman"/>
          <w:sz w:val="24"/>
          <w:szCs w:val="24"/>
        </w:rPr>
        <w:t>Coding coordinates from</w:t>
      </w:r>
      <w:r w:rsidR="006A5E32">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 xml:space="preserve">coding sequences </w:t>
      </w:r>
      <w:r w:rsidRPr="00031896">
        <w:rPr>
          <w:rFonts w:ascii="Times New Roman" w:hAnsi="Times New Roman" w:cs="Times New Roman"/>
          <w:sz w:val="24"/>
          <w:szCs w:val="24"/>
        </w:rPr>
        <w:t>were transposed to the new assemblies via liftOver</w:t>
      </w:r>
      <w:r w:rsidR="00D31360">
        <w:rPr>
          <w:rFonts w:ascii="Times New Roman" w:hAnsi="Times New Roman" w:cs="Times New Roman"/>
          <w:sz w:val="24"/>
          <w:szCs w:val="24"/>
        </w:rPr>
        <w:t xml:space="preserve"> </w: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 </w:instrTex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EN.CITE.DATA </w:instrText>
      </w:r>
      <w:r w:rsidR="00927E73">
        <w:rPr>
          <w:rFonts w:ascii="Times New Roman" w:hAnsi="Times New Roman" w:cs="Times New Roman"/>
          <w:sz w:val="24"/>
          <w:szCs w:val="24"/>
        </w:rPr>
      </w:r>
      <w:r w:rsidR="00927E73">
        <w:rPr>
          <w:rFonts w:ascii="Times New Roman" w:hAnsi="Times New Roman" w:cs="Times New Roman"/>
          <w:sz w:val="24"/>
          <w:szCs w:val="24"/>
        </w:rPr>
        <w:fldChar w:fldCharType="end"/>
      </w:r>
      <w:r w:rsidR="00927E73">
        <w:rPr>
          <w:rFonts w:ascii="Times New Roman" w:hAnsi="Times New Roman" w:cs="Times New Roman"/>
          <w:sz w:val="24"/>
          <w:szCs w:val="24"/>
        </w:rPr>
      </w:r>
      <w:r w:rsidR="00927E73">
        <w:rPr>
          <w:rFonts w:ascii="Times New Roman" w:hAnsi="Times New Roman" w:cs="Times New Roman"/>
          <w:sz w:val="24"/>
          <w:szCs w:val="24"/>
        </w:rPr>
        <w:fldChar w:fldCharType="separate"/>
      </w:r>
      <w:r w:rsidR="00927E73">
        <w:rPr>
          <w:rFonts w:ascii="Times New Roman" w:hAnsi="Times New Roman" w:cs="Times New Roman"/>
          <w:noProof/>
          <w:sz w:val="24"/>
          <w:szCs w:val="24"/>
        </w:rPr>
        <w:t>(Hinrichs et al. 2006)</w:t>
      </w:r>
      <w:r w:rsidR="00927E73">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sidR="004A48A2">
        <w:rPr>
          <w:rFonts w:ascii="Times New Roman" w:hAnsi="Times New Roman" w:cs="Times New Roman"/>
          <w:sz w:val="24"/>
          <w:szCs w:val="24"/>
        </w:rPr>
        <w:t xml:space="preserve"> bedtools getfasta</w:t>
      </w:r>
      <w:r w:rsidR="006A5E32">
        <w:rPr>
          <w:rFonts w:ascii="Times New Roman" w:hAnsi="Times New Roman" w:cs="Times New Roman"/>
          <w:sz w:val="24"/>
          <w:szCs w:val="24"/>
        </w:rPr>
        <w:t xml:space="preserve"> </w:t>
      </w:r>
      <w:r w:rsidR="00603E87">
        <w:rPr>
          <w:rFonts w:ascii="Times New Roman" w:hAnsi="Times New Roman" w:cs="Times New Roman"/>
          <w:sz w:val="24"/>
          <w:szCs w:val="24"/>
        </w:rPr>
        <w:fldChar w:fldCharType="begin"/>
      </w:r>
      <w:r w:rsidR="00603E87">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03E87">
        <w:rPr>
          <w:rFonts w:ascii="Times New Roman" w:hAnsi="Times New Roman" w:cs="Times New Roman"/>
          <w:sz w:val="24"/>
          <w:szCs w:val="24"/>
        </w:rPr>
        <w:fldChar w:fldCharType="separate"/>
      </w:r>
      <w:r w:rsidR="00603E87">
        <w:rPr>
          <w:rFonts w:ascii="Times New Roman" w:hAnsi="Times New Roman" w:cs="Times New Roman"/>
          <w:noProof/>
          <w:sz w:val="24"/>
          <w:szCs w:val="24"/>
        </w:rPr>
        <w:t>(Quinlan and Hall 2010)</w:t>
      </w:r>
      <w:r w:rsidR="00603E87">
        <w:rPr>
          <w:rFonts w:ascii="Times New Roman" w:hAnsi="Times New Roman" w:cs="Times New Roman"/>
          <w:sz w:val="24"/>
          <w:szCs w:val="24"/>
        </w:rPr>
        <w:fldChar w:fldCharType="end"/>
      </w:r>
      <w:r w:rsidRPr="00031896">
        <w:rPr>
          <w:rFonts w:ascii="Times New Roman" w:hAnsi="Times New Roman" w:cs="Times New Roman"/>
          <w:sz w:val="24"/>
          <w:szCs w:val="24"/>
        </w:rPr>
        <w:t>.</w:t>
      </w:r>
      <w:r w:rsidR="006A5E32">
        <w:rPr>
          <w:rFonts w:ascii="Times New Roman" w:hAnsi="Times New Roman" w:cs="Times New Roman"/>
          <w:sz w:val="24"/>
          <w:szCs w:val="24"/>
        </w:rPr>
        <w:t xml:space="preserve"> Because some regions are too diverged, some genes are unable to liftOver for some samples so in total we recovered 17,216 genes present in all 7 species.</w:t>
      </w:r>
      <w:r w:rsidRPr="00031896">
        <w:rPr>
          <w:rFonts w:ascii="Times New Roman" w:hAnsi="Times New Roman" w:cs="Times New Roman"/>
          <w:sz w:val="24"/>
          <w:szCs w:val="24"/>
        </w:rPr>
        <w:t xml:space="preserve"> We </w:t>
      </w:r>
      <w:r w:rsidR="009650C5">
        <w:rPr>
          <w:rFonts w:ascii="Times New Roman" w:hAnsi="Times New Roman" w:cs="Times New Roman"/>
          <w:sz w:val="24"/>
          <w:szCs w:val="24"/>
        </w:rPr>
        <w:t xml:space="preserve">then </w:t>
      </w:r>
      <w:r w:rsidRPr="00031896">
        <w:rPr>
          <w:rFonts w:ascii="Times New Roman" w:hAnsi="Times New Roman" w:cs="Times New Roman"/>
          <w:sz w:val="24"/>
          <w:szCs w:val="24"/>
        </w:rPr>
        <w:t xml:space="preserve">used MACSE to </w:t>
      </w:r>
      <w:r w:rsidR="009650C5">
        <w:rPr>
          <w:rFonts w:ascii="Times New Roman" w:hAnsi="Times New Roman" w:cs="Times New Roman"/>
          <w:sz w:val="24"/>
          <w:szCs w:val="24"/>
        </w:rPr>
        <w:t>re-</w:t>
      </w:r>
      <w:r w:rsidRPr="00031896">
        <w:rPr>
          <w:rFonts w:ascii="Times New Roman" w:hAnsi="Times New Roman" w:cs="Times New Roman"/>
          <w:sz w:val="24"/>
          <w:szCs w:val="24"/>
        </w:rPr>
        <w:t>align these coding regions</w:t>
      </w:r>
      <w:r w:rsidR="009650C5">
        <w:rPr>
          <w:rFonts w:ascii="Times New Roman" w:hAnsi="Times New Roman" w:cs="Times New Roman"/>
          <w:sz w:val="24"/>
          <w:szCs w:val="24"/>
        </w:rPr>
        <w:t xml:space="preserve"> to </w:t>
      </w:r>
      <w:r w:rsidRPr="00031896">
        <w:rPr>
          <w:rFonts w:ascii="Times New Roman" w:hAnsi="Times New Roman" w:cs="Times New Roman"/>
          <w:sz w:val="24"/>
          <w:szCs w:val="24"/>
        </w:rPr>
        <w:t>account for possible frameshifts and stop codons</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r>
      <w:r w:rsidR="00D31360">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sidR="00D31360">
        <w:rPr>
          <w:rFonts w:ascii="Times New Roman" w:hAnsi="Times New Roman" w:cs="Times New Roman"/>
          <w:sz w:val="24"/>
          <w:szCs w:val="24"/>
        </w:rPr>
        <w:fldChar w:fldCharType="separate"/>
      </w:r>
      <w:r w:rsidR="00D31360">
        <w:rPr>
          <w:rFonts w:ascii="Times New Roman" w:hAnsi="Times New Roman" w:cs="Times New Roman"/>
          <w:noProof/>
          <w:sz w:val="24"/>
          <w:szCs w:val="24"/>
        </w:rPr>
        <w:t>(Ranwez et al. 2018)</w:t>
      </w:r>
      <w:r w:rsidR="00D31360">
        <w:rPr>
          <w:rFonts w:ascii="Times New Roman" w:hAnsi="Times New Roman" w:cs="Times New Roman"/>
          <w:sz w:val="24"/>
          <w:szCs w:val="24"/>
        </w:rPr>
        <w:fldChar w:fldCharType="end"/>
      </w:r>
      <w:r w:rsidRPr="00031896">
        <w:rPr>
          <w:rFonts w:ascii="Times New Roman" w:hAnsi="Times New Roman" w:cs="Times New Roman"/>
          <w:sz w:val="24"/>
          <w:szCs w:val="24"/>
        </w:rPr>
        <w:t>.</w:t>
      </w:r>
      <w:r w:rsidR="004025F6">
        <w:rPr>
          <w:rFonts w:ascii="Times New Roman" w:hAnsi="Times New Roman" w:cs="Times New Roman"/>
          <w:sz w:val="24"/>
          <w:szCs w:val="24"/>
        </w:rPr>
        <w:t xml:space="preserve"> </w:t>
      </w:r>
      <w:r w:rsidR="009650C5">
        <w:rPr>
          <w:rFonts w:ascii="Times New Roman" w:hAnsi="Times New Roman" w:cs="Times New Roman"/>
          <w:sz w:val="24"/>
          <w:szCs w:val="24"/>
        </w:rPr>
        <w:t>B</w:t>
      </w:r>
      <w:r w:rsidR="004025F6">
        <w:rPr>
          <w:rFonts w:ascii="Times New Roman" w:hAnsi="Times New Roman" w:cs="Times New Roman"/>
          <w:sz w:val="24"/>
          <w:szCs w:val="24"/>
        </w:rPr>
        <w:t>efore alignment we trimmed non-homologous regions from each ortholog using the trimNonHomologousFragments sub-program within MACSE. Then we aligned the orthologs using alignSequences and trimmed the aligned sequences with trimAlignment to remove unaligned flanking regions.</w:t>
      </w:r>
      <w:r w:rsidRPr="00031896">
        <w:rPr>
          <w:rFonts w:ascii="Times New Roman" w:hAnsi="Times New Roman" w:cs="Times New Roman"/>
          <w:sz w:val="24"/>
          <w:szCs w:val="24"/>
        </w:rPr>
        <w:t xml:space="preserve"> </w:t>
      </w:r>
      <w:r w:rsidR="009650C5">
        <w:rPr>
          <w:rFonts w:ascii="Times New Roman" w:hAnsi="Times New Roman" w:cs="Times New Roman"/>
          <w:sz w:val="24"/>
          <w:szCs w:val="24"/>
        </w:rPr>
        <w:t>Finally</w:t>
      </w:r>
      <w:r w:rsidR="004025F6">
        <w:rPr>
          <w:rFonts w:ascii="Times New Roman" w:hAnsi="Times New Roman" w:cs="Times New Roman"/>
          <w:sz w:val="24"/>
          <w:szCs w:val="24"/>
        </w:rPr>
        <w:t>, we manually filtered all alignments</w:t>
      </w:r>
      <w:r w:rsidR="009650C5">
        <w:rPr>
          <w:rFonts w:ascii="Times New Roman" w:hAnsi="Times New Roman" w:cs="Times New Roman"/>
          <w:sz w:val="24"/>
          <w:szCs w:val="24"/>
        </w:rPr>
        <w:t xml:space="preserve"> based on</w:t>
      </w:r>
      <w:r w:rsidR="00B202C5">
        <w:rPr>
          <w:rFonts w:ascii="Times New Roman" w:hAnsi="Times New Roman" w:cs="Times New Roman"/>
          <w:sz w:val="24"/>
          <w:szCs w:val="24"/>
        </w:rPr>
        <w:t xml:space="preserve"> the following:</w:t>
      </w:r>
      <w:r w:rsidRPr="00031896">
        <w:rPr>
          <w:rFonts w:ascii="Times New Roman" w:hAnsi="Times New Roman" w:cs="Times New Roman"/>
          <w:sz w:val="24"/>
          <w:szCs w:val="24"/>
        </w:rPr>
        <w:t xml:space="preserve"> </w:t>
      </w:r>
      <w:r w:rsidR="004025F6">
        <w:rPr>
          <w:rFonts w:ascii="Times New Roman" w:hAnsi="Times New Roman" w:cs="Times New Roman"/>
          <w:sz w:val="24"/>
          <w:szCs w:val="24"/>
        </w:rPr>
        <w:t>W</w:t>
      </w:r>
      <w:r w:rsidRPr="00031896">
        <w:rPr>
          <w:rFonts w:ascii="Times New Roman" w:hAnsi="Times New Roman" w:cs="Times New Roman"/>
          <w:sz w:val="24"/>
          <w:szCs w:val="24"/>
        </w:rPr>
        <w:t>e f</w:t>
      </w:r>
      <w:r w:rsidR="004025F6">
        <w:rPr>
          <w:rFonts w:ascii="Times New Roman" w:hAnsi="Times New Roman" w:cs="Times New Roman"/>
          <w:sz w:val="24"/>
          <w:szCs w:val="24"/>
        </w:rPr>
        <w:t>ou</w:t>
      </w:r>
      <w:r w:rsidRPr="00031896">
        <w:rPr>
          <w:rFonts w:ascii="Times New Roman" w:hAnsi="Times New Roman" w:cs="Times New Roman"/>
          <w:sz w:val="24"/>
          <w:szCs w:val="24"/>
        </w:rPr>
        <w:t>nd that</w:t>
      </w:r>
      <w:r w:rsidR="00EF7604">
        <w:rPr>
          <w:rFonts w:ascii="Times New Roman" w:hAnsi="Times New Roman" w:cs="Times New Roman"/>
          <w:sz w:val="24"/>
          <w:szCs w:val="24"/>
        </w:rPr>
        <w:t xml:space="preserve"> 3,368 alignments have one or more sequence removed during filtering for gappy sites,</w:t>
      </w:r>
      <w:r w:rsidRPr="00031896">
        <w:rPr>
          <w:rFonts w:ascii="Times New Roman" w:hAnsi="Times New Roman" w:cs="Times New Roman"/>
          <w:sz w:val="24"/>
          <w:szCs w:val="24"/>
        </w:rPr>
        <w:t xml:space="preserve"> </w:t>
      </w:r>
      <w:r w:rsidR="007A5F70">
        <w:rPr>
          <w:rFonts w:ascii="Times New Roman" w:hAnsi="Times New Roman" w:cs="Times New Roman"/>
          <w:sz w:val="24"/>
          <w:szCs w:val="24"/>
        </w:rPr>
        <w:t>3,132</w:t>
      </w:r>
      <w:r w:rsidRPr="00031896">
        <w:rPr>
          <w:rFonts w:ascii="Times New Roman" w:hAnsi="Times New Roman" w:cs="Times New Roman"/>
          <w:sz w:val="24"/>
          <w:szCs w:val="24"/>
        </w:rPr>
        <w:t xml:space="preserve"> alignments have a premature stop codon in at least one species, </w:t>
      </w:r>
      <w:r w:rsidR="007A5F70">
        <w:rPr>
          <w:rFonts w:ascii="Times New Roman" w:hAnsi="Times New Roman" w:cs="Times New Roman"/>
          <w:sz w:val="24"/>
          <w:szCs w:val="24"/>
        </w:rPr>
        <w:t>1</w:t>
      </w:r>
      <w:r w:rsidR="00EF7604">
        <w:rPr>
          <w:rFonts w:ascii="Times New Roman" w:hAnsi="Times New Roman" w:cs="Times New Roman"/>
          <w:sz w:val="24"/>
          <w:szCs w:val="24"/>
        </w:rPr>
        <w:t>,571</w:t>
      </w:r>
      <w:r w:rsidRPr="00031896">
        <w:rPr>
          <w:rFonts w:ascii="Times New Roman" w:hAnsi="Times New Roman" w:cs="Times New Roman"/>
          <w:sz w:val="24"/>
          <w:szCs w:val="24"/>
        </w:rPr>
        <w:t xml:space="preserve"> alignments have</w:t>
      </w:r>
      <w:r w:rsidR="00EF7604">
        <w:rPr>
          <w:rFonts w:ascii="Times New Roman" w:hAnsi="Times New Roman" w:cs="Times New Roman"/>
          <w:sz w:val="24"/>
          <w:szCs w:val="24"/>
        </w:rPr>
        <w:t xml:space="preserve"> only 3 or fewer unique sequences among the 7 species</w:t>
      </w:r>
      <w:r w:rsidRPr="00031896">
        <w:rPr>
          <w:rFonts w:ascii="Times New Roman" w:hAnsi="Times New Roman" w:cs="Times New Roman"/>
          <w:sz w:val="24"/>
          <w:szCs w:val="24"/>
        </w:rPr>
        <w:t xml:space="preserve">, and </w:t>
      </w:r>
      <w:r w:rsidR="006A5E32">
        <w:rPr>
          <w:rFonts w:ascii="Times New Roman" w:hAnsi="Times New Roman" w:cs="Times New Roman"/>
          <w:sz w:val="24"/>
          <w:szCs w:val="24"/>
        </w:rPr>
        <w:t>78</w:t>
      </w:r>
      <w:r w:rsidR="006A5E3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alignments are shorter than 100bp. </w:t>
      </w:r>
      <w:r w:rsidR="004025F6">
        <w:rPr>
          <w:rFonts w:ascii="Times New Roman" w:hAnsi="Times New Roman" w:cs="Times New Roman"/>
          <w:sz w:val="24"/>
          <w:szCs w:val="24"/>
        </w:rPr>
        <w:t>We removed t</w:t>
      </w:r>
      <w:r w:rsidRPr="00031896">
        <w:rPr>
          <w:rFonts w:ascii="Times New Roman" w:hAnsi="Times New Roman" w:cs="Times New Roman"/>
          <w:sz w:val="24"/>
          <w:szCs w:val="24"/>
        </w:rPr>
        <w:t xml:space="preserve">hese </w:t>
      </w:r>
      <w:r w:rsidR="002A1373" w:rsidRPr="00031896">
        <w:rPr>
          <w:rFonts w:ascii="Times New Roman" w:hAnsi="Times New Roman" w:cs="Times New Roman"/>
          <w:sz w:val="24"/>
          <w:szCs w:val="24"/>
        </w:rPr>
        <w:t>alignments from</w:t>
      </w:r>
      <w:r w:rsidRPr="00031896">
        <w:rPr>
          <w:rFonts w:ascii="Times New Roman" w:hAnsi="Times New Roman" w:cs="Times New Roman"/>
          <w:sz w:val="24"/>
          <w:szCs w:val="24"/>
        </w:rPr>
        <w:t xml:space="preserve"> all subsequent analyses, resulting in </w:t>
      </w:r>
      <w:r w:rsidR="006B1CDB">
        <w:rPr>
          <w:rFonts w:ascii="Times New Roman" w:hAnsi="Times New Roman" w:cs="Times New Roman"/>
          <w:sz w:val="24"/>
          <w:szCs w:val="24"/>
        </w:rPr>
        <w:t>12,559</w:t>
      </w:r>
      <w:r w:rsidR="008D3FBC">
        <w:rPr>
          <w:rFonts w:ascii="Times New Roman" w:hAnsi="Times New Roman" w:cs="Times New Roman"/>
          <w:sz w:val="24"/>
          <w:szCs w:val="24"/>
        </w:rPr>
        <w:t xml:space="preserve"> </w:t>
      </w:r>
      <w:r w:rsidRPr="00031896">
        <w:rPr>
          <w:rFonts w:ascii="Times New Roman" w:hAnsi="Times New Roman" w:cs="Times New Roman"/>
          <w:sz w:val="24"/>
          <w:szCs w:val="24"/>
        </w:rPr>
        <w:t>total alignments for tree reconstruction and inference of selection</w:t>
      </w:r>
      <w:r w:rsidR="001A5C4D" w:rsidRPr="00031896">
        <w:rPr>
          <w:rFonts w:ascii="Times New Roman" w:hAnsi="Times New Roman" w:cs="Times New Roman"/>
          <w:sz w:val="24"/>
          <w:szCs w:val="24"/>
        </w:rPr>
        <w:t>.</w:t>
      </w:r>
      <w:r w:rsidR="006B1CDB">
        <w:rPr>
          <w:rFonts w:ascii="Times New Roman" w:hAnsi="Times New Roman" w:cs="Times New Roman"/>
          <w:sz w:val="24"/>
          <w:szCs w:val="24"/>
        </w:rPr>
        <w:t xml:space="preserve"> Note that some alignments were filtered in multiple of the listed categories.</w:t>
      </w:r>
    </w:p>
    <w:p w14:paraId="4A627E64" w14:textId="19CCF9C1" w:rsidR="002A574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32D67" w:rsidRPr="00031896">
        <w:rPr>
          <w:rFonts w:ascii="Times New Roman" w:hAnsi="Times New Roman" w:cs="Times New Roman"/>
          <w:sz w:val="24"/>
          <w:szCs w:val="24"/>
        </w:rPr>
        <w:t xml:space="preserve">We </w:t>
      </w:r>
      <w:r w:rsidR="004025F6">
        <w:rPr>
          <w:rFonts w:ascii="Times New Roman" w:hAnsi="Times New Roman" w:cs="Times New Roman"/>
          <w:sz w:val="24"/>
          <w:szCs w:val="24"/>
        </w:rPr>
        <w:t xml:space="preserve">then </w:t>
      </w:r>
      <w:r w:rsidR="00032D67" w:rsidRPr="00031896">
        <w:rPr>
          <w:rFonts w:ascii="Times New Roman" w:hAnsi="Times New Roman" w:cs="Times New Roman"/>
          <w:sz w:val="24"/>
          <w:szCs w:val="24"/>
        </w:rPr>
        <w:t>used IQ-T</w:t>
      </w:r>
      <w:r w:rsidR="00130DBA">
        <w:rPr>
          <w:rFonts w:ascii="Times New Roman" w:hAnsi="Times New Roman" w:cs="Times New Roman"/>
          <w:sz w:val="24"/>
          <w:szCs w:val="24"/>
        </w:rPr>
        <w:t>REE 2</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D31360">
        <w:rPr>
          <w:rFonts w:ascii="Times New Roman" w:hAnsi="Times New Roman" w:cs="Times New Roman"/>
          <w:sz w:val="24"/>
          <w:szCs w:val="24"/>
        </w:rPr>
        <w:fldChar w:fldCharType="end"/>
      </w:r>
      <w:r w:rsidR="00032D67" w:rsidRPr="00031896">
        <w:rPr>
          <w:rFonts w:ascii="Times New Roman" w:hAnsi="Times New Roman" w:cs="Times New Roman"/>
          <w:sz w:val="24"/>
          <w:szCs w:val="24"/>
        </w:rPr>
        <w:t xml:space="preserve"> to reconstruct a single species</w:t>
      </w:r>
      <w:r w:rsidR="00E867AA">
        <w:rPr>
          <w:rFonts w:ascii="Times New Roman" w:hAnsi="Times New Roman" w:cs="Times New Roman"/>
          <w:sz w:val="24"/>
          <w:szCs w:val="24"/>
        </w:rPr>
        <w:t xml:space="preserve"> </w:t>
      </w:r>
      <w:r w:rsidR="00032D67" w:rsidRPr="00031896">
        <w:rPr>
          <w:rFonts w:ascii="Times New Roman" w:hAnsi="Times New Roman" w:cs="Times New Roman"/>
          <w:sz w:val="24"/>
          <w:szCs w:val="24"/>
        </w:rPr>
        <w:t>tree from concatenation of all</w:t>
      </w:r>
      <w:r w:rsidR="00130DBA">
        <w:rPr>
          <w:rFonts w:ascii="Times New Roman" w:hAnsi="Times New Roman" w:cs="Times New Roman"/>
          <w:sz w:val="24"/>
          <w:szCs w:val="24"/>
        </w:rPr>
        <w:t xml:space="preserve"> gene</w:t>
      </w:r>
      <w:r w:rsidR="00032D67" w:rsidRPr="00031896">
        <w:rPr>
          <w:rFonts w:ascii="Times New Roman" w:hAnsi="Times New Roman" w:cs="Times New Roman"/>
          <w:sz w:val="24"/>
          <w:szCs w:val="24"/>
        </w:rPr>
        <w:t xml:space="preserve"> alignments</w:t>
      </w:r>
      <w:r w:rsidR="00E867AA">
        <w:rPr>
          <w:rFonts w:ascii="Times New Roman" w:hAnsi="Times New Roman" w:cs="Times New Roman"/>
          <w:sz w:val="24"/>
          <w:szCs w:val="24"/>
        </w:rPr>
        <w:t>,</w:t>
      </w:r>
      <w:r w:rsidR="00032D67" w:rsidRPr="00031896">
        <w:rPr>
          <w:rFonts w:ascii="Times New Roman" w:hAnsi="Times New Roman" w:cs="Times New Roman"/>
          <w:sz w:val="24"/>
          <w:szCs w:val="24"/>
        </w:rPr>
        <w:t xml:space="preserve"> as well as gene</w:t>
      </w:r>
      <w:r w:rsidR="00E867AA">
        <w:rPr>
          <w:rFonts w:ascii="Times New Roman" w:hAnsi="Times New Roman" w:cs="Times New Roman"/>
          <w:sz w:val="24"/>
          <w:szCs w:val="24"/>
        </w:rPr>
        <w:t>-</w:t>
      </w:r>
      <w:r w:rsidR="00032D67" w:rsidRPr="00031896">
        <w:rPr>
          <w:rFonts w:ascii="Times New Roman" w:hAnsi="Times New Roman" w:cs="Times New Roman"/>
          <w:sz w:val="24"/>
          <w:szCs w:val="24"/>
        </w:rPr>
        <w:t>trees for each individual alignment.</w:t>
      </w:r>
      <w:r w:rsidR="00751894">
        <w:rPr>
          <w:rFonts w:ascii="Times New Roman" w:hAnsi="Times New Roman" w:cs="Times New Roman"/>
          <w:sz w:val="24"/>
          <w:szCs w:val="24"/>
        </w:rPr>
        <w:t xml:space="preserve"> This species tree from coding regions matches the topologies of these species inferred by concatenation of UCEs in the previous section.</w:t>
      </w:r>
      <w:r w:rsidR="00032D67" w:rsidRPr="00031896">
        <w:rPr>
          <w:rFonts w:ascii="Times New Roman" w:hAnsi="Times New Roman" w:cs="Times New Roman"/>
          <w:sz w:val="24"/>
          <w:szCs w:val="24"/>
        </w:rPr>
        <w:t xml:space="preserve"> Next we ran several tests that use both coding alignments and a tree to infer positive selection</w:t>
      </w:r>
      <w:r w:rsidR="00164082" w:rsidRPr="00031896">
        <w:rPr>
          <w:rFonts w:ascii="Times New Roman" w:hAnsi="Times New Roman" w:cs="Times New Roman"/>
          <w:sz w:val="24"/>
          <w:szCs w:val="24"/>
        </w:rPr>
        <w:t>: PAML’s M1a vs. M2a test</w:t>
      </w:r>
      <w:r w:rsidR="00277641">
        <w:rPr>
          <w:rFonts w:ascii="Times New Roman" w:hAnsi="Times New Roman" w:cs="Times New Roman"/>
          <w:sz w:val="24"/>
          <w:szCs w:val="24"/>
        </w:rPr>
        <w:t xml:space="preserve"> </w:t>
      </w:r>
      <w:r w:rsidR="00277641">
        <w:rPr>
          <w:rFonts w:ascii="Times New Roman" w:hAnsi="Times New Roman" w:cs="Times New Roman"/>
          <w:sz w:val="24"/>
          <w:szCs w:val="24"/>
        </w:rPr>
        <w:fldChar w:fldCharType="begin"/>
      </w:r>
      <w:r w:rsidR="00277641">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277641">
        <w:rPr>
          <w:rFonts w:ascii="Times New Roman" w:hAnsi="Times New Roman" w:cs="Times New Roman"/>
          <w:sz w:val="24"/>
          <w:szCs w:val="24"/>
        </w:rPr>
        <w:fldChar w:fldCharType="separate"/>
      </w:r>
      <w:r w:rsidR="00277641">
        <w:rPr>
          <w:rFonts w:ascii="Times New Roman" w:hAnsi="Times New Roman" w:cs="Times New Roman"/>
          <w:noProof/>
          <w:sz w:val="24"/>
          <w:szCs w:val="24"/>
        </w:rPr>
        <w:t>(Yang 2007)</w:t>
      </w:r>
      <w:r w:rsidR="00277641">
        <w:rPr>
          <w:rFonts w:ascii="Times New Roman" w:hAnsi="Times New Roman" w:cs="Times New Roman"/>
          <w:sz w:val="24"/>
          <w:szCs w:val="24"/>
        </w:rPr>
        <w:fldChar w:fldCharType="end"/>
      </w:r>
      <w:r w:rsidR="00164082" w:rsidRPr="00031896">
        <w:rPr>
          <w:rFonts w:ascii="Times New Roman" w:hAnsi="Times New Roman" w:cs="Times New Roman"/>
          <w:sz w:val="24"/>
          <w:szCs w:val="24"/>
        </w:rPr>
        <w:t>, HyPhy’s aBSREL model</w:t>
      </w:r>
      <w:r w:rsidR="00277641">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2015a)</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and HyPhy’s BUSTED model</w:t>
      </w:r>
      <w:r w:rsidR="00EA2B69">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 </w:instrTex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EN.CITE.DATA </w:instrText>
      </w:r>
      <w:r w:rsidR="00EA2B69">
        <w:rPr>
          <w:rFonts w:ascii="Times New Roman" w:hAnsi="Times New Roman" w:cs="Times New Roman"/>
          <w:sz w:val="24"/>
          <w:szCs w:val="24"/>
        </w:rPr>
      </w:r>
      <w:r w:rsidR="00EA2B69">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EA2B69">
        <w:rPr>
          <w:rFonts w:ascii="Times New Roman" w:hAnsi="Times New Roman" w:cs="Times New Roman"/>
          <w:noProof/>
          <w:sz w:val="24"/>
          <w:szCs w:val="24"/>
        </w:rPr>
        <w:t>(Murrell et al. 2015)</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We ran each test twice on each gene, once using the </w:t>
      </w:r>
      <w:r w:rsidR="00E867AA">
        <w:rPr>
          <w:rFonts w:ascii="Times New Roman" w:hAnsi="Times New Roman" w:cs="Times New Roman"/>
          <w:sz w:val="24"/>
          <w:szCs w:val="24"/>
        </w:rPr>
        <w:t xml:space="preserve">species tree derived from concatenated data, </w:t>
      </w:r>
      <w:r w:rsidR="00164082" w:rsidRPr="00031896">
        <w:rPr>
          <w:rFonts w:ascii="Times New Roman" w:hAnsi="Times New Roman" w:cs="Times New Roman"/>
          <w:sz w:val="24"/>
          <w:szCs w:val="24"/>
        </w:rPr>
        <w:t>and once using the gene tree</w:t>
      </w:r>
      <w:r w:rsidR="00130DBA">
        <w:rPr>
          <w:rFonts w:ascii="Times New Roman" w:hAnsi="Times New Roman" w:cs="Times New Roman"/>
          <w:sz w:val="24"/>
          <w:szCs w:val="24"/>
        </w:rPr>
        <w:t xml:space="preserve"> inferred from the alignment of that gene only</w:t>
      </w:r>
      <w:r w:rsidR="00164082" w:rsidRPr="00031896">
        <w:rPr>
          <w:rFonts w:ascii="Times New Roman" w:hAnsi="Times New Roman" w:cs="Times New Roman"/>
          <w:sz w:val="24"/>
          <w:szCs w:val="24"/>
        </w:rPr>
        <w:t xml:space="preserve">. </w:t>
      </w:r>
      <w:r w:rsidR="00C857C1" w:rsidRPr="00031896">
        <w:rPr>
          <w:rFonts w:ascii="Times New Roman" w:hAnsi="Times New Roman" w:cs="Times New Roman"/>
          <w:sz w:val="24"/>
          <w:szCs w:val="24"/>
        </w:rPr>
        <w:t>For the HyPhy models, no target branch was selected, meaning all branches in the input phylogeny were tested</w:t>
      </w:r>
      <w:r w:rsidR="003D022E">
        <w:rPr>
          <w:rFonts w:ascii="Times New Roman" w:hAnsi="Times New Roman" w:cs="Times New Roman"/>
          <w:sz w:val="24"/>
          <w:szCs w:val="24"/>
        </w:rPr>
        <w:t>.</w:t>
      </w:r>
    </w:p>
    <w:p w14:paraId="4CD31932" w14:textId="6153606A" w:rsidR="0016408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2A5742" w:rsidRPr="00031896">
        <w:rPr>
          <w:rFonts w:ascii="Times New Roman" w:hAnsi="Times New Roman" w:cs="Times New Roman"/>
          <w:sz w:val="24"/>
          <w:szCs w:val="24"/>
        </w:rPr>
        <w:t>The end point of each of</w:t>
      </w:r>
      <w:r w:rsidR="00825034">
        <w:rPr>
          <w:rFonts w:ascii="Times New Roman" w:hAnsi="Times New Roman" w:cs="Times New Roman"/>
          <w:sz w:val="24"/>
          <w:szCs w:val="24"/>
        </w:rPr>
        <w:t xml:space="preserve"> e</w:t>
      </w:r>
      <w:r w:rsidR="003D022E">
        <w:rPr>
          <w:rFonts w:ascii="Times New Roman" w:hAnsi="Times New Roman" w:cs="Times New Roman"/>
          <w:sz w:val="24"/>
          <w:szCs w:val="24"/>
        </w:rPr>
        <w:t>ach of these</w:t>
      </w:r>
      <w:r w:rsidR="002A5742" w:rsidRPr="00031896">
        <w:rPr>
          <w:rFonts w:ascii="Times New Roman" w:hAnsi="Times New Roman" w:cs="Times New Roman"/>
          <w:sz w:val="24"/>
          <w:szCs w:val="24"/>
        </w:rPr>
        <w:t xml:space="preserve"> three tests is a p-value, which </w:t>
      </w:r>
      <w:r w:rsidR="00070201">
        <w:rPr>
          <w:rFonts w:ascii="Times New Roman" w:hAnsi="Times New Roman" w:cs="Times New Roman"/>
          <w:sz w:val="24"/>
          <w:szCs w:val="24"/>
        </w:rPr>
        <w:t>lets</w:t>
      </w:r>
      <w:r w:rsidR="00070201" w:rsidRPr="00031896">
        <w:rPr>
          <w:rFonts w:ascii="Times New Roman" w:hAnsi="Times New Roman" w:cs="Times New Roman"/>
          <w:sz w:val="24"/>
          <w:szCs w:val="24"/>
        </w:rPr>
        <w:t xml:space="preserve"> </w:t>
      </w:r>
      <w:r w:rsidR="002A5742" w:rsidRPr="00031896">
        <w:rPr>
          <w:rFonts w:ascii="Times New Roman" w:hAnsi="Times New Roman" w:cs="Times New Roman"/>
          <w:sz w:val="24"/>
          <w:szCs w:val="24"/>
        </w:rPr>
        <w:t>us assess whether a model that allows for positively selected sites fits better than a model that does not.</w:t>
      </w:r>
      <w:r w:rsidR="003D022E">
        <w:rPr>
          <w:rFonts w:ascii="Times New Roman" w:hAnsi="Times New Roman" w:cs="Times New Roman"/>
          <w:sz w:val="24"/>
          <w:szCs w:val="24"/>
        </w:rPr>
        <w:t xml:space="preserve"> </w:t>
      </w:r>
      <w:r w:rsidR="00164082" w:rsidRPr="00031896">
        <w:rPr>
          <w:rFonts w:ascii="Times New Roman" w:hAnsi="Times New Roman" w:cs="Times New Roman"/>
          <w:sz w:val="24"/>
          <w:szCs w:val="24"/>
        </w:rPr>
        <w:t>For M1a vs. M2a,</w:t>
      </w:r>
      <w:r w:rsidR="002A5742" w:rsidRPr="00031896">
        <w:rPr>
          <w:rFonts w:ascii="Times New Roman" w:hAnsi="Times New Roman" w:cs="Times New Roman"/>
          <w:sz w:val="24"/>
          <w:szCs w:val="24"/>
        </w:rPr>
        <w:t xml:space="preserve"> </w:t>
      </w:r>
      <w:r w:rsidR="00825034">
        <w:rPr>
          <w:rFonts w:ascii="Times New Roman" w:hAnsi="Times New Roman" w:cs="Times New Roman"/>
          <w:sz w:val="24"/>
          <w:szCs w:val="24"/>
        </w:rPr>
        <w:t xml:space="preserve">we obtained </w:t>
      </w:r>
      <w:r w:rsidR="002A5742" w:rsidRPr="00031896">
        <w:rPr>
          <w:rFonts w:ascii="Times New Roman" w:hAnsi="Times New Roman" w:cs="Times New Roman"/>
          <w:sz w:val="24"/>
          <w:szCs w:val="24"/>
        </w:rPr>
        <w:t>the p-value manually by first performing</w:t>
      </w:r>
      <w:r w:rsidR="00164082" w:rsidRPr="00031896">
        <w:rPr>
          <w:rFonts w:ascii="Times New Roman" w:hAnsi="Times New Roman" w:cs="Times New Roman"/>
          <w:sz w:val="24"/>
          <w:szCs w:val="24"/>
        </w:rPr>
        <w:t xml:space="preserve"> a likelihood ratio test to determine genes under selection by calculating </w:t>
      </w:r>
      <m:oMath>
        <m:r>
          <w:rPr>
            <w:rFonts w:ascii="Cambria Math" w:hAnsi="Cambria Math" w:cs="Times New Roman"/>
            <w:sz w:val="24"/>
            <w:szCs w:val="24"/>
          </w:rPr>
          <m:t>2 * (lnl M1a – lnl M2a)</m:t>
        </m:r>
      </m:oMath>
      <w:r w:rsidR="002A5742" w:rsidRPr="00031896">
        <w:rPr>
          <w:rFonts w:ascii="Times New Roman" w:hAnsi="Times New Roman" w:cs="Times New Roman"/>
          <w:sz w:val="24"/>
          <w:szCs w:val="24"/>
        </w:rPr>
        <w:t>. The p-value of this likelihood ratio is then retrieved from</w:t>
      </w:r>
      <w:r w:rsidR="00164082" w:rsidRPr="00031896">
        <w:rPr>
          <w:rFonts w:ascii="Times New Roman" w:hAnsi="Times New Roman" w:cs="Times New Roman"/>
          <w:sz w:val="24"/>
          <w:szCs w:val="24"/>
        </w:rPr>
        <w:t xml:space="preserve"> a one-tailed chi-square distribution with 2 degrees of freedom</w:t>
      </w:r>
      <w:r w:rsidR="00727C3C">
        <w:rPr>
          <w:rFonts w:ascii="Times New Roman" w:hAnsi="Times New Roman" w:cs="Times New Roman"/>
          <w:sz w:val="24"/>
          <w:szCs w:val="24"/>
        </w:rPr>
        <w:t xml:space="preserve"> </w:t>
      </w:r>
      <w:r w:rsidR="00727C3C">
        <w:rPr>
          <w:rFonts w:ascii="Times New Roman" w:hAnsi="Times New Roman" w:cs="Times New Roman"/>
          <w:sz w:val="24"/>
          <w:szCs w:val="24"/>
        </w:rPr>
        <w:fldChar w:fldCharType="begin"/>
      </w:r>
      <w:r w:rsidR="00727C3C">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727C3C">
        <w:rPr>
          <w:rFonts w:ascii="Times New Roman" w:hAnsi="Times New Roman" w:cs="Times New Roman"/>
          <w:sz w:val="24"/>
          <w:szCs w:val="24"/>
        </w:rPr>
        <w:fldChar w:fldCharType="separate"/>
      </w:r>
      <w:r w:rsidR="00727C3C">
        <w:rPr>
          <w:rFonts w:ascii="Times New Roman" w:hAnsi="Times New Roman" w:cs="Times New Roman"/>
          <w:noProof/>
          <w:sz w:val="24"/>
          <w:szCs w:val="24"/>
        </w:rPr>
        <w:t>(Yang 2007)</w:t>
      </w:r>
      <w:r w:rsidR="00727C3C">
        <w:rPr>
          <w:rFonts w:ascii="Times New Roman" w:hAnsi="Times New Roman" w:cs="Times New Roman"/>
          <w:sz w:val="24"/>
          <w:szCs w:val="24"/>
        </w:rPr>
        <w:fldChar w:fldCharType="end"/>
      </w:r>
      <w:r w:rsidR="00164082" w:rsidRPr="00031896">
        <w:rPr>
          <w:rFonts w:ascii="Times New Roman" w:hAnsi="Times New Roman" w:cs="Times New Roman"/>
          <w:sz w:val="24"/>
          <w:szCs w:val="24"/>
        </w:rPr>
        <w:t>.</w:t>
      </w:r>
      <w:r w:rsidR="00C857C1">
        <w:rPr>
          <w:rFonts w:ascii="Times New Roman" w:hAnsi="Times New Roman" w:cs="Times New Roman"/>
          <w:sz w:val="24"/>
          <w:szCs w:val="24"/>
        </w:rPr>
        <w:t xml:space="preserve"> For BUSTED and aBSREL, p-values are computed automatically during the test using similar </w:t>
      </w:r>
      <w:r w:rsidR="00C94A6A">
        <w:rPr>
          <w:rFonts w:ascii="Times New Roman" w:hAnsi="Times New Roman" w:cs="Times New Roman"/>
          <w:sz w:val="24"/>
          <w:szCs w:val="24"/>
        </w:rPr>
        <w:t>likelihood ratios</w:t>
      </w:r>
      <w:r w:rsidR="00C857C1">
        <w:rPr>
          <w:rFonts w:ascii="Times New Roman" w:hAnsi="Times New Roman" w:cs="Times New Roman"/>
          <w:sz w:val="24"/>
          <w:szCs w:val="24"/>
        </w:rPr>
        <w:t>. For the M1a vs. M2a and BUSTED tests</w:t>
      </w:r>
      <w:r w:rsidR="00751894">
        <w:rPr>
          <w:rFonts w:ascii="Times New Roman" w:hAnsi="Times New Roman" w:cs="Times New Roman"/>
          <w:sz w:val="24"/>
          <w:szCs w:val="24"/>
        </w:rPr>
        <w:t>,</w:t>
      </w:r>
      <w:r w:rsidR="00C94A6A">
        <w:rPr>
          <w:rFonts w:ascii="Times New Roman" w:hAnsi="Times New Roman" w:cs="Times New Roman"/>
          <w:sz w:val="24"/>
          <w:szCs w:val="24"/>
        </w:rPr>
        <w:t xml:space="preserve"> a single p-value is computed for each gene.</w:t>
      </w:r>
      <w:r w:rsidR="00C857C1">
        <w:rPr>
          <w:rFonts w:ascii="Times New Roman" w:hAnsi="Times New Roman" w:cs="Times New Roman"/>
          <w:sz w:val="24"/>
          <w:szCs w:val="24"/>
        </w:rPr>
        <w:t xml:space="preserve"> </w:t>
      </w:r>
      <w:r w:rsidR="00C94A6A">
        <w:rPr>
          <w:rFonts w:ascii="Times New Roman" w:hAnsi="Times New Roman" w:cs="Times New Roman"/>
          <w:sz w:val="24"/>
          <w:szCs w:val="24"/>
        </w:rPr>
        <w:t>P</w:t>
      </w:r>
      <w:r w:rsidR="00C857C1" w:rsidRPr="00031896">
        <w:rPr>
          <w:rFonts w:ascii="Times New Roman" w:hAnsi="Times New Roman" w:cs="Times New Roman"/>
          <w:sz w:val="24"/>
          <w:szCs w:val="24"/>
        </w:rPr>
        <w:t xml:space="preserve">-values were adjusted </w:t>
      </w:r>
      <w:r w:rsidR="00C857C1">
        <w:rPr>
          <w:rFonts w:ascii="Times New Roman" w:hAnsi="Times New Roman" w:cs="Times New Roman"/>
          <w:sz w:val="24"/>
          <w:szCs w:val="24"/>
        </w:rPr>
        <w:t>by correcting for</w:t>
      </w:r>
      <w:r w:rsidR="00C857C1" w:rsidRPr="00031896">
        <w:rPr>
          <w:rFonts w:ascii="Times New Roman" w:hAnsi="Times New Roman" w:cs="Times New Roman"/>
          <w:sz w:val="24"/>
          <w:szCs w:val="24"/>
        </w:rPr>
        <w:t xml:space="preserve"> false discovery rate</w:t>
      </w:r>
      <w:r w:rsidR="00C857C1">
        <w:rPr>
          <w:rFonts w:ascii="Times New Roman" w:hAnsi="Times New Roman" w:cs="Times New Roman"/>
          <w:sz w:val="24"/>
          <w:szCs w:val="24"/>
        </w:rPr>
        <w:t xml:space="preserve">s </w:t>
      </w:r>
      <w:r w:rsidR="00C857C1">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dGluZzwvdGl0bGU+PHNlY29uZGFyeS10aXRsZT5BcHBsIFN0YXQtSiBSb3kgU3QgQjwvc2Vjb25k
YXJ5LXRpdGxlPjxhbHQtdGl0bGU+Sm91cm5hbCBvZiB0aGUgUm95YWwgc3RhdGlzdGljYWwgc29j
aWV0eTogc2VyaWVzIEIgKE1ldGhvZG9sb2dpY2FsKTwvYWx0LXRpdGxlPjwvdGl0bGVzPjxhbHQt
cGVyaW9kaWNhbD48ZnVsbC10aXRsZT5Kb3VybmFsIG9mIHRoZSBSb3lhbCBzdGF0aXN0aWNhbCBz
b2NpZXR5OiBzZXJpZXMgQiAoTWV0aG9kb2xvZ2ljYWwpPC9mdWxsLXRpdGxlPjwvYWx0LXBlcmlv
ZGljYWw+PHBhZ2VzPjI4OS0zMDA8L3BhZ2VzPjx2b2x1bWU+NTc8L3ZvbHVtZT48bnVtYmVyPjE8
L251bWJlcj48ZGF0ZXM+PHllYXI+MTk5NTwveWVhcj48L2RhdGVzPjxpc2JuPjAwMzUtOTI0Njwv
aXNibj48dXJscz48L3VybHM+PC9yZWNvcmQ+PC9DaXRlPjwvRW5kTm90ZT4A
</w:fldData>
        </w:fldChar>
      </w:r>
      <w:r w:rsidR="00812DB9">
        <w:rPr>
          <w:rFonts w:ascii="Times New Roman" w:hAnsi="Times New Roman" w:cs="Times New Roman"/>
          <w:sz w:val="24"/>
          <w:szCs w:val="24"/>
        </w:rPr>
        <w:instrText xml:space="preserve"> ADDIN EN.CITE </w:instrText>
      </w:r>
      <w:r w:rsidR="00812DB9">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dGluZzwvdGl0bGU+PHNlY29uZGFyeS10aXRsZT5BcHBsIFN0YXQtSiBSb3kgU3QgQjwvc2Vjb25k
YXJ5LXRpdGxlPjxhbHQtdGl0bGU+Sm91cm5hbCBvZiB0aGUgUm95YWwgc3RhdGlzdGljYWwgc29j
aWV0eTogc2VyaWVzIEIgKE1ldGhvZG9sb2dpY2FsKTwvYWx0LXRpdGxlPjwvdGl0bGVzPjxhbHQt
cGVyaW9kaWNhbD48ZnVsbC10aXRsZT5Kb3VybmFsIG9mIHRoZSBSb3lhbCBzdGF0aXN0aWNhbCBz
b2NpZXR5OiBzZXJpZXMgQiAoTWV0aG9kb2xvZ2ljYWwpPC9mdWxsLXRpdGxlPjwvYWx0LXBlcmlv
ZGljYWw+PHBhZ2VzPjI4OS0zMDA8L3BhZ2VzPjx2b2x1bWU+NTc8L3ZvbHVtZT48bnVtYmVyPjE8
L251bWJlcj48ZGF0ZXM+PHllYXI+MTk5NTwveWVhcj48L2RhdGVzPjxpc2JuPjAwMzUtOTI0Njwv
aXNibj48dXJscz48L3VybHM+PC9yZWNvcmQ+PC9DaXRlPjwvRW5kTm90ZT4A
</w:fldData>
        </w:fldChar>
      </w:r>
      <w:r w:rsidR="00812DB9">
        <w:rPr>
          <w:rFonts w:ascii="Times New Roman" w:hAnsi="Times New Roman" w:cs="Times New Roman"/>
          <w:sz w:val="24"/>
          <w:szCs w:val="24"/>
        </w:rPr>
        <w:instrText xml:space="preserve"> ADDIN EN.CITE.DATA </w:instrText>
      </w:r>
      <w:r w:rsidR="00812DB9">
        <w:rPr>
          <w:rFonts w:ascii="Times New Roman" w:hAnsi="Times New Roman" w:cs="Times New Roman"/>
          <w:sz w:val="24"/>
          <w:szCs w:val="24"/>
        </w:rPr>
      </w:r>
      <w:r w:rsidR="00812DB9">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(Benjamini and Hochberg 1995; Yekutieli and Benjamini 1999)</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xml:space="preserve"> using the “fdr” method in the p.adjust() function in R </w:t>
      </w:r>
      <w:r w:rsidR="00C857C1">
        <w:rPr>
          <w:rFonts w:ascii="Times New Roman" w:hAnsi="Times New Roman" w:cs="Times New Roman"/>
          <w:sz w:val="24"/>
          <w:szCs w:val="24"/>
        </w:rPr>
        <w:fldChar w:fldCharType="begin"/>
      </w:r>
      <w:r w:rsidR="00C857C1">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(R Core Team 2021)</w:t>
      </w:r>
      <w:r w:rsidR="00C857C1">
        <w:rPr>
          <w:rFonts w:ascii="Times New Roman" w:hAnsi="Times New Roman" w:cs="Times New Roman"/>
          <w:sz w:val="24"/>
          <w:szCs w:val="24"/>
        </w:rPr>
        <w:fldChar w:fldCharType="end"/>
      </w:r>
      <w:r w:rsidR="00C94A6A">
        <w:rPr>
          <w:rFonts w:ascii="Times New Roman" w:hAnsi="Times New Roman" w:cs="Times New Roman"/>
          <w:sz w:val="24"/>
          <w:szCs w:val="24"/>
        </w:rPr>
        <w:t xml:space="preserve"> and </w:t>
      </w:r>
      <w:r w:rsidR="003D022E">
        <w:rPr>
          <w:rFonts w:ascii="Times New Roman" w:hAnsi="Times New Roman" w:cs="Times New Roman"/>
          <w:sz w:val="24"/>
          <w:szCs w:val="24"/>
        </w:rPr>
        <w:t xml:space="preserve">we categorized a gene as being positively selected </w:t>
      </w:r>
      <w:r w:rsidR="00C94A6A">
        <w:rPr>
          <w:rFonts w:ascii="Times New Roman" w:hAnsi="Times New Roman" w:cs="Times New Roman"/>
          <w:sz w:val="24"/>
          <w:szCs w:val="24"/>
        </w:rPr>
        <w:t>if</w:t>
      </w:r>
      <w:r w:rsidR="00DE0F26">
        <w:rPr>
          <w:rFonts w:ascii="Times New Roman" w:hAnsi="Times New Roman" w:cs="Times New Roman"/>
          <w:sz w:val="24"/>
          <w:szCs w:val="24"/>
        </w:rPr>
        <w:t xml:space="preserve"> its</w:t>
      </w:r>
      <w:r w:rsidR="00751894">
        <w:rPr>
          <w:rFonts w:ascii="Times New Roman" w:hAnsi="Times New Roman" w:cs="Times New Roman"/>
          <w:sz w:val="24"/>
          <w:szCs w:val="24"/>
        </w:rPr>
        <w:t xml:space="preserve"> adjusted</w:t>
      </w:r>
      <w:r w:rsidR="00C94A6A">
        <w:rPr>
          <w:rFonts w:ascii="Times New Roman" w:hAnsi="Times New Roman" w:cs="Times New Roman"/>
          <w:sz w:val="24"/>
          <w:szCs w:val="24"/>
        </w:rPr>
        <w:t xml:space="preserve"> p-value was &lt; 0.01</w:t>
      </w:r>
      <w:r w:rsidR="00C857C1">
        <w:rPr>
          <w:rFonts w:ascii="Times New Roman" w:hAnsi="Times New Roman" w:cs="Times New Roman"/>
          <w:sz w:val="24"/>
          <w:szCs w:val="24"/>
        </w:rPr>
        <w:t xml:space="preserve">. For the aBSREL test, a p-value is generated for each branch in the input gene tree. aBSREL corrects for multiple testing internally across branches using the Holm-Bonferroni procedure </w:t>
      </w:r>
      <w:r w:rsidR="00C857C1">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cGxlIHRlc3QgcHJvY2VkdXJlPC90aXRsZT48c2Vjb25kYXJ5LXRpdGxlPlNjYW5kIEogU3RhdDwv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</w:fldData>
        </w:fldChar>
      </w:r>
      <w:r w:rsidR="00812DB9">
        <w:rPr>
          <w:rFonts w:ascii="Times New Roman" w:hAnsi="Times New Roman" w:cs="Times New Roman"/>
          <w:sz w:val="24"/>
          <w:szCs w:val="24"/>
        </w:rPr>
        <w:instrText xml:space="preserve"> ADDIN EN.CITE </w:instrText>
      </w:r>
      <w:r w:rsidR="00812DB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cGxlIHRlc3QgcHJvY2VkdXJlPC90aXRsZT48c2Vjb25kYXJ5LXRpdGxlPlNjYW5kIEogU3RhdDwv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</w:fldData>
        </w:fldChar>
      </w:r>
      <w:r w:rsidR="00812DB9">
        <w:rPr>
          <w:rFonts w:ascii="Times New Roman" w:hAnsi="Times New Roman" w:cs="Times New Roman"/>
          <w:sz w:val="24"/>
          <w:szCs w:val="24"/>
        </w:rPr>
        <w:instrText xml:space="preserve"> ADDIN EN.CITE.DATA </w:instrText>
      </w:r>
      <w:r w:rsidR="00812DB9">
        <w:rPr>
          <w:rFonts w:ascii="Times New Roman" w:hAnsi="Times New Roman" w:cs="Times New Roman"/>
          <w:sz w:val="24"/>
          <w:szCs w:val="24"/>
        </w:rPr>
      </w:r>
      <w:r w:rsidR="00812DB9">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(Holm 1979; Pond et al. 2005)</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We further correct the p-values across genes with the Bonferroni method and classify a gene as having experienced positive selection if one or more branches has a p-value &lt;</w:t>
      </w:r>
      <w:r w:rsidR="002A1373">
        <w:rPr>
          <w:rFonts w:ascii="Times New Roman" w:hAnsi="Times New Roman" w:cs="Times New Roman"/>
          <w:sz w:val="24"/>
          <w:szCs w:val="24"/>
        </w:rPr>
        <w:t xml:space="preserve"> </w:t>
      </w:r>
      <w:r w:rsidR="00C857C1">
        <w:rPr>
          <w:rFonts w:ascii="Times New Roman" w:hAnsi="Times New Roman" w:cs="Times New Roman"/>
          <w:sz w:val="24"/>
          <w:szCs w:val="24"/>
        </w:rPr>
        <w:t>0.01 after all corrections.</w:t>
      </w:r>
      <w:r w:rsidR="004A48A2">
        <w:rPr>
          <w:rFonts w:ascii="Times New Roman" w:hAnsi="Times New Roman" w:cs="Times New Roman"/>
          <w:sz w:val="24"/>
          <w:szCs w:val="24"/>
        </w:rPr>
        <w:t xml:space="preserve"> We used Snakemake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coding alignments, trees, and selection tests in parallel.</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43B37F57" w:rsidR="00FD0B8D" w:rsidRDefault="001B7F12" w:rsidP="00F413E3">
      <w:pPr>
        <w:pStyle w:val="Heading2"/>
      </w:pPr>
      <w:r>
        <w:t xml:space="preserve">Murine </w:t>
      </w:r>
      <w:r w:rsidR="002F605F">
        <w:t>s</w:t>
      </w:r>
      <w:r w:rsidR="00FD0B8D" w:rsidRPr="00031896">
        <w:t>pecies tree</w:t>
      </w:r>
    </w:p>
    <w:p w14:paraId="1BB09F0C" w14:textId="47641EAC" w:rsidR="00AA22F4" w:rsidRDefault="00072172" w:rsidP="007B17B5">
      <w:pPr>
        <w:spacing w:after="0"/>
        <w:jc w:val="both"/>
        <w:rPr>
          <w:rFonts w:ascii="Times New Roman" w:hAnsi="Times New Roman" w:cs="Times New Roman"/>
          <w:sz w:val="24"/>
          <w:szCs w:val="24"/>
        </w:rPr>
      </w:pPr>
      <w:r>
        <w:rPr>
          <w:rFonts w:ascii="Times New Roman" w:hAnsi="Times New Roman" w:cs="Times New Roman"/>
          <w:sz w:val="24"/>
          <w:szCs w:val="24"/>
        </w:rPr>
        <w:t>We sequenced and assembled genomes from</w:t>
      </w:r>
      <w:r w:rsidR="00520AB5">
        <w:rPr>
          <w:rFonts w:ascii="Times New Roman" w:hAnsi="Times New Roman" w:cs="Times New Roman"/>
          <w:sz w:val="24"/>
          <w:szCs w:val="24"/>
        </w:rPr>
        <w:t xml:space="preserve"> </w:t>
      </w:r>
      <w:r w:rsidR="00747E40">
        <w:rPr>
          <w:rFonts w:ascii="Times New Roman" w:hAnsi="Times New Roman" w:cs="Times New Roman"/>
          <w:sz w:val="24"/>
          <w:szCs w:val="24"/>
        </w:rPr>
        <w:t>seven</w:t>
      </w:r>
      <w:r w:rsidR="00520AB5">
        <w:rPr>
          <w:rFonts w:ascii="Times New Roman" w:hAnsi="Times New Roman" w:cs="Times New Roman"/>
          <w:sz w:val="24"/>
          <w:szCs w:val="24"/>
        </w:rPr>
        <w:t xml:space="preserve"> murine species </w:t>
      </w:r>
      <w:r>
        <w:rPr>
          <w:rFonts w:ascii="Times New Roman" w:hAnsi="Times New Roman" w:cs="Times New Roman"/>
          <w:sz w:val="24"/>
          <w:szCs w:val="24"/>
        </w:rPr>
        <w:t>that represent</w:t>
      </w:r>
      <w:r w:rsidR="00520AB5">
        <w:rPr>
          <w:rFonts w:ascii="Times New Roman" w:hAnsi="Times New Roman" w:cs="Times New Roman"/>
          <w:sz w:val="24"/>
          <w:szCs w:val="24"/>
        </w:rPr>
        <w:t xml:space="preserve"> some of the first non-</w:t>
      </w:r>
      <w:r w:rsidR="00520AB5">
        <w:rPr>
          <w:rFonts w:ascii="Times New Roman" w:hAnsi="Times New Roman" w:cs="Times New Roman"/>
          <w:i/>
          <w:iCs/>
          <w:sz w:val="24"/>
          <w:szCs w:val="24"/>
        </w:rPr>
        <w:t xml:space="preserve">Mus </w:t>
      </w:r>
      <w:r w:rsidR="00520AB5">
        <w:rPr>
          <w:rFonts w:ascii="Times New Roman" w:hAnsi="Times New Roman" w:cs="Times New Roman"/>
          <w:sz w:val="24"/>
          <w:szCs w:val="24"/>
        </w:rPr>
        <w:t xml:space="preserve">or </w:t>
      </w:r>
      <w:r w:rsidR="00520AB5">
        <w:rPr>
          <w:rFonts w:ascii="Times New Roman" w:hAnsi="Times New Roman" w:cs="Times New Roman"/>
          <w:i/>
          <w:iCs/>
          <w:sz w:val="24"/>
          <w:szCs w:val="24"/>
        </w:rPr>
        <w:t xml:space="preserve">Rattus </w:t>
      </w:r>
      <w:r w:rsidR="00520AB5">
        <w:rPr>
          <w:rFonts w:ascii="Times New Roman" w:hAnsi="Times New Roman" w:cs="Times New Roman"/>
          <w:sz w:val="24"/>
          <w:szCs w:val="24"/>
        </w:rPr>
        <w:t xml:space="preserve">genomes to be sequenced from the large radiation </w:t>
      </w:r>
      <w:r w:rsidR="00115316">
        <w:rPr>
          <w:rFonts w:ascii="Times New Roman" w:hAnsi="Times New Roman" w:cs="Times New Roman"/>
          <w:sz w:val="24"/>
          <w:szCs w:val="24"/>
        </w:rPr>
        <w:t xml:space="preserve">of </w:t>
      </w:r>
      <w:r w:rsidR="00520AB5">
        <w:rPr>
          <w:rFonts w:ascii="Times New Roman" w:hAnsi="Times New Roman" w:cs="Times New Roman"/>
          <w:sz w:val="24"/>
          <w:szCs w:val="24"/>
        </w:rPr>
        <w:t xml:space="preserve">Old World mice and rats. We combined our </w:t>
      </w:r>
      <w:r>
        <w:rPr>
          <w:rFonts w:ascii="Times New Roman" w:hAnsi="Times New Roman" w:cs="Times New Roman"/>
          <w:sz w:val="24"/>
          <w:szCs w:val="24"/>
        </w:rPr>
        <w:t>new</w:t>
      </w:r>
      <w:r w:rsidR="00520AB5">
        <w:rPr>
          <w:rFonts w:ascii="Times New Roman" w:hAnsi="Times New Roman" w:cs="Times New Roman"/>
          <w:sz w:val="24"/>
          <w:szCs w:val="24"/>
        </w:rPr>
        <w:t xml:space="preserve"> genomes with </w:t>
      </w:r>
      <w:r w:rsidR="00747E40">
        <w:rPr>
          <w:rFonts w:ascii="Times New Roman" w:hAnsi="Times New Roman" w:cs="Times New Roman"/>
          <w:sz w:val="24"/>
          <w:szCs w:val="24"/>
        </w:rPr>
        <w:t>nine</w:t>
      </w:r>
      <w:r w:rsidR="00520AB5">
        <w:rPr>
          <w:rFonts w:ascii="Times New Roman" w:hAnsi="Times New Roman" w:cs="Times New Roman"/>
          <w:sz w:val="24"/>
          <w:szCs w:val="24"/>
        </w:rPr>
        <w:t xml:space="preserve"> </w:t>
      </w:r>
      <w:r w:rsidR="005704B7">
        <w:rPr>
          <w:rFonts w:ascii="Times New Roman" w:hAnsi="Times New Roman" w:cs="Times New Roman"/>
          <w:sz w:val="24"/>
          <w:szCs w:val="24"/>
        </w:rPr>
        <w:t xml:space="preserve">publicly available </w:t>
      </w:r>
      <w:r w:rsidR="00520AB5">
        <w:rPr>
          <w:rFonts w:ascii="Times New Roman" w:hAnsi="Times New Roman" w:cs="Times New Roman"/>
          <w:sz w:val="24"/>
          <w:szCs w:val="24"/>
        </w:rPr>
        <w:t>murine genomes as well as the</w:t>
      </w:r>
      <w:r w:rsidR="00747E40">
        <w:rPr>
          <w:rFonts w:ascii="Times New Roman" w:hAnsi="Times New Roman" w:cs="Times New Roman"/>
          <w:sz w:val="24"/>
          <w:szCs w:val="24"/>
        </w:rPr>
        <w:t xml:space="preserve"> giant gerbil</w:t>
      </w:r>
      <w:r w:rsidR="00115316">
        <w:rPr>
          <w:rFonts w:ascii="Times New Roman" w:hAnsi="Times New Roman" w:cs="Times New Roman"/>
          <w:sz w:val="24"/>
          <w:szCs w:val="24"/>
        </w:rPr>
        <w:t xml:space="preserve">, </w:t>
      </w:r>
      <w:r w:rsidR="00115316" w:rsidRPr="00115316">
        <w:rPr>
          <w:rFonts w:ascii="Times New Roman" w:hAnsi="Times New Roman" w:cs="Times New Roman"/>
          <w:i/>
          <w:sz w:val="24"/>
          <w:szCs w:val="24"/>
        </w:rPr>
        <w:t>Rhombomys opimus</w:t>
      </w:r>
      <w:r w:rsidR="002C0DF0">
        <w:rPr>
          <w:rFonts w:ascii="Times New Roman" w:hAnsi="Times New Roman" w:cs="Times New Roman"/>
          <w:sz w:val="24"/>
          <w:szCs w:val="24"/>
        </w:rPr>
        <w:t xml:space="preserve"> </w:t>
      </w:r>
      <w:r w:rsidR="002C0DF0">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2C0DF0">
        <w:rPr>
          <w:rFonts w:ascii="Times New Roman" w:hAnsi="Times New Roman" w:cs="Times New Roman"/>
          <w:sz w:val="24"/>
          <w:szCs w:val="24"/>
        </w:rPr>
        <w:instrText xml:space="preserve"> ADDIN EN.CITE </w:instrText>
      </w:r>
      <w:r w:rsidR="002C0DF0">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2C0DF0">
        <w:rPr>
          <w:rFonts w:ascii="Times New Roman" w:hAnsi="Times New Roman" w:cs="Times New Roman"/>
          <w:sz w:val="24"/>
          <w:szCs w:val="24"/>
        </w:rPr>
        <w:instrText xml:space="preserve"> ADDIN EN.CITE.DATA </w:instrText>
      </w:r>
      <w:r w:rsidR="002C0DF0">
        <w:rPr>
          <w:rFonts w:ascii="Times New Roman" w:hAnsi="Times New Roman" w:cs="Times New Roman"/>
          <w:sz w:val="24"/>
          <w:szCs w:val="24"/>
        </w:rPr>
      </w:r>
      <w:r w:rsidR="002C0DF0">
        <w:rPr>
          <w:rFonts w:ascii="Times New Roman" w:hAnsi="Times New Roman" w:cs="Times New Roman"/>
          <w:sz w:val="24"/>
          <w:szCs w:val="24"/>
        </w:rPr>
        <w:fldChar w:fldCharType="end"/>
      </w:r>
      <w:r w:rsidR="002C0DF0">
        <w:rPr>
          <w:rFonts w:ascii="Times New Roman" w:hAnsi="Times New Roman" w:cs="Times New Roman"/>
          <w:sz w:val="24"/>
          <w:szCs w:val="24"/>
        </w:rPr>
      </w:r>
      <w:r w:rsidR="002C0DF0">
        <w:rPr>
          <w:rFonts w:ascii="Times New Roman" w:hAnsi="Times New Roman" w:cs="Times New Roman"/>
          <w:sz w:val="24"/>
          <w:szCs w:val="24"/>
        </w:rPr>
        <w:fldChar w:fldCharType="separate"/>
      </w:r>
      <w:r w:rsidR="002C0DF0">
        <w:rPr>
          <w:rFonts w:ascii="Times New Roman" w:hAnsi="Times New Roman" w:cs="Times New Roman"/>
          <w:noProof/>
          <w:sz w:val="24"/>
          <w:szCs w:val="24"/>
        </w:rPr>
        <w:t>(Nilsson et al. 2020)</w:t>
      </w:r>
      <w:r w:rsidR="002C0DF0">
        <w:rPr>
          <w:rFonts w:ascii="Times New Roman" w:hAnsi="Times New Roman" w:cs="Times New Roman"/>
          <w:sz w:val="24"/>
          <w:szCs w:val="24"/>
        </w:rPr>
        <w:fldChar w:fldCharType="end"/>
      </w:r>
      <w:r w:rsidR="00592881">
        <w:rPr>
          <w:rFonts w:ascii="Times New Roman" w:hAnsi="Times New Roman" w:cs="Times New Roman"/>
          <w:sz w:val="24"/>
          <w:szCs w:val="24"/>
        </w:rPr>
        <w:t xml:space="preserve"> </w:t>
      </w:r>
      <w:r w:rsidR="00747E40">
        <w:rPr>
          <w:rFonts w:ascii="Times New Roman" w:hAnsi="Times New Roman" w:cs="Times New Roman"/>
          <w:sz w:val="24"/>
          <w:szCs w:val="24"/>
        </w:rPr>
        <w:t>and the</w:t>
      </w:r>
      <w:r w:rsidR="00520AB5">
        <w:rPr>
          <w:rFonts w:ascii="Times New Roman" w:hAnsi="Times New Roman" w:cs="Times New Roman"/>
          <w:sz w:val="24"/>
          <w:szCs w:val="24"/>
        </w:rPr>
        <w:t xml:space="preserve"> Siberian </w:t>
      </w:r>
      <w:r w:rsidR="003B427E">
        <w:rPr>
          <w:rFonts w:ascii="Times New Roman" w:hAnsi="Times New Roman" w:cs="Times New Roman"/>
          <w:sz w:val="24"/>
          <w:szCs w:val="24"/>
        </w:rPr>
        <w:t xml:space="preserve">dwarf </w:t>
      </w:r>
      <w:r w:rsidR="00520AB5">
        <w:rPr>
          <w:rFonts w:ascii="Times New Roman" w:hAnsi="Times New Roman" w:cs="Times New Roman"/>
          <w:sz w:val="24"/>
          <w:szCs w:val="24"/>
        </w:rPr>
        <w:t>hamster</w:t>
      </w:r>
      <w:r w:rsidR="00115316">
        <w:rPr>
          <w:rFonts w:ascii="Times New Roman" w:hAnsi="Times New Roman" w:cs="Times New Roman"/>
          <w:sz w:val="24"/>
          <w:szCs w:val="24"/>
        </w:rPr>
        <w:t xml:space="preserve">, </w:t>
      </w:r>
      <w:r w:rsidR="00115316" w:rsidRPr="00115316">
        <w:rPr>
          <w:rFonts w:ascii="Times New Roman" w:hAnsi="Times New Roman" w:cs="Times New Roman"/>
          <w:i/>
          <w:sz w:val="24"/>
          <w:szCs w:val="24"/>
        </w:rPr>
        <w:t>Phodopus sungorus</w:t>
      </w:r>
      <w:r w:rsidR="003B427E">
        <w:rPr>
          <w:rFonts w:ascii="Times New Roman" w:hAnsi="Times New Roman" w:cs="Times New Roman"/>
          <w:sz w:val="24"/>
          <w:szCs w:val="24"/>
        </w:rPr>
        <w:t xml:space="preserve"> </w:t>
      </w:r>
      <w:r w:rsidR="00B14CF7">
        <w:rPr>
          <w:rFonts w:ascii="Times New Roman" w:hAnsi="Times New Roman" w:cs="Times New Roman"/>
          <w:sz w:val="24"/>
          <w:szCs w:val="24"/>
        </w:rPr>
        <w:fldChar w:fldCharType="begin"/>
      </w:r>
      <w:r w:rsidR="00B14CF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B14CF7">
        <w:rPr>
          <w:rFonts w:ascii="Times New Roman" w:hAnsi="Times New Roman" w:cs="Times New Roman"/>
          <w:sz w:val="24"/>
          <w:szCs w:val="24"/>
        </w:rPr>
        <w:fldChar w:fldCharType="separate"/>
      </w:r>
      <w:r w:rsidR="00B14CF7">
        <w:rPr>
          <w:rFonts w:ascii="Times New Roman" w:hAnsi="Times New Roman" w:cs="Times New Roman"/>
          <w:noProof/>
          <w:sz w:val="24"/>
          <w:szCs w:val="24"/>
        </w:rPr>
        <w:t>(Moore et al. 2022)</w:t>
      </w:r>
      <w:r w:rsidR="00B14CF7">
        <w:rPr>
          <w:rFonts w:ascii="Times New Roman" w:hAnsi="Times New Roman" w:cs="Times New Roman"/>
          <w:sz w:val="24"/>
          <w:szCs w:val="24"/>
        </w:rPr>
        <w:fldChar w:fldCharType="end"/>
      </w:r>
      <w:r w:rsidR="003C5940">
        <w:rPr>
          <w:rFonts w:ascii="Times New Roman" w:hAnsi="Times New Roman" w:cs="Times New Roman"/>
          <w:sz w:val="24"/>
          <w:szCs w:val="24"/>
        </w:rPr>
        <w:t>.</w:t>
      </w:r>
      <w:r w:rsidR="00520AB5">
        <w:rPr>
          <w:rFonts w:ascii="Times New Roman" w:hAnsi="Times New Roman" w:cs="Times New Roman"/>
          <w:sz w:val="24"/>
          <w:szCs w:val="24"/>
        </w:rPr>
        <w:t xml:space="preserve"> </w:t>
      </w: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Murinae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We also find that a species tree inferred from a quartet-based summary of the gene trees of all 2,632 UCEs is identical to one inferred from concatenation (Fig. S1)</w:t>
      </w:r>
      <w:commentRangeStart w:id="32"/>
      <w:commentRangeStart w:id="33"/>
      <w:commentRangeStart w:id="34"/>
      <w:commentRangeStart w:id="35"/>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commentRangeEnd w:id="32"/>
      <w:r w:rsidR="000C0807">
        <w:rPr>
          <w:rStyle w:val="CommentReference"/>
        </w:rPr>
        <w:commentReference w:id="32"/>
      </w:r>
      <w:commentRangeEnd w:id="33"/>
      <w:r w:rsidR="003C5940">
        <w:rPr>
          <w:rStyle w:val="CommentReference"/>
        </w:rPr>
        <w:commentReference w:id="33"/>
      </w:r>
      <w:commentRangeEnd w:id="34"/>
      <w:r w:rsidR="00232CAF">
        <w:rPr>
          <w:rStyle w:val="CommentReference"/>
        </w:rPr>
        <w:commentReference w:id="34"/>
      </w:r>
      <w:commentRangeEnd w:id="35"/>
      <w:r w:rsidR="001F7F91">
        <w:rPr>
          <w:rStyle w:val="CommentReference"/>
        </w:rPr>
        <w:commentReference w:id="35"/>
      </w:r>
    </w:p>
    <w:p w14:paraId="2088ABF5" w14:textId="637D2291" w:rsidR="002F605F" w:rsidRDefault="001C6851" w:rsidP="005D3A4E">
      <w:pPr>
        <w:spacing w:after="0"/>
        <w:jc w:val="both"/>
      </w:pPr>
      <w:r>
        <w:rPr>
          <w:rFonts w:ascii="Times New Roman" w:hAnsi="Times New Roman" w:cs="Times New Roman"/>
          <w:sz w:val="24"/>
          <w:szCs w:val="24"/>
        </w:rPr>
        <w:tab/>
      </w:r>
      <w:r w:rsidR="002F605F" w:rsidRPr="002F605F">
        <w:rPr>
          <w:rFonts w:ascii="Times New Roman" w:hAnsi="Times New Roman" w:cs="Times New Roman"/>
          <w:sz w:val="24"/>
          <w:szCs w:val="24"/>
        </w:rPr>
        <w:t xml:space="preserve">While bootstrap and SH-aLRT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r w:rsidR="002F605F" w:rsidRPr="002F605F">
        <w:rPr>
          <w:rFonts w:ascii="Times New Roman" w:hAnsi="Times New Roman" w:cs="Times New Roman"/>
          <w:sz w:val="24"/>
          <w:szCs w:val="24"/>
        </w:rPr>
        <w:t>sCF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r w:rsidR="002F605F" w:rsidRPr="002F605F">
        <w:rPr>
          <w:rFonts w:ascii="Times New Roman" w:hAnsi="Times New Roman" w:cs="Times New Roman"/>
          <w:sz w:val="24"/>
          <w:szCs w:val="24"/>
        </w:rPr>
        <w:t>gCF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This pattern is recapitulated u</w:t>
      </w:r>
      <w:r w:rsidR="007903E2">
        <w:rPr>
          <w:rFonts w:ascii="Times New Roman" w:hAnsi="Times New Roman" w:cs="Times New Roman"/>
          <w:sz w:val="24"/>
          <w:szCs w:val="24"/>
        </w:rPr>
        <w:t>nder a coalescent model</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6C4B0793" w:rsidR="00F17BCC"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S1</w:t>
      </w:r>
      <w:r w:rsidR="009D427D">
        <w:rPr>
          <w:rFonts w:ascii="Times New Roman" w:hAnsi="Times New Roman" w:cs="Times New Roman"/>
          <w:sz w:val="24"/>
          <w:szCs w:val="24"/>
        </w:rPr>
        <w:t xml:space="preserve">) using four fossil calibration points (Table </w:t>
      </w:r>
      <w:r w:rsidR="00E934C9">
        <w:rPr>
          <w:rFonts w:ascii="Times New Roman" w:hAnsi="Times New Roman" w:cs="Times New Roman"/>
          <w:sz w:val="24"/>
          <w:szCs w:val="24"/>
        </w:rPr>
        <w:t>2</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Murinae and the Gerbillinae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Murinae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r w:rsidR="007B17B5">
        <w:rPr>
          <w:rFonts w:ascii="Times New Roman" w:hAnsi="Times New Roman" w:cs="Times New Roman"/>
          <w:sz w:val="24"/>
          <w:szCs w:val="24"/>
        </w:rPr>
        <w:t>Hydromyini</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Otomyini and Arvicanthini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es evolved in rapid succession, with Apodemini diverging at 10.82 Ma (F) and Murini and Praomyini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24ECB468" w14:textId="540C554F" w:rsidR="00B46AF9" w:rsidRDefault="00066FE6"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DD27E4">
        <w:rPr>
          <w:rFonts w:ascii="Times New Roman" w:hAnsi="Times New Roman" w:cs="Times New Roman"/>
          <w:sz w:val="24"/>
          <w:szCs w:val="24"/>
        </w:rPr>
        <w:t xml:space="preserve"> we described</w:t>
      </w:r>
      <w:r w:rsidR="00260995">
        <w:rPr>
          <w:rFonts w:ascii="Times New Roman" w:hAnsi="Times New Roman" w:cs="Times New Roman"/>
          <w:sz w:val="24"/>
          <w:szCs w:val="24"/>
        </w:rPr>
        <w:t xml:space="preserve"> </w:t>
      </w:r>
      <w:r w:rsidR="00DD27E4">
        <w:rPr>
          <w:rFonts w:ascii="Times New Roman" w:hAnsi="Times New Roman" w:cs="Times New Roman"/>
          <w:sz w:val="24"/>
          <w:szCs w:val="24"/>
        </w:rPr>
        <w:t>the genomic</w:t>
      </w:r>
      <w:r w:rsidR="00DD27E4" w:rsidRPr="00197A2B">
        <w:rPr>
          <w:rFonts w:ascii="Times New Roman" w:hAnsi="Times New Roman" w:cs="Times New Roman"/>
          <w:sz w:val="24"/>
          <w:szCs w:val="24"/>
        </w:rPr>
        <w:t xml:space="preserve"> </w:t>
      </w:r>
      <w:r w:rsidR="00260995">
        <w:rPr>
          <w:rFonts w:ascii="Times New Roman" w:hAnsi="Times New Roman" w:cs="Times New Roman"/>
          <w:sz w:val="24"/>
          <w:szCs w:val="24"/>
        </w:rPr>
        <w:t>landscape</w:t>
      </w:r>
      <w:r w:rsidR="00DD27E4">
        <w:rPr>
          <w:rFonts w:ascii="Times New Roman" w:hAnsi="Times New Roman" w:cs="Times New Roman"/>
          <w:sz w:val="24"/>
          <w:szCs w:val="24"/>
        </w:rPr>
        <w:t xml:space="preserve"> of phylogenetic discordance</w:t>
      </w:r>
      <w:r w:rsidR="00B46AF9">
        <w:rPr>
          <w:rFonts w:ascii="Times New Roman" w:hAnsi="Times New Roman" w:cs="Times New Roman"/>
          <w:sz w:val="24"/>
          <w:szCs w:val="24"/>
        </w:rPr>
        <w:t xml:space="preserve"> in murines</w:t>
      </w:r>
      <w:r w:rsidR="00260995">
        <w:rPr>
          <w:rFonts w:ascii="Times New Roman" w:hAnsi="Times New Roman" w:cs="Times New Roman"/>
          <w:sz w:val="24"/>
          <w:szCs w:val="24"/>
        </w:rPr>
        <w:t xml:space="preserve"> </w:t>
      </w:r>
      <w:r w:rsidR="00DD6ADB">
        <w:rPr>
          <w:rFonts w:ascii="Times New Roman" w:hAnsi="Times New Roman" w:cs="Times New Roman"/>
          <w:sz w:val="24"/>
          <w:szCs w:val="24"/>
        </w:rPr>
        <w:t>and its relationship</w:t>
      </w:r>
      <w:r w:rsidR="006C1351">
        <w:rPr>
          <w:rFonts w:ascii="Times New Roman" w:hAnsi="Times New Roman" w:cs="Times New Roman"/>
          <w:sz w:val="24"/>
          <w:szCs w:val="24"/>
        </w:rPr>
        <w:t xml:space="preserve"> to local</w:t>
      </w:r>
      <w:r w:rsidR="002D738A">
        <w:rPr>
          <w:rFonts w:ascii="Times New Roman" w:hAnsi="Times New Roman" w:cs="Times New Roman"/>
          <w:sz w:val="24"/>
          <w:szCs w:val="24"/>
        </w:rPr>
        <w:t xml:space="preserve"> genomic features</w:t>
      </w:r>
      <w:r w:rsidR="006C1351">
        <w:rPr>
          <w:rFonts w:ascii="Times New Roman" w:hAnsi="Times New Roman" w:cs="Times New Roman"/>
          <w:sz w:val="24"/>
          <w:szCs w:val="24"/>
        </w:rPr>
        <w:t xml:space="preserve">. </w:t>
      </w:r>
      <w:r w:rsidR="00DD27E4">
        <w:rPr>
          <w:rFonts w:ascii="Times New Roman" w:hAnsi="Times New Roman" w:cs="Times New Roman"/>
          <w:sz w:val="24"/>
          <w:szCs w:val="24"/>
        </w:rPr>
        <w:t xml:space="preserve">To do this, we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new</w:t>
      </w:r>
      <w:r w:rsidR="00810482">
        <w:rPr>
          <w:rFonts w:ascii="Times New Roman" w:hAnsi="Times New Roman" w:cs="Times New Roman"/>
          <w:sz w:val="24"/>
          <w:szCs w:val="24"/>
        </w:rPr>
        <w:t>ly 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(excluding </w:t>
      </w:r>
      <w:r w:rsidR="00810482" w:rsidRPr="004A2232">
        <w:rPr>
          <w:rFonts w:ascii="Times New Roman" w:hAnsi="Times New Roman" w:cs="Times New Roman"/>
          <w:i/>
          <w:iCs/>
          <w:sz w:val="24"/>
          <w:szCs w:val="24"/>
        </w:rPr>
        <w:t>Otomys typis</w:t>
      </w:r>
      <w:r w:rsidR="00810482">
        <w:rPr>
          <w:rFonts w:ascii="Times New Roman" w:hAnsi="Times New Roman" w:cs="Times New Roman"/>
          <w:sz w:val="24"/>
          <w:szCs w:val="24"/>
        </w:rPr>
        <w:t xml:space="preserve"> due to low </w:t>
      </w:r>
      <w:r w:rsidR="00B46AF9">
        <w:rPr>
          <w:rFonts w:ascii="Times New Roman" w:hAnsi="Times New Roman" w:cs="Times New Roman"/>
          <w:sz w:val="24"/>
          <w:szCs w:val="24"/>
        </w:rPr>
        <w:t xml:space="preserve">assembly </w:t>
      </w:r>
      <w:r w:rsidR="00810482">
        <w:rPr>
          <w:rFonts w:ascii="Times New Roman" w:hAnsi="Times New Roman" w:cs="Times New Roman"/>
          <w:sz w:val="24"/>
          <w:szCs w:val="24"/>
        </w:rPr>
        <w:t>quality</w:t>
      </w:r>
      <w:r w:rsidR="00A71E5D">
        <w:rPr>
          <w:rFonts w:ascii="Times New Roman" w:hAnsi="Times New Roman" w:cs="Times New Roman"/>
          <w:sz w:val="24"/>
          <w:szCs w:val="24"/>
        </w:rPr>
        <w:t>; see Fig. 1</w:t>
      </w:r>
      <w:r w:rsidR="00810482">
        <w:rPr>
          <w:rFonts w:ascii="Times New Roman" w:hAnsi="Times New Roman" w:cs="Times New Roman"/>
          <w:sz w:val="24"/>
          <w:szCs w:val="24"/>
        </w:rPr>
        <w:t>)</w:t>
      </w:r>
      <w:r w:rsidR="00A150BF">
        <w:rPr>
          <w:rFonts w:ascii="Times New Roman" w:hAnsi="Times New Roman" w:cs="Times New Roman"/>
          <w:sz w:val="24"/>
          <w:szCs w:val="24"/>
        </w:rPr>
        <w:t xml:space="preserve"> and the </w:t>
      </w:r>
      <w:r w:rsidR="002F4A62" w:rsidRPr="00031896">
        <w:rPr>
          <w:rFonts w:ascii="Times New Roman" w:hAnsi="Times New Roman" w:cs="Times New Roman"/>
          <w:sz w:val="24"/>
          <w:szCs w:val="24"/>
        </w:rPr>
        <w:t xml:space="preserve">well-annotated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the coordinate system from the </w:t>
      </w:r>
      <w:r w:rsidR="006808EB" w:rsidRPr="00D22A5C">
        <w:rPr>
          <w:rFonts w:ascii="Times New Roman" w:hAnsi="Times New Roman" w:cs="Times New Roman"/>
          <w:i/>
          <w:iCs/>
          <w:sz w:val="24"/>
          <w:szCs w:val="24"/>
        </w:rPr>
        <w:t>M</w:t>
      </w:r>
      <w:r w:rsidR="005109AA">
        <w:rPr>
          <w:rFonts w:ascii="Times New Roman" w:hAnsi="Times New Roman" w:cs="Times New Roman"/>
          <w:i/>
          <w:iCs/>
          <w:sz w:val="24"/>
          <w:szCs w:val="24"/>
        </w:rPr>
        <w:t>.</w:t>
      </w:r>
      <w:r w:rsidR="006808EB" w:rsidRPr="00D22A5C">
        <w:rPr>
          <w:rFonts w:ascii="Times New Roman" w:hAnsi="Times New Roman" w:cs="Times New Roman"/>
          <w:i/>
          <w:iCs/>
          <w:sz w:val="24"/>
          <w:szCs w:val="24"/>
        </w:rPr>
        <w:t xml:space="preserve"> musculus</w:t>
      </w:r>
      <w:r w:rsidR="006808EB" w:rsidDel="006808EB">
        <w:rPr>
          <w:rFonts w:ascii="Times New Roman" w:hAnsi="Times New Roman" w:cs="Times New Roman"/>
          <w:sz w:val="24"/>
          <w:szCs w:val="24"/>
        </w:rPr>
        <w:t xml:space="preserve"> </w:t>
      </w:r>
      <w:r w:rsidR="0026539F">
        <w:rPr>
          <w:rFonts w:ascii="Times New Roman" w:hAnsi="Times New Roman" w:cs="Times New Roman"/>
          <w:sz w:val="24"/>
          <w:szCs w:val="24"/>
        </w:rPr>
        <w:t>genome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(Table 1)</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p>
    <w:p w14:paraId="45298602" w14:textId="6F61110C" w:rsidR="002F4A62" w:rsidRPr="00031896"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00380ED0">
        <w:rPr>
          <w:rFonts w:ascii="Times New Roman" w:hAnsi="Times New Roman" w:cs="Times New Roman"/>
          <w:sz w:val="24"/>
          <w:szCs w:val="24"/>
        </w:rPr>
        <w:t>After we f</w:t>
      </w:r>
      <w:r w:rsidR="00E44640" w:rsidRPr="00031896">
        <w:rPr>
          <w:rFonts w:ascii="Times New Roman" w:hAnsi="Times New Roman" w:cs="Times New Roman"/>
          <w:sz w:val="24"/>
          <w:szCs w:val="24"/>
        </w:rPr>
        <w:t>ilter</w:t>
      </w:r>
      <w:r w:rsidR="00380ED0">
        <w:rPr>
          <w:rFonts w:ascii="Times New Roman" w:hAnsi="Times New Roman" w:cs="Times New Roman"/>
          <w:sz w:val="24"/>
          <w:szCs w:val="24"/>
        </w:rPr>
        <w:t>ed</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phylogenies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r w:rsidR="00380ED0">
        <w:rPr>
          <w:rFonts w:ascii="Times New Roman" w:hAnsi="Times New Roman" w:cs="Times New Roman"/>
          <w:sz w:val="24"/>
          <w:szCs w:val="24"/>
        </w:rPr>
        <w:t>We found that 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6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 xml:space="preserve">oricoides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F36B43">
        <w:rPr>
          <w:rFonts w:ascii="Times New Roman" w:hAnsi="Times New Roman" w:cs="Times New Roman"/>
          <w:sz w:val="24"/>
          <w:szCs w:val="24"/>
        </w:rPr>
        <w:t xml:space="preserve"> (Table 3 shows the most common topologies recovered)</w:t>
      </w:r>
      <w:r w:rsidR="00AE4808" w:rsidRPr="00031896">
        <w:rPr>
          <w:rFonts w:ascii="Times New Roman" w:hAnsi="Times New Roman" w:cs="Times New Roman"/>
          <w:sz w:val="24"/>
          <w:szCs w:val="24"/>
        </w:rPr>
        <w:t>.</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with an average of </w:t>
      </w:r>
      <w:r w:rsidR="00DB4B2B">
        <w:rPr>
          <w:rFonts w:ascii="Times New Roman" w:hAnsi="Times New Roman" w:cs="Times New Roman"/>
          <w:sz w:val="24"/>
          <w:szCs w:val="24"/>
        </w:rPr>
        <w:t xml:space="preserve">141 </w:t>
      </w:r>
      <w:r w:rsidR="00F11507">
        <w:rPr>
          <w:rFonts w:ascii="Times New Roman" w:hAnsi="Times New Roman" w:cs="Times New Roman"/>
          <w:sz w:val="24"/>
          <w:szCs w:val="24"/>
        </w:rPr>
        <w:t>(Table 4)</w:t>
      </w:r>
      <w:r w:rsidR="00A1117F"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r w:rsidR="00753CF0">
        <w:rPr>
          <w:rFonts w:ascii="Times New Roman" w:hAnsi="Times New Roman" w:cs="Times New Roman"/>
          <w:sz w:val="24"/>
          <w:szCs w:val="24"/>
        </w:rPr>
        <w:t>We ranked the recovered topologies by count per chromosome and found</w:t>
      </w:r>
      <w:r w:rsidR="00F529D0">
        <w:rPr>
          <w:rFonts w:ascii="Times New Roman" w:hAnsi="Times New Roman" w:cs="Times New Roman"/>
          <w:sz w:val="24"/>
          <w:szCs w:val="24"/>
        </w:rPr>
        <w:t xml:space="preserve"> that</w:t>
      </w:r>
      <w:r w:rsidR="00DB4B2B">
        <w:rPr>
          <w:rFonts w:ascii="Times New Roman" w:hAnsi="Times New Roman" w:cs="Times New Roman"/>
          <w:sz w:val="24"/>
          <w:szCs w:val="24"/>
        </w:rPr>
        <w:t xml:space="preserve"> 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in at least one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 xml:space="preserve">Fig 2A; </w:t>
      </w:r>
      <w:r w:rsidR="00CD624D" w:rsidRPr="00031896">
        <w:rPr>
          <w:rFonts w:ascii="Times New Roman" w:hAnsi="Times New Roman" w:cs="Times New Roman"/>
          <w:sz w:val="24"/>
          <w:szCs w:val="24"/>
        </w:rPr>
        <w:t xml:space="preserve">Table </w:t>
      </w:r>
      <w:r w:rsidR="006C6680">
        <w:rPr>
          <w:rFonts w:ascii="Times New Roman" w:hAnsi="Times New Roman" w:cs="Times New Roman"/>
          <w:sz w:val="24"/>
          <w:szCs w:val="24"/>
        </w:rPr>
        <w:t>3</w:t>
      </w:r>
      <w:r w:rsidR="00FF5E40">
        <w:rPr>
          <w:rFonts w:ascii="Times New Roman" w:hAnsi="Times New Roman" w:cs="Times New Roman"/>
          <w:sz w:val="24"/>
          <w:szCs w:val="24"/>
        </w:rPr>
        <w:t>;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 are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 in the ordering of the clade containing </w:t>
      </w:r>
      <w:r w:rsidR="00DB4B2B" w:rsidRPr="00031896">
        <w:rPr>
          <w:rFonts w:ascii="Times New Roman" w:hAnsi="Times New Roman" w:cs="Times New Roman"/>
          <w:i/>
          <w:iCs/>
          <w:sz w:val="24"/>
          <w:szCs w:val="24"/>
        </w:rPr>
        <w:t xml:space="preserve">Hylomyscus alleni, Mastomys natalensis,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Praomys delectorum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 xml:space="preserve"> with the rest of the tree being constant.</w:t>
      </w:r>
      <w:r w:rsidR="008A4AF9">
        <w:rPr>
          <w:rFonts w:ascii="Times New Roman" w:hAnsi="Times New Roman" w:cs="Times New Roman"/>
          <w:sz w:val="24"/>
          <w:szCs w:val="24"/>
        </w:rPr>
        <w:t xml:space="preserve"> This clade also showed </w:t>
      </w:r>
      <w:commentRangeStart w:id="36"/>
      <w:r w:rsidR="008A4AF9">
        <w:rPr>
          <w:rFonts w:ascii="Times New Roman" w:hAnsi="Times New Roman" w:cs="Times New Roman"/>
          <w:sz w:val="24"/>
          <w:szCs w:val="24"/>
        </w:rPr>
        <w:t xml:space="preserve">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w:t>
      </w:r>
      <w:commentRangeEnd w:id="36"/>
      <w:r w:rsidR="00DE47D8">
        <w:rPr>
          <w:rStyle w:val="CommentReference"/>
        </w:rPr>
        <w:commentReference w:id="36"/>
      </w:r>
      <w:r w:rsidR="008A4AF9">
        <w:rPr>
          <w:rFonts w:ascii="Times New Roman" w:hAnsi="Times New Roman" w:cs="Times New Roman"/>
          <w:sz w:val="24"/>
          <w:szCs w:val="24"/>
        </w:rPr>
        <w:t xml:space="preserve">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species trees each comprise roughly 14% of all recovered topologies (Fig. 2), though interestingly of the three, it is the least common one that matches</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T</w:t>
      </w:r>
      <w:commentRangeStart w:id="37"/>
      <w:r w:rsidR="003C5A3D">
        <w:rPr>
          <w:rFonts w:ascii="Times New Roman" w:hAnsi="Times New Roman" w:cs="Times New Roman"/>
          <w:sz w:val="24"/>
          <w:szCs w:val="24"/>
        </w:rPr>
        <w:t xml:space="preserve">his topology was </w:t>
      </w:r>
      <w:r w:rsidR="003F521D" w:rsidRPr="00031896">
        <w:rPr>
          <w:rFonts w:ascii="Times New Roman" w:hAnsi="Times New Roman" w:cs="Times New Roman"/>
          <w:sz w:val="24"/>
          <w:szCs w:val="24"/>
        </w:rPr>
        <w:t xml:space="preserve">only </w:t>
      </w:r>
      <w:r w:rsidR="00A1117F" w:rsidRPr="00031896">
        <w:rPr>
          <w:rFonts w:ascii="Times New Roman" w:hAnsi="Times New Roman" w:cs="Times New Roman"/>
          <w:sz w:val="24"/>
          <w:szCs w:val="24"/>
        </w:rPr>
        <w:t>inferred</w:t>
      </w:r>
      <w:r w:rsidR="003F521D" w:rsidRPr="00031896">
        <w:rPr>
          <w:rFonts w:ascii="Times New Roman" w:hAnsi="Times New Roman" w:cs="Times New Roman"/>
          <w:sz w:val="24"/>
          <w:szCs w:val="24"/>
        </w:rPr>
        <w:t xml:space="preserve"> </w:t>
      </w:r>
      <w:r w:rsidR="003C5A3D">
        <w:rPr>
          <w:rFonts w:ascii="Times New Roman" w:hAnsi="Times New Roman" w:cs="Times New Roman"/>
          <w:sz w:val="24"/>
          <w:szCs w:val="24"/>
        </w:rPr>
        <w:t>for</w:t>
      </w:r>
      <w:r w:rsidR="003C5A3D" w:rsidRPr="00031896">
        <w:rPr>
          <w:rFonts w:ascii="Times New Roman" w:hAnsi="Times New Roman" w:cs="Times New Roman"/>
          <w:sz w:val="24"/>
          <w:szCs w:val="24"/>
        </w:rPr>
        <w:t xml:space="preserve"> </w:t>
      </w:r>
      <w:r w:rsidR="00DB4B2B" w:rsidRPr="00031896">
        <w:rPr>
          <w:rFonts w:ascii="Times New Roman" w:hAnsi="Times New Roman" w:cs="Times New Roman"/>
          <w:sz w:val="24"/>
          <w:szCs w:val="24"/>
        </w:rPr>
        <w:t>1</w:t>
      </w:r>
      <w:r w:rsidR="00DB4B2B">
        <w:rPr>
          <w:rFonts w:ascii="Times New Roman" w:hAnsi="Times New Roman" w:cs="Times New Roman"/>
          <w:sz w:val="24"/>
          <w:szCs w:val="24"/>
        </w:rPr>
        <w:t>3</w:t>
      </w:r>
      <w:r w:rsidR="003F521D" w:rsidRPr="00031896">
        <w:rPr>
          <w:rFonts w:ascii="Times New Roman" w:hAnsi="Times New Roman" w:cs="Times New Roman"/>
          <w:sz w:val="24"/>
          <w:szCs w:val="24"/>
        </w:rPr>
        <w:t>.</w:t>
      </w:r>
      <w:r w:rsidR="00DB4B2B">
        <w:rPr>
          <w:rFonts w:ascii="Times New Roman" w:hAnsi="Times New Roman" w:cs="Times New Roman"/>
          <w:sz w:val="24"/>
          <w:szCs w:val="24"/>
        </w:rPr>
        <w:t>1</w:t>
      </w:r>
      <w:r w:rsidR="003F521D" w:rsidRPr="00031896">
        <w:rPr>
          <w:rFonts w:ascii="Times New Roman" w:hAnsi="Times New Roman" w:cs="Times New Roman"/>
          <w:sz w:val="24"/>
          <w:szCs w:val="24"/>
        </w:rPr>
        <w:t>% of windows.</w:t>
      </w:r>
      <w:r w:rsidR="003C5A3D">
        <w:rPr>
          <w:rFonts w:ascii="Times New Roman" w:hAnsi="Times New Roman" w:cs="Times New Roman"/>
          <w:sz w:val="24"/>
          <w:szCs w:val="24"/>
        </w:rPr>
        <w:t xml:space="preserve"> That is, the robustly </w:t>
      </w:r>
      <w:r w:rsidR="00B46AF9">
        <w:rPr>
          <w:rFonts w:ascii="Times New Roman" w:hAnsi="Times New Roman" w:cs="Times New Roman"/>
          <w:sz w:val="24"/>
          <w:szCs w:val="24"/>
        </w:rPr>
        <w:t xml:space="preserve">and consistently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nearly 90% of the genome</w:t>
      </w:r>
      <w:commentRangeEnd w:id="37"/>
      <w:r w:rsidR="00DE47D8">
        <w:rPr>
          <w:rStyle w:val="CommentReference"/>
        </w:rPr>
        <w:commentReference w:id="37"/>
      </w:r>
      <w:r w:rsidR="003C5A3D">
        <w:rPr>
          <w:rFonts w:ascii="Times New Roman" w:hAnsi="Times New Roman" w:cs="Times New Roman"/>
          <w:sz w:val="24"/>
          <w:szCs w:val="24"/>
        </w:rPr>
        <w:t>.</w:t>
      </w:r>
    </w:p>
    <w:p w14:paraId="2D47A80D" w14:textId="0D93FA40"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While r</w:t>
      </w:r>
      <w:r w:rsidR="002816F7" w:rsidRPr="00031896">
        <w:rPr>
          <w:rFonts w:ascii="Times New Roman" w:hAnsi="Times New Roman" w:cs="Times New Roman"/>
          <w:sz w:val="24"/>
          <w:szCs w:val="24"/>
        </w:rPr>
        <w:t xml:space="preserve">elationships </w:t>
      </w:r>
      <w:r w:rsidR="00142441">
        <w:rPr>
          <w:rFonts w:ascii="Times New Roman" w:hAnsi="Times New Roman" w:cs="Times New Roman"/>
          <w:sz w:val="24"/>
          <w:szCs w:val="24"/>
        </w:rPr>
        <w:t>among</w:t>
      </w:r>
      <w:r w:rsidR="00142441"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windows var</w:t>
      </w:r>
      <w:r w:rsidR="00B46AF9">
        <w:rPr>
          <w:rFonts w:ascii="Times New Roman" w:hAnsi="Times New Roman" w:cs="Times New Roman"/>
          <w:sz w:val="24"/>
          <w:szCs w:val="24"/>
        </w:rPr>
        <w:t>ied</w:t>
      </w:r>
      <w:r w:rsidR="002816F7" w:rsidRPr="00031896">
        <w:rPr>
          <w:rFonts w:ascii="Times New Roman" w:hAnsi="Times New Roman" w:cs="Times New Roman"/>
          <w:sz w:val="24"/>
          <w:szCs w:val="24"/>
        </w:rPr>
        <w:t xml:space="preserve"> greatly</w:t>
      </w:r>
      <w:r w:rsidR="00D97F51" w:rsidRPr="00031896">
        <w:rPr>
          <w:rFonts w:ascii="Times New Roman" w:hAnsi="Times New Roman" w:cs="Times New Roman"/>
          <w:sz w:val="24"/>
          <w:szCs w:val="24"/>
        </w:rPr>
        <w:t xml:space="preserve"> and visual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the chromosome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re not randomly distributed across chromosomes. We measured tree distance between adjacent windows</w:t>
      </w:r>
      <w:r w:rsidR="008A4AF9">
        <w:rPr>
          <w:rFonts w:ascii="Times New Roman" w:hAnsi="Times New Roman" w:cs="Times New Roman"/>
          <w:sz w:val="24"/>
          <w:szCs w:val="24"/>
        </w:rPr>
        <w:t xml:space="preserve"> using the weighted Robinson-Foulds metric</w:t>
      </w:r>
      <w:r w:rsidR="002816F7" w:rsidRPr="00031896">
        <w:rPr>
          <w:rFonts w:ascii="Times New Roman" w:hAnsi="Times New Roman" w:cs="Times New Roman"/>
          <w:sz w:val="24"/>
          <w:szCs w:val="24"/>
        </w:rPr>
        <w:t xml:space="preserve"> and compared these distances to those measured between randomly selected </w:t>
      </w:r>
      <w:r w:rsidR="00142441">
        <w:rPr>
          <w:rFonts w:ascii="Times New Roman" w:hAnsi="Times New Roman" w:cs="Times New Roman"/>
          <w:sz w:val="24"/>
          <w:szCs w:val="24"/>
        </w:rPr>
        <w:t>windows on</w:t>
      </w:r>
      <w:r w:rsidR="003F58A4">
        <w:rPr>
          <w:rFonts w:ascii="Times New Roman" w:hAnsi="Times New Roman" w:cs="Times New Roman"/>
          <w:sz w:val="24"/>
          <w:szCs w:val="24"/>
        </w:rPr>
        <w:t xml:space="preserve"> different</w:t>
      </w:r>
      <w:r w:rsidR="003F58A4"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 xml:space="preserve">chromosomes. We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among chromosomes 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r w:rsidR="00CA0CB2">
        <w:rPr>
          <w:rFonts w:ascii="Times New Roman" w:hAnsi="Times New Roman" w:cs="Times New Roman"/>
          <w:sz w:val="24"/>
          <w:szCs w:val="24"/>
        </w:rPr>
        <w:t>Megabases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601F78CE" w:rsidR="005D3A4E" w:rsidRDefault="00300B97"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To assess how large structural variation, such as inversions and translocations, may influence our inferences of phylogenetic relatedness along the genome, we aligned the reference genomes of mouse and rat</w:t>
      </w:r>
      <w:commentRangeStart w:id="38"/>
      <w:commentRangeStart w:id="39"/>
      <w:r>
        <w:rPr>
          <w:rFonts w:ascii="Times New Roman" w:hAnsi="Times New Roman" w:cs="Times New Roman"/>
          <w:sz w:val="24"/>
          <w:szCs w:val="24"/>
        </w:rPr>
        <w:t>.</w:t>
      </w:r>
      <w:commentRangeEnd w:id="38"/>
      <w:r w:rsidR="00ED58BF">
        <w:rPr>
          <w:rStyle w:val="CommentReference"/>
        </w:rPr>
        <w:commentReference w:id="38"/>
      </w:r>
      <w:commentRangeEnd w:id="39"/>
      <w:r w:rsidR="003F7F8C">
        <w:rPr>
          <w:rStyle w:val="CommentReference"/>
        </w:rPr>
        <w:commentReference w:id="39"/>
      </w:r>
      <w:r>
        <w:rPr>
          <w:rFonts w:ascii="Times New Roman" w:hAnsi="Times New Roman" w:cs="Times New Roman"/>
          <w:sz w:val="24"/>
          <w:szCs w:val="24"/>
        </w:rPr>
        <w:t xml:space="preserve"> These two species span the divergence of the sample for which we assessed genome-wide discordance so the level of large structural variation present among them should give us an idea of the amount of ancestral variation in our sample. We find that the mouse and rat genomes are </w:t>
      </w:r>
      <w:r w:rsidR="00957370">
        <w:rPr>
          <w:rFonts w:ascii="Times New Roman" w:hAnsi="Times New Roman" w:cs="Times New Roman"/>
          <w:sz w:val="24"/>
          <w:szCs w:val="24"/>
        </w:rPr>
        <w:t>mostly</w:t>
      </w:r>
      <w:r>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Pr>
          <w:rFonts w:ascii="Times New Roman" w:hAnsi="Times New Roman" w:cs="Times New Roman"/>
          <w:sz w:val="24"/>
          <w:szCs w:val="24"/>
        </w:rPr>
        <w:t xml:space="preserve"> chunks, with large translocations and inversions on mouse chromosomes 5, 8, 10, and 13 (Fig. </w:t>
      </w:r>
      <w:r w:rsidR="002C0946">
        <w:rPr>
          <w:rFonts w:ascii="Times New Roman" w:hAnsi="Times New Roman" w:cs="Times New Roman"/>
          <w:sz w:val="24"/>
          <w:szCs w:val="24"/>
        </w:rPr>
        <w:t>S6</w:t>
      </w:r>
      <w:r>
        <w:rPr>
          <w:rFonts w:ascii="Times New Roman" w:hAnsi="Times New Roman" w:cs="Times New Roman"/>
          <w:sz w:val="24"/>
          <w:szCs w:val="24"/>
        </w:rPr>
        <w:t xml:space="preserve">). We also observe large-scale inversions on chromosome 16. </w:t>
      </w:r>
      <w:commentRangeStart w:id="40"/>
      <w:commentRangeStart w:id="41"/>
      <w:commentRangeEnd w:id="40"/>
      <w:r w:rsidR="00ED58BF">
        <w:rPr>
          <w:rStyle w:val="CommentReference"/>
        </w:rPr>
        <w:commentReference w:id="40"/>
      </w:r>
      <w:commentRangeEnd w:id="41"/>
      <w:r w:rsidR="003F7F8C">
        <w:rPr>
          <w:rStyle w:val="CommentReference"/>
        </w:rPr>
        <w:commentReference w:id="41"/>
      </w:r>
      <w:r w:rsidR="00A709D0">
        <w:rPr>
          <w:rFonts w:ascii="Times New Roman" w:hAnsi="Times New Roman" w:cs="Times New Roman"/>
          <w:sz w:val="24"/>
          <w:szCs w:val="24"/>
        </w:rPr>
        <w:t>We find that, while co-linearity of most chromosomes is conserved between mouse and rat, the size of the 300,000 aligned chunks averages under 10 kb, with the average distance between aligned segments being between 2,380 bp on the mouse genome and 4927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has two major consequences for our results: 1) this </w:t>
      </w:r>
      <w:r w:rsidR="00A709D0">
        <w:rPr>
          <w:rFonts w:ascii="Times New Roman" w:hAnsi="Times New Roman" w:cs="Times New Roman"/>
          <w:sz w:val="24"/>
          <w:szCs w:val="24"/>
        </w:rPr>
        <w:lastRenderedPageBreak/>
        <w:t xml:space="preserve">prevented us from transposing the coordinate system from mouse to rat with enough resolution to use genetic maps from rat and 2) </w:t>
      </w:r>
      <w:r w:rsidR="00F7417A">
        <w:rPr>
          <w:rFonts w:ascii="Times New Roman" w:hAnsi="Times New Roman" w:cs="Times New Roman"/>
          <w:sz w:val="24"/>
          <w:szCs w:val="24"/>
        </w:rPr>
        <w:t xml:space="preserve">this </w:t>
      </w:r>
      <w:r w:rsidR="00A709D0">
        <w:rPr>
          <w:rFonts w:ascii="Times New Roman" w:hAnsi="Times New Roman" w:cs="Times New Roman"/>
          <w:sz w:val="24"/>
          <w:szCs w:val="24"/>
        </w:rPr>
        <w:t xml:space="preserve">means that most other structural variation in our sample is likely small insertions of transposable elements (SINES which are about </w:t>
      </w:r>
      <w:r w:rsidR="00C75391">
        <w:rPr>
          <w:rFonts w:ascii="Times New Roman" w:hAnsi="Times New Roman" w:cs="Times New Roman"/>
          <w:sz w:val="24"/>
          <w:szCs w:val="24"/>
        </w:rPr>
        <w:t>150-</w:t>
      </w:r>
      <w:commentRangeStart w:id="42"/>
      <w:r w:rsidR="00A709D0">
        <w:rPr>
          <w:rFonts w:ascii="Times New Roman" w:hAnsi="Times New Roman" w:cs="Times New Roman"/>
          <w:sz w:val="24"/>
          <w:szCs w:val="24"/>
        </w:rPr>
        <w:t>500 bp in length and LINES which are about 4</w:t>
      </w:r>
      <w:r w:rsidR="00C75391">
        <w:rPr>
          <w:rFonts w:ascii="Times New Roman" w:hAnsi="Times New Roman" w:cs="Times New Roman"/>
          <w:sz w:val="24"/>
          <w:szCs w:val="24"/>
        </w:rPr>
        <w:t>-7kb</w:t>
      </w:r>
      <w:r w:rsidR="00A709D0">
        <w:rPr>
          <w:rFonts w:ascii="Times New Roman" w:hAnsi="Times New Roman" w:cs="Times New Roman"/>
          <w:sz w:val="24"/>
          <w:szCs w:val="24"/>
        </w:rPr>
        <w:t xml:space="preserve"> in length</w:t>
      </w:r>
      <w:commentRangeEnd w:id="42"/>
      <w:r w:rsidR="00A709D0">
        <w:rPr>
          <w:rStyle w:val="CommentReference"/>
        </w:rPr>
        <w:commentReference w:id="42"/>
      </w:r>
      <w:r w:rsidR="00C6053D">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C6053D">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A709D0">
        <w:rPr>
          <w:rFonts w:ascii="Times New Roman" w:hAnsi="Times New Roman" w:cs="Times New Roman"/>
          <w:sz w:val="24"/>
          <w:szCs w:val="24"/>
        </w:rPr>
        <w:t xml:space="preserve"> that should have a negligible effect on our discordance </w:t>
      </w:r>
      <w:commentRangeStart w:id="43"/>
      <w:commentRangeStart w:id="44"/>
      <w:r w:rsidR="00A709D0">
        <w:rPr>
          <w:rFonts w:ascii="Times New Roman" w:hAnsi="Times New Roman" w:cs="Times New Roman"/>
          <w:sz w:val="24"/>
          <w:szCs w:val="24"/>
        </w:rPr>
        <w:t>analyses</w:t>
      </w:r>
      <w:commentRangeEnd w:id="43"/>
      <w:r w:rsidR="00ED58BF">
        <w:rPr>
          <w:rStyle w:val="CommentReference"/>
        </w:rPr>
        <w:commentReference w:id="43"/>
      </w:r>
      <w:commentRangeEnd w:id="44"/>
      <w:r w:rsidR="003F7F8C">
        <w:rPr>
          <w:rStyle w:val="CommentReference"/>
        </w:rPr>
        <w:commentReference w:id="44"/>
      </w:r>
      <w:ins w:id="45" w:author="Thomas, Gregg" w:date="2023-08-17T11:48:00Z">
        <w:r w:rsidR="003F7F8C">
          <w:rPr>
            <w:rFonts w:ascii="Times New Roman" w:hAnsi="Times New Roman" w:cs="Times New Roman"/>
            <w:sz w:val="24"/>
            <w:szCs w:val="24"/>
          </w:rPr>
          <w:t xml:space="preserve"> since our window size is much larger and we excluded windows </w:t>
        </w:r>
      </w:ins>
      <w:ins w:id="46" w:author="Thomas, Gregg" w:date="2023-08-17T11:49:00Z">
        <w:r w:rsidR="003F7F8C">
          <w:rPr>
            <w:rFonts w:ascii="Times New Roman" w:hAnsi="Times New Roman" w:cs="Times New Roman"/>
            <w:sz w:val="24"/>
            <w:szCs w:val="24"/>
          </w:rPr>
          <w:t>that were made up of mostly repeats</w:t>
        </w:r>
      </w:ins>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C9CA582" w14:textId="3D4DD130" w:rsidR="00AD773B"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of the genome 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than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for each 5</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Mb window</w:t>
      </w:r>
      <w:r w:rsidR="00B70479">
        <w:rPr>
          <w:rFonts w:ascii="Times New Roman" w:hAnsi="Times New Roman" w:cs="Times New Roman"/>
          <w:sz w:val="24"/>
          <w:szCs w:val="24"/>
        </w:rPr>
        <w:t xml:space="preserve"> </w:t>
      </w:r>
      <w:r w:rsidRPr="00031896">
        <w:rPr>
          <w:rFonts w:ascii="Times New Roman" w:hAnsi="Times New Roman" w:cs="Times New Roman"/>
          <w:sz w:val="24"/>
          <w:szCs w:val="24"/>
        </w:rPr>
        <w:t>we calculated</w:t>
      </w:r>
      <w:r w:rsidR="00A71E5D">
        <w:rPr>
          <w:rFonts w:ascii="Times New Roman" w:hAnsi="Times New Roman" w:cs="Times New Roman"/>
          <w:sz w:val="24"/>
          <w:szCs w:val="24"/>
        </w:rPr>
        <w:t xml:space="preserve"> recombination rate as</w:t>
      </w:r>
      <w:r w:rsidRPr="00031896">
        <w:rPr>
          <w:rFonts w:ascii="Times New Roman" w:hAnsi="Times New Roman" w:cs="Times New Roman"/>
          <w:sz w:val="24"/>
          <w:szCs w:val="24"/>
        </w:rPr>
        <w:t xml:space="preserve"> the relationship between map location and </w:t>
      </w:r>
      <w:r w:rsidR="00761992">
        <w:rPr>
          <w:rFonts w:ascii="Times New Roman" w:hAnsi="Times New Roman" w:cs="Times New Roman"/>
          <w:sz w:val="24"/>
          <w:szCs w:val="24"/>
        </w:rPr>
        <w:t xml:space="preserve">the </w:t>
      </w:r>
      <w:r w:rsidRPr="00031896">
        <w:rPr>
          <w:rFonts w:ascii="Times New Roman" w:hAnsi="Times New Roman" w:cs="Times New Roman"/>
          <w:sz w:val="24"/>
          <w:szCs w:val="24"/>
        </w:rPr>
        <w:t>physical location for all markers within the window</w:t>
      </w:r>
      <w:r w:rsidR="00D97F51" w:rsidRPr="00031896">
        <w:rPr>
          <w:rFonts w:ascii="Times New Roman" w:hAnsi="Times New Roman" w:cs="Times New Roman"/>
          <w:sz w:val="24"/>
          <w:szCs w:val="24"/>
        </w:rPr>
        <w:t>.</w:t>
      </w:r>
      <w:r w:rsidRPr="00031896">
        <w:rPr>
          <w:rFonts w:ascii="Times New Roman" w:hAnsi="Times New Roman" w:cs="Times New Roman"/>
          <w:sz w:val="24"/>
          <w:szCs w:val="24"/>
        </w:rPr>
        <w:t xml:space="preserve"> Then within each 5</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 xml:space="preserve">Mb window for which we </w:t>
      </w:r>
      <w:r w:rsidR="00761992">
        <w:rPr>
          <w:rFonts w:ascii="Times New Roman" w:hAnsi="Times New Roman" w:cs="Times New Roman"/>
          <w:sz w:val="24"/>
          <w:szCs w:val="24"/>
        </w:rPr>
        <w:t>had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calculated recombination rate</w:t>
      </w:r>
      <w:r w:rsidR="006A7AC9">
        <w:rPr>
          <w:rFonts w:ascii="Times New Roman" w:hAnsi="Times New Roman" w:cs="Times New Roman"/>
          <w:sz w:val="24"/>
          <w:szCs w:val="24"/>
        </w:rPr>
        <w:t xml:space="preserve"> (Fig.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Pr="00031896">
        <w:rPr>
          <w:rFonts w:ascii="Times New Roman" w:hAnsi="Times New Roman" w:cs="Times New Roman"/>
          <w:sz w:val="24"/>
          <w:szCs w:val="24"/>
        </w:rPr>
        <w:t>, we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D97F51" w:rsidRPr="00031896">
        <w:rPr>
          <w:rFonts w:ascii="Times New Roman" w:hAnsi="Times New Roman" w:cs="Times New Roman"/>
          <w:sz w:val="24"/>
          <w:szCs w:val="24"/>
        </w:rPr>
        <w:t xml:space="preserve">. </w:t>
      </w:r>
      <w:commentRangeStart w:id="47"/>
      <w:commentRangeStart w:id="48"/>
      <w:r w:rsidR="00761992">
        <w:rPr>
          <w:rFonts w:ascii="Times New Roman" w:hAnsi="Times New Roman" w:cs="Times New Roman"/>
          <w:sz w:val="24"/>
          <w:szCs w:val="24"/>
        </w:rPr>
        <w:t>Surprisingly</w:t>
      </w:r>
      <w:commentRangeEnd w:id="47"/>
      <w:r w:rsidR="00ED58BF">
        <w:rPr>
          <w:rStyle w:val="CommentReference"/>
        </w:rPr>
        <w:commentReference w:id="47"/>
      </w:r>
      <w:commentRangeEnd w:id="48"/>
      <w:r w:rsidR="003F7F8C">
        <w:rPr>
          <w:rStyle w:val="CommentReference"/>
        </w:rPr>
        <w:commentReference w:id="48"/>
      </w:r>
      <w:r w:rsidR="00761992">
        <w:rPr>
          <w:rFonts w:ascii="Times New Roman" w:hAnsi="Times New Roman" w:cs="Times New Roman"/>
          <w:sz w:val="24"/>
          <w:szCs w:val="24"/>
        </w:rPr>
        <w:t>,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 at this scale</w:t>
      </w:r>
      <w:r w:rsidR="006969A5" w:rsidRPr="00031896">
        <w:rPr>
          <w:rFonts w:ascii="Times New Roman" w:hAnsi="Times New Roman" w:cs="Times New Roman"/>
          <w:sz w:val="24"/>
          <w:szCs w:val="24"/>
        </w:rPr>
        <w:t xml:space="preserve"> (</w:t>
      </w:r>
      <w:r w:rsidR="00D97F51" w:rsidRPr="00031896">
        <w:rPr>
          <w:rFonts w:ascii="Times New Roman" w:hAnsi="Times New Roman" w:cs="Times New Roman"/>
          <w:sz w:val="24"/>
          <w:szCs w:val="24"/>
        </w:rPr>
        <w:t>Fi</w:t>
      </w:r>
      <w:r w:rsidR="006969A5" w:rsidRPr="00031896">
        <w:rPr>
          <w:rFonts w:ascii="Times New Roman" w:hAnsi="Times New Roman" w:cs="Times New Roman"/>
          <w:sz w:val="24"/>
          <w:szCs w:val="24"/>
        </w:rPr>
        <w:t>g</w:t>
      </w:r>
      <w:r w:rsidR="006A7AC9">
        <w:rPr>
          <w:rFonts w:ascii="Times New Roman" w:hAnsi="Times New Roman" w:cs="Times New Roman"/>
          <w:sz w:val="24"/>
          <w:szCs w:val="24"/>
        </w:rPr>
        <w:t xml:space="preserve">. </w:t>
      </w:r>
      <w:r w:rsidR="004E0DDF">
        <w:rPr>
          <w:rFonts w:ascii="Times New Roman" w:hAnsi="Times New Roman" w:cs="Times New Roman"/>
          <w:sz w:val="24"/>
          <w:szCs w:val="24"/>
        </w:rPr>
        <w:t>4</w:t>
      </w:r>
      <w:r w:rsidR="006969A5" w:rsidRPr="00031896">
        <w:rPr>
          <w:rFonts w:ascii="Times New Roman" w:hAnsi="Times New Roman" w:cs="Times New Roman"/>
          <w:sz w:val="24"/>
          <w:szCs w:val="24"/>
        </w:rPr>
        <w:t>).</w:t>
      </w:r>
      <w:r w:rsidR="00E6507A">
        <w:rPr>
          <w:rFonts w:ascii="Times New Roman" w:hAnsi="Times New Roman" w:cs="Times New Roman"/>
          <w:sz w:val="24"/>
          <w:szCs w:val="24"/>
        </w:rPr>
        <w:t xml:space="preserve"> We do, however, find that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200A45">
        <w:rPr>
          <w:rFonts w:ascii="Times New Roman" w:hAnsi="Times New Roman" w:cs="Times New Roman"/>
          <w:sz w:val="24"/>
          <w:szCs w:val="24"/>
        </w:rPr>
        <w:t>have a significantly slower rate of decay in similarity over genomic distance compared to windows that are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xml:space="preserve">. 5A) and they are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5B). This indicates that regions around hotspots retain a higher degree of phylogenetic similarity than other regions of the genome.</w:t>
      </w:r>
    </w:p>
    <w:p w14:paraId="2A06A6CB" w14:textId="016D46CE" w:rsidR="00047BC0" w:rsidRDefault="001C6851" w:rsidP="000173BB">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 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 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r w:rsidR="005235A3" w:rsidRPr="00D22A5C">
        <w:rPr>
          <w:rFonts w:ascii="Times New Roman" w:hAnsi="Times New Roman" w:cs="Times New Roman"/>
          <w:i/>
          <w:iCs/>
          <w:sz w:val="24"/>
          <w:szCs w:val="24"/>
        </w:rPr>
        <w:t>d</w:t>
      </w:r>
      <w:r w:rsidR="005235A3">
        <w:rPr>
          <w:rFonts w:ascii="Times New Roman" w:hAnsi="Times New Roman" w:cs="Times New Roman"/>
          <w:i/>
          <w:iCs/>
          <w:sz w:val="24"/>
          <w:szCs w:val="24"/>
        </w:rPr>
        <w:t>N</w:t>
      </w:r>
      <w:r w:rsidR="005235A3">
        <w:rPr>
          <w:rFonts w:ascii="Times New Roman" w:hAnsi="Times New Roman" w:cs="Times New Roman"/>
          <w:sz w:val="24"/>
          <w:szCs w:val="24"/>
        </w:rPr>
        <w:t>/</w:t>
      </w:r>
      <w:r w:rsidR="005235A3" w:rsidRPr="00D22A5C">
        <w:rPr>
          <w:rFonts w:ascii="Times New Roman" w:hAnsi="Times New Roman" w:cs="Times New Roman"/>
          <w:i/>
          <w:iCs/>
          <w:sz w:val="24"/>
          <w:szCs w:val="24"/>
        </w:rPr>
        <w:t>d</w:t>
      </w:r>
      <w:r w:rsidR="005235A3">
        <w:rPr>
          <w:rFonts w:ascii="Times New Roman" w:hAnsi="Times New Roman" w:cs="Times New Roman"/>
          <w:i/>
          <w:iCs/>
          <w:sz w:val="24"/>
          <w:szCs w:val="24"/>
        </w:rPr>
        <w:t>S</w:t>
      </w:r>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out to </w:t>
      </w:r>
      <w:r w:rsidR="00066FE6">
        <w:rPr>
          <w:rFonts w:ascii="Times New Roman" w:hAnsi="Times New Roman" w:cs="Times New Roman"/>
          <w:sz w:val="24"/>
          <w:szCs w:val="24"/>
        </w:rPr>
        <w:t>5</w:t>
      </w:r>
      <w:r w:rsidR="00066FE6" w:rsidRPr="00031896">
        <w:rPr>
          <w:rFonts w:ascii="Times New Roman" w:hAnsi="Times New Roman" w:cs="Times New Roman"/>
          <w:sz w:val="24"/>
          <w:szCs w:val="24"/>
        </w:rPr>
        <w:t xml:space="preserve">Mb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200A45">
        <w:rPr>
          <w:rFonts w:ascii="Times New Roman" w:hAnsi="Times New Roman" w:cs="Times New Roman"/>
          <w:sz w:val="24"/>
          <w:szCs w:val="24"/>
        </w:rPr>
        <w:t>We find that the phylogenetic similarity around protein coding genes is similar to that of windows without any genomic features (Fig. 5B</w:t>
      </w:r>
      <w:r w:rsidR="00265EE4">
        <w:rPr>
          <w:rFonts w:ascii="Times New Roman" w:hAnsi="Times New Roman" w:cs="Times New Roman"/>
          <w:sz w:val="24"/>
          <w:szCs w:val="24"/>
        </w:rPr>
        <w:t>)</w:t>
      </w:r>
      <w:r w:rsidR="00200A45">
        <w:rPr>
          <w:rFonts w:ascii="Times New Roman" w:hAnsi="Times New Roman" w:cs="Times New Roman"/>
          <w:sz w:val="24"/>
          <w:szCs w:val="24"/>
        </w:rPr>
        <w:t>, but that this similarity decays more rapidly around genes (</w:t>
      </w:r>
      <w:r w:rsidR="00200A45">
        <w:rPr>
          <w:rFonts w:ascii="Times New Roman" w:hAnsi="Times New Roman" w:cs="Times New Roman"/>
          <w:i/>
          <w:iCs/>
          <w:sz w:val="24"/>
          <w:szCs w:val="24"/>
        </w:rPr>
        <w:t>p</w:t>
      </w:r>
      <w:r w:rsidR="00200A45">
        <w:rPr>
          <w:rFonts w:ascii="Times New Roman" w:hAnsi="Times New Roman" w:cs="Times New Roman"/>
          <w:sz w:val="24"/>
          <w:szCs w:val="24"/>
        </w:rPr>
        <w:t xml:space="preserve"> = </w:t>
      </w:r>
      <w:r w:rsidR="00265EE4">
        <w:rPr>
          <w:rFonts w:ascii="Times New Roman" w:hAnsi="Times New Roman" w:cs="Times New Roman"/>
          <w:sz w:val="24"/>
          <w:szCs w:val="24"/>
        </w:rPr>
        <w:t>6.38e-8</w:t>
      </w:r>
      <w:r w:rsidR="00200A45">
        <w:rPr>
          <w:rFonts w:ascii="Times New Roman" w:hAnsi="Times New Roman" w:cs="Times New Roman"/>
          <w:sz w:val="24"/>
          <w:szCs w:val="24"/>
        </w:rPr>
        <w:t>; Fig. 5A)</w:t>
      </w:r>
      <w:r w:rsidR="00265EE4">
        <w:rPr>
          <w:rFonts w:ascii="Times New Roman" w:hAnsi="Times New Roman" w:cs="Times New Roman"/>
          <w:sz w:val="24"/>
          <w:szCs w:val="24"/>
        </w:rPr>
        <w:t xml:space="preserve">. </w:t>
      </w:r>
      <w:commentRangeStart w:id="49"/>
      <w:commentRangeStart w:id="50"/>
      <w:commentRangeEnd w:id="49"/>
      <w:r w:rsidR="00ED58BF">
        <w:rPr>
          <w:rStyle w:val="CommentReference"/>
        </w:rPr>
        <w:commentReference w:id="49"/>
      </w:r>
      <w:commentRangeEnd w:id="50"/>
      <w:r w:rsidR="003F7F8C">
        <w:rPr>
          <w:rStyle w:val="CommentReference"/>
        </w:rPr>
        <w:commentReference w:id="50"/>
      </w:r>
      <w:r w:rsidR="006017A7">
        <w:rPr>
          <w:rFonts w:ascii="Times New Roman" w:hAnsi="Times New Roman" w:cs="Times New Roman"/>
          <w:sz w:val="24"/>
          <w:szCs w:val="24"/>
        </w:rPr>
        <w:t xml:space="preserve">Notably, we find the opposite to be true of UCEs, which have </w:t>
      </w:r>
      <w:r w:rsidR="000D344C">
        <w:rPr>
          <w:rFonts w:ascii="Times New Roman" w:hAnsi="Times New Roman" w:cs="Times New Roman"/>
          <w:sz w:val="24"/>
          <w:szCs w:val="24"/>
        </w:rPr>
        <w:t>immediately adjacent</w:t>
      </w:r>
      <w:r w:rsidR="006017A7">
        <w:rPr>
          <w:rFonts w:ascii="Times New Roman" w:hAnsi="Times New Roman" w:cs="Times New Roman"/>
          <w:sz w:val="24"/>
          <w:szCs w:val="24"/>
        </w:rPr>
        <w:t xml:space="preserve"> regions that are much more similar than regions surrounding other features like 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and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as well as windows that do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r w:rsidR="00455BDD">
        <w:rPr>
          <w:rFonts w:ascii="Times New Roman" w:hAnsi="Times New Roman" w:cs="Times New Roman"/>
          <w:sz w:val="24"/>
          <w:szCs w:val="24"/>
        </w:rPr>
        <w:t xml:space="preserve"> while decaying at roughly equivalent rates</w:t>
      </w:r>
      <w:r w:rsidR="008A4AF9">
        <w:rPr>
          <w:rFonts w:ascii="Times New Roman" w:hAnsi="Times New Roman" w:cs="Times New Roman"/>
          <w:sz w:val="24"/>
          <w:szCs w:val="24"/>
        </w:rPr>
        <w:t xml:space="preserve"> as these features</w:t>
      </w:r>
      <w:r w:rsidR="00455BDD">
        <w:rPr>
          <w:rFonts w:ascii="Times New Roman" w:hAnsi="Times New Roman" w:cs="Times New Roman"/>
          <w:sz w:val="24"/>
          <w:szCs w:val="24"/>
        </w:rPr>
        <w:t xml:space="preserve"> with</w:t>
      </w:r>
      <w:r w:rsidR="008A4AF9">
        <w:rPr>
          <w:rFonts w:ascii="Times New Roman" w:hAnsi="Times New Roman" w:cs="Times New Roman"/>
          <w:sz w:val="24"/>
          <w:szCs w:val="24"/>
        </w:rPr>
        <w:t xml:space="preserve"> increasing</w:t>
      </w:r>
      <w:r w:rsidR="00455BDD">
        <w:rPr>
          <w:rFonts w:ascii="Times New Roman" w:hAnsi="Times New Roman" w:cs="Times New Roman"/>
          <w:sz w:val="24"/>
          <w:szCs w:val="24"/>
        </w:rPr>
        <w:t xml:space="preserve"> genomic distance</w:t>
      </w:r>
      <w:r w:rsidR="00265EE4">
        <w:rPr>
          <w:rFonts w:ascii="Times New Roman" w:hAnsi="Times New Roman" w:cs="Times New Roman"/>
          <w:sz w:val="24"/>
          <w:szCs w:val="24"/>
        </w:rPr>
        <w:t xml:space="preserve"> (Fig. 5A)</w:t>
      </w:r>
      <w:r w:rsidR="00455BDD">
        <w:rPr>
          <w:rFonts w:ascii="Times New Roman" w:hAnsi="Times New Roman" w:cs="Times New Roman"/>
          <w:sz w:val="24"/>
          <w:szCs w:val="24"/>
        </w:rPr>
        <w:t>. In other words, regions around recombination hotspots have unexpectedly high phylogenetic similarity farther away from the hotspot while regions immediately surrounding UCE’s have unexpectedly high phylogenetic similarity</w:t>
      </w:r>
      <w:r w:rsidR="008A4AF9">
        <w:rPr>
          <w:rFonts w:ascii="Times New Roman" w:hAnsi="Times New Roman" w:cs="Times New Roman"/>
          <w:sz w:val="24"/>
          <w:szCs w:val="24"/>
        </w:rPr>
        <w:t xml:space="preserve"> both in the immediately adjacent regions and</w:t>
      </w:r>
      <w:r w:rsidR="00455BDD">
        <w:rPr>
          <w:rFonts w:ascii="Times New Roman" w:hAnsi="Times New Roman" w:cs="Times New Roman"/>
          <w:sz w:val="24"/>
          <w:szCs w:val="24"/>
        </w:rPr>
        <w:t xml:space="preserve"> over long distances. We also find that the 10kb windows centered on most features differ in how similar they are to the species tree as inferred from coding genes</w:t>
      </w:r>
      <w:r w:rsidR="00265EE4">
        <w:rPr>
          <w:rFonts w:ascii="Times New Roman" w:hAnsi="Times New Roman" w:cs="Times New Roman"/>
          <w:sz w:val="24"/>
          <w:szCs w:val="24"/>
        </w:rPr>
        <w:t xml:space="preserve"> or UCEs alone</w:t>
      </w:r>
      <w:r w:rsidR="00455BDD">
        <w:rPr>
          <w:rFonts w:ascii="Times New Roman" w:hAnsi="Times New Roman" w:cs="Times New Roman"/>
          <w:sz w:val="24"/>
          <w:szCs w:val="24"/>
        </w:rPr>
        <w:t xml:space="preserve">. All features </w:t>
      </w:r>
      <w:r w:rsidR="009D5626">
        <w:rPr>
          <w:rFonts w:ascii="Times New Roman" w:hAnsi="Times New Roman" w:cs="Times New Roman"/>
          <w:sz w:val="24"/>
          <w:szCs w:val="24"/>
        </w:rPr>
        <w:t xml:space="preserve">except </w:t>
      </w:r>
      <w:r w:rsidR="00265EE4">
        <w:rPr>
          <w:rFonts w:ascii="Times New Roman" w:hAnsi="Times New Roman" w:cs="Times New Roman"/>
          <w:sz w:val="24"/>
          <w:szCs w:val="24"/>
        </w:rPr>
        <w:t>recombination hotspots</w:t>
      </w:r>
      <w:r w:rsidR="009D5626">
        <w:rPr>
          <w:rFonts w:ascii="Times New Roman" w:hAnsi="Times New Roman" w:cs="Times New Roman"/>
          <w:sz w:val="24"/>
          <w:szCs w:val="24"/>
        </w:rPr>
        <w:t xml:space="preserve"> are more </w:t>
      </w:r>
      <w:r w:rsidR="00455BDD">
        <w:rPr>
          <w:rFonts w:ascii="Times New Roman" w:hAnsi="Times New Roman" w:cs="Times New Roman"/>
          <w:sz w:val="24"/>
          <w:szCs w:val="24"/>
        </w:rPr>
        <w:t xml:space="preserve">similar to the species tree on average than windows that contain no features, </w:t>
      </w:r>
      <w:r w:rsidR="00455BDD">
        <w:rPr>
          <w:rFonts w:ascii="Times New Roman" w:hAnsi="Times New Roman" w:cs="Times New Roman"/>
          <w:sz w:val="24"/>
          <w:szCs w:val="24"/>
        </w:rPr>
        <w:lastRenderedPageBreak/>
        <w:t xml:space="preserve">while UCEs are more similar to the species tree than when compared to any other feature (Fig. 5C). </w:t>
      </w:r>
      <w:r w:rsidR="00401342">
        <w:rPr>
          <w:rFonts w:ascii="Times New Roman" w:hAnsi="Times New Roman" w:cs="Times New Roman"/>
          <w:sz w:val="24"/>
          <w:szCs w:val="24"/>
        </w:rPr>
        <w:t>We also note that positively selected genes are significantly more similar to the species tree than recombination hotspots</w:t>
      </w:r>
      <w:r w:rsidR="006758AC">
        <w:rPr>
          <w:rFonts w:ascii="Times New Roman" w:hAnsi="Times New Roman" w:cs="Times New Roman"/>
          <w:sz w:val="24"/>
          <w:szCs w:val="24"/>
        </w:rPr>
        <w:t>, and genes, whether positively selected for or not, are equally similar to the species tree inferred from them</w:t>
      </w:r>
      <w:r w:rsidR="00401342">
        <w:rPr>
          <w:rFonts w:ascii="Times New Roman" w:hAnsi="Times New Roman" w:cs="Times New Roman"/>
          <w:sz w:val="24"/>
          <w:szCs w:val="24"/>
        </w:rPr>
        <w:t xml:space="preserve"> (Fig. 5C). </w:t>
      </w:r>
    </w:p>
    <w:p w14:paraId="40CD7400" w14:textId="77777777" w:rsidR="00753CF0" w:rsidRPr="00753CF0" w:rsidRDefault="00753CF0" w:rsidP="00F413E3">
      <w:pPr>
        <w:spacing w:after="0"/>
        <w:jc w:val="both"/>
        <w:rPr>
          <w:rFonts w:ascii="Times New Roman" w:hAnsi="Times New Roman" w:cs="Times New Roman"/>
          <w:sz w:val="24"/>
          <w:szCs w:val="24"/>
        </w:rPr>
      </w:pPr>
    </w:p>
    <w:p w14:paraId="71D57173" w14:textId="168307B1" w:rsidR="00805723" w:rsidRPr="00031896" w:rsidRDefault="00047BC0" w:rsidP="00F413E3">
      <w:pPr>
        <w:pStyle w:val="Heading2"/>
        <w:spacing w:after="0"/>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107C2DF0" w:rsidR="00AF2A6F" w:rsidRDefault="00D260B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Given that tree similarity decreases as a function of genomic distance, we next</w:t>
      </w:r>
      <w:r w:rsidR="006F4021">
        <w:rPr>
          <w:rFonts w:ascii="Times New Roman" w:hAnsi="Times New Roman" w:cs="Times New Roman"/>
          <w:sz w:val="24"/>
          <w:szCs w:val="24"/>
        </w:rPr>
        <w:t xml:space="preserve"> examined </w:t>
      </w:r>
      <w:r w:rsidRPr="00031896">
        <w:rPr>
          <w:rFonts w:ascii="Times New Roman" w:hAnsi="Times New Roman" w:cs="Times New Roman"/>
          <w:sz w:val="24"/>
          <w:szCs w:val="24"/>
        </w:rPr>
        <w:t>how this relate</w:t>
      </w:r>
      <w:r w:rsidR="007E3690">
        <w:rPr>
          <w:rFonts w:ascii="Times New Roman" w:hAnsi="Times New Roman" w:cs="Times New Roman"/>
          <w:sz w:val="24"/>
          <w:szCs w:val="24"/>
        </w:rPr>
        <w:t>s</w:t>
      </w:r>
      <w:r w:rsidRPr="00031896">
        <w:rPr>
          <w:rFonts w:ascii="Times New Roman" w:hAnsi="Times New Roman" w:cs="Times New Roman"/>
          <w:sz w:val="24"/>
          <w:szCs w:val="24"/>
        </w:rPr>
        <w:t xml:space="preserve"> to </w:t>
      </w:r>
      <w:r w:rsidR="00047BC0">
        <w:rPr>
          <w:rFonts w:ascii="Times New Roman" w:hAnsi="Times New Roman" w:cs="Times New Roman"/>
          <w:sz w:val="24"/>
          <w:szCs w:val="24"/>
        </w:rPr>
        <w:t xml:space="preserve">the evolution of </w:t>
      </w:r>
      <w:r w:rsidRPr="00031896">
        <w:rPr>
          <w:rFonts w:ascii="Times New Roman" w:hAnsi="Times New Roman" w:cs="Times New Roman"/>
          <w:sz w:val="24"/>
          <w:szCs w:val="24"/>
        </w:rPr>
        <w:t xml:space="preserve">protein coding sequences. Among a set of </w:t>
      </w:r>
      <w:r w:rsidR="005C7E8D">
        <w:rPr>
          <w:rFonts w:ascii="Times New Roman" w:hAnsi="Times New Roman" w:cs="Times New Roman"/>
          <w:sz w:val="24"/>
          <w:szCs w:val="24"/>
        </w:rPr>
        <w:t xml:space="preserve">22,261 </w:t>
      </w:r>
      <w:r w:rsidRPr="00031896">
        <w:rPr>
          <w:rFonts w:ascii="Times New Roman" w:hAnsi="Times New Roman" w:cs="Times New Roman"/>
          <w:sz w:val="24"/>
          <w:szCs w:val="24"/>
        </w:rPr>
        <w:t xml:space="preserve">protein coding transcripts annotated from the </w:t>
      </w:r>
      <w:r w:rsidR="00B30752" w:rsidRPr="00D4662B">
        <w:rPr>
          <w:rFonts w:ascii="Times New Roman" w:hAnsi="Times New Roman" w:cs="Times New Roman"/>
          <w:i/>
          <w:sz w:val="24"/>
          <w:szCs w:val="24"/>
        </w:rPr>
        <w:t>M. musculus</w:t>
      </w:r>
      <w:r w:rsidR="00B30752" w:rsidRPr="00237D7D">
        <w:rPr>
          <w:rFonts w:ascii="Times New Roman" w:hAnsi="Times New Roman" w:cs="Times New Roman"/>
          <w:sz w:val="24"/>
          <w:szCs w:val="24"/>
        </w:rPr>
        <w:t xml:space="preserve"> </w:t>
      </w:r>
      <w:r w:rsidRPr="00031896">
        <w:rPr>
          <w:rFonts w:ascii="Times New Roman" w:hAnsi="Times New Roman" w:cs="Times New Roman"/>
          <w:sz w:val="24"/>
          <w:szCs w:val="24"/>
        </w:rPr>
        <w:t>genome, we calculate</w:t>
      </w:r>
      <w:r w:rsidR="007E3690">
        <w:rPr>
          <w:rFonts w:ascii="Times New Roman" w:hAnsi="Times New Roman" w:cs="Times New Roman"/>
          <w:sz w:val="24"/>
          <w:szCs w:val="24"/>
        </w:rPr>
        <w:t>d</w:t>
      </w:r>
      <w:r w:rsidRPr="00031896">
        <w:rPr>
          <w:rFonts w:ascii="Times New Roman" w:hAnsi="Times New Roman" w:cs="Times New Roman"/>
          <w:sz w:val="24"/>
          <w:szCs w:val="24"/>
        </w:rPr>
        <w:t xml:space="preserve"> that the average distance between the start and end of the coding sequence </w:t>
      </w:r>
      <w:r w:rsidR="00120CAA">
        <w:rPr>
          <w:rFonts w:ascii="Times New Roman" w:hAnsi="Times New Roman" w:cs="Times New Roman"/>
          <w:sz w:val="24"/>
          <w:szCs w:val="24"/>
        </w:rPr>
        <w:t>wa</w:t>
      </w:r>
      <w:r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wRF units)</w:t>
      </w:r>
      <w:r w:rsidR="00AF2A6F" w:rsidRPr="00031896">
        <w:rPr>
          <w:rFonts w:ascii="Times New Roman" w:hAnsi="Times New Roman" w:cs="Times New Roman"/>
          <w:sz w:val="24"/>
          <w:szCs w:val="24"/>
        </w:rPr>
        <w:t xml:space="preserve">, meaning </w:t>
      </w:r>
      <w:r w:rsidR="00120CAA">
        <w:rPr>
          <w:rFonts w:ascii="Times New Roman" w:hAnsi="Times New Roman" w:cs="Times New Roman"/>
          <w:sz w:val="24"/>
          <w:szCs w:val="24"/>
        </w:rPr>
        <w:t>that the phylogenetic history of individual genes may often contain 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(Mendes and Hahn 2016)</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E977A7" w:rsidRPr="00031896">
        <w:rPr>
          <w:rFonts w:ascii="Times New Roman" w:hAnsi="Times New Roman" w:cs="Times New Roman"/>
          <w:sz w:val="24"/>
          <w:szCs w:val="24"/>
        </w:rPr>
        <w:t xml:space="preserve"> histories.</w:t>
      </w:r>
    </w:p>
    <w:p w14:paraId="71C8106E" w14:textId="1E023B59"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507C40">
        <w:rPr>
          <w:rFonts w:ascii="Times New Roman" w:hAnsi="Times New Roman" w:cs="Times New Roman"/>
          <w:sz w:val="24"/>
          <w:szCs w:val="24"/>
        </w:rPr>
        <w:t xml:space="preserve">With knowledge of how </w:t>
      </w:r>
      <w:r w:rsidR="00352DEE">
        <w:rPr>
          <w:rFonts w:ascii="Times New Roman" w:hAnsi="Times New Roman" w:cs="Times New Roman"/>
          <w:sz w:val="24"/>
          <w:szCs w:val="24"/>
        </w:rPr>
        <w:t xml:space="preserve">tree similarity varies </w:t>
      </w:r>
      <w:r w:rsidR="00507C40">
        <w:rPr>
          <w:rFonts w:ascii="Times New Roman" w:hAnsi="Times New Roman" w:cs="Times New Roman"/>
          <w:sz w:val="24"/>
          <w:szCs w:val="24"/>
        </w:rPr>
        <w:t>across t</w:t>
      </w:r>
      <w:r w:rsidR="00352DEE">
        <w:rPr>
          <w:rFonts w:ascii="Times New Roman" w:hAnsi="Times New Roman" w:cs="Times New Roman"/>
          <w:sz w:val="24"/>
          <w:szCs w:val="24"/>
        </w:rPr>
        <w:t xml:space="preserve">he genome, 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r w:rsidR="00D453F8" w:rsidRPr="00D22A5C">
        <w:rPr>
          <w:rFonts w:ascii="Times New Roman" w:hAnsi="Times New Roman" w:cs="Times New Roman"/>
          <w:i/>
          <w:iCs/>
          <w:sz w:val="24"/>
          <w:szCs w:val="24"/>
        </w:rPr>
        <w:t>d</w:t>
      </w:r>
      <w:r w:rsidR="00D453F8">
        <w:rPr>
          <w:rFonts w:ascii="Times New Roman" w:hAnsi="Times New Roman" w:cs="Times New Roman"/>
          <w:i/>
          <w:iCs/>
          <w:sz w:val="24"/>
          <w:szCs w:val="24"/>
        </w:rPr>
        <w:t>N</w:t>
      </w:r>
      <w:r w:rsidR="00D453F8">
        <w:rPr>
          <w:rFonts w:ascii="Times New Roman" w:hAnsi="Times New Roman" w:cs="Times New Roman"/>
          <w:sz w:val="24"/>
          <w:szCs w:val="24"/>
        </w:rPr>
        <w:t>/</w:t>
      </w:r>
      <w:r w:rsidR="00D453F8" w:rsidRPr="00D22A5C">
        <w:rPr>
          <w:rFonts w:ascii="Times New Roman" w:hAnsi="Times New Roman" w:cs="Times New Roman"/>
          <w:i/>
          <w:iCs/>
          <w:sz w:val="24"/>
          <w:szCs w:val="24"/>
        </w:rPr>
        <w:t>d</w:t>
      </w:r>
      <w:r w:rsidR="00D453F8">
        <w:rPr>
          <w:rFonts w:ascii="Times New Roman" w:hAnsi="Times New Roman" w:cs="Times New Roman"/>
          <w:i/>
          <w:iCs/>
          <w:sz w:val="24"/>
          <w:szCs w:val="24"/>
        </w:rPr>
        <w:t>S</w:t>
      </w:r>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6C1351">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HyPhy’s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and HyPhy’s aBSREL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w:t>
      </w:r>
      <w:commentRangeStart w:id="51"/>
      <w:commentRangeStart w:id="52"/>
      <w:r w:rsidR="00C760E7">
        <w:rPr>
          <w:rFonts w:ascii="Times New Roman" w:hAnsi="Times New Roman" w:cs="Times New Roman"/>
          <w:sz w:val="24"/>
          <w:szCs w:val="24"/>
        </w:rPr>
        <w:t xml:space="preserve">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w:t>
      </w:r>
      <w:commentRangeEnd w:id="51"/>
      <w:r w:rsidR="00ED58BF">
        <w:rPr>
          <w:rStyle w:val="CommentReference"/>
        </w:rPr>
        <w:commentReference w:id="51"/>
      </w:r>
      <w:commentRangeEnd w:id="52"/>
      <w:r w:rsidR="003F7F8C">
        <w:rPr>
          <w:rStyle w:val="CommentReference"/>
        </w:rPr>
        <w:commentReference w:id="52"/>
      </w:r>
      <w:r w:rsidR="00F55350">
        <w:rPr>
          <w:rFonts w:ascii="Times New Roman" w:hAnsi="Times New Roman" w:cs="Times New Roman"/>
          <w:sz w:val="24"/>
          <w:szCs w:val="24"/>
        </w:rPr>
        <w:t>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9713C6">
        <w:rPr>
          <w:rFonts w:ascii="Times New Roman" w:hAnsi="Times New Roman" w:cs="Times New Roman"/>
          <w:sz w:val="24"/>
          <w:szCs w:val="24"/>
        </w:rPr>
        <w:t>A</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 xml:space="preserve">accurate,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6C6680">
        <w:rPr>
          <w:rFonts w:ascii="Times New Roman" w:hAnsi="Times New Roman" w:cs="Times New Roman"/>
          <w:sz w:val="24"/>
          <w:szCs w:val="24"/>
        </w:rPr>
        <w:t>5</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commentRangeStart w:id="53"/>
      <w:commentRangeStart w:id="54"/>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false negatives</w:t>
      </w:r>
      <w:commentRangeEnd w:id="53"/>
      <w:r w:rsidR="00ED58BF">
        <w:rPr>
          <w:rStyle w:val="CommentReference"/>
        </w:rPr>
        <w:commentReference w:id="53"/>
      </w:r>
      <w:commentRangeEnd w:id="54"/>
      <w:r w:rsidR="00562FAD">
        <w:rPr>
          <w:rStyle w:val="CommentReference"/>
        </w:rPr>
        <w:commentReference w:id="54"/>
      </w:r>
      <w:r w:rsidR="00DE58C1">
        <w:rPr>
          <w:rFonts w:ascii="Times New Roman" w:hAnsi="Times New Roman" w:cs="Times New Roman"/>
          <w:sz w:val="24"/>
          <w:szCs w:val="24"/>
        </w:rPr>
        <w:t xml:space="preserv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 among showing signals of positive selection in one of the 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w:t>
      </w:r>
      <w:commentRangeStart w:id="55"/>
      <w:commentRangeStart w:id="56"/>
      <w:r w:rsidR="00604409">
        <w:rPr>
          <w:rFonts w:ascii="Times New Roman" w:hAnsi="Times New Roman" w:cs="Times New Roman"/>
          <w:sz w:val="24"/>
          <w:szCs w:val="24"/>
        </w:rPr>
        <w:t xml:space="preserve">species tree </w:t>
      </w:r>
      <w:commentRangeEnd w:id="55"/>
      <w:r w:rsidR="00ED58BF">
        <w:rPr>
          <w:rStyle w:val="CommentReference"/>
        </w:rPr>
        <w:commentReference w:id="55"/>
      </w:r>
      <w:commentRangeEnd w:id="56"/>
      <w:r w:rsidR="003F7F8C">
        <w:rPr>
          <w:rStyle w:val="CommentReference"/>
        </w:rPr>
        <w:commentReference w:id="56"/>
      </w:r>
      <w:r w:rsidR="00604409">
        <w:rPr>
          <w:rFonts w:ascii="Times New Roman" w:hAnsi="Times New Roman" w:cs="Times New Roman"/>
          <w:sz w:val="24"/>
          <w:szCs w:val="24"/>
        </w:rPr>
        <w:t>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69A0FCFD"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w:t>
      </w:r>
      <w:r w:rsidR="00554C8E">
        <w:rPr>
          <w:rFonts w:ascii="Times New Roman" w:hAnsi="Times New Roman" w:cs="Times New Roman"/>
          <w:sz w:val="24"/>
          <w:szCs w:val="24"/>
        </w:rPr>
        <w:lastRenderedPageBreak/>
        <w:t xml:space="preserve">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a major model organism in biological and biomedical research</w:t>
      </w:r>
      <w:r w:rsidR="00D1794F" w:rsidRPr="00031896">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genomes from </w:t>
      </w:r>
      <w:r w:rsidR="006847C7">
        <w:rPr>
          <w:rFonts w:ascii="Times New Roman" w:hAnsi="Times New Roman" w:cs="Times New Roman"/>
          <w:sz w:val="24"/>
          <w:szCs w:val="24"/>
        </w:rPr>
        <w:t>seven</w:t>
      </w:r>
      <w:r w:rsidR="00D1794F" w:rsidRPr="00031896">
        <w:rPr>
          <w:rFonts w:ascii="Times New Roman" w:hAnsi="Times New Roman" w:cs="Times New Roman"/>
          <w:sz w:val="24"/>
          <w:szCs w:val="24"/>
        </w:rPr>
        <w:t xml:space="preserve"> closely related</w:t>
      </w:r>
      <w:r w:rsidR="00D1794F">
        <w:rPr>
          <w:rFonts w:ascii="Times New Roman" w:hAnsi="Times New Roman" w:cs="Times New Roman"/>
          <w:sz w:val="24"/>
          <w:szCs w:val="24"/>
        </w:rPr>
        <w:t xml:space="preserve"> species to understand the systematics of murine rodents and causes and consequences of phylogenetic discordance along the murine genome. These new </w:t>
      </w:r>
      <w:r w:rsidR="006847C7">
        <w:rPr>
          <w:rFonts w:ascii="Times New Roman" w:hAnsi="Times New Roman" w:cs="Times New Roman"/>
          <w:sz w:val="24"/>
          <w:szCs w:val="24"/>
        </w:rPr>
        <w:t>data and 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an evolutionary context and begin to</w:t>
      </w:r>
      <w:r w:rsidR="00D1794F" w:rsidRPr="00031896">
        <w:rPr>
          <w:rFonts w:ascii="Times New Roman" w:hAnsi="Times New Roman" w:cs="Times New Roman"/>
          <w:sz w:val="24"/>
          <w:szCs w:val="24"/>
        </w:rPr>
        <w:t xml:space="preserve"> fill the gap in 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commentRangeStart w:id="57"/>
      <w:commentRangeStart w:id="58"/>
      <w:r w:rsidR="00F75BB4">
        <w:rPr>
          <w:rFonts w:ascii="Times New Roman" w:hAnsi="Times New Roman" w:cs="Times New Roman"/>
          <w:sz w:val="24"/>
          <w:szCs w:val="24"/>
        </w:rPr>
        <w:t xml:space="preserve">. </w:t>
      </w:r>
      <w:commentRangeEnd w:id="57"/>
      <w:r w:rsidR="00ED58BF">
        <w:rPr>
          <w:rStyle w:val="CommentReference"/>
        </w:rPr>
        <w:commentReference w:id="57"/>
      </w:r>
      <w:commentRangeEnd w:id="58"/>
      <w:r w:rsidR="00F24868">
        <w:rPr>
          <w:rStyle w:val="CommentReference"/>
        </w:rPr>
        <w:commentReference w:id="58"/>
      </w:r>
      <w:ins w:id="59" w:author="Thomas, Gregg" w:date="2023-08-17T12:51:00Z">
        <w:r w:rsidR="006B3732">
          <w:rPr>
            <w:rFonts w:ascii="Times New Roman" w:hAnsi="Times New Roman" w:cs="Times New Roman"/>
            <w:sz w:val="24"/>
            <w:szCs w:val="24"/>
          </w:rPr>
          <w:t xml:space="preserve"> Beyond studying the patterns of discordance, this work highlights the importance of a nuanced molecular evolution analys</w:t>
        </w:r>
      </w:ins>
      <w:ins w:id="60" w:author="Thomas, Gregg" w:date="2023-08-17T12:52:00Z">
        <w:r w:rsidR="006B3732">
          <w:rPr>
            <w:rFonts w:ascii="Times New Roman" w:hAnsi="Times New Roman" w:cs="Times New Roman"/>
            <w:sz w:val="24"/>
            <w:szCs w:val="24"/>
          </w:rPr>
          <w:t>is in a biomedical model system.</w:t>
        </w:r>
      </w:ins>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2F272685"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84441A" w:rsidRPr="00B17D7F">
        <w:rPr>
          <w:rFonts w:ascii="Times New Roman" w:hAnsi="Times New Roman" w:cs="Times New Roman"/>
          <w:sz w:val="24"/>
          <w:szCs w:val="24"/>
        </w:rPr>
        <w:t>many</w:t>
      </w:r>
      <w:r w:rsidRPr="00B17D7F">
        <w:rPr>
          <w:rFonts w:ascii="Times New Roman" w:hAnsi="Times New Roman" w:cs="Times New Roman"/>
          <w:sz w:val="24"/>
          <w:szCs w:val="24"/>
        </w:rPr>
        <w:t xml:space="preserve">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r w:rsidRPr="005B28B3">
        <w:rPr>
          <w:rFonts w:ascii="Times New Roman" w:hAnsi="Times New Roman" w:cs="Times New Roman"/>
          <w:i/>
          <w:iCs/>
          <w:sz w:val="24"/>
          <w:szCs w:val="24"/>
        </w:rPr>
        <w:t>Apodemus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xml:space="preserve">, in both cases using a limited number of nuclear or mitochondrial genes. </w:t>
      </w:r>
      <w:r w:rsidR="0093760B">
        <w:rPr>
          <w:rFonts w:ascii="Times New Roman" w:hAnsi="Times New Roman" w:cs="Times New Roman"/>
          <w:sz w:val="24"/>
          <w:szCs w:val="24"/>
        </w:rPr>
        <w:t xml:space="preserve">Even so, </w:t>
      </w:r>
      <w:r w:rsidRPr="00B17D7F">
        <w:rPr>
          <w:rFonts w:ascii="Times New Roman" w:hAnsi="Times New Roman" w:cs="Times New Roman"/>
          <w:sz w:val="24"/>
          <w:szCs w:val="24"/>
        </w:rPr>
        <w:t xml:space="preserve">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suggested phylogenetic discordance</w:t>
      </w:r>
      <w:commentRangeStart w:id="61"/>
      <w:commentRangeStart w:id="62"/>
      <w:commentRangeStart w:id="63"/>
      <w:commentRangeStart w:id="64"/>
      <w:r w:rsidRPr="00B17D7F">
        <w:rPr>
          <w:rFonts w:ascii="Times New Roman" w:hAnsi="Times New Roman" w:cs="Times New Roman"/>
          <w:sz w:val="24"/>
          <w:szCs w:val="24"/>
        </w:rPr>
        <w:t xml:space="preserve"> </w:t>
      </w:r>
      <w:commentRangeEnd w:id="61"/>
      <w:r w:rsidR="00D1794F">
        <w:rPr>
          <w:rStyle w:val="CommentReference"/>
        </w:rPr>
        <w:commentReference w:id="61"/>
      </w:r>
      <w:commentRangeEnd w:id="62"/>
      <w:r w:rsidR="001B1ADC">
        <w:rPr>
          <w:rStyle w:val="CommentReference"/>
        </w:rPr>
        <w:commentReference w:id="62"/>
      </w:r>
      <w:commentRangeEnd w:id="63"/>
      <w:r w:rsidR="00ED58BF">
        <w:rPr>
          <w:rStyle w:val="CommentReference"/>
        </w:rPr>
        <w:commentReference w:id="63"/>
      </w:r>
      <w:commentRangeEnd w:id="64"/>
      <w:r w:rsidR="00562FAD">
        <w:rPr>
          <w:rStyle w:val="CommentReference"/>
        </w:rPr>
        <w:commentReference w:id="64"/>
      </w:r>
      <w:r w:rsidRPr="00B17D7F">
        <w:rPr>
          <w:rFonts w:ascii="Times New Roman" w:hAnsi="Times New Roman" w:cs="Times New Roman"/>
          <w:sz w:val="24"/>
          <w:szCs w:val="24"/>
        </w:rPr>
        <w:t>across Murinae</w:t>
      </w:r>
      <w:r w:rsidR="0065149C">
        <w:rPr>
          <w:rFonts w:ascii="Times New Roman" w:hAnsi="Times New Roman" w:cs="Times New Roman"/>
          <w:sz w:val="24"/>
          <w:szCs w:val="24"/>
        </w:rPr>
        <w:t>, including between mitochondrial and nuclear genes,</w:t>
      </w:r>
      <w:r w:rsidRPr="00B17D7F">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r w:rsidRPr="00B17D7F">
        <w:rPr>
          <w:rFonts w:ascii="Times New Roman" w:hAnsi="Times New Roman" w:cs="Times New Roman"/>
          <w:sz w:val="24"/>
          <w:szCs w:val="24"/>
        </w:rPr>
        <w:t xml:space="preserve">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supported phylogenetic reconstructions from across Murinae and the tribal classifications they proposed remain generally supported. More recent work has increased the number of taxa sampled, both for analyses of Murinae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w:t>
      </w:r>
      <w:commentRangeStart w:id="65"/>
      <w:commentRangeStart w:id="66"/>
      <w:r w:rsidRPr="00B17D7F">
        <w:rPr>
          <w:rFonts w:ascii="Times New Roman" w:hAnsi="Times New Roman" w:cs="Times New Roman"/>
          <w:sz w:val="24"/>
          <w:szCs w:val="24"/>
        </w:rPr>
        <w:t xml:space="preserve">loci used for phylogenetic inference remained </w:t>
      </w:r>
      <w:r w:rsidR="0065149C">
        <w:rPr>
          <w:rFonts w:ascii="Times New Roman" w:hAnsi="Times New Roman" w:cs="Times New Roman"/>
          <w:sz w:val="24"/>
          <w:szCs w:val="24"/>
        </w:rPr>
        <w:t xml:space="preserve">limited to six </w:t>
      </w:r>
      <w:r w:rsidR="004F3805">
        <w:rPr>
          <w:rFonts w:ascii="Times New Roman" w:hAnsi="Times New Roman" w:cs="Times New Roman"/>
          <w:sz w:val="24"/>
          <w:szCs w:val="24"/>
        </w:rPr>
        <w:t>loci or fewer</w:t>
      </w:r>
      <w:r w:rsidRPr="00B17D7F">
        <w:rPr>
          <w:rFonts w:ascii="Times New Roman" w:hAnsi="Times New Roman" w:cs="Times New Roman"/>
          <w:sz w:val="24"/>
          <w:szCs w:val="24"/>
        </w:rPr>
        <w:t>.</w:t>
      </w:r>
      <w:commentRangeEnd w:id="65"/>
      <w:r w:rsidR="0065149C">
        <w:rPr>
          <w:rFonts w:ascii="Times New Roman" w:hAnsi="Times New Roman" w:cs="Times New Roman"/>
          <w:sz w:val="24"/>
          <w:szCs w:val="24"/>
        </w:rPr>
        <w:t xml:space="preserve"> Recent work with a focus on Hydromyini made use of 1,245</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&lt;EndNote&gt;&lt;Cite&gt;&lt;Author&gt;Roycroft&lt;/Author&gt;&lt;Year&gt;2020&lt;/Year&gt;&lt;RecNum&gt;221&lt;/RecNum&gt;&lt;DisplayText&gt;(Roycroft et al. 2020)&lt;/DisplayText&gt;&lt;record&gt;&lt;rec-number&gt;221&lt;/rec-number&gt;&lt;foreign-keys&gt;&lt;key app="EN" db-id="vdwt9psdezv5tlee9vn5swzfzafw0azp5adx" timestamp="1692888628"&gt;221&lt;/key&gt;&lt;/foreign-keys&gt;&lt;ref-type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Biol&lt;/secondary-title&gt;&lt;/titles&gt;&lt;periodical&gt;&lt;full-title&gt;Syst Biol&lt;/full-title&gt;&lt;/periodical&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(Roycroft et al. 2020)</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and 1,360</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(Roycroft et al. 2021)</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exons for phylogenetic reconstruction.</w:t>
      </w:r>
      <w:r w:rsidR="00ED58BF">
        <w:rPr>
          <w:rStyle w:val="CommentReference"/>
        </w:rPr>
        <w:commentReference w:id="65"/>
      </w:r>
      <w:commentRangeEnd w:id="66"/>
      <w:r w:rsidR="00562FAD">
        <w:rPr>
          <w:rStyle w:val="CommentReference"/>
        </w:rPr>
        <w:commentReference w:id="66"/>
      </w:r>
      <w:r>
        <w:rPr>
          <w:rFonts w:ascii="Times New Roman" w:hAnsi="Times New Roman" w:cs="Times New Roman"/>
          <w:sz w:val="24"/>
          <w:szCs w:val="24"/>
        </w:rPr>
        <w:t xml:space="preserve"> </w:t>
      </w:r>
    </w:p>
    <w:p w14:paraId="20159C81" w14:textId="2DCEA8CC" w:rsidR="00237D7D"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F2E46">
        <w:rPr>
          <w:rFonts w:ascii="Times New Roman" w:hAnsi="Times New Roman" w:cs="Times New Roman"/>
          <w:sz w:val="24"/>
          <w:szCs w:val="24"/>
        </w:rPr>
        <w:t xml:space="preserve">We reconstructed a species tree of murine rodents based </w:t>
      </w:r>
      <w:r w:rsidR="007556EF">
        <w:rPr>
          <w:rFonts w:ascii="Times New Roman" w:hAnsi="Times New Roman" w:cs="Times New Roman"/>
          <w:sz w:val="24"/>
          <w:szCs w:val="24"/>
        </w:rPr>
        <w:t>2,632</w:t>
      </w:r>
      <w:r w:rsidR="009F2E46">
        <w:rPr>
          <w:rFonts w:ascii="Times New Roman" w:hAnsi="Times New Roman" w:cs="Times New Roman"/>
          <w:sz w:val="24"/>
          <w:szCs w:val="24"/>
        </w:rPr>
        <w:t xml:space="preserve"> UCEs from 18 species</w:t>
      </w:r>
      <w:r w:rsidR="0065149C">
        <w:rPr>
          <w:rFonts w:ascii="Times New Roman" w:hAnsi="Times New Roman" w:cs="Times New Roman"/>
          <w:sz w:val="24"/>
          <w:szCs w:val="24"/>
        </w:rPr>
        <w:t xml:space="preserve"> across the radiation</w:t>
      </w:r>
      <w:r w:rsidR="009F2E46">
        <w:rPr>
          <w:rFonts w:ascii="Times New Roman" w:hAnsi="Times New Roman" w:cs="Times New Roman"/>
          <w:sz w:val="24"/>
          <w:szCs w:val="24"/>
        </w:rPr>
        <w:t>. The inferred tree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topologically consistent with those inferred in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as estimated by UFBoot and SH-aLRT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However, four shorter branches show substantial gene tree discordance (Fig. 1, branches D, E, H, and J), with two recovered clades (E and J) being supported by less than half of all gene trees.</w:t>
      </w:r>
      <w:r w:rsidR="009F2E46">
        <w:rPr>
          <w:rFonts w:ascii="Times New Roman" w:hAnsi="Times New Roman" w:cs="Times New Roman"/>
          <w:i/>
          <w:iCs/>
          <w:sz w:val="24"/>
          <w:szCs w:val="24"/>
        </w:rPr>
        <w:t xml:space="preserve"> </w:t>
      </w:r>
      <w:commentRangeStart w:id="67"/>
      <w:r w:rsidR="009F2E46" w:rsidRPr="00237D7D">
        <w:rPr>
          <w:rFonts w:ascii="Times New Roman" w:hAnsi="Times New Roman" w:cs="Times New Roman"/>
          <w:sz w:val="24"/>
          <w:szCs w:val="24"/>
        </w:rPr>
        <w:t xml:space="preserve">Where phylogenetic reconstructions have </w:t>
      </w:r>
      <w:r w:rsidR="00086687">
        <w:rPr>
          <w:rFonts w:ascii="Times New Roman" w:hAnsi="Times New Roman" w:cs="Times New Roman"/>
          <w:sz w:val="24"/>
          <w:szCs w:val="24"/>
        </w:rPr>
        <w:t>used</w:t>
      </w:r>
      <w:r w:rsidR="009F2E46" w:rsidRPr="00237D7D">
        <w:rPr>
          <w:rFonts w:ascii="Times New Roman" w:hAnsi="Times New Roman" w:cs="Times New Roman"/>
          <w:sz w:val="24"/>
          <w:szCs w:val="24"/>
        </w:rPr>
        <w:t xml:space="preserve"> genomic markers</w:t>
      </w:r>
      <w:r w:rsidR="006F4021" w:rsidRPr="006F4021">
        <w:rPr>
          <w:rFonts w:ascii="Times New Roman" w:hAnsi="Times New Roman" w:cs="Times New Roman"/>
          <w:sz w:val="24"/>
          <w:szCs w:val="24"/>
        </w:rPr>
        <w:t xml:space="preserve"> </w:t>
      </w:r>
      <w:r w:rsidR="006F4021" w:rsidRPr="006F4021">
        <w:t>–</w:t>
      </w:r>
      <w:r w:rsidR="006F4021">
        <w:rPr>
          <w:rFonts w:ascii="Times New Roman" w:hAnsi="Times New Roman" w:cs="Times New Roman"/>
          <w:sz w:val="24"/>
          <w:szCs w:val="24"/>
        </w:rPr>
        <w:t xml:space="preserve"> </w:t>
      </w:r>
      <w:r w:rsidR="009F2E46" w:rsidRPr="00237D7D">
        <w:rPr>
          <w:rFonts w:ascii="Times New Roman" w:hAnsi="Times New Roman" w:cs="Times New Roman"/>
          <w:sz w:val="24"/>
          <w:szCs w:val="24"/>
        </w:rPr>
        <w:t>including UCEs</w:t>
      </w:r>
      <w:r w:rsidR="006F4021" w:rsidRPr="006F4021">
        <w:rPr>
          <w:rFonts w:ascii="Times New Roman" w:hAnsi="Times New Roman" w:cs="Times New Roman"/>
          <w:sz w:val="24"/>
          <w:szCs w:val="24"/>
        </w:rPr>
        <w:t xml:space="preserve"> </w:t>
      </w:r>
      <w:r w:rsidR="006F4021" w:rsidRPr="006F4021">
        <w:t>–</w:t>
      </w:r>
      <w:r w:rsidR="006F4021">
        <w:rPr>
          <w:rFonts w:ascii="Times New Roman" w:hAnsi="Times New Roman" w:cs="Times New Roman"/>
          <w:sz w:val="24"/>
          <w:szCs w:val="24"/>
        </w:rPr>
        <w:t xml:space="preserve"> </w:t>
      </w:r>
      <w:r w:rsidR="009F2E46" w:rsidRPr="00237D7D">
        <w:rPr>
          <w:rFonts w:ascii="Times New Roman" w:hAnsi="Times New Roman" w:cs="Times New Roman"/>
          <w:sz w:val="24"/>
          <w:szCs w:val="24"/>
        </w:rPr>
        <w:t>in other vertebrate taxa, gene tree discordance has been driven by a combination of incomplete lineage sorting</w:t>
      </w:r>
      <w:r w:rsidR="009F2E46">
        <w:rPr>
          <w:rFonts w:ascii="Times New Roman" w:hAnsi="Times New Roman" w:cs="Times New Roman"/>
          <w:sz w:val="24"/>
          <w:szCs w:val="24"/>
        </w:rPr>
        <w:t xml:space="preserve"> </w:t>
      </w:r>
      <w:r w:rsidR="009F2E46" w:rsidRPr="00237D7D">
        <w:rPr>
          <w:rFonts w:ascii="Times New Roman" w:hAnsi="Times New Roman" w:cs="Times New Roman"/>
          <w:sz w:val="24"/>
          <w:szCs w:val="24"/>
        </w:rPr>
        <w:t>or introgression</w:t>
      </w:r>
      <w:r w:rsidR="0005026E">
        <w:rPr>
          <w:rFonts w:ascii="Times New Roman" w:hAnsi="Times New Roman" w:cs="Times New Roman"/>
          <w:sz w:val="24"/>
          <w:szCs w:val="24"/>
        </w:rPr>
        <w:t xml:space="preserve"> </w:t>
      </w:r>
      <w:r w:rsidR="0005026E">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05026E">
        <w:rPr>
          <w:rFonts w:ascii="Times New Roman" w:hAnsi="Times New Roman" w:cs="Times New Roman"/>
          <w:sz w:val="24"/>
          <w:szCs w:val="24"/>
        </w:rPr>
        <w:instrText xml:space="preserve"> ADDIN EN.CITE </w:instrText>
      </w:r>
      <w:r w:rsidR="0005026E">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05026E">
        <w:rPr>
          <w:rFonts w:ascii="Times New Roman" w:hAnsi="Times New Roman" w:cs="Times New Roman"/>
          <w:sz w:val="24"/>
          <w:szCs w:val="24"/>
        </w:rPr>
        <w:instrText xml:space="preserve"> ADDIN EN.CITE.DATA </w:instrText>
      </w:r>
      <w:r w:rsidR="0005026E">
        <w:rPr>
          <w:rFonts w:ascii="Times New Roman" w:hAnsi="Times New Roman" w:cs="Times New Roman"/>
          <w:sz w:val="24"/>
          <w:szCs w:val="24"/>
        </w:rPr>
      </w:r>
      <w:r w:rsidR="0005026E">
        <w:rPr>
          <w:rFonts w:ascii="Times New Roman" w:hAnsi="Times New Roman" w:cs="Times New Roman"/>
          <w:sz w:val="24"/>
          <w:szCs w:val="24"/>
        </w:rPr>
        <w:fldChar w:fldCharType="end"/>
      </w:r>
      <w:r w:rsidR="0005026E">
        <w:rPr>
          <w:rFonts w:ascii="Times New Roman" w:hAnsi="Times New Roman" w:cs="Times New Roman"/>
          <w:sz w:val="24"/>
          <w:szCs w:val="24"/>
        </w:rPr>
      </w:r>
      <w:r w:rsidR="0005026E">
        <w:rPr>
          <w:rFonts w:ascii="Times New Roman" w:hAnsi="Times New Roman" w:cs="Times New Roman"/>
          <w:sz w:val="24"/>
          <w:szCs w:val="24"/>
        </w:rPr>
        <w:fldChar w:fldCharType="separate"/>
      </w:r>
      <w:r w:rsidR="0005026E">
        <w:rPr>
          <w:rFonts w:ascii="Times New Roman" w:hAnsi="Times New Roman" w:cs="Times New Roman"/>
          <w:noProof/>
          <w:sz w:val="24"/>
          <w:szCs w:val="24"/>
        </w:rPr>
        <w:t xml:space="preserve">(Alexander et al. 2017; </w:t>
      </w:r>
      <w:r w:rsidR="0005026E">
        <w:rPr>
          <w:rFonts w:ascii="Times New Roman" w:hAnsi="Times New Roman" w:cs="Times New Roman"/>
          <w:noProof/>
          <w:sz w:val="24"/>
          <w:szCs w:val="24"/>
        </w:rPr>
        <w:lastRenderedPageBreak/>
        <w:t>Chan et al. 2020; Vanderpool et al. 2020; Alda et al. 2021)</w:t>
      </w:r>
      <w:r w:rsidR="0005026E">
        <w:rPr>
          <w:rFonts w:ascii="Times New Roman" w:hAnsi="Times New Roman" w:cs="Times New Roman"/>
          <w:sz w:val="24"/>
          <w:szCs w:val="24"/>
        </w:rPr>
        <w:fldChar w:fldCharType="end"/>
      </w:r>
      <w:r w:rsidR="009F2E46" w:rsidRPr="00237D7D">
        <w:rPr>
          <w:rFonts w:ascii="Times New Roman" w:hAnsi="Times New Roman" w:cs="Times New Roman"/>
          <w:sz w:val="24"/>
          <w:szCs w:val="24"/>
        </w:rPr>
        <w:t xml:space="preserve">, and methods to characterize these events are in active development </w:t>
      </w:r>
      <w:r w:rsidR="0005026E">
        <w:rPr>
          <w:rFonts w:ascii="Times New Roman" w:hAnsi="Times New Roman" w:cs="Times New Roman"/>
          <w:sz w:val="24"/>
          <w:szCs w:val="24"/>
        </w:rPr>
        <w:fldChar w:fldCharType="begin"/>
      </w:r>
      <w:r w:rsidR="0005026E">
        <w:rPr>
          <w:rFonts w:ascii="Times New Roman" w:hAnsi="Times New Roman" w:cs="Times New Roman"/>
          <w:sz w:val="24"/>
          <w:szCs w:val="24"/>
        </w:rPr>
        <w:instrText xml:space="preserve"> ADDIN EN.CITE &lt;EndNote&gt;&lt;Cite&gt;&lt;Author&gt;Hibbins&lt;/Author&gt;&lt;Year&gt;2022&lt;/Year&gt;&lt;RecNum&gt;98&lt;/RecNum&gt;&lt;DisplayText&gt;(Hibbins and Hahn 2022)&lt;/DisplayText&gt;&lt;record&gt;&lt;rec-number&gt;98&lt;/rec-number&gt;&lt;foreign-keys&gt;&lt;key app="EN" db-id="vdwt9psdezv5tlee9vn5swzfzafw0azp5adx" timestamp="1649254278"&gt;98&lt;/key&gt;&lt;/foreign-keys&gt;&lt;ref-type name="Journal Article"&gt;17&lt;/ref-type&gt;&lt;contributors&gt;&lt;authors&gt;&lt;author&gt;Hibbins, M. S.&lt;/author&gt;&lt;author&gt;Hahn, M. W.&lt;/author&gt;&lt;/authors&gt;&lt;/contributors&gt;&lt;auth-address&gt;Department of Biology, Indiana University, Bloomington, IN 47405, USA.&amp;#xD;Department of Computer Science, Indiana University, Bloomington, IN 47405, USA.&lt;/auth-address&gt;&lt;titles&gt;&lt;title&gt;Phylogenomic approaches to detecting and characterizing introgression&lt;/title&gt;&lt;secondary-title&gt;Genetics&lt;/secondary-title&gt;&lt;/titles&gt;&lt;periodical&gt;&lt;full-title&gt;Genetics&lt;/full-title&gt;&lt;/periodical&gt;&lt;volume&gt;220&lt;/volume&gt;&lt;number&gt;2&lt;/number&gt;&lt;edition&gt;2021/11/18&lt;/edition&gt;&lt;keywords&gt;&lt;keyword&gt;*Genome&lt;/keyword&gt;&lt;keyword&gt;Phylogeny&lt;/keyword&gt;&lt;keyword&gt;Whole Genome Sequencing&lt;/keyword&gt;&lt;keyword&gt;*hybridization&lt;/keyword&gt;&lt;keyword&gt;*introgression&lt;/keyword&gt;&lt;keyword&gt;*phylogenomic methods&lt;/keyword&gt;&lt;keyword&gt;*phylogenomics&lt;/keyword&gt;&lt;/keywords&gt;&lt;dates&gt;&lt;year&gt;2022&lt;/year&gt;&lt;pub-dates&gt;&lt;date&gt;Feb 4&lt;/date&gt;&lt;/pub-dates&gt;&lt;/dates&gt;&lt;isbn&gt;1943-2631 (Electronic)&amp;#xD;0016-6731 (Linking)&lt;/isbn&gt;&lt;accession-num&gt;34788444&lt;/accession-num&gt;&lt;urls&gt;&lt;related-urls&gt;&lt;url&gt;https://www.ncbi.nlm.nih.gov/pubmed/34788444&lt;/url&gt;&lt;/related-urls&gt;&lt;/urls&gt;&lt;electronic-resource-num&gt;10.1093/genetics/iyab173&lt;/electronic-resource-num&gt;&lt;/record&gt;&lt;/Cite&gt;&lt;/EndNote&gt;</w:instrText>
      </w:r>
      <w:r w:rsidR="0005026E">
        <w:rPr>
          <w:rFonts w:ascii="Times New Roman" w:hAnsi="Times New Roman" w:cs="Times New Roman"/>
          <w:sz w:val="24"/>
          <w:szCs w:val="24"/>
        </w:rPr>
        <w:fldChar w:fldCharType="separate"/>
      </w:r>
      <w:r w:rsidR="0005026E">
        <w:rPr>
          <w:rFonts w:ascii="Times New Roman" w:hAnsi="Times New Roman" w:cs="Times New Roman"/>
          <w:noProof/>
          <w:sz w:val="24"/>
          <w:szCs w:val="24"/>
        </w:rPr>
        <w:t>(Hibbins and Hahn 2022)</w:t>
      </w:r>
      <w:r w:rsidR="0005026E">
        <w:rPr>
          <w:rFonts w:ascii="Times New Roman" w:hAnsi="Times New Roman" w:cs="Times New Roman"/>
          <w:sz w:val="24"/>
          <w:szCs w:val="24"/>
        </w:rPr>
        <w:fldChar w:fldCharType="end"/>
      </w:r>
      <w:r w:rsidR="009F2E46" w:rsidRPr="00237D7D">
        <w:rPr>
          <w:rFonts w:ascii="Times New Roman" w:hAnsi="Times New Roman" w:cs="Times New Roman"/>
          <w:sz w:val="24"/>
          <w:szCs w:val="24"/>
        </w:rPr>
        <w:t xml:space="preserve">. </w:t>
      </w:r>
      <w:commentRangeEnd w:id="67"/>
      <w:r w:rsidR="001F1F16">
        <w:rPr>
          <w:rStyle w:val="CommentReference"/>
        </w:rPr>
        <w:commentReference w:id="67"/>
      </w:r>
      <w:commentRangeStart w:id="68"/>
      <w:commentRangeStart w:id="69"/>
      <w:r w:rsidR="002F1C0B">
        <w:rPr>
          <w:rFonts w:ascii="Times New Roman" w:hAnsi="Times New Roman" w:cs="Times New Roman"/>
          <w:sz w:val="24"/>
          <w:szCs w:val="24"/>
        </w:rPr>
        <w:t>We also estimated divergence times on our inferred species tree using 4 fossil calibration points (Table 2)</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 xml:space="preserve">found </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commentRangeEnd w:id="68"/>
      <w:r w:rsidR="00ED58BF">
        <w:rPr>
          <w:rStyle w:val="CommentReference"/>
        </w:rPr>
        <w:commentReference w:id="68"/>
      </w:r>
      <w:commentRangeEnd w:id="69"/>
      <w:r w:rsidR="00562FAD">
        <w:rPr>
          <w:rStyle w:val="CommentReference"/>
        </w:rPr>
        <w:commentReference w:id="69"/>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3AD49188" w14:textId="3C0B3390" w:rsidR="00F726B3"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 clear picture of the</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history</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and genomic landscape of discordance.</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highlighted these limitations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 xml:space="preserve">Using </w:t>
      </w:r>
      <w:r w:rsidR="008350DE" w:rsidRPr="00031896">
        <w:rPr>
          <w:rFonts w:ascii="Times New Roman" w:hAnsi="Times New Roman" w:cs="Times New Roman"/>
          <w:sz w:val="24"/>
          <w:szCs w:val="24"/>
        </w:rPr>
        <w:t xml:space="preserve">resources from the </w:t>
      </w:r>
      <w:r w:rsidR="005A4659" w:rsidRPr="00D4662B">
        <w:rPr>
          <w:rFonts w:ascii="Times New Roman" w:hAnsi="Times New Roman" w:cs="Times New Roman"/>
          <w:i/>
          <w:sz w:val="24"/>
          <w:szCs w:val="24"/>
        </w:rPr>
        <w:t>M. musculus</w:t>
      </w:r>
      <w:r w:rsidR="005A4659" w:rsidRPr="00237D7D">
        <w:rPr>
          <w:rFonts w:ascii="Times New Roman" w:hAnsi="Times New Roman" w:cs="Times New Roman"/>
          <w:sz w:val="24"/>
          <w:szCs w:val="24"/>
        </w:rPr>
        <w:t xml:space="preserve"> </w:t>
      </w:r>
      <w:r w:rsidR="008350DE" w:rsidRPr="00031896">
        <w:rPr>
          <w:rFonts w:ascii="Times New Roman" w:hAnsi="Times New Roman" w:cs="Times New Roman"/>
          <w:sz w:val="24"/>
          <w:szCs w:val="24"/>
        </w:rPr>
        <w:t>model system</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species tree inferred from genes or UCEs was not the most common topology recovered across the genome and</w:t>
      </w:r>
      <w:r w:rsidR="00804026">
        <w:rPr>
          <w:rFonts w:ascii="Times New Roman" w:hAnsi="Times New Roman" w:cs="Times New Roman"/>
          <w:sz w:val="24"/>
          <w:szCs w:val="24"/>
        </w:rPr>
        <w:t xml:space="preserve"> did not match evolutionary relationships inferred for nearly 90% of the genome.</w:t>
      </w:r>
      <w:r w:rsidR="00F726B3">
        <w:rPr>
          <w:rFonts w:ascii="Times New Roman" w:hAnsi="Times New Roman" w:cs="Times New Roman"/>
          <w:sz w:val="24"/>
          <w:szCs w:val="24"/>
        </w:rPr>
        <w:t xml:space="preserve"> This result is driven mainly by discordance among the three Praomyini species</w:t>
      </w:r>
      <w:r w:rsidR="00BA2805">
        <w:rPr>
          <w:rFonts w:ascii="Times New Roman" w:hAnsi="Times New Roman" w:cs="Times New Roman"/>
          <w:sz w:val="24"/>
          <w:szCs w:val="24"/>
        </w:rPr>
        <w:t xml:space="preserve"> (Fig. 1)</w:t>
      </w:r>
      <w:r w:rsidR="00F726B3">
        <w:rPr>
          <w:rFonts w:ascii="Times New Roman" w:hAnsi="Times New Roman" w:cs="Times New Roman"/>
          <w:sz w:val="24"/>
          <w:szCs w:val="24"/>
        </w:rPr>
        <w:t xml:space="preserve"> sampled for this study, with each alternate topology occurring at a frequency of roughly 14%</w:t>
      </w:r>
      <w:r w:rsidR="00BA2805">
        <w:rPr>
          <w:rFonts w:ascii="Times New Roman" w:hAnsi="Times New Roman" w:cs="Times New Roman"/>
          <w:sz w:val="24"/>
          <w:szCs w:val="24"/>
        </w:rPr>
        <w:t xml:space="preserve"> (Fig. 2)</w:t>
      </w:r>
      <w:r w:rsidR="00F726B3">
        <w:rPr>
          <w:rFonts w:ascii="Times New Roman" w:hAnsi="Times New Roman" w:cs="Times New Roman"/>
          <w:sz w:val="24"/>
          <w:szCs w:val="24"/>
        </w:rPr>
        <w:t>. The equal frequencies of this topology along the chromosome suggest that incomplete lineage sorting is the main driver of this discordance. However, it should be eye-opening that the topology robustly inferred from genes or UCEs was only the third most frequent topology among 10kb windows across the entire genome. This highlights the importance of accounting for phylogenetic discordance when studying aspects of genome evolution. While a single inferred species tree is of interest while studying the speciation and taxonomy of a group, individual locus trees must be used when making inferences about the evolution of particular regions or features of the genome.</w:t>
      </w:r>
      <w:r w:rsidR="00804026">
        <w:rPr>
          <w:rFonts w:ascii="Times New Roman" w:hAnsi="Times New Roman" w:cs="Times New Roman"/>
          <w:sz w:val="24"/>
          <w:szCs w:val="24"/>
        </w:rPr>
        <w:t xml:space="preserve"> </w:t>
      </w:r>
    </w:p>
    <w:p w14:paraId="64F90658" w14:textId="2B6D0132" w:rsidR="00804026" w:rsidRDefault="00F726B3" w:rsidP="00583F62">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645BBB">
        <w:rPr>
          <w:rFonts w:ascii="Times New Roman" w:hAnsi="Times New Roman" w:cs="Times New Roman"/>
          <w:sz w:val="24"/>
          <w:szCs w:val="24"/>
        </w:rPr>
        <w:t>hile we</w:t>
      </w:r>
      <w:r w:rsidR="00283689">
        <w:rPr>
          <w:rFonts w:ascii="Times New Roman" w:hAnsi="Times New Roman" w:cs="Times New Roman"/>
          <w:sz w:val="24"/>
          <w:szCs w:val="24"/>
        </w:rPr>
        <w:t xml:space="preserve"> observed </w:t>
      </w:r>
      <w:r w:rsidR="00283689" w:rsidRPr="00031896">
        <w:rPr>
          <w:rFonts w:ascii="Times New Roman" w:hAnsi="Times New Roman" w:cs="Times New Roman"/>
          <w:sz w:val="24"/>
          <w:szCs w:val="24"/>
        </w:rPr>
        <w:t xml:space="preserve">no clear </w:t>
      </w:r>
      <w:r w:rsidR="00283689">
        <w:rPr>
          <w:rFonts w:ascii="Times New Roman" w:hAnsi="Times New Roman" w:cs="Times New Roman"/>
          <w:sz w:val="24"/>
          <w:szCs w:val="24"/>
        </w:rPr>
        <w:t xml:space="preserve">clustering of </w:t>
      </w:r>
      <w:r w:rsidR="00283689" w:rsidRPr="00031896">
        <w:rPr>
          <w:rFonts w:ascii="Times New Roman" w:hAnsi="Times New Roman" w:cs="Times New Roman"/>
          <w:sz w:val="24"/>
          <w:szCs w:val="24"/>
        </w:rPr>
        <w:t>topological structure</w:t>
      </w:r>
      <w:r w:rsidR="006C1351">
        <w:rPr>
          <w:rFonts w:ascii="Times New Roman" w:hAnsi="Times New Roman" w:cs="Times New Roman"/>
          <w:sz w:val="24"/>
          <w:szCs w:val="24"/>
        </w:rPr>
        <w:t>s</w:t>
      </w:r>
      <w:r w:rsidR="00283689" w:rsidRPr="00031896">
        <w:rPr>
          <w:rFonts w:ascii="Times New Roman" w:hAnsi="Times New Roman" w:cs="Times New Roman"/>
          <w:sz w:val="24"/>
          <w:szCs w:val="24"/>
        </w:rPr>
        <w:t xml:space="preserve"> along </w:t>
      </w:r>
      <w:r w:rsidR="00283689">
        <w:rPr>
          <w:rFonts w:ascii="Times New Roman" w:hAnsi="Times New Roman" w:cs="Times New Roman"/>
          <w:sz w:val="24"/>
          <w:szCs w:val="24"/>
        </w:rPr>
        <w:t xml:space="preserve">most </w:t>
      </w:r>
      <w:r w:rsidR="00283689" w:rsidRPr="00031896">
        <w:rPr>
          <w:rFonts w:ascii="Times New Roman" w:hAnsi="Times New Roman" w:cs="Times New Roman"/>
          <w:sz w:val="24"/>
          <w:szCs w:val="24"/>
        </w:rPr>
        <w:t>chromosome</w:t>
      </w:r>
      <w:r w:rsidR="00283689">
        <w:rPr>
          <w:rFonts w:ascii="Times New Roman" w:hAnsi="Times New Roman" w:cs="Times New Roman"/>
          <w:sz w:val="24"/>
          <w:szCs w:val="24"/>
        </w:rPr>
        <w:t>s</w:t>
      </w:r>
      <w:r w:rsidR="00283689" w:rsidRPr="00031896">
        <w:rPr>
          <w:rFonts w:ascii="Times New Roman" w:hAnsi="Times New Roman" w:cs="Times New Roman"/>
          <w:sz w:val="24"/>
          <w:szCs w:val="24"/>
        </w:rPr>
        <w:t xml:space="preserve"> (</w:t>
      </w:r>
      <w:r w:rsidR="00283689" w:rsidRPr="008462C6">
        <w:rPr>
          <w:rFonts w:ascii="Times New Roman" w:hAnsi="Times New Roman" w:cs="Times New Roman"/>
          <w:i/>
          <w:iCs/>
          <w:sz w:val="24"/>
          <w:szCs w:val="24"/>
        </w:rPr>
        <w:t>e.g.</w:t>
      </w:r>
      <w:r w:rsidR="00283689">
        <w:rPr>
          <w:rFonts w:ascii="Times New Roman" w:hAnsi="Times New Roman" w:cs="Times New Roman"/>
          <w:sz w:val="24"/>
          <w:szCs w:val="24"/>
        </w:rPr>
        <w:t xml:space="preserve">, </w:t>
      </w:r>
      <w:r w:rsidR="00283689" w:rsidRPr="00031896">
        <w:rPr>
          <w:rFonts w:ascii="Times New Roman" w:hAnsi="Times New Roman" w:cs="Times New Roman"/>
          <w:sz w:val="24"/>
          <w:szCs w:val="24"/>
        </w:rPr>
        <w:t>Fig</w:t>
      </w:r>
      <w:r w:rsidR="00283689">
        <w:rPr>
          <w:rFonts w:ascii="Times New Roman" w:hAnsi="Times New Roman" w:cs="Times New Roman"/>
          <w:sz w:val="24"/>
          <w:szCs w:val="24"/>
        </w:rPr>
        <w:t>.</w:t>
      </w:r>
      <w:r w:rsidR="00283689" w:rsidRPr="00031896">
        <w:rPr>
          <w:rFonts w:ascii="Times New Roman" w:hAnsi="Times New Roman" w:cs="Times New Roman"/>
          <w:sz w:val="24"/>
          <w:szCs w:val="24"/>
        </w:rPr>
        <w:t xml:space="preserve"> </w:t>
      </w:r>
      <w:r w:rsidR="00283689">
        <w:rPr>
          <w:rFonts w:ascii="Times New Roman" w:hAnsi="Times New Roman" w:cs="Times New Roman"/>
          <w:sz w:val="24"/>
          <w:szCs w:val="24"/>
        </w:rPr>
        <w:t>3</w:t>
      </w:r>
      <w:r w:rsidR="00283689" w:rsidRPr="00031896">
        <w:rPr>
          <w:rFonts w:ascii="Times New Roman" w:hAnsi="Times New Roman" w:cs="Times New Roman"/>
          <w:sz w:val="24"/>
          <w:szCs w:val="24"/>
        </w:rPr>
        <w:t>C)</w:t>
      </w:r>
      <w:r w:rsidR="00645BBB">
        <w:rPr>
          <w:rFonts w:ascii="Times New Roman" w:hAnsi="Times New Roman" w:cs="Times New Roman"/>
          <w:sz w:val="24"/>
          <w:szCs w:val="24"/>
        </w:rPr>
        <w:t>,</w:t>
      </w:r>
      <w:r w:rsidR="00283689">
        <w:rPr>
          <w:rFonts w:ascii="Times New Roman" w:hAnsi="Times New Roman" w:cs="Times New Roman"/>
          <w:sz w:val="24"/>
          <w:szCs w:val="24"/>
        </w:rPr>
        <w:t xml:space="preserve"> we found that </w:t>
      </w:r>
      <w:r w:rsidR="00645BBB">
        <w:rPr>
          <w:rFonts w:ascii="Times New Roman" w:hAnsi="Times New Roman" w:cs="Times New Roman"/>
          <w:sz w:val="24"/>
          <w:szCs w:val="24"/>
        </w:rPr>
        <w:t xml:space="preserve">this enormous range of </w:t>
      </w:r>
      <w:r w:rsidR="00283689" w:rsidRPr="00031896">
        <w:rPr>
          <w:rFonts w:ascii="Times New Roman" w:hAnsi="Times New Roman" w:cs="Times New Roman"/>
          <w:sz w:val="24"/>
          <w:szCs w:val="24"/>
        </w:rPr>
        <w:t>phylogen</w:t>
      </w:r>
      <w:r w:rsidR="00645BBB">
        <w:rPr>
          <w:rFonts w:ascii="Times New Roman" w:hAnsi="Times New Roman" w:cs="Times New Roman"/>
          <w:sz w:val="24"/>
          <w:szCs w:val="24"/>
        </w:rPr>
        <w:t>etic variation was</w:t>
      </w:r>
      <w:r w:rsidR="00283689" w:rsidRPr="00031896">
        <w:rPr>
          <w:rFonts w:ascii="Times New Roman" w:hAnsi="Times New Roman" w:cs="Times New Roman"/>
          <w:sz w:val="24"/>
          <w:szCs w:val="24"/>
        </w:rPr>
        <w:t xml:space="preserve"> </w:t>
      </w:r>
      <w:commentRangeStart w:id="70"/>
      <w:commentRangeStart w:id="71"/>
      <w:commentRangeStart w:id="72"/>
      <w:r w:rsidR="00283689" w:rsidRPr="00031896">
        <w:rPr>
          <w:rFonts w:ascii="Times New Roman" w:hAnsi="Times New Roman" w:cs="Times New Roman"/>
          <w:sz w:val="24"/>
          <w:szCs w:val="24"/>
        </w:rPr>
        <w:t xml:space="preserve">not randomly distributed </w:t>
      </w:r>
      <w:r w:rsidR="006C1351">
        <w:rPr>
          <w:rFonts w:ascii="Times New Roman" w:hAnsi="Times New Roman" w:cs="Times New Roman"/>
          <w:sz w:val="24"/>
          <w:szCs w:val="24"/>
        </w:rPr>
        <w:t>within</w:t>
      </w:r>
      <w:r w:rsidR="006C1351" w:rsidRPr="00031896">
        <w:rPr>
          <w:rFonts w:ascii="Times New Roman" w:hAnsi="Times New Roman" w:cs="Times New Roman"/>
          <w:sz w:val="24"/>
          <w:szCs w:val="24"/>
        </w:rPr>
        <w:t xml:space="preserve"> </w:t>
      </w:r>
      <w:r w:rsidR="00283689" w:rsidRPr="00031896">
        <w:rPr>
          <w:rFonts w:ascii="Times New Roman" w:hAnsi="Times New Roman" w:cs="Times New Roman"/>
          <w:sz w:val="24"/>
          <w:szCs w:val="24"/>
        </w:rPr>
        <w:t>chromosomes</w:t>
      </w:r>
      <w:commentRangeEnd w:id="70"/>
      <w:r w:rsidR="00ED58BF">
        <w:rPr>
          <w:rStyle w:val="CommentReference"/>
        </w:rPr>
        <w:commentReference w:id="70"/>
      </w:r>
      <w:commentRangeEnd w:id="71"/>
      <w:r w:rsidR="00562FAD">
        <w:rPr>
          <w:rStyle w:val="CommentReference"/>
        </w:rPr>
        <w:commentReference w:id="71"/>
      </w:r>
      <w:commentRangeEnd w:id="72"/>
      <w:r w:rsidR="007556EF">
        <w:rPr>
          <w:rStyle w:val="CommentReference"/>
        </w:rPr>
        <w:commentReference w:id="72"/>
      </w:r>
      <w:r w:rsidR="00283689" w:rsidRPr="00031896">
        <w:rPr>
          <w:rFonts w:ascii="Times New Roman" w:hAnsi="Times New Roman" w:cs="Times New Roman"/>
          <w:sz w:val="24"/>
          <w:szCs w:val="24"/>
        </w:rPr>
        <w:t>.</w:t>
      </w:r>
      <w:r w:rsidR="00645BBB">
        <w:rPr>
          <w:rFonts w:ascii="Times New Roman" w:hAnsi="Times New Roman" w:cs="Times New Roman"/>
          <w:sz w:val="24"/>
          <w:szCs w:val="24"/>
        </w:rPr>
        <w:t xml:space="preserve"> Perhaps most surprising</w:t>
      </w:r>
      <w:r w:rsidR="00086687">
        <w:rPr>
          <w:rFonts w:ascii="Times New Roman" w:hAnsi="Times New Roman" w:cs="Times New Roman"/>
          <w:sz w:val="24"/>
          <w:szCs w:val="24"/>
        </w:rPr>
        <w:t>ly</w:t>
      </w:r>
      <w:r w:rsidR="00645BBB">
        <w:rPr>
          <w:rFonts w:ascii="Times New Roman" w:hAnsi="Times New Roman" w:cs="Times New Roman"/>
          <w:sz w:val="24"/>
          <w:szCs w:val="24"/>
        </w:rPr>
        <w:t xml:space="preserve">, we did not observe </w:t>
      </w:r>
      <w:r>
        <w:rPr>
          <w:rFonts w:ascii="Times New Roman" w:hAnsi="Times New Roman" w:cs="Times New Roman"/>
          <w:sz w:val="24"/>
          <w:szCs w:val="24"/>
        </w:rPr>
        <w:t xml:space="preserve">a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167C33">
        <w:rPr>
          <w:rFonts w:ascii="Times New Roman" w:hAnsi="Times New Roman" w:cs="Times New Roman"/>
          <w:sz w:val="24"/>
          <w:szCs w:val="24"/>
        </w:rPr>
        <w:t xml:space="preserve"> 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583F62">
        <w:rPr>
          <w:rFonts w:ascii="Times New Roman" w:hAnsi="Times New Roman" w:cs="Times New Roman"/>
          <w:sz w:val="24"/>
          <w:szCs w:val="24"/>
        </w:rPr>
        <w:t>spatial</w:t>
      </w:r>
      <w:r w:rsidR="00167C33">
        <w:rPr>
          <w:rFonts w:ascii="Times New Roman" w:hAnsi="Times New Roman" w:cs="Times New Roman"/>
          <w:sz w:val="24"/>
          <w:szCs w:val="24"/>
        </w:rPr>
        <w:t xml:space="preserve"> scale of </w:t>
      </w:r>
      <w:r w:rsidR="00804026" w:rsidRPr="00031896">
        <w:rPr>
          <w:rFonts w:ascii="Times New Roman" w:hAnsi="Times New Roman" w:cs="Times New Roman"/>
          <w:sz w:val="24"/>
          <w:szCs w:val="24"/>
        </w:rPr>
        <w:t>phylogenetic discordance</w:t>
      </w:r>
      <w:r w:rsidR="00645BBB">
        <w:rPr>
          <w:rFonts w:ascii="Times New Roman" w:hAnsi="Times New Roman" w:cs="Times New Roman"/>
          <w:i/>
          <w:iCs/>
          <w:sz w:val="24"/>
          <w:szCs w:val="24"/>
        </w:rPr>
        <w:t>.</w:t>
      </w:r>
      <w:r w:rsidR="0071044A">
        <w:rPr>
          <w:rFonts w:ascii="Times New Roman" w:hAnsi="Times New Roman" w:cs="Times New Roman"/>
          <w:sz w:val="24"/>
          <w:szCs w:val="24"/>
        </w:rPr>
        <w:t xml:space="preserve"> </w:t>
      </w:r>
      <w:r w:rsidR="00167C33">
        <w:rPr>
          <w:rFonts w:ascii="Times New Roman" w:hAnsi="Times New Roman" w:cs="Times New Roman"/>
          <w:sz w:val="24"/>
          <w:szCs w:val="24"/>
        </w:rPr>
        <w:t>This negative result</w:t>
      </w:r>
      <w:r w:rsidR="00583F62">
        <w:rPr>
          <w:rFonts w:ascii="Times New Roman" w:hAnsi="Times New Roman" w:cs="Times New Roman"/>
          <w:sz w:val="24"/>
          <w:szCs w:val="24"/>
        </w:rPr>
        <w:t xml:space="preserve"> suggests that </w:t>
      </w:r>
      <w:r w:rsidR="00086687">
        <w:rPr>
          <w:rFonts w:ascii="Times New Roman" w:hAnsi="Times New Roman" w:cs="Times New Roman"/>
          <w:sz w:val="24"/>
          <w:szCs w:val="24"/>
        </w:rPr>
        <w:t>recombination rate</w:t>
      </w:r>
      <w:r w:rsidR="00804026" w:rsidRPr="00031896">
        <w:rPr>
          <w:rFonts w:ascii="Times New Roman" w:hAnsi="Times New Roman" w:cs="Times New Roman"/>
          <w:sz w:val="24"/>
          <w:szCs w:val="24"/>
        </w:rPr>
        <w:t xml:space="preserve"> evolve</w:t>
      </w:r>
      <w:r w:rsidR="00583F62">
        <w:rPr>
          <w:rFonts w:ascii="Times New Roman" w:hAnsi="Times New Roman" w:cs="Times New Roman"/>
          <w:sz w:val="24"/>
          <w:szCs w:val="24"/>
        </w:rPr>
        <w:t>s</w:t>
      </w:r>
      <w:r w:rsidR="00804026">
        <w:rPr>
          <w:rFonts w:ascii="Times New Roman" w:hAnsi="Times New Roman" w:cs="Times New Roman"/>
          <w:sz w:val="24"/>
          <w:szCs w:val="24"/>
        </w:rPr>
        <w:t xml:space="preserve"> </w:t>
      </w:r>
      <w:r w:rsidR="00583F62">
        <w:rPr>
          <w:rFonts w:ascii="Times New Roman" w:hAnsi="Times New Roman" w:cs="Times New Roman"/>
          <w:sz w:val="24"/>
          <w:szCs w:val="24"/>
        </w:rPr>
        <w:t xml:space="preserve">sufficiently </w:t>
      </w:r>
      <w:r w:rsidR="00804026">
        <w:rPr>
          <w:rFonts w:ascii="Times New Roman" w:hAnsi="Times New Roman" w:cs="Times New Roman"/>
          <w:sz w:val="24"/>
          <w:szCs w:val="24"/>
        </w:rPr>
        <w:t>quickly</w:t>
      </w:r>
      <w:r w:rsidR="00583F62">
        <w:rPr>
          <w:rFonts w:ascii="Times New Roman" w:hAnsi="Times New Roman" w:cs="Times New Roman"/>
          <w:sz w:val="24"/>
          <w:szCs w:val="24"/>
        </w:rPr>
        <w:t xml:space="preserve"> that contemporary estimates </w:t>
      </w:r>
      <w:r w:rsidR="00170904">
        <w:rPr>
          <w:rFonts w:ascii="Times New Roman" w:hAnsi="Times New Roman" w:cs="Times New Roman"/>
          <w:sz w:val="24"/>
          <w:szCs w:val="24"/>
        </w:rPr>
        <w:t>do</w:t>
      </w:r>
      <w:r w:rsidR="00583F62">
        <w:rPr>
          <w:rFonts w:ascii="Times New Roman" w:hAnsi="Times New Roman" w:cs="Times New Roman"/>
          <w:sz w:val="24"/>
          <w:szCs w:val="24"/>
        </w:rPr>
        <w:t xml:space="preserve"> not track </w:t>
      </w:r>
      <w:r w:rsidR="00170904">
        <w:rPr>
          <w:rFonts w:ascii="Times New Roman" w:hAnsi="Times New Roman" w:cs="Times New Roman"/>
          <w:sz w:val="24"/>
          <w:szCs w:val="24"/>
        </w:rPr>
        <w:t>variation over deeper evolutionary timescales, or at least at the 5 Mb scale we considered</w:t>
      </w:r>
      <w:r w:rsidR="00804026" w:rsidRPr="00031896">
        <w:rPr>
          <w:rFonts w:ascii="Times New Roman" w:hAnsi="Times New Roman" w:cs="Times New Roman"/>
          <w:sz w:val="24"/>
          <w:szCs w:val="24"/>
        </w:rPr>
        <w:t>.</w:t>
      </w:r>
      <w:r w:rsidR="00804026">
        <w:rPr>
          <w:rFonts w:ascii="Times New Roman" w:hAnsi="Times New Roman" w:cs="Times New Roman"/>
          <w:sz w:val="24"/>
          <w:szCs w:val="24"/>
        </w:rPr>
        <w:t xml:space="preserve"> Similar to findings in great apes </w:t>
      </w:r>
      <w:r w:rsidR="00804026">
        <w:rPr>
          <w:rFonts w:ascii="Times New Roman" w:hAnsi="Times New Roman" w:cs="Times New Roman"/>
          <w:sz w:val="24"/>
          <w:szCs w:val="24"/>
        </w:rPr>
        <w:fldChar w:fldCharType="begin"/>
      </w:r>
      <w:r w:rsidR="00804026">
        <w:rPr>
          <w:rFonts w:ascii="Times New Roman" w:hAnsi="Times New Roman" w:cs="Times New Roman"/>
          <w:sz w:val="24"/>
          <w:szCs w:val="24"/>
        </w:rPr>
        <w:instrText xml:space="preserve"> ADDIN EN.CITE &lt;EndNote&gt;&lt;Cite&gt;&lt;Author&gt;Hobolth&lt;/Author&gt;&lt;Year&gt;2007&lt;/Year&gt;&lt;RecNum&gt;201&lt;/RecNum&gt;&lt;DisplayText&gt;(Hobolth et al. 2007)&lt;/DisplayText&gt;&lt;record&gt;&lt;rec-number&gt;201&lt;/rec-number&gt;&lt;foreign-keys&gt;&lt;key app="EN" db-id="vdwt9psdezv5tlee9vn5swzfzafw0azp5adx" timestamp="1649789421"&gt;201&lt;/key&gt;&lt;/foreign-keys&gt;&lt;ref-type name="Journal Article"&gt;17&lt;/ref-type&gt;&lt;contributors&gt;&lt;authors&gt;&lt;author&gt;Hobolth, A.&lt;/author&gt;&lt;author&gt;Christensen, O. F.&lt;/author&gt;&lt;author&gt;Mailund, T.&lt;/author&gt;&lt;author&gt;Schierup, M. H.&lt;/author&gt;&lt;/authors&gt;&lt;/contributors&gt;&lt;auth-address&gt;Bioinformatics Research Center, North Carolina State University, Raleigh, North Carolina, United States of America. asger@daimi.au.dk&lt;/auth-address&gt;&lt;titles&gt;&lt;title&gt;Genomic relationships and speciation times of human, chimpanzee, and gorilla inferred from a coalescent hidden Markov model&lt;/title&gt;&lt;secondary-title&gt;PLoS Genet&lt;/secondary-title&gt;&lt;/titles&gt;&lt;periodical&gt;&lt;full-title&gt;PLoS Genet&lt;/full-title&gt;&lt;/periodical&gt;&lt;pages&gt;e7&lt;/pages&gt;&lt;volume&gt;3&lt;/volume&gt;&lt;number&gt;2&lt;/number&gt;&lt;edition&gt;2007/02/27&lt;/edition&gt;&lt;keywords&gt;&lt;keyword&gt;Animals&lt;/keyword&gt;&lt;keyword&gt;Base Sequence&lt;/keyword&gt;&lt;keyword&gt;Computer Simulation&lt;/keyword&gt;&lt;keyword&gt;*Genetic Speciation&lt;/keyword&gt;&lt;keyword&gt;Genetics, Population&lt;/keyword&gt;&lt;keyword&gt;Genome, Human&lt;/keyword&gt;&lt;keyword&gt;Gorilla gorilla/*genetics&lt;/keyword&gt;&lt;keyword&gt;Hominidae/*genetics&lt;/keyword&gt;&lt;keyword&gt;Humans&lt;/keyword&gt;&lt;keyword&gt;*Markov Chains&lt;/keyword&gt;&lt;keyword&gt;*Models, Theoretical&lt;/keyword&gt;&lt;keyword&gt;Molecular Sequence Data&lt;/keyword&gt;&lt;keyword&gt;Pan troglodytes/*genetics&lt;/keyword&gt;&lt;keyword&gt;Phylogeny&lt;/keyword&gt;&lt;keyword&gt;Sequence Homology, Nucleic Acid&lt;/keyword&gt;&lt;/keywords&gt;&lt;dates&gt;&lt;year&gt;2007&lt;/year&gt;&lt;pub-dates&gt;&lt;date&gt;Feb 23&lt;/date&gt;&lt;/pub-dates&gt;&lt;/dates&gt;&lt;isbn&gt;1553-7404 (Electronic)&amp;#xD;1553-7390 (Linking)&lt;/isbn&gt;&lt;accession-num&gt;17319744&lt;/accession-num&gt;&lt;urls&gt;&lt;related-urls&gt;&lt;url&gt;https://www.ncbi.nlm.nih.gov/pubmed/17319744&lt;/url&gt;&lt;/related-urls&gt;&lt;/urls&gt;&lt;custom2&gt;PMC1802818&lt;/custom2&gt;&lt;electronic-resource-num&gt;10.1371/journal.pgen.0030007&lt;/electronic-resource-num&gt;&lt;/record&gt;&lt;/Cite&gt;&lt;/EndNote&gt;</w:instrText>
      </w:r>
      <w:r w:rsidR="00804026">
        <w:rPr>
          <w:rFonts w:ascii="Times New Roman" w:hAnsi="Times New Roman" w:cs="Times New Roman"/>
          <w:sz w:val="24"/>
          <w:szCs w:val="24"/>
        </w:rPr>
        <w:fldChar w:fldCharType="separate"/>
      </w:r>
      <w:r w:rsidR="00804026">
        <w:rPr>
          <w:rFonts w:ascii="Times New Roman" w:hAnsi="Times New Roman" w:cs="Times New Roman"/>
          <w:noProof/>
          <w:sz w:val="24"/>
          <w:szCs w:val="24"/>
        </w:rPr>
        <w:t>(Hobolth et al. 2007)</w:t>
      </w:r>
      <w:r w:rsidR="00804026">
        <w:rPr>
          <w:rFonts w:ascii="Times New Roman" w:hAnsi="Times New Roman" w:cs="Times New Roman"/>
          <w:sz w:val="24"/>
          <w:szCs w:val="24"/>
        </w:rPr>
        <w:fldChar w:fldCharType="end"/>
      </w:r>
      <w:r w:rsidR="00804026">
        <w:rPr>
          <w:rFonts w:ascii="Times New Roman" w:hAnsi="Times New Roman" w:cs="Times New Roman"/>
          <w:sz w:val="24"/>
          <w:szCs w:val="24"/>
        </w:rPr>
        <w:t>, these results suggest that even high-resolution genetic resources from a single model species may be insufficient to help predict the landscape of discordance in a phylogenetic sample spanning 12 million years of evolution.</w:t>
      </w:r>
      <w:r w:rsidR="0071044A">
        <w:rPr>
          <w:rFonts w:ascii="Times New Roman" w:hAnsi="Times New Roman" w:cs="Times New Roman"/>
          <w:sz w:val="24"/>
          <w:szCs w:val="24"/>
        </w:rPr>
        <w:t xml:space="preserve"> </w:t>
      </w:r>
      <w:r w:rsidR="00170904">
        <w:rPr>
          <w:rFonts w:ascii="Times New Roman" w:hAnsi="Times New Roman" w:cs="Times New Roman"/>
          <w:sz w:val="24"/>
          <w:szCs w:val="24"/>
        </w:rPr>
        <w:t>This stands in contrast to the well-known negative relationship between population-level nucleotide variation and recombination rates in several mammals, including house mouse</w:t>
      </w:r>
      <w:r w:rsidR="00066A79">
        <w:rPr>
          <w:rFonts w:ascii="Times New Roman" w:hAnsi="Times New Roman" w:cs="Times New Roman"/>
          <w:sz w:val="24"/>
          <w:szCs w:val="24"/>
        </w:rPr>
        <w:t xml:space="preserve"> </w: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066A79">
        <w:rPr>
          <w:rFonts w:ascii="Times New Roman" w:hAnsi="Times New Roman" w:cs="Times New Roman"/>
          <w:sz w:val="24"/>
          <w:szCs w:val="24"/>
        </w:rPr>
        <w:instrText xml:space="preserve"> ADDIN EN.CITE </w:instrTex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066A79">
        <w:rPr>
          <w:rFonts w:ascii="Times New Roman" w:hAnsi="Times New Roman" w:cs="Times New Roman"/>
          <w:sz w:val="24"/>
          <w:szCs w:val="24"/>
        </w:rPr>
        <w:instrText xml:space="preserve"> ADDIN EN.CITE.DATA </w:instrText>
      </w:r>
      <w:r w:rsidR="00066A79">
        <w:rPr>
          <w:rFonts w:ascii="Times New Roman" w:hAnsi="Times New Roman" w:cs="Times New Roman"/>
          <w:sz w:val="24"/>
          <w:szCs w:val="24"/>
        </w:rPr>
      </w:r>
      <w:r w:rsidR="00066A79">
        <w:rPr>
          <w:rFonts w:ascii="Times New Roman" w:hAnsi="Times New Roman" w:cs="Times New Roman"/>
          <w:sz w:val="24"/>
          <w:szCs w:val="24"/>
        </w:rPr>
        <w:fldChar w:fldCharType="end"/>
      </w:r>
      <w:r w:rsidR="00066A79">
        <w:rPr>
          <w:rFonts w:ascii="Times New Roman" w:hAnsi="Times New Roman" w:cs="Times New Roman"/>
          <w:sz w:val="24"/>
          <w:szCs w:val="24"/>
        </w:rPr>
      </w:r>
      <w:r w:rsidR="00066A79">
        <w:rPr>
          <w:rFonts w:ascii="Times New Roman" w:hAnsi="Times New Roman" w:cs="Times New Roman"/>
          <w:sz w:val="24"/>
          <w:szCs w:val="24"/>
        </w:rPr>
        <w:fldChar w:fldCharType="separate"/>
      </w:r>
      <w:r w:rsidR="00066A79">
        <w:rPr>
          <w:rFonts w:ascii="Times New Roman" w:hAnsi="Times New Roman" w:cs="Times New Roman"/>
          <w:noProof/>
          <w:sz w:val="24"/>
          <w:szCs w:val="24"/>
        </w:rPr>
        <w:t>(Cai et al. 2009; Geraldes et al. 2011; Corbett-Detig et al. 2015; Kartje et al. 2020)</w:t>
      </w:r>
      <w:r w:rsidR="00066A79">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p>
    <w:p w14:paraId="5EFCB32E" w14:textId="326A6A00" w:rsidR="00804026" w:rsidRDefault="00170904"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important </w:t>
      </w:r>
      <w:r w:rsidR="00146890">
        <w:rPr>
          <w:rFonts w:ascii="Times New Roman" w:hAnsi="Times New Roman" w:cs="Times New Roman"/>
          <w:sz w:val="24"/>
          <w:szCs w:val="24"/>
        </w:rPr>
        <w:t>caveat is that o</w:t>
      </w:r>
      <w:r>
        <w:rPr>
          <w:rFonts w:ascii="Times New Roman" w:hAnsi="Times New Roman" w:cs="Times New Roman"/>
          <w:sz w:val="24"/>
          <w:szCs w:val="24"/>
        </w:rPr>
        <w:t>ur reference-based methods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Pr>
          <w:rFonts w:ascii="Times New Roman" w:hAnsi="Times New Roman" w:cs="Times New Roman"/>
          <w:sz w:val="24"/>
          <w:szCs w:val="24"/>
        </w:rPr>
        <w:t xml:space="preserve"> (</w:t>
      </w:r>
      <w:r w:rsidRPr="008462C6">
        <w:rPr>
          <w:rFonts w:ascii="Times New Roman" w:hAnsi="Times New Roman" w:cs="Times New Roman"/>
          <w:i/>
          <w:iCs/>
          <w:sz w:val="24"/>
          <w:szCs w:val="24"/>
        </w:rPr>
        <w:t>i.e.</w:t>
      </w:r>
      <w:r>
        <w:rPr>
          <w:rFonts w:ascii="Times New Roman" w:hAnsi="Times New Roman" w:cs="Times New Roman"/>
          <w:sz w:val="24"/>
          <w:szCs w:val="24"/>
        </w:rPr>
        <w:t>, no structural variation)</w:t>
      </w:r>
      <w:r w:rsidR="00146890">
        <w:rPr>
          <w:rFonts w:ascii="Times New Roman" w:hAnsi="Times New Roman" w:cs="Times New Roman"/>
          <w:sz w:val="24"/>
          <w:szCs w:val="24"/>
        </w:rPr>
        <w:t>, at least at the scale that we are comparing variation.</w:t>
      </w:r>
      <w:r>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Pr>
          <w:rFonts w:ascii="Times New Roman" w:hAnsi="Times New Roman" w:cs="Times New Roman"/>
          <w:sz w:val="24"/>
          <w:szCs w:val="24"/>
        </w:rPr>
        <w:t xml:space="preserve">are likely to be widespread in rodents </w:t>
      </w:r>
      <w:r>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Y2F0czwvdGl0bGU+PHNlY29uZGFyeS10aXRsZT5DeXRvZ2VuZXQgQ2VsbCBHZW5ldDwvc2Vjb25k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Y2F0czwvdGl0bGU+PHNlY29uZGFyeS10aXRsZT5DeXRvZ2VuZXQgQ2VsbCBHZW5ldDwvc2Vjb25k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(Stanyon et al. 1999; Yalcin et al. 2011; </w:t>
      </w:r>
      <w:r>
        <w:rPr>
          <w:rFonts w:ascii="Times New Roman" w:hAnsi="Times New Roman" w:cs="Times New Roman"/>
          <w:noProof/>
          <w:sz w:val="24"/>
          <w:szCs w:val="24"/>
        </w:rPr>
        <w:lastRenderedPageBreak/>
        <w:t>Romanenko et al. 2012; Keane et al. 2014)</w:t>
      </w:r>
      <w:r>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 – a structural variant may place a mapped region from one genome into a different genomic context in another</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Pr>
          <w:rFonts w:ascii="Times New Roman" w:hAnsi="Times New Roman" w:cs="Times New Roman"/>
          <w:sz w:val="24"/>
          <w:szCs w:val="24"/>
        </w:rPr>
        <w:t>We currently lack chromosome scale assemblies for non-</w:t>
      </w:r>
      <w:r w:rsidRPr="008462C6">
        <w:rPr>
          <w:rFonts w:ascii="Times New Roman" w:hAnsi="Times New Roman" w:cs="Times New Roman"/>
          <w:i/>
          <w:iCs/>
          <w:sz w:val="24"/>
          <w:szCs w:val="24"/>
        </w:rPr>
        <w:t>Mus</w:t>
      </w:r>
      <w:r>
        <w:rPr>
          <w:rFonts w:ascii="Times New Roman" w:hAnsi="Times New Roman" w:cs="Times New Roman"/>
          <w:sz w:val="24"/>
          <w:szCs w:val="24"/>
        </w:rPr>
        <w:t xml:space="preserve"> and </w:t>
      </w:r>
      <w:r w:rsidRPr="008462C6">
        <w:rPr>
          <w:rFonts w:ascii="Times New Roman" w:hAnsi="Times New Roman" w:cs="Times New Roman"/>
          <w:i/>
          <w:iCs/>
          <w:sz w:val="24"/>
          <w:szCs w:val="24"/>
        </w:rPr>
        <w:t>Rattus</w:t>
      </w:r>
      <w:r>
        <w:rPr>
          <w:rFonts w:ascii="Times New Roman" w:hAnsi="Times New Roman" w:cs="Times New Roman"/>
          <w:sz w:val="24"/>
          <w:szCs w:val="24"/>
        </w:rPr>
        <w:t xml:space="preserve"> </w:t>
      </w:r>
      <w:r w:rsidR="005B59AD">
        <w:rPr>
          <w:rFonts w:ascii="Times New Roman" w:hAnsi="Times New Roman" w:cs="Times New Roman"/>
          <w:sz w:val="24"/>
          <w:szCs w:val="24"/>
        </w:rPr>
        <w:t>species and</w:t>
      </w:r>
      <w:r>
        <w:rPr>
          <w:rFonts w:ascii="Times New Roman" w:hAnsi="Times New Roman" w:cs="Times New Roman"/>
          <w:sz w:val="24"/>
          <w:szCs w:val="24"/>
        </w:rPr>
        <w:t xml:space="preserve"> </w:t>
      </w:r>
      <w:r w:rsidR="006C1351">
        <w:rPr>
          <w:rFonts w:ascii="Times New Roman" w:hAnsi="Times New Roman" w:cs="Times New Roman"/>
          <w:sz w:val="24"/>
          <w:szCs w:val="24"/>
        </w:rPr>
        <w:t xml:space="preserve">generating </w:t>
      </w:r>
      <w:r>
        <w:rPr>
          <w:rFonts w:ascii="Times New Roman" w:hAnsi="Times New Roman" w:cs="Times New Roman"/>
          <w:sz w:val="24"/>
          <w:szCs w:val="24"/>
        </w:rPr>
        <w:t>such assemblies may prove limiting given that most tissue resources for this group are derived from natural history collections that often lack high molecular weight DNA needed for most long-read DNA sequencing technologies.</w:t>
      </w:r>
      <w:r w:rsidR="00D17870">
        <w:rPr>
          <w:rFonts w:ascii="Times New Roman" w:hAnsi="Times New Roman" w:cs="Times New Roman"/>
          <w:sz w:val="24"/>
          <w:szCs w:val="24"/>
        </w:rPr>
        <w:t xml:space="preserve"> To assess the potential of </w:t>
      </w:r>
      <w:r w:rsidR="00B77FD0">
        <w:rPr>
          <w:rFonts w:ascii="Times New Roman" w:hAnsi="Times New Roman" w:cs="Times New Roman"/>
          <w:sz w:val="24"/>
          <w:szCs w:val="24"/>
        </w:rPr>
        <w:t>syntenic</w:t>
      </w:r>
      <w:r w:rsidR="00D17870">
        <w:rPr>
          <w:rFonts w:ascii="Times New Roman" w:hAnsi="Times New Roman" w:cs="Times New Roman"/>
          <w:sz w:val="24"/>
          <w:szCs w:val="24"/>
        </w:rPr>
        <w:t xml:space="preserve"> variation to skew our results, we aligned the mouse (mm10) and rat (rnor6) genomes with minimap2</w:t>
      </w:r>
      <w:r w:rsidR="00A661DF">
        <w:rPr>
          <w:rFonts w:ascii="Times New Roman" w:hAnsi="Times New Roman" w:cs="Times New Roman"/>
          <w:sz w:val="24"/>
          <w:szCs w:val="24"/>
        </w:rPr>
        <w:t xml:space="preserve"> </w:t>
      </w:r>
      <w:r w:rsidR="00D17870">
        <w:rPr>
          <w:rFonts w:ascii="Times New Roman" w:hAnsi="Times New Roman" w:cs="Times New Roman"/>
          <w:sz w:val="24"/>
          <w:szCs w:val="24"/>
        </w:rPr>
        <w:t xml:space="preserve">and find high degrees of chromosomal </w:t>
      </w:r>
      <w:r w:rsidR="00B77FD0">
        <w:rPr>
          <w:rFonts w:ascii="Times New Roman" w:hAnsi="Times New Roman" w:cs="Times New Roman"/>
          <w:sz w:val="24"/>
          <w:szCs w:val="24"/>
        </w:rPr>
        <w:t>synteny</w:t>
      </w:r>
      <w:r w:rsidR="002061CF">
        <w:rPr>
          <w:rFonts w:ascii="Times New Roman" w:hAnsi="Times New Roman" w:cs="Times New Roman"/>
          <w:sz w:val="24"/>
          <w:szCs w:val="24"/>
        </w:rPr>
        <w:t xml:space="preserve"> and co-linearity</w:t>
      </w:r>
      <w:r w:rsidR="00D17870">
        <w:rPr>
          <w:rFonts w:ascii="Times New Roman" w:hAnsi="Times New Roman" w:cs="Times New Roman"/>
          <w:sz w:val="24"/>
          <w:szCs w:val="24"/>
        </w:rPr>
        <w:t xml:space="preserve"> between the two (Fig S</w:t>
      </w:r>
      <w:r w:rsidR="008076D7">
        <w:rPr>
          <w:rFonts w:ascii="Times New Roman" w:hAnsi="Times New Roman" w:cs="Times New Roman"/>
          <w:sz w:val="24"/>
          <w:szCs w:val="24"/>
        </w:rPr>
        <w:t>11</w:t>
      </w:r>
      <w:r w:rsidR="00D17870">
        <w:rPr>
          <w:rFonts w:ascii="Times New Roman" w:hAnsi="Times New Roman" w:cs="Times New Roman"/>
          <w:sz w:val="24"/>
          <w:szCs w:val="24"/>
        </w:rPr>
        <w:t>). While this does not preclude large rearrangements in other lineages in our sample, since these two genomes span the timescale of our sample for our genome-wide analysis of discordance it does mean that ancestrally most regions will be colinear.</w:t>
      </w:r>
      <w:r>
        <w:rPr>
          <w:rFonts w:ascii="Times New Roman" w:hAnsi="Times New Roman" w:cs="Times New Roman"/>
          <w:sz w:val="24"/>
          <w:szCs w:val="24"/>
        </w:rPr>
        <w:t xml:space="preserve"> </w:t>
      </w:r>
      <w:r w:rsidR="00F40603">
        <w:rPr>
          <w:rFonts w:ascii="Times New Roman" w:hAnsi="Times New Roman" w:cs="Times New Roman"/>
          <w:sz w:val="24"/>
          <w:szCs w:val="24"/>
        </w:rPr>
        <w:t xml:space="preserve">We do find, however, that most </w:t>
      </w:r>
      <w:r w:rsidR="006C1351">
        <w:rPr>
          <w:rFonts w:ascii="Times New Roman" w:hAnsi="Times New Roman" w:cs="Times New Roman"/>
          <w:sz w:val="24"/>
          <w:szCs w:val="24"/>
        </w:rPr>
        <w:t xml:space="preserve">continuously </w:t>
      </w:r>
      <w:r w:rsidR="00F40603">
        <w:rPr>
          <w:rFonts w:ascii="Times New Roman" w:hAnsi="Times New Roman" w:cs="Times New Roman"/>
          <w:sz w:val="24"/>
          <w:szCs w:val="24"/>
        </w:rPr>
        <w:t>aligned chunks between mouse and rat are small, being shorter than 10</w:t>
      </w:r>
      <w:r w:rsidR="006C1351">
        <w:rPr>
          <w:rFonts w:ascii="Times New Roman" w:hAnsi="Times New Roman" w:cs="Times New Roman"/>
          <w:sz w:val="24"/>
          <w:szCs w:val="24"/>
        </w:rPr>
        <w:t xml:space="preserve"> </w:t>
      </w:r>
      <w:r w:rsidR="00F40603">
        <w:rPr>
          <w:rFonts w:ascii="Times New Roman" w:hAnsi="Times New Roman" w:cs="Times New Roman"/>
          <w:sz w:val="24"/>
          <w:szCs w:val="24"/>
        </w:rPr>
        <w:t xml:space="preserve">kb </w:t>
      </w:r>
      <w:r w:rsidR="006C1351">
        <w:rPr>
          <w:rFonts w:ascii="Times New Roman" w:hAnsi="Times New Roman" w:cs="Times New Roman"/>
          <w:sz w:val="24"/>
          <w:szCs w:val="24"/>
        </w:rPr>
        <w:t>on average</w:t>
      </w:r>
      <w:r w:rsidR="002061CF">
        <w:rPr>
          <w:rFonts w:ascii="Times New Roman" w:hAnsi="Times New Roman" w:cs="Times New Roman"/>
          <w:sz w:val="24"/>
          <w:szCs w:val="24"/>
        </w:rPr>
        <w:t xml:space="preserve"> and that there is on average only 2000-4000 bp between aligned segments, indicative of insertions and deletions of LINES and SINES preventing alignment </w:t>
      </w:r>
      <w:r w:rsidR="00E01A1D">
        <w:rPr>
          <w:rFonts w:ascii="Times New Roman" w:hAnsi="Times New Roman" w:cs="Times New Roman"/>
          <w:sz w:val="24"/>
          <w:szCs w:val="24"/>
        </w:rPr>
        <w:t xml:space="preserve">(Fig. </w:t>
      </w:r>
      <w:r w:rsidR="002C0946">
        <w:rPr>
          <w:rFonts w:ascii="Times New Roman" w:hAnsi="Times New Roman" w:cs="Times New Roman"/>
          <w:sz w:val="24"/>
          <w:szCs w:val="24"/>
        </w:rPr>
        <w:t>S7</w:t>
      </w:r>
      <w:r w:rsidR="00E01A1D">
        <w:rPr>
          <w:rFonts w:ascii="Times New Roman" w:hAnsi="Times New Roman" w:cs="Times New Roman"/>
          <w:sz w:val="24"/>
          <w:szCs w:val="24"/>
        </w:rPr>
        <w:t>)</w:t>
      </w:r>
      <w:r w:rsidR="00F40603">
        <w:rPr>
          <w:rFonts w:ascii="Times New Roman" w:hAnsi="Times New Roman" w:cs="Times New Roman"/>
          <w:sz w:val="24"/>
          <w:szCs w:val="24"/>
        </w:rPr>
        <w:t xml:space="preserve">. This </w:t>
      </w:r>
      <w:r w:rsidR="006C1351">
        <w:rPr>
          <w:rFonts w:ascii="Times New Roman" w:hAnsi="Times New Roman" w:cs="Times New Roman"/>
          <w:sz w:val="24"/>
          <w:szCs w:val="24"/>
        </w:rPr>
        <w:t>i</w:t>
      </w:r>
      <w:r w:rsidR="00F40603">
        <w:rPr>
          <w:rFonts w:ascii="Times New Roman" w:hAnsi="Times New Roman" w:cs="Times New Roman"/>
          <w:sz w:val="24"/>
          <w:szCs w:val="24"/>
        </w:rPr>
        <w:t xml:space="preserve">s </w:t>
      </w:r>
      <w:r w:rsidR="006C1351">
        <w:rPr>
          <w:rFonts w:ascii="Times New Roman" w:hAnsi="Times New Roman" w:cs="Times New Roman"/>
          <w:sz w:val="24"/>
          <w:szCs w:val="24"/>
        </w:rPr>
        <w:t xml:space="preserve">also </w:t>
      </w:r>
      <w:r w:rsidR="00F40603">
        <w:rPr>
          <w:rFonts w:ascii="Times New Roman" w:hAnsi="Times New Roman" w:cs="Times New Roman"/>
          <w:sz w:val="24"/>
          <w:szCs w:val="24"/>
        </w:rPr>
        <w:t xml:space="preserve">consistent with Ensembl’s alignment between the two species </w:t>
      </w:r>
      <w:r w:rsidR="00F40603">
        <w:rPr>
          <w:rFonts w:ascii="Times New Roman" w:hAnsi="Times New Roman" w:cs="Times New Roman"/>
          <w:sz w:val="24"/>
          <w:szCs w:val="24"/>
        </w:rPr>
        <w:fldChar w:fldCharType="begin">
          <w:fldData xml:space="preserve">PEVuZE5vdGU+PENpdGU+PEF1dGhvcj5DdW5uaW5naGFtPC9BdXRob3I+PFllYXI+MjAyMjwvWWVh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PEVuZE5vdGU+PENpdGU+PEF1dGhvcj5DdW5uaW5naGFtPC9BdXRob3I+PFllYXI+MjAyMjwvWWVh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F40603">
        <w:rPr>
          <w:rFonts w:ascii="Times New Roman" w:hAnsi="Times New Roman" w:cs="Times New Roman"/>
          <w:sz w:val="24"/>
          <w:szCs w:val="24"/>
        </w:rPr>
      </w:r>
      <w:r w:rsidR="00F40603">
        <w:rPr>
          <w:rFonts w:ascii="Times New Roman" w:hAnsi="Times New Roman" w:cs="Times New Roman"/>
          <w:sz w:val="24"/>
          <w:szCs w:val="24"/>
        </w:rPr>
        <w:fldChar w:fldCharType="separate"/>
      </w:r>
      <w:r w:rsidR="00C6053D">
        <w:rPr>
          <w:rFonts w:ascii="Times New Roman" w:hAnsi="Times New Roman" w:cs="Times New Roman"/>
          <w:noProof/>
          <w:sz w:val="24"/>
          <w:szCs w:val="24"/>
        </w:rPr>
        <w:t>(release 107; Cunningham et al. 2022)</w:t>
      </w:r>
      <w:r w:rsidR="00F40603">
        <w:rPr>
          <w:rFonts w:ascii="Times New Roman" w:hAnsi="Times New Roman" w:cs="Times New Roman"/>
          <w:sz w:val="24"/>
          <w:szCs w:val="24"/>
        </w:rPr>
        <w:fldChar w:fldCharType="end"/>
      </w:r>
      <w:r w:rsidR="00326C4B">
        <w:rPr>
          <w:rFonts w:ascii="Times New Roman" w:hAnsi="Times New Roman" w:cs="Times New Roman"/>
          <w:sz w:val="24"/>
          <w:szCs w:val="24"/>
        </w:rPr>
        <w:t xml:space="preserve"> and means that even though the genomes may be largely co-linear, </w:t>
      </w:r>
      <w:commentRangeStart w:id="73"/>
      <w:commentRangeStart w:id="74"/>
      <w:commentRangeStart w:id="75"/>
      <w:r w:rsidR="00326C4B">
        <w:rPr>
          <w:rFonts w:ascii="Times New Roman" w:hAnsi="Times New Roman" w:cs="Times New Roman"/>
          <w:sz w:val="24"/>
          <w:szCs w:val="24"/>
        </w:rPr>
        <w:t>we were unable to use rat in our analysis</w:t>
      </w:r>
      <w:commentRangeEnd w:id="73"/>
      <w:r w:rsidR="006C1351">
        <w:rPr>
          <w:rStyle w:val="CommentReference"/>
        </w:rPr>
        <w:commentReference w:id="73"/>
      </w:r>
      <w:commentRangeEnd w:id="74"/>
      <w:r w:rsidR="006C1351">
        <w:rPr>
          <w:rStyle w:val="CommentReference"/>
        </w:rPr>
        <w:commentReference w:id="74"/>
      </w:r>
      <w:commentRangeEnd w:id="75"/>
      <w:r w:rsidR="002061CF">
        <w:rPr>
          <w:rStyle w:val="CommentReference"/>
        </w:rPr>
        <w:commentReference w:id="75"/>
      </w:r>
      <w:r w:rsidR="00F40603">
        <w:rPr>
          <w:rFonts w:ascii="Times New Roman" w:hAnsi="Times New Roman" w:cs="Times New Roman"/>
          <w:sz w:val="24"/>
          <w:szCs w:val="24"/>
        </w:rPr>
        <w:t>.</w:t>
      </w:r>
      <w:r w:rsidR="00326C4B">
        <w:rPr>
          <w:rFonts w:ascii="Times New Roman" w:hAnsi="Times New Roman" w:cs="Times New Roman"/>
          <w:sz w:val="24"/>
          <w:szCs w:val="24"/>
        </w:rPr>
        <w:t xml:space="preserve"> Using our alignment between mouse and rat, we also find no significant correlation between structural variants and recombination rate (Fig. </w:t>
      </w:r>
      <w:r w:rsidR="00F7417A">
        <w:rPr>
          <w:rFonts w:ascii="Times New Roman" w:hAnsi="Times New Roman" w:cs="Times New Roman"/>
          <w:sz w:val="24"/>
          <w:szCs w:val="24"/>
        </w:rPr>
        <w:t>S9</w:t>
      </w:r>
      <w:r w:rsidR="00326C4B">
        <w:rPr>
          <w:rFonts w:ascii="Times New Roman" w:hAnsi="Times New Roman" w:cs="Times New Roman"/>
          <w:sz w:val="24"/>
          <w:szCs w:val="24"/>
        </w:rPr>
        <w:t>)</w:t>
      </w:r>
      <w:r w:rsidR="006C1351">
        <w:rPr>
          <w:rFonts w:ascii="Times New Roman" w:hAnsi="Times New Roman" w:cs="Times New Roman"/>
          <w:sz w:val="24"/>
          <w:szCs w:val="24"/>
        </w:rPr>
        <w:t xml:space="preserve"> consistent with recent results suggesting that most large structural changes in rodents occur during post</w:t>
      </w:r>
      <w:r w:rsidR="00957370">
        <w:rPr>
          <w:rFonts w:ascii="Times New Roman" w:hAnsi="Times New Roman" w:cs="Times New Roman"/>
          <w:sz w:val="24"/>
          <w:szCs w:val="24"/>
        </w:rPr>
        <w:t>-</w:t>
      </w:r>
      <w:r w:rsidR="006C1351">
        <w:rPr>
          <w:rFonts w:ascii="Times New Roman" w:hAnsi="Times New Roman" w:cs="Times New Roman"/>
          <w:sz w:val="24"/>
          <w:szCs w:val="24"/>
        </w:rPr>
        <w:t>meiotic spermatogenesis and are independent of recombination machinery</w:t>
      </w:r>
      <w:r w:rsidR="00DE63AF">
        <w:rPr>
          <w:rFonts w:ascii="Times New Roman" w:hAnsi="Times New Roman" w:cs="Times New Roman"/>
          <w:sz w:val="24"/>
          <w:szCs w:val="24"/>
        </w:rPr>
        <w:t xml:space="preserve"> </w:t>
      </w:r>
      <w:r w:rsidR="00DE63AF">
        <w:rPr>
          <w:rFonts w:ascii="Times New Roman" w:hAnsi="Times New Roman" w:cs="Times New Roman"/>
          <w:sz w:val="24"/>
          <w:szCs w:val="24"/>
        </w:rPr>
        <w:fldChar w:fldCharType="begin">
          <w:fldData xml:space="preserve">PEVuZE5vdGU+PENpdGU+PEF1dGhvcj5BbHZhcmV6LUdvbnphbGV6PC9BdXRob3I+PFllYXI+MjAy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</w:fldData>
        </w:fldChar>
      </w:r>
      <w:r w:rsidR="00DE63AF">
        <w:rPr>
          <w:rFonts w:ascii="Times New Roman" w:hAnsi="Times New Roman" w:cs="Times New Roman"/>
          <w:sz w:val="24"/>
          <w:szCs w:val="24"/>
        </w:rPr>
        <w:instrText xml:space="preserve"> ADDIN EN.CITE </w:instrText>
      </w:r>
      <w:r w:rsidR="00DE63AF">
        <w:rPr>
          <w:rFonts w:ascii="Times New Roman" w:hAnsi="Times New Roman" w:cs="Times New Roman"/>
          <w:sz w:val="24"/>
          <w:szCs w:val="24"/>
        </w:rPr>
        <w:fldChar w:fldCharType="begin">
          <w:fldData xml:space="preserve">PEVuZE5vdGU+PENpdGU+PEF1dGhvcj5BbHZhcmV6LUdvbnphbGV6PC9BdXRob3I+PFllYXI+MjAy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</w:fldData>
        </w:fldChar>
      </w:r>
      <w:r w:rsidR="00DE63AF">
        <w:rPr>
          <w:rFonts w:ascii="Times New Roman" w:hAnsi="Times New Roman" w:cs="Times New Roman"/>
          <w:sz w:val="24"/>
          <w:szCs w:val="24"/>
        </w:rPr>
        <w:instrText xml:space="preserve"> ADDIN EN.CITE.DATA </w:instrText>
      </w:r>
      <w:r w:rsidR="00DE63AF">
        <w:rPr>
          <w:rFonts w:ascii="Times New Roman" w:hAnsi="Times New Roman" w:cs="Times New Roman"/>
          <w:sz w:val="24"/>
          <w:szCs w:val="24"/>
        </w:rPr>
      </w:r>
      <w:r w:rsidR="00DE63AF">
        <w:rPr>
          <w:rFonts w:ascii="Times New Roman" w:hAnsi="Times New Roman" w:cs="Times New Roman"/>
          <w:sz w:val="24"/>
          <w:szCs w:val="24"/>
        </w:rPr>
        <w:fldChar w:fldCharType="end"/>
      </w:r>
      <w:r w:rsidR="00DE63AF">
        <w:rPr>
          <w:rFonts w:ascii="Times New Roman" w:hAnsi="Times New Roman" w:cs="Times New Roman"/>
          <w:sz w:val="24"/>
          <w:szCs w:val="24"/>
        </w:rPr>
      </w:r>
      <w:r w:rsidR="00DE63AF">
        <w:rPr>
          <w:rFonts w:ascii="Times New Roman" w:hAnsi="Times New Roman" w:cs="Times New Roman"/>
          <w:sz w:val="24"/>
          <w:szCs w:val="24"/>
        </w:rPr>
        <w:fldChar w:fldCharType="separate"/>
      </w:r>
      <w:r w:rsidR="00DE63AF">
        <w:rPr>
          <w:rFonts w:ascii="Times New Roman" w:hAnsi="Times New Roman" w:cs="Times New Roman"/>
          <w:noProof/>
          <w:sz w:val="24"/>
          <w:szCs w:val="24"/>
        </w:rPr>
        <w:t>(Alvarez-Gonzalez et al. 2022)</w:t>
      </w:r>
      <w:r w:rsidR="00DE63AF">
        <w:rPr>
          <w:rFonts w:ascii="Times New Roman" w:hAnsi="Times New Roman" w:cs="Times New Roman"/>
          <w:sz w:val="24"/>
          <w:szCs w:val="24"/>
        </w:rPr>
        <w:fldChar w:fldCharType="end"/>
      </w:r>
      <w:r w:rsidR="00DE63AF">
        <w:rPr>
          <w:rFonts w:ascii="Times New Roman" w:hAnsi="Times New Roman" w:cs="Times New Roman"/>
          <w:sz w:val="24"/>
          <w:szCs w:val="24"/>
        </w:rPr>
        <w:t>.</w:t>
      </w:r>
    </w:p>
    <w:p w14:paraId="722CE107" w14:textId="47252179" w:rsidR="0069616B" w:rsidRDefault="00A5241E" w:rsidP="0069616B">
      <w:pPr>
        <w:spacing w:after="0"/>
        <w:ind w:firstLine="720"/>
        <w:jc w:val="both"/>
        <w:rPr>
          <w:rFonts w:ascii="Times New Roman" w:hAnsi="Times New Roman" w:cs="Times New Roman"/>
          <w:sz w:val="24"/>
          <w:szCs w:val="24"/>
        </w:rPr>
      </w:pPr>
      <w:r>
        <w:rPr>
          <w:rFonts w:ascii="Times New Roman" w:hAnsi="Times New Roman" w:cs="Times New Roman"/>
          <w:sz w:val="24"/>
          <w:szCs w:val="24"/>
        </w:rPr>
        <w:t>Despite the lack of correlation between recombination rate and phylogenetic similarity, w</w:t>
      </w:r>
      <w:r w:rsidR="008350DE" w:rsidRPr="00031896">
        <w:rPr>
          <w:rFonts w:ascii="Times New Roman" w:hAnsi="Times New Roman" w:cs="Times New Roman"/>
          <w:sz w:val="24"/>
          <w:szCs w:val="24"/>
        </w:rPr>
        <w:t>e d</w:t>
      </w:r>
      <w:r w:rsidR="008B682F">
        <w:rPr>
          <w:rFonts w:ascii="Times New Roman" w:hAnsi="Times New Roman" w:cs="Times New Roman"/>
          <w:sz w:val="24"/>
          <w:szCs w:val="24"/>
        </w:rPr>
        <w:t>id</w:t>
      </w:r>
      <w:r w:rsidR="008350DE" w:rsidRPr="00031896">
        <w:rPr>
          <w:rFonts w:ascii="Times New Roman" w:hAnsi="Times New Roman" w:cs="Times New Roman"/>
          <w:sz w:val="24"/>
          <w:szCs w:val="24"/>
        </w:rPr>
        <w:t xml:space="preserve"> find varying degrees of </w:t>
      </w:r>
      <w:r w:rsidR="00C75391">
        <w:rPr>
          <w:rFonts w:ascii="Times New Roman" w:hAnsi="Times New Roman" w:cs="Times New Roman"/>
          <w:sz w:val="24"/>
          <w:szCs w:val="24"/>
        </w:rPr>
        <w:t>phyl</w:t>
      </w:r>
      <w:r w:rsidR="009930D8">
        <w:rPr>
          <w:rFonts w:ascii="Times New Roman" w:hAnsi="Times New Roman" w:cs="Times New Roman"/>
          <w:sz w:val="24"/>
          <w:szCs w:val="24"/>
        </w:rPr>
        <w:t>o</w:t>
      </w:r>
      <w:r w:rsidR="00C75391">
        <w:rPr>
          <w:rFonts w:ascii="Times New Roman" w:hAnsi="Times New Roman" w:cs="Times New Roman"/>
          <w:sz w:val="24"/>
          <w:szCs w:val="24"/>
        </w:rPr>
        <w:t>genetic</w:t>
      </w:r>
      <w:r w:rsidR="008350DE" w:rsidRPr="00031896">
        <w:rPr>
          <w:rFonts w:ascii="Times New Roman" w:hAnsi="Times New Roman" w:cs="Times New Roman"/>
          <w:sz w:val="24"/>
          <w:szCs w:val="24"/>
        </w:rPr>
        <w:t xml:space="preserve"> similarity around</w:t>
      </w:r>
      <w:r w:rsidR="006C1351">
        <w:rPr>
          <w:rFonts w:ascii="Times New Roman" w:hAnsi="Times New Roman" w:cs="Times New Roman"/>
          <w:sz w:val="24"/>
          <w:szCs w:val="24"/>
        </w:rPr>
        <w:t xml:space="preserve"> </w:t>
      </w:r>
      <w:r w:rsidR="006C1351" w:rsidRPr="00031896">
        <w:rPr>
          <w:rFonts w:ascii="Times New Roman" w:hAnsi="Times New Roman" w:cs="Times New Roman"/>
          <w:sz w:val="24"/>
          <w:szCs w:val="24"/>
        </w:rPr>
        <w:t>recombination hotspots</w:t>
      </w:r>
      <w:r w:rsidR="006C1351">
        <w:rPr>
          <w:rFonts w:ascii="Times New Roman" w:hAnsi="Times New Roman" w:cs="Times New Roman"/>
          <w:sz w:val="24"/>
          <w:szCs w:val="24"/>
        </w:rPr>
        <w:t xml:space="preserve"> and other</w:t>
      </w:r>
      <w:r w:rsidR="008350DE" w:rsidRPr="00031896">
        <w:rPr>
          <w:rFonts w:ascii="Times New Roman" w:hAnsi="Times New Roman" w:cs="Times New Roman"/>
          <w:sz w:val="24"/>
          <w:szCs w:val="24"/>
        </w:rPr>
        <w:t xml:space="preserve"> </w:t>
      </w:r>
      <w:r>
        <w:rPr>
          <w:rFonts w:ascii="Times New Roman" w:hAnsi="Times New Roman" w:cs="Times New Roman"/>
          <w:sz w:val="24"/>
          <w:szCs w:val="24"/>
        </w:rPr>
        <w:t>genomic</w:t>
      </w:r>
      <w:r w:rsidRPr="00031896">
        <w:rPr>
          <w:rFonts w:ascii="Times New Roman" w:hAnsi="Times New Roman" w:cs="Times New Roman"/>
          <w:sz w:val="24"/>
          <w:szCs w:val="24"/>
        </w:rPr>
        <w:t xml:space="preserve"> </w:t>
      </w:r>
      <w:r w:rsidR="008350DE" w:rsidRPr="00031896">
        <w:rPr>
          <w:rFonts w:ascii="Times New Roman" w:hAnsi="Times New Roman" w:cs="Times New Roman"/>
          <w:sz w:val="24"/>
          <w:szCs w:val="24"/>
        </w:rPr>
        <w:t>features, such as genes and UCEs</w:t>
      </w:r>
      <w:r w:rsidR="008B682F">
        <w:rPr>
          <w:rFonts w:ascii="Times New Roman" w:hAnsi="Times New Roman" w:cs="Times New Roman"/>
          <w:sz w:val="24"/>
          <w:szCs w:val="24"/>
        </w:rPr>
        <w:t xml:space="preserve">, presumably reflecting variation in the </w:t>
      </w:r>
      <w:r w:rsidR="006C1351">
        <w:rPr>
          <w:rFonts w:ascii="Times New Roman" w:hAnsi="Times New Roman" w:cs="Times New Roman"/>
          <w:sz w:val="24"/>
          <w:szCs w:val="24"/>
        </w:rPr>
        <w:t xml:space="preserve">strength and </w:t>
      </w:r>
      <w:r w:rsidR="008B682F">
        <w:rPr>
          <w:rFonts w:ascii="Times New Roman" w:hAnsi="Times New Roman" w:cs="Times New Roman"/>
          <w:sz w:val="24"/>
          <w:szCs w:val="24"/>
        </w:rPr>
        <w:t>frequency of linked selection over time</w:t>
      </w:r>
      <w:r w:rsidR="008350DE" w:rsidRPr="00031896">
        <w:rPr>
          <w:rFonts w:ascii="Times New Roman" w:hAnsi="Times New Roman" w:cs="Times New Roman"/>
          <w:sz w:val="24"/>
          <w:szCs w:val="24"/>
        </w:rPr>
        <w:t xml:space="preserve">. </w:t>
      </w:r>
      <w:r w:rsidR="00136EDF">
        <w:rPr>
          <w:rFonts w:ascii="Times New Roman" w:hAnsi="Times New Roman" w:cs="Times New Roman"/>
          <w:sz w:val="24"/>
          <w:szCs w:val="24"/>
        </w:rPr>
        <w:t>Natural selection reduces the effective population size</w:t>
      </w:r>
      <w:r w:rsidR="003C6D3F">
        <w:rPr>
          <w:rFonts w:ascii="Times New Roman" w:hAnsi="Times New Roman" w:cs="Times New Roman"/>
          <w:sz w:val="24"/>
          <w:szCs w:val="24"/>
        </w:rPr>
        <w:t xml:space="preserve"> (</w:t>
      </w:r>
      <w:r w:rsidR="003C6D3F" w:rsidRPr="005B45C4">
        <w:rPr>
          <w:rFonts w:ascii="Times New Roman" w:hAnsi="Times New Roman" w:cs="Times New Roman"/>
          <w:i/>
          <w:iCs/>
          <w:sz w:val="24"/>
          <w:szCs w:val="24"/>
        </w:rPr>
        <w:t>Ne</w:t>
      </w:r>
      <w:r w:rsidR="003C6D3F">
        <w:rPr>
          <w:rFonts w:ascii="Times New Roman" w:hAnsi="Times New Roman" w:cs="Times New Roman"/>
          <w:sz w:val="24"/>
          <w:szCs w:val="24"/>
        </w:rPr>
        <w:t>)</w:t>
      </w:r>
      <w:r w:rsidR="00136EDF">
        <w:rPr>
          <w:rFonts w:ascii="Times New Roman" w:hAnsi="Times New Roman" w:cs="Times New Roman"/>
          <w:sz w:val="24"/>
          <w:szCs w:val="24"/>
        </w:rPr>
        <w:t xml:space="preserve"> of genomic regions through the processes of genetic hitchhiking of variation linked to</w:t>
      </w:r>
      <w:r w:rsidR="002668A9">
        <w:rPr>
          <w:rFonts w:ascii="Times New Roman" w:hAnsi="Times New Roman" w:cs="Times New Roman"/>
          <w:sz w:val="24"/>
          <w:szCs w:val="24"/>
        </w:rPr>
        <w:t xml:space="preserve"> the fixation of</w:t>
      </w:r>
      <w:r w:rsidR="00136EDF">
        <w:rPr>
          <w:rFonts w:ascii="Times New Roman" w:hAnsi="Times New Roman" w:cs="Times New Roman"/>
          <w:sz w:val="24"/>
          <w:szCs w:val="24"/>
        </w:rPr>
        <w:t xml:space="preserve"> positive</w:t>
      </w:r>
      <w:r w:rsidR="002668A9">
        <w:rPr>
          <w:rFonts w:ascii="Times New Roman" w:hAnsi="Times New Roman" w:cs="Times New Roman"/>
          <w:sz w:val="24"/>
          <w:szCs w:val="24"/>
        </w:rPr>
        <w:t>ly</w:t>
      </w:r>
      <w:r w:rsidR="00136EDF">
        <w:rPr>
          <w:rFonts w:ascii="Times New Roman" w:hAnsi="Times New Roman" w:cs="Times New Roman"/>
          <w:sz w:val="24"/>
          <w:szCs w:val="24"/>
        </w:rPr>
        <w:t xml:space="preserve"> select</w:t>
      </w:r>
      <w:r w:rsidR="002668A9">
        <w:rPr>
          <w:rFonts w:ascii="Times New Roman" w:hAnsi="Times New Roman" w:cs="Times New Roman"/>
          <w:sz w:val="24"/>
          <w:szCs w:val="24"/>
        </w:rPr>
        <w:t>ed</w:t>
      </w:r>
      <w:r w:rsidR="00136EDF">
        <w:rPr>
          <w:rFonts w:ascii="Times New Roman" w:hAnsi="Times New Roman" w:cs="Times New Roman"/>
          <w:sz w:val="24"/>
          <w:szCs w:val="24"/>
        </w:rPr>
        <w:t xml:space="preserve"> mutations </w:t>
      </w:r>
      <w:r w:rsidR="002668A9">
        <w:rPr>
          <w:rFonts w:ascii="Times New Roman" w:hAnsi="Times New Roman" w:cs="Times New Roman"/>
          <w:sz w:val="24"/>
          <w:szCs w:val="24"/>
        </w:rPr>
        <w:t>(</w:t>
      </w:r>
      <w:r w:rsidR="002668A9" w:rsidRPr="00AA6986">
        <w:rPr>
          <w:rFonts w:ascii="Times New Roman" w:hAnsi="Times New Roman" w:cs="Times New Roman"/>
          <w:i/>
          <w:iCs/>
          <w:sz w:val="24"/>
          <w:szCs w:val="24"/>
        </w:rPr>
        <w:t>i.e</w:t>
      </w:r>
      <w:r w:rsidR="002668A9">
        <w:rPr>
          <w:rFonts w:ascii="Times New Roman" w:hAnsi="Times New Roman" w:cs="Times New Roman"/>
          <w:sz w:val="24"/>
          <w:szCs w:val="24"/>
        </w:rPr>
        <w:t>., selective sweeps;</w:t>
      </w:r>
      <w:r w:rsidR="00AA6986">
        <w:rPr>
          <w:rFonts w:ascii="Times New Roman" w:hAnsi="Times New Roman" w:cs="Times New Roman"/>
          <w:sz w:val="24"/>
          <w:szCs w:val="24"/>
        </w:rPr>
        <w:t xml:space="preserve"> </w:t>
      </w:r>
      <w:r w:rsidR="00AA6986">
        <w:rPr>
          <w:rFonts w:ascii="Times New Roman" w:hAnsi="Times New Roman" w:cs="Times New Roman"/>
          <w:sz w:val="24"/>
          <w:szCs w:val="24"/>
        </w:rPr>
        <w:fldChar w:fldCharType="begin">
          <w:fldData xml:space="preserve">PEVuZE5vdGU+PENpdGU+PEF1dGhvcj5TbWl0aDwvQXV0aG9yPjxZZWFyPjE5NzQ8L1llYXI+PFJl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</w:fldData>
        </w:fldChar>
      </w:r>
      <w:r w:rsidR="00AA6986">
        <w:rPr>
          <w:rFonts w:ascii="Times New Roman" w:hAnsi="Times New Roman" w:cs="Times New Roman"/>
          <w:sz w:val="24"/>
          <w:szCs w:val="24"/>
        </w:rPr>
        <w:instrText xml:space="preserve"> ADDIN EN.CITE </w:instrText>
      </w:r>
      <w:r w:rsidR="00AA6986">
        <w:rPr>
          <w:rFonts w:ascii="Times New Roman" w:hAnsi="Times New Roman" w:cs="Times New Roman"/>
          <w:sz w:val="24"/>
          <w:szCs w:val="24"/>
        </w:rPr>
        <w:fldChar w:fldCharType="begin">
          <w:fldData xml:space="preserve">PEVuZE5vdGU+PENpdGU+PEF1dGhvcj5TbWl0aDwvQXV0aG9yPjxZZWFyPjE5NzQ8L1llYXI+PFJl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</w:fldData>
        </w:fldChar>
      </w:r>
      <w:r w:rsidR="00AA6986">
        <w:rPr>
          <w:rFonts w:ascii="Times New Roman" w:hAnsi="Times New Roman" w:cs="Times New Roman"/>
          <w:sz w:val="24"/>
          <w:szCs w:val="24"/>
        </w:rPr>
        <w:instrText xml:space="preserve"> ADDIN EN.CITE.DATA </w:instrText>
      </w:r>
      <w:r w:rsidR="00AA6986">
        <w:rPr>
          <w:rFonts w:ascii="Times New Roman" w:hAnsi="Times New Roman" w:cs="Times New Roman"/>
          <w:sz w:val="24"/>
          <w:szCs w:val="24"/>
        </w:rPr>
      </w:r>
      <w:r w:rsidR="00AA6986">
        <w:rPr>
          <w:rFonts w:ascii="Times New Roman" w:hAnsi="Times New Roman" w:cs="Times New Roman"/>
          <w:sz w:val="24"/>
          <w:szCs w:val="24"/>
        </w:rPr>
        <w:fldChar w:fldCharType="end"/>
      </w:r>
      <w:r w:rsidR="00AA6986">
        <w:rPr>
          <w:rFonts w:ascii="Times New Roman" w:hAnsi="Times New Roman" w:cs="Times New Roman"/>
          <w:sz w:val="24"/>
          <w:szCs w:val="24"/>
        </w:rPr>
      </w:r>
      <w:r w:rsidR="00AA6986">
        <w:rPr>
          <w:rFonts w:ascii="Times New Roman" w:hAnsi="Times New Roman" w:cs="Times New Roman"/>
          <w:sz w:val="24"/>
          <w:szCs w:val="24"/>
        </w:rPr>
        <w:fldChar w:fldCharType="separate"/>
      </w:r>
      <w:r w:rsidR="00AA6986">
        <w:rPr>
          <w:rFonts w:ascii="Times New Roman" w:hAnsi="Times New Roman" w:cs="Times New Roman"/>
          <w:noProof/>
          <w:sz w:val="24"/>
          <w:szCs w:val="24"/>
        </w:rPr>
        <w:t>(Smith and Haigh 1974; Kaplan et al. 1989)</w:t>
      </w:r>
      <w:r w:rsidR="00AA6986">
        <w:rPr>
          <w:rFonts w:ascii="Times New Roman" w:hAnsi="Times New Roman" w:cs="Times New Roman"/>
          <w:sz w:val="24"/>
          <w:szCs w:val="24"/>
        </w:rPr>
        <w:fldChar w:fldCharType="end"/>
      </w:r>
      <w:r w:rsidR="002668A9">
        <w:rPr>
          <w:rFonts w:ascii="Times New Roman" w:hAnsi="Times New Roman" w:cs="Times New Roman"/>
          <w:sz w:val="24"/>
          <w:szCs w:val="24"/>
        </w:rPr>
        <w:t xml:space="preserve"> and the purging of deleterious mutations </w:t>
      </w:r>
      <w:r w:rsidR="00AA6986">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AA6986">
        <w:rPr>
          <w:rFonts w:ascii="Times New Roman" w:hAnsi="Times New Roman" w:cs="Times New Roman"/>
          <w:sz w:val="24"/>
          <w:szCs w:val="24"/>
        </w:rPr>
      </w:r>
      <w:r w:rsidR="00AA6986">
        <w:rPr>
          <w:rFonts w:ascii="Times New Roman" w:hAnsi="Times New Roman" w:cs="Times New Roman"/>
          <w:sz w:val="24"/>
          <w:szCs w:val="24"/>
        </w:rPr>
        <w:fldChar w:fldCharType="separate"/>
      </w:r>
      <w:r w:rsidR="00C6053D">
        <w:rPr>
          <w:rFonts w:ascii="Times New Roman" w:hAnsi="Times New Roman" w:cs="Times New Roman"/>
          <w:noProof/>
          <w:sz w:val="24"/>
          <w:szCs w:val="24"/>
        </w:rPr>
        <w:t>(i.e., background selection; Charlesworth et al. 1993; Hudson and Kaplan 1995)</w:t>
      </w:r>
      <w:r w:rsidR="00AA6986">
        <w:rPr>
          <w:rFonts w:ascii="Times New Roman" w:hAnsi="Times New Roman" w:cs="Times New Roman"/>
          <w:sz w:val="24"/>
          <w:szCs w:val="24"/>
        </w:rPr>
        <w:fldChar w:fldCharType="end"/>
      </w:r>
      <w:r w:rsidR="003C6D3F">
        <w:rPr>
          <w:rFonts w:ascii="Times New Roman" w:hAnsi="Times New Roman" w:cs="Times New Roman"/>
          <w:sz w:val="24"/>
          <w:szCs w:val="24"/>
        </w:rPr>
        <w:t xml:space="preserve">. Thus, </w:t>
      </w:r>
      <w:r w:rsidR="00CB71D0">
        <w:rPr>
          <w:rFonts w:ascii="Times New Roman" w:hAnsi="Times New Roman" w:cs="Times New Roman"/>
          <w:sz w:val="24"/>
          <w:szCs w:val="24"/>
        </w:rPr>
        <w:t xml:space="preserve">variation on </w:t>
      </w:r>
      <w:r w:rsidR="003C6D3F">
        <w:rPr>
          <w:rFonts w:ascii="Times New Roman" w:hAnsi="Times New Roman" w:cs="Times New Roman"/>
          <w:sz w:val="24"/>
          <w:szCs w:val="24"/>
        </w:rPr>
        <w:t xml:space="preserve">parameters dependent on </w:t>
      </w:r>
      <w:r w:rsidR="003C6D3F" w:rsidRPr="00B84C77">
        <w:rPr>
          <w:rFonts w:ascii="Times New Roman" w:hAnsi="Times New Roman" w:cs="Times New Roman"/>
          <w:i/>
          <w:iCs/>
          <w:sz w:val="24"/>
          <w:szCs w:val="24"/>
        </w:rPr>
        <w:t>Ne</w:t>
      </w:r>
      <w:r w:rsidR="00CB71D0">
        <w:rPr>
          <w:rFonts w:ascii="Times New Roman" w:hAnsi="Times New Roman" w:cs="Times New Roman"/>
          <w:sz w:val="24"/>
          <w:szCs w:val="24"/>
        </w:rPr>
        <w:t xml:space="preserve"> – such as standing levels of nucleotide variation and patterns of incomplete lineage sorting – should be influenced by linkage to functional elements. </w:t>
      </w:r>
    </w:p>
    <w:p w14:paraId="4B141097" w14:textId="17D8970E" w:rsidR="00136EDF" w:rsidRDefault="003C6D3F" w:rsidP="0005739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Our data suggest that background selection </w:t>
      </w:r>
      <w:r w:rsidR="00D40C88">
        <w:rPr>
          <w:rFonts w:ascii="Times New Roman" w:hAnsi="Times New Roman" w:cs="Times New Roman"/>
          <w:sz w:val="24"/>
          <w:szCs w:val="24"/>
        </w:rPr>
        <w:t>is</w:t>
      </w:r>
      <w:r>
        <w:rPr>
          <w:rFonts w:ascii="Times New Roman" w:hAnsi="Times New Roman" w:cs="Times New Roman"/>
          <w:sz w:val="24"/>
          <w:szCs w:val="24"/>
        </w:rPr>
        <w:t xml:space="preserve"> important in structuring variation </w:t>
      </w:r>
      <w:r w:rsidR="002F1C0B">
        <w:rPr>
          <w:rFonts w:ascii="Times New Roman" w:hAnsi="Times New Roman" w:cs="Times New Roman"/>
          <w:sz w:val="24"/>
          <w:szCs w:val="24"/>
        </w:rPr>
        <w:t>due to</w:t>
      </w:r>
      <w:r w:rsidR="00CB71D0">
        <w:rPr>
          <w:rFonts w:ascii="Times New Roman" w:hAnsi="Times New Roman" w:cs="Times New Roman"/>
          <w:sz w:val="24"/>
          <w:szCs w:val="24"/>
        </w:rPr>
        <w:t xml:space="preserve"> </w:t>
      </w:r>
      <w:r>
        <w:rPr>
          <w:rFonts w:ascii="Times New Roman" w:hAnsi="Times New Roman" w:cs="Times New Roman"/>
          <w:sz w:val="24"/>
          <w:szCs w:val="24"/>
        </w:rPr>
        <w:t>incomplete lineage sorting.</w:t>
      </w:r>
      <w:r w:rsidR="00CB71D0">
        <w:rPr>
          <w:rFonts w:ascii="Times New Roman" w:hAnsi="Times New Roman" w:cs="Times New Roman"/>
          <w:sz w:val="24"/>
          <w:szCs w:val="24"/>
        </w:rPr>
        <w:t xml:space="preserve"> </w:t>
      </w:r>
      <w:r w:rsidR="008350DE" w:rsidRPr="00031896">
        <w:rPr>
          <w:rFonts w:ascii="Times New Roman" w:hAnsi="Times New Roman" w:cs="Times New Roman"/>
          <w:sz w:val="24"/>
          <w:szCs w:val="24"/>
        </w:rPr>
        <w:t>Regions of the genome around</w:t>
      </w:r>
      <w:r w:rsidR="00966EB4">
        <w:rPr>
          <w:rFonts w:ascii="Times New Roman" w:hAnsi="Times New Roman" w:cs="Times New Roman"/>
          <w:sz w:val="24"/>
          <w:szCs w:val="24"/>
        </w:rPr>
        <w:t xml:space="preserve"> recombination </w:t>
      </w:r>
      <w:r w:rsidR="00E474D8">
        <w:rPr>
          <w:rFonts w:ascii="Times New Roman" w:hAnsi="Times New Roman" w:cs="Times New Roman"/>
          <w:sz w:val="24"/>
          <w:szCs w:val="24"/>
        </w:rPr>
        <w:t xml:space="preserve">hotspots </w:t>
      </w:r>
      <w:r w:rsidR="008350DE" w:rsidRPr="00031896">
        <w:rPr>
          <w:rFonts w:ascii="Times New Roman" w:hAnsi="Times New Roman" w:cs="Times New Roman"/>
          <w:sz w:val="24"/>
          <w:szCs w:val="24"/>
        </w:rPr>
        <w:t xml:space="preserve">and UCEs </w:t>
      </w:r>
      <w:r w:rsidR="008B682F">
        <w:rPr>
          <w:rFonts w:ascii="Times New Roman" w:hAnsi="Times New Roman" w:cs="Times New Roman"/>
          <w:sz w:val="24"/>
          <w:szCs w:val="24"/>
        </w:rPr>
        <w:t>we</w:t>
      </w:r>
      <w:r w:rsidR="008350DE" w:rsidRPr="00031896">
        <w:rPr>
          <w:rFonts w:ascii="Times New Roman" w:hAnsi="Times New Roman" w:cs="Times New Roman"/>
          <w:sz w:val="24"/>
          <w:szCs w:val="24"/>
        </w:rPr>
        <w:t>re more similar than random</w:t>
      </w:r>
      <w:r w:rsidR="00F45971">
        <w:rPr>
          <w:rFonts w:ascii="Times New Roman" w:hAnsi="Times New Roman" w:cs="Times New Roman"/>
          <w:sz w:val="24"/>
          <w:szCs w:val="24"/>
        </w:rPr>
        <w:t>ly chosen</w:t>
      </w:r>
      <w:r w:rsidR="008350DE" w:rsidRPr="00031896">
        <w:rPr>
          <w:rFonts w:ascii="Times New Roman" w:hAnsi="Times New Roman" w:cs="Times New Roman"/>
          <w:sz w:val="24"/>
          <w:szCs w:val="24"/>
        </w:rPr>
        <w:t xml:space="preserve"> regions</w:t>
      </w:r>
      <w:r w:rsidR="00DB566A">
        <w:rPr>
          <w:rFonts w:ascii="Times New Roman" w:hAnsi="Times New Roman" w:cs="Times New Roman"/>
          <w:sz w:val="24"/>
          <w:szCs w:val="24"/>
        </w:rPr>
        <w:t>, though at different scales</w:t>
      </w:r>
      <w:r w:rsidR="008350DE" w:rsidRPr="00031896">
        <w:rPr>
          <w:rFonts w:ascii="Times New Roman" w:hAnsi="Times New Roman" w:cs="Times New Roman"/>
          <w:sz w:val="24"/>
          <w:szCs w:val="24"/>
        </w:rPr>
        <w:t>.</w:t>
      </w:r>
      <w:r w:rsidR="00DB566A">
        <w:rPr>
          <w:rFonts w:ascii="Times New Roman" w:hAnsi="Times New Roman" w:cs="Times New Roman"/>
          <w:sz w:val="24"/>
          <w:szCs w:val="24"/>
        </w:rPr>
        <w:t xml:space="preserve"> </w:t>
      </w:r>
      <w:commentRangeStart w:id="76"/>
      <w:r w:rsidR="00DB566A">
        <w:rPr>
          <w:rFonts w:ascii="Times New Roman" w:hAnsi="Times New Roman" w:cs="Times New Roman"/>
          <w:sz w:val="24"/>
          <w:szCs w:val="24"/>
        </w:rPr>
        <w:t>Regions immediately adjacent to recombination hotspots are</w:t>
      </w:r>
      <w:r w:rsidR="00D40C88">
        <w:rPr>
          <w:rFonts w:ascii="Times New Roman" w:hAnsi="Times New Roman" w:cs="Times New Roman"/>
          <w:sz w:val="24"/>
          <w:szCs w:val="24"/>
        </w:rPr>
        <w:t>,</w:t>
      </w:r>
      <w:r w:rsidR="00DB566A">
        <w:rPr>
          <w:rFonts w:ascii="Times New Roman" w:hAnsi="Times New Roman" w:cs="Times New Roman"/>
          <w:sz w:val="24"/>
          <w:szCs w:val="24"/>
        </w:rPr>
        <w:t xml:space="preserve"> on average</w:t>
      </w:r>
      <w:r w:rsidR="00D40C88">
        <w:rPr>
          <w:rFonts w:ascii="Times New Roman" w:hAnsi="Times New Roman" w:cs="Times New Roman"/>
          <w:sz w:val="24"/>
          <w:szCs w:val="24"/>
        </w:rPr>
        <w:t>,</w:t>
      </w:r>
      <w:r w:rsidR="00DB566A">
        <w:rPr>
          <w:rFonts w:ascii="Times New Roman" w:hAnsi="Times New Roman" w:cs="Times New Roman"/>
          <w:sz w:val="24"/>
          <w:szCs w:val="24"/>
        </w:rPr>
        <w:t xml:space="preserve"> </w:t>
      </w:r>
      <w:r w:rsidR="00AE5408">
        <w:rPr>
          <w:rFonts w:ascii="Times New Roman" w:hAnsi="Times New Roman" w:cs="Times New Roman"/>
          <w:sz w:val="24"/>
          <w:szCs w:val="24"/>
        </w:rPr>
        <w:t xml:space="preserve">more </w:t>
      </w:r>
      <w:r w:rsidR="00DB566A">
        <w:rPr>
          <w:rFonts w:ascii="Times New Roman" w:hAnsi="Times New Roman" w:cs="Times New Roman"/>
          <w:sz w:val="24"/>
          <w:szCs w:val="24"/>
        </w:rPr>
        <w:t xml:space="preserve">similar </w:t>
      </w:r>
      <w:r w:rsidR="00AE5408">
        <w:rPr>
          <w:rFonts w:ascii="Times New Roman" w:hAnsi="Times New Roman" w:cs="Times New Roman"/>
          <w:sz w:val="24"/>
          <w:szCs w:val="24"/>
        </w:rPr>
        <w:t xml:space="preserve">than </w:t>
      </w:r>
      <w:r w:rsidR="00DB566A">
        <w:rPr>
          <w:rFonts w:ascii="Times New Roman" w:hAnsi="Times New Roman" w:cs="Times New Roman"/>
          <w:sz w:val="24"/>
          <w:szCs w:val="24"/>
        </w:rPr>
        <w:t>regions around no genomic features</w:t>
      </w:r>
      <w:r w:rsidR="00AE5408">
        <w:rPr>
          <w:rFonts w:ascii="Times New Roman" w:hAnsi="Times New Roman" w:cs="Times New Roman"/>
          <w:sz w:val="24"/>
          <w:szCs w:val="24"/>
        </w:rPr>
        <w:t xml:space="preserve"> (Fig. 5B)</w:t>
      </w:r>
      <w:r w:rsidR="00DB566A">
        <w:rPr>
          <w:rFonts w:ascii="Times New Roman" w:hAnsi="Times New Roman" w:cs="Times New Roman"/>
          <w:sz w:val="24"/>
          <w:szCs w:val="24"/>
        </w:rPr>
        <w:t xml:space="preserve">, </w:t>
      </w:r>
      <w:r w:rsidR="00AE5408">
        <w:rPr>
          <w:rFonts w:ascii="Times New Roman" w:hAnsi="Times New Roman" w:cs="Times New Roman"/>
          <w:sz w:val="24"/>
          <w:szCs w:val="24"/>
        </w:rPr>
        <w:t xml:space="preserve">and </w:t>
      </w:r>
      <w:r w:rsidR="00DB566A">
        <w:rPr>
          <w:rFonts w:ascii="Times New Roman" w:hAnsi="Times New Roman" w:cs="Times New Roman"/>
          <w:sz w:val="24"/>
          <w:szCs w:val="24"/>
        </w:rPr>
        <w:t>this similarity is retained over</w:t>
      </w:r>
      <w:r w:rsidR="00AE5408">
        <w:rPr>
          <w:rFonts w:ascii="Times New Roman" w:hAnsi="Times New Roman" w:cs="Times New Roman"/>
          <w:sz w:val="24"/>
          <w:szCs w:val="24"/>
        </w:rPr>
        <w:t xml:space="preserve"> long distances (up to 5Mb; Fig. 5A)</w:t>
      </w:r>
      <w:r w:rsidR="00DB566A">
        <w:rPr>
          <w:rFonts w:ascii="Times New Roman" w:hAnsi="Times New Roman" w:cs="Times New Roman"/>
          <w:sz w:val="24"/>
          <w:szCs w:val="24"/>
        </w:rPr>
        <w:t>.</w:t>
      </w:r>
      <w:r w:rsidR="008350DE" w:rsidRPr="00031896">
        <w:rPr>
          <w:rFonts w:ascii="Times New Roman" w:hAnsi="Times New Roman" w:cs="Times New Roman"/>
          <w:sz w:val="24"/>
          <w:szCs w:val="24"/>
        </w:rPr>
        <w:t xml:space="preserve"> </w:t>
      </w:r>
      <w:commentRangeEnd w:id="76"/>
      <w:r w:rsidR="00314783">
        <w:rPr>
          <w:rStyle w:val="CommentReference"/>
        </w:rPr>
        <w:commentReference w:id="76"/>
      </w:r>
      <w:r w:rsidR="00DB566A">
        <w:rPr>
          <w:rFonts w:ascii="Times New Roman" w:hAnsi="Times New Roman" w:cs="Times New Roman"/>
          <w:sz w:val="24"/>
          <w:szCs w:val="24"/>
        </w:rPr>
        <w:t>For UCEs, the regions immediately adjacent to them are significantly more similar than regions around no genomic features and this</w:t>
      </w:r>
      <w:r w:rsidR="008A394E">
        <w:rPr>
          <w:rFonts w:ascii="Times New Roman" w:hAnsi="Times New Roman" w:cs="Times New Roman"/>
          <w:sz w:val="24"/>
          <w:szCs w:val="24"/>
        </w:rPr>
        <w:t xml:space="preserve"> similarity</w:t>
      </w:r>
      <w:r w:rsidR="008350DE" w:rsidRPr="00031896">
        <w:rPr>
          <w:rFonts w:ascii="Times New Roman" w:hAnsi="Times New Roman" w:cs="Times New Roman"/>
          <w:sz w:val="24"/>
          <w:szCs w:val="24"/>
        </w:rPr>
        <w:t xml:space="preserve"> </w:t>
      </w:r>
      <w:r w:rsidR="008A394E">
        <w:rPr>
          <w:rFonts w:ascii="Times New Roman" w:hAnsi="Times New Roman" w:cs="Times New Roman"/>
          <w:sz w:val="24"/>
          <w:szCs w:val="24"/>
        </w:rPr>
        <w:t>dissipated at rates similar to chromosome-wide levels</w:t>
      </w:r>
      <w:r w:rsidR="008350DE" w:rsidRPr="00031896">
        <w:rPr>
          <w:rFonts w:ascii="Times New Roman" w:hAnsi="Times New Roman" w:cs="Times New Roman"/>
          <w:sz w:val="24"/>
          <w:szCs w:val="24"/>
        </w:rPr>
        <w:t xml:space="preserve"> </w:t>
      </w:r>
      <w:r w:rsidR="008A394E">
        <w:rPr>
          <w:rFonts w:ascii="Times New Roman" w:hAnsi="Times New Roman" w:cs="Times New Roman"/>
          <w:sz w:val="24"/>
          <w:szCs w:val="24"/>
        </w:rPr>
        <w:t xml:space="preserve">meaning that even at distances of up to 5Mb, the area around these regions </w:t>
      </w:r>
      <w:r w:rsidR="008350DE" w:rsidRPr="00031896">
        <w:rPr>
          <w:rFonts w:ascii="Times New Roman" w:hAnsi="Times New Roman" w:cs="Times New Roman"/>
          <w:sz w:val="24"/>
          <w:szCs w:val="24"/>
        </w:rPr>
        <w:t>remain</w:t>
      </w:r>
      <w:r w:rsidR="008B682F">
        <w:rPr>
          <w:rFonts w:ascii="Times New Roman" w:hAnsi="Times New Roman" w:cs="Times New Roman"/>
          <w:sz w:val="24"/>
          <w:szCs w:val="24"/>
        </w:rPr>
        <w:t>ed</w:t>
      </w:r>
      <w:r w:rsidR="008350DE" w:rsidRPr="00031896">
        <w:rPr>
          <w:rFonts w:ascii="Times New Roman" w:hAnsi="Times New Roman" w:cs="Times New Roman"/>
          <w:sz w:val="24"/>
          <w:szCs w:val="24"/>
        </w:rPr>
        <w:t xml:space="preserve"> more similar at long distances.</w:t>
      </w:r>
      <w:r w:rsidR="00DB566A">
        <w:rPr>
          <w:rFonts w:ascii="Times New Roman" w:hAnsi="Times New Roman" w:cs="Times New Roman"/>
          <w:sz w:val="24"/>
          <w:szCs w:val="24"/>
        </w:rPr>
        <w:t xml:space="preserve"> Notably, this pattern is true for regions around UCEs compared to any other </w:t>
      </w:r>
      <w:r w:rsidR="00DB566A">
        <w:rPr>
          <w:rFonts w:ascii="Times New Roman" w:hAnsi="Times New Roman" w:cs="Times New Roman"/>
          <w:sz w:val="24"/>
          <w:szCs w:val="24"/>
        </w:rPr>
        <w:lastRenderedPageBreak/>
        <w:t xml:space="preserve">genomic feature we studied. </w:t>
      </w:r>
      <w:r w:rsidR="00136EDF">
        <w:rPr>
          <w:rFonts w:ascii="Times New Roman" w:hAnsi="Times New Roman" w:cs="Times New Roman"/>
          <w:sz w:val="24"/>
          <w:szCs w:val="24"/>
        </w:rPr>
        <w:t xml:space="preserve">These results suggest that </w:t>
      </w:r>
      <w:r w:rsidR="00057393">
        <w:rPr>
          <w:rFonts w:ascii="Times New Roman" w:hAnsi="Times New Roman" w:cs="Times New Roman"/>
          <w:sz w:val="24"/>
          <w:szCs w:val="24"/>
        </w:rPr>
        <w:t>a</w:t>
      </w:r>
      <w:r w:rsidR="00136EDF">
        <w:rPr>
          <w:rFonts w:ascii="Times New Roman" w:hAnsi="Times New Roman" w:cs="Times New Roman"/>
          <w:sz w:val="24"/>
          <w:szCs w:val="24"/>
        </w:rPr>
        <w:t xml:space="preserve"> history of strong purifying selection at UCE</w:t>
      </w:r>
      <w:r w:rsidR="00057393">
        <w:rPr>
          <w:rFonts w:ascii="Times New Roman" w:hAnsi="Times New Roman" w:cs="Times New Roman"/>
          <w:sz w:val="24"/>
          <w:szCs w:val="24"/>
        </w:rPr>
        <w:t>s</w:t>
      </w:r>
      <w:r w:rsidR="00136EDF">
        <w:rPr>
          <w:rFonts w:ascii="Times New Roman" w:hAnsi="Times New Roman" w:cs="Times New Roman"/>
          <w:sz w:val="24"/>
          <w:szCs w:val="24"/>
        </w:rPr>
        <w:t xml:space="preserve"> </w:t>
      </w:r>
      <w:r w:rsidR="00136EDF">
        <w:rPr>
          <w:rFonts w:ascii="Times New Roman" w:hAnsi="Times New Roman" w:cs="Times New Roman"/>
          <w:sz w:val="24"/>
          <w:szCs w:val="24"/>
        </w:rPr>
        <w:fldChar w:fldCharType="begin"/>
      </w:r>
      <w:r w:rsidR="00136EDF">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136EDF">
        <w:rPr>
          <w:rFonts w:ascii="Times New Roman" w:hAnsi="Times New Roman" w:cs="Times New Roman"/>
          <w:sz w:val="24"/>
          <w:szCs w:val="24"/>
        </w:rPr>
        <w:fldChar w:fldCharType="separate"/>
      </w:r>
      <w:r w:rsidR="00136EDF">
        <w:rPr>
          <w:rFonts w:ascii="Times New Roman" w:hAnsi="Times New Roman" w:cs="Times New Roman"/>
          <w:noProof/>
          <w:sz w:val="24"/>
          <w:szCs w:val="24"/>
        </w:rPr>
        <w:t>(Katzman et al. 2007)</w:t>
      </w:r>
      <w:r w:rsidR="00136EDF">
        <w:rPr>
          <w:rFonts w:ascii="Times New Roman" w:hAnsi="Times New Roman" w:cs="Times New Roman"/>
          <w:sz w:val="24"/>
          <w:szCs w:val="24"/>
        </w:rPr>
        <w:fldChar w:fldCharType="end"/>
      </w:r>
      <w:r w:rsidR="008A394E">
        <w:rPr>
          <w:rFonts w:ascii="Times New Roman" w:hAnsi="Times New Roman" w:cs="Times New Roman"/>
          <w:sz w:val="24"/>
          <w:szCs w:val="24"/>
        </w:rPr>
        <w:t xml:space="preserve"> </w:t>
      </w:r>
      <w:r w:rsidR="006C1351">
        <w:rPr>
          <w:rFonts w:ascii="Times New Roman" w:hAnsi="Times New Roman" w:cs="Times New Roman"/>
          <w:sz w:val="24"/>
          <w:szCs w:val="24"/>
        </w:rPr>
        <w:t>more generally</w:t>
      </w:r>
      <w:r w:rsidR="00136EDF">
        <w:rPr>
          <w:rFonts w:ascii="Times New Roman" w:hAnsi="Times New Roman" w:cs="Times New Roman"/>
          <w:sz w:val="24"/>
          <w:szCs w:val="24"/>
        </w:rPr>
        <w:t xml:space="preserve"> strongly skews patterns of discordance</w:t>
      </w:r>
      <w:r w:rsidR="00057393">
        <w:rPr>
          <w:rFonts w:ascii="Times New Roman" w:hAnsi="Times New Roman" w:cs="Times New Roman"/>
          <w:sz w:val="24"/>
          <w:szCs w:val="24"/>
        </w:rPr>
        <w:t xml:space="preserve"> consistent with a persistent local reduction in </w:t>
      </w:r>
      <w:r w:rsidR="00057393" w:rsidRPr="005B45C4">
        <w:rPr>
          <w:rFonts w:ascii="Times New Roman" w:hAnsi="Times New Roman" w:cs="Times New Roman"/>
          <w:i/>
          <w:iCs/>
          <w:sz w:val="24"/>
          <w:szCs w:val="24"/>
        </w:rPr>
        <w:t>Ne</w:t>
      </w:r>
      <w:r w:rsidR="00136EDF">
        <w:rPr>
          <w:rFonts w:ascii="Times New Roman" w:hAnsi="Times New Roman" w:cs="Times New Roman"/>
          <w:sz w:val="24"/>
          <w:szCs w:val="24"/>
        </w:rPr>
        <w:t xml:space="preserve">. </w:t>
      </w:r>
      <w:r w:rsidR="00CB71D0">
        <w:rPr>
          <w:rFonts w:ascii="Times New Roman" w:hAnsi="Times New Roman" w:cs="Times New Roman"/>
          <w:sz w:val="24"/>
          <w:szCs w:val="24"/>
        </w:rPr>
        <w:t xml:space="preserve">One practical consequence of this is that </w:t>
      </w:r>
      <w:r w:rsidR="00136EDF">
        <w:rPr>
          <w:rFonts w:ascii="Times New Roman" w:hAnsi="Times New Roman" w:cs="Times New Roman"/>
          <w:sz w:val="24"/>
          <w:szCs w:val="24"/>
        </w:rPr>
        <w:t>phylogenetic inferences based on UCE markers would seem less prone to discordance and may provide cleaner estimates of species tree history</w:t>
      </w:r>
      <w:r w:rsidR="000173BB">
        <w:rPr>
          <w:rFonts w:ascii="Times New Roman" w:hAnsi="Times New Roman" w:cs="Times New Roman"/>
          <w:sz w:val="24"/>
          <w:szCs w:val="24"/>
        </w:rPr>
        <w:t xml:space="preserve"> than randomly chosen regions</w:t>
      </w:r>
      <w:r w:rsidR="00CB71D0">
        <w:rPr>
          <w:rFonts w:ascii="Times New Roman" w:hAnsi="Times New Roman" w:cs="Times New Roman"/>
          <w:sz w:val="24"/>
          <w:szCs w:val="24"/>
        </w:rPr>
        <w:t>.</w:t>
      </w:r>
      <w:r w:rsidR="00DB566A">
        <w:rPr>
          <w:rFonts w:ascii="Times New Roman" w:hAnsi="Times New Roman" w:cs="Times New Roman"/>
          <w:sz w:val="24"/>
          <w:szCs w:val="24"/>
        </w:rPr>
        <w:t xml:space="preserve"> This was indeed the case as windows centered on UCEs have a higher degree of similarity to the species tree than other genomic features and recover the species tree topology </w:t>
      </w:r>
      <w:r w:rsidR="00E6760A">
        <w:rPr>
          <w:rFonts w:ascii="Times New Roman" w:hAnsi="Times New Roman" w:cs="Times New Roman"/>
          <w:sz w:val="24"/>
          <w:szCs w:val="24"/>
        </w:rPr>
        <w:t>17</w:t>
      </w:r>
      <w:r w:rsidR="00DB566A">
        <w:rPr>
          <w:rFonts w:ascii="Times New Roman" w:hAnsi="Times New Roman" w:cs="Times New Roman"/>
          <w:sz w:val="24"/>
          <w:szCs w:val="24"/>
        </w:rPr>
        <w:t xml:space="preserve">% of the time, compared to </w:t>
      </w:r>
      <w:r w:rsidR="00E6760A">
        <w:rPr>
          <w:rFonts w:ascii="Times New Roman" w:hAnsi="Times New Roman" w:cs="Times New Roman"/>
          <w:sz w:val="24"/>
          <w:szCs w:val="24"/>
        </w:rPr>
        <w:t>13</w:t>
      </w:r>
      <w:r w:rsidR="00DB566A">
        <w:rPr>
          <w:rFonts w:ascii="Times New Roman" w:hAnsi="Times New Roman" w:cs="Times New Roman"/>
          <w:sz w:val="24"/>
          <w:szCs w:val="24"/>
        </w:rPr>
        <w:t xml:space="preserve">% genome-wide or </w:t>
      </w:r>
      <w:r w:rsidR="00E6760A">
        <w:rPr>
          <w:rFonts w:ascii="Times New Roman" w:hAnsi="Times New Roman" w:cs="Times New Roman"/>
          <w:sz w:val="24"/>
          <w:szCs w:val="24"/>
        </w:rPr>
        <w:t>15</w:t>
      </w:r>
      <w:r w:rsidR="00DB566A">
        <w:rPr>
          <w:rFonts w:ascii="Times New Roman" w:hAnsi="Times New Roman" w:cs="Times New Roman"/>
          <w:sz w:val="24"/>
          <w:szCs w:val="24"/>
        </w:rPr>
        <w:t>% for protein coding genes.</w:t>
      </w:r>
      <w:r w:rsidR="00CB71D0">
        <w:rPr>
          <w:rFonts w:ascii="Times New Roman" w:hAnsi="Times New Roman" w:cs="Times New Roman"/>
          <w:sz w:val="24"/>
          <w:szCs w:val="24"/>
        </w:rPr>
        <w:t xml:space="preserve"> </w:t>
      </w:r>
      <w:r w:rsidR="00E474D8">
        <w:rPr>
          <w:rFonts w:ascii="Times New Roman" w:hAnsi="Times New Roman" w:cs="Times New Roman"/>
          <w:sz w:val="24"/>
          <w:szCs w:val="24"/>
        </w:rPr>
        <w:t>Also</w:t>
      </w:r>
      <w:r w:rsidR="00E27E14">
        <w:rPr>
          <w:rFonts w:ascii="Times New Roman" w:hAnsi="Times New Roman" w:cs="Times New Roman"/>
          <w:sz w:val="24"/>
          <w:szCs w:val="24"/>
        </w:rPr>
        <w:t xml:space="preserve"> interesting to note is that even though we recovered the same species tree topology for the </w:t>
      </w:r>
      <w:r w:rsidR="00C75391">
        <w:rPr>
          <w:rFonts w:ascii="Times New Roman" w:hAnsi="Times New Roman" w:cs="Times New Roman"/>
          <w:sz w:val="24"/>
          <w:szCs w:val="24"/>
        </w:rPr>
        <w:t>seven</w:t>
      </w:r>
      <w:r w:rsidR="00E27E14">
        <w:rPr>
          <w:rFonts w:ascii="Times New Roman" w:hAnsi="Times New Roman" w:cs="Times New Roman"/>
          <w:sz w:val="24"/>
          <w:szCs w:val="24"/>
        </w:rPr>
        <w:t xml:space="preserve"> species </w:t>
      </w:r>
      <w:r w:rsidR="001125E2">
        <w:rPr>
          <w:rFonts w:ascii="Times New Roman" w:hAnsi="Times New Roman" w:cs="Times New Roman"/>
          <w:sz w:val="24"/>
          <w:szCs w:val="24"/>
        </w:rPr>
        <w:t>used in the genomic window analysis with both UCEs and protein-coding gene trees</w:t>
      </w:r>
      <w:r w:rsidR="00C75391">
        <w:rPr>
          <w:rFonts w:ascii="Times New Roman" w:hAnsi="Times New Roman" w:cs="Times New Roman"/>
          <w:sz w:val="24"/>
          <w:szCs w:val="24"/>
        </w:rPr>
        <w:t xml:space="preserve"> (Fig. 1)</w:t>
      </w:r>
      <w:r w:rsidR="001125E2">
        <w:rPr>
          <w:rFonts w:ascii="Times New Roman" w:hAnsi="Times New Roman" w:cs="Times New Roman"/>
          <w:sz w:val="24"/>
          <w:szCs w:val="24"/>
        </w:rPr>
        <w:t>, windows centered on UCEs are much more similar to the species tree than windows centered on protein coding genes</w:t>
      </w:r>
      <w:r w:rsidR="00C75391">
        <w:rPr>
          <w:rFonts w:ascii="Times New Roman" w:hAnsi="Times New Roman" w:cs="Times New Roman"/>
          <w:sz w:val="24"/>
          <w:szCs w:val="24"/>
        </w:rPr>
        <w:t xml:space="preserve"> (Fig. 5C)</w:t>
      </w:r>
      <w:r w:rsidR="001125E2">
        <w:rPr>
          <w:rFonts w:ascii="Times New Roman" w:hAnsi="Times New Roman" w:cs="Times New Roman"/>
          <w:sz w:val="24"/>
          <w:szCs w:val="24"/>
        </w:rPr>
        <w:t>.</w:t>
      </w:r>
      <w:r w:rsidR="00057393">
        <w:rPr>
          <w:rFonts w:ascii="Times New Roman" w:hAnsi="Times New Roman" w:cs="Times New Roman"/>
          <w:sz w:val="24"/>
          <w:szCs w:val="24"/>
        </w:rPr>
        <w:t xml:space="preserve"> </w:t>
      </w:r>
      <w:r w:rsidR="00CB71D0">
        <w:rPr>
          <w:rFonts w:ascii="Times New Roman" w:hAnsi="Times New Roman" w:cs="Times New Roman"/>
          <w:sz w:val="24"/>
          <w:szCs w:val="24"/>
        </w:rPr>
        <w:t xml:space="preserve">However, UCEs will </w:t>
      </w:r>
      <w:r w:rsidR="00136EDF">
        <w:rPr>
          <w:rFonts w:ascii="Times New Roman" w:hAnsi="Times New Roman" w:cs="Times New Roman"/>
          <w:sz w:val="24"/>
          <w:szCs w:val="24"/>
        </w:rPr>
        <w:t>also provid</w:t>
      </w:r>
      <w:r w:rsidR="00CB71D0">
        <w:rPr>
          <w:rFonts w:ascii="Times New Roman" w:hAnsi="Times New Roman" w:cs="Times New Roman"/>
          <w:sz w:val="24"/>
          <w:szCs w:val="24"/>
        </w:rPr>
        <w:t>e</w:t>
      </w:r>
      <w:r w:rsidR="00136EDF">
        <w:rPr>
          <w:rFonts w:ascii="Times New Roman" w:hAnsi="Times New Roman" w:cs="Times New Roman"/>
          <w:sz w:val="24"/>
          <w:szCs w:val="24"/>
        </w:rPr>
        <w:t xml:space="preserve"> a</w:t>
      </w:r>
      <w:r w:rsidR="00CB71D0">
        <w:rPr>
          <w:rFonts w:ascii="Times New Roman" w:hAnsi="Times New Roman" w:cs="Times New Roman"/>
          <w:sz w:val="24"/>
          <w:szCs w:val="24"/>
        </w:rPr>
        <w:t xml:space="preserve"> skewed and potentially</w:t>
      </w:r>
      <w:r w:rsidR="00136EDF">
        <w:rPr>
          <w:rFonts w:ascii="Times New Roman" w:hAnsi="Times New Roman" w:cs="Times New Roman"/>
          <w:sz w:val="24"/>
          <w:szCs w:val="24"/>
        </w:rPr>
        <w:t xml:space="preserve"> misleading view of levels of genome-wide discordance</w:t>
      </w:r>
      <w:r w:rsidR="0069616B">
        <w:rPr>
          <w:rFonts w:ascii="Times New Roman" w:hAnsi="Times New Roman" w:cs="Times New Roman"/>
          <w:sz w:val="24"/>
          <w:szCs w:val="24"/>
        </w:rPr>
        <w:t>. Given this relationship, inferences based on UCE</w:t>
      </w:r>
      <w:r w:rsidR="00D40C88">
        <w:rPr>
          <w:rFonts w:ascii="Times New Roman" w:hAnsi="Times New Roman" w:cs="Times New Roman"/>
          <w:sz w:val="24"/>
          <w:szCs w:val="24"/>
        </w:rPr>
        <w:t>s</w:t>
      </w:r>
      <w:r w:rsidR="0069616B">
        <w:rPr>
          <w:rFonts w:ascii="Times New Roman" w:hAnsi="Times New Roman" w:cs="Times New Roman"/>
          <w:sz w:val="24"/>
          <w:szCs w:val="24"/>
        </w:rPr>
        <w:t xml:space="preserve"> may not</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for example</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be extended to related phylogenetic parameters of interest (e.g., ancestral population sizes)</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and</w:t>
      </w:r>
      <w:r w:rsidR="00057393">
        <w:rPr>
          <w:rFonts w:ascii="Times New Roman" w:hAnsi="Times New Roman" w:cs="Times New Roman"/>
          <w:sz w:val="24"/>
          <w:szCs w:val="24"/>
        </w:rPr>
        <w:t xml:space="preserve">, despite the relative ease </w:t>
      </w:r>
      <w:r w:rsidR="00D40C88">
        <w:rPr>
          <w:rFonts w:ascii="Times New Roman" w:hAnsi="Times New Roman" w:cs="Times New Roman"/>
          <w:sz w:val="24"/>
          <w:szCs w:val="24"/>
        </w:rPr>
        <w:t xml:space="preserve">of </w:t>
      </w:r>
      <w:r w:rsidR="00057393">
        <w:rPr>
          <w:rFonts w:ascii="Times New Roman" w:hAnsi="Times New Roman" w:cs="Times New Roman"/>
          <w:sz w:val="24"/>
          <w:szCs w:val="24"/>
        </w:rPr>
        <w:t>generating UCE data,</w:t>
      </w:r>
      <w:r w:rsidR="0069616B">
        <w:rPr>
          <w:rFonts w:ascii="Times New Roman" w:hAnsi="Times New Roman" w:cs="Times New Roman"/>
          <w:sz w:val="24"/>
          <w:szCs w:val="24"/>
        </w:rPr>
        <w:t xml:space="preserve"> such markers are not suitable for genetic inferences within populations.</w:t>
      </w:r>
    </w:p>
    <w:p w14:paraId="545A9A0D" w14:textId="7B6D0A74" w:rsidR="000173BB" w:rsidRDefault="000173BB" w:rsidP="005B45C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BF08AC">
        <w:rPr>
          <w:rFonts w:ascii="Times New Roman" w:hAnsi="Times New Roman" w:cs="Times New Roman"/>
          <w:sz w:val="24"/>
          <w:szCs w:val="24"/>
        </w:rPr>
        <w:t>direction</w:t>
      </w:r>
      <w:r>
        <w:rPr>
          <w:rFonts w:ascii="Times New Roman" w:hAnsi="Times New Roman" w:cs="Times New Roman"/>
          <w:sz w:val="24"/>
          <w:szCs w:val="24"/>
        </w:rPr>
        <w:t xml:space="preserve"> </w:t>
      </w:r>
      <w:r w:rsidR="00BF08AC">
        <w:rPr>
          <w:rFonts w:ascii="Times New Roman" w:hAnsi="Times New Roman" w:cs="Times New Roman"/>
          <w:sz w:val="24"/>
          <w:szCs w:val="24"/>
        </w:rPr>
        <w:t xml:space="preserve">and frequency </w:t>
      </w:r>
      <w:r>
        <w:rPr>
          <w:rFonts w:ascii="Times New Roman" w:hAnsi="Times New Roman" w:cs="Times New Roman"/>
          <w:sz w:val="24"/>
          <w:szCs w:val="24"/>
        </w:rPr>
        <w:t xml:space="preserve">of selection also </w:t>
      </w:r>
      <w:r w:rsidR="00BF08AC">
        <w:rPr>
          <w:rFonts w:ascii="Times New Roman" w:hAnsi="Times New Roman" w:cs="Times New Roman"/>
          <w:sz w:val="24"/>
          <w:szCs w:val="24"/>
        </w:rPr>
        <w:t>likely</w:t>
      </w:r>
      <w:r>
        <w:rPr>
          <w:rFonts w:ascii="Times New Roman" w:hAnsi="Times New Roman" w:cs="Times New Roman"/>
          <w:sz w:val="24"/>
          <w:szCs w:val="24"/>
        </w:rPr>
        <w:t xml:space="preserve"> matter</w:t>
      </w:r>
      <w:r w:rsidR="00BF08AC">
        <w:rPr>
          <w:rFonts w:ascii="Times New Roman" w:hAnsi="Times New Roman" w:cs="Times New Roman"/>
          <w:sz w:val="24"/>
          <w:szCs w:val="24"/>
        </w:rPr>
        <w:t xml:space="preserve">s </w:t>
      </w:r>
      <w:r>
        <w:rPr>
          <w:rFonts w:ascii="Times New Roman" w:hAnsi="Times New Roman" w:cs="Times New Roman"/>
          <w:sz w:val="24"/>
          <w:szCs w:val="24"/>
        </w:rPr>
        <w:t xml:space="preserve">when considering the </w:t>
      </w:r>
      <w:r w:rsidR="00BF08AC">
        <w:rPr>
          <w:rFonts w:ascii="Times New Roman" w:hAnsi="Times New Roman" w:cs="Times New Roman"/>
          <w:sz w:val="24"/>
          <w:szCs w:val="24"/>
        </w:rPr>
        <w:t xml:space="preserve">impact on variation in phylogenetic signal. Our focus on models of molecular evolution also allowed us to contrast patterns at genes experiencing positive directional selection to </w:t>
      </w:r>
      <w:r w:rsidR="00F530D3">
        <w:rPr>
          <w:rFonts w:ascii="Times New Roman" w:hAnsi="Times New Roman" w:cs="Times New Roman"/>
          <w:sz w:val="24"/>
          <w:szCs w:val="24"/>
        </w:rPr>
        <w:t>UCEs and genes evolving predominantly under purifying selection</w:t>
      </w:r>
      <w:r w:rsidR="00BF08AC">
        <w:rPr>
          <w:rFonts w:ascii="Times New Roman" w:hAnsi="Times New Roman" w:cs="Times New Roman"/>
          <w:sz w:val="24"/>
          <w:szCs w:val="24"/>
        </w:rPr>
        <w:t xml:space="preserve">. </w:t>
      </w:r>
      <w:r>
        <w:rPr>
          <w:rFonts w:ascii="Times New Roman" w:hAnsi="Times New Roman" w:cs="Times New Roman"/>
          <w:sz w:val="24"/>
          <w:szCs w:val="24"/>
        </w:rPr>
        <w:t xml:space="preserve">Positive </w:t>
      </w:r>
      <w:r w:rsidR="00BF08AC">
        <w:rPr>
          <w:rFonts w:ascii="Times New Roman" w:hAnsi="Times New Roman" w:cs="Times New Roman"/>
          <w:sz w:val="24"/>
          <w:szCs w:val="24"/>
        </w:rPr>
        <w:t xml:space="preserve">directional </w:t>
      </w:r>
      <w:r>
        <w:rPr>
          <w:rFonts w:ascii="Times New Roman" w:hAnsi="Times New Roman" w:cs="Times New Roman"/>
          <w:sz w:val="24"/>
          <w:szCs w:val="24"/>
        </w:rPr>
        <w:t xml:space="preserve">selection is </w:t>
      </w:r>
      <w:r w:rsidR="00BF08AC">
        <w:rPr>
          <w:rFonts w:ascii="Times New Roman" w:hAnsi="Times New Roman" w:cs="Times New Roman"/>
          <w:sz w:val="24"/>
          <w:szCs w:val="24"/>
        </w:rPr>
        <w:t xml:space="preserve">generally assumed to be rare and </w:t>
      </w:r>
      <w:r>
        <w:rPr>
          <w:rFonts w:ascii="Times New Roman" w:hAnsi="Times New Roman" w:cs="Times New Roman"/>
          <w:sz w:val="24"/>
          <w:szCs w:val="24"/>
        </w:rPr>
        <w:t>punctuated across lineages</w:t>
      </w:r>
      <w:r w:rsidR="00B90E01">
        <w:rPr>
          <w:rFonts w:ascii="Times New Roman" w:hAnsi="Times New Roman" w:cs="Times New Roman"/>
          <w:sz w:val="24"/>
          <w:szCs w:val="24"/>
        </w:rPr>
        <w:t xml:space="preserve"> </w:t>
      </w:r>
      <w:r w:rsidR="00C6045A">
        <w:rPr>
          <w:rFonts w:ascii="Times New Roman" w:hAnsi="Times New Roman" w:cs="Times New Roman"/>
          <w:sz w:val="24"/>
          <w:szCs w:val="24"/>
        </w:rPr>
        <w:fldChar w:fldCharType="begin">
          <w:fldData xml:space="preserve">PEVuZE5vdGU+PENpdGU+PEF1dGhvcj5LaW11cmE8L0F1dGhvcj48WWVhcj4xOTY4PC9ZZWFyPjxS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</w:fldData>
        </w:fldChar>
      </w:r>
      <w:r w:rsidR="00C6045A">
        <w:rPr>
          <w:rFonts w:ascii="Times New Roman" w:hAnsi="Times New Roman" w:cs="Times New Roman"/>
          <w:sz w:val="24"/>
          <w:szCs w:val="24"/>
        </w:rPr>
        <w:instrText xml:space="preserve"> ADDIN EN.CITE </w:instrText>
      </w:r>
      <w:r w:rsidR="00C6045A">
        <w:rPr>
          <w:rFonts w:ascii="Times New Roman" w:hAnsi="Times New Roman" w:cs="Times New Roman"/>
          <w:sz w:val="24"/>
          <w:szCs w:val="24"/>
        </w:rPr>
        <w:fldChar w:fldCharType="begin">
          <w:fldData xml:space="preserve">PEVuZE5vdGU+PENpdGU+PEF1dGhvcj5LaW11cmE8L0F1dGhvcj48WWVhcj4xOTY4PC9ZZWFyPjxS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</w:fldData>
        </w:fldChar>
      </w:r>
      <w:r w:rsidR="00C6045A">
        <w:rPr>
          <w:rFonts w:ascii="Times New Roman" w:hAnsi="Times New Roman" w:cs="Times New Roman"/>
          <w:sz w:val="24"/>
          <w:szCs w:val="24"/>
        </w:rPr>
        <w:instrText xml:space="preserve"> ADDIN EN.CITE.DATA </w:instrText>
      </w:r>
      <w:r w:rsidR="00C6045A">
        <w:rPr>
          <w:rFonts w:ascii="Times New Roman" w:hAnsi="Times New Roman" w:cs="Times New Roman"/>
          <w:sz w:val="24"/>
          <w:szCs w:val="24"/>
        </w:rPr>
      </w:r>
      <w:r w:rsidR="00C6045A">
        <w:rPr>
          <w:rFonts w:ascii="Times New Roman" w:hAnsi="Times New Roman" w:cs="Times New Roman"/>
          <w:sz w:val="24"/>
          <w:szCs w:val="24"/>
        </w:rPr>
        <w:fldChar w:fldCharType="end"/>
      </w:r>
      <w:r w:rsidR="00C6045A">
        <w:rPr>
          <w:rFonts w:ascii="Times New Roman" w:hAnsi="Times New Roman" w:cs="Times New Roman"/>
          <w:sz w:val="24"/>
          <w:szCs w:val="24"/>
        </w:rPr>
      </w:r>
      <w:r w:rsidR="00C6045A">
        <w:rPr>
          <w:rFonts w:ascii="Times New Roman" w:hAnsi="Times New Roman" w:cs="Times New Roman"/>
          <w:sz w:val="24"/>
          <w:szCs w:val="24"/>
        </w:rPr>
        <w:fldChar w:fldCharType="separate"/>
      </w:r>
      <w:r w:rsidR="00C6045A">
        <w:rPr>
          <w:rFonts w:ascii="Times New Roman" w:hAnsi="Times New Roman" w:cs="Times New Roman"/>
          <w:noProof/>
          <w:sz w:val="24"/>
          <w:szCs w:val="24"/>
        </w:rPr>
        <w:t>(Kimura 1968; Ohta 1973; Fay 2011)</w:t>
      </w:r>
      <w:r w:rsidR="00C6045A">
        <w:rPr>
          <w:rFonts w:ascii="Times New Roman" w:hAnsi="Times New Roman" w:cs="Times New Roman"/>
          <w:sz w:val="24"/>
          <w:szCs w:val="24"/>
        </w:rPr>
        <w:fldChar w:fldCharType="end"/>
      </w:r>
      <w:r w:rsidR="00C6045A">
        <w:rPr>
          <w:rFonts w:ascii="Times New Roman" w:hAnsi="Times New Roman" w:cs="Times New Roman"/>
          <w:sz w:val="24"/>
          <w:szCs w:val="24"/>
        </w:rPr>
        <w:t xml:space="preserve"> </w:t>
      </w:r>
      <w:r>
        <w:rPr>
          <w:rFonts w:ascii="Times New Roman" w:hAnsi="Times New Roman" w:cs="Times New Roman"/>
          <w:sz w:val="24"/>
          <w:szCs w:val="24"/>
        </w:rPr>
        <w:t xml:space="preserve">while strong </w:t>
      </w:r>
      <w:r w:rsidR="00BF08AC">
        <w:rPr>
          <w:rFonts w:ascii="Times New Roman" w:hAnsi="Times New Roman" w:cs="Times New Roman"/>
          <w:sz w:val="24"/>
          <w:szCs w:val="24"/>
        </w:rPr>
        <w:t>background</w:t>
      </w:r>
      <w:r>
        <w:rPr>
          <w:rFonts w:ascii="Times New Roman" w:hAnsi="Times New Roman" w:cs="Times New Roman"/>
          <w:sz w:val="24"/>
          <w:szCs w:val="24"/>
        </w:rPr>
        <w:t xml:space="preserve"> selection at UCEs is likely to be more pervasive</w:t>
      </w:r>
      <w:r w:rsidR="00066A79">
        <w:rPr>
          <w:rFonts w:ascii="Times New Roman" w:hAnsi="Times New Roman" w:cs="Times New Roman"/>
          <w:sz w:val="24"/>
          <w:szCs w:val="24"/>
        </w:rPr>
        <w:t xml:space="preserve"> </w:t>
      </w:r>
      <w:r w:rsidR="004F2D4F">
        <w:rPr>
          <w:rFonts w:ascii="Times New Roman" w:hAnsi="Times New Roman" w:cs="Times New Roman"/>
          <w:sz w:val="24"/>
          <w:szCs w:val="24"/>
        </w:rPr>
        <w:fldChar w:fldCharType="begin">
          <w:fldData xml:space="preserve">PEVuZE5vdGU+PENpdGU+PEF1dGhvcj5LYXR6bWFuPC9BdXRob3I+PFllYXI+MjAwNzwvWWVhcj48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</w:fldData>
        </w:fldChar>
      </w:r>
      <w:r w:rsidR="004F2D4F">
        <w:rPr>
          <w:rFonts w:ascii="Times New Roman" w:hAnsi="Times New Roman" w:cs="Times New Roman"/>
          <w:sz w:val="24"/>
          <w:szCs w:val="24"/>
        </w:rPr>
        <w:instrText xml:space="preserve"> ADDIN EN.CITE </w:instrText>
      </w:r>
      <w:r w:rsidR="004F2D4F">
        <w:rPr>
          <w:rFonts w:ascii="Times New Roman" w:hAnsi="Times New Roman" w:cs="Times New Roman"/>
          <w:sz w:val="24"/>
          <w:szCs w:val="24"/>
        </w:rPr>
        <w:fldChar w:fldCharType="begin">
          <w:fldData xml:space="preserve">PEVuZE5vdGU+PENpdGU+PEF1dGhvcj5LYXR6bWFuPC9BdXRob3I+PFllYXI+MjAwNzwvWWVhcj48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</w:fldData>
        </w:fldChar>
      </w:r>
      <w:r w:rsidR="004F2D4F">
        <w:rPr>
          <w:rFonts w:ascii="Times New Roman" w:hAnsi="Times New Roman" w:cs="Times New Roman"/>
          <w:sz w:val="24"/>
          <w:szCs w:val="24"/>
        </w:rPr>
        <w:instrText xml:space="preserve"> ADDIN EN.CITE.DATA </w:instrText>
      </w:r>
      <w:r w:rsidR="004F2D4F">
        <w:rPr>
          <w:rFonts w:ascii="Times New Roman" w:hAnsi="Times New Roman" w:cs="Times New Roman"/>
          <w:sz w:val="24"/>
          <w:szCs w:val="24"/>
        </w:rPr>
      </w:r>
      <w:r w:rsidR="004F2D4F">
        <w:rPr>
          <w:rFonts w:ascii="Times New Roman" w:hAnsi="Times New Roman" w:cs="Times New Roman"/>
          <w:sz w:val="24"/>
          <w:szCs w:val="24"/>
        </w:rPr>
        <w:fldChar w:fldCharType="end"/>
      </w:r>
      <w:r w:rsidR="004F2D4F">
        <w:rPr>
          <w:rFonts w:ascii="Times New Roman" w:hAnsi="Times New Roman" w:cs="Times New Roman"/>
          <w:sz w:val="24"/>
          <w:szCs w:val="24"/>
        </w:rPr>
      </w:r>
      <w:r w:rsidR="004F2D4F">
        <w:rPr>
          <w:rFonts w:ascii="Times New Roman" w:hAnsi="Times New Roman" w:cs="Times New Roman"/>
          <w:sz w:val="24"/>
          <w:szCs w:val="24"/>
        </w:rPr>
        <w:fldChar w:fldCharType="separate"/>
      </w:r>
      <w:r w:rsidR="004F2D4F">
        <w:rPr>
          <w:rFonts w:ascii="Times New Roman" w:hAnsi="Times New Roman" w:cs="Times New Roman"/>
          <w:noProof/>
          <w:sz w:val="24"/>
          <w:szCs w:val="24"/>
        </w:rPr>
        <w:t>(Chen et al. 2007; Katzman et al. 2007)</w:t>
      </w:r>
      <w:r w:rsidR="004F2D4F">
        <w:rPr>
          <w:rFonts w:ascii="Times New Roman" w:hAnsi="Times New Roman" w:cs="Times New Roman"/>
          <w:sz w:val="24"/>
          <w:szCs w:val="24"/>
        </w:rPr>
        <w:fldChar w:fldCharType="end"/>
      </w:r>
      <w:r>
        <w:rPr>
          <w:rFonts w:ascii="Times New Roman" w:hAnsi="Times New Roman" w:cs="Times New Roman"/>
          <w:sz w:val="24"/>
          <w:szCs w:val="24"/>
        </w:rPr>
        <w:t xml:space="preserve">, likely impacting the predictability of the influence of both forms of selection on discordance over evolutionary timescales. </w:t>
      </w:r>
      <w:r w:rsidR="00F530D3">
        <w:rPr>
          <w:rFonts w:ascii="Times New Roman" w:hAnsi="Times New Roman" w:cs="Times New Roman"/>
          <w:sz w:val="24"/>
          <w:szCs w:val="24"/>
        </w:rPr>
        <w:t xml:space="preserve">Consistent with this, we observed less conservation of phylogenetic signal on average surrounding rapidly evolving genes </w:t>
      </w:r>
      <w:r w:rsidR="006C1351">
        <w:rPr>
          <w:rFonts w:ascii="Times New Roman" w:hAnsi="Times New Roman" w:cs="Times New Roman"/>
          <w:sz w:val="24"/>
          <w:szCs w:val="24"/>
        </w:rPr>
        <w:t xml:space="preserve">and </w:t>
      </w:r>
      <w:r w:rsidR="00F530D3">
        <w:rPr>
          <w:rFonts w:ascii="Times New Roman" w:hAnsi="Times New Roman" w:cs="Times New Roman"/>
          <w:sz w:val="24"/>
          <w:szCs w:val="24"/>
        </w:rPr>
        <w:t>more variance</w:t>
      </w:r>
      <w:r w:rsidR="00DF4696">
        <w:rPr>
          <w:rFonts w:ascii="Times New Roman" w:hAnsi="Times New Roman" w:cs="Times New Roman"/>
          <w:sz w:val="24"/>
          <w:szCs w:val="24"/>
        </w:rPr>
        <w:t xml:space="preserve">. </w:t>
      </w:r>
      <w:r w:rsidR="0073640B">
        <w:rPr>
          <w:rFonts w:ascii="Times New Roman" w:hAnsi="Times New Roman" w:cs="Times New Roman"/>
          <w:sz w:val="24"/>
          <w:szCs w:val="24"/>
        </w:rPr>
        <w:t>T</w:t>
      </w:r>
      <w:r w:rsidR="00F530D3">
        <w:rPr>
          <w:rFonts w:ascii="Times New Roman" w:hAnsi="Times New Roman" w:cs="Times New Roman"/>
          <w:sz w:val="24"/>
          <w:szCs w:val="24"/>
        </w:rPr>
        <w:t>he models</w:t>
      </w:r>
      <w:r w:rsidR="00DF4696">
        <w:rPr>
          <w:rFonts w:ascii="Times New Roman" w:hAnsi="Times New Roman" w:cs="Times New Roman"/>
          <w:sz w:val="24"/>
          <w:szCs w:val="24"/>
        </w:rPr>
        <w:t xml:space="preserve"> that</w:t>
      </w:r>
      <w:r w:rsidR="00F530D3">
        <w:rPr>
          <w:rFonts w:ascii="Times New Roman" w:hAnsi="Times New Roman" w:cs="Times New Roman"/>
          <w:sz w:val="24"/>
          <w:szCs w:val="24"/>
        </w:rPr>
        <w:t xml:space="preserve"> we considered are designed to detect recurrent positive directional selection</w:t>
      </w:r>
      <w:r w:rsidR="0073640B">
        <w:rPr>
          <w:rFonts w:ascii="Times New Roman" w:hAnsi="Times New Roman" w:cs="Times New Roman"/>
          <w:sz w:val="24"/>
          <w:szCs w:val="24"/>
        </w:rPr>
        <w:t>. Nonetheless,</w:t>
      </w:r>
      <w:r w:rsidR="00D40C88">
        <w:rPr>
          <w:rFonts w:ascii="Times New Roman" w:hAnsi="Times New Roman" w:cs="Times New Roman"/>
          <w:sz w:val="24"/>
          <w:szCs w:val="24"/>
        </w:rPr>
        <w:t xml:space="preserve"> the reduced diversity associated with these recurrent selective sweeps of beneficial amino acid substitutions at these genes appears to fade </w:t>
      </w:r>
      <w:commentRangeStart w:id="77"/>
      <w:commentRangeStart w:id="78"/>
      <w:r w:rsidR="00DF4696">
        <w:rPr>
          <w:rFonts w:ascii="Times New Roman" w:hAnsi="Times New Roman" w:cs="Times New Roman"/>
          <w:sz w:val="24"/>
          <w:szCs w:val="24"/>
        </w:rPr>
        <w:t xml:space="preserve">relatively </w:t>
      </w:r>
      <w:r>
        <w:rPr>
          <w:rFonts w:ascii="Times New Roman" w:hAnsi="Times New Roman" w:cs="Times New Roman"/>
          <w:sz w:val="24"/>
          <w:szCs w:val="24"/>
        </w:rPr>
        <w:t>quickly over time</w:t>
      </w:r>
      <w:commentRangeEnd w:id="77"/>
      <w:r w:rsidR="00ED58BF">
        <w:rPr>
          <w:rStyle w:val="CommentReference"/>
        </w:rPr>
        <w:commentReference w:id="77"/>
      </w:r>
      <w:commentRangeEnd w:id="78"/>
      <w:r w:rsidR="00562FAD">
        <w:rPr>
          <w:rStyle w:val="CommentReference"/>
        </w:rPr>
        <w:commentReference w:id="78"/>
      </w:r>
      <w:r w:rsidR="0073640B">
        <w:rPr>
          <w:rFonts w:ascii="Times New Roman" w:hAnsi="Times New Roman" w:cs="Times New Roman"/>
          <w:sz w:val="24"/>
          <w:szCs w:val="24"/>
        </w:rPr>
        <w:t>, at least</w:t>
      </w:r>
      <w:r w:rsidR="00DF4696">
        <w:rPr>
          <w:rFonts w:ascii="Times New Roman" w:hAnsi="Times New Roman" w:cs="Times New Roman"/>
          <w:sz w:val="24"/>
          <w:szCs w:val="24"/>
        </w:rPr>
        <w:t xml:space="preserve"> relative to more pervasive purifying selection at UCEs and other </w:t>
      </w:r>
      <w:r>
        <w:rPr>
          <w:rFonts w:ascii="Times New Roman" w:hAnsi="Times New Roman" w:cs="Times New Roman"/>
          <w:sz w:val="24"/>
          <w:szCs w:val="24"/>
        </w:rPr>
        <w:t>gene regions.</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10E31226"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It is known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6A55D6E0"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 three selection tests run, HyPhy’s BUSTED and aBSREL and PAML’s M1a vs. M2asome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w:t>
      </w:r>
      <w:r w:rsidR="00D40C88">
        <w:rPr>
          <w:rFonts w:ascii="Times New Roman" w:hAnsi="Times New Roman" w:cs="Times New Roman"/>
          <w:sz w:val="24"/>
          <w:szCs w:val="24"/>
        </w:rPr>
        <w:lastRenderedPageBreak/>
        <w:t xml:space="preserve">contrast, </w:t>
      </w:r>
      <w:r w:rsidRPr="00031896">
        <w:rPr>
          <w:rFonts w:ascii="Times New Roman" w:hAnsi="Times New Roman" w:cs="Times New Roman"/>
          <w:sz w:val="24"/>
          <w:szCs w:val="24"/>
        </w:rPr>
        <w:t xml:space="preserve">the genes that showed evidence of positive selection regardless of tree had levels of discordance comparable to all genes (85%, Figure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concatenated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06000E" w:rsidRPr="00031896">
        <w:rPr>
          <w:rFonts w:ascii="Times New Roman" w:hAnsi="Times New Roman" w:cs="Times New Roman"/>
          <w:sz w:val="24"/>
          <w:szCs w:val="24"/>
        </w:rPr>
        <w:t xml:space="preserve"> such as HyPhy’s BUSTED and aBSREL models</w:t>
      </w:r>
      <w:r w:rsidR="00580E1E">
        <w:rPr>
          <w:rFonts w:ascii="Times New Roman" w:hAnsi="Times New Roman" w:cs="Times New Roman"/>
          <w:sz w:val="24"/>
          <w:szCs w:val="24"/>
        </w:rPr>
        <w:t>, that</w:t>
      </w:r>
      <w:r w:rsidR="0006000E" w:rsidRPr="00031896">
        <w:rPr>
          <w:rFonts w:ascii="Times New Roman" w:hAnsi="Times New Roman" w:cs="Times New Roman"/>
          <w:sz w:val="24"/>
          <w:szCs w:val="24"/>
        </w:rPr>
        <w:t xml:space="preserve"> </w:t>
      </w:r>
      <w:r w:rsidR="00CA2CF5" w:rsidRPr="00031896">
        <w:rPr>
          <w:rFonts w:ascii="Times New Roman" w:hAnsi="Times New Roman" w:cs="Times New Roman"/>
          <w:sz w:val="24"/>
          <w:szCs w:val="24"/>
        </w:rPr>
        <w:t xml:space="preserve">allow </w:t>
      </w:r>
      <w:r w:rsidR="00580E1E">
        <w:rPr>
          <w:rFonts w:ascii="Times New Roman" w:hAnsi="Times New Roman" w:cs="Times New Roman"/>
          <w:sz w:val="24"/>
          <w:szCs w:val="24"/>
        </w:rPr>
        <w:t xml:space="preserve">substitution </w:t>
      </w:r>
      <w:r w:rsidR="00CA2CF5" w:rsidRPr="00031896">
        <w:rPr>
          <w:rFonts w:ascii="Times New Roman" w:hAnsi="Times New Roman" w:cs="Times New Roman"/>
          <w:sz w:val="24"/>
          <w:szCs w:val="24"/>
        </w:rPr>
        <w:t xml:space="preserve">rates to vary among both branches and </w:t>
      </w:r>
      <w:r w:rsidR="00580E1E">
        <w:rPr>
          <w:rFonts w:ascii="Times New Roman" w:hAnsi="Times New Roman" w:cs="Times New Roman"/>
          <w:sz w:val="24"/>
          <w:szCs w:val="24"/>
        </w:rPr>
        <w:t xml:space="preserve">codon </w:t>
      </w:r>
      <w:r w:rsidR="00CA2CF5" w:rsidRPr="00031896">
        <w:rPr>
          <w:rFonts w:ascii="Times New Roman" w:hAnsi="Times New Roman" w:cs="Times New Roman"/>
          <w:sz w:val="24"/>
          <w:szCs w:val="24"/>
        </w:rPr>
        <w:t xml:space="preserve">sites,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 xml:space="preserve">inferred gene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concatenated 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r w:rsidR="00C445FE" w:rsidRPr="005B45C4">
        <w:rPr>
          <w:rFonts w:ascii="Times New Roman" w:hAnsi="Times New Roman" w:cs="Times New Roman"/>
          <w:i/>
          <w:iCs/>
          <w:sz w:val="24"/>
          <w:szCs w:val="24"/>
        </w:rPr>
        <w:t>dN/dS</w:t>
      </w:r>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C445FE">
        <w:rPr>
          <w:rFonts w:ascii="Times New Roman" w:hAnsi="Times New Roman" w:cs="Times New Roman"/>
          <w:sz w:val="24"/>
          <w:szCs w:val="24"/>
        </w:rPr>
        <w:t xml:space="preserve"> positive selection.  </w:t>
      </w:r>
      <w:r w:rsidRPr="00031896">
        <w:rPr>
          <w:rFonts w:ascii="Times New Roman" w:hAnsi="Times New Roman" w:cs="Times New Roman"/>
          <w:sz w:val="24"/>
          <w:szCs w:val="24"/>
        </w:rPr>
        <w:t xml:space="preserve"> </w:t>
      </w:r>
    </w:p>
    <w:p w14:paraId="74B68322" w14:textId="0A7C2E80" w:rsidR="005D3A4E" w:rsidRPr="00031896"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w:t>
      </w:r>
      <w:r>
        <w:rPr>
          <w:rFonts w:ascii="Times New Roman" w:hAnsi="Times New Roman" w:cs="Times New Roman"/>
          <w:sz w:val="24"/>
          <w:szCs w:val="24"/>
        </w:rPr>
        <w:t xml:space="preserve">likely </w:t>
      </w:r>
      <w:r w:rsidR="0002598C" w:rsidRPr="00031896">
        <w:rPr>
          <w:rFonts w:ascii="Times New Roman" w:hAnsi="Times New Roman" w:cs="Times New Roman"/>
          <w:sz w:val="24"/>
          <w:szCs w:val="24"/>
        </w:rPr>
        <w:t xml:space="preserve">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PFJlY051bT4xNzwvUmVjTnVtPjxEaXNwbGF5VGV4dD4oTWVuZGVzIGFuZCBIYWhuIDIwMTY7IFJv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PC9lbGVjdHJvbmljLXJlc291cmNlLW51bT48L3JlY29yZD48L0NpdGU+PENpdGU+PEF1dGhvcj5N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</w:fldData>
        </w:fldChar>
      </w:r>
      <w:r w:rsidR="00027007">
        <w:rPr>
          <w:rFonts w:ascii="Times New Roman" w:hAnsi="Times New Roman" w:cs="Times New Roman"/>
          <w:sz w:val="24"/>
          <w:szCs w:val="24"/>
        </w:rPr>
        <w:instrText xml:space="preserve"> ADDIN EN.CITE </w:instrTex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PFJlY051bT4xNzwvUmVjTnVtPjxEaXNwbGF5VGV4dD4oTWVuZGVzIGFuZCBIYWhuIDIwMTY7IFJv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PC9lbGVjdHJvbmljLXJlc291cmNlLW51bT48L3JlY29yZD48L0NpdGU+PENpdGU+PEF1dGhvcj5N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</w:fldData>
        </w:fldChar>
      </w:r>
      <w:r w:rsidR="00027007">
        <w:rPr>
          <w:rFonts w:ascii="Times New Roman" w:hAnsi="Times New Roman" w:cs="Times New Roman"/>
          <w:sz w:val="24"/>
          <w:szCs w:val="24"/>
        </w:rPr>
        <w:instrText xml:space="preserve"> ADDIN EN.CITE.DATA </w:instrText>
      </w:r>
      <w:r w:rsidR="00027007">
        <w:rPr>
          <w:rFonts w:ascii="Times New Roman" w:hAnsi="Times New Roman" w:cs="Times New Roman"/>
          <w:sz w:val="24"/>
          <w:szCs w:val="24"/>
        </w:rPr>
      </w:r>
      <w:r w:rsidR="00027007">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We </w:t>
      </w:r>
      <w:r w:rsidR="00D40C88">
        <w:rPr>
          <w:rFonts w:ascii="Times New Roman" w:hAnsi="Times New Roman" w:cs="Times New Roman"/>
          <w:sz w:val="24"/>
          <w:szCs w:val="24"/>
        </w:rPr>
        <w:t xml:space="preserve">also </w:t>
      </w:r>
      <w:r w:rsidR="00027007">
        <w:rPr>
          <w:rFonts w:ascii="Times New Roman" w:hAnsi="Times New Roman" w:cs="Times New Roman"/>
          <w:sz w:val="24"/>
          <w:szCs w:val="24"/>
        </w:rPr>
        <w:t xml:space="preserve">find evidence for this here, given that tree similarity </w:t>
      </w:r>
      <w:r>
        <w:rPr>
          <w:rFonts w:ascii="Times New Roman" w:hAnsi="Times New Roman" w:cs="Times New Roman"/>
          <w:sz w:val="24"/>
          <w:szCs w:val="24"/>
        </w:rPr>
        <w:t>diminished at scales that are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FF1430">
        <w:rPr>
          <w:rFonts w:ascii="Times New Roman" w:hAnsi="Times New Roman" w:cs="Times New Roman"/>
          <w:sz w:val="24"/>
          <w:szCs w:val="24"/>
        </w:rPr>
        <w:t>37.02</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However, </w:t>
      </w:r>
      <w:r w:rsidR="006C1351">
        <w:rPr>
          <w:rFonts w:ascii="Times New Roman" w:hAnsi="Times New Roman" w:cs="Times New Roman"/>
          <w:sz w:val="24"/>
          <w:szCs w:val="24"/>
        </w:rPr>
        <w:t xml:space="preserve">incorporating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ven methods that allow the use of different trees for different loci (like PAML and HyPhy)</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commentRangeStart w:id="79"/>
      <w:commentRangeStart w:id="80"/>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 xml:space="preserve">. </w:t>
      </w:r>
      <w:commentRangeEnd w:id="79"/>
      <w:r w:rsidR="009D7BC7">
        <w:rPr>
          <w:rStyle w:val="CommentReference"/>
        </w:rPr>
        <w:commentReference w:id="79"/>
      </w:r>
      <w:commentRangeEnd w:id="80"/>
      <w:r w:rsidR="005F1E33">
        <w:rPr>
          <w:rStyle w:val="CommentReference"/>
        </w:rPr>
        <w:commentReference w:id="80"/>
      </w:r>
      <w:r w:rsidR="007146C0">
        <w:rPr>
          <w:rFonts w:ascii="Times New Roman" w:hAnsi="Times New Roman" w:cs="Times New Roman"/>
          <w:sz w:val="24"/>
          <w:szCs w:val="24"/>
        </w:rPr>
        <w:t xml:space="preserve">Our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false negative and false positive inferences of positive selection.</w:t>
      </w:r>
    </w:p>
    <w:p w14:paraId="3E06BC0E" w14:textId="072170C5" w:rsidR="00D820F9" w:rsidRDefault="00BD1339" w:rsidP="005B45C4">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Finally, because of recombination’s underlying </w:t>
      </w:r>
      <w:r w:rsidR="007336E1">
        <w:rPr>
          <w:rFonts w:ascii="Times New Roman" w:hAnsi="Times New Roman" w:cs="Times New Roman"/>
          <w:sz w:val="24"/>
          <w:szCs w:val="24"/>
        </w:rPr>
        <w:t>contribution</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to phylogenomic</w:t>
      </w:r>
      <w:r w:rsidRPr="00031896">
        <w:rPr>
          <w:rFonts w:ascii="Times New Roman" w:hAnsi="Times New Roman" w:cs="Times New Roman"/>
          <w:sz w:val="24"/>
          <w:szCs w:val="24"/>
        </w:rPr>
        <w:t xml:space="preserve"> discordance, one might be tempted to control for alternate topologies in a comparative genomic dataset</w:t>
      </w:r>
      <w:r w:rsidR="003E7B41" w:rsidRPr="00031896">
        <w:rPr>
          <w:rFonts w:ascii="Times New Roman" w:hAnsi="Times New Roman" w:cs="Times New Roman"/>
          <w:sz w:val="24"/>
          <w:szCs w:val="24"/>
        </w:rPr>
        <w:t xml:space="preserve"> by</w:t>
      </w:r>
      <w:r w:rsidRPr="00031896">
        <w:rPr>
          <w:rFonts w:ascii="Times New Roman" w:hAnsi="Times New Roman" w:cs="Times New Roman"/>
          <w:sz w:val="24"/>
          <w:szCs w:val="24"/>
        </w:rPr>
        <w:t xml:space="preserve"> using</w:t>
      </w:r>
      <w:r w:rsidR="003E7B41" w:rsidRPr="00031896">
        <w:rPr>
          <w:rFonts w:ascii="Times New Roman" w:hAnsi="Times New Roman" w:cs="Times New Roman"/>
          <w:sz w:val="24"/>
          <w:szCs w:val="24"/>
        </w:rPr>
        <w:t xml:space="preserve"> a</w:t>
      </w:r>
      <w:r w:rsidRPr="00031896">
        <w:rPr>
          <w:rFonts w:ascii="Times New Roman" w:hAnsi="Times New Roman" w:cs="Times New Roman"/>
          <w:sz w:val="24"/>
          <w:szCs w:val="24"/>
        </w:rPr>
        <w:t xml:space="preserve"> </w:t>
      </w:r>
      <w:r w:rsidR="00317E4A" w:rsidRPr="00031896">
        <w:rPr>
          <w:rFonts w:ascii="Times New Roman" w:hAnsi="Times New Roman" w:cs="Times New Roman"/>
          <w:sz w:val="24"/>
          <w:szCs w:val="24"/>
        </w:rPr>
        <w:t>genetic map from a single, well</w:t>
      </w:r>
      <w:r w:rsidR="00D40C88">
        <w:rPr>
          <w:rFonts w:ascii="Times New Roman" w:hAnsi="Times New Roman" w:cs="Times New Roman"/>
          <w:sz w:val="24"/>
          <w:szCs w:val="24"/>
        </w:rPr>
        <w:t>-</w:t>
      </w:r>
      <w:r w:rsidR="00317E4A" w:rsidRPr="00031896">
        <w:rPr>
          <w:rFonts w:ascii="Times New Roman" w:hAnsi="Times New Roman" w:cs="Times New Roman"/>
          <w:sz w:val="24"/>
          <w:szCs w:val="24"/>
        </w:rPr>
        <w:t>studie</w:t>
      </w:r>
      <w:r w:rsidR="007336E1">
        <w:rPr>
          <w:rFonts w:ascii="Times New Roman" w:hAnsi="Times New Roman" w:cs="Times New Roman"/>
          <w:sz w:val="24"/>
          <w:szCs w:val="24"/>
        </w:rPr>
        <w:t>d</w:t>
      </w:r>
      <w:r w:rsidR="00317E4A" w:rsidRPr="00031896">
        <w:rPr>
          <w:rFonts w:ascii="Times New Roman" w:hAnsi="Times New Roman" w:cs="Times New Roman"/>
          <w:sz w:val="24"/>
          <w:szCs w:val="24"/>
        </w:rPr>
        <w:t xml:space="preserve"> species and sampling regions with low recombination rates</w:t>
      </w:r>
      <w:r w:rsidRPr="00031896">
        <w:rPr>
          <w:rFonts w:ascii="Times New Roman" w:hAnsi="Times New Roman" w:cs="Times New Roman"/>
          <w:sz w:val="24"/>
          <w:szCs w:val="24"/>
        </w:rPr>
        <w:t xml:space="preserve">. However, our results show that </w:t>
      </w:r>
      <w:r w:rsidR="00D40C88">
        <w:rPr>
          <w:rFonts w:ascii="Times New Roman" w:hAnsi="Times New Roman" w:cs="Times New Roman"/>
          <w:sz w:val="24"/>
          <w:szCs w:val="24"/>
        </w:rPr>
        <w:t>using</w:t>
      </w:r>
      <w:r w:rsidR="002F50EA">
        <w:rPr>
          <w:rFonts w:ascii="Times New Roman" w:hAnsi="Times New Roman" w:cs="Times New Roman"/>
          <w:sz w:val="24"/>
          <w:szCs w:val="24"/>
        </w:rPr>
        <w:t xml:space="preserve"> a single recombination map</w:t>
      </w:r>
      <w:r w:rsidR="00317E4A" w:rsidRPr="00031896">
        <w:rPr>
          <w:rFonts w:ascii="Times New Roman" w:hAnsi="Times New Roman" w:cs="Times New Roman"/>
          <w:sz w:val="24"/>
          <w:szCs w:val="24"/>
        </w:rPr>
        <w:t xml:space="preserve"> is</w:t>
      </w:r>
      <w:r w:rsidRPr="00031896">
        <w:rPr>
          <w:rFonts w:ascii="Times New Roman" w:hAnsi="Times New Roman" w:cs="Times New Roman"/>
          <w:sz w:val="24"/>
          <w:szCs w:val="24"/>
        </w:rPr>
        <w:t xml:space="preserve"> insufficient to control for discordance</w:t>
      </w:r>
      <w:r w:rsidR="00FF15C6">
        <w:rPr>
          <w:rFonts w:ascii="Times New Roman" w:hAnsi="Times New Roman" w:cs="Times New Roman"/>
          <w:sz w:val="24"/>
          <w:szCs w:val="24"/>
        </w:rPr>
        <w:t xml:space="preserve"> </w:t>
      </w:r>
      <w:r w:rsidR="00FF15C6" w:rsidRPr="00031896">
        <w:rPr>
          <w:rFonts w:ascii="Times New Roman" w:hAnsi="Times New Roman" w:cs="Times New Roman"/>
          <w:sz w:val="24"/>
          <w:szCs w:val="24"/>
        </w:rPr>
        <w:t xml:space="preserve">even among a small sample of </w:t>
      </w:r>
      <w:r w:rsidR="00FF15C6">
        <w:rPr>
          <w:rFonts w:ascii="Times New Roman" w:hAnsi="Times New Roman" w:cs="Times New Roman"/>
          <w:sz w:val="24"/>
          <w:szCs w:val="24"/>
        </w:rPr>
        <w:t>seven</w:t>
      </w:r>
      <w:r w:rsidR="00FF15C6" w:rsidRPr="00031896">
        <w:rPr>
          <w:rFonts w:ascii="Times New Roman" w:hAnsi="Times New Roman" w:cs="Times New Roman"/>
          <w:sz w:val="24"/>
          <w:szCs w:val="24"/>
        </w:rPr>
        <w:t xml:space="preserve"> species</w:t>
      </w:r>
      <w:r w:rsidRPr="00031896">
        <w:rPr>
          <w:rFonts w:ascii="Times New Roman" w:hAnsi="Times New Roman" w:cs="Times New Roman"/>
          <w:sz w:val="24"/>
          <w:szCs w:val="24"/>
        </w:rPr>
        <w:t>. This is likely because the recombination rate</w:t>
      </w:r>
      <w:r w:rsidR="00211419">
        <w:rPr>
          <w:rFonts w:ascii="Times New Roman" w:hAnsi="Times New Roman" w:cs="Times New Roman"/>
          <w:sz w:val="24"/>
          <w:szCs w:val="24"/>
        </w:rPr>
        <w:t xml:space="preserve"> </w:t>
      </w:r>
      <w:r w:rsidR="00D40C88">
        <w:rPr>
          <w:rFonts w:ascii="Times New Roman" w:hAnsi="Times New Roman" w:cs="Times New Roman"/>
          <w:sz w:val="24"/>
          <w:szCs w:val="24"/>
        </w:rPr>
        <w:t>also evolves</w:t>
      </w:r>
      <w:r w:rsidR="00211419">
        <w:rPr>
          <w:rFonts w:ascii="Times New Roman" w:hAnsi="Times New Roman" w:cs="Times New Roman"/>
          <w:sz w:val="24"/>
          <w:szCs w:val="24"/>
        </w:rPr>
        <w:t xml:space="preserve"> and is linked to structural variation </w: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 </w:instrTex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EN.CITE.DATA </w:instrText>
      </w:r>
      <w:r w:rsidR="00211419">
        <w:rPr>
          <w:rFonts w:ascii="Times New Roman" w:hAnsi="Times New Roman" w:cs="Times New Roman"/>
          <w:sz w:val="24"/>
          <w:szCs w:val="24"/>
        </w:rPr>
      </w:r>
      <w:r w:rsidR="00211419">
        <w:rPr>
          <w:rFonts w:ascii="Times New Roman" w:hAnsi="Times New Roman" w:cs="Times New Roman"/>
          <w:sz w:val="24"/>
          <w:szCs w:val="24"/>
        </w:rPr>
        <w:fldChar w:fldCharType="end"/>
      </w:r>
      <w:r w:rsidR="00211419">
        <w:rPr>
          <w:rFonts w:ascii="Times New Roman" w:hAnsi="Times New Roman" w:cs="Times New Roman"/>
          <w:sz w:val="24"/>
          <w:szCs w:val="24"/>
        </w:rPr>
      </w:r>
      <w:r w:rsidR="00211419">
        <w:rPr>
          <w:rFonts w:ascii="Times New Roman" w:hAnsi="Times New Roman" w:cs="Times New Roman"/>
          <w:sz w:val="24"/>
          <w:szCs w:val="24"/>
        </w:rPr>
        <w:fldChar w:fldCharType="separate"/>
      </w:r>
      <w:r w:rsidR="00211419">
        <w:rPr>
          <w:rFonts w:ascii="Times New Roman" w:hAnsi="Times New Roman" w:cs="Times New Roman"/>
          <w:noProof/>
          <w:sz w:val="24"/>
          <w:szCs w:val="24"/>
        </w:rPr>
        <w:t>(Morgan et al. 2017)</w:t>
      </w:r>
      <w:r w:rsidR="00211419">
        <w:rPr>
          <w:rFonts w:ascii="Times New Roman" w:hAnsi="Times New Roman" w:cs="Times New Roman"/>
          <w:sz w:val="24"/>
          <w:szCs w:val="24"/>
        </w:rPr>
        <w:fldChar w:fldCharType="end"/>
      </w:r>
      <w:r w:rsidR="00211419">
        <w:rPr>
          <w:rFonts w:ascii="Times New Roman" w:hAnsi="Times New Roman" w:cs="Times New Roman"/>
          <w:sz w:val="24"/>
          <w:szCs w:val="24"/>
        </w:rPr>
        <w:t xml:space="preserve"> which is unaccounted for with use of a single </w:t>
      </w:r>
      <w:r w:rsidR="0083296E">
        <w:rPr>
          <w:rFonts w:ascii="Times New Roman" w:hAnsi="Times New Roman" w:cs="Times New Roman"/>
          <w:sz w:val="24"/>
          <w:szCs w:val="24"/>
        </w:rPr>
        <w:t xml:space="preserve">reference </w:t>
      </w:r>
      <w:r w:rsidR="00211419">
        <w:rPr>
          <w:rFonts w:ascii="Times New Roman" w:hAnsi="Times New Roman" w:cs="Times New Roman"/>
          <w:sz w:val="24"/>
          <w:szCs w:val="24"/>
        </w:rPr>
        <w:t>genome</w:t>
      </w:r>
      <w:r w:rsidR="002E3C2C" w:rsidRPr="00031896">
        <w:rPr>
          <w:rFonts w:ascii="Times New Roman" w:hAnsi="Times New Roman" w:cs="Times New Roman"/>
          <w:sz w:val="24"/>
          <w:szCs w:val="24"/>
        </w:rPr>
        <w:t>, resulting in a diminished correlation</w:t>
      </w:r>
      <w:r w:rsidR="00D40C88">
        <w:rPr>
          <w:rFonts w:ascii="Times New Roman" w:hAnsi="Times New Roman" w:cs="Times New Roman"/>
          <w:sz w:val="24"/>
          <w:szCs w:val="24"/>
        </w:rPr>
        <w:t xml:space="preserve"> signal</w:t>
      </w:r>
      <w:r w:rsidR="002E3C2C" w:rsidRPr="00031896">
        <w:rPr>
          <w:rFonts w:ascii="Times New Roman" w:hAnsi="Times New Roman" w:cs="Times New Roman"/>
          <w:sz w:val="24"/>
          <w:szCs w:val="24"/>
        </w:rPr>
        <w:t xml:space="preserve"> </w:t>
      </w:r>
      <w:r w:rsidR="002E3C2C" w:rsidRPr="00031896">
        <w:rPr>
          <w:rFonts w:ascii="Times New Roman" w:hAnsi="Times New Roman" w:cs="Times New Roman"/>
          <w:sz w:val="24"/>
          <w:szCs w:val="24"/>
        </w:rPr>
        <w:lastRenderedPageBreak/>
        <w:t>between rates and phylogenetic discordance over time</w:t>
      </w:r>
      <w:r w:rsidRPr="00031896">
        <w:rPr>
          <w:rFonts w:ascii="Times New Roman" w:hAnsi="Times New Roman" w:cs="Times New Roman"/>
          <w:sz w:val="24"/>
          <w:szCs w:val="24"/>
        </w:rPr>
        <w:t>.</w:t>
      </w:r>
      <w:r w:rsidR="002E3C2C" w:rsidRPr="00031896">
        <w:rPr>
          <w:rFonts w:ascii="Times New Roman" w:hAnsi="Times New Roman" w:cs="Times New Roman"/>
          <w:sz w:val="24"/>
          <w:szCs w:val="24"/>
        </w:rPr>
        <w:t xml:space="preserve"> This would</w:t>
      </w:r>
      <w:r w:rsidR="006C1351">
        <w:rPr>
          <w:rFonts w:ascii="Times New Roman" w:hAnsi="Times New Roman" w:cs="Times New Roman"/>
          <w:sz w:val="24"/>
          <w:szCs w:val="24"/>
        </w:rPr>
        <w:t xml:space="preserve"> likely</w:t>
      </w:r>
      <w:r w:rsidR="002E3C2C" w:rsidRPr="00031896">
        <w:rPr>
          <w:rFonts w:ascii="Times New Roman" w:hAnsi="Times New Roman" w:cs="Times New Roman"/>
          <w:sz w:val="24"/>
          <w:szCs w:val="24"/>
        </w:rPr>
        <w:t xml:space="preserve"> be compounded for more </w:t>
      </w:r>
      <w:r w:rsidR="00B62CA2">
        <w:rPr>
          <w:rFonts w:ascii="Times New Roman" w:hAnsi="Times New Roman" w:cs="Times New Roman"/>
          <w:sz w:val="24"/>
          <w:szCs w:val="24"/>
        </w:rPr>
        <w:t>species spanning deeper evolutionary timescales</w:t>
      </w:r>
      <w:r w:rsidR="002F50EA">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31290C2A" w14:textId="6346648C" w:rsidR="00B62CA2" w:rsidRPr="00D1036D" w:rsidRDefault="00B62CA2" w:rsidP="00562FAD">
      <w:pPr>
        <w:pStyle w:val="Heading2"/>
      </w:pPr>
      <w:r w:rsidRPr="00D1036D">
        <w:t>Conclusions</w:t>
      </w:r>
    </w:p>
    <w:p w14:paraId="21698D05" w14:textId="18AC2713" w:rsidR="00482581" w:rsidRDefault="001E6D5D" w:rsidP="001E6D5D">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Overall, o</w:t>
      </w:r>
      <w:r w:rsidR="00F02A1F" w:rsidRPr="00031896">
        <w:rPr>
          <w:rFonts w:ascii="Times New Roman" w:hAnsi="Times New Roman" w:cs="Times New Roman"/>
          <w:sz w:val="24"/>
          <w:szCs w:val="24"/>
        </w:rPr>
        <w:t xml:space="preserve">ur results increase whole genome sampling in the diverse group of murine </w:t>
      </w:r>
      <w:r w:rsidR="007336E1" w:rsidRPr="00031896">
        <w:rPr>
          <w:rFonts w:ascii="Times New Roman" w:hAnsi="Times New Roman" w:cs="Times New Roman"/>
          <w:sz w:val="24"/>
          <w:szCs w:val="24"/>
        </w:rPr>
        <w:t>rodents</w:t>
      </w:r>
      <w:r w:rsidR="001F5331">
        <w:rPr>
          <w:rFonts w:ascii="Times New Roman" w:hAnsi="Times New Roman" w:cs="Times New Roman"/>
          <w:sz w:val="24"/>
          <w:szCs w:val="24"/>
        </w:rPr>
        <w:t xml:space="preserve"> and provide a broad murine species tree based on thousands of UCE</w:t>
      </w:r>
      <w:r>
        <w:rPr>
          <w:rFonts w:ascii="Times New Roman" w:hAnsi="Times New Roman" w:cs="Times New Roman"/>
          <w:sz w:val="24"/>
          <w:szCs w:val="24"/>
        </w:rPr>
        <w:t>s</w:t>
      </w:r>
      <w:r w:rsidR="00F02A1F" w:rsidRPr="00031896">
        <w:rPr>
          <w:rFonts w:ascii="Times New Roman" w:hAnsi="Times New Roman" w:cs="Times New Roman"/>
          <w:sz w:val="24"/>
          <w:szCs w:val="24"/>
        </w:rPr>
        <w:t xml:space="preserve">. The </w:t>
      </w:r>
      <w:r w:rsidR="00514DB6" w:rsidRPr="00031896">
        <w:rPr>
          <w:rFonts w:ascii="Times New Roman" w:hAnsi="Times New Roman" w:cs="Times New Roman"/>
          <w:sz w:val="24"/>
          <w:szCs w:val="24"/>
        </w:rPr>
        <w:t>high-quality</w:t>
      </w:r>
      <w:r w:rsidR="00F02A1F"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F02A1F" w:rsidRPr="00031896">
        <w:rPr>
          <w:rFonts w:ascii="Times New Roman" w:hAnsi="Times New Roman" w:cs="Times New Roman"/>
          <w:sz w:val="24"/>
          <w:szCs w:val="24"/>
        </w:rPr>
        <w:t xml:space="preserve"> genome allows us </w:t>
      </w:r>
      <w:r w:rsidR="006C1351">
        <w:rPr>
          <w:rFonts w:ascii="Times New Roman" w:hAnsi="Times New Roman" w:cs="Times New Roman"/>
          <w:sz w:val="24"/>
          <w:szCs w:val="24"/>
        </w:rPr>
        <w:t>to</w:t>
      </w:r>
      <w:r w:rsidR="00F02A1F" w:rsidRPr="00031896">
        <w:rPr>
          <w:rFonts w:ascii="Times New Roman" w:hAnsi="Times New Roman" w:cs="Times New Roman"/>
          <w:sz w:val="24"/>
          <w:szCs w:val="24"/>
        </w:rPr>
        <w:t xml:space="preserve"> </w:t>
      </w:r>
      <w:r w:rsidR="00B62CA2">
        <w:rPr>
          <w:rFonts w:ascii="Times New Roman" w:hAnsi="Times New Roman" w:cs="Times New Roman"/>
          <w:sz w:val="24"/>
          <w:szCs w:val="24"/>
        </w:rPr>
        <w:t>examine</w:t>
      </w:r>
      <w:r w:rsidR="00F02A1F" w:rsidRPr="00031896">
        <w:rPr>
          <w:rFonts w:ascii="Times New Roman" w:hAnsi="Times New Roman" w:cs="Times New Roman"/>
          <w:sz w:val="24"/>
          <w:szCs w:val="24"/>
        </w:rPr>
        <w:t xml:space="preserve"> fine-scale patterns and effects of phylogenetic discordance along chromosomes</w:t>
      </w:r>
      <w:r w:rsidR="006C1351">
        <w:rPr>
          <w:rFonts w:ascii="Times New Roman" w:hAnsi="Times New Roman" w:cs="Times New Roman"/>
          <w:sz w:val="24"/>
          <w:szCs w:val="24"/>
        </w:rPr>
        <w:t xml:space="preserve">, revealing </w:t>
      </w:r>
      <w:r>
        <w:rPr>
          <w:rFonts w:ascii="Times New Roman" w:hAnsi="Times New Roman" w:cs="Times New Roman"/>
          <w:sz w:val="24"/>
          <w:szCs w:val="24"/>
        </w:rPr>
        <w:t xml:space="preserve">how discordance at evolutionary </w:t>
      </w:r>
      <w:r w:rsidR="007B062B">
        <w:rPr>
          <w:rFonts w:ascii="Times New Roman" w:hAnsi="Times New Roman" w:cs="Times New Roman"/>
          <w:sz w:val="24"/>
          <w:szCs w:val="24"/>
        </w:rPr>
        <w:t>timescales</w:t>
      </w:r>
      <w:r>
        <w:rPr>
          <w:rFonts w:ascii="Times New Roman" w:hAnsi="Times New Roman" w:cs="Times New Roman"/>
          <w:sz w:val="24"/>
          <w:szCs w:val="24"/>
        </w:rPr>
        <w:t xml:space="preserve"> </w:t>
      </w:r>
      <w:r w:rsidR="006C1351">
        <w:rPr>
          <w:rFonts w:ascii="Times New Roman" w:hAnsi="Times New Roman" w:cs="Times New Roman"/>
          <w:sz w:val="24"/>
          <w:szCs w:val="24"/>
        </w:rPr>
        <w:t>varies with genome biology</w:t>
      </w:r>
      <w:r w:rsidR="00F02A1F" w:rsidRPr="00031896">
        <w:rPr>
          <w:rFonts w:ascii="Times New Roman" w:hAnsi="Times New Roman" w:cs="Times New Roman"/>
          <w:sz w:val="24"/>
          <w:szCs w:val="24"/>
        </w:rPr>
        <w:t>. We</w:t>
      </w:r>
      <w:r>
        <w:rPr>
          <w:rFonts w:ascii="Times New Roman" w:hAnsi="Times New Roman" w:cs="Times New Roman"/>
          <w:sz w:val="24"/>
          <w:szCs w:val="24"/>
        </w:rPr>
        <w:t xml:space="preserve"> also</w:t>
      </w:r>
      <w:r w:rsidR="00F02A1F" w:rsidRPr="00031896">
        <w:rPr>
          <w:rFonts w:ascii="Times New Roman" w:hAnsi="Times New Roman" w:cs="Times New Roman"/>
          <w:sz w:val="24"/>
          <w:szCs w:val="24"/>
        </w:rPr>
        <w:t xml:space="preserve"> demonstrate how</w:t>
      </w:r>
      <w:r>
        <w:rPr>
          <w:rFonts w:ascii="Times New Roman" w:hAnsi="Times New Roman" w:cs="Times New Roman"/>
          <w:sz w:val="24"/>
          <w:szCs w:val="24"/>
        </w:rPr>
        <w:t xml:space="preserve"> phylogenetic discordance can mislead</w:t>
      </w:r>
      <w:r w:rsidR="00F02A1F" w:rsidRPr="00031896">
        <w:rPr>
          <w:rFonts w:ascii="Times New Roman" w:hAnsi="Times New Roman" w:cs="Times New Roman"/>
          <w:sz w:val="24"/>
          <w:szCs w:val="24"/>
        </w:rPr>
        <w:t xml:space="preserve"> common tests for selection if only a single species tree is </w:t>
      </w:r>
      <w:r w:rsidR="00514DB6" w:rsidRPr="00031896">
        <w:rPr>
          <w:rFonts w:ascii="Times New Roman" w:hAnsi="Times New Roman" w:cs="Times New Roman"/>
          <w:sz w:val="24"/>
          <w:szCs w:val="24"/>
        </w:rPr>
        <w:t xml:space="preserve">used. </w:t>
      </w:r>
      <w:r w:rsidR="008150E1" w:rsidRPr="00031896">
        <w:rPr>
          <w:rFonts w:ascii="Times New Roman" w:hAnsi="Times New Roman" w:cs="Times New Roman"/>
          <w:sz w:val="24"/>
          <w:szCs w:val="24"/>
        </w:rPr>
        <w:t>Using our results, we can better u</w:t>
      </w:r>
      <w:r w:rsidR="00514DB6" w:rsidRPr="00031896">
        <w:rPr>
          <w:rFonts w:ascii="Times New Roman" w:hAnsi="Times New Roman" w:cs="Times New Roman"/>
          <w:sz w:val="24"/>
          <w:szCs w:val="24"/>
        </w:rPr>
        <w:t>nderstand the complexities of phylogenomic datasets</w:t>
      </w:r>
      <w:r w:rsidR="008150E1" w:rsidRPr="00031896">
        <w:rPr>
          <w:rFonts w:ascii="Times New Roman" w:hAnsi="Times New Roman" w:cs="Times New Roman"/>
          <w:sz w:val="24"/>
          <w:szCs w:val="24"/>
        </w:rPr>
        <w:t xml:space="preserve"> which</w:t>
      </w:r>
      <w:r w:rsidR="00514DB6" w:rsidRPr="00031896">
        <w:rPr>
          <w:rFonts w:ascii="Times New Roman" w:hAnsi="Times New Roman" w:cs="Times New Roman"/>
          <w:sz w:val="24"/>
          <w:szCs w:val="24"/>
        </w:rPr>
        <w:t xml:space="preserve"> will help to ensure that steps are taken to </w:t>
      </w:r>
      <w:r w:rsidR="008150E1" w:rsidRPr="00031896">
        <w:rPr>
          <w:rFonts w:ascii="Times New Roman" w:hAnsi="Times New Roman" w:cs="Times New Roman"/>
          <w:sz w:val="24"/>
          <w:szCs w:val="24"/>
        </w:rPr>
        <w:t>accommodate these details</w:t>
      </w:r>
      <w:r w:rsidR="00514DB6" w:rsidRPr="00031896">
        <w:rPr>
          <w:rFonts w:ascii="Times New Roman" w:hAnsi="Times New Roman" w:cs="Times New Roman"/>
          <w:sz w:val="24"/>
          <w:szCs w:val="24"/>
        </w:rPr>
        <w:t xml:space="preserve"> in </w:t>
      </w:r>
      <w:r w:rsidR="00997B40" w:rsidRPr="00A21B9E">
        <w:rPr>
          <w:rFonts w:ascii="Times New Roman" w:hAnsi="Times New Roman" w:cs="Times New Roman"/>
          <w:sz w:val="24"/>
          <w:szCs w:val="24"/>
        </w:rPr>
        <w:t>future</w:t>
      </w:r>
      <w:r w:rsidR="00997B40">
        <w:rPr>
          <w:rFonts w:ascii="Times New Roman" w:hAnsi="Times New Roman" w:cs="Times New Roman"/>
          <w:sz w:val="24"/>
          <w:szCs w:val="24"/>
        </w:rPr>
        <w:t xml:space="preserve"> </w:t>
      </w:r>
      <w:r w:rsidR="00514DB6" w:rsidRPr="00031896">
        <w:rPr>
          <w:rFonts w:ascii="Times New Roman" w:hAnsi="Times New Roman" w:cs="Times New Roman"/>
          <w:sz w:val="24"/>
          <w:szCs w:val="24"/>
        </w:rPr>
        <w:t>comparative studies.</w:t>
      </w:r>
      <w:r w:rsidR="00815BD6">
        <w:rPr>
          <w:rFonts w:ascii="Times New Roman" w:hAnsi="Times New Roman" w:cs="Times New Roman"/>
          <w:sz w:val="24"/>
          <w:szCs w:val="24"/>
        </w:rPr>
        <w:t xml:space="preserve"> </w:t>
      </w:r>
    </w:p>
    <w:p w14:paraId="6E15D4D3" w14:textId="4E0DFAA9" w:rsidR="00C75391" w:rsidRDefault="00851991" w:rsidP="00C75391">
      <w:pPr>
        <w:pStyle w:val="Heading1"/>
      </w:pPr>
      <w:r>
        <w:t>Acknowledgme</w:t>
      </w:r>
      <w:r w:rsidR="00C75391">
        <w:t>nts</w:t>
      </w:r>
    </w:p>
    <w:p w14:paraId="37CD18A9" w14:textId="5AE8074B" w:rsidR="00851991" w:rsidRDefault="00851991" w:rsidP="005C2974">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We thank Jake Esselstyn and Kevin Rowe for helpful comments and discussion on the murine species tree.</w:t>
      </w:r>
      <w:r w:rsidR="00A76FC9">
        <w:rPr>
          <w:rFonts w:ascii="Times New Roman" w:hAnsi="Times New Roman" w:cs="Times New Roman"/>
          <w:sz w:val="24"/>
          <w:szCs w:val="24"/>
        </w:rPr>
        <w:t xml:space="preserve"> We also thank Brant Faircloth and Trevor Sless for advice on using phyluce.</w:t>
      </w:r>
      <w:r>
        <w:rPr>
          <w:rFonts w:ascii="Times New Roman" w:hAnsi="Times New Roman" w:cs="Times New Roman"/>
          <w:sz w:val="24"/>
          <w:szCs w:val="24"/>
        </w:rPr>
        <w:t xml:space="preserve"> </w:t>
      </w:r>
      <w:r w:rsidR="00C04E5F">
        <w:rPr>
          <w:rFonts w:ascii="Times New Roman" w:hAnsi="Times New Roman" w:cs="Times New Roman"/>
          <w:sz w:val="24"/>
          <w:szCs w:val="24"/>
        </w:rPr>
        <w:t xml:space="preserve">We are grateful for tissue samples provided by Chris Conroy at the </w:t>
      </w:r>
      <w:r w:rsidR="00C04E5F" w:rsidRPr="00C04E5F">
        <w:rPr>
          <w:rFonts w:ascii="Times New Roman" w:hAnsi="Times New Roman" w:cs="Times New Roman"/>
          <w:sz w:val="24"/>
          <w:szCs w:val="24"/>
        </w:rPr>
        <w:t xml:space="preserve">Museum of Vertebrate Zoology, Berkeley, CA (MVZ) and </w:t>
      </w:r>
      <w:r w:rsidR="00C04E5F">
        <w:rPr>
          <w:rFonts w:ascii="Times New Roman" w:hAnsi="Times New Roman" w:cs="Times New Roman"/>
          <w:sz w:val="24"/>
          <w:szCs w:val="24"/>
        </w:rPr>
        <w:t xml:space="preserve">Adam Ferguson at </w:t>
      </w:r>
      <w:r w:rsidR="00C04E5F" w:rsidRPr="00C04E5F">
        <w:rPr>
          <w:rFonts w:ascii="Times New Roman" w:hAnsi="Times New Roman" w:cs="Times New Roman"/>
          <w:sz w:val="24"/>
          <w:szCs w:val="24"/>
        </w:rPr>
        <w:t>the Field Museum of Natural History, Chicago, IL (FMNH)</w:t>
      </w:r>
      <w:r w:rsidR="00C04E5F">
        <w:rPr>
          <w:rFonts w:ascii="Times New Roman" w:hAnsi="Times New Roman" w:cs="Times New Roman"/>
          <w:sz w:val="24"/>
          <w:szCs w:val="24"/>
        </w:rPr>
        <w:t>, and to the original collectors</w:t>
      </w:r>
      <w:r w:rsidR="00C04E5F" w:rsidRPr="00C04E5F">
        <w:rPr>
          <w:rFonts w:ascii="Times New Roman" w:hAnsi="Times New Roman" w:cs="Times New Roman"/>
          <w:sz w:val="24"/>
          <w:szCs w:val="24"/>
        </w:rPr>
        <w:t xml:space="preserve">. </w:t>
      </w:r>
      <w:r w:rsidR="00C75391"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sidR="00B84C77">
        <w:rPr>
          <w:rFonts w:ascii="Times New Roman" w:hAnsi="Times New Roman" w:cs="Times New Roman"/>
          <w:sz w:val="24"/>
          <w:szCs w:val="24"/>
        </w:rPr>
        <w:t xml:space="preserve">. </w:t>
      </w:r>
      <w:r w:rsidR="00A76FC9" w:rsidRPr="00F76DC7">
        <w:rPr>
          <w:rFonts w:ascii="Times New Roman" w:hAnsi="Times New Roman" w:cs="Times New Roman"/>
          <w:sz w:val="24"/>
          <w:szCs w:val="24"/>
        </w:rPr>
        <w:t>J.J.H. received financial</w:t>
      </w:r>
      <w:r w:rsidR="00A76FC9">
        <w:rPr>
          <w:rFonts w:ascii="Times New Roman" w:hAnsi="Times New Roman" w:cs="Times New Roman"/>
          <w:sz w:val="24"/>
          <w:szCs w:val="24"/>
        </w:rPr>
        <w:t xml:space="preserve"> </w:t>
      </w:r>
      <w:r w:rsidR="00A76FC9" w:rsidRPr="00F76DC7">
        <w:rPr>
          <w:rFonts w:ascii="Times New Roman" w:hAnsi="Times New Roman" w:cs="Times New Roman"/>
          <w:sz w:val="24"/>
          <w:szCs w:val="24"/>
        </w:rPr>
        <w:t>support from the Cornell Center for Vertebrate Genomics</w:t>
      </w:r>
      <w:r w:rsidR="00A76FC9">
        <w:rPr>
          <w:rFonts w:ascii="Times New Roman" w:hAnsi="Times New Roman" w:cs="Times New Roman"/>
          <w:sz w:val="24"/>
          <w:szCs w:val="24"/>
        </w:rPr>
        <w:t xml:space="preserve">. </w:t>
      </w:r>
      <w:r w:rsidR="00D40C88" w:rsidRPr="00AF0B2F">
        <w:rPr>
          <w:rFonts w:ascii="Times New Roman" w:hAnsi="Times New Roman" w:cs="Times New Roman"/>
          <w:sz w:val="24"/>
          <w:szCs w:val="24"/>
        </w:rPr>
        <w:t>J. S. B. was supported by the University of Michigan Life Sciences Fellows program and the Jean Wright Cohn Endowment Fund at the University of Michigan Museum of Zoology.</w:t>
      </w:r>
      <w:r w:rsidR="00D40C88">
        <w:rPr>
          <w:rFonts w:ascii="Times New Roman" w:hAnsi="Times New Roman" w:cs="Times New Roman"/>
          <w:sz w:val="24"/>
          <w:szCs w:val="24"/>
        </w:rPr>
        <w:t xml:space="preserve"> </w:t>
      </w:r>
      <w:r w:rsidR="00A76FC9" w:rsidRPr="00EB5534">
        <w:rPr>
          <w:rFonts w:ascii="Times New Roman" w:hAnsi="Times New Roman" w:cs="Times New Roman"/>
          <w:sz w:val="24"/>
          <w:szCs w:val="24"/>
        </w:rPr>
        <w:t>Computations</w:t>
      </w:r>
      <w:r w:rsidR="00A76FC9">
        <w:rPr>
          <w:rFonts w:ascii="Times New Roman" w:hAnsi="Times New Roman" w:cs="Times New Roman"/>
          <w:sz w:val="24"/>
          <w:szCs w:val="24"/>
        </w:rPr>
        <w:t xml:space="preserve"> for species tree reconstruction</w:t>
      </w:r>
      <w:r w:rsidR="00A76FC9"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sidR="00A76FC9">
        <w:rPr>
          <w:rFonts w:ascii="Times New Roman" w:hAnsi="Times New Roman" w:cs="Times New Roman"/>
          <w:sz w:val="24"/>
          <w:szCs w:val="24"/>
        </w:rPr>
        <w:t xml:space="preserve">, and the Cornell University Biotechnology Resource Center BioHPC (RRID:SCR_021757) with help from Qi Sun. </w:t>
      </w:r>
      <w:r w:rsidR="00C75391" w:rsidRPr="00C75391">
        <w:rPr>
          <w:rFonts w:ascii="Times New Roman" w:hAnsi="Times New Roman" w:cs="Times New Roman"/>
          <w:sz w:val="24"/>
          <w:szCs w:val="24"/>
        </w:rPr>
        <w:t>Bioinformatic analyses</w:t>
      </w:r>
      <w:r w:rsidR="00C75391">
        <w:rPr>
          <w:rFonts w:ascii="Times New Roman" w:hAnsi="Times New Roman" w:cs="Times New Roman"/>
          <w:sz w:val="24"/>
          <w:szCs w:val="24"/>
        </w:rPr>
        <w:t xml:space="preserve"> for genomic discordance and selection tests</w:t>
      </w:r>
      <w:r w:rsidR="00C75391"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0A4BF3FE" w14:textId="4D6A2DEE" w:rsidR="00851991" w:rsidRDefault="00851991" w:rsidP="00851991">
      <w:pPr>
        <w:pStyle w:val="Heading1"/>
      </w:pPr>
      <w:r>
        <w:t>Data availability</w:t>
      </w:r>
    </w:p>
    <w:p w14:paraId="381D10BA" w14:textId="31A6E863"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For the six previously assembled genomes (see Table 1),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as an NCBI BioProject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r>
        <w:rPr>
          <w:rFonts w:ascii="Times New Roman" w:hAnsi="Times New Roman" w:cs="Times New Roman"/>
          <w:i/>
          <w:iCs/>
          <w:sz w:val="24"/>
          <w:szCs w:val="24"/>
        </w:rPr>
        <w:t xml:space="preserve">Otomys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commentRangeStart w:id="81"/>
      <w:r w:rsidR="00851991">
        <w:rPr>
          <w:rFonts w:ascii="Times New Roman" w:hAnsi="Times New Roman" w:cs="Times New Roman"/>
          <w:sz w:val="24"/>
          <w:szCs w:val="24"/>
        </w:rPr>
        <w:t>XX</w:t>
      </w:r>
      <w:commentRangeEnd w:id="81"/>
      <w:r>
        <w:rPr>
          <w:rStyle w:val="CommentReference"/>
        </w:rPr>
        <w:commentReference w:id="81"/>
      </w:r>
      <w:r w:rsidR="00851991">
        <w:rPr>
          <w:rFonts w:ascii="Times New Roman" w:hAnsi="Times New Roman" w:cs="Times New Roman"/>
          <w:sz w:val="24"/>
          <w:szCs w:val="24"/>
        </w:rPr>
        <w:t xml:space="preserve">. All code and summary data for this project are deposited in </w:t>
      </w:r>
      <w:hyperlink r:id="rId15" w:history="1">
        <w:r w:rsidR="00851991" w:rsidRPr="008F61BC">
          <w:rPr>
            <w:rStyle w:val="Hyperlink"/>
            <w:rFonts w:ascii="Times New Roman" w:hAnsi="Times New Roman" w:cs="Times New Roman"/>
            <w:sz w:val="24"/>
            <w:szCs w:val="24"/>
          </w:rPr>
          <w:t>https://github.com/gwct/murine-discordance</w:t>
        </w:r>
      </w:hyperlink>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62509156" w14:textId="71D09C29" w:rsidR="00231BBB" w:rsidRPr="008C347C" w:rsidRDefault="00231BBB" w:rsidP="00F413E3">
      <w:pPr>
        <w:pStyle w:val="Heading3"/>
      </w:pPr>
      <w:r w:rsidRPr="008C347C">
        <w:t xml:space="preserve">Table 1: All taxa whose genomes were included in this study, the source of the assembly, and the assembly level of each genome. </w:t>
      </w:r>
      <w:r w:rsidR="00966089">
        <w:t>For the six samples used in the genome-wide discordance analyses (column 5, except for mm10), we also generated reference-based pseudo-assemblies using the mouse genome (mm10) as the reference.</w:t>
      </w:r>
    </w:p>
    <w:tbl>
      <w:tblPr>
        <w:tblW w:w="9576" w:type="dxa"/>
        <w:tblLook w:val="04A0" w:firstRow="1" w:lastRow="0" w:firstColumn="1" w:lastColumn="0" w:noHBand="0" w:noVBand="1"/>
      </w:tblPr>
      <w:tblGrid>
        <w:gridCol w:w="1908"/>
        <w:gridCol w:w="3240"/>
        <w:gridCol w:w="1800"/>
        <w:gridCol w:w="817"/>
        <w:gridCol w:w="1811"/>
      </w:tblGrid>
      <w:tr w:rsidR="008C347C" w:rsidRPr="00231BBB" w14:paraId="2A19E0D6" w14:textId="0ECA6333" w:rsidTr="002031D5">
        <w:trPr>
          <w:trHeight w:val="288"/>
        </w:trPr>
        <w:tc>
          <w:tcPr>
            <w:tcW w:w="1908" w:type="dxa"/>
            <w:tcBorders>
              <w:top w:val="single" w:sz="4" w:space="0" w:color="auto"/>
              <w:bottom w:val="single" w:sz="4" w:space="0" w:color="auto"/>
              <w:right w:val="single" w:sz="4" w:space="0" w:color="auto"/>
            </w:tcBorders>
            <w:shd w:val="clear" w:color="auto" w:fill="auto"/>
            <w:noWrap/>
            <w:vAlign w:val="bottom"/>
            <w:hideMark/>
          </w:tcPr>
          <w:p w14:paraId="47E471F3"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462BA"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3F2E"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left w:val="single" w:sz="4" w:space="0" w:color="auto"/>
              <w:bottom w:val="single" w:sz="4" w:space="0" w:color="auto"/>
            </w:tcBorders>
          </w:tcPr>
          <w:p w14:paraId="42C3B43E"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60DC8FE6"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349097BC" w14:textId="258E5842" w:rsidR="008C347C" w:rsidRPr="002031D5" w:rsidRDefault="008C347C" w:rsidP="002031D5">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left w:val="single" w:sz="4" w:space="0" w:color="auto"/>
              <w:bottom w:val="single" w:sz="4" w:space="0" w:color="auto"/>
            </w:tcBorders>
          </w:tcPr>
          <w:p w14:paraId="054C5347" w14:textId="00D1CB76" w:rsidR="008C347C" w:rsidRPr="00231BBB" w:rsidRDefault="008C347C" w:rsidP="00BC53E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8C347C" w:rsidRPr="00231BBB" w14:paraId="1FD80AC9" w14:textId="5C2383AA" w:rsidTr="008C347C">
        <w:trPr>
          <w:trHeight w:val="288"/>
        </w:trPr>
        <w:tc>
          <w:tcPr>
            <w:tcW w:w="1908" w:type="dxa"/>
            <w:tcBorders>
              <w:top w:val="single" w:sz="4" w:space="0" w:color="auto"/>
              <w:bottom w:val="nil"/>
            </w:tcBorders>
            <w:shd w:val="clear" w:color="auto" w:fill="auto"/>
            <w:noWrap/>
            <w:vAlign w:val="bottom"/>
            <w:hideMark/>
          </w:tcPr>
          <w:p w14:paraId="3DD34DE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Apodemus speciosus</w:t>
            </w:r>
          </w:p>
        </w:tc>
        <w:tc>
          <w:tcPr>
            <w:tcW w:w="3240" w:type="dxa"/>
            <w:tcBorders>
              <w:top w:val="single" w:sz="4" w:space="0" w:color="auto"/>
              <w:bottom w:val="nil"/>
            </w:tcBorders>
            <w:shd w:val="clear" w:color="auto" w:fill="auto"/>
            <w:noWrap/>
            <w:vAlign w:val="bottom"/>
            <w:hideMark/>
          </w:tcPr>
          <w:p w14:paraId="6E6080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0739B87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4C66D3CC" w14:textId="1C9EAF1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597EE56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6EF772B" w14:textId="74346A2D" w:rsidTr="008C347C">
        <w:trPr>
          <w:trHeight w:val="288"/>
        </w:trPr>
        <w:tc>
          <w:tcPr>
            <w:tcW w:w="1908" w:type="dxa"/>
            <w:tcBorders>
              <w:top w:val="nil"/>
              <w:bottom w:val="nil"/>
            </w:tcBorders>
            <w:shd w:val="clear" w:color="auto" w:fill="auto"/>
            <w:noWrap/>
            <w:vAlign w:val="bottom"/>
            <w:hideMark/>
          </w:tcPr>
          <w:p w14:paraId="3E22740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Apodemus sylvaticus</w:t>
            </w:r>
          </w:p>
        </w:tc>
        <w:tc>
          <w:tcPr>
            <w:tcW w:w="3240" w:type="dxa"/>
            <w:tcBorders>
              <w:top w:val="nil"/>
              <w:bottom w:val="nil"/>
            </w:tcBorders>
            <w:shd w:val="clear" w:color="auto" w:fill="auto"/>
            <w:noWrap/>
            <w:vAlign w:val="bottom"/>
            <w:hideMark/>
          </w:tcPr>
          <w:p w14:paraId="4ACABE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5EFE4C3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CBFD8DD" w14:textId="5192F3D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19DA298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8F13DBA" w14:textId="6178BA99" w:rsidTr="008C347C">
        <w:trPr>
          <w:trHeight w:val="288"/>
        </w:trPr>
        <w:tc>
          <w:tcPr>
            <w:tcW w:w="1908" w:type="dxa"/>
            <w:tcBorders>
              <w:top w:val="nil"/>
              <w:bottom w:val="nil"/>
            </w:tcBorders>
            <w:shd w:val="clear" w:color="auto" w:fill="auto"/>
            <w:noWrap/>
            <w:vAlign w:val="bottom"/>
            <w:hideMark/>
          </w:tcPr>
          <w:p w14:paraId="6BBB812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Arvicanthis niloticus</w:t>
            </w:r>
          </w:p>
        </w:tc>
        <w:tc>
          <w:tcPr>
            <w:tcW w:w="3240" w:type="dxa"/>
            <w:tcBorders>
              <w:top w:val="nil"/>
              <w:bottom w:val="nil"/>
            </w:tcBorders>
            <w:shd w:val="clear" w:color="auto" w:fill="auto"/>
            <w:noWrap/>
            <w:vAlign w:val="bottom"/>
            <w:hideMark/>
          </w:tcPr>
          <w:p w14:paraId="135617B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68D8DF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2FDAD61" w14:textId="28FCD2F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F9B582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5F310376" w14:textId="3591781B" w:rsidTr="008C347C">
        <w:trPr>
          <w:trHeight w:val="288"/>
        </w:trPr>
        <w:tc>
          <w:tcPr>
            <w:tcW w:w="1908" w:type="dxa"/>
            <w:tcBorders>
              <w:top w:val="nil"/>
              <w:bottom w:val="nil"/>
            </w:tcBorders>
            <w:shd w:val="clear" w:color="auto" w:fill="auto"/>
            <w:noWrap/>
            <w:vAlign w:val="bottom"/>
            <w:hideMark/>
          </w:tcPr>
          <w:p w14:paraId="19D9DA1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Grammomys dolichurus</w:t>
            </w:r>
          </w:p>
        </w:tc>
        <w:tc>
          <w:tcPr>
            <w:tcW w:w="3240" w:type="dxa"/>
            <w:tcBorders>
              <w:top w:val="nil"/>
              <w:bottom w:val="nil"/>
            </w:tcBorders>
            <w:shd w:val="clear" w:color="auto" w:fill="auto"/>
            <w:noWrap/>
            <w:vAlign w:val="bottom"/>
            <w:hideMark/>
          </w:tcPr>
          <w:p w14:paraId="5590962C" w14:textId="25E9F4A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6DDEC7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AC4E925" w14:textId="7D52B99C"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28B9769B" w14:textId="3A033D0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667264F4" w14:textId="6E07E721" w:rsidTr="008C347C">
        <w:trPr>
          <w:trHeight w:val="288"/>
        </w:trPr>
        <w:tc>
          <w:tcPr>
            <w:tcW w:w="1908" w:type="dxa"/>
            <w:tcBorders>
              <w:top w:val="nil"/>
              <w:bottom w:val="nil"/>
            </w:tcBorders>
            <w:shd w:val="clear" w:color="auto" w:fill="auto"/>
            <w:noWrap/>
            <w:vAlign w:val="bottom"/>
            <w:hideMark/>
          </w:tcPr>
          <w:p w14:paraId="765EA99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Hylomyscus alleni</w:t>
            </w:r>
          </w:p>
        </w:tc>
        <w:tc>
          <w:tcPr>
            <w:tcW w:w="3240" w:type="dxa"/>
            <w:tcBorders>
              <w:top w:val="nil"/>
              <w:bottom w:val="nil"/>
            </w:tcBorders>
            <w:shd w:val="clear" w:color="auto" w:fill="auto"/>
            <w:noWrap/>
            <w:vAlign w:val="bottom"/>
            <w:hideMark/>
          </w:tcPr>
          <w:p w14:paraId="289D235B" w14:textId="2C9C1AC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F622C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459DCA4" w14:textId="6A09255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03AE07D" w14:textId="2949DBC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2E2190A8" w14:textId="2DC2ECDC" w:rsidTr="008C347C">
        <w:trPr>
          <w:trHeight w:val="288"/>
        </w:trPr>
        <w:tc>
          <w:tcPr>
            <w:tcW w:w="1908" w:type="dxa"/>
            <w:tcBorders>
              <w:top w:val="nil"/>
              <w:bottom w:val="nil"/>
            </w:tcBorders>
            <w:shd w:val="clear" w:color="auto" w:fill="auto"/>
            <w:noWrap/>
            <w:vAlign w:val="bottom"/>
            <w:hideMark/>
          </w:tcPr>
          <w:p w14:paraId="4D97DBA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Mastomys natalensis</w:t>
            </w:r>
          </w:p>
        </w:tc>
        <w:tc>
          <w:tcPr>
            <w:tcW w:w="3240" w:type="dxa"/>
            <w:tcBorders>
              <w:top w:val="nil"/>
              <w:bottom w:val="nil"/>
            </w:tcBorders>
            <w:shd w:val="clear" w:color="auto" w:fill="auto"/>
            <w:noWrap/>
            <w:vAlign w:val="bottom"/>
            <w:hideMark/>
          </w:tcPr>
          <w:p w14:paraId="55D1740C" w14:textId="09C344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5F5DD1E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D4AEAE1" w14:textId="34CFFF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A057868" w14:textId="1181937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5D613AC" w14:textId="2EE9085F" w:rsidTr="008C347C">
        <w:trPr>
          <w:trHeight w:val="288"/>
        </w:trPr>
        <w:tc>
          <w:tcPr>
            <w:tcW w:w="1908" w:type="dxa"/>
            <w:tcBorders>
              <w:top w:val="nil"/>
              <w:bottom w:val="nil"/>
            </w:tcBorders>
            <w:shd w:val="clear" w:color="auto" w:fill="auto"/>
            <w:noWrap/>
            <w:vAlign w:val="bottom"/>
            <w:hideMark/>
          </w:tcPr>
          <w:p w14:paraId="58B74B7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caroli</w:t>
            </w:r>
          </w:p>
        </w:tc>
        <w:tc>
          <w:tcPr>
            <w:tcW w:w="3240" w:type="dxa"/>
            <w:tcBorders>
              <w:top w:val="nil"/>
              <w:bottom w:val="nil"/>
            </w:tcBorders>
            <w:shd w:val="clear" w:color="auto" w:fill="auto"/>
            <w:noWrap/>
            <w:vAlign w:val="bottom"/>
            <w:hideMark/>
          </w:tcPr>
          <w:p w14:paraId="0AD78E5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0A7C85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61D8722" w14:textId="357780F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3CF2EF2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A8BBF4E" w14:textId="4ECD0E9F" w:rsidTr="008C347C">
        <w:trPr>
          <w:trHeight w:val="288"/>
        </w:trPr>
        <w:tc>
          <w:tcPr>
            <w:tcW w:w="1908" w:type="dxa"/>
            <w:tcBorders>
              <w:top w:val="nil"/>
              <w:bottom w:val="nil"/>
            </w:tcBorders>
            <w:shd w:val="clear" w:color="auto" w:fill="auto"/>
            <w:noWrap/>
            <w:vAlign w:val="bottom"/>
            <w:hideMark/>
          </w:tcPr>
          <w:p w14:paraId="50BD6BA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0DD89C8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49FA726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031D67" w14:textId="392E735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2BB6BBBC" w14:textId="3303608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3D01F4C7" w14:textId="1C4CEA33" w:rsidTr="008C347C">
        <w:trPr>
          <w:trHeight w:val="288"/>
        </w:trPr>
        <w:tc>
          <w:tcPr>
            <w:tcW w:w="1908" w:type="dxa"/>
            <w:tcBorders>
              <w:top w:val="nil"/>
              <w:bottom w:val="nil"/>
            </w:tcBorders>
            <w:shd w:val="clear" w:color="auto" w:fill="auto"/>
            <w:noWrap/>
            <w:vAlign w:val="bottom"/>
            <w:hideMark/>
          </w:tcPr>
          <w:p w14:paraId="7E36C05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pahari</w:t>
            </w:r>
          </w:p>
        </w:tc>
        <w:tc>
          <w:tcPr>
            <w:tcW w:w="3240" w:type="dxa"/>
            <w:tcBorders>
              <w:top w:val="nil"/>
              <w:bottom w:val="nil"/>
            </w:tcBorders>
            <w:shd w:val="clear" w:color="auto" w:fill="auto"/>
            <w:noWrap/>
            <w:vAlign w:val="bottom"/>
            <w:hideMark/>
          </w:tcPr>
          <w:p w14:paraId="157EB6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3926A39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A5EAC3A" w14:textId="75DF6E3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4DC1644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002375A" w14:textId="0F307852" w:rsidTr="008C347C">
        <w:trPr>
          <w:trHeight w:val="288"/>
        </w:trPr>
        <w:tc>
          <w:tcPr>
            <w:tcW w:w="1908" w:type="dxa"/>
            <w:tcBorders>
              <w:top w:val="nil"/>
              <w:bottom w:val="nil"/>
            </w:tcBorders>
            <w:shd w:val="clear" w:color="auto" w:fill="auto"/>
            <w:noWrap/>
            <w:vAlign w:val="bottom"/>
            <w:hideMark/>
          </w:tcPr>
          <w:p w14:paraId="0F18499E"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spretus</w:t>
            </w:r>
          </w:p>
        </w:tc>
        <w:tc>
          <w:tcPr>
            <w:tcW w:w="3240" w:type="dxa"/>
            <w:tcBorders>
              <w:top w:val="nil"/>
              <w:bottom w:val="nil"/>
            </w:tcBorders>
            <w:shd w:val="clear" w:color="auto" w:fill="auto"/>
            <w:noWrap/>
            <w:vAlign w:val="bottom"/>
            <w:hideMark/>
          </w:tcPr>
          <w:p w14:paraId="31CCE54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1C84951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5581AA0" w14:textId="42DE041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51849FA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9D527EA" w14:textId="67EEB166" w:rsidTr="008C347C">
        <w:trPr>
          <w:trHeight w:val="288"/>
        </w:trPr>
        <w:tc>
          <w:tcPr>
            <w:tcW w:w="1908" w:type="dxa"/>
            <w:tcBorders>
              <w:top w:val="nil"/>
              <w:bottom w:val="nil"/>
            </w:tcBorders>
            <w:shd w:val="clear" w:color="auto" w:fill="auto"/>
            <w:noWrap/>
            <w:vAlign w:val="bottom"/>
            <w:hideMark/>
          </w:tcPr>
          <w:p w14:paraId="30125F9F"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Otomys typus</w:t>
            </w:r>
          </w:p>
        </w:tc>
        <w:tc>
          <w:tcPr>
            <w:tcW w:w="3240" w:type="dxa"/>
            <w:tcBorders>
              <w:top w:val="nil"/>
              <w:bottom w:val="nil"/>
            </w:tcBorders>
            <w:shd w:val="clear" w:color="auto" w:fill="auto"/>
            <w:noWrap/>
            <w:vAlign w:val="bottom"/>
            <w:hideMark/>
          </w:tcPr>
          <w:p w14:paraId="4BEB2E21" w14:textId="7B21F38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 xml:space="preserve">This study: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sidRPr="00231BBB">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185579E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2231C166" w14:textId="51B99F8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4B18721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586A5F4" w14:textId="03DCD21E" w:rsidTr="008C347C">
        <w:trPr>
          <w:trHeight w:val="288"/>
        </w:trPr>
        <w:tc>
          <w:tcPr>
            <w:tcW w:w="1908" w:type="dxa"/>
            <w:tcBorders>
              <w:top w:val="nil"/>
              <w:bottom w:val="nil"/>
            </w:tcBorders>
            <w:shd w:val="clear" w:color="auto" w:fill="auto"/>
            <w:noWrap/>
            <w:vAlign w:val="bottom"/>
            <w:hideMark/>
          </w:tcPr>
          <w:p w14:paraId="31692F4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Phodopus sungorus</w:t>
            </w:r>
          </w:p>
        </w:tc>
        <w:tc>
          <w:tcPr>
            <w:tcW w:w="3240" w:type="dxa"/>
            <w:tcBorders>
              <w:top w:val="nil"/>
              <w:bottom w:val="nil"/>
            </w:tcBorders>
            <w:shd w:val="clear" w:color="auto" w:fill="auto"/>
            <w:noWrap/>
            <w:vAlign w:val="bottom"/>
            <w:hideMark/>
          </w:tcPr>
          <w:p w14:paraId="2B466BAA" w14:textId="3F00FF35" w:rsidR="008C347C" w:rsidRPr="00231BBB" w:rsidRDefault="008C347C" w:rsidP="00F413E3">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 xml:space="preserve">Moore et al., 2022: </w:t>
            </w:r>
            <w:r w:rsidR="00966089" w:rsidRPr="00966089">
              <w:rPr>
                <w:rFonts w:ascii="Times New Roman" w:eastAsia="Times New Roman" w:hAnsi="Times New Roman" w:cs="Times New Roman"/>
                <w:i/>
                <w:iCs/>
                <w:color w:val="000000"/>
                <w:sz w:val="24"/>
                <w:szCs w:val="24"/>
                <w:lang w:val="it-IT"/>
              </w:rPr>
              <w:t>d</w:t>
            </w:r>
            <w:r w:rsidRPr="00966089">
              <w:rPr>
                <w:rFonts w:ascii="Times New Roman" w:eastAsia="Times New Roman" w:hAnsi="Times New Roman" w:cs="Times New Roman"/>
                <w:i/>
                <w:iCs/>
                <w:color w:val="000000"/>
                <w:sz w:val="24"/>
                <w:szCs w:val="24"/>
                <w:lang w:val="it-IT"/>
              </w:rPr>
              <w:t>e novo</w:t>
            </w:r>
            <w:r w:rsidRPr="00231BBB">
              <w:rPr>
                <w:rFonts w:ascii="Times New Roman" w:eastAsia="Times New Roman" w:hAnsi="Times New Roman" w:cs="Times New Roman"/>
                <w:color w:val="000000"/>
                <w:sz w:val="24"/>
                <w:szCs w:val="24"/>
                <w:lang w:val="it-IT"/>
              </w:rPr>
              <w:t xml:space="preserve"> assembled</w:t>
            </w:r>
          </w:p>
        </w:tc>
        <w:tc>
          <w:tcPr>
            <w:tcW w:w="1800" w:type="dxa"/>
            <w:tcBorders>
              <w:top w:val="nil"/>
              <w:left w:val="nil"/>
              <w:bottom w:val="nil"/>
            </w:tcBorders>
            <w:shd w:val="clear" w:color="auto" w:fill="auto"/>
            <w:noWrap/>
            <w:vAlign w:val="bottom"/>
            <w:hideMark/>
          </w:tcPr>
          <w:p w14:paraId="479D223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2356593" w14:textId="3BB583B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4975778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0CB4B89" w14:textId="3A7668F4" w:rsidTr="008C347C">
        <w:trPr>
          <w:trHeight w:val="288"/>
        </w:trPr>
        <w:tc>
          <w:tcPr>
            <w:tcW w:w="1908" w:type="dxa"/>
            <w:tcBorders>
              <w:top w:val="nil"/>
              <w:bottom w:val="nil"/>
            </w:tcBorders>
            <w:shd w:val="clear" w:color="auto" w:fill="auto"/>
            <w:noWrap/>
            <w:vAlign w:val="bottom"/>
            <w:hideMark/>
          </w:tcPr>
          <w:p w14:paraId="19992456"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Praomys delectorum</w:t>
            </w:r>
          </w:p>
        </w:tc>
        <w:tc>
          <w:tcPr>
            <w:tcW w:w="3240" w:type="dxa"/>
            <w:tcBorders>
              <w:top w:val="nil"/>
              <w:bottom w:val="nil"/>
            </w:tcBorders>
            <w:shd w:val="clear" w:color="auto" w:fill="auto"/>
            <w:noWrap/>
            <w:vAlign w:val="bottom"/>
            <w:hideMark/>
          </w:tcPr>
          <w:p w14:paraId="2313AE8B" w14:textId="6F52C42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451BBFE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49E87C4" w14:textId="7D95FCB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6BA5315A" w14:textId="239BC1A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00377399" w14:textId="3B634C4C" w:rsidTr="008C347C">
        <w:trPr>
          <w:trHeight w:val="288"/>
        </w:trPr>
        <w:tc>
          <w:tcPr>
            <w:tcW w:w="1908" w:type="dxa"/>
            <w:tcBorders>
              <w:top w:val="nil"/>
              <w:bottom w:val="nil"/>
            </w:tcBorders>
            <w:shd w:val="clear" w:color="auto" w:fill="auto"/>
            <w:noWrap/>
            <w:vAlign w:val="bottom"/>
            <w:hideMark/>
          </w:tcPr>
          <w:p w14:paraId="721D9EB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755F759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A2E7C2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45E4987" w14:textId="42EF0A33"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6B72CA2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023410D" w14:textId="2DC27CD5" w:rsidTr="008C347C">
        <w:trPr>
          <w:trHeight w:val="288"/>
        </w:trPr>
        <w:tc>
          <w:tcPr>
            <w:tcW w:w="1908" w:type="dxa"/>
            <w:tcBorders>
              <w:top w:val="nil"/>
              <w:bottom w:val="nil"/>
            </w:tcBorders>
            <w:shd w:val="clear" w:color="auto" w:fill="auto"/>
            <w:noWrap/>
            <w:vAlign w:val="bottom"/>
            <w:hideMark/>
          </w:tcPr>
          <w:p w14:paraId="6A5A66D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rattus</w:t>
            </w:r>
          </w:p>
        </w:tc>
        <w:tc>
          <w:tcPr>
            <w:tcW w:w="3240" w:type="dxa"/>
            <w:tcBorders>
              <w:top w:val="nil"/>
              <w:bottom w:val="nil"/>
            </w:tcBorders>
            <w:shd w:val="clear" w:color="auto" w:fill="auto"/>
            <w:noWrap/>
            <w:vAlign w:val="bottom"/>
            <w:hideMark/>
          </w:tcPr>
          <w:p w14:paraId="2928DB32"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1F6DC3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0FCDFD1" w14:textId="5FF1C6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93BCDA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2F5F5A1" w14:textId="264C293A" w:rsidTr="008C347C">
        <w:trPr>
          <w:trHeight w:val="288"/>
        </w:trPr>
        <w:tc>
          <w:tcPr>
            <w:tcW w:w="1908" w:type="dxa"/>
            <w:tcBorders>
              <w:top w:val="nil"/>
              <w:bottom w:val="nil"/>
            </w:tcBorders>
            <w:shd w:val="clear" w:color="auto" w:fill="auto"/>
            <w:noWrap/>
            <w:vAlign w:val="bottom"/>
            <w:hideMark/>
          </w:tcPr>
          <w:p w14:paraId="33834752"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Rhabdomys dilectus</w:t>
            </w:r>
          </w:p>
        </w:tc>
        <w:tc>
          <w:tcPr>
            <w:tcW w:w="3240" w:type="dxa"/>
            <w:tcBorders>
              <w:top w:val="nil"/>
              <w:bottom w:val="nil"/>
            </w:tcBorders>
            <w:shd w:val="clear" w:color="auto" w:fill="auto"/>
            <w:noWrap/>
            <w:vAlign w:val="bottom"/>
            <w:hideMark/>
          </w:tcPr>
          <w:p w14:paraId="4E53E616" w14:textId="5B823CF6"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3AEB6E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0AB9EBF" w14:textId="512BBA0B"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52D64F17" w14:textId="29615254"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DC65AE1" w14:textId="02A507F7" w:rsidTr="008C347C">
        <w:trPr>
          <w:trHeight w:val="288"/>
        </w:trPr>
        <w:tc>
          <w:tcPr>
            <w:tcW w:w="1908" w:type="dxa"/>
            <w:tcBorders>
              <w:top w:val="nil"/>
              <w:bottom w:val="nil"/>
            </w:tcBorders>
            <w:shd w:val="clear" w:color="auto" w:fill="auto"/>
            <w:noWrap/>
            <w:vAlign w:val="bottom"/>
            <w:hideMark/>
          </w:tcPr>
          <w:p w14:paraId="20DCFF1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Rhombomys opimus</w:t>
            </w:r>
          </w:p>
        </w:tc>
        <w:tc>
          <w:tcPr>
            <w:tcW w:w="3240" w:type="dxa"/>
            <w:tcBorders>
              <w:top w:val="nil"/>
              <w:bottom w:val="nil"/>
            </w:tcBorders>
            <w:shd w:val="clear" w:color="auto" w:fill="auto"/>
            <w:noWrap/>
            <w:vAlign w:val="bottom"/>
            <w:hideMark/>
          </w:tcPr>
          <w:p w14:paraId="593250B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7A4F945B"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9FB6E61" w14:textId="6BE755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02F43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0956247" w14:textId="00453A59" w:rsidTr="008C347C">
        <w:trPr>
          <w:trHeight w:val="288"/>
        </w:trPr>
        <w:tc>
          <w:tcPr>
            <w:tcW w:w="1908" w:type="dxa"/>
            <w:tcBorders>
              <w:top w:val="nil"/>
              <w:bottom w:val="single" w:sz="4" w:space="0" w:color="auto"/>
            </w:tcBorders>
            <w:shd w:val="clear" w:color="auto" w:fill="auto"/>
            <w:noWrap/>
            <w:vAlign w:val="bottom"/>
            <w:hideMark/>
          </w:tcPr>
          <w:p w14:paraId="5D9922D5"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Rhynchomys soricoides</w:t>
            </w:r>
          </w:p>
        </w:tc>
        <w:tc>
          <w:tcPr>
            <w:tcW w:w="3240" w:type="dxa"/>
            <w:tcBorders>
              <w:top w:val="nil"/>
              <w:bottom w:val="single" w:sz="4" w:space="0" w:color="auto"/>
            </w:tcBorders>
            <w:shd w:val="clear" w:color="auto" w:fill="auto"/>
            <w:noWrap/>
            <w:vAlign w:val="bottom"/>
            <w:hideMark/>
          </w:tcPr>
          <w:p w14:paraId="56DA2EF4" w14:textId="20AA7C2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single" w:sz="4" w:space="0" w:color="auto"/>
            </w:tcBorders>
            <w:shd w:val="clear" w:color="auto" w:fill="auto"/>
            <w:noWrap/>
            <w:vAlign w:val="bottom"/>
            <w:hideMark/>
          </w:tcPr>
          <w:p w14:paraId="0B481DD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68AE44E1" w14:textId="112ADC8D"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ADC064D" w14:textId="15A02381"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724658D" w14:textId="4A58D353" w:rsidR="00231BBB" w:rsidRDefault="00231BBB" w:rsidP="00F413E3">
      <w:pPr>
        <w:jc w:val="both"/>
      </w:pPr>
    </w:p>
    <w:p w14:paraId="4CAFEFCB" w14:textId="435FA381" w:rsidR="00231BBB" w:rsidRDefault="00231BBB" w:rsidP="00F413E3">
      <w:pPr>
        <w:jc w:val="both"/>
      </w:pPr>
    </w:p>
    <w:p w14:paraId="47106FE4" w14:textId="5CA16A79" w:rsidR="008C347C" w:rsidRDefault="008C347C" w:rsidP="00F413E3">
      <w:pPr>
        <w:jc w:val="both"/>
      </w:pPr>
    </w:p>
    <w:p w14:paraId="377E8C55" w14:textId="0CDA73B2" w:rsidR="008C347C" w:rsidRDefault="008C347C" w:rsidP="00F413E3">
      <w:pPr>
        <w:jc w:val="both"/>
      </w:pPr>
    </w:p>
    <w:p w14:paraId="7CE5D7EB" w14:textId="77777777" w:rsidR="008C347C" w:rsidRPr="007061AA" w:rsidRDefault="008C347C" w:rsidP="00F413E3">
      <w:pPr>
        <w:pStyle w:val="Heading3"/>
      </w:pPr>
      <w:r>
        <w:t xml:space="preserve">Table 2: 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8C347C" w:rsidRPr="006B09C6" w14:paraId="785A76B3" w14:textId="77777777" w:rsidTr="008C347C">
        <w:trPr>
          <w:trHeight w:val="288"/>
          <w:jc w:val="center"/>
        </w:trPr>
        <w:tc>
          <w:tcPr>
            <w:tcW w:w="1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94BD5"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left w:val="single" w:sz="4" w:space="0" w:color="auto"/>
              <w:bottom w:val="single" w:sz="4" w:space="0" w:color="auto"/>
              <w:right w:val="single" w:sz="4" w:space="0" w:color="auto"/>
            </w:tcBorders>
          </w:tcPr>
          <w:p w14:paraId="4BFEEECA"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B8F02"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E81D"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8C347C" w:rsidRPr="006B09C6" w14:paraId="6FF741AA" w14:textId="77777777" w:rsidTr="008C347C">
        <w:trPr>
          <w:trHeight w:val="288"/>
          <w:jc w:val="center"/>
        </w:trPr>
        <w:tc>
          <w:tcPr>
            <w:tcW w:w="1425" w:type="dxa"/>
            <w:tcBorders>
              <w:top w:val="single" w:sz="4" w:space="0" w:color="auto"/>
              <w:left w:val="single" w:sz="4" w:space="0" w:color="auto"/>
              <w:bottom w:val="nil"/>
              <w:right w:val="single" w:sz="4" w:space="0" w:color="auto"/>
            </w:tcBorders>
            <w:shd w:val="clear" w:color="auto" w:fill="auto"/>
            <w:noWrap/>
            <w:vAlign w:val="bottom"/>
            <w:hideMark/>
          </w:tcPr>
          <w:p w14:paraId="4188ACE2"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335D3DAF"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1B14256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right w:val="single" w:sz="4" w:space="0" w:color="auto"/>
            </w:tcBorders>
            <w:shd w:val="clear" w:color="auto" w:fill="auto"/>
            <w:noWrap/>
            <w:vAlign w:val="bottom"/>
            <w:hideMark/>
          </w:tcPr>
          <w:p w14:paraId="6EEC07E1"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Steppan and Schenk, 2017</w:t>
            </w:r>
          </w:p>
        </w:tc>
      </w:tr>
      <w:tr w:rsidR="008C347C" w:rsidRPr="006B09C6" w14:paraId="7B45E189"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hideMark/>
          </w:tcPr>
          <w:p w14:paraId="7B9F0B91"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 xml:space="preserve">Apodemus </w:t>
            </w:r>
          </w:p>
        </w:tc>
        <w:tc>
          <w:tcPr>
            <w:tcW w:w="1800" w:type="dxa"/>
            <w:tcBorders>
              <w:top w:val="nil"/>
              <w:left w:val="single" w:sz="4" w:space="0" w:color="auto"/>
              <w:bottom w:val="nil"/>
              <w:right w:val="single" w:sz="4" w:space="0" w:color="auto"/>
            </w:tcBorders>
          </w:tcPr>
          <w:p w14:paraId="1F8BC0C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4F6F329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right w:val="single" w:sz="4" w:space="0" w:color="auto"/>
            </w:tcBorders>
            <w:shd w:val="clear" w:color="auto" w:fill="auto"/>
            <w:noWrap/>
            <w:vAlign w:val="bottom"/>
            <w:hideMark/>
          </w:tcPr>
          <w:p w14:paraId="77F48958"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8C347C" w:rsidRPr="00F379CE" w14:paraId="1E58ECD3"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42EA4C9D"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18A0904"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17889A1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right w:val="single" w:sz="4" w:space="0" w:color="auto"/>
            </w:tcBorders>
            <w:shd w:val="clear" w:color="auto" w:fill="auto"/>
            <w:noWrap/>
            <w:vAlign w:val="bottom"/>
          </w:tcPr>
          <w:p w14:paraId="6E8C7B0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Steppan and Schenk, 2017</w:t>
            </w:r>
          </w:p>
        </w:tc>
      </w:tr>
      <w:tr w:rsidR="008C347C" w:rsidRPr="006B09C6" w14:paraId="051AE74A"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54822B80" w14:textId="77777777" w:rsidR="008C347C" w:rsidRPr="008C347C" w:rsidRDefault="008C347C" w:rsidP="00F413E3">
            <w:pPr>
              <w:spacing w:after="0" w:line="240" w:lineRule="auto"/>
              <w:jc w:val="both"/>
              <w:rPr>
                <w:rFonts w:ascii="Times New Roman" w:eastAsia="Times New Roman" w:hAnsi="Times New Roman" w:cs="Times New Roman"/>
                <w:iCs/>
                <w:color w:val="000000"/>
                <w:sz w:val="24"/>
                <w:szCs w:val="24"/>
              </w:rPr>
            </w:pPr>
            <w:r w:rsidRPr="008C347C">
              <w:rPr>
                <w:rFonts w:ascii="Times New Roman" w:eastAsia="Times New Roman" w:hAnsi="Times New Roman" w:cs="Times New Roman"/>
                <w:iCs/>
                <w:color w:val="000000"/>
                <w:sz w:val="24"/>
                <w:szCs w:val="24"/>
              </w:rPr>
              <w:t>Murinae</w:t>
            </w:r>
          </w:p>
        </w:tc>
        <w:tc>
          <w:tcPr>
            <w:tcW w:w="1800" w:type="dxa"/>
            <w:tcBorders>
              <w:top w:val="nil"/>
              <w:left w:val="single" w:sz="4" w:space="0" w:color="auto"/>
              <w:bottom w:val="nil"/>
              <w:right w:val="single" w:sz="4" w:space="0" w:color="auto"/>
            </w:tcBorders>
          </w:tcPr>
          <w:p w14:paraId="20CBA6F7"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3FD126ED"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right w:val="single" w:sz="4" w:space="0" w:color="auto"/>
            </w:tcBorders>
            <w:shd w:val="clear" w:color="auto" w:fill="auto"/>
            <w:noWrap/>
            <w:vAlign w:val="bottom"/>
          </w:tcPr>
          <w:p w14:paraId="55CF19B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33952CD6" w14:textId="77777777" w:rsidR="008C347C" w:rsidRPr="00DD7998" w:rsidRDefault="008C347C" w:rsidP="00F413E3">
      <w:pPr>
        <w:jc w:val="both"/>
      </w:pPr>
    </w:p>
    <w:p w14:paraId="59582B7A" w14:textId="464628E4" w:rsidR="00CD624D" w:rsidRPr="00197A2B" w:rsidRDefault="00CD624D" w:rsidP="00F413E3">
      <w:pPr>
        <w:pStyle w:val="Heading3"/>
      </w:pPr>
      <w:r w:rsidRPr="00197A2B">
        <w:t xml:space="preserve">Table </w:t>
      </w:r>
      <w:r w:rsidR="008C347C">
        <w:t>3</w:t>
      </w:r>
      <w:r w:rsidRPr="00197A2B">
        <w:t xml:space="preserve">: The most frequently recovered topologies across all 10kb windows. RS = </w:t>
      </w:r>
      <w:r w:rsidRPr="00BC53EE">
        <w:rPr>
          <w:i/>
        </w:rPr>
        <w:t>Rhyncomys soricoides</w:t>
      </w:r>
      <w:r w:rsidRPr="00197A2B">
        <w:t xml:space="preserve">, GD = </w:t>
      </w:r>
      <w:r w:rsidRPr="00BC53EE">
        <w:rPr>
          <w:i/>
        </w:rPr>
        <w:t>Grammomys dolichurus</w:t>
      </w:r>
      <w:r w:rsidRPr="00197A2B">
        <w:t xml:space="preserve">, RD = </w:t>
      </w:r>
      <w:r w:rsidRPr="00BC53EE">
        <w:rPr>
          <w:i/>
        </w:rPr>
        <w:t>Rhabdomys dilectus</w:t>
      </w:r>
      <w:r w:rsidRPr="00197A2B">
        <w:t xml:space="preserve">, MM = </w:t>
      </w:r>
      <w:r w:rsidRPr="00BC53EE">
        <w:rPr>
          <w:i/>
        </w:rPr>
        <w:t>Mus musculus</w:t>
      </w:r>
      <w:r w:rsidRPr="00197A2B">
        <w:t xml:space="preserve">, HA = </w:t>
      </w:r>
      <w:r w:rsidRPr="00BC53EE">
        <w:rPr>
          <w:i/>
        </w:rPr>
        <w:t>Hylomyscus alleni</w:t>
      </w:r>
      <w:r w:rsidRPr="00197A2B">
        <w:t xml:space="preserve">, MN = </w:t>
      </w:r>
      <w:r w:rsidRPr="00BC53EE">
        <w:rPr>
          <w:i/>
        </w:rPr>
        <w:t>Mastomys natalensis</w:t>
      </w:r>
      <w:r w:rsidRPr="00197A2B">
        <w:t xml:space="preserve">, PD = </w:t>
      </w:r>
      <w:r w:rsidRPr="00BC53EE">
        <w:rPr>
          <w:i/>
        </w:rPr>
        <w:t>Praomys delectorum</w:t>
      </w:r>
      <w:r w:rsidRPr="00197A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7F912AF0" w14:textId="2E694927" w:rsidTr="00CD624D">
        <w:tc>
          <w:tcPr>
            <w:tcW w:w="1018" w:type="dxa"/>
            <w:tcBorders>
              <w:top w:val="single" w:sz="4" w:space="0" w:color="auto"/>
              <w:bottom w:val="single" w:sz="4" w:space="0" w:color="auto"/>
            </w:tcBorders>
            <w:vAlign w:val="center"/>
          </w:tcPr>
          <w:p w14:paraId="6850A9B7" w14:textId="15604AC4"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Rank</w:t>
            </w:r>
          </w:p>
        </w:tc>
        <w:tc>
          <w:tcPr>
            <w:tcW w:w="4197" w:type="dxa"/>
            <w:tcBorders>
              <w:top w:val="single" w:sz="4" w:space="0" w:color="auto"/>
              <w:bottom w:val="single" w:sz="4" w:space="0" w:color="auto"/>
            </w:tcBorders>
            <w:vAlign w:val="center"/>
          </w:tcPr>
          <w:p w14:paraId="798BB44F" w14:textId="5C86E91D"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Topology</w:t>
            </w:r>
          </w:p>
        </w:tc>
        <w:tc>
          <w:tcPr>
            <w:tcW w:w="1684" w:type="dxa"/>
            <w:tcBorders>
              <w:top w:val="single" w:sz="4" w:space="0" w:color="auto"/>
              <w:bottom w:val="single" w:sz="4" w:space="0" w:color="auto"/>
            </w:tcBorders>
            <w:vAlign w:val="center"/>
          </w:tcPr>
          <w:p w14:paraId="1EE72AD4" w14:textId="43B13B1B"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windows</w:t>
            </w:r>
          </w:p>
        </w:tc>
        <w:tc>
          <w:tcPr>
            <w:tcW w:w="2451" w:type="dxa"/>
            <w:tcBorders>
              <w:top w:val="single" w:sz="4" w:space="0" w:color="auto"/>
              <w:bottom w:val="single" w:sz="4" w:space="0" w:color="auto"/>
            </w:tcBorders>
            <w:vAlign w:val="center"/>
          </w:tcPr>
          <w:p w14:paraId="18282507" w14:textId="7CB30347"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Proportion of windows</w:t>
            </w:r>
          </w:p>
        </w:tc>
      </w:tr>
      <w:tr w:rsidR="002505CF" w:rsidRPr="00197A2B" w14:paraId="2F640F03" w14:textId="77777777" w:rsidTr="005C2974">
        <w:trPr>
          <w:trHeight w:val="300"/>
        </w:trPr>
        <w:tc>
          <w:tcPr>
            <w:tcW w:w="1018" w:type="dxa"/>
            <w:tcBorders>
              <w:top w:val="single" w:sz="4" w:space="0" w:color="auto"/>
            </w:tcBorders>
            <w:noWrap/>
            <w:vAlign w:val="bottom"/>
            <w:hideMark/>
          </w:tcPr>
          <w:p w14:paraId="13C72F08" w14:textId="1271BF5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w:t>
            </w:r>
          </w:p>
        </w:tc>
        <w:tc>
          <w:tcPr>
            <w:tcW w:w="4197" w:type="dxa"/>
            <w:tcBorders>
              <w:top w:val="single" w:sz="4" w:space="0" w:color="auto"/>
            </w:tcBorders>
            <w:noWrap/>
            <w:vAlign w:val="bottom"/>
            <w:hideMark/>
          </w:tcPr>
          <w:p w14:paraId="5B6406DE" w14:textId="080F87F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(RS,((GD,RD),(MM,((HA,MN),PD))));</w:t>
            </w:r>
          </w:p>
        </w:tc>
        <w:tc>
          <w:tcPr>
            <w:tcW w:w="1684" w:type="dxa"/>
            <w:tcBorders>
              <w:top w:val="single" w:sz="4" w:space="0" w:color="auto"/>
            </w:tcBorders>
            <w:noWrap/>
            <w:vAlign w:val="bottom"/>
            <w:hideMark/>
          </w:tcPr>
          <w:p w14:paraId="27685EFF" w14:textId="6C128D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23864</w:t>
            </w:r>
          </w:p>
        </w:tc>
        <w:tc>
          <w:tcPr>
            <w:tcW w:w="2451" w:type="dxa"/>
            <w:tcBorders>
              <w:top w:val="single" w:sz="4" w:space="0" w:color="auto"/>
            </w:tcBorders>
            <w:noWrap/>
            <w:vAlign w:val="bottom"/>
            <w:hideMark/>
          </w:tcPr>
          <w:p w14:paraId="6A112923" w14:textId="0CC9DDA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74B8DEAA" w14:textId="77777777" w:rsidTr="005C2974">
        <w:trPr>
          <w:trHeight w:val="300"/>
        </w:trPr>
        <w:tc>
          <w:tcPr>
            <w:tcW w:w="1018" w:type="dxa"/>
            <w:noWrap/>
            <w:vAlign w:val="bottom"/>
            <w:hideMark/>
          </w:tcPr>
          <w:p w14:paraId="2CA0C420" w14:textId="1217515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w:t>
            </w:r>
          </w:p>
        </w:tc>
        <w:tc>
          <w:tcPr>
            <w:tcW w:w="4197" w:type="dxa"/>
            <w:noWrap/>
            <w:vAlign w:val="bottom"/>
            <w:hideMark/>
          </w:tcPr>
          <w:p w14:paraId="2E90D7E4" w14:textId="09BB67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(RS,((GD,RD),(MM,((HA,PD),MN))));</w:t>
            </w:r>
          </w:p>
        </w:tc>
        <w:tc>
          <w:tcPr>
            <w:tcW w:w="1684" w:type="dxa"/>
            <w:noWrap/>
            <w:vAlign w:val="bottom"/>
            <w:hideMark/>
          </w:tcPr>
          <w:p w14:paraId="05B71E9F" w14:textId="6EF2459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23836</w:t>
            </w:r>
          </w:p>
        </w:tc>
        <w:tc>
          <w:tcPr>
            <w:tcW w:w="2451" w:type="dxa"/>
            <w:noWrap/>
            <w:vAlign w:val="bottom"/>
            <w:hideMark/>
          </w:tcPr>
          <w:p w14:paraId="5D1E769A" w14:textId="22D904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674200AD" w14:textId="77777777" w:rsidTr="005C2974">
        <w:trPr>
          <w:trHeight w:val="300"/>
        </w:trPr>
        <w:tc>
          <w:tcPr>
            <w:tcW w:w="1018" w:type="dxa"/>
            <w:noWrap/>
            <w:vAlign w:val="bottom"/>
            <w:hideMark/>
          </w:tcPr>
          <w:p w14:paraId="73430F19" w14:textId="4F74F763"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3*</w:t>
            </w:r>
          </w:p>
        </w:tc>
        <w:tc>
          <w:tcPr>
            <w:tcW w:w="4197" w:type="dxa"/>
            <w:noWrap/>
            <w:vAlign w:val="bottom"/>
            <w:hideMark/>
          </w:tcPr>
          <w:p w14:paraId="6EA72F49" w14:textId="7721A13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(RS,((GD,RD),(MM,(HA,(MN,PD)))));</w:t>
            </w:r>
          </w:p>
        </w:tc>
        <w:tc>
          <w:tcPr>
            <w:tcW w:w="1684" w:type="dxa"/>
            <w:noWrap/>
            <w:vAlign w:val="bottom"/>
            <w:hideMark/>
          </w:tcPr>
          <w:p w14:paraId="1ECDF171" w14:textId="55DB20E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21509</w:t>
            </w:r>
          </w:p>
        </w:tc>
        <w:tc>
          <w:tcPr>
            <w:tcW w:w="2451" w:type="dxa"/>
            <w:noWrap/>
            <w:vAlign w:val="bottom"/>
            <w:hideMark/>
          </w:tcPr>
          <w:p w14:paraId="5DB44182" w14:textId="500A978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0.131</w:t>
            </w:r>
          </w:p>
        </w:tc>
      </w:tr>
      <w:tr w:rsidR="002505CF" w:rsidRPr="00197A2B" w14:paraId="61A0817F" w14:textId="77777777" w:rsidTr="005C2974">
        <w:trPr>
          <w:trHeight w:val="300"/>
        </w:trPr>
        <w:tc>
          <w:tcPr>
            <w:tcW w:w="1018" w:type="dxa"/>
            <w:noWrap/>
            <w:vAlign w:val="bottom"/>
            <w:hideMark/>
          </w:tcPr>
          <w:p w14:paraId="6A20CEA0" w14:textId="523CF3F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4</w:t>
            </w:r>
          </w:p>
        </w:tc>
        <w:tc>
          <w:tcPr>
            <w:tcW w:w="4197" w:type="dxa"/>
            <w:noWrap/>
            <w:vAlign w:val="bottom"/>
            <w:hideMark/>
          </w:tcPr>
          <w:p w14:paraId="07A3D1E8" w14:textId="7B28CB9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(RS,(MM,((GD,RD),((HA,MN),PD))));</w:t>
            </w:r>
          </w:p>
        </w:tc>
        <w:tc>
          <w:tcPr>
            <w:tcW w:w="1684" w:type="dxa"/>
            <w:noWrap/>
            <w:vAlign w:val="bottom"/>
            <w:hideMark/>
          </w:tcPr>
          <w:p w14:paraId="32B85579" w14:textId="34375A4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14417</w:t>
            </w:r>
          </w:p>
        </w:tc>
        <w:tc>
          <w:tcPr>
            <w:tcW w:w="2451" w:type="dxa"/>
            <w:noWrap/>
            <w:vAlign w:val="bottom"/>
            <w:hideMark/>
          </w:tcPr>
          <w:p w14:paraId="64B3D287" w14:textId="232E50F2"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0.088</w:t>
            </w:r>
          </w:p>
        </w:tc>
      </w:tr>
      <w:tr w:rsidR="002505CF" w:rsidRPr="00197A2B" w14:paraId="0CAA8303" w14:textId="77777777" w:rsidTr="005C2974">
        <w:trPr>
          <w:trHeight w:val="300"/>
        </w:trPr>
        <w:tc>
          <w:tcPr>
            <w:tcW w:w="1018" w:type="dxa"/>
            <w:noWrap/>
            <w:vAlign w:val="bottom"/>
            <w:hideMark/>
          </w:tcPr>
          <w:p w14:paraId="6594DA06" w14:textId="46AEFD4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5</w:t>
            </w:r>
          </w:p>
        </w:tc>
        <w:tc>
          <w:tcPr>
            <w:tcW w:w="4197" w:type="dxa"/>
            <w:noWrap/>
            <w:vAlign w:val="bottom"/>
            <w:hideMark/>
          </w:tcPr>
          <w:p w14:paraId="1A7CFFCF" w14:textId="31167D5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(RS,(MM,((GD,RD),((HA,PD),MN))));</w:t>
            </w:r>
          </w:p>
        </w:tc>
        <w:tc>
          <w:tcPr>
            <w:tcW w:w="1684" w:type="dxa"/>
            <w:noWrap/>
            <w:vAlign w:val="bottom"/>
            <w:hideMark/>
          </w:tcPr>
          <w:p w14:paraId="486E63B1" w14:textId="2C853D3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14321</w:t>
            </w:r>
          </w:p>
        </w:tc>
        <w:tc>
          <w:tcPr>
            <w:tcW w:w="2451" w:type="dxa"/>
            <w:noWrap/>
            <w:vAlign w:val="bottom"/>
            <w:hideMark/>
          </w:tcPr>
          <w:p w14:paraId="4DF35FAE" w14:textId="2995C1A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0.0874</w:t>
            </w:r>
          </w:p>
        </w:tc>
      </w:tr>
      <w:tr w:rsidR="002505CF" w:rsidRPr="00197A2B" w14:paraId="44583C51" w14:textId="77777777" w:rsidTr="005C2974">
        <w:trPr>
          <w:trHeight w:val="300"/>
        </w:trPr>
        <w:tc>
          <w:tcPr>
            <w:tcW w:w="1018" w:type="dxa"/>
            <w:noWrap/>
            <w:vAlign w:val="bottom"/>
            <w:hideMark/>
          </w:tcPr>
          <w:p w14:paraId="0470B3AE" w14:textId="24D3749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6</w:t>
            </w:r>
          </w:p>
        </w:tc>
        <w:tc>
          <w:tcPr>
            <w:tcW w:w="4197" w:type="dxa"/>
            <w:noWrap/>
            <w:vAlign w:val="bottom"/>
            <w:hideMark/>
          </w:tcPr>
          <w:p w14:paraId="72A9C66A" w14:textId="790CE5B6"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(RS,(MM,((GD,RD),(HA,(MN,PD)))));</w:t>
            </w:r>
          </w:p>
        </w:tc>
        <w:tc>
          <w:tcPr>
            <w:tcW w:w="1684" w:type="dxa"/>
            <w:noWrap/>
            <w:vAlign w:val="bottom"/>
            <w:hideMark/>
          </w:tcPr>
          <w:p w14:paraId="762DD727" w14:textId="3115D05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14044</w:t>
            </w:r>
          </w:p>
        </w:tc>
        <w:tc>
          <w:tcPr>
            <w:tcW w:w="2451" w:type="dxa"/>
            <w:noWrap/>
            <w:vAlign w:val="bottom"/>
            <w:hideMark/>
          </w:tcPr>
          <w:p w14:paraId="57A3DCBE" w14:textId="6B8C775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0.0858</w:t>
            </w:r>
          </w:p>
        </w:tc>
      </w:tr>
      <w:tr w:rsidR="002505CF" w:rsidRPr="00197A2B" w14:paraId="2AD990C9" w14:textId="77777777" w:rsidTr="005C2974">
        <w:trPr>
          <w:trHeight w:val="300"/>
        </w:trPr>
        <w:tc>
          <w:tcPr>
            <w:tcW w:w="1018" w:type="dxa"/>
            <w:noWrap/>
            <w:vAlign w:val="bottom"/>
            <w:hideMark/>
          </w:tcPr>
          <w:p w14:paraId="080EBA5C" w14:textId="743F35F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7</w:t>
            </w:r>
          </w:p>
        </w:tc>
        <w:tc>
          <w:tcPr>
            <w:tcW w:w="4197" w:type="dxa"/>
            <w:noWrap/>
            <w:vAlign w:val="bottom"/>
            <w:hideMark/>
          </w:tcPr>
          <w:p w14:paraId="3810011D" w14:textId="09276A8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(RS,(((HA,PD),MN),(MM,(GD,RD))));</w:t>
            </w:r>
          </w:p>
        </w:tc>
        <w:tc>
          <w:tcPr>
            <w:tcW w:w="1684" w:type="dxa"/>
            <w:noWrap/>
            <w:vAlign w:val="bottom"/>
            <w:hideMark/>
          </w:tcPr>
          <w:p w14:paraId="59077705" w14:textId="176C3C6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11723</w:t>
            </w:r>
          </w:p>
        </w:tc>
        <w:tc>
          <w:tcPr>
            <w:tcW w:w="2451" w:type="dxa"/>
            <w:noWrap/>
            <w:vAlign w:val="bottom"/>
            <w:hideMark/>
          </w:tcPr>
          <w:p w14:paraId="0E6DF195" w14:textId="11918107"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0.0716</w:t>
            </w:r>
          </w:p>
        </w:tc>
      </w:tr>
      <w:tr w:rsidR="002505CF" w:rsidRPr="00197A2B" w14:paraId="1E73DC0E" w14:textId="77777777" w:rsidTr="005C2974">
        <w:trPr>
          <w:trHeight w:val="300"/>
        </w:trPr>
        <w:tc>
          <w:tcPr>
            <w:tcW w:w="1018" w:type="dxa"/>
            <w:tcBorders>
              <w:bottom w:val="single" w:sz="4" w:space="0" w:color="auto"/>
            </w:tcBorders>
            <w:noWrap/>
            <w:vAlign w:val="bottom"/>
            <w:hideMark/>
          </w:tcPr>
          <w:p w14:paraId="77943693" w14:textId="0DBA85F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8</w:t>
            </w:r>
          </w:p>
        </w:tc>
        <w:tc>
          <w:tcPr>
            <w:tcW w:w="4197" w:type="dxa"/>
            <w:tcBorders>
              <w:bottom w:val="single" w:sz="4" w:space="0" w:color="auto"/>
            </w:tcBorders>
            <w:noWrap/>
            <w:vAlign w:val="bottom"/>
            <w:hideMark/>
          </w:tcPr>
          <w:p w14:paraId="0BFE9127" w14:textId="531048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(RS,(((HA,MN),PD),(MM,(GD,RD))));</w:t>
            </w:r>
          </w:p>
        </w:tc>
        <w:tc>
          <w:tcPr>
            <w:tcW w:w="1684" w:type="dxa"/>
            <w:tcBorders>
              <w:bottom w:val="single" w:sz="4" w:space="0" w:color="auto"/>
            </w:tcBorders>
            <w:noWrap/>
            <w:vAlign w:val="bottom"/>
            <w:hideMark/>
          </w:tcPr>
          <w:p w14:paraId="40134070" w14:textId="5098F0D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11308</w:t>
            </w:r>
          </w:p>
        </w:tc>
        <w:tc>
          <w:tcPr>
            <w:tcW w:w="2451" w:type="dxa"/>
            <w:tcBorders>
              <w:bottom w:val="single" w:sz="4" w:space="0" w:color="auto"/>
            </w:tcBorders>
            <w:noWrap/>
            <w:vAlign w:val="bottom"/>
            <w:hideMark/>
          </w:tcPr>
          <w:p w14:paraId="3D9BD62A" w14:textId="557A53DF"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0.0691</w:t>
            </w:r>
          </w:p>
        </w:tc>
      </w:tr>
    </w:tbl>
    <w:p w14:paraId="37B02252" w14:textId="12608363" w:rsidR="00E44640" w:rsidRPr="00197A2B" w:rsidRDefault="008E686B" w:rsidP="00F413E3">
      <w:pPr>
        <w:ind w:left="90"/>
        <w:jc w:val="both"/>
        <w:rPr>
          <w:rFonts w:ascii="Times New Roman" w:hAnsi="Times New Roman" w:cs="Times New Roman"/>
          <w:sz w:val="24"/>
          <w:szCs w:val="24"/>
        </w:rPr>
      </w:pPr>
      <w:r>
        <w:rPr>
          <w:rFonts w:ascii="Times New Roman" w:hAnsi="Times New Roman" w:cs="Times New Roman"/>
          <w:sz w:val="24"/>
          <w:szCs w:val="24"/>
        </w:rPr>
        <w:t>*The topology recovered from concatenation of genes</w:t>
      </w:r>
      <w:r w:rsidR="00FE0EA2">
        <w:rPr>
          <w:rFonts w:ascii="Times New Roman" w:hAnsi="Times New Roman" w:cs="Times New Roman"/>
          <w:sz w:val="24"/>
          <w:szCs w:val="24"/>
        </w:rPr>
        <w:t xml:space="preserve"> or UCEs</w:t>
      </w:r>
    </w:p>
    <w:p w14:paraId="2D8EAE8C" w14:textId="47F45C55" w:rsidR="00606B35" w:rsidRPr="00197A2B" w:rsidRDefault="00606B35" w:rsidP="00F413E3">
      <w:pPr>
        <w:pStyle w:val="Heading3"/>
      </w:pPr>
      <w:r w:rsidRPr="00197A2B">
        <w:t xml:space="preserve">Table </w:t>
      </w:r>
      <w:r w:rsidR="008C347C">
        <w:t>4</w:t>
      </w:r>
      <w:r w:rsidRPr="00197A2B">
        <w:t>: Summaries of phylogenies per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0EE4D606" w14:textId="77777777" w:rsidTr="00606B35">
        <w:trPr>
          <w:jc w:val="center"/>
        </w:trPr>
        <w:tc>
          <w:tcPr>
            <w:tcW w:w="1620" w:type="dxa"/>
            <w:tcBorders>
              <w:top w:val="single" w:sz="4" w:space="0" w:color="auto"/>
              <w:bottom w:val="single" w:sz="4" w:space="0" w:color="auto"/>
            </w:tcBorders>
            <w:vAlign w:val="center"/>
          </w:tcPr>
          <w:p w14:paraId="4E80DD52" w14:textId="53EF0AA6"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Chromosome</w:t>
            </w:r>
          </w:p>
        </w:tc>
        <w:tc>
          <w:tcPr>
            <w:tcW w:w="3600" w:type="dxa"/>
            <w:tcBorders>
              <w:top w:val="single" w:sz="4" w:space="0" w:color="auto"/>
              <w:bottom w:val="single" w:sz="4" w:space="0" w:color="auto"/>
            </w:tcBorders>
            <w:vAlign w:val="center"/>
          </w:tcPr>
          <w:p w14:paraId="583F491E" w14:textId="55DF8CF3"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unique topologies recovered</w:t>
            </w:r>
          </w:p>
        </w:tc>
      </w:tr>
      <w:tr w:rsidR="005C2974" w:rsidRPr="00197A2B" w14:paraId="01D379BD" w14:textId="77777777" w:rsidTr="005C2974">
        <w:trPr>
          <w:jc w:val="center"/>
        </w:trPr>
        <w:tc>
          <w:tcPr>
            <w:tcW w:w="1620" w:type="dxa"/>
            <w:tcBorders>
              <w:top w:val="single" w:sz="4" w:space="0" w:color="auto"/>
            </w:tcBorders>
            <w:vAlign w:val="bottom"/>
          </w:tcPr>
          <w:p w14:paraId="7BF35AA6" w14:textId="390E8B3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w:t>
            </w:r>
          </w:p>
        </w:tc>
        <w:tc>
          <w:tcPr>
            <w:tcW w:w="3600" w:type="dxa"/>
            <w:tcBorders>
              <w:top w:val="single" w:sz="4" w:space="0" w:color="auto"/>
            </w:tcBorders>
            <w:vAlign w:val="bottom"/>
          </w:tcPr>
          <w:p w14:paraId="38F3F38F" w14:textId="64FEDEB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184</w:t>
            </w:r>
          </w:p>
        </w:tc>
      </w:tr>
      <w:tr w:rsidR="005C2974" w:rsidRPr="00197A2B" w14:paraId="27A53939" w14:textId="77777777" w:rsidTr="005C2974">
        <w:trPr>
          <w:jc w:val="center"/>
        </w:trPr>
        <w:tc>
          <w:tcPr>
            <w:tcW w:w="1620" w:type="dxa"/>
            <w:vAlign w:val="bottom"/>
          </w:tcPr>
          <w:p w14:paraId="28F1F166" w14:textId="18FDE8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w:t>
            </w:r>
          </w:p>
        </w:tc>
        <w:tc>
          <w:tcPr>
            <w:tcW w:w="3600" w:type="dxa"/>
            <w:vAlign w:val="bottom"/>
          </w:tcPr>
          <w:p w14:paraId="3096E393" w14:textId="454F31D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123</w:t>
            </w:r>
          </w:p>
        </w:tc>
      </w:tr>
      <w:tr w:rsidR="005C2974" w:rsidRPr="00197A2B" w14:paraId="4376008D" w14:textId="77777777" w:rsidTr="005C2974">
        <w:trPr>
          <w:jc w:val="center"/>
        </w:trPr>
        <w:tc>
          <w:tcPr>
            <w:tcW w:w="1620" w:type="dxa"/>
            <w:vAlign w:val="bottom"/>
          </w:tcPr>
          <w:p w14:paraId="089109BD" w14:textId="0006877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3</w:t>
            </w:r>
          </w:p>
        </w:tc>
        <w:tc>
          <w:tcPr>
            <w:tcW w:w="3600" w:type="dxa"/>
            <w:vAlign w:val="bottom"/>
          </w:tcPr>
          <w:p w14:paraId="1708B0DE" w14:textId="11892F8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114</w:t>
            </w:r>
          </w:p>
        </w:tc>
      </w:tr>
      <w:tr w:rsidR="005C2974" w:rsidRPr="00197A2B" w14:paraId="28CDF31E" w14:textId="77777777" w:rsidTr="005C2974">
        <w:trPr>
          <w:jc w:val="center"/>
        </w:trPr>
        <w:tc>
          <w:tcPr>
            <w:tcW w:w="1620" w:type="dxa"/>
            <w:vAlign w:val="bottom"/>
          </w:tcPr>
          <w:p w14:paraId="20FFFB24" w14:textId="58E0708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4</w:t>
            </w:r>
          </w:p>
        </w:tc>
        <w:tc>
          <w:tcPr>
            <w:tcW w:w="3600" w:type="dxa"/>
            <w:vAlign w:val="bottom"/>
          </w:tcPr>
          <w:p w14:paraId="4A61E654" w14:textId="4BCA04F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144</w:t>
            </w:r>
          </w:p>
        </w:tc>
      </w:tr>
      <w:tr w:rsidR="005C2974" w:rsidRPr="00197A2B" w14:paraId="707C4282" w14:textId="77777777" w:rsidTr="005C2974">
        <w:trPr>
          <w:jc w:val="center"/>
        </w:trPr>
        <w:tc>
          <w:tcPr>
            <w:tcW w:w="1620" w:type="dxa"/>
            <w:vAlign w:val="bottom"/>
          </w:tcPr>
          <w:p w14:paraId="7FF48E20" w14:textId="41738CA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5</w:t>
            </w:r>
          </w:p>
        </w:tc>
        <w:tc>
          <w:tcPr>
            <w:tcW w:w="3600" w:type="dxa"/>
            <w:vAlign w:val="bottom"/>
          </w:tcPr>
          <w:p w14:paraId="0B344D0A" w14:textId="304817E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134</w:t>
            </w:r>
          </w:p>
        </w:tc>
      </w:tr>
      <w:tr w:rsidR="005C2974" w:rsidRPr="00197A2B" w14:paraId="49158AC7" w14:textId="77777777" w:rsidTr="005C2974">
        <w:trPr>
          <w:jc w:val="center"/>
        </w:trPr>
        <w:tc>
          <w:tcPr>
            <w:tcW w:w="1620" w:type="dxa"/>
            <w:vAlign w:val="bottom"/>
          </w:tcPr>
          <w:p w14:paraId="6A10792C" w14:textId="185E9D8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6</w:t>
            </w:r>
          </w:p>
        </w:tc>
        <w:tc>
          <w:tcPr>
            <w:tcW w:w="3600" w:type="dxa"/>
            <w:vAlign w:val="bottom"/>
          </w:tcPr>
          <w:p w14:paraId="104884A6" w14:textId="60A73D46"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172</w:t>
            </w:r>
          </w:p>
        </w:tc>
      </w:tr>
      <w:tr w:rsidR="005C2974" w:rsidRPr="00197A2B" w14:paraId="1AAB47BE" w14:textId="77777777" w:rsidTr="005C2974">
        <w:trPr>
          <w:jc w:val="center"/>
        </w:trPr>
        <w:tc>
          <w:tcPr>
            <w:tcW w:w="1620" w:type="dxa"/>
            <w:vAlign w:val="bottom"/>
          </w:tcPr>
          <w:p w14:paraId="5A79D027" w14:textId="44EEC87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w:t>
            </w:r>
          </w:p>
        </w:tc>
        <w:tc>
          <w:tcPr>
            <w:tcW w:w="3600" w:type="dxa"/>
            <w:vAlign w:val="bottom"/>
          </w:tcPr>
          <w:p w14:paraId="6371AA9D" w14:textId="3705E4D0"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218</w:t>
            </w:r>
          </w:p>
        </w:tc>
      </w:tr>
      <w:tr w:rsidR="005C2974" w:rsidRPr="00197A2B" w14:paraId="17C2C524" w14:textId="77777777" w:rsidTr="005C2974">
        <w:trPr>
          <w:jc w:val="center"/>
        </w:trPr>
        <w:tc>
          <w:tcPr>
            <w:tcW w:w="1620" w:type="dxa"/>
            <w:vAlign w:val="bottom"/>
          </w:tcPr>
          <w:p w14:paraId="62E6FA8A" w14:textId="050D3DBC"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w:t>
            </w:r>
          </w:p>
        </w:tc>
        <w:tc>
          <w:tcPr>
            <w:tcW w:w="3600" w:type="dxa"/>
            <w:vAlign w:val="bottom"/>
          </w:tcPr>
          <w:p w14:paraId="27C04FD1" w14:textId="481D1B8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133</w:t>
            </w:r>
          </w:p>
        </w:tc>
      </w:tr>
      <w:tr w:rsidR="005C2974" w:rsidRPr="00197A2B" w14:paraId="5D0055AC" w14:textId="77777777" w:rsidTr="005C2974">
        <w:trPr>
          <w:jc w:val="center"/>
        </w:trPr>
        <w:tc>
          <w:tcPr>
            <w:tcW w:w="1620" w:type="dxa"/>
            <w:vAlign w:val="bottom"/>
          </w:tcPr>
          <w:p w14:paraId="2DAD5085" w14:textId="43D5DDA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w:t>
            </w:r>
          </w:p>
        </w:tc>
        <w:tc>
          <w:tcPr>
            <w:tcW w:w="3600" w:type="dxa"/>
            <w:vAlign w:val="bottom"/>
          </w:tcPr>
          <w:p w14:paraId="50F8346F" w14:textId="1F611A3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116</w:t>
            </w:r>
          </w:p>
        </w:tc>
      </w:tr>
      <w:tr w:rsidR="005C2974" w:rsidRPr="00197A2B" w14:paraId="61B34CFC" w14:textId="77777777" w:rsidTr="005C2974">
        <w:trPr>
          <w:jc w:val="center"/>
        </w:trPr>
        <w:tc>
          <w:tcPr>
            <w:tcW w:w="1620" w:type="dxa"/>
            <w:vAlign w:val="bottom"/>
          </w:tcPr>
          <w:p w14:paraId="1EA0CF33" w14:textId="63583B3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10</w:t>
            </w:r>
          </w:p>
        </w:tc>
        <w:tc>
          <w:tcPr>
            <w:tcW w:w="3600" w:type="dxa"/>
            <w:vAlign w:val="bottom"/>
          </w:tcPr>
          <w:p w14:paraId="30C3C6ED" w14:textId="199AC95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110</w:t>
            </w:r>
          </w:p>
        </w:tc>
      </w:tr>
      <w:tr w:rsidR="005C2974" w:rsidRPr="00197A2B" w14:paraId="34EFED18" w14:textId="77777777" w:rsidTr="005C2974">
        <w:trPr>
          <w:jc w:val="center"/>
        </w:trPr>
        <w:tc>
          <w:tcPr>
            <w:tcW w:w="1620" w:type="dxa"/>
            <w:vAlign w:val="bottom"/>
          </w:tcPr>
          <w:p w14:paraId="5A0EA4CD" w14:textId="67E3B5F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w:t>
            </w:r>
          </w:p>
        </w:tc>
        <w:tc>
          <w:tcPr>
            <w:tcW w:w="3600" w:type="dxa"/>
            <w:vAlign w:val="bottom"/>
          </w:tcPr>
          <w:p w14:paraId="52DAF4D8" w14:textId="1E77FE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93</w:t>
            </w:r>
          </w:p>
        </w:tc>
      </w:tr>
      <w:tr w:rsidR="005C2974" w:rsidRPr="00197A2B" w14:paraId="3971C708" w14:textId="77777777" w:rsidTr="005C2974">
        <w:trPr>
          <w:jc w:val="center"/>
        </w:trPr>
        <w:tc>
          <w:tcPr>
            <w:tcW w:w="1620" w:type="dxa"/>
            <w:vAlign w:val="bottom"/>
          </w:tcPr>
          <w:p w14:paraId="3FEA46B8" w14:textId="1D5A94C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w:t>
            </w:r>
          </w:p>
        </w:tc>
        <w:tc>
          <w:tcPr>
            <w:tcW w:w="3600" w:type="dxa"/>
            <w:vAlign w:val="bottom"/>
          </w:tcPr>
          <w:p w14:paraId="58BF2EC3" w14:textId="62DDB1C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179</w:t>
            </w:r>
          </w:p>
        </w:tc>
      </w:tr>
      <w:tr w:rsidR="005C2974" w:rsidRPr="00197A2B" w14:paraId="6EDA7972" w14:textId="77777777" w:rsidTr="005C2974">
        <w:trPr>
          <w:jc w:val="center"/>
        </w:trPr>
        <w:tc>
          <w:tcPr>
            <w:tcW w:w="1620" w:type="dxa"/>
            <w:vAlign w:val="bottom"/>
          </w:tcPr>
          <w:p w14:paraId="78E4A4A2" w14:textId="65F0B2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w:t>
            </w:r>
          </w:p>
        </w:tc>
        <w:tc>
          <w:tcPr>
            <w:tcW w:w="3600" w:type="dxa"/>
            <w:vAlign w:val="bottom"/>
          </w:tcPr>
          <w:p w14:paraId="119A7DD8" w14:textId="4A6C0C1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186</w:t>
            </w:r>
          </w:p>
        </w:tc>
      </w:tr>
      <w:tr w:rsidR="005C2974" w:rsidRPr="00197A2B" w14:paraId="0AD0F10C" w14:textId="77777777" w:rsidTr="005C2974">
        <w:trPr>
          <w:jc w:val="center"/>
        </w:trPr>
        <w:tc>
          <w:tcPr>
            <w:tcW w:w="1620" w:type="dxa"/>
            <w:vAlign w:val="bottom"/>
          </w:tcPr>
          <w:p w14:paraId="67660CAB" w14:textId="29F8ABC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w:t>
            </w:r>
          </w:p>
        </w:tc>
        <w:tc>
          <w:tcPr>
            <w:tcW w:w="3600" w:type="dxa"/>
            <w:vAlign w:val="bottom"/>
          </w:tcPr>
          <w:p w14:paraId="2DDCCDD3" w14:textId="1C2C1A3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173</w:t>
            </w:r>
          </w:p>
        </w:tc>
      </w:tr>
      <w:tr w:rsidR="005C2974" w:rsidRPr="00197A2B" w14:paraId="623BD134" w14:textId="77777777" w:rsidTr="005C2974">
        <w:trPr>
          <w:jc w:val="center"/>
        </w:trPr>
        <w:tc>
          <w:tcPr>
            <w:tcW w:w="1620" w:type="dxa"/>
            <w:vAlign w:val="bottom"/>
          </w:tcPr>
          <w:p w14:paraId="1D0E1C5A" w14:textId="1514002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lastRenderedPageBreak/>
              <w:t>15</w:t>
            </w:r>
          </w:p>
        </w:tc>
        <w:tc>
          <w:tcPr>
            <w:tcW w:w="3600" w:type="dxa"/>
            <w:vAlign w:val="bottom"/>
          </w:tcPr>
          <w:p w14:paraId="7A6A7C9F" w14:textId="229A5D2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96</w:t>
            </w:r>
          </w:p>
        </w:tc>
      </w:tr>
      <w:tr w:rsidR="005C2974" w:rsidRPr="00197A2B" w14:paraId="209313FF" w14:textId="77777777" w:rsidTr="005C2974">
        <w:trPr>
          <w:jc w:val="center"/>
        </w:trPr>
        <w:tc>
          <w:tcPr>
            <w:tcW w:w="1620" w:type="dxa"/>
            <w:vAlign w:val="bottom"/>
          </w:tcPr>
          <w:p w14:paraId="79856D0F" w14:textId="05D9D7C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16</w:t>
            </w:r>
          </w:p>
        </w:tc>
        <w:tc>
          <w:tcPr>
            <w:tcW w:w="3600" w:type="dxa"/>
            <w:vAlign w:val="bottom"/>
          </w:tcPr>
          <w:p w14:paraId="72CC3ED3" w14:textId="5EBF59A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94</w:t>
            </w:r>
          </w:p>
        </w:tc>
      </w:tr>
      <w:tr w:rsidR="005C2974" w:rsidRPr="00197A2B" w14:paraId="6C444CFB" w14:textId="77777777" w:rsidTr="005C2974">
        <w:trPr>
          <w:jc w:val="center"/>
        </w:trPr>
        <w:tc>
          <w:tcPr>
            <w:tcW w:w="1620" w:type="dxa"/>
            <w:vAlign w:val="bottom"/>
          </w:tcPr>
          <w:p w14:paraId="3064D8E0" w14:textId="46D595F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w:t>
            </w:r>
          </w:p>
        </w:tc>
        <w:tc>
          <w:tcPr>
            <w:tcW w:w="3600" w:type="dxa"/>
            <w:vAlign w:val="bottom"/>
          </w:tcPr>
          <w:p w14:paraId="757A34B0" w14:textId="40FC289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188</w:t>
            </w:r>
          </w:p>
        </w:tc>
      </w:tr>
      <w:tr w:rsidR="005C2974" w:rsidRPr="00197A2B" w14:paraId="7F4B5815" w14:textId="77777777" w:rsidTr="005C2974">
        <w:trPr>
          <w:jc w:val="center"/>
        </w:trPr>
        <w:tc>
          <w:tcPr>
            <w:tcW w:w="1620" w:type="dxa"/>
            <w:vAlign w:val="bottom"/>
          </w:tcPr>
          <w:p w14:paraId="71B06BB8" w14:textId="4A24DA7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w:t>
            </w:r>
          </w:p>
        </w:tc>
        <w:tc>
          <w:tcPr>
            <w:tcW w:w="3600" w:type="dxa"/>
            <w:vAlign w:val="bottom"/>
          </w:tcPr>
          <w:p w14:paraId="57269C69" w14:textId="13BB9C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75</w:t>
            </w:r>
          </w:p>
        </w:tc>
      </w:tr>
      <w:tr w:rsidR="005C2974" w:rsidRPr="00197A2B" w14:paraId="25EFE24D" w14:textId="77777777" w:rsidTr="005C2974">
        <w:trPr>
          <w:jc w:val="center"/>
        </w:trPr>
        <w:tc>
          <w:tcPr>
            <w:tcW w:w="1620" w:type="dxa"/>
            <w:vAlign w:val="bottom"/>
          </w:tcPr>
          <w:p w14:paraId="4370292D" w14:textId="2451CA7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19</w:t>
            </w:r>
          </w:p>
        </w:tc>
        <w:tc>
          <w:tcPr>
            <w:tcW w:w="3600" w:type="dxa"/>
            <w:vAlign w:val="bottom"/>
          </w:tcPr>
          <w:p w14:paraId="333F7ECA" w14:textId="433AD72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82</w:t>
            </w:r>
          </w:p>
        </w:tc>
      </w:tr>
      <w:tr w:rsidR="005C2974" w:rsidRPr="00197A2B" w14:paraId="59B8E8D1" w14:textId="77777777" w:rsidTr="005C2974">
        <w:trPr>
          <w:jc w:val="center"/>
        </w:trPr>
        <w:tc>
          <w:tcPr>
            <w:tcW w:w="1620" w:type="dxa"/>
            <w:tcBorders>
              <w:bottom w:val="single" w:sz="4" w:space="0" w:color="auto"/>
            </w:tcBorders>
            <w:vAlign w:val="bottom"/>
          </w:tcPr>
          <w:p w14:paraId="378D5196" w14:textId="1647CDC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X</w:t>
            </w:r>
          </w:p>
        </w:tc>
        <w:tc>
          <w:tcPr>
            <w:tcW w:w="3600" w:type="dxa"/>
            <w:tcBorders>
              <w:bottom w:val="single" w:sz="4" w:space="0" w:color="auto"/>
            </w:tcBorders>
            <w:vAlign w:val="bottom"/>
          </w:tcPr>
          <w:p w14:paraId="138B1532" w14:textId="1569132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207</w:t>
            </w:r>
          </w:p>
        </w:tc>
      </w:tr>
    </w:tbl>
    <w:p w14:paraId="14AB59B0" w14:textId="77777777" w:rsidR="008C77EA" w:rsidRDefault="008C77EA" w:rsidP="008C77EA"/>
    <w:p w14:paraId="19D4EA28" w14:textId="0FCBB354" w:rsidR="00F94241" w:rsidRPr="00197A2B" w:rsidRDefault="00F94241" w:rsidP="00F413E3">
      <w:pPr>
        <w:pStyle w:val="Heading3"/>
      </w:pPr>
      <w:r w:rsidRPr="00197A2B">
        <w:t xml:space="preserve">Table </w:t>
      </w:r>
      <w:r w:rsidR="008C347C">
        <w:t>5</w:t>
      </w:r>
      <w:r w:rsidRPr="00197A2B">
        <w:t xml:space="preserve">: </w:t>
      </w:r>
      <w:r>
        <w:t>Rates and types of error when using concatenated trees for gene-based selection tests</w:t>
      </w:r>
      <w:r w:rsidRPr="00197A2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aBSREL</w:t>
            </w:r>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58F4360E" w14:textId="77777777" w:rsidR="00F94241" w:rsidRPr="00197A2B" w:rsidRDefault="00F94241" w:rsidP="00F413E3">
      <w:pPr>
        <w:jc w:val="both"/>
        <w:rPr>
          <w:rFonts w:ascii="Times New Roman" w:hAnsi="Times New Roman" w:cs="Times New Roman"/>
          <w:sz w:val="24"/>
          <w:szCs w:val="24"/>
        </w:rPr>
      </w:pPr>
    </w:p>
    <w:p w14:paraId="4CD0FE74" w14:textId="1AD7ABFC" w:rsidR="00C31246" w:rsidRDefault="00C31246" w:rsidP="00F413E3">
      <w:pPr>
        <w:spacing w:after="160" w:line="259" w:lineRule="auto"/>
        <w:jc w:val="both"/>
        <w:rPr>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4C1D45B9">
            <wp:extent cx="4606988" cy="6381750"/>
            <wp:effectExtent l="0" t="0" r="3175" b="0"/>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8945" cy="6384461"/>
                    </a:xfrm>
                    <a:prstGeom prst="rect">
                      <a:avLst/>
                    </a:prstGeom>
                    <a:noFill/>
                    <a:ln>
                      <a:noFill/>
                    </a:ln>
                  </pic:spPr>
                </pic:pic>
              </a:graphicData>
            </a:graphic>
          </wp:inline>
        </w:drawing>
      </w:r>
    </w:p>
    <w:p w14:paraId="3C861584" w14:textId="2B6C2AB3"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sCF/gCF)</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ootstrap/SH-aLRT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Murinae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New genomes presented in this study are underlined, and genomes used for the genome-wide phylogenetic discordance analysis are indicated with an asterisk.</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3D7100A">
            <wp:extent cx="5133975" cy="6837072"/>
            <wp:effectExtent l="0" t="0" r="0" b="1905"/>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1235" cy="6846740"/>
                    </a:xfrm>
                    <a:prstGeom prst="rect">
                      <a:avLst/>
                    </a:prstGeom>
                    <a:noFill/>
                    <a:ln>
                      <a:noFill/>
                    </a:ln>
                  </pic:spPr>
                </pic:pic>
              </a:graphicData>
            </a:graphic>
          </wp:inline>
        </w:drawing>
      </w:r>
    </w:p>
    <w:p w14:paraId="78DC1AA6" w14:textId="4FA4416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w:t>
      </w:r>
      <w:commentRangeStart w:id="82"/>
      <w:commentRangeStart w:id="83"/>
      <w:r w:rsidR="00A22613">
        <w:rPr>
          <w:rFonts w:ascii="Times New Roman" w:hAnsi="Times New Roman" w:cs="Times New Roman"/>
          <w:sz w:val="24"/>
          <w:szCs w:val="24"/>
        </w:rPr>
        <w:t xml:space="preserve">B) </w:t>
      </w:r>
      <w:commentRangeEnd w:id="82"/>
      <w:r w:rsidR="0009786C">
        <w:rPr>
          <w:rStyle w:val="CommentReference"/>
        </w:rPr>
        <w:commentReference w:id="82"/>
      </w:r>
      <w:commentRangeEnd w:id="83"/>
      <w:r w:rsidR="00AF54C6">
        <w:rPr>
          <w:rStyle w:val="CommentReference"/>
        </w:rPr>
        <w:commentReference w:id="83"/>
      </w:r>
      <w:r w:rsidR="00A22613">
        <w:rPr>
          <w:rFonts w:ascii="Times New Roman" w:hAnsi="Times New Roman" w:cs="Times New Roman"/>
          <w:sz w:val="24"/>
          <w:szCs w:val="24"/>
        </w:rPr>
        <w:t xml:space="preserve">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p>
    <w:p w14:paraId="42ACC60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7F23EB16">
            <wp:extent cx="5934075" cy="3714750"/>
            <wp:effectExtent l="0" t="0" r="9525" b="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659CB793" w14:textId="5C142DE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D) The slopes of the correlation between genomic distance and tree distance from panel B represent the rate at which tree similarity decays across the genome.</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108D4B4C">
            <wp:extent cx="5943600" cy="2771775"/>
            <wp:effectExtent l="0" t="0" r="0" b="9525"/>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4B53F6AD" w14:textId="5851179D"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4: </w:t>
      </w:r>
      <w:r w:rsidR="007B6168">
        <w:rPr>
          <w:rFonts w:ascii="Times New Roman" w:hAnsi="Times New Roman" w:cs="Times New Roman"/>
          <w:sz w:val="24"/>
          <w:szCs w:val="24"/>
        </w:rPr>
        <w:t xml:space="preserve">No correlation between </w:t>
      </w:r>
      <w:r w:rsidR="006E5D47">
        <w:rPr>
          <w:rFonts w:ascii="Times New Roman" w:hAnsi="Times New Roman" w:cs="Times New Roman"/>
          <w:sz w:val="24"/>
          <w:szCs w:val="24"/>
        </w:rPr>
        <w:t xml:space="preserve">tree similarity and recombination rate in 5Mb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10kb windows within the 5Mb window. B) The</w:t>
      </w:r>
      <w:r w:rsidR="00D24E78">
        <w:rPr>
          <w:rFonts w:ascii="Times New Roman" w:hAnsi="Times New Roman" w:cs="Times New Roman"/>
          <w:sz w:val="24"/>
          <w:szCs w:val="24"/>
        </w:rPr>
        <w:t xml:space="preserve"> slopes of the linear correlation between the weighted Robinson-Foulds distances between the first 10kb window and every other 10kb window within a 5Mb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5Mb window</w:t>
      </w:r>
      <w:r w:rsidR="006E5D47">
        <w:rPr>
          <w:rFonts w:ascii="Times New Roman" w:hAnsi="Times New Roman" w:cs="Times New Roman"/>
          <w:sz w:val="24"/>
          <w:szCs w:val="24"/>
        </w:rPr>
        <w:t>.</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50CB9F79"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wRF and the log distance between each window up to 5Mb away from the feature window. 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0183EE24"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77777777" w:rsidR="00501ADC" w:rsidRDefault="00501ADC" w:rsidP="00501ADC">
      <w:pPr>
        <w:pStyle w:val="Heading1"/>
      </w:pPr>
      <w:commentRangeStart w:id="84"/>
      <w:commentRangeStart w:id="85"/>
      <w:commentRangeStart w:id="86"/>
      <w:r>
        <w:lastRenderedPageBreak/>
        <w:t>References</w:t>
      </w:r>
      <w:commentRangeEnd w:id="84"/>
      <w:r>
        <w:rPr>
          <w:rStyle w:val="CommentReference"/>
          <w:rFonts w:asciiTheme="minorHAnsi" w:hAnsiTheme="minorHAnsi" w:cstheme="minorBidi"/>
          <w:b w:val="0"/>
        </w:rPr>
        <w:commentReference w:id="84"/>
      </w:r>
      <w:commentRangeEnd w:id="85"/>
      <w:r>
        <w:rPr>
          <w:rStyle w:val="CommentReference"/>
          <w:rFonts w:asciiTheme="minorHAnsi" w:hAnsiTheme="minorHAnsi" w:cstheme="minorBidi"/>
          <w:b w:val="0"/>
        </w:rPr>
        <w:commentReference w:id="85"/>
      </w:r>
      <w:commentRangeEnd w:id="86"/>
      <w:r w:rsidR="00EE4E68">
        <w:rPr>
          <w:rStyle w:val="CommentReference"/>
          <w:rFonts w:asciiTheme="minorHAnsi" w:hAnsiTheme="minorHAnsi" w:cstheme="minorBidi"/>
          <w:b w:val="0"/>
        </w:rPr>
        <w:commentReference w:id="86"/>
      </w:r>
    </w:p>
    <w:p w14:paraId="761183FC" w14:textId="769C677F" w:rsidR="00A43809" w:rsidRPr="00A43809" w:rsidRDefault="009418B1" w:rsidP="00A43809">
      <w:pPr>
        <w:pStyle w:val="EndNoteBibliography"/>
        <w:spacing w:after="0"/>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A43809" w:rsidRPr="00A43809">
        <w:t xml:space="preserve">Pdb (the paleobiology database) [Internet]. 2011 January 21st, 2022]. Available from: </w:t>
      </w:r>
      <w:hyperlink r:id="rId22" w:history="1">
        <w:r w:rsidR="00A43809" w:rsidRPr="00A43809">
          <w:rPr>
            <w:rStyle w:val="Hyperlink"/>
          </w:rPr>
          <w:t>http://paleodb.org/</w:t>
        </w:r>
      </w:hyperlink>
      <w:r w:rsidR="00A43809" w:rsidRPr="00A43809">
        <w:t xml:space="preserve"> </w:t>
      </w:r>
    </w:p>
    <w:p w14:paraId="7726563D" w14:textId="77777777" w:rsidR="00A43809" w:rsidRPr="00A43809" w:rsidRDefault="00A43809" w:rsidP="00A43809">
      <w:pPr>
        <w:pStyle w:val="EndNoteBibliography"/>
        <w:spacing w:after="0"/>
        <w:ind w:left="720" w:hanging="720"/>
      </w:pPr>
      <w:r w:rsidRPr="00A43809">
        <w:t xml:space="preserve">Aghova T, Kimura Y, Bryja J, Dobigny G, Granjon L, Kergoat GJ. 2018. Fossils know it best: Using a new set of fossil calibrations to improve the temporal phylogenetic framework of murid rodents (rodentia: Muridae). </w:t>
      </w:r>
      <w:r w:rsidRPr="00A43809">
        <w:rPr>
          <w:i/>
        </w:rPr>
        <w:t>Mol Phylogenet Evol</w:t>
      </w:r>
      <w:r w:rsidRPr="00A43809">
        <w:t>. 128:98-111.</w:t>
      </w:r>
    </w:p>
    <w:p w14:paraId="5770C77A" w14:textId="77777777" w:rsidR="00A43809" w:rsidRPr="00A43809" w:rsidRDefault="00A43809" w:rsidP="00A43809">
      <w:pPr>
        <w:pStyle w:val="EndNoteBibliography"/>
        <w:spacing w:after="0"/>
        <w:ind w:left="720" w:hanging="720"/>
      </w:pPr>
      <w:r w:rsidRPr="00A43809">
        <w:t xml:space="preserve">Alda F, Ludt WB, Elias DJ, McMahan CD, Chakrabarty P. 2021. Comparing ultraconserved elements and exons for phylogenomic analyses of middle american cichlids: When data agree to disagree. </w:t>
      </w:r>
      <w:r w:rsidRPr="00A43809">
        <w:rPr>
          <w:i/>
        </w:rPr>
        <w:t>Genome Biol Evol</w:t>
      </w:r>
      <w:r w:rsidRPr="00A43809">
        <w:t>. 13.</w:t>
      </w:r>
    </w:p>
    <w:p w14:paraId="4DDF8BA4" w14:textId="77777777" w:rsidR="00A43809" w:rsidRPr="00A43809" w:rsidRDefault="00A43809" w:rsidP="00A43809">
      <w:pPr>
        <w:pStyle w:val="EndNoteBibliography"/>
        <w:spacing w:after="0"/>
        <w:ind w:left="720" w:hanging="720"/>
      </w:pPr>
      <w:r w:rsidRPr="00A43809">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A43809">
        <w:rPr>
          <w:i/>
        </w:rPr>
        <w:t>Evolution</w:t>
      </w:r>
      <w:r w:rsidRPr="00A43809">
        <w:t>. 71:475-488.</w:t>
      </w:r>
    </w:p>
    <w:p w14:paraId="1589378B" w14:textId="77777777" w:rsidR="00A43809" w:rsidRPr="00A43809" w:rsidRDefault="00A43809" w:rsidP="00A43809">
      <w:pPr>
        <w:pStyle w:val="EndNoteBibliography"/>
        <w:spacing w:after="0"/>
        <w:ind w:left="720" w:hanging="720"/>
      </w:pPr>
      <w:r w:rsidRPr="00A43809">
        <w:t xml:space="preserve">Alvarez-Gonzalez L, Burden F, Doddamani D, Malinverni R, Leach E, Marin-Garcia C, Marin-Gual L, Gubern A, Vara C, Paytuvi-Gallart A, et al. 2022. 3d chromatin remodelling in the germ line modulates genome evolutionary plasticity. </w:t>
      </w:r>
      <w:r w:rsidRPr="00A43809">
        <w:rPr>
          <w:i/>
        </w:rPr>
        <w:t>Nat Commun</w:t>
      </w:r>
      <w:r w:rsidRPr="00A43809">
        <w:t>. 13:2608.</w:t>
      </w:r>
    </w:p>
    <w:p w14:paraId="2FD57B3A" w14:textId="77777777" w:rsidR="00A43809" w:rsidRPr="00A43809" w:rsidRDefault="00A43809" w:rsidP="00A43809">
      <w:pPr>
        <w:pStyle w:val="EndNoteBibliography"/>
        <w:spacing w:after="0"/>
        <w:ind w:left="720" w:hanging="720"/>
      </w:pPr>
      <w:r w:rsidRPr="00A43809">
        <w:t xml:space="preserve">Avise JC, Robinson TJ. 2008. Hemiplasy: A new term in the lexicon of phylogenetics. </w:t>
      </w:r>
      <w:r w:rsidRPr="00A43809">
        <w:rPr>
          <w:i/>
        </w:rPr>
        <w:t>Syst Biol</w:t>
      </w:r>
      <w:r w:rsidRPr="00A43809">
        <w:t>. 57:503-507.</w:t>
      </w:r>
    </w:p>
    <w:p w14:paraId="5CDB4E91" w14:textId="77777777" w:rsidR="00A43809" w:rsidRPr="00A43809" w:rsidRDefault="00A43809" w:rsidP="00A43809">
      <w:pPr>
        <w:pStyle w:val="EndNoteBibliography"/>
        <w:spacing w:after="0"/>
        <w:ind w:left="720" w:hanging="720"/>
      </w:pPr>
      <w:r w:rsidRPr="00A43809">
        <w:t xml:space="preserve">Baum DA. 2007. Concordance trees, concordance factors, and the exploration of reticulate genealogy. </w:t>
      </w:r>
      <w:r w:rsidRPr="00A43809">
        <w:rPr>
          <w:i/>
        </w:rPr>
        <w:t>TAXON</w:t>
      </w:r>
      <w:r w:rsidRPr="00A43809">
        <w:t>. 56:417-426.</w:t>
      </w:r>
    </w:p>
    <w:p w14:paraId="1ABC63A5" w14:textId="77777777" w:rsidR="00A43809" w:rsidRPr="00A43809" w:rsidRDefault="00A43809" w:rsidP="00A43809">
      <w:pPr>
        <w:pStyle w:val="EndNoteBibliography"/>
        <w:spacing w:after="0"/>
        <w:ind w:left="720" w:hanging="720"/>
      </w:pPr>
      <w:r w:rsidRPr="00A43809">
        <w:t xml:space="preserve">Benjamini Y, Hochberg Y. 1995. Controlling the false discovery rate: A practical and powerful approach to multiple testing. </w:t>
      </w:r>
      <w:r w:rsidRPr="00A43809">
        <w:rPr>
          <w:i/>
        </w:rPr>
        <w:t>Appl Stat-J Roy St B</w:t>
      </w:r>
      <w:r w:rsidRPr="00A43809">
        <w:t>. 57:289-300.</w:t>
      </w:r>
    </w:p>
    <w:p w14:paraId="512BB796" w14:textId="77777777" w:rsidR="00A43809" w:rsidRPr="00A43809" w:rsidRDefault="00A43809" w:rsidP="00A43809">
      <w:pPr>
        <w:pStyle w:val="EndNoteBibliography"/>
        <w:spacing w:after="0"/>
        <w:ind w:left="720" w:hanging="720"/>
      </w:pPr>
      <w:r w:rsidRPr="00A43809">
        <w:t xml:space="preserve">Bloom BH. 1970. Space/time trade-offs in hash coding with allowable errors. </w:t>
      </w:r>
      <w:r w:rsidRPr="00A43809">
        <w:rPr>
          <w:i/>
        </w:rPr>
        <w:t>Commun. ACM</w:t>
      </w:r>
      <w:r w:rsidRPr="00A43809">
        <w:t>. 13:422–426.</w:t>
      </w:r>
    </w:p>
    <w:p w14:paraId="3F7E856E" w14:textId="77777777" w:rsidR="00A43809" w:rsidRPr="00A43809" w:rsidRDefault="00A43809" w:rsidP="00A43809">
      <w:pPr>
        <w:pStyle w:val="EndNoteBibliography"/>
        <w:spacing w:after="0"/>
        <w:ind w:left="720" w:hanging="720"/>
      </w:pPr>
      <w:r w:rsidRPr="00A43809">
        <w:t>Böcker S, Canzar S, Gunnar WK. 2013. The generalized robinson-foulds metric. In:  Darling A, Stoye J, editors. Algorithms in bioinformatics. Berlin, Heidelberg: Springer.</w:t>
      </w:r>
    </w:p>
    <w:p w14:paraId="073D892D" w14:textId="77777777" w:rsidR="00A43809" w:rsidRPr="00A43809" w:rsidRDefault="00A43809" w:rsidP="00A43809">
      <w:pPr>
        <w:pStyle w:val="EndNoteBibliography"/>
        <w:spacing w:after="0"/>
        <w:ind w:left="720" w:hanging="720"/>
      </w:pPr>
      <w:r w:rsidRPr="00A43809">
        <w:t xml:space="preserve">Bolger AM, Lohse M, Usadel B. 2014. Trimmomatic: A flexible trimmer for illumina sequence data. </w:t>
      </w:r>
      <w:r w:rsidRPr="00A43809">
        <w:rPr>
          <w:i/>
        </w:rPr>
        <w:t>Bioinformatics</w:t>
      </w:r>
      <w:r w:rsidRPr="00A43809">
        <w:t>. 30:2114-2120.</w:t>
      </w:r>
    </w:p>
    <w:p w14:paraId="2921A6B2" w14:textId="77777777" w:rsidR="00A43809" w:rsidRPr="00A43809" w:rsidRDefault="00A43809" w:rsidP="00A43809">
      <w:pPr>
        <w:pStyle w:val="EndNoteBibliography"/>
        <w:spacing w:after="0"/>
        <w:ind w:left="720" w:hanging="720"/>
      </w:pPr>
      <w:r w:rsidRPr="00A43809">
        <w:t xml:space="preserve">Borowiec ML. 2016. Amas: A fast tool for alignment manipulation and computing of summary statistics. </w:t>
      </w:r>
      <w:r w:rsidRPr="00A43809">
        <w:rPr>
          <w:i/>
        </w:rPr>
        <w:t>PeerJ</w:t>
      </w:r>
      <w:r w:rsidRPr="00A43809">
        <w:t>. 4:e1660.</w:t>
      </w:r>
    </w:p>
    <w:p w14:paraId="038598BC" w14:textId="77777777" w:rsidR="00A43809" w:rsidRPr="00A43809" w:rsidRDefault="00A43809" w:rsidP="00A43809">
      <w:pPr>
        <w:pStyle w:val="EndNoteBibliography"/>
        <w:spacing w:after="0"/>
        <w:ind w:left="720" w:hanging="720"/>
      </w:pPr>
      <w:r w:rsidRPr="00A43809">
        <w:t xml:space="preserve">Bradley RK, Roberts A, Smoot M, Juvekar S, Do J, Dewey C, Holmes I, Pachter L. 2009. Fast statistical alignment. </w:t>
      </w:r>
      <w:r w:rsidRPr="00A43809">
        <w:rPr>
          <w:i/>
        </w:rPr>
        <w:t>PLoS Comput Biol</w:t>
      </w:r>
      <w:r w:rsidRPr="00A43809">
        <w:t>. 5:e1000392.</w:t>
      </w:r>
    </w:p>
    <w:p w14:paraId="56EF1BF7" w14:textId="77777777" w:rsidR="00A43809" w:rsidRPr="00A43809" w:rsidRDefault="00A43809" w:rsidP="00A43809">
      <w:pPr>
        <w:pStyle w:val="EndNoteBibliography"/>
        <w:spacing w:after="0"/>
        <w:ind w:left="720" w:hanging="720"/>
      </w:pPr>
      <w:r w:rsidRPr="00A43809">
        <w:t xml:space="preserve">Cai JJ, Macpherson JM, Sella G, Petrov DA. 2009. Pervasive hitchhiking at coding and regulatory sites in humans. </w:t>
      </w:r>
      <w:r w:rsidRPr="00A43809">
        <w:rPr>
          <w:i/>
        </w:rPr>
        <w:t>PLoS Genet</w:t>
      </w:r>
      <w:r w:rsidRPr="00A43809">
        <w:t>. 5:e1000336.</w:t>
      </w:r>
    </w:p>
    <w:p w14:paraId="2C7381C1" w14:textId="77777777" w:rsidR="00A43809" w:rsidRPr="00A43809" w:rsidRDefault="00A43809" w:rsidP="00A43809">
      <w:pPr>
        <w:pStyle w:val="EndNoteBibliography"/>
        <w:spacing w:after="0"/>
        <w:ind w:left="720" w:hanging="720"/>
      </w:pPr>
      <w:r w:rsidRPr="00A43809">
        <w:t xml:space="preserve">Capella-Gutierrez S, Silla-Martinez JM, Gabaldon T. 2009. Trimal: A tool for automated alignment trimming in large-scale phylogenetic analyses. </w:t>
      </w:r>
      <w:r w:rsidRPr="00A43809">
        <w:rPr>
          <w:i/>
        </w:rPr>
        <w:t>Bioinformatics</w:t>
      </w:r>
      <w:r w:rsidRPr="00A43809">
        <w:t>. 25:1972-1973.</w:t>
      </w:r>
    </w:p>
    <w:p w14:paraId="7205AAA5" w14:textId="77777777" w:rsidR="00A43809" w:rsidRPr="00A43809" w:rsidRDefault="00A43809" w:rsidP="00A43809">
      <w:pPr>
        <w:pStyle w:val="EndNoteBibliography"/>
        <w:spacing w:after="0"/>
        <w:ind w:left="720" w:hanging="720"/>
      </w:pPr>
      <w:r w:rsidRPr="00A43809">
        <w:t xml:space="preserve">Carbone L, Harris RA, Gnerre S, Veeramah KR, Lorente-Galdos B, Huddleston J, Meyer TJ, Herrero J, Roos C, Aken B, et al. 2014. Gibbon genome and the fast karyotype evolution of small apes. </w:t>
      </w:r>
      <w:r w:rsidRPr="00A43809">
        <w:rPr>
          <w:i/>
        </w:rPr>
        <w:t>Nature</w:t>
      </w:r>
      <w:r w:rsidRPr="00A43809">
        <w:t>. 513:195-201.</w:t>
      </w:r>
    </w:p>
    <w:p w14:paraId="7C42D2C1" w14:textId="77777777" w:rsidR="00A43809" w:rsidRPr="00A43809" w:rsidRDefault="00A43809" w:rsidP="00A43809">
      <w:pPr>
        <w:pStyle w:val="EndNoteBibliography"/>
        <w:spacing w:after="0"/>
        <w:ind w:left="720" w:hanging="720"/>
      </w:pPr>
      <w:r w:rsidRPr="00A43809">
        <w:t xml:space="preserve">Chan KO, Hutter CR, Wood PL, Jr., Grismer LL, Brown RM. 2020. Target-capture phylogenomics provide insights on gene and species tree discordances in old world treefrogs (anura: Rhacophoridae). </w:t>
      </w:r>
      <w:r w:rsidRPr="00A43809">
        <w:rPr>
          <w:i/>
        </w:rPr>
        <w:t>Proc Biol Sci</w:t>
      </w:r>
      <w:r w:rsidRPr="00A43809">
        <w:t>. 287:20202102.</w:t>
      </w:r>
    </w:p>
    <w:p w14:paraId="46CE084F" w14:textId="77777777" w:rsidR="00A43809" w:rsidRPr="00A43809" w:rsidRDefault="00A43809" w:rsidP="00A43809">
      <w:pPr>
        <w:pStyle w:val="EndNoteBibliography"/>
        <w:spacing w:after="0"/>
        <w:ind w:left="720" w:hanging="720"/>
      </w:pPr>
      <w:r w:rsidRPr="00A43809">
        <w:t xml:space="preserve">Charlesworth B, Morgan MT, Charlesworth D. 1993. The effect of deleterious mutations on neutral molecular variation. </w:t>
      </w:r>
      <w:r w:rsidRPr="00A43809">
        <w:rPr>
          <w:i/>
        </w:rPr>
        <w:t>Genetics</w:t>
      </w:r>
      <w:r w:rsidRPr="00A43809">
        <w:t>. 134:1289-1303.</w:t>
      </w:r>
    </w:p>
    <w:p w14:paraId="7E6A3906" w14:textId="77777777" w:rsidR="00A43809" w:rsidRPr="00A43809" w:rsidRDefault="00A43809" w:rsidP="00A43809">
      <w:pPr>
        <w:pStyle w:val="EndNoteBibliography"/>
        <w:spacing w:after="0"/>
        <w:ind w:left="720" w:hanging="720"/>
      </w:pPr>
      <w:r w:rsidRPr="00A43809">
        <w:t xml:space="preserve">Chen CT, Wang JC, Cohen BA. 2007. The strength of selection on ultraconserved elements in the human genome. </w:t>
      </w:r>
      <w:r w:rsidRPr="00A43809">
        <w:rPr>
          <w:i/>
        </w:rPr>
        <w:t>Am J Hum Genet</w:t>
      </w:r>
      <w:r w:rsidRPr="00A43809">
        <w:t>. 80:692-704.</w:t>
      </w:r>
    </w:p>
    <w:p w14:paraId="3080761D" w14:textId="77777777" w:rsidR="00A43809" w:rsidRPr="00A43809" w:rsidRDefault="00A43809" w:rsidP="00A43809">
      <w:pPr>
        <w:pStyle w:val="EndNoteBibliography"/>
        <w:spacing w:after="0"/>
        <w:ind w:left="720" w:hanging="720"/>
      </w:pPr>
      <w:r w:rsidRPr="00A43809">
        <w:t xml:space="preserve">Chernomor O, von Haeseler A, Minh BQ. 2016. Terrace aware data structure for phylogenomic inference from supermatrices. </w:t>
      </w:r>
      <w:r w:rsidRPr="00A43809">
        <w:rPr>
          <w:i/>
        </w:rPr>
        <w:t>Syst Biol</w:t>
      </w:r>
      <w:r w:rsidRPr="00A43809">
        <w:t>. 65:997-1008.</w:t>
      </w:r>
    </w:p>
    <w:p w14:paraId="37A8402A" w14:textId="77777777" w:rsidR="00A43809" w:rsidRPr="00A43809" w:rsidRDefault="00A43809" w:rsidP="00A43809">
      <w:pPr>
        <w:pStyle w:val="EndNoteBibliography"/>
        <w:spacing w:after="0"/>
        <w:ind w:left="720" w:hanging="720"/>
      </w:pPr>
      <w:r w:rsidRPr="00A43809">
        <w:t xml:space="preserve">Corbett-Detig RB, Hartl DL, Sackton TB. 2015. Natural selection constrains neutral diversity across a wide range of species. </w:t>
      </w:r>
      <w:r w:rsidRPr="00A43809">
        <w:rPr>
          <w:i/>
        </w:rPr>
        <w:t>PLoS Biol</w:t>
      </w:r>
      <w:r w:rsidRPr="00A43809">
        <w:t>. 13:e1002112.</w:t>
      </w:r>
    </w:p>
    <w:p w14:paraId="0E45AD0E" w14:textId="77777777" w:rsidR="00A43809" w:rsidRPr="00A43809" w:rsidRDefault="00A43809" w:rsidP="00A43809">
      <w:pPr>
        <w:pStyle w:val="EndNoteBibliography"/>
        <w:spacing w:after="0"/>
        <w:ind w:left="720" w:hanging="720"/>
      </w:pPr>
      <w:r w:rsidRPr="00A43809">
        <w:lastRenderedPageBreak/>
        <w:t xml:space="preserve">Cox A, Ackert-Bicknell CL, Dumont BL, Ding Y, Bell JT, Brockmann GA, Wergedal JE, Bult C, Paigen B, Flint J, et al. 2009. A new standard genetic map for the laboratory mouse. </w:t>
      </w:r>
      <w:r w:rsidRPr="00A43809">
        <w:rPr>
          <w:i/>
        </w:rPr>
        <w:t>Genetics</w:t>
      </w:r>
      <w:r w:rsidRPr="00A43809">
        <w:t>. 182:1335-1344.</w:t>
      </w:r>
    </w:p>
    <w:p w14:paraId="00CBBC9C" w14:textId="77777777" w:rsidR="00A43809" w:rsidRPr="00A43809" w:rsidRDefault="00A43809" w:rsidP="00A43809">
      <w:pPr>
        <w:pStyle w:val="EndNoteBibliography"/>
        <w:spacing w:after="0"/>
        <w:ind w:left="720" w:hanging="720"/>
      </w:pPr>
      <w:r w:rsidRPr="00A43809">
        <w:t xml:space="preserve">Cunningham F, Allen JE, Allen J, Alvarez-Jarreta J, Amode MR, Armean IM, Austine-Orimoloye O, Azov AG, Barnes I, Bennett R, et al. 2022. Ensembl 2022. </w:t>
      </w:r>
      <w:r w:rsidRPr="00A43809">
        <w:rPr>
          <w:i/>
        </w:rPr>
        <w:t>Nucleic Acids Res</w:t>
      </w:r>
      <w:r w:rsidRPr="00A43809">
        <w:t>. 50:D988-D995.</w:t>
      </w:r>
    </w:p>
    <w:p w14:paraId="1E8C9321" w14:textId="77777777" w:rsidR="00A43809" w:rsidRPr="00A43809" w:rsidRDefault="00A43809" w:rsidP="00A43809">
      <w:pPr>
        <w:pStyle w:val="EndNoteBibliography"/>
        <w:spacing w:after="0"/>
        <w:ind w:left="720" w:hanging="720"/>
      </w:pPr>
      <w:r w:rsidRPr="00A43809">
        <w:t xml:space="preserve">Danecek P, Bonfield JK, Liddle J, Marshall J, Ohan V, Pollard MO, Whitwham A, Keane T, McCarthy SA, Davies RM, et al. 2021. Twelve years of samtools and bcftools. </w:t>
      </w:r>
      <w:r w:rsidRPr="00A43809">
        <w:rPr>
          <w:i/>
        </w:rPr>
        <w:t>Gigascience</w:t>
      </w:r>
      <w:r w:rsidRPr="00A43809">
        <w:t>. 10.</w:t>
      </w:r>
    </w:p>
    <w:p w14:paraId="1483CA4B" w14:textId="77777777" w:rsidR="00A43809" w:rsidRPr="00A43809" w:rsidRDefault="00A43809" w:rsidP="00A43809">
      <w:pPr>
        <w:pStyle w:val="EndNoteBibliography"/>
        <w:spacing w:after="0"/>
        <w:ind w:left="720" w:hanging="720"/>
      </w:pPr>
      <w:r w:rsidRPr="00A43809">
        <w:t xml:space="preserve">Degnan JH, Rosenberg NA. 2006. Discordance of species trees with their most likely gene trees. </w:t>
      </w:r>
      <w:r w:rsidRPr="00A43809">
        <w:rPr>
          <w:i/>
        </w:rPr>
        <w:t>PLoS Genet</w:t>
      </w:r>
      <w:r w:rsidRPr="00A43809">
        <w:t>. 2:e68.</w:t>
      </w:r>
    </w:p>
    <w:p w14:paraId="1ED2B36A" w14:textId="77777777" w:rsidR="00A43809" w:rsidRPr="00A43809" w:rsidRDefault="00A43809" w:rsidP="00A43809">
      <w:pPr>
        <w:pStyle w:val="EndNoteBibliography"/>
        <w:spacing w:after="0"/>
        <w:ind w:left="720" w:hanging="720"/>
      </w:pPr>
      <w:r w:rsidRPr="00A43809">
        <w:t xml:space="preserve">Edwards SV. 2009. Is a new and general theory of molecular systematics emerging? </w:t>
      </w:r>
      <w:r w:rsidRPr="00A43809">
        <w:rPr>
          <w:i/>
        </w:rPr>
        <w:t>Evolution</w:t>
      </w:r>
      <w:r w:rsidRPr="00A43809">
        <w:t>. 63:1-19.</w:t>
      </w:r>
    </w:p>
    <w:p w14:paraId="0285E2EF" w14:textId="77777777" w:rsidR="00A43809" w:rsidRPr="00A43809" w:rsidRDefault="00A43809" w:rsidP="00A43809">
      <w:pPr>
        <w:pStyle w:val="EndNoteBibliography"/>
        <w:spacing w:after="0"/>
        <w:ind w:left="720" w:hanging="720"/>
      </w:pPr>
      <w:r w:rsidRPr="00A43809">
        <w:t>Faircloth BC. 2013. Illumiprocessor: A trimmomatic wrapper for parallel adapter and quality trimming.</w:t>
      </w:r>
    </w:p>
    <w:p w14:paraId="6B73E9AB" w14:textId="77777777" w:rsidR="00A43809" w:rsidRPr="00A43809" w:rsidRDefault="00A43809" w:rsidP="00A43809">
      <w:pPr>
        <w:pStyle w:val="EndNoteBibliography"/>
        <w:spacing w:after="0"/>
        <w:ind w:left="720" w:hanging="720"/>
      </w:pPr>
      <w:r w:rsidRPr="00A43809">
        <w:t xml:space="preserve">Faircloth BC. 2016. Phyluce is a software package for the analysis of conserved genomic loci. </w:t>
      </w:r>
      <w:r w:rsidRPr="00A43809">
        <w:rPr>
          <w:i/>
        </w:rPr>
        <w:t>Bioinformatics</w:t>
      </w:r>
      <w:r w:rsidRPr="00A43809">
        <w:t>. 32:786-788.</w:t>
      </w:r>
    </w:p>
    <w:p w14:paraId="7D40DC19" w14:textId="77777777" w:rsidR="00A43809" w:rsidRPr="00A43809" w:rsidRDefault="00A43809" w:rsidP="00A43809">
      <w:pPr>
        <w:pStyle w:val="EndNoteBibliography"/>
        <w:spacing w:after="0"/>
        <w:ind w:left="720" w:hanging="720"/>
      </w:pPr>
      <w:r w:rsidRPr="00A43809">
        <w:t xml:space="preserve">Faircloth BC, McCormack JE, Crawford NG, Harvey MG, Brumfield RT, Glenn TC. 2012. Ultraconserved elements anchor thousands of genetic markers spanning multiple evolutionary timescales. </w:t>
      </w:r>
      <w:r w:rsidRPr="00A43809">
        <w:rPr>
          <w:i/>
        </w:rPr>
        <w:t>Syst Biol</w:t>
      </w:r>
      <w:r w:rsidRPr="00A43809">
        <w:t>. 61:717-726.</w:t>
      </w:r>
    </w:p>
    <w:p w14:paraId="476A8919" w14:textId="77777777" w:rsidR="00A43809" w:rsidRPr="00A43809" w:rsidRDefault="00A43809" w:rsidP="00A43809">
      <w:pPr>
        <w:pStyle w:val="EndNoteBibliography"/>
        <w:spacing w:after="0"/>
        <w:ind w:left="720" w:hanging="720"/>
      </w:pPr>
      <w:r w:rsidRPr="00A43809">
        <w:t xml:space="preserve">Fay JC. 2011. Weighing the evidence for adaptation at the molecular level. </w:t>
      </w:r>
      <w:r w:rsidRPr="00A43809">
        <w:rPr>
          <w:i/>
        </w:rPr>
        <w:t>Trends Genet</w:t>
      </w:r>
      <w:r w:rsidRPr="00A43809">
        <w:t>. 27:343-349.</w:t>
      </w:r>
    </w:p>
    <w:p w14:paraId="03FBB6DA" w14:textId="77777777" w:rsidR="00A43809" w:rsidRPr="00A43809" w:rsidRDefault="00A43809" w:rsidP="00A43809">
      <w:pPr>
        <w:pStyle w:val="EndNoteBibliography"/>
        <w:spacing w:after="0"/>
        <w:ind w:left="720" w:hanging="720"/>
      </w:pPr>
      <w:r w:rsidRPr="00A43809">
        <w:t xml:space="preserve">Feng S, Bai M, Rivas-Gonzalez I, Li C, Liu S, Tong Y, Yang H, Chen G, Xie D, Sears KE, et al. 2022. Incomplete lineage sorting and phenotypic evolution in marsupials. </w:t>
      </w:r>
      <w:r w:rsidRPr="00A43809">
        <w:rPr>
          <w:i/>
        </w:rPr>
        <w:t>Cell</w:t>
      </w:r>
      <w:r w:rsidRPr="00A43809">
        <w:t>. 185:1646-1660 e1618.</w:t>
      </w:r>
    </w:p>
    <w:p w14:paraId="3A7A753C" w14:textId="77777777" w:rsidR="00A43809" w:rsidRPr="00A43809" w:rsidRDefault="00A43809" w:rsidP="00A43809">
      <w:pPr>
        <w:pStyle w:val="EndNoteBibliography"/>
        <w:spacing w:after="0"/>
        <w:ind w:left="720" w:hanging="720"/>
      </w:pPr>
      <w:r w:rsidRPr="00A43809">
        <w:t xml:space="preserve">Fontaine MC, Pease JB, Steele A, Waterhouse RM, Neafsey DE, Sharakhov IV, Jiang X, Hall AB, Catteruccia F, Kakani E, et al. 2015. Mosquito genomics. Extensive introgression in a malaria vector species complex revealed by phylogenomics. </w:t>
      </w:r>
      <w:r w:rsidRPr="00A43809">
        <w:rPr>
          <w:i/>
        </w:rPr>
        <w:t>Science</w:t>
      </w:r>
      <w:r w:rsidRPr="00A43809">
        <w:t>. 347:1258524.</w:t>
      </w:r>
    </w:p>
    <w:p w14:paraId="5BBAF740" w14:textId="77777777" w:rsidR="00A43809" w:rsidRPr="00A43809" w:rsidRDefault="00A43809" w:rsidP="00A43809">
      <w:pPr>
        <w:pStyle w:val="EndNoteBibliography"/>
        <w:spacing w:after="0"/>
        <w:ind w:left="720" w:hanging="720"/>
      </w:pPr>
      <w:r w:rsidRPr="00A43809">
        <w:t xml:space="preserve">Foote AD, Liu Y, Thomas GW, Vinar T, Alfoldi J, Deng J, Dugan S, van Elk CE, Hunter ME, Joshi V, et al. 2015. Convergent evolution of the genomes of marine mammals. </w:t>
      </w:r>
      <w:r w:rsidRPr="00A43809">
        <w:rPr>
          <w:i/>
        </w:rPr>
        <w:t>Nat Genet</w:t>
      </w:r>
      <w:r w:rsidRPr="00A43809">
        <w:t>. 47:272-275.</w:t>
      </w:r>
    </w:p>
    <w:p w14:paraId="21A237CF" w14:textId="77777777" w:rsidR="00A43809" w:rsidRPr="00A43809" w:rsidRDefault="00A43809" w:rsidP="00A43809">
      <w:pPr>
        <w:pStyle w:val="EndNoteBibliography"/>
        <w:spacing w:after="0"/>
        <w:ind w:left="720" w:hanging="720"/>
      </w:pPr>
      <w:r w:rsidRPr="00A43809">
        <w:t xml:space="preserve">Gable SM, Byars MI, Literman R, Tollis M. 2022. A genomic perspective on the evolutionary diversification of turtles. </w:t>
      </w:r>
      <w:r w:rsidRPr="00A43809">
        <w:rPr>
          <w:i/>
        </w:rPr>
        <w:t>Syst Biol</w:t>
      </w:r>
      <w:r w:rsidRPr="00A43809">
        <w:t>. 71:1331-1347.</w:t>
      </w:r>
    </w:p>
    <w:p w14:paraId="4467323C" w14:textId="77777777" w:rsidR="00A43809" w:rsidRPr="00A43809" w:rsidRDefault="00A43809" w:rsidP="00A43809">
      <w:pPr>
        <w:pStyle w:val="EndNoteBibliography"/>
        <w:spacing w:after="0"/>
        <w:ind w:left="720" w:hanging="720"/>
      </w:pPr>
      <w:r w:rsidRPr="00A43809">
        <w:t xml:space="preserve">Geraldes A, Basset P, Smith KL, Nachman MW. 2011. Higher differentiation among subspecies of the house mouse (mus musculus) in genomic regions with low recombination. </w:t>
      </w:r>
      <w:r w:rsidRPr="00A43809">
        <w:rPr>
          <w:i/>
        </w:rPr>
        <w:t>Mol Ecol</w:t>
      </w:r>
      <w:r w:rsidRPr="00A43809">
        <w:t>. 20:4722-4736.</w:t>
      </w:r>
    </w:p>
    <w:p w14:paraId="3A35F761" w14:textId="77777777" w:rsidR="00A43809" w:rsidRPr="00A43809" w:rsidRDefault="00A43809" w:rsidP="00A43809">
      <w:pPr>
        <w:pStyle w:val="EndNoteBibliography"/>
        <w:spacing w:after="0"/>
        <w:ind w:left="720" w:hanging="720"/>
      </w:pPr>
      <w:r w:rsidRPr="00A43809">
        <w:t xml:space="preserve">Gibbs RA, Weinstock GM, Metzker ML, Muzny DM, Sodergren EJ, Scherer S, Scott G, Steffen D, Worley KC, Burch PE, et al. 2004. Genome sequence of the brown norway rat yields insights into mammalian evolution. </w:t>
      </w:r>
      <w:r w:rsidRPr="00A43809">
        <w:rPr>
          <w:i/>
        </w:rPr>
        <w:t>Nature</w:t>
      </w:r>
      <w:r w:rsidRPr="00A43809">
        <w:t>. 428:493-521.</w:t>
      </w:r>
    </w:p>
    <w:p w14:paraId="2D24562F" w14:textId="77777777" w:rsidR="00A43809" w:rsidRPr="00A43809" w:rsidRDefault="00A43809" w:rsidP="00A43809">
      <w:pPr>
        <w:pStyle w:val="EndNoteBibliography"/>
        <w:spacing w:after="0"/>
        <w:ind w:left="720" w:hanging="720"/>
      </w:pPr>
      <w:r w:rsidRPr="00A43809">
        <w:t xml:space="preserve">Green RE, Krause J, Briggs AW, Maricic T, Stenzel U, Kircher M, Patterson N, Li H, Zhai W, Fritz MH, et al. 2010. A draft sequence of the neandertal genome. </w:t>
      </w:r>
      <w:r w:rsidRPr="00A43809">
        <w:rPr>
          <w:i/>
        </w:rPr>
        <w:t>Science</w:t>
      </w:r>
      <w:r w:rsidRPr="00A43809">
        <w:t>. 328:710-722.</w:t>
      </w:r>
    </w:p>
    <w:p w14:paraId="4F3F769E" w14:textId="77777777" w:rsidR="00A43809" w:rsidRPr="00A43809" w:rsidRDefault="00A43809" w:rsidP="00A43809">
      <w:pPr>
        <w:pStyle w:val="EndNoteBibliography"/>
        <w:spacing w:after="0"/>
        <w:ind w:left="720" w:hanging="720"/>
      </w:pPr>
      <w:r w:rsidRPr="00A43809">
        <w:t xml:space="preserve">Guindon S, Dufayard JF, Lefort V, Anisimova M, Hordijk W, Gascuel O. 2010. New algorithms and methods to estimate maximum-likelihood phylogenies: Assessing the performance of phyml 3.0. </w:t>
      </w:r>
      <w:r w:rsidRPr="00A43809">
        <w:rPr>
          <w:i/>
        </w:rPr>
        <w:t>Syst Biol</w:t>
      </w:r>
      <w:r w:rsidRPr="00A43809">
        <w:t>. 59:307-321.</w:t>
      </w:r>
    </w:p>
    <w:p w14:paraId="133F106E" w14:textId="77777777" w:rsidR="00A43809" w:rsidRPr="00A43809" w:rsidRDefault="00A43809" w:rsidP="00A43809">
      <w:pPr>
        <w:pStyle w:val="EndNoteBibliography"/>
        <w:spacing w:after="0"/>
        <w:ind w:left="720" w:hanging="720"/>
      </w:pPr>
      <w:r w:rsidRPr="00A43809">
        <w:t xml:space="preserve">Hahn MW, Nakhleh L. 2016. Irrational exuberance for resolved species trees. </w:t>
      </w:r>
      <w:r w:rsidRPr="00A43809">
        <w:rPr>
          <w:i/>
        </w:rPr>
        <w:t>Evolution</w:t>
      </w:r>
      <w:r w:rsidRPr="00A43809">
        <w:t>. 70:7-17.</w:t>
      </w:r>
    </w:p>
    <w:p w14:paraId="3DEADF50" w14:textId="77777777" w:rsidR="00A43809" w:rsidRPr="00A43809" w:rsidRDefault="00A43809" w:rsidP="00A43809">
      <w:pPr>
        <w:pStyle w:val="EndNoteBibliography"/>
        <w:spacing w:after="0"/>
        <w:ind w:left="720" w:hanging="720"/>
      </w:pPr>
      <w:r w:rsidRPr="00A43809">
        <w:t xml:space="preserve">He B, Zhao Y, Su C, Lin G, Wang Y, Li L, Ma J, Yang Q, Hao J. 2023. Phylogenomics reveal extensive phylogenetic discordance due to incomplete lineage sorting following the rapid radiation of alpine butterflies (papilionidae: Parnassius). </w:t>
      </w:r>
      <w:r w:rsidRPr="00A43809">
        <w:rPr>
          <w:i/>
        </w:rPr>
        <w:t>Syst Entomol</w:t>
      </w:r>
      <w:r w:rsidRPr="00A43809">
        <w:t>.</w:t>
      </w:r>
    </w:p>
    <w:p w14:paraId="06DD31EA" w14:textId="77777777" w:rsidR="00A43809" w:rsidRPr="00A43809" w:rsidRDefault="00A43809" w:rsidP="00A43809">
      <w:pPr>
        <w:pStyle w:val="EndNoteBibliography"/>
        <w:spacing w:after="0"/>
        <w:ind w:left="720" w:hanging="720"/>
      </w:pPr>
      <w:r w:rsidRPr="00A43809">
        <w:t xml:space="preserve">Hibbins MS, Hahn MW. 2022. Phylogenomic approaches to detecting and characterizing introgression. </w:t>
      </w:r>
      <w:r w:rsidRPr="00A43809">
        <w:rPr>
          <w:i/>
        </w:rPr>
        <w:t>Genetics</w:t>
      </w:r>
      <w:r w:rsidRPr="00A43809">
        <w:t>. 220.</w:t>
      </w:r>
    </w:p>
    <w:p w14:paraId="5A36E852" w14:textId="77777777" w:rsidR="00A43809" w:rsidRPr="00A43809" w:rsidRDefault="00A43809" w:rsidP="00A43809">
      <w:pPr>
        <w:pStyle w:val="EndNoteBibliography"/>
        <w:spacing w:after="0"/>
        <w:ind w:left="720" w:hanging="720"/>
      </w:pPr>
      <w:r w:rsidRPr="00A43809">
        <w:t xml:space="preserve">Hinrichs AS, Karolchik D, Baertsch R, Barber GP, Bejerano G, Clawson H, Diekhans M, Furey TS, Harte RA, Hsu F, et al. 2006. The ucsc genome browser database: Update 2006. </w:t>
      </w:r>
      <w:r w:rsidRPr="00A43809">
        <w:rPr>
          <w:i/>
        </w:rPr>
        <w:t>Nucleic Acids Res</w:t>
      </w:r>
      <w:r w:rsidRPr="00A43809">
        <w:t>. 34:D590-598.</w:t>
      </w:r>
    </w:p>
    <w:p w14:paraId="6F59A696" w14:textId="77777777" w:rsidR="00A43809" w:rsidRPr="00A43809" w:rsidRDefault="00A43809" w:rsidP="00A43809">
      <w:pPr>
        <w:pStyle w:val="EndNoteBibliography"/>
        <w:spacing w:after="0"/>
        <w:ind w:left="720" w:hanging="720"/>
      </w:pPr>
      <w:r w:rsidRPr="00A43809">
        <w:t xml:space="preserve">Hoang DT, Chernomor O, von Haeseler A, Minh BQ, Vinh LS. 2018. Ufboot2: Improving the ultrafast bootstrap approximation. </w:t>
      </w:r>
      <w:r w:rsidRPr="00A43809">
        <w:rPr>
          <w:i/>
        </w:rPr>
        <w:t>Mol Biol Evol</w:t>
      </w:r>
      <w:r w:rsidRPr="00A43809">
        <w:t>. 35:518-522.</w:t>
      </w:r>
    </w:p>
    <w:p w14:paraId="2E74D050" w14:textId="77777777" w:rsidR="00A43809" w:rsidRPr="00A43809" w:rsidRDefault="00A43809" w:rsidP="00A43809">
      <w:pPr>
        <w:pStyle w:val="EndNoteBibliography"/>
        <w:spacing w:after="0"/>
        <w:ind w:left="720" w:hanging="720"/>
      </w:pPr>
      <w:r w:rsidRPr="00A43809">
        <w:lastRenderedPageBreak/>
        <w:t xml:space="preserve">Hobolth A, Christensen OF, Mailund T, Schierup MH. 2007. Genomic relationships and speciation times of human, chimpanzee, and gorilla inferred from a coalescent hidden markov model. </w:t>
      </w:r>
      <w:r w:rsidRPr="00A43809">
        <w:rPr>
          <w:i/>
        </w:rPr>
        <w:t>PLoS Genet</w:t>
      </w:r>
      <w:r w:rsidRPr="00A43809">
        <w:t>. 3:e7.</w:t>
      </w:r>
    </w:p>
    <w:p w14:paraId="4D8B82AA" w14:textId="77777777" w:rsidR="00A43809" w:rsidRPr="00A43809" w:rsidRDefault="00A43809" w:rsidP="00A43809">
      <w:pPr>
        <w:pStyle w:val="EndNoteBibliography"/>
        <w:spacing w:after="0"/>
        <w:ind w:left="720" w:hanging="720"/>
      </w:pPr>
      <w:r w:rsidRPr="00A43809">
        <w:t xml:space="preserve">Holm S. 1979. A simple sequentially rejective multiple test procedure. </w:t>
      </w:r>
      <w:r w:rsidRPr="00A43809">
        <w:rPr>
          <w:i/>
        </w:rPr>
        <w:t>Scand J Stat</w:t>
      </w:r>
      <w:r w:rsidRPr="00A43809">
        <w:t>.65-70.</w:t>
      </w:r>
    </w:p>
    <w:p w14:paraId="0B2C527F" w14:textId="77777777" w:rsidR="00A43809" w:rsidRPr="00A43809" w:rsidRDefault="00A43809" w:rsidP="00A43809">
      <w:pPr>
        <w:pStyle w:val="EndNoteBibliography"/>
        <w:spacing w:after="0"/>
        <w:ind w:left="720" w:hanging="720"/>
      </w:pPr>
      <w:r w:rsidRPr="00A43809">
        <w:t xml:space="preserve">Hu Z, Sackton TB, Edwards SV, Liu JS. 2019. Bayesian detection of convergent rate changes of conserved noncoding elements on phylogenetic trees. </w:t>
      </w:r>
      <w:r w:rsidRPr="00A43809">
        <w:rPr>
          <w:i/>
        </w:rPr>
        <w:t>Mol Biol Evol</w:t>
      </w:r>
      <w:r w:rsidRPr="00A43809">
        <w:t>. 36:1086-1100.</w:t>
      </w:r>
    </w:p>
    <w:p w14:paraId="5382F323" w14:textId="77777777" w:rsidR="00A43809" w:rsidRPr="00A43809" w:rsidRDefault="00A43809" w:rsidP="00A43809">
      <w:pPr>
        <w:pStyle w:val="EndNoteBibliography"/>
        <w:spacing w:after="0"/>
        <w:ind w:left="720" w:hanging="720"/>
      </w:pPr>
      <w:r w:rsidRPr="00A43809">
        <w:t xml:space="preserve">Hudson RR. 1983. Testing the constant-rate neutral allele model with protein sequence data. </w:t>
      </w:r>
      <w:r w:rsidRPr="00A43809">
        <w:rPr>
          <w:i/>
        </w:rPr>
        <w:t>Evolution</w:t>
      </w:r>
      <w:r w:rsidRPr="00A43809">
        <w:t>. 37:203-217.</w:t>
      </w:r>
    </w:p>
    <w:p w14:paraId="2B770807" w14:textId="77777777" w:rsidR="00A43809" w:rsidRPr="00A43809" w:rsidRDefault="00A43809" w:rsidP="00A43809">
      <w:pPr>
        <w:pStyle w:val="EndNoteBibliography"/>
        <w:spacing w:after="0"/>
        <w:ind w:left="720" w:hanging="720"/>
      </w:pPr>
      <w:r w:rsidRPr="00A43809">
        <w:t xml:space="preserve">Hudson RR, Kaplan NL. 1988. The coalescent process in models with selection and recombination. </w:t>
      </w:r>
      <w:r w:rsidRPr="00A43809">
        <w:rPr>
          <w:i/>
        </w:rPr>
        <w:t>Genetics</w:t>
      </w:r>
      <w:r w:rsidRPr="00A43809">
        <w:t>. 120:831-840.</w:t>
      </w:r>
    </w:p>
    <w:p w14:paraId="743DE50C" w14:textId="77777777" w:rsidR="00A43809" w:rsidRPr="00A43809" w:rsidRDefault="00A43809" w:rsidP="00A43809">
      <w:pPr>
        <w:pStyle w:val="EndNoteBibliography"/>
        <w:spacing w:after="0"/>
        <w:ind w:left="720" w:hanging="720"/>
      </w:pPr>
      <w:r w:rsidRPr="00A43809">
        <w:t xml:space="preserve">Hudson RR, Kaplan NL. 1995. Deleterious background selection with recombination. </w:t>
      </w:r>
      <w:r w:rsidRPr="00A43809">
        <w:rPr>
          <w:i/>
        </w:rPr>
        <w:t>Genetics</w:t>
      </w:r>
      <w:r w:rsidRPr="00A43809">
        <w:t>. 141:1605-1617.</w:t>
      </w:r>
    </w:p>
    <w:p w14:paraId="7BD33DEB" w14:textId="77777777" w:rsidR="00A43809" w:rsidRPr="00A43809" w:rsidRDefault="00A43809" w:rsidP="00A43809">
      <w:pPr>
        <w:pStyle w:val="EndNoteBibliography"/>
        <w:spacing w:after="0"/>
        <w:ind w:left="720" w:hanging="720"/>
      </w:pPr>
      <w:r w:rsidRPr="00A43809">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3F642D9E" w14:textId="77777777" w:rsidR="00A43809" w:rsidRPr="00A43809" w:rsidRDefault="00A43809" w:rsidP="00A43809">
      <w:pPr>
        <w:pStyle w:val="EndNoteBibliography"/>
        <w:spacing w:after="0"/>
        <w:ind w:left="720" w:hanging="720"/>
      </w:pPr>
      <w:r w:rsidRPr="00A43809">
        <w:t xml:space="preserve">Jackman SD, Vandervalk BP, Mohamadi H, Chu J, Yeo S, Hammond SA, Jahesh G, Khan H, Coombe L, Warren RL, et al. 2017. Abyss 2.0: Resource-efficient assembly of large genomes using a bloom filter. </w:t>
      </w:r>
      <w:r w:rsidRPr="00A43809">
        <w:rPr>
          <w:i/>
        </w:rPr>
        <w:t>Genome Res</w:t>
      </w:r>
      <w:r w:rsidRPr="00A43809">
        <w:t>. 27:768-777.</w:t>
      </w:r>
    </w:p>
    <w:p w14:paraId="61FE786F" w14:textId="77777777" w:rsidR="00A43809" w:rsidRPr="00A43809" w:rsidRDefault="00A43809" w:rsidP="00A43809">
      <w:pPr>
        <w:pStyle w:val="EndNoteBibliography"/>
        <w:spacing w:after="0"/>
        <w:ind w:left="720" w:hanging="720"/>
      </w:pPr>
      <w:r w:rsidRPr="00A43809">
        <w:t xml:space="preserve">Jarvis ED, Mirarab S, Aberer AJ, Li B, Houde P, Li C, Ho SY, Faircloth BC, Nabholz B, Howard JT, et al. 2014. Whole-genome analyses resolve early branches in the tree of life of modern birds. </w:t>
      </w:r>
      <w:r w:rsidRPr="00A43809">
        <w:rPr>
          <w:i/>
        </w:rPr>
        <w:t>Science</w:t>
      </w:r>
      <w:r w:rsidRPr="00A43809">
        <w:t>. 346:1320-1331.</w:t>
      </w:r>
    </w:p>
    <w:p w14:paraId="5C06E276" w14:textId="77777777" w:rsidR="00A43809" w:rsidRPr="00A43809" w:rsidRDefault="00A43809" w:rsidP="00A43809">
      <w:pPr>
        <w:pStyle w:val="EndNoteBibliography"/>
        <w:spacing w:after="0"/>
        <w:ind w:left="720" w:hanging="720"/>
      </w:pPr>
      <w:r w:rsidRPr="00A43809">
        <w:t xml:space="preserve">Jones MR, Mills LS, Alves PC, Callahan CM, Alves JM, Lafferty DJR, Jiggins FM, Jensen JD, Melo-Ferreira J, Good JM. 2018. Adaptive introgression underlies polymorphic seasonal camouflage in snowshoe hares. </w:t>
      </w:r>
      <w:r w:rsidRPr="00A43809">
        <w:rPr>
          <w:i/>
        </w:rPr>
        <w:t>Science</w:t>
      </w:r>
      <w:r w:rsidRPr="00A43809">
        <w:t>. 360:1355-1358.</w:t>
      </w:r>
    </w:p>
    <w:p w14:paraId="7334D9F7" w14:textId="77777777" w:rsidR="00A43809" w:rsidRPr="00A43809" w:rsidRDefault="00A43809" w:rsidP="00A43809">
      <w:pPr>
        <w:pStyle w:val="EndNoteBibliography"/>
        <w:spacing w:after="0"/>
        <w:ind w:left="720" w:hanging="720"/>
      </w:pPr>
      <w:r w:rsidRPr="00A43809">
        <w:t xml:space="preserve">Junier T, Zdobnov EM. 2010. The newick utilities: High-throughput phylogenetic tree processing in the unix shell. </w:t>
      </w:r>
      <w:r w:rsidRPr="00A43809">
        <w:rPr>
          <w:i/>
        </w:rPr>
        <w:t>Bioinformatics</w:t>
      </w:r>
      <w:r w:rsidRPr="00A43809">
        <w:t>. 26:1669-1670.</w:t>
      </w:r>
    </w:p>
    <w:p w14:paraId="518B8A48" w14:textId="77777777" w:rsidR="00A43809" w:rsidRPr="00A43809" w:rsidRDefault="00A43809" w:rsidP="00A43809">
      <w:pPr>
        <w:pStyle w:val="EndNoteBibliography"/>
        <w:spacing w:after="0"/>
        <w:ind w:left="720" w:hanging="720"/>
      </w:pPr>
      <w:r w:rsidRPr="00A43809">
        <w:t xml:space="preserve">Kalyaanamoorthy S, Minh BQ, Wong TKF, von Haeseler A, Jermiin LS. 2017. Modelfinder: Fast model selection for accurate phylogenetic estimates. </w:t>
      </w:r>
      <w:r w:rsidRPr="00A43809">
        <w:rPr>
          <w:i/>
        </w:rPr>
        <w:t>Nat Methods</w:t>
      </w:r>
      <w:r w:rsidRPr="00A43809">
        <w:t>. 14:587-589.</w:t>
      </w:r>
    </w:p>
    <w:p w14:paraId="772A50C5" w14:textId="77777777" w:rsidR="00A43809" w:rsidRPr="00A43809" w:rsidRDefault="00A43809" w:rsidP="00A43809">
      <w:pPr>
        <w:pStyle w:val="EndNoteBibliography"/>
        <w:spacing w:after="0"/>
        <w:ind w:left="720" w:hanging="720"/>
      </w:pPr>
      <w:r w:rsidRPr="00A43809">
        <w:t xml:space="preserve">Kaplan NL, Hudson RR, Langley CH. 1989. The "hitchhiking effect" revisited. </w:t>
      </w:r>
      <w:r w:rsidRPr="00A43809">
        <w:rPr>
          <w:i/>
        </w:rPr>
        <w:t>Genetics</w:t>
      </w:r>
      <w:r w:rsidRPr="00A43809">
        <w:t>. 123:887-899.</w:t>
      </w:r>
    </w:p>
    <w:p w14:paraId="21FDF31C" w14:textId="77777777" w:rsidR="00A43809" w:rsidRPr="00A43809" w:rsidRDefault="00A43809" w:rsidP="00A43809">
      <w:pPr>
        <w:pStyle w:val="EndNoteBibliography"/>
        <w:spacing w:after="0"/>
        <w:ind w:left="720" w:hanging="720"/>
      </w:pPr>
      <w:r w:rsidRPr="00A43809">
        <w:t xml:space="preserve">Kartje ME, Jing P, Payseur BA. 2020. Weak correlation between nucleotide variation and recombination rate across the house mouse genome. </w:t>
      </w:r>
      <w:r w:rsidRPr="00A43809">
        <w:rPr>
          <w:i/>
        </w:rPr>
        <w:t>Genome Biol Evol</w:t>
      </w:r>
      <w:r w:rsidRPr="00A43809">
        <w:t>. 12:293-299.</w:t>
      </w:r>
    </w:p>
    <w:p w14:paraId="6C8A688B" w14:textId="77777777" w:rsidR="00A43809" w:rsidRPr="00A43809" w:rsidRDefault="00A43809" w:rsidP="00A43809">
      <w:pPr>
        <w:pStyle w:val="EndNoteBibliography"/>
        <w:spacing w:after="0"/>
        <w:ind w:left="720" w:hanging="720"/>
      </w:pPr>
      <w:r w:rsidRPr="00A43809">
        <w:t xml:space="preserve">Katoh K, Standley DM. 2013. Mafft multiple sequence alignment software version 7: Improvements in performance and usability. </w:t>
      </w:r>
      <w:r w:rsidRPr="00A43809">
        <w:rPr>
          <w:i/>
        </w:rPr>
        <w:t>Mol Biol Evol</w:t>
      </w:r>
      <w:r w:rsidRPr="00A43809">
        <w:t>. 30:772-780.</w:t>
      </w:r>
    </w:p>
    <w:p w14:paraId="5439C197" w14:textId="77777777" w:rsidR="00A43809" w:rsidRPr="00A43809" w:rsidRDefault="00A43809" w:rsidP="00A43809">
      <w:pPr>
        <w:pStyle w:val="EndNoteBibliography"/>
        <w:spacing w:after="0"/>
        <w:ind w:left="720" w:hanging="720"/>
      </w:pPr>
      <w:r w:rsidRPr="00A43809">
        <w:t xml:space="preserve">Katzman S, Kern AD, Bejerano G, Fewell G, Fulton L, Wilson RK, Salama SR, Haussler D. 2007. Human genome ultraconserved elements are ultraselected. </w:t>
      </w:r>
      <w:r w:rsidRPr="00A43809">
        <w:rPr>
          <w:i/>
        </w:rPr>
        <w:t>Science</w:t>
      </w:r>
      <w:r w:rsidRPr="00A43809">
        <w:t>. 317:915.</w:t>
      </w:r>
    </w:p>
    <w:p w14:paraId="06AF1AF3" w14:textId="77777777" w:rsidR="00A43809" w:rsidRPr="00A43809" w:rsidRDefault="00A43809" w:rsidP="00A43809">
      <w:pPr>
        <w:pStyle w:val="EndNoteBibliography"/>
        <w:spacing w:after="0"/>
        <w:ind w:left="720" w:hanging="720"/>
      </w:pPr>
      <w:r w:rsidRPr="00A43809">
        <w:t xml:space="preserve">Keane TM, Wong K, Adams DJ, Flint J, Reymond A, Yalcin B. 2014. Identification of structural variation in mouse genomes. </w:t>
      </w:r>
      <w:r w:rsidRPr="00A43809">
        <w:rPr>
          <w:i/>
        </w:rPr>
        <w:t>Front Genet</w:t>
      </w:r>
      <w:r w:rsidRPr="00A43809">
        <w:t>. 5:192.</w:t>
      </w:r>
    </w:p>
    <w:p w14:paraId="2F958C76" w14:textId="77777777" w:rsidR="00A43809" w:rsidRPr="00A43809" w:rsidRDefault="00A43809" w:rsidP="00A43809">
      <w:pPr>
        <w:pStyle w:val="EndNoteBibliography"/>
        <w:spacing w:after="0"/>
        <w:ind w:left="720" w:hanging="720"/>
      </w:pPr>
      <w:r w:rsidRPr="00A43809">
        <w:t xml:space="preserve">Kimura M. 1968. Evolutionary rate at the molecular level. </w:t>
      </w:r>
      <w:r w:rsidRPr="00A43809">
        <w:rPr>
          <w:i/>
        </w:rPr>
        <w:t>Nature</w:t>
      </w:r>
      <w:r w:rsidRPr="00A43809">
        <w:t>. 217:624-626.</w:t>
      </w:r>
    </w:p>
    <w:p w14:paraId="2FC5494D" w14:textId="77777777" w:rsidR="00A43809" w:rsidRPr="00A43809" w:rsidRDefault="00A43809" w:rsidP="00A43809">
      <w:pPr>
        <w:pStyle w:val="EndNoteBibliography"/>
        <w:spacing w:after="0"/>
        <w:ind w:left="720" w:hanging="720"/>
      </w:pPr>
      <w:r w:rsidRPr="00A43809">
        <w:t xml:space="preserve">Kowalczyk A, Meyer WK, Partha R, Mao W, Clark NL, Chikina M. 2019. Rerconverge: An r package for associating evolutionary rates with convergent traits. </w:t>
      </w:r>
      <w:r w:rsidRPr="00A43809">
        <w:rPr>
          <w:i/>
        </w:rPr>
        <w:t>Bioinformatics</w:t>
      </w:r>
      <w:r w:rsidRPr="00A43809">
        <w:t>. 35:4815-4817.</w:t>
      </w:r>
    </w:p>
    <w:p w14:paraId="2F1B410A" w14:textId="77777777" w:rsidR="00A43809" w:rsidRPr="00A43809" w:rsidRDefault="00A43809" w:rsidP="00A43809">
      <w:pPr>
        <w:pStyle w:val="EndNoteBibliography"/>
        <w:spacing w:after="0"/>
        <w:ind w:left="720" w:hanging="720"/>
      </w:pPr>
      <w:r w:rsidRPr="00A43809">
        <w:t xml:space="preserve">Kulathinal RJ, Stevison LS, Noor MA. 2009. The genomics of speciation in drosophila: Diversity, divergence, and introgression estimated using low-coverage genome sequencing. </w:t>
      </w:r>
      <w:r w:rsidRPr="00A43809">
        <w:rPr>
          <w:i/>
        </w:rPr>
        <w:t>PLoS Genet</w:t>
      </w:r>
      <w:r w:rsidRPr="00A43809">
        <w:t>. 5:e1000550.</w:t>
      </w:r>
    </w:p>
    <w:p w14:paraId="1992302E" w14:textId="77777777" w:rsidR="00A43809" w:rsidRPr="00A43809" w:rsidRDefault="00A43809" w:rsidP="00A43809">
      <w:pPr>
        <w:pStyle w:val="EndNoteBibliography"/>
        <w:spacing w:after="0"/>
        <w:ind w:left="720" w:hanging="720"/>
      </w:pPr>
      <w:r w:rsidRPr="00A43809">
        <w:t xml:space="preserve">Kumon T, Ma J, Akins RB, Stefanik D, Nordgren CE, Kim J, Levine MT, Lampson MA. 2021. Parallel pathways for recruiting effector proteins determine centromere drive and suppression. </w:t>
      </w:r>
      <w:r w:rsidRPr="00A43809">
        <w:rPr>
          <w:i/>
        </w:rPr>
        <w:t>Cell</w:t>
      </w:r>
      <w:r w:rsidRPr="00A43809">
        <w:t>. 184:4904-4918 e4911.</w:t>
      </w:r>
    </w:p>
    <w:p w14:paraId="293E3C01" w14:textId="11CA0B4B" w:rsidR="00A43809" w:rsidRPr="00A43809" w:rsidRDefault="00A43809" w:rsidP="00A43809">
      <w:pPr>
        <w:pStyle w:val="EndNoteBibliography"/>
        <w:spacing w:after="0"/>
        <w:ind w:left="720" w:hanging="720"/>
      </w:pPr>
      <w:r w:rsidRPr="00A43809">
        <w:lastRenderedPageBreak/>
        <w:t xml:space="preserve">Calculating and interpreting gene- and site-concordance factors in phylogenomics [Internet]. The Lanfear Lab @ ANU2018 September 20, 2021]. Available from: </w:t>
      </w:r>
      <w:hyperlink r:id="rId23" w:history="1">
        <w:r w:rsidRPr="00A43809">
          <w:rPr>
            <w:rStyle w:val="Hyperlink"/>
          </w:rPr>
          <w:t>http://www.robertlanfear.com/blog/files/concordance_factors.html</w:t>
        </w:r>
      </w:hyperlink>
    </w:p>
    <w:p w14:paraId="212177D5" w14:textId="77777777" w:rsidR="00A43809" w:rsidRPr="00A43809" w:rsidRDefault="00A43809" w:rsidP="00A43809">
      <w:pPr>
        <w:pStyle w:val="EndNoteBibliography"/>
        <w:spacing w:after="0"/>
        <w:ind w:left="720" w:hanging="720"/>
      </w:pPr>
      <w:r w:rsidRPr="00A43809">
        <w:t xml:space="preserve">Lecompte E, Aplin K, Denys C, Catzeflis F, Chades M, Chevret P. 2008. Phylogeny and biogeography of african murinae based on mitochondrial and nuclear gene sequences, with a new tribal classification of the subfamily. </w:t>
      </w:r>
      <w:r w:rsidRPr="00A43809">
        <w:rPr>
          <w:i/>
        </w:rPr>
        <w:t>BMC Evol Biol</w:t>
      </w:r>
      <w:r w:rsidRPr="00A43809">
        <w:t>. 8:199.</w:t>
      </w:r>
    </w:p>
    <w:p w14:paraId="21AA1A44" w14:textId="77777777" w:rsidR="00A43809" w:rsidRPr="00A43809" w:rsidRDefault="00A43809" w:rsidP="00A43809">
      <w:pPr>
        <w:pStyle w:val="EndNoteBibliography"/>
        <w:spacing w:after="0"/>
        <w:ind w:left="720" w:hanging="720"/>
      </w:pPr>
      <w:r w:rsidRPr="00A43809">
        <w:t xml:space="preserve">Lewontin RC, Birch LC. 1966. Hybridization as a source of variation for adaptation to new environments. </w:t>
      </w:r>
      <w:r w:rsidRPr="00A43809">
        <w:rPr>
          <w:i/>
        </w:rPr>
        <w:t>Evolution</w:t>
      </w:r>
      <w:r w:rsidRPr="00A43809">
        <w:t>. 20:315-336.</w:t>
      </w:r>
    </w:p>
    <w:p w14:paraId="439DC1A1" w14:textId="77777777" w:rsidR="00A43809" w:rsidRPr="00A43809" w:rsidRDefault="00A43809" w:rsidP="00A43809">
      <w:pPr>
        <w:pStyle w:val="EndNoteBibliography"/>
        <w:spacing w:after="0"/>
        <w:ind w:left="720" w:hanging="720"/>
      </w:pPr>
      <w:r w:rsidRPr="00A43809">
        <w:t xml:space="preserve">Li H. 2013. Aligning sequence reads, clone sequences and assembly contigs with bwa-mem. </w:t>
      </w:r>
      <w:r w:rsidRPr="00A43809">
        <w:rPr>
          <w:i/>
        </w:rPr>
        <w:t>arXiv preprint arXiv:1303.3997</w:t>
      </w:r>
      <w:r w:rsidRPr="00A43809">
        <w:t>.</w:t>
      </w:r>
    </w:p>
    <w:p w14:paraId="045C47E7" w14:textId="77777777" w:rsidR="00A43809" w:rsidRPr="00A43809" w:rsidRDefault="00A43809" w:rsidP="00A43809">
      <w:pPr>
        <w:pStyle w:val="EndNoteBibliography"/>
        <w:spacing w:after="0"/>
        <w:ind w:left="720" w:hanging="720"/>
      </w:pPr>
      <w:r w:rsidRPr="00A43809">
        <w:t xml:space="preserve">Li H. 2018. Minimap2: Pairwise alignment for nucleotide sequences. </w:t>
      </w:r>
      <w:r w:rsidRPr="00A43809">
        <w:rPr>
          <w:i/>
        </w:rPr>
        <w:t>Bioinformatics</w:t>
      </w:r>
      <w:r w:rsidRPr="00A43809">
        <w:t>. 34:3094-3100.</w:t>
      </w:r>
    </w:p>
    <w:p w14:paraId="1615A923" w14:textId="77777777" w:rsidR="00A43809" w:rsidRPr="00A43809" w:rsidRDefault="00A43809" w:rsidP="00A43809">
      <w:pPr>
        <w:pStyle w:val="EndNoteBibliography"/>
        <w:spacing w:after="0"/>
        <w:ind w:left="720" w:hanging="720"/>
      </w:pPr>
      <w:r w:rsidRPr="00A43809">
        <w:t xml:space="preserve">Liu X, Wei F, Li M, Jiang X, Feng Z, Hu J. 2004. Molecular phylogeny and taxonomy of wood mice (genus apodemus kaup, 1829) based on complete mtdna cytochrome b sequences, with emphasis on chinese species. </w:t>
      </w:r>
      <w:r w:rsidRPr="00A43809">
        <w:rPr>
          <w:i/>
        </w:rPr>
        <w:t>Mol Phylogenet Evol</w:t>
      </w:r>
      <w:r w:rsidRPr="00A43809">
        <w:t>. 33:1-15.</w:t>
      </w:r>
    </w:p>
    <w:p w14:paraId="34E7B798" w14:textId="77777777" w:rsidR="00A43809" w:rsidRPr="00A43809" w:rsidRDefault="00A43809" w:rsidP="00A43809">
      <w:pPr>
        <w:pStyle w:val="EndNoteBibliography"/>
        <w:spacing w:after="0"/>
        <w:ind w:left="720" w:hanging="720"/>
      </w:pPr>
      <w:r w:rsidRPr="00A43809">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A43809">
        <w:rPr>
          <w:i/>
        </w:rPr>
        <w:t>Syst Biol</w:t>
      </w:r>
      <w:r w:rsidRPr="00A43809">
        <w:t>. 70:786-802.</w:t>
      </w:r>
    </w:p>
    <w:p w14:paraId="66ADF495" w14:textId="77777777" w:rsidR="00A43809" w:rsidRPr="00A43809" w:rsidRDefault="00A43809" w:rsidP="00A43809">
      <w:pPr>
        <w:pStyle w:val="EndNoteBibliography"/>
        <w:spacing w:after="0"/>
        <w:ind w:left="720" w:hanging="720"/>
      </w:pPr>
      <w:r w:rsidRPr="00A43809">
        <w:t xml:space="preserve">Lundrigan BL, Jansa SA, Tucker PK. 2002. Phylogenetic relationships in the genus mus, based on paternally, maternally, and biparentally inherited characters. </w:t>
      </w:r>
      <w:r w:rsidRPr="00A43809">
        <w:rPr>
          <w:i/>
        </w:rPr>
        <w:t>Syst Biol</w:t>
      </w:r>
      <w:r w:rsidRPr="00A43809">
        <w:t>. 51:410-431.</w:t>
      </w:r>
    </w:p>
    <w:p w14:paraId="6BF7C64C" w14:textId="77777777" w:rsidR="00A43809" w:rsidRPr="00A43809" w:rsidRDefault="00A43809" w:rsidP="00A43809">
      <w:pPr>
        <w:pStyle w:val="EndNoteBibliography"/>
        <w:spacing w:after="0"/>
        <w:ind w:left="720" w:hanging="720"/>
      </w:pPr>
      <w:r w:rsidRPr="00A43809">
        <w:t xml:space="preserve">Maddison WP. 1997. Gene trees in species trees. </w:t>
      </w:r>
      <w:r w:rsidRPr="00A43809">
        <w:rPr>
          <w:i/>
        </w:rPr>
        <w:t>Systematic Biology</w:t>
      </w:r>
      <w:r w:rsidRPr="00A43809">
        <w:t>. 46:523-536.</w:t>
      </w:r>
    </w:p>
    <w:p w14:paraId="79C97FE7" w14:textId="77777777" w:rsidR="00A43809" w:rsidRPr="00A43809" w:rsidRDefault="00A43809" w:rsidP="00A43809">
      <w:pPr>
        <w:pStyle w:val="EndNoteBibliography"/>
        <w:spacing w:after="0"/>
        <w:ind w:left="720" w:hanging="720"/>
      </w:pPr>
      <w:r w:rsidRPr="00A43809">
        <w:t xml:space="preserve">Marks P, Garcia S, Barrio AM, Belhocine K, Bernate J, Bharadwaj R, Bjornson K, Catalanotti C, Delaney J, Fehr A, et al. 2019. Resolving the full spectrum of human genome variation using linked-reads. </w:t>
      </w:r>
      <w:r w:rsidRPr="00A43809">
        <w:rPr>
          <w:i/>
        </w:rPr>
        <w:t>Genome Res</w:t>
      </w:r>
      <w:r w:rsidRPr="00A43809">
        <w:t>. 29:635-645.</w:t>
      </w:r>
    </w:p>
    <w:p w14:paraId="3079671F" w14:textId="77777777" w:rsidR="00A43809" w:rsidRPr="00A43809" w:rsidRDefault="00A43809" w:rsidP="00A43809">
      <w:pPr>
        <w:pStyle w:val="EndNoteBibliography"/>
        <w:spacing w:after="0"/>
        <w:ind w:left="720" w:hanging="720"/>
      </w:pPr>
      <w:r w:rsidRPr="00A43809">
        <w:t xml:space="preserve">Martin Y, Gerlach G, Schlotterer C, Meyer A. 2000. Molecular phylogeny of european muroid rodents based on complete cytochrome b sequences. </w:t>
      </w:r>
      <w:r w:rsidRPr="00A43809">
        <w:rPr>
          <w:i/>
        </w:rPr>
        <w:t>Mol Phylogenet Evol</w:t>
      </w:r>
      <w:r w:rsidRPr="00A43809">
        <w:t>. 16:37-47.</w:t>
      </w:r>
    </w:p>
    <w:p w14:paraId="7C796F1D" w14:textId="77777777" w:rsidR="00A43809" w:rsidRPr="00A43809" w:rsidRDefault="00A43809" w:rsidP="00A43809">
      <w:pPr>
        <w:pStyle w:val="EndNoteBibliography"/>
        <w:spacing w:after="0"/>
        <w:ind w:left="720" w:hanging="720"/>
      </w:pPr>
      <w:r w:rsidRPr="00A43809">
        <w:t xml:space="preserve">McKenzie PF, Eaton DAR. 2020. The multispecies coalescent in space and time. </w:t>
      </w:r>
      <w:r w:rsidRPr="00A43809">
        <w:rPr>
          <w:i/>
        </w:rPr>
        <w:t>bioRxiv</w:t>
      </w:r>
      <w:r w:rsidRPr="00A43809">
        <w:t>.2020.2008.2002.233395.</w:t>
      </w:r>
    </w:p>
    <w:p w14:paraId="38A5CE67" w14:textId="77777777" w:rsidR="00A43809" w:rsidRPr="00A43809" w:rsidRDefault="00A43809" w:rsidP="00A43809">
      <w:pPr>
        <w:pStyle w:val="EndNoteBibliography"/>
        <w:spacing w:after="0"/>
        <w:ind w:left="720" w:hanging="720"/>
      </w:pPr>
      <w:r w:rsidRPr="00A43809">
        <w:t xml:space="preserve">Mendes FK, Fuentes-Gonzalez JA, Schraiber JG, Hahn MW. 2018. A multispecies coalescent model for quantitative traits. </w:t>
      </w:r>
      <w:r w:rsidRPr="00A43809">
        <w:rPr>
          <w:i/>
        </w:rPr>
        <w:t>Elife</w:t>
      </w:r>
      <w:r w:rsidRPr="00A43809">
        <w:t>. 7.</w:t>
      </w:r>
    </w:p>
    <w:p w14:paraId="3B8F2320" w14:textId="77777777" w:rsidR="00A43809" w:rsidRPr="00A43809" w:rsidRDefault="00A43809" w:rsidP="00A43809">
      <w:pPr>
        <w:pStyle w:val="EndNoteBibliography"/>
        <w:spacing w:after="0"/>
        <w:ind w:left="720" w:hanging="720"/>
      </w:pPr>
      <w:r w:rsidRPr="00A43809">
        <w:t xml:space="preserve">Mendes FK, Hahn MW. 2016. Gene tree discordance causes apparent substitution rate variation. </w:t>
      </w:r>
      <w:r w:rsidRPr="00A43809">
        <w:rPr>
          <w:i/>
        </w:rPr>
        <w:t>Syst Biol</w:t>
      </w:r>
      <w:r w:rsidRPr="00A43809">
        <w:t>. 65:711-721.</w:t>
      </w:r>
    </w:p>
    <w:p w14:paraId="3D093CC4" w14:textId="77777777" w:rsidR="00A43809" w:rsidRPr="00A43809" w:rsidRDefault="00A43809" w:rsidP="00A43809">
      <w:pPr>
        <w:pStyle w:val="EndNoteBibliography"/>
        <w:spacing w:after="0"/>
        <w:ind w:left="720" w:hanging="720"/>
      </w:pPr>
      <w:r w:rsidRPr="00A43809">
        <w:t xml:space="preserve">Mendes FK, Hahn Y, Hahn MW. 2016. Gene tree discordance can generate patterns of diminishing convergence over time. </w:t>
      </w:r>
      <w:r w:rsidRPr="00A43809">
        <w:rPr>
          <w:i/>
        </w:rPr>
        <w:t>Mol Biol Evol</w:t>
      </w:r>
      <w:r w:rsidRPr="00A43809">
        <w:t>. 33:3299-3307.</w:t>
      </w:r>
    </w:p>
    <w:p w14:paraId="684AB540" w14:textId="77777777" w:rsidR="00A43809" w:rsidRPr="00A43809" w:rsidRDefault="00A43809" w:rsidP="00A43809">
      <w:pPr>
        <w:pStyle w:val="EndNoteBibliography"/>
        <w:spacing w:after="0"/>
        <w:ind w:left="720" w:hanging="720"/>
      </w:pPr>
      <w:r w:rsidRPr="00A43809">
        <w:t xml:space="preserve">Minh BQ, Hahn MW, Lanfear R. 2020a. New methods to calculate concordance factors for phylogenomic datasets. </w:t>
      </w:r>
      <w:r w:rsidRPr="00A43809">
        <w:rPr>
          <w:i/>
        </w:rPr>
        <w:t>Mol Biol Evol</w:t>
      </w:r>
      <w:r w:rsidRPr="00A43809">
        <w:t>. 37:2727-2733.</w:t>
      </w:r>
    </w:p>
    <w:p w14:paraId="5E29584D" w14:textId="77777777" w:rsidR="00A43809" w:rsidRPr="00A43809" w:rsidRDefault="00A43809" w:rsidP="00A43809">
      <w:pPr>
        <w:pStyle w:val="EndNoteBibliography"/>
        <w:spacing w:after="0"/>
        <w:ind w:left="720" w:hanging="720"/>
      </w:pPr>
      <w:r w:rsidRPr="00A43809">
        <w:t xml:space="preserve">Minh BQ, Schmidt HA, Chernomor O, Schrempf D, Woodhams MD, von Haeseler A, Lanfear R. 2020b. Iq-tree 2: New models and efficient methods for phylogenetic inference in the genomic era. </w:t>
      </w:r>
      <w:r w:rsidRPr="00A43809">
        <w:rPr>
          <w:i/>
        </w:rPr>
        <w:t>Mol Biol Evol</w:t>
      </w:r>
      <w:r w:rsidRPr="00A43809">
        <w:t>. 37:1530-1534.</w:t>
      </w:r>
    </w:p>
    <w:p w14:paraId="6529CA77" w14:textId="77777777" w:rsidR="00A43809" w:rsidRPr="00A43809" w:rsidRDefault="00A43809" w:rsidP="00A43809">
      <w:pPr>
        <w:pStyle w:val="EndNoteBibliography"/>
        <w:spacing w:after="0"/>
        <w:ind w:left="720" w:hanging="720"/>
      </w:pPr>
      <w:r w:rsidRPr="00A43809">
        <w:t xml:space="preserve">Mölder F, Jablonski KP, Letcher B, Hall MB, Tomkins-Tinch CH, Sochat V, Forster J, Lee S, Twardziok SO, Kanitz A, et al. 2021. Sustainable data analysis with snakemake. </w:t>
      </w:r>
      <w:r w:rsidRPr="00A43809">
        <w:rPr>
          <w:i/>
        </w:rPr>
        <w:t>F1000Res</w:t>
      </w:r>
      <w:r w:rsidRPr="00A43809">
        <w:t>. 10:33.</w:t>
      </w:r>
    </w:p>
    <w:p w14:paraId="092ADD61" w14:textId="77777777" w:rsidR="00A43809" w:rsidRPr="00A43809" w:rsidRDefault="00A43809" w:rsidP="00A43809">
      <w:pPr>
        <w:pStyle w:val="EndNoteBibliography"/>
        <w:spacing w:after="0"/>
        <w:ind w:left="720" w:hanging="720"/>
      </w:pPr>
      <w:r w:rsidRPr="00A43809">
        <w:t xml:space="preserve">Moore EC, Thomas GWC, Mortimer S, Kopania EEK, Hunnicutt KE, Clare-Salzler ZJ, Larson EL, Good JM. 2022. The evolution of widespread recombination suppression on the dwarf hamster (phodopus) x chromosome. </w:t>
      </w:r>
      <w:r w:rsidRPr="00A43809">
        <w:rPr>
          <w:i/>
        </w:rPr>
        <w:t>Genome Biol Evol</w:t>
      </w:r>
      <w:r w:rsidRPr="00A43809">
        <w:t>. 14.</w:t>
      </w:r>
    </w:p>
    <w:p w14:paraId="6376144D" w14:textId="77777777" w:rsidR="00A43809" w:rsidRPr="00A43809" w:rsidRDefault="00A43809" w:rsidP="00A43809">
      <w:pPr>
        <w:pStyle w:val="EndNoteBibliography"/>
        <w:spacing w:after="0"/>
        <w:ind w:left="720" w:hanging="720"/>
      </w:pPr>
      <w:r w:rsidRPr="00A43809">
        <w:t xml:space="preserve">Morgan AP, Gatti DM, Najarian ML, Keane TM, Galante RJ, Pack AI, Mott R, Churchill GA, de Villena FP. 2017. Structural variation shapes the landscape of recombination in mouse. </w:t>
      </w:r>
      <w:r w:rsidRPr="00A43809">
        <w:rPr>
          <w:i/>
        </w:rPr>
        <w:t>Genetics</w:t>
      </w:r>
      <w:r w:rsidRPr="00A43809">
        <w:t>. 206:603-619.</w:t>
      </w:r>
    </w:p>
    <w:p w14:paraId="01C580E6" w14:textId="77777777" w:rsidR="00A43809" w:rsidRPr="00A43809" w:rsidRDefault="00A43809" w:rsidP="00A43809">
      <w:pPr>
        <w:pStyle w:val="EndNoteBibliography"/>
        <w:spacing w:after="0"/>
        <w:ind w:left="720" w:hanging="720"/>
      </w:pPr>
      <w:r w:rsidRPr="00A43809">
        <w:lastRenderedPageBreak/>
        <w:t xml:space="preserve">Mouse Genome Sequencing C, Waterston RH, Lindblad-Toh K, Birney E, Rogers J, Abril JF, Agarwal P, Agarwala R, Ainscough R, Alexandersson M, et al. 2002. Initial sequencing and comparative analysis of the mouse genome. </w:t>
      </w:r>
      <w:r w:rsidRPr="00A43809">
        <w:rPr>
          <w:i/>
        </w:rPr>
        <w:t>Nature</w:t>
      </w:r>
      <w:r w:rsidRPr="00A43809">
        <w:t>. 420:520-562.</w:t>
      </w:r>
    </w:p>
    <w:p w14:paraId="31EA18A2" w14:textId="77777777" w:rsidR="00A43809" w:rsidRPr="00A43809" w:rsidRDefault="00A43809" w:rsidP="00A43809">
      <w:pPr>
        <w:pStyle w:val="EndNoteBibliography"/>
        <w:spacing w:after="0"/>
        <w:ind w:left="720" w:hanging="720"/>
      </w:pPr>
      <w:r w:rsidRPr="00A43809">
        <w:t xml:space="preserve">Murrell B, Weaver S, Smith MD, Wertheim JO, Murrell S, Aylward A, Eren K, Pollner T, Martin DP, Smith DM, et al. 2015. Gene-wide identification of episodic selection. </w:t>
      </w:r>
      <w:r w:rsidRPr="00A43809">
        <w:rPr>
          <w:i/>
        </w:rPr>
        <w:t>Mol Biol Evol</w:t>
      </w:r>
      <w:r w:rsidRPr="00A43809">
        <w:t>. 32:1365-1371.</w:t>
      </w:r>
    </w:p>
    <w:p w14:paraId="6270C371" w14:textId="77777777" w:rsidR="00A43809" w:rsidRPr="00A43809" w:rsidRDefault="00A43809" w:rsidP="00A43809">
      <w:pPr>
        <w:pStyle w:val="EndNoteBibliography"/>
        <w:spacing w:after="0"/>
        <w:ind w:left="720" w:hanging="720"/>
      </w:pPr>
      <w:r w:rsidRPr="00A43809">
        <w:t xml:space="preserve">Nilsson P, Solbakken MH, Schmid BV, Orr RJS, Lv R, Cui Y, Song Y, Zhang Y, Baalsrud HT, Torresen OK, et al. 2020. The genome of the great gerbil reveals species-specific duplication of an mhcii gene. </w:t>
      </w:r>
      <w:r w:rsidRPr="00A43809">
        <w:rPr>
          <w:i/>
        </w:rPr>
        <w:t>Genome Biol Evol</w:t>
      </w:r>
      <w:r w:rsidRPr="00A43809">
        <w:t>. 12:3832-3849.</w:t>
      </w:r>
    </w:p>
    <w:p w14:paraId="61B49957" w14:textId="77777777" w:rsidR="00A43809" w:rsidRPr="00A43809" w:rsidRDefault="00A43809" w:rsidP="00A43809">
      <w:pPr>
        <w:pStyle w:val="EndNoteBibliography"/>
        <w:spacing w:after="0"/>
        <w:ind w:left="720" w:hanging="720"/>
      </w:pPr>
      <w:r w:rsidRPr="00A43809">
        <w:t xml:space="preserve">Ohta T. 1973. Slightly deleterious mutant substitutions in evolution. </w:t>
      </w:r>
      <w:r w:rsidRPr="00A43809">
        <w:rPr>
          <w:i/>
        </w:rPr>
        <w:t>Nature</w:t>
      </w:r>
      <w:r w:rsidRPr="00A43809">
        <w:t>. 246:96-98.</w:t>
      </w:r>
    </w:p>
    <w:p w14:paraId="36F3256C" w14:textId="77777777" w:rsidR="00A43809" w:rsidRPr="00A43809" w:rsidRDefault="00A43809" w:rsidP="00A43809">
      <w:pPr>
        <w:pStyle w:val="EndNoteBibliography"/>
        <w:spacing w:after="0"/>
        <w:ind w:left="720" w:hanging="720"/>
      </w:pPr>
      <w:r w:rsidRPr="00A43809">
        <w:t xml:space="preserve">Pagès M, Fabre P-H, Chaval Y, Mortelliti A, Nicolas V, Wells K, Michaux JR, Lazzari V. 2016. Molecular phylogeny of south-east asian arboreal murine rodents. </w:t>
      </w:r>
      <w:r w:rsidRPr="00A43809">
        <w:rPr>
          <w:i/>
        </w:rPr>
        <w:t>Zoologica Scripta</w:t>
      </w:r>
      <w:r w:rsidRPr="00A43809">
        <w:t>. 45:349-364.</w:t>
      </w:r>
    </w:p>
    <w:p w14:paraId="04B83BA6" w14:textId="77777777" w:rsidR="00A43809" w:rsidRPr="00A43809" w:rsidRDefault="00A43809" w:rsidP="00A43809">
      <w:pPr>
        <w:pStyle w:val="EndNoteBibliography"/>
        <w:spacing w:after="0"/>
        <w:ind w:left="720" w:hanging="720"/>
      </w:pPr>
      <w:r w:rsidRPr="00A43809">
        <w:t xml:space="preserve">Pamilo P, Nei M. 1988. Relationships between gene trees and species trees. </w:t>
      </w:r>
      <w:r w:rsidRPr="00A43809">
        <w:rPr>
          <w:i/>
        </w:rPr>
        <w:t>Mol Biol Evol</w:t>
      </w:r>
      <w:r w:rsidRPr="00A43809">
        <w:t>. 5:568-583.</w:t>
      </w:r>
    </w:p>
    <w:p w14:paraId="473D76D2" w14:textId="77777777" w:rsidR="00A43809" w:rsidRPr="00A43809" w:rsidRDefault="00A43809" w:rsidP="00A43809">
      <w:pPr>
        <w:pStyle w:val="EndNoteBibliography"/>
        <w:spacing w:after="0"/>
        <w:ind w:left="720" w:hanging="720"/>
      </w:pPr>
      <w:r w:rsidRPr="00A43809">
        <w:t xml:space="preserve">Paradis E, Schliep K. 2019. Ape 5.0: An environment for modern phylogenetics and evolutionary analyses in r. </w:t>
      </w:r>
      <w:r w:rsidRPr="00A43809">
        <w:rPr>
          <w:i/>
        </w:rPr>
        <w:t>Bioinformatics</w:t>
      </w:r>
      <w:r w:rsidRPr="00A43809">
        <w:t>. 35:526-528.</w:t>
      </w:r>
    </w:p>
    <w:p w14:paraId="1581BE37" w14:textId="77777777" w:rsidR="00A43809" w:rsidRPr="00A43809" w:rsidRDefault="00A43809" w:rsidP="00A43809">
      <w:pPr>
        <w:pStyle w:val="EndNoteBibliography"/>
        <w:spacing w:after="0"/>
        <w:ind w:left="720" w:hanging="720"/>
      </w:pPr>
      <w:r w:rsidRPr="00A43809">
        <w:t xml:space="preserve">Partha R, Kowalczyk A, Clark NL, Chikina M. 2019. Robust method for detecting convergent shifts in evolutionary rates. </w:t>
      </w:r>
      <w:r w:rsidRPr="00A43809">
        <w:rPr>
          <w:i/>
        </w:rPr>
        <w:t>Mol Biol Evol</w:t>
      </w:r>
      <w:r w:rsidRPr="00A43809">
        <w:t>. 36:1817-1830.</w:t>
      </w:r>
    </w:p>
    <w:p w14:paraId="178387D0" w14:textId="77777777" w:rsidR="00A43809" w:rsidRPr="00A43809" w:rsidRDefault="00A43809" w:rsidP="00A43809">
      <w:pPr>
        <w:pStyle w:val="EndNoteBibliography"/>
        <w:spacing w:after="0"/>
        <w:ind w:left="720" w:hanging="720"/>
      </w:pPr>
      <w:r w:rsidRPr="00A43809">
        <w:t xml:space="preserve">Pease JB, Haak DC, Hahn MW, Moyle LC. 2016. Phylogenomics reveals three sources of adaptive variation during a rapid radiation. </w:t>
      </w:r>
      <w:r w:rsidRPr="00A43809">
        <w:rPr>
          <w:i/>
        </w:rPr>
        <w:t>PLoS Biol</w:t>
      </w:r>
      <w:r w:rsidRPr="00A43809">
        <w:t>. 14:e1002379.</w:t>
      </w:r>
    </w:p>
    <w:p w14:paraId="469B1838" w14:textId="77777777" w:rsidR="00A43809" w:rsidRPr="00A43809" w:rsidRDefault="00A43809" w:rsidP="00A43809">
      <w:pPr>
        <w:pStyle w:val="EndNoteBibliography"/>
        <w:spacing w:after="0"/>
        <w:ind w:left="720" w:hanging="720"/>
      </w:pPr>
      <w:r w:rsidRPr="00A43809">
        <w:t xml:space="preserve">Platt RN, 2nd, Vandewege MW, Ray DA. 2018. Mammalian transposable elements and their impacts on genome evolution. </w:t>
      </w:r>
      <w:r w:rsidRPr="00A43809">
        <w:rPr>
          <w:i/>
        </w:rPr>
        <w:t>Chromosome Res</w:t>
      </w:r>
      <w:r w:rsidRPr="00A43809">
        <w:t>. 26:25-43.</w:t>
      </w:r>
    </w:p>
    <w:p w14:paraId="6E2A6ED6" w14:textId="77777777" w:rsidR="00A43809" w:rsidRPr="00A43809" w:rsidRDefault="00A43809" w:rsidP="00A43809">
      <w:pPr>
        <w:pStyle w:val="EndNoteBibliography"/>
        <w:spacing w:after="0"/>
        <w:ind w:left="720" w:hanging="720"/>
      </w:pPr>
      <w:r w:rsidRPr="00A43809">
        <w:t xml:space="preserve">Pollard KS, Hubisz MJ, Rosenbloom KR, Siepel A. 2010. Detection of nonneutral substitution rates on mammalian phylogenies. </w:t>
      </w:r>
      <w:r w:rsidRPr="00A43809">
        <w:rPr>
          <w:i/>
        </w:rPr>
        <w:t>Genome Res</w:t>
      </w:r>
      <w:r w:rsidRPr="00A43809">
        <w:t>. 20:110-121.</w:t>
      </w:r>
    </w:p>
    <w:p w14:paraId="0FE75D4D" w14:textId="77777777" w:rsidR="00A43809" w:rsidRPr="00A43809" w:rsidRDefault="00A43809" w:rsidP="00A43809">
      <w:pPr>
        <w:pStyle w:val="EndNoteBibliography"/>
        <w:spacing w:after="0"/>
        <w:ind w:left="720" w:hanging="720"/>
      </w:pPr>
      <w:r w:rsidRPr="00A43809">
        <w:t xml:space="preserve">Pond SL, Frost SD, Muse SV. 2005. Hyphy: Hypothesis testing using phylogenies. </w:t>
      </w:r>
      <w:r w:rsidRPr="00A43809">
        <w:rPr>
          <w:i/>
        </w:rPr>
        <w:t>Bioinformatics</w:t>
      </w:r>
      <w:r w:rsidRPr="00A43809">
        <w:t>. 21:676-679.</w:t>
      </w:r>
    </w:p>
    <w:p w14:paraId="6190C2F4" w14:textId="77777777" w:rsidR="00A43809" w:rsidRPr="00A43809" w:rsidRDefault="00A43809" w:rsidP="00A43809">
      <w:pPr>
        <w:pStyle w:val="EndNoteBibliography"/>
        <w:spacing w:after="0"/>
        <w:ind w:left="720" w:hanging="720"/>
      </w:pPr>
      <w:r w:rsidRPr="00A43809">
        <w:t xml:space="preserve">Poplin R, Ruano-Rubio V, DePristo MA, Fennell TJ, Carneiro MO, Auwera GAVd, Kling DE, Gauthier LD, Levy-Moonshine A, Roazen D, et al. 2018. Scaling accurate genetic variant discovery to tens of thousands of samples. </w:t>
      </w:r>
      <w:r w:rsidRPr="00A43809">
        <w:rPr>
          <w:i/>
        </w:rPr>
        <w:t>bioRxiv</w:t>
      </w:r>
      <w:r w:rsidRPr="00A43809">
        <w:t>.201178.</w:t>
      </w:r>
    </w:p>
    <w:p w14:paraId="6EBE1551" w14:textId="77777777" w:rsidR="00A43809" w:rsidRPr="00A43809" w:rsidRDefault="00A43809" w:rsidP="00A43809">
      <w:pPr>
        <w:pStyle w:val="EndNoteBibliography"/>
        <w:spacing w:after="0"/>
        <w:ind w:left="720" w:hanging="720"/>
      </w:pPr>
      <w:r w:rsidRPr="00A43809">
        <w:t xml:space="preserve">Quinlan AR, Hall IM. 2010. Bedtools: A flexible suite of utilities for comparing genomic features. </w:t>
      </w:r>
      <w:r w:rsidRPr="00A43809">
        <w:rPr>
          <w:i/>
        </w:rPr>
        <w:t>Bioinformatics</w:t>
      </w:r>
      <w:r w:rsidRPr="00A43809">
        <w:t>. 26:841-842.</w:t>
      </w:r>
    </w:p>
    <w:p w14:paraId="203E3D00" w14:textId="77777777" w:rsidR="00A43809" w:rsidRPr="00A43809" w:rsidRDefault="00A43809" w:rsidP="00A43809">
      <w:pPr>
        <w:pStyle w:val="EndNoteBibliography"/>
        <w:spacing w:after="0"/>
        <w:ind w:left="720" w:hanging="720"/>
      </w:pPr>
      <w:r w:rsidRPr="00A43809">
        <w:t>R Core Team. 2021. R: A language and environment for statistical computing. Vienna, Austria.</w:t>
      </w:r>
    </w:p>
    <w:p w14:paraId="11EDDC67" w14:textId="77777777" w:rsidR="00A43809" w:rsidRPr="00A43809" w:rsidRDefault="00A43809" w:rsidP="00A43809">
      <w:pPr>
        <w:pStyle w:val="EndNoteBibliography"/>
        <w:spacing w:after="0"/>
        <w:ind w:left="720" w:hanging="720"/>
      </w:pPr>
      <w:r w:rsidRPr="00A43809">
        <w:t xml:space="preserve">Ranwez V, Douzery EJP, Cambon C, Chantret N, Delsuc F. 2018. Macse v2: Toolkit for the alignment of coding sequences accounting for frameshifts and stop codons. </w:t>
      </w:r>
      <w:r w:rsidRPr="00A43809">
        <w:rPr>
          <w:i/>
        </w:rPr>
        <w:t>Mol Biol Evol</w:t>
      </w:r>
      <w:r w:rsidRPr="00A43809">
        <w:t>. 35:2582-2584.</w:t>
      </w:r>
    </w:p>
    <w:p w14:paraId="751433B0" w14:textId="77777777" w:rsidR="00A43809" w:rsidRPr="00A43809" w:rsidRDefault="00A43809" w:rsidP="00A43809">
      <w:pPr>
        <w:pStyle w:val="EndNoteBibliography"/>
        <w:spacing w:after="0"/>
        <w:ind w:left="720" w:hanging="720"/>
      </w:pPr>
      <w:r w:rsidRPr="00A43809">
        <w:t xml:space="preserve">Revell LJ. 2012. Phytools: An r package for phylogenetic comparative biology (and other things). </w:t>
      </w:r>
      <w:r w:rsidRPr="00A43809">
        <w:rPr>
          <w:i/>
        </w:rPr>
        <w:t>Methods in Ecology and Evolution</w:t>
      </w:r>
      <w:r w:rsidRPr="00A43809">
        <w:t>. 3:217-223.</w:t>
      </w:r>
    </w:p>
    <w:p w14:paraId="0FECF512" w14:textId="77777777" w:rsidR="00A43809" w:rsidRPr="00A43809" w:rsidRDefault="00A43809" w:rsidP="00A43809">
      <w:pPr>
        <w:pStyle w:val="EndNoteBibliography"/>
        <w:spacing w:after="0"/>
        <w:ind w:left="720" w:hanging="720"/>
      </w:pPr>
      <w:r w:rsidRPr="00A43809">
        <w:t xml:space="preserve">Robinson DF, Foulds LR. 1981. Comparison of phylogenetic trees. </w:t>
      </w:r>
      <w:r w:rsidRPr="00A43809">
        <w:rPr>
          <w:i/>
        </w:rPr>
        <w:t>Mathematical Biosciences</w:t>
      </w:r>
      <w:r w:rsidRPr="00A43809">
        <w:t>. 53:131-147.</w:t>
      </w:r>
    </w:p>
    <w:p w14:paraId="761891BA" w14:textId="77777777" w:rsidR="00A43809" w:rsidRPr="00A43809" w:rsidRDefault="00A43809" w:rsidP="00A43809">
      <w:pPr>
        <w:pStyle w:val="EndNoteBibliography"/>
        <w:spacing w:after="0"/>
        <w:ind w:left="720" w:hanging="720"/>
      </w:pPr>
      <w:r w:rsidRPr="00A43809">
        <w:t>Robinson DF, Foulds LR editors.; 1979 Berlin, Heidelberg.</w:t>
      </w:r>
    </w:p>
    <w:p w14:paraId="11A305A7" w14:textId="77777777" w:rsidR="00A43809" w:rsidRPr="00A43809" w:rsidRDefault="00A43809" w:rsidP="00A43809">
      <w:pPr>
        <w:pStyle w:val="EndNoteBibliography"/>
        <w:spacing w:after="0"/>
        <w:ind w:left="720" w:hanging="720"/>
      </w:pPr>
      <w:r w:rsidRPr="00A43809">
        <w:t xml:space="preserve">Romanenko SA, Perelman PL, Trifonov VA, Graphodatsky AS. 2012. Chromosomal evolution in rodentia. </w:t>
      </w:r>
      <w:r w:rsidRPr="00A43809">
        <w:rPr>
          <w:i/>
        </w:rPr>
        <w:t>Heredity (Edinb)</w:t>
      </w:r>
      <w:r w:rsidRPr="00A43809">
        <w:t>. 108:4-16.</w:t>
      </w:r>
    </w:p>
    <w:p w14:paraId="4D642D17" w14:textId="77777777" w:rsidR="00A43809" w:rsidRPr="00A43809" w:rsidRDefault="00A43809" w:rsidP="00A43809">
      <w:pPr>
        <w:pStyle w:val="EndNoteBibliography"/>
        <w:spacing w:after="0"/>
        <w:ind w:left="720" w:hanging="720"/>
      </w:pPr>
      <w:r w:rsidRPr="00A43809">
        <w:t xml:space="preserve">Rosenberg NA. 2002. The probability of topological concordance of gene trees and species trees. </w:t>
      </w:r>
      <w:r w:rsidRPr="00A43809">
        <w:rPr>
          <w:i/>
        </w:rPr>
        <w:t>Theor Popul Biol</w:t>
      </w:r>
      <w:r w:rsidRPr="00A43809">
        <w:t>. 61:225-247.</w:t>
      </w:r>
    </w:p>
    <w:p w14:paraId="7D66E9F2" w14:textId="77777777" w:rsidR="00A43809" w:rsidRPr="00A43809" w:rsidRDefault="00A43809" w:rsidP="00A43809">
      <w:pPr>
        <w:pStyle w:val="EndNoteBibliography"/>
        <w:spacing w:after="0"/>
        <w:ind w:left="720" w:hanging="720"/>
      </w:pPr>
      <w:r w:rsidRPr="00A43809">
        <w:t xml:space="preserve">Rowe KC, Achmadi AS, Fabre P-H, Schenk JJ, Steppan SJ, Esselstyn JA. 2019. Oceanic islands of wallacea as a source for dispersal and diversification of murine rodents. </w:t>
      </w:r>
      <w:r w:rsidRPr="00A43809">
        <w:rPr>
          <w:i/>
        </w:rPr>
        <w:t>Journal of Biogeography</w:t>
      </w:r>
      <w:r w:rsidRPr="00A43809">
        <w:t>. 46:2752-2768.</w:t>
      </w:r>
    </w:p>
    <w:p w14:paraId="75499082" w14:textId="77777777" w:rsidR="00A43809" w:rsidRPr="00A43809" w:rsidRDefault="00A43809" w:rsidP="00A43809">
      <w:pPr>
        <w:pStyle w:val="EndNoteBibliography"/>
        <w:spacing w:after="0"/>
        <w:ind w:left="720" w:hanging="720"/>
      </w:pPr>
      <w:r w:rsidRPr="00A43809">
        <w:t xml:space="preserve">Roycroft E, Achmadi A, Callahan CM, Esselstyn JA, Good JM, Moussalli A, Rowe KC. 2021. Molecular evolution of ecological specialisation: Genomic insights from the diversification of murine rodents. </w:t>
      </w:r>
      <w:r w:rsidRPr="00A43809">
        <w:rPr>
          <w:i/>
        </w:rPr>
        <w:t>Genome Biol Evol</w:t>
      </w:r>
      <w:r w:rsidRPr="00A43809">
        <w:t>. 13.</w:t>
      </w:r>
    </w:p>
    <w:p w14:paraId="1B2D5017" w14:textId="77777777" w:rsidR="00A43809" w:rsidRPr="00A43809" w:rsidRDefault="00A43809" w:rsidP="00A43809">
      <w:pPr>
        <w:pStyle w:val="EndNoteBibliography"/>
        <w:spacing w:after="0"/>
        <w:ind w:left="720" w:hanging="720"/>
      </w:pPr>
      <w:r w:rsidRPr="00A43809">
        <w:t xml:space="preserve">Roycroft EJ, Moussalli A, Rowe KC. 2020. Phylogenomics uncovers confidence and conflict in the rapid radiation of australo-papuan rodents. </w:t>
      </w:r>
      <w:r w:rsidRPr="00A43809">
        <w:rPr>
          <w:i/>
        </w:rPr>
        <w:t>Syst Biol</w:t>
      </w:r>
      <w:r w:rsidRPr="00A43809">
        <w:t>. 69:431-444.</w:t>
      </w:r>
    </w:p>
    <w:p w14:paraId="3C2F9A2C" w14:textId="77777777" w:rsidR="00A43809" w:rsidRPr="00A43809" w:rsidRDefault="00A43809" w:rsidP="00A43809">
      <w:pPr>
        <w:pStyle w:val="EndNoteBibliography"/>
        <w:spacing w:after="0"/>
        <w:ind w:left="720" w:hanging="720"/>
      </w:pPr>
      <w:r w:rsidRPr="00A43809">
        <w:lastRenderedPageBreak/>
        <w:t xml:space="preserve">Sarver BA, Keeble S, Cosart T, Tucker PK, Dean MD, Good JM. 2017. Phylogenomic insights into mouse evolution using a pseudoreference approach. </w:t>
      </w:r>
      <w:r w:rsidRPr="00A43809">
        <w:rPr>
          <w:i/>
        </w:rPr>
        <w:t>Genome Biol Evol</w:t>
      </w:r>
      <w:r w:rsidRPr="00A43809">
        <w:t>. 9:726-739.</w:t>
      </w:r>
    </w:p>
    <w:p w14:paraId="3DE6E7BB" w14:textId="77777777" w:rsidR="00A43809" w:rsidRPr="00A43809" w:rsidRDefault="00A43809" w:rsidP="00A43809">
      <w:pPr>
        <w:pStyle w:val="EndNoteBibliography"/>
        <w:spacing w:after="0"/>
        <w:ind w:left="720" w:hanging="720"/>
      </w:pPr>
      <w:r w:rsidRPr="00A43809">
        <w:t xml:space="preserve">Schenk JJ, Rowe KC, Steppan SJ. 2013. Ecological opportunity and incumbency in the diversification of repeated continental colonizations by muroid rodents. </w:t>
      </w:r>
      <w:r w:rsidRPr="00A43809">
        <w:rPr>
          <w:i/>
        </w:rPr>
        <w:t>Syst Biol</w:t>
      </w:r>
      <w:r w:rsidRPr="00A43809">
        <w:t>. 62:837-864.</w:t>
      </w:r>
    </w:p>
    <w:p w14:paraId="76AEB731" w14:textId="77777777" w:rsidR="00A43809" w:rsidRPr="00A43809" w:rsidRDefault="00A43809" w:rsidP="00A43809">
      <w:pPr>
        <w:pStyle w:val="EndNoteBibliography"/>
        <w:spacing w:after="0"/>
        <w:ind w:left="720" w:hanging="720"/>
      </w:pPr>
      <w:r w:rsidRPr="00A43809">
        <w:t xml:space="preserve">Schliep KP. 2011. Phangorn: Phylogenetic analysis in r. </w:t>
      </w:r>
      <w:r w:rsidRPr="00A43809">
        <w:rPr>
          <w:i/>
        </w:rPr>
        <w:t>Bioinformatics</w:t>
      </w:r>
      <w:r w:rsidRPr="00A43809">
        <w:t>. 27:592-593.</w:t>
      </w:r>
    </w:p>
    <w:p w14:paraId="3BBFF313" w14:textId="77777777" w:rsidR="00A43809" w:rsidRPr="00A43809" w:rsidRDefault="00A43809" w:rsidP="00A43809">
      <w:pPr>
        <w:pStyle w:val="EndNoteBibliography"/>
        <w:spacing w:after="0"/>
        <w:ind w:left="720" w:hanging="720"/>
      </w:pPr>
      <w:r w:rsidRPr="00A43809">
        <w:t xml:space="preserve">Serizawa K, Suzuki H, Tsuchiya K. 2000. A phylogenetic view on species radiation in apodemus inferred from variation of nuclear and mitochondrial genes. </w:t>
      </w:r>
      <w:r w:rsidRPr="00A43809">
        <w:rPr>
          <w:i/>
        </w:rPr>
        <w:t>Biochem Genet</w:t>
      </w:r>
      <w:r w:rsidRPr="00A43809">
        <w:t>. 38:27-40.</w:t>
      </w:r>
    </w:p>
    <w:p w14:paraId="2E972007" w14:textId="77777777" w:rsidR="00A43809" w:rsidRPr="00A43809" w:rsidRDefault="00A43809" w:rsidP="00A43809">
      <w:pPr>
        <w:pStyle w:val="EndNoteBibliography"/>
        <w:spacing w:after="0"/>
        <w:ind w:left="720" w:hanging="720"/>
      </w:pPr>
      <w:r w:rsidRPr="00A43809">
        <w:t xml:space="preserve">Shifman S, Bell JT, Copley RR, Taylor MS, Williams RW, Mott R, Flint J. 2006. A high-resolution single nucleotide polymorphism genetic map of the mouse genome. </w:t>
      </w:r>
      <w:r w:rsidRPr="00A43809">
        <w:rPr>
          <w:i/>
        </w:rPr>
        <w:t>PLoS Biol</w:t>
      </w:r>
      <w:r w:rsidRPr="00A43809">
        <w:t>. 4:e395.</w:t>
      </w:r>
    </w:p>
    <w:p w14:paraId="07E552B8" w14:textId="77777777" w:rsidR="00A43809" w:rsidRPr="00A43809" w:rsidRDefault="00A43809" w:rsidP="00A43809">
      <w:pPr>
        <w:pStyle w:val="EndNoteBibliography"/>
        <w:spacing w:after="0"/>
        <w:ind w:left="720" w:hanging="720"/>
      </w:pPr>
      <w:r w:rsidRPr="00A43809">
        <w:t xml:space="preserve">Smagulova F, Gregoretti IV, Brick K, Khil P, Camerini-Otero RD, Petukhova GV. 2011. Genome-wide analysis reveals novel molecular features of mouse recombination hotspots. </w:t>
      </w:r>
      <w:r w:rsidRPr="00A43809">
        <w:rPr>
          <w:i/>
        </w:rPr>
        <w:t>Nature</w:t>
      </w:r>
      <w:r w:rsidRPr="00A43809">
        <w:t>. 472:375-378.</w:t>
      </w:r>
    </w:p>
    <w:p w14:paraId="2350F8F8" w14:textId="1FE53EE5" w:rsidR="00A43809" w:rsidRPr="00A43809" w:rsidRDefault="00A43809" w:rsidP="00A43809">
      <w:pPr>
        <w:pStyle w:val="EndNoteBibliography"/>
        <w:spacing w:after="0"/>
        <w:ind w:left="720" w:hanging="720"/>
      </w:pPr>
      <w:r w:rsidRPr="00A43809">
        <w:t xml:space="preserve">Repeatmasker open-4.0 [Internet]. 2013-2015. Available from </w:t>
      </w:r>
      <w:hyperlink r:id="rId24" w:history="1">
        <w:r w:rsidRPr="00A43809">
          <w:rPr>
            <w:rStyle w:val="Hyperlink"/>
          </w:rPr>
          <w:t>http://www.repeatmasker.org</w:t>
        </w:r>
      </w:hyperlink>
      <w:r w:rsidRPr="00A43809">
        <w:t>.</w:t>
      </w:r>
    </w:p>
    <w:p w14:paraId="4B1DED7C" w14:textId="77777777" w:rsidR="00A43809" w:rsidRPr="00A43809" w:rsidRDefault="00A43809" w:rsidP="00A43809">
      <w:pPr>
        <w:pStyle w:val="EndNoteBibliography"/>
        <w:spacing w:after="0"/>
        <w:ind w:left="720" w:hanging="720"/>
      </w:pPr>
      <w:r w:rsidRPr="00A43809">
        <w:t xml:space="preserve">Smith BT, Merwin J, Provost KL, Thom G, Brumfield RT, Ferreira M, Mauck WM, Moyle RG, Wright TF, Joseph L. 2023. Phylogenomic analysis of the parrots of the world distinguishes artifactual from biological sources of gene tree discordance. </w:t>
      </w:r>
      <w:r w:rsidRPr="00A43809">
        <w:rPr>
          <w:i/>
        </w:rPr>
        <w:t>Syst Biol</w:t>
      </w:r>
      <w:r w:rsidRPr="00A43809">
        <w:t>. 72:228-241.</w:t>
      </w:r>
    </w:p>
    <w:p w14:paraId="22AE243B" w14:textId="77777777" w:rsidR="00A43809" w:rsidRPr="00A43809" w:rsidRDefault="00A43809" w:rsidP="00A43809">
      <w:pPr>
        <w:pStyle w:val="EndNoteBibliography"/>
        <w:spacing w:after="0"/>
        <w:ind w:left="720" w:hanging="720"/>
      </w:pPr>
      <w:r w:rsidRPr="00A43809">
        <w:t xml:space="preserve">Smith JM, Haigh J. 1974. The hitch-hiking effect of a favourable gene. </w:t>
      </w:r>
      <w:r w:rsidRPr="00A43809">
        <w:rPr>
          <w:i/>
        </w:rPr>
        <w:t>Genet Res</w:t>
      </w:r>
      <w:r w:rsidRPr="00A43809">
        <w:t>. 23:23-35.</w:t>
      </w:r>
    </w:p>
    <w:p w14:paraId="1ADC8D69" w14:textId="77777777" w:rsidR="00A43809" w:rsidRPr="00A43809" w:rsidRDefault="00A43809" w:rsidP="00A43809">
      <w:pPr>
        <w:pStyle w:val="EndNoteBibliography"/>
        <w:spacing w:after="0"/>
        <w:ind w:left="720" w:hanging="720"/>
      </w:pPr>
      <w:r w:rsidRPr="00A43809">
        <w:t xml:space="preserve">Smith MD, Wertheim JO, Weaver S, Murrell B, Scheffler K, Kosakovsky Pond SL. 2015a. Less is more: An adaptive branch-site random effects model for efficient detection of episodic diversifying selection. </w:t>
      </w:r>
      <w:r w:rsidRPr="00A43809">
        <w:rPr>
          <w:i/>
        </w:rPr>
        <w:t>Mol Biol Evol</w:t>
      </w:r>
      <w:r w:rsidRPr="00A43809">
        <w:t>. 32:1342-1353.</w:t>
      </w:r>
    </w:p>
    <w:p w14:paraId="4E83C769" w14:textId="77777777" w:rsidR="00A43809" w:rsidRPr="00A43809" w:rsidRDefault="00A43809" w:rsidP="00A43809">
      <w:pPr>
        <w:pStyle w:val="EndNoteBibliography"/>
        <w:spacing w:after="0"/>
        <w:ind w:left="720" w:hanging="720"/>
      </w:pPr>
      <w:r w:rsidRPr="00A43809">
        <w:t xml:space="preserve">Smith SA, Brown JW, Walker JF. 2018. So many genes, so little time: A practical approach to divergence-time estimation in the genomic era. </w:t>
      </w:r>
      <w:r w:rsidRPr="00A43809">
        <w:rPr>
          <w:i/>
        </w:rPr>
        <w:t>PLoS One</w:t>
      </w:r>
      <w:r w:rsidRPr="00A43809">
        <w:t>. 13:e0197433.</w:t>
      </w:r>
    </w:p>
    <w:p w14:paraId="274647FE" w14:textId="77777777" w:rsidR="00A43809" w:rsidRPr="00A43809" w:rsidRDefault="00A43809" w:rsidP="00A43809">
      <w:pPr>
        <w:pStyle w:val="EndNoteBibliography"/>
        <w:spacing w:after="0"/>
        <w:ind w:left="720" w:hanging="720"/>
      </w:pPr>
      <w:r w:rsidRPr="00A43809">
        <w:t xml:space="preserve">Smith SA, Moore MJ, Brown JW, Yang Y. 2015b. Analysis of phylogenomic datasets reveals conflict, concordance, and gene duplications with examples from animals and plants. </w:t>
      </w:r>
      <w:r w:rsidRPr="00A43809">
        <w:rPr>
          <w:i/>
        </w:rPr>
        <w:t>BMC Evol Biol</w:t>
      </w:r>
      <w:r w:rsidRPr="00A43809">
        <w:t>. 15:150.</w:t>
      </w:r>
    </w:p>
    <w:p w14:paraId="54E4AAD7" w14:textId="77777777" w:rsidR="00A43809" w:rsidRPr="00A43809" w:rsidRDefault="00A43809" w:rsidP="00A43809">
      <w:pPr>
        <w:pStyle w:val="EndNoteBibliography"/>
        <w:spacing w:after="0"/>
        <w:ind w:left="720" w:hanging="720"/>
      </w:pPr>
      <w:r w:rsidRPr="00A43809">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A43809">
        <w:rPr>
          <w:i/>
        </w:rPr>
        <w:t>Cytogenet Cell Genet</w:t>
      </w:r>
      <w:r w:rsidRPr="00A43809">
        <w:t>. 84:150-155.</w:t>
      </w:r>
    </w:p>
    <w:p w14:paraId="6F2898DB" w14:textId="77777777" w:rsidR="00A43809" w:rsidRPr="00A43809" w:rsidRDefault="00A43809" w:rsidP="00A43809">
      <w:pPr>
        <w:pStyle w:val="EndNoteBibliography"/>
        <w:spacing w:after="0"/>
        <w:ind w:left="720" w:hanging="720"/>
      </w:pPr>
      <w:r w:rsidRPr="00A43809">
        <w:t xml:space="preserve">Steppan SJ, Adkins RM, Spinks PQ, Hale C. 2005. Multigene phylogeny of the old world mice, murinae, reveals distinct geographic lineages and the declining utility of mitochondrial genes compared to nuclear genes. </w:t>
      </w:r>
      <w:r w:rsidRPr="00A43809">
        <w:rPr>
          <w:i/>
        </w:rPr>
        <w:t>Mol Phylogenet Evol</w:t>
      </w:r>
      <w:r w:rsidRPr="00A43809">
        <w:t>. 37:370-388.</w:t>
      </w:r>
    </w:p>
    <w:p w14:paraId="4DFEA786" w14:textId="77777777" w:rsidR="00A43809" w:rsidRPr="00A43809" w:rsidRDefault="00A43809" w:rsidP="00A43809">
      <w:pPr>
        <w:pStyle w:val="EndNoteBibliography"/>
        <w:spacing w:after="0"/>
        <w:ind w:left="720" w:hanging="720"/>
      </w:pPr>
      <w:r w:rsidRPr="00A43809">
        <w:t xml:space="preserve">Steppan SJ, Schenk JJ. 2017. Muroid rodent phylogenetics: 900-species tree reveals increasing diversification rates. </w:t>
      </w:r>
      <w:r w:rsidRPr="00A43809">
        <w:rPr>
          <w:i/>
        </w:rPr>
        <w:t>PLoS One</w:t>
      </w:r>
      <w:r w:rsidRPr="00A43809">
        <w:t>. 12:e0183070.</w:t>
      </w:r>
    </w:p>
    <w:p w14:paraId="58F85E7F" w14:textId="77777777" w:rsidR="00A43809" w:rsidRPr="00A43809" w:rsidRDefault="00A43809" w:rsidP="00A43809">
      <w:pPr>
        <w:pStyle w:val="EndNoteBibliography"/>
        <w:spacing w:after="0"/>
        <w:ind w:left="720" w:hanging="720"/>
      </w:pPr>
      <w:r w:rsidRPr="00A43809">
        <w:t xml:space="preserve">Sun C, Huang J, Wang Y, Zhao X, Su L, Thomas GWC, Zhao M, Zhang X, Jungreis I, Kellis M, et al. 2021. Genus-wide characterization of bumblebee genomes provides insights into their evolution and variation in ecological and behavioral traits. </w:t>
      </w:r>
      <w:r w:rsidRPr="00A43809">
        <w:rPr>
          <w:i/>
        </w:rPr>
        <w:t>Mol Biol Evol</w:t>
      </w:r>
      <w:r w:rsidRPr="00A43809">
        <w:t>. 38:486-501.</w:t>
      </w:r>
    </w:p>
    <w:p w14:paraId="2DCD2911" w14:textId="77777777" w:rsidR="00A43809" w:rsidRPr="00A43809" w:rsidRDefault="00A43809" w:rsidP="00A43809">
      <w:pPr>
        <w:pStyle w:val="EndNoteBibliography"/>
        <w:spacing w:after="0"/>
        <w:ind w:left="720" w:hanging="720"/>
      </w:pPr>
      <w:r w:rsidRPr="00A43809">
        <w:t xml:space="preserve">Suzuki H, Shimada T, Terashima M, Tsuchiya K, Aplin K. 2004. Temporal, spatial, and ecological modes of evolution of eurasian mus based on mitochondrial and nuclear gene sequences. </w:t>
      </w:r>
      <w:r w:rsidRPr="00A43809">
        <w:rPr>
          <w:i/>
        </w:rPr>
        <w:t>Mol Phylogenet Evol</w:t>
      </w:r>
      <w:r w:rsidRPr="00A43809">
        <w:t>. 33:626-646.</w:t>
      </w:r>
    </w:p>
    <w:p w14:paraId="3C2C753F" w14:textId="77777777" w:rsidR="00A43809" w:rsidRPr="00A43809" w:rsidRDefault="00A43809" w:rsidP="00A43809">
      <w:pPr>
        <w:pStyle w:val="EndNoteBibliography"/>
        <w:spacing w:after="0"/>
        <w:ind w:left="720" w:hanging="720"/>
      </w:pPr>
      <w:r w:rsidRPr="00A43809">
        <w:t>Tange O. 2018. Gnu parallel.</w:t>
      </w:r>
    </w:p>
    <w:p w14:paraId="1ED3E13E" w14:textId="77777777" w:rsidR="00A43809" w:rsidRPr="00A43809" w:rsidRDefault="00A43809" w:rsidP="00A43809">
      <w:pPr>
        <w:pStyle w:val="EndNoteBibliography"/>
        <w:spacing w:after="0"/>
        <w:ind w:left="720" w:hanging="720"/>
      </w:pPr>
      <w:r w:rsidRPr="00A43809">
        <w:t xml:space="preserve">To TH, Jung M, Lycett S, Gascuel O. 2016. Fast dating using least-squares criteria and algorithms. </w:t>
      </w:r>
      <w:r w:rsidRPr="00A43809">
        <w:rPr>
          <w:i/>
        </w:rPr>
        <w:t>Syst Biol</w:t>
      </w:r>
      <w:r w:rsidRPr="00A43809">
        <w:t>. 65:82-97.</w:t>
      </w:r>
    </w:p>
    <w:p w14:paraId="3BCE0E5A" w14:textId="77777777" w:rsidR="00A43809" w:rsidRPr="00A43809" w:rsidRDefault="00A43809" w:rsidP="00A43809">
      <w:pPr>
        <w:pStyle w:val="EndNoteBibliography"/>
        <w:spacing w:after="0"/>
        <w:ind w:left="720" w:hanging="720"/>
      </w:pPr>
      <w:r w:rsidRPr="00A43809">
        <w:t xml:space="preserve">Treaster S, Deelen J, Daane JM, Murabito J, Karasik D, Harris MP. 2023. Convergent genomics of longevity in rockfishes highlights the genetics of human life span variation. </w:t>
      </w:r>
      <w:r w:rsidRPr="00A43809">
        <w:rPr>
          <w:i/>
        </w:rPr>
        <w:t>Sci Adv</w:t>
      </w:r>
      <w:r w:rsidRPr="00A43809">
        <w:t>. 9:eadd2743.</w:t>
      </w:r>
    </w:p>
    <w:p w14:paraId="259BA4D2" w14:textId="77777777" w:rsidR="00A43809" w:rsidRPr="00A43809" w:rsidRDefault="00A43809" w:rsidP="00A43809">
      <w:pPr>
        <w:pStyle w:val="EndNoteBibliography"/>
        <w:spacing w:after="0"/>
        <w:ind w:left="720" w:hanging="720"/>
      </w:pPr>
      <w:r w:rsidRPr="00A43809">
        <w:t xml:space="preserve">van der Valk T, Pecnerova P, Diez-Del-Molino D, Bergstrom A, Oppenheimer J, Hartmann S, Xenikoudakis G, Thomas JA, Dehasque M, Saglican E, et al. 2021. Million-year-old DNA sheds light on the genomic history of mammoths. </w:t>
      </w:r>
      <w:r w:rsidRPr="00A43809">
        <w:rPr>
          <w:i/>
        </w:rPr>
        <w:t>Nature</w:t>
      </w:r>
      <w:r w:rsidRPr="00A43809">
        <w:t>. 591:265-269.</w:t>
      </w:r>
    </w:p>
    <w:p w14:paraId="4E830D0A" w14:textId="77777777" w:rsidR="00A43809" w:rsidRPr="00A43809" w:rsidRDefault="00A43809" w:rsidP="00A43809">
      <w:pPr>
        <w:pStyle w:val="EndNoteBibliography"/>
        <w:spacing w:after="0"/>
        <w:ind w:left="720" w:hanging="720"/>
      </w:pPr>
      <w:r w:rsidRPr="00A43809">
        <w:lastRenderedPageBreak/>
        <w:t xml:space="preserve">Vanderpool D, Minh BQ, Lanfear R, Hughes D, Murali S, Harris RA, Raveendran M, Muzny DM, Hibbins MS, Williamson RJ, et al. 2020. Primate phylogenomics uncovers multiple rapid radiations and ancient interspecific introgression. </w:t>
      </w:r>
      <w:r w:rsidRPr="00A43809">
        <w:rPr>
          <w:i/>
        </w:rPr>
        <w:t>PLoS Biol</w:t>
      </w:r>
      <w:r w:rsidRPr="00A43809">
        <w:t>. 18:e3000954.</w:t>
      </w:r>
    </w:p>
    <w:p w14:paraId="464EDE2B" w14:textId="77777777" w:rsidR="00A43809" w:rsidRPr="00A43809" w:rsidRDefault="00A43809" w:rsidP="00A43809">
      <w:pPr>
        <w:pStyle w:val="EndNoteBibliography"/>
        <w:spacing w:after="0"/>
        <w:ind w:left="720" w:hanging="720"/>
      </w:pPr>
      <w:r w:rsidRPr="00A43809">
        <w:t xml:space="preserve">Wang LG, Lam TT, Xu S, Dai Z, Zhou L, Feng T, Guo P, Dunn CW, Jones BR, Bradley T, et al. 2020. Treeio: An r package for phylogenetic tree input and output with richly annotated and associated data. </w:t>
      </w:r>
      <w:r w:rsidRPr="00A43809">
        <w:rPr>
          <w:i/>
        </w:rPr>
        <w:t>Mol Biol Evol</w:t>
      </w:r>
      <w:r w:rsidRPr="00A43809">
        <w:t>. 37:599-603.</w:t>
      </w:r>
    </w:p>
    <w:p w14:paraId="5D8833E0" w14:textId="77777777" w:rsidR="00A43809" w:rsidRPr="00A43809" w:rsidRDefault="00A43809" w:rsidP="00A43809">
      <w:pPr>
        <w:pStyle w:val="EndNoteBibliography"/>
        <w:spacing w:after="0"/>
        <w:ind w:left="720" w:hanging="720"/>
      </w:pPr>
      <w:r w:rsidRPr="00A43809">
        <w:t xml:space="preserve">White MA, Ane C, Dewey CN, Larget BR, Payseur BA. 2009. Fine-scale phylogenetic discordance across the house mouse genome. </w:t>
      </w:r>
      <w:r w:rsidRPr="00A43809">
        <w:rPr>
          <w:i/>
        </w:rPr>
        <w:t>PLoS Genet</w:t>
      </w:r>
      <w:r w:rsidRPr="00A43809">
        <w:t>. 5:e1000729.</w:t>
      </w:r>
    </w:p>
    <w:p w14:paraId="5973B0F4" w14:textId="77777777" w:rsidR="00A43809" w:rsidRPr="00A43809" w:rsidRDefault="00A43809" w:rsidP="00A43809">
      <w:pPr>
        <w:pStyle w:val="EndNoteBibliography"/>
        <w:spacing w:after="0"/>
        <w:ind w:left="720" w:hanging="720"/>
      </w:pPr>
      <w:r w:rsidRPr="00A43809">
        <w:t xml:space="preserve">Yalcin B, Wong K, Agam A, Goodson M, Keane TM, Gan X, Nellaker C, Goodstadt L, Nicod J, Bhomra A, et al. 2011. Sequence-based characterization of structural variation in the mouse genome. </w:t>
      </w:r>
      <w:r w:rsidRPr="00A43809">
        <w:rPr>
          <w:i/>
        </w:rPr>
        <w:t>Nature</w:t>
      </w:r>
      <w:r w:rsidRPr="00A43809">
        <w:t>. 477:326-329.</w:t>
      </w:r>
    </w:p>
    <w:p w14:paraId="174520A3" w14:textId="77777777" w:rsidR="00A43809" w:rsidRPr="00A43809" w:rsidRDefault="00A43809" w:rsidP="00A43809">
      <w:pPr>
        <w:pStyle w:val="EndNoteBibliography"/>
        <w:spacing w:after="0"/>
        <w:ind w:left="720" w:hanging="720"/>
      </w:pPr>
      <w:r w:rsidRPr="00A43809">
        <w:t xml:space="preserve">Yang Z. 2007. Paml 4: Phylogenetic analysis by maximum likelihood. </w:t>
      </w:r>
      <w:r w:rsidRPr="00A43809">
        <w:rPr>
          <w:i/>
        </w:rPr>
        <w:t>Mol Biol Evol</w:t>
      </w:r>
      <w:r w:rsidRPr="00A43809">
        <w:t>. 24:1586-1591.</w:t>
      </w:r>
    </w:p>
    <w:p w14:paraId="2B2CD6BD" w14:textId="77777777" w:rsidR="00A43809" w:rsidRPr="00A43809" w:rsidRDefault="00A43809" w:rsidP="00A43809">
      <w:pPr>
        <w:pStyle w:val="EndNoteBibliography"/>
        <w:spacing w:after="0"/>
        <w:ind w:left="720" w:hanging="720"/>
      </w:pPr>
      <w:r w:rsidRPr="00A43809">
        <w:t xml:space="preserve">Yekutieli D, Benjamini Y. 1999. Resampling-based false discovery rate controlling multiple test procedures for correlated test statistics. </w:t>
      </w:r>
      <w:r w:rsidRPr="00A43809">
        <w:rPr>
          <w:i/>
        </w:rPr>
        <w:t>Journal of Statistical Planning and Inference</w:t>
      </w:r>
      <w:r w:rsidRPr="00A43809">
        <w:t>. 82:171-196.</w:t>
      </w:r>
    </w:p>
    <w:p w14:paraId="76620C1B" w14:textId="77777777" w:rsidR="00A43809" w:rsidRPr="00A43809" w:rsidRDefault="00A43809" w:rsidP="00A43809">
      <w:pPr>
        <w:pStyle w:val="EndNoteBibliography"/>
        <w:spacing w:after="0"/>
        <w:ind w:left="720" w:hanging="720"/>
      </w:pPr>
      <w:r w:rsidRPr="00A43809">
        <w:t xml:space="preserve">Yu G. 2020. Using ggtree to visualize data on tree-like structures. </w:t>
      </w:r>
      <w:r w:rsidRPr="00A43809">
        <w:rPr>
          <w:i/>
        </w:rPr>
        <w:t>Curr Protoc Bioinformatics</w:t>
      </w:r>
      <w:r w:rsidRPr="00A43809">
        <w:t>. 69:e96.</w:t>
      </w:r>
    </w:p>
    <w:p w14:paraId="2E14845E" w14:textId="77777777" w:rsidR="00A43809" w:rsidRPr="00A43809" w:rsidRDefault="00A43809" w:rsidP="00A43809">
      <w:pPr>
        <w:pStyle w:val="EndNoteBibliography"/>
        <w:spacing w:after="0"/>
        <w:ind w:left="720" w:hanging="720"/>
      </w:pPr>
      <w:r w:rsidRPr="00A43809">
        <w:t xml:space="preserve">Yu G, Smith DK, Zhu H, Guan Y, Lam TT-Y. 2017. Ggtree: An r package for visualization and annotation of phylogenetic trees with their covariates and other associated data. </w:t>
      </w:r>
      <w:r w:rsidRPr="00A43809">
        <w:rPr>
          <w:i/>
        </w:rPr>
        <w:t>Methods in Ecology and Evolution</w:t>
      </w:r>
      <w:r w:rsidRPr="00A43809">
        <w:t>. 8:28-36.</w:t>
      </w:r>
    </w:p>
    <w:p w14:paraId="40CC0C30" w14:textId="77777777" w:rsidR="00A43809" w:rsidRPr="00A43809" w:rsidRDefault="00A43809" w:rsidP="00A43809">
      <w:pPr>
        <w:pStyle w:val="EndNoteBibliography"/>
        <w:ind w:left="720" w:hanging="720"/>
      </w:pPr>
      <w:r w:rsidRPr="00A43809">
        <w:t xml:space="preserve">Zhang C, Rabiee M, Sayyari E, Mirarab S. 2018. Astral-iii: Polynomial time species tree reconstruction from partially resolved gene trees. </w:t>
      </w:r>
      <w:r w:rsidRPr="00A43809">
        <w:rPr>
          <w:i/>
        </w:rPr>
        <w:t>BMC Bioinformatics</w:t>
      </w:r>
      <w:r w:rsidRPr="00A43809">
        <w:t>. 19:153.</w:t>
      </w:r>
    </w:p>
    <w:p w14:paraId="4E5B64FE" w14:textId="6426D526"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EDF43E7" w:rsidR="007E7634" w:rsidRPr="00197A2B" w:rsidRDefault="007E7634">
      <w:pPr>
        <w:rPr>
          <w:rFonts w:ascii="Times New Roman" w:hAnsi="Times New Roman" w:cs="Times New Roman"/>
          <w:b/>
          <w:bCs/>
          <w:sz w:val="24"/>
          <w:szCs w:val="24"/>
        </w:rPr>
      </w:pPr>
    </w:p>
    <w:sectPr w:rsidR="007E7634" w:rsidRPr="00197A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Gregg" w:date="2023-08-16T18:48:00Z" w:initials="TG">
    <w:p w14:paraId="6D19AC63" w14:textId="77777777" w:rsidR="00926971" w:rsidRDefault="00926971" w:rsidP="0009786C">
      <w:pPr>
        <w:pStyle w:val="CommentText"/>
      </w:pPr>
      <w:r>
        <w:rPr>
          <w:rStyle w:val="CommentReference"/>
        </w:rPr>
        <w:annotationRef/>
      </w:r>
      <w:r>
        <w:t>Mia: Not sure what this means</w:t>
      </w:r>
    </w:p>
  </w:comment>
  <w:comment w:id="1" w:author="Thomas, Gregg" w:date="2023-08-17T11:37:00Z" w:initials="TG">
    <w:p w14:paraId="572FD21A" w14:textId="77777777" w:rsidR="00926971" w:rsidRDefault="00926971" w:rsidP="0009786C">
      <w:pPr>
        <w:pStyle w:val="CommentText"/>
      </w:pPr>
      <w:r>
        <w:rPr>
          <w:rStyle w:val="CommentReference"/>
        </w:rPr>
        <w:annotationRef/>
      </w:r>
      <w:r>
        <w:t>By this we just mean we're looking at the phyiscal arrangement and genetic signatures of topologies over the linear scope of chromsomes (e.g. the chromoplot in fig2).</w:t>
      </w:r>
    </w:p>
  </w:comment>
  <w:comment w:id="2" w:author="Thomas, Gregg" w:date="2023-08-16T18:48:00Z" w:initials="TG">
    <w:p w14:paraId="51DD5B16" w14:textId="0FADB6F7" w:rsidR="00926971" w:rsidRDefault="00926971" w:rsidP="0009786C">
      <w:pPr>
        <w:pStyle w:val="CommentText"/>
      </w:pPr>
      <w:r>
        <w:rPr>
          <w:rStyle w:val="CommentReference"/>
        </w:rPr>
        <w:annotationRef/>
      </w:r>
      <w:r>
        <w:t>Mia: Ultimately, the causes are not revealed, right?</w:t>
      </w:r>
    </w:p>
  </w:comment>
  <w:comment w:id="3" w:author="Thomas, Gregg" w:date="2023-08-17T11:37:00Z" w:initials="TG">
    <w:p w14:paraId="5E2AAC42" w14:textId="77777777" w:rsidR="00926971" w:rsidRDefault="00926971" w:rsidP="0009786C">
      <w:pPr>
        <w:pStyle w:val="CommentText"/>
      </w:pPr>
      <w:r>
        <w:rPr>
          <w:rStyle w:val="CommentReference"/>
        </w:rPr>
        <w:annotationRef/>
      </w:r>
      <w:r>
        <w:t xml:space="preserve">Correct, we don't reveal all the causes, but based on the phylogenetic similarity around certain genomic features (UCEs), I think we show that purifying selection does play a role in shaping the landscape </w:t>
      </w:r>
    </w:p>
  </w:comment>
  <w:comment w:id="4" w:author="Jonathan Hughes" w:date="2023-08-26T11:38:00Z" w:initials="JH">
    <w:p w14:paraId="25081744" w14:textId="77777777" w:rsidR="00926971" w:rsidRDefault="00926971" w:rsidP="0009786C">
      <w:pPr>
        <w:pStyle w:val="CommentText"/>
      </w:pPr>
      <w:r>
        <w:rPr>
          <w:rStyle w:val="CommentReference"/>
        </w:rPr>
        <w:annotationRef/>
      </w:r>
      <w:r>
        <w:rPr>
          <w:lang w:val="en-GB"/>
        </w:rPr>
        <w:t xml:space="preserve">Should probably add my current affiliation: </w:t>
      </w:r>
      <w:r>
        <w:rPr>
          <w:color w:val="000000"/>
          <w:lang w:val="en-GB"/>
        </w:rPr>
        <w:t>Department of Evolution, Ecology, and Organismal Biology, University of California, Riverside, Riverside, CA 92521</w:t>
      </w:r>
    </w:p>
  </w:comment>
  <w:comment w:id="11" w:author="Jonathan Hughes" w:date="2023-08-26T12:59:00Z" w:initials="JH">
    <w:p w14:paraId="09B5914E" w14:textId="77777777" w:rsidR="007B46DD" w:rsidRDefault="00926971" w:rsidP="00426097">
      <w:pPr>
        <w:pStyle w:val="CommentText"/>
      </w:pPr>
      <w:r>
        <w:rPr>
          <w:rStyle w:val="CommentReference"/>
        </w:rPr>
        <w:annotationRef/>
      </w:r>
      <w:r w:rsidR="007B46DD">
        <w:rPr>
          <w:lang w:val="en-GB"/>
        </w:rPr>
        <w:t>Sentence repeats bit about ancestral polymorphisms. Had a go at tidying it up.</w:t>
      </w:r>
    </w:p>
  </w:comment>
  <w:comment w:id="12" w:author="Thomas, Gregg" w:date="2023-08-16T18:49:00Z" w:initials="TG">
    <w:p w14:paraId="2AC96F57" w14:textId="73BABEFC" w:rsidR="00926971" w:rsidRDefault="00926971" w:rsidP="0009786C">
      <w:pPr>
        <w:pStyle w:val="CommentText"/>
      </w:pPr>
      <w:r>
        <w:rPr>
          <w:rStyle w:val="CommentReference"/>
        </w:rPr>
        <w:annotationRef/>
      </w:r>
      <w:r>
        <w:t>Mia: But this question is ultimately answered…right?</w:t>
      </w:r>
    </w:p>
  </w:comment>
  <w:comment w:id="13" w:author="Thomas, Gregg" w:date="2023-08-17T11:39:00Z" w:initials="TG">
    <w:p w14:paraId="7FE2DFD5" w14:textId="77777777" w:rsidR="00926971" w:rsidRDefault="00926971" w:rsidP="0009786C">
      <w:pPr>
        <w:pStyle w:val="CommentText"/>
      </w:pPr>
      <w:r>
        <w:rPr>
          <w:rStyle w:val="CommentReference"/>
        </w:rPr>
        <w:annotationRef/>
      </w:r>
      <w:r>
        <w:t>I think this work hints at local conserved genomic features playing a role in phylogenetic similarity across the genome (fig 5), which is at least starting to understand it.</w:t>
      </w:r>
    </w:p>
  </w:comment>
  <w:comment w:id="14" w:author="Thomas, Gregg" w:date="2023-08-16T18:49:00Z" w:initials="TG">
    <w:p w14:paraId="6C2D9E1F" w14:textId="321274D7" w:rsidR="00926971" w:rsidRDefault="00926971" w:rsidP="0009786C">
      <w:pPr>
        <w:pStyle w:val="CommentText"/>
      </w:pPr>
      <w:r>
        <w:rPr>
          <w:rStyle w:val="CommentReference"/>
        </w:rPr>
        <w:annotationRef/>
      </w:r>
      <w:r>
        <w:t>Mia: Not sure that I understand this phrase</w:t>
      </w:r>
    </w:p>
  </w:comment>
  <w:comment w:id="15" w:author="Thomas, Gregg" w:date="2023-08-17T11:44:00Z" w:initials="TG">
    <w:p w14:paraId="140FBEB5" w14:textId="77777777" w:rsidR="00926971" w:rsidRDefault="00926971" w:rsidP="0009786C">
      <w:pPr>
        <w:pStyle w:val="CommentText"/>
      </w:pPr>
      <w:r>
        <w:rPr>
          <w:rStyle w:val="CommentReference"/>
        </w:rPr>
        <w:annotationRef/>
      </w:r>
      <w:r>
        <w:t>Tried to clarify</w:t>
      </w:r>
    </w:p>
  </w:comment>
  <w:comment w:id="27" w:author="Thomas, Gregg" w:date="2023-08-16T18:50:00Z" w:initials="TG">
    <w:p w14:paraId="40E5821F" w14:textId="73554AC0" w:rsidR="00926971" w:rsidRDefault="00926971" w:rsidP="0009786C">
      <w:pPr>
        <w:pStyle w:val="CommentText"/>
      </w:pPr>
      <w:r>
        <w:rPr>
          <w:rStyle w:val="CommentReference"/>
        </w:rPr>
        <w:annotationRef/>
      </w:r>
      <w:r>
        <w:t xml:space="preserve">Mia: I wonder if it would be compelling to include the idea that rodents have been largely left out of molecular evolution studies despite the power of evolution-guided functional analysis to reveal new biology of model organisms (flies, worms, etc). These new genomes offer powerful new resource but also pose distinct challenges to rigorous molecular evolution analysis given the precedent of discordance… etc etc </w:t>
      </w:r>
    </w:p>
  </w:comment>
  <w:comment w:id="28" w:author="Thomas, Gregg" w:date="2023-08-17T12:50:00Z" w:initials="TG">
    <w:p w14:paraId="5773B70A" w14:textId="77777777" w:rsidR="00926971" w:rsidRDefault="00926971" w:rsidP="0009786C">
      <w:pPr>
        <w:pStyle w:val="CommentText"/>
      </w:pPr>
      <w:r>
        <w:rPr>
          <w:rStyle w:val="CommentReference"/>
        </w:rPr>
        <w:annotationRef/>
      </w:r>
      <w:r>
        <w:t>Added some text that is hopefully along the lines of what you're thinking</w:t>
      </w:r>
    </w:p>
  </w:comment>
  <w:comment w:id="29" w:author="Thomas, Gregg [2]" w:date="2022-11-14T10:17:00Z" w:initials="TG">
    <w:p w14:paraId="56DB216C" w14:textId="2D6CA512" w:rsidR="00926971" w:rsidRDefault="00926971" w:rsidP="0009786C">
      <w:pPr>
        <w:pStyle w:val="CommentText"/>
      </w:pPr>
      <w:r>
        <w:rPr>
          <w:rStyle w:val="CommentReference"/>
        </w:rPr>
        <w:annotationRef/>
      </w:r>
      <w:r>
        <w:t>What is whitelist?</w:t>
      </w:r>
    </w:p>
  </w:comment>
  <w:comment w:id="30" w:author="Thomas, Gregg" w:date="2023-08-24T14:21:00Z" w:initials="TG">
    <w:p w14:paraId="2EB3C4FA" w14:textId="77777777" w:rsidR="00926971" w:rsidRDefault="00926971" w:rsidP="0009786C">
      <w:pPr>
        <w:pStyle w:val="CommentText"/>
      </w:pPr>
      <w:r>
        <w:rPr>
          <w:rStyle w:val="CommentReference"/>
        </w:rPr>
        <w:annotationRef/>
      </w:r>
      <w:hyperlink r:id="rId1" w:history="1">
        <w:r w:rsidRPr="0045612B">
          <w:rPr>
            <w:rStyle w:val="Hyperlink"/>
          </w:rPr>
          <w:t>https://kb.10xgenomics.com/hc/en-us/articles/115004506263-What-is-a-barcode-whitelist</w:t>
        </w:r>
      </w:hyperlink>
      <w:r>
        <w:t xml:space="preserve">- </w:t>
      </w:r>
      <w:r>
        <w:br/>
        <w:t>but I still don't get what this is trying to say. It is an acceptable % based on what's in the whitelist?</w:t>
      </w:r>
    </w:p>
  </w:comment>
  <w:comment w:id="31" w:author="Thomas, Gregg" w:date="2023-08-04T11:21:00Z" w:initials="TG">
    <w:p w14:paraId="17BD3BDE" w14:textId="093ED7BE" w:rsidR="00926971" w:rsidRDefault="00926971" w:rsidP="0009786C">
      <w:pPr>
        <w:pStyle w:val="CommentText"/>
      </w:pPr>
      <w:r>
        <w:rPr>
          <w:rStyle w:val="CommentReference"/>
        </w:rPr>
        <w:annotationRef/>
      </w:r>
      <w:r>
        <w:t>We aren't using the LongRanger assemblies now for anything as far as I know</w:t>
      </w:r>
    </w:p>
  </w:comment>
  <w:comment w:id="32" w:author="Thomas, Gregg W.C." w:date="2022-04-05T11:48:00Z" w:initials="TGW">
    <w:p w14:paraId="293461A2" w14:textId="5D11E552" w:rsidR="00926971" w:rsidRDefault="00926971">
      <w:pPr>
        <w:pStyle w:val="CommentText"/>
      </w:pPr>
      <w:r>
        <w:rPr>
          <w:rStyle w:val="CommentReference"/>
        </w:rPr>
        <w:annotationRef/>
      </w:r>
      <w:r>
        <w:t>We just need to make it very clear that the tree in Fig. S1 is NOT our result</w:t>
      </w:r>
    </w:p>
    <w:p w14:paraId="5CD0FB9D" w14:textId="77777777" w:rsidR="00926971" w:rsidRDefault="00926971">
      <w:pPr>
        <w:pStyle w:val="CommentText"/>
      </w:pPr>
    </w:p>
    <w:p w14:paraId="5F1F628F" w14:textId="5EEFBA31" w:rsidR="00926971" w:rsidRDefault="00926971">
      <w:pPr>
        <w:pStyle w:val="CommentText"/>
      </w:pPr>
      <w:r>
        <w:t>It actually may be better to have the two trees side-by-side, with the differences highlighted. I think Jon had something like this in some of his slides?</w:t>
      </w:r>
    </w:p>
  </w:comment>
  <w:comment w:id="33" w:author="Jonathan Hughes" w:date="2022-08-07T18:09:00Z" w:initials="JH">
    <w:p w14:paraId="50F00AF0" w14:textId="77777777" w:rsidR="00926971" w:rsidRDefault="00926971" w:rsidP="00455506">
      <w:pPr>
        <w:pStyle w:val="CommentText"/>
      </w:pPr>
      <w:r>
        <w:rPr>
          <w:rStyle w:val="CommentReference"/>
        </w:rPr>
        <w:annotationRef/>
      </w:r>
      <w:r>
        <w:rPr>
          <w:lang w:val="en-GB"/>
        </w:rPr>
        <w:t>I'll create a figure incorporating your suggestions (here and throughout) asap</w:t>
      </w:r>
    </w:p>
  </w:comment>
  <w:comment w:id="34" w:author="Jonathan Hughes" w:date="2022-09-22T19:09:00Z" w:initials="JH">
    <w:p w14:paraId="6FE34CE8" w14:textId="77777777" w:rsidR="00926971" w:rsidRDefault="00926971" w:rsidP="0009786C">
      <w:pPr>
        <w:pStyle w:val="CommentText"/>
      </w:pPr>
      <w:r>
        <w:rPr>
          <w:rStyle w:val="CommentReference"/>
        </w:rPr>
        <w:annotationRef/>
      </w:r>
      <w:r>
        <w:rPr>
          <w:lang w:val="en-GB"/>
        </w:rPr>
        <w:t>Cophyloplot attached to email. Draft caption: Reference topology of expected relationships based on Steppan and Schenk, 2017 (left), compared to our topology inferred from concatenated UCE loci (Right; Fig. 1). Lines between the two phylogenies indicate conflicting relationships among the Apodemini, Otomyini, and Hydromyini. Figure generated with the cophyloplot() function in the R package ape (Paradis and Schliep, 2019).</w:t>
      </w:r>
    </w:p>
  </w:comment>
  <w:comment w:id="35" w:author="Thomas, Gregg W.C." w:date="2022-10-06T10:54:00Z" w:initials="TGW">
    <w:p w14:paraId="395FD584" w14:textId="77777777" w:rsidR="00926971" w:rsidRDefault="00926971" w:rsidP="0009786C">
      <w:pPr>
        <w:pStyle w:val="CommentText"/>
      </w:pPr>
      <w:r>
        <w:rPr>
          <w:rStyle w:val="CommentReference"/>
        </w:rPr>
        <w:annotationRef/>
      </w:r>
      <w:r>
        <w:t>Great! Some minor suggestions:</w:t>
      </w:r>
      <w:r>
        <w:br/>
        <w:t>1. I would just say "Topology from" instead of "Reference topology adapted from"</w:t>
      </w:r>
      <w:r>
        <w:br/>
        <w:t>2. If possible, just make these cladograms since we only care about the topology here</w:t>
      </w:r>
    </w:p>
  </w:comment>
  <w:comment w:id="36" w:author="Jonathan Hughes" w:date="2023-08-26T13:19:00Z" w:initials="JH">
    <w:p w14:paraId="5FD0CEB2" w14:textId="77777777" w:rsidR="00926971" w:rsidRDefault="00926971" w:rsidP="0009786C">
      <w:pPr>
        <w:pStyle w:val="CommentText"/>
      </w:pPr>
      <w:r>
        <w:rPr>
          <w:rStyle w:val="CommentReference"/>
        </w:rPr>
        <w:annotationRef/>
      </w:r>
      <w:r>
        <w:rPr>
          <w:lang w:val="en-GB"/>
        </w:rPr>
        <w:t>Node E is less concordant</w:t>
      </w:r>
    </w:p>
  </w:comment>
  <w:comment w:id="37" w:author="Jonathan Hughes" w:date="2023-08-26T13:18:00Z" w:initials="JH">
    <w:p w14:paraId="4D10A006" w14:textId="24D68F8A" w:rsidR="00926971" w:rsidRDefault="00926971" w:rsidP="0009786C">
      <w:pPr>
        <w:pStyle w:val="CommentText"/>
      </w:pPr>
      <w:r>
        <w:rPr>
          <w:rStyle w:val="CommentReference"/>
        </w:rPr>
        <w:annotationRef/>
      </w:r>
      <w:r>
        <w:rPr>
          <w:lang w:val="en-GB"/>
        </w:rPr>
        <w:t>This continues to be such a cool result</w:t>
      </w:r>
    </w:p>
  </w:comment>
  <w:comment w:id="38" w:author="Thomas, Gregg" w:date="2023-08-16T18:52:00Z" w:initials="TG">
    <w:p w14:paraId="3CED3E13" w14:textId="0FF4050B" w:rsidR="00926971" w:rsidRDefault="00926971" w:rsidP="0009786C">
      <w:pPr>
        <w:pStyle w:val="CommentText"/>
      </w:pPr>
      <w:r>
        <w:rPr>
          <w:rStyle w:val="CommentReference"/>
        </w:rPr>
        <w:annotationRef/>
      </w:r>
      <w:r>
        <w:t>Mia: Has this ever been done before? Reads like this is the first time and if so, isn’t it be a big deal to report on these structural differences?</w:t>
      </w:r>
    </w:p>
  </w:comment>
  <w:comment w:id="39" w:author="Thomas, Gregg" w:date="2023-08-17T11:47:00Z" w:initials="TG">
    <w:p w14:paraId="7F2D16C0" w14:textId="77777777" w:rsidR="00926971" w:rsidRDefault="00926971" w:rsidP="0009786C">
      <w:pPr>
        <w:pStyle w:val="CommentText"/>
      </w:pPr>
      <w:r>
        <w:rPr>
          <w:rStyle w:val="CommentReference"/>
        </w:rPr>
        <w:annotationRef/>
      </w:r>
      <w:r>
        <w:t>I'm not sure, however this isn't really the focus of this paper and I would want to do something more comprehensive to actually study the SVs. Maybe a future project?</w:t>
      </w:r>
    </w:p>
  </w:comment>
  <w:comment w:id="40" w:author="Thomas, Gregg" w:date="2023-08-16T18:53:00Z" w:initials="TG">
    <w:p w14:paraId="527A49E5" w14:textId="77777777" w:rsidR="00926971" w:rsidRDefault="00926971" w:rsidP="0009786C">
      <w:pPr>
        <w:pStyle w:val="CommentText"/>
      </w:pPr>
      <w:r>
        <w:rPr>
          <w:rStyle w:val="CommentReference"/>
        </w:rPr>
        <w:annotationRef/>
      </w:r>
      <w:r>
        <w:t>Mia: Can this not be tested?</w:t>
      </w:r>
    </w:p>
  </w:comment>
  <w:comment w:id="41" w:author="Thomas, Gregg" w:date="2023-08-17T11:47:00Z" w:initials="TG">
    <w:p w14:paraId="281B104E" w14:textId="77777777" w:rsidR="00926971" w:rsidRDefault="00926971" w:rsidP="0009786C">
      <w:pPr>
        <w:pStyle w:val="CommentText"/>
      </w:pPr>
      <w:r>
        <w:rPr>
          <w:rStyle w:val="CommentReference"/>
        </w:rPr>
        <w:annotationRef/>
      </w:r>
      <w:r>
        <w:t>Edited out with the new results.</w:t>
      </w:r>
    </w:p>
  </w:comment>
  <w:comment w:id="42" w:author="Thomas, Gregg [2]" w:date="2022-11-09T17:04:00Z" w:initials="TG">
    <w:p w14:paraId="13A2748D" w14:textId="0FDBB6BF" w:rsidR="00926971" w:rsidRDefault="00926971" w:rsidP="0009786C">
      <w:pPr>
        <w:pStyle w:val="CommentText"/>
      </w:pPr>
      <w:r>
        <w:rPr>
          <w:rStyle w:val="CommentReference"/>
        </w:rPr>
        <w:annotationRef/>
      </w:r>
      <w:r>
        <w:t>Jeff: do you know a citation for this?</w:t>
      </w:r>
    </w:p>
  </w:comment>
  <w:comment w:id="43" w:author="Thomas, Gregg" w:date="2023-08-16T18:53:00Z" w:initials="TG">
    <w:p w14:paraId="76A38F30" w14:textId="77777777" w:rsidR="00926971" w:rsidRDefault="00926971" w:rsidP="0009786C">
      <w:pPr>
        <w:pStyle w:val="CommentText"/>
      </w:pPr>
      <w:r>
        <w:rPr>
          <w:rStyle w:val="CommentReference"/>
        </w:rPr>
        <w:annotationRef/>
      </w:r>
      <w:r>
        <w:t>Mia: Sorry- I don’t understand why….</w:t>
      </w:r>
    </w:p>
  </w:comment>
  <w:comment w:id="44" w:author="Thomas, Gregg" w:date="2023-08-17T11:47:00Z" w:initials="TG">
    <w:p w14:paraId="1C999842" w14:textId="77777777" w:rsidR="00926971" w:rsidRDefault="00926971" w:rsidP="0009786C">
      <w:pPr>
        <w:pStyle w:val="CommentText"/>
      </w:pPr>
      <w:r>
        <w:rPr>
          <w:rStyle w:val="CommentReference"/>
        </w:rPr>
        <w:annotationRef/>
      </w:r>
      <w:r>
        <w:t>Elaborated in the text</w:t>
      </w:r>
    </w:p>
  </w:comment>
  <w:comment w:id="47" w:author="Thomas, Gregg" w:date="2023-08-16T18:53:00Z" w:initials="TG">
    <w:p w14:paraId="7C7F3C72" w14:textId="7B9C284E" w:rsidR="00926971" w:rsidRDefault="00926971" w:rsidP="0009786C">
      <w:pPr>
        <w:pStyle w:val="CommentText"/>
      </w:pPr>
      <w:r>
        <w:rPr>
          <w:rStyle w:val="CommentReference"/>
        </w:rPr>
        <w:annotationRef/>
      </w:r>
      <w:r>
        <w:t>Mia: This suggests that there is precedent for finding a relationship — has this been done before at the scale of this analysis? Or is it just surprising because it’s intuitive that there would be a relationship?</w:t>
      </w:r>
    </w:p>
  </w:comment>
  <w:comment w:id="48" w:author="Thomas, Gregg" w:date="2023-08-17T11:50:00Z" w:initials="TG">
    <w:p w14:paraId="4472AFB7" w14:textId="77777777" w:rsidR="00926971" w:rsidRDefault="00926971" w:rsidP="0009786C">
      <w:pPr>
        <w:pStyle w:val="CommentText"/>
      </w:pPr>
      <w:r>
        <w:rPr>
          <w:rStyle w:val="CommentReference"/>
        </w:rPr>
        <w:annotationRef/>
      </w:r>
      <w:r>
        <w:t>I think the latter is closer to what we were going for here: we know that recombination drives discordance across the genome, but it looks like this signal is hard to see across millions of years of evolution and speciation.</w:t>
      </w:r>
    </w:p>
  </w:comment>
  <w:comment w:id="49" w:author="Thomas, Gregg" w:date="2023-08-16T18:54:00Z" w:initials="TG">
    <w:p w14:paraId="48506059" w14:textId="0170F0E0" w:rsidR="00926971" w:rsidRDefault="00926971" w:rsidP="0009786C">
      <w:pPr>
        <w:pStyle w:val="CommentText"/>
      </w:pPr>
      <w:r>
        <w:rPr>
          <w:rStyle w:val="CommentReference"/>
        </w:rPr>
        <w:annotationRef/>
      </w:r>
      <w:r>
        <w:t>Mia: Is this surprising? I’m having trouble determining the a priori expectation.</w:t>
      </w:r>
    </w:p>
  </w:comment>
  <w:comment w:id="50" w:author="Thomas, Gregg" w:date="2023-08-17T11:50:00Z" w:initials="TG">
    <w:p w14:paraId="33DA220C" w14:textId="77777777" w:rsidR="00926971" w:rsidRDefault="00926971" w:rsidP="0009786C">
      <w:pPr>
        <w:pStyle w:val="CommentText"/>
      </w:pPr>
      <w:r>
        <w:rPr>
          <w:rStyle w:val="CommentReference"/>
        </w:rPr>
        <w:annotationRef/>
      </w:r>
      <w:r>
        <w:t>Edited out with new results.</w:t>
      </w:r>
    </w:p>
  </w:comment>
  <w:comment w:id="51" w:author="Thomas, Gregg" w:date="2023-08-16T18:54:00Z" w:initials="TG">
    <w:p w14:paraId="7C13EEE3" w14:textId="54997DBD" w:rsidR="00926971" w:rsidRDefault="00926971" w:rsidP="0009786C">
      <w:pPr>
        <w:pStyle w:val="CommentText"/>
      </w:pPr>
      <w:r>
        <w:rPr>
          <w:rStyle w:val="CommentReference"/>
        </w:rPr>
        <w:annotationRef/>
      </w:r>
      <w:r>
        <w:t>Mia: I’m having trouble understanding how mispsecification could lead to false negatives..</w:t>
      </w:r>
    </w:p>
  </w:comment>
  <w:comment w:id="52" w:author="Thomas, Gregg" w:date="2023-08-17T11:52:00Z" w:initials="TG">
    <w:p w14:paraId="2E27521F" w14:textId="77777777" w:rsidR="00926971" w:rsidRDefault="00926971" w:rsidP="0009786C">
      <w:pPr>
        <w:pStyle w:val="CommentText"/>
      </w:pPr>
      <w:r>
        <w:rPr>
          <w:rStyle w:val="CommentReference"/>
        </w:rPr>
        <w:annotationRef/>
      </w:r>
      <w:r>
        <w:t>I think we emailed about this, but basically if a the wrong tree moves a substitution off of a branch where it should be inferred, I think then we can get these false negatives</w:t>
      </w:r>
    </w:p>
  </w:comment>
  <w:comment w:id="53" w:author="Thomas, Gregg" w:date="2023-08-16T18:54:00Z" w:initials="TG">
    <w:p w14:paraId="76C99D6F" w14:textId="14F86754" w:rsidR="00926971" w:rsidRDefault="00926971" w:rsidP="0009786C">
      <w:pPr>
        <w:pStyle w:val="CommentText"/>
      </w:pPr>
      <w:r>
        <w:rPr>
          <w:rStyle w:val="CommentReference"/>
        </w:rPr>
        <w:annotationRef/>
      </w:r>
      <w:r>
        <w:t>Mia: Like here — not obvious to me why you’d call this a “false negative” — isn’t the gene tree more appropriate? And shouldn’t the comparison be potentially multiple trees for different parts of the gene?</w:t>
      </w:r>
    </w:p>
  </w:comment>
  <w:comment w:id="54" w:author="Thomas, Gregg" w:date="2023-08-17T11:56:00Z" w:initials="TG">
    <w:p w14:paraId="49210A78" w14:textId="77777777" w:rsidR="00926971" w:rsidRDefault="00926971">
      <w:pPr>
        <w:pStyle w:val="CommentText"/>
      </w:pPr>
      <w:r>
        <w:rPr>
          <w:rStyle w:val="CommentReference"/>
        </w:rPr>
        <w:annotationRef/>
      </w:r>
      <w:r>
        <w:t>I think you're right and it agrees with what we're saying. We're assuming the gene tree is the "correct" tree, so anything that is said to have positive selection with the gene tree but NOT the concatenated tree is a false negative. Maybe the wording needs to be clearer?</w:t>
      </w:r>
    </w:p>
    <w:p w14:paraId="2FDDF8A9" w14:textId="77777777" w:rsidR="00926971" w:rsidRDefault="00926971" w:rsidP="0009786C">
      <w:pPr>
        <w:pStyle w:val="CommentText"/>
      </w:pPr>
      <w:r>
        <w:t xml:space="preserve">I also think testing multiple trees for different parts of the gene could be interesting (like exon trees), but then we have to worry about there being enough phylogenetic signal in each exon. An interesting idea to test! </w:t>
      </w:r>
    </w:p>
  </w:comment>
  <w:comment w:id="55" w:author="Thomas, Gregg" w:date="2023-08-16T18:55:00Z" w:initials="TG">
    <w:p w14:paraId="2086431D" w14:textId="4F6CA18C" w:rsidR="00926971" w:rsidRDefault="00926971" w:rsidP="0009786C">
      <w:pPr>
        <w:pStyle w:val="CommentText"/>
      </w:pPr>
      <w:r>
        <w:rPr>
          <w:rStyle w:val="CommentReference"/>
        </w:rPr>
        <w:annotationRef/>
      </w:r>
      <w:r>
        <w:t>Mia: Can I have a reminder here how the concatenated UCE tree differs from the from the species tree?</w:t>
      </w:r>
    </w:p>
  </w:comment>
  <w:comment w:id="56" w:author="Thomas, Gregg" w:date="2023-08-17T11:53:00Z" w:initials="TG">
    <w:p w14:paraId="683AF2D4" w14:textId="77777777" w:rsidR="00926971" w:rsidRDefault="00926971" w:rsidP="0009786C">
      <w:pPr>
        <w:pStyle w:val="CommentText"/>
      </w:pPr>
      <w:r>
        <w:rPr>
          <w:rStyle w:val="CommentReference"/>
        </w:rPr>
        <w:annotationRef/>
      </w:r>
      <w:r>
        <w:t>I don't recall with the old results, but now we get the same, at least for these 6 species, when using either genes or UCEs</w:t>
      </w:r>
    </w:p>
  </w:comment>
  <w:comment w:id="57" w:author="Thomas, Gregg" w:date="2023-08-16T18:55:00Z" w:initials="TG">
    <w:p w14:paraId="7038E9AC" w14:textId="101FD16B" w:rsidR="00926971" w:rsidRDefault="00926971" w:rsidP="0009786C">
      <w:pPr>
        <w:pStyle w:val="CommentText"/>
      </w:pPr>
      <w:r>
        <w:rPr>
          <w:rStyle w:val="CommentReference"/>
        </w:rPr>
        <w:annotationRef/>
      </w:r>
      <w:r>
        <w:t>Mia: Again, missed opportunity here to highlight the power of even just conducting molecular evolution analysis to help us understand more about a biomedical model system…</w:t>
      </w:r>
    </w:p>
  </w:comment>
  <w:comment w:id="58" w:author="Thomas, Gregg" w:date="2023-08-17T12:52:00Z" w:initials="TG">
    <w:p w14:paraId="75EFE894" w14:textId="77777777" w:rsidR="00926971" w:rsidRDefault="00926971" w:rsidP="0009786C">
      <w:pPr>
        <w:pStyle w:val="CommentText"/>
      </w:pPr>
      <w:r>
        <w:rPr>
          <w:rStyle w:val="CommentReference"/>
        </w:rPr>
        <w:annotationRef/>
      </w:r>
      <w:r>
        <w:t>Added a sentence, but happy to have more input!</w:t>
      </w:r>
    </w:p>
  </w:comment>
  <w:comment w:id="61" w:author="Good, Jeffrey" w:date="2022-09-27T10:33:00Z" w:initials="GJ">
    <w:p w14:paraId="2D6EB10F" w14:textId="0A80BC92" w:rsidR="00926971" w:rsidRDefault="00926971" w:rsidP="0009786C">
      <w:r>
        <w:rPr>
          <w:rStyle w:val="CommentReference"/>
        </w:rPr>
        <w:annotationRef/>
      </w:r>
      <w:r>
        <w:rPr>
          <w:sz w:val="20"/>
          <w:szCs w:val="20"/>
        </w:rPr>
        <w:t>check wording here. Are you implying actual evolutionary conflict, or do mean milo-nuclear discordance as a special class of phylogenetic discordance. I do not know of the former playing a role here? Please clarify?</w:t>
      </w:r>
    </w:p>
  </w:comment>
  <w:comment w:id="62" w:author="Thomas, Gregg W.C." w:date="2022-10-12T15:06:00Z" w:initials="TGW">
    <w:p w14:paraId="55A2B025" w14:textId="77777777" w:rsidR="00926971" w:rsidRDefault="00926971" w:rsidP="0009786C">
      <w:pPr>
        <w:pStyle w:val="CommentText"/>
      </w:pPr>
      <w:r>
        <w:rPr>
          <w:rStyle w:val="CommentReference"/>
        </w:rPr>
        <w:annotationRef/>
      </w:r>
      <w:r>
        <w:t>Jon may have a comment on this, but I tried to make it clear that we just mean discordance between mitochondrial and nuclear genes.</w:t>
      </w:r>
    </w:p>
  </w:comment>
  <w:comment w:id="63" w:author="Thomas, Gregg" w:date="2023-08-16T18:55:00Z" w:initials="TG">
    <w:p w14:paraId="0526FE5C" w14:textId="77777777" w:rsidR="00926971" w:rsidRDefault="00926971" w:rsidP="0009786C">
      <w:pPr>
        <w:pStyle w:val="CommentText"/>
      </w:pPr>
      <w:r>
        <w:rPr>
          <w:rStyle w:val="CommentReference"/>
        </w:rPr>
        <w:annotationRef/>
      </w:r>
      <w:r>
        <w:t>Mia: I like this change but now the sentence is a bit awkward. Consider rewording. I think that the word “both” shouldn’t be there…</w:t>
      </w:r>
    </w:p>
  </w:comment>
  <w:comment w:id="64" w:author="Thomas, Gregg" w:date="2023-08-17T11:58:00Z" w:initials="TG">
    <w:p w14:paraId="334F81CD" w14:textId="77777777" w:rsidR="00926971" w:rsidRDefault="00926971" w:rsidP="0009786C">
      <w:pPr>
        <w:pStyle w:val="CommentText"/>
      </w:pPr>
      <w:r>
        <w:rPr>
          <w:rStyle w:val="CommentReference"/>
        </w:rPr>
        <w:annotationRef/>
      </w:r>
      <w:r>
        <w:t>This section will be changed with the new species tree results</w:t>
      </w:r>
    </w:p>
  </w:comment>
  <w:comment w:id="65" w:author="Thomas, Gregg" w:date="2023-08-16T18:56:00Z" w:initials="TG">
    <w:p w14:paraId="67083458" w14:textId="31524C99" w:rsidR="00926971" w:rsidRDefault="00926971" w:rsidP="0009786C">
      <w:pPr>
        <w:pStyle w:val="CommentText"/>
      </w:pPr>
      <w:r>
        <w:rPr>
          <w:rStyle w:val="CommentReference"/>
        </w:rPr>
        <w:annotationRef/>
      </w:r>
      <w:r>
        <w:t xml:space="preserve">Mia: With the goal of selling this work even more - consider reporting the # of loci in previous studies and this one? </w:t>
      </w:r>
    </w:p>
  </w:comment>
  <w:comment w:id="66" w:author="Thomas, Gregg" w:date="2023-08-17T11:58:00Z" w:initials="TG">
    <w:p w14:paraId="043FB5A5" w14:textId="77777777" w:rsidR="00926971" w:rsidRDefault="00926971" w:rsidP="0009786C">
      <w:pPr>
        <w:pStyle w:val="CommentText"/>
      </w:pPr>
      <w:r>
        <w:rPr>
          <w:rStyle w:val="CommentReference"/>
        </w:rPr>
        <w:annotationRef/>
      </w:r>
      <w:r>
        <w:t>This section will be changed with the new species tree results, but I agree we could say the number of loci (~3000) here.</w:t>
      </w:r>
    </w:p>
  </w:comment>
  <w:comment w:id="67" w:author="Jeremy B. Searle" w:date="2023-08-27T21:32:00Z" w:initials="JBS">
    <w:p w14:paraId="15837FCE" w14:textId="4ABE781E" w:rsidR="001F1F16" w:rsidRDefault="001F1F16">
      <w:pPr>
        <w:pStyle w:val="CommentText"/>
      </w:pPr>
      <w:r>
        <w:rPr>
          <w:rStyle w:val="CommentReference"/>
        </w:rPr>
        <w:annotationRef/>
      </w:r>
      <w:r>
        <w:t>Given that the analysis of discordance is so much more detailed in later sections of the discussion – is it better to bring in consideration of the UCE discordance there. This sentence feels a little unsatisfactory and unresolved.</w:t>
      </w:r>
    </w:p>
  </w:comment>
  <w:comment w:id="68" w:author="Thomas, Gregg" w:date="2023-08-16T18:56:00Z" w:initials="TG">
    <w:p w14:paraId="2E039860" w14:textId="18653FBF" w:rsidR="00926971" w:rsidRDefault="00926971" w:rsidP="0009786C">
      <w:pPr>
        <w:pStyle w:val="CommentText"/>
      </w:pPr>
      <w:r>
        <w:rPr>
          <w:rStyle w:val="CommentReference"/>
        </w:rPr>
        <w:annotationRef/>
      </w:r>
      <w:r>
        <w:t>Mia: I also think that this observation deserves an explanation. Is it simply that you have way more loci/bp than previous studies and this analysis is unequivocally superior? If so, say it. :)</w:t>
      </w:r>
    </w:p>
  </w:comment>
  <w:comment w:id="69" w:author="Thomas, Gregg" w:date="2023-08-17T11:58:00Z" w:initials="TG">
    <w:p w14:paraId="1966714E" w14:textId="77777777" w:rsidR="00926971" w:rsidRDefault="00926971" w:rsidP="0009786C">
      <w:pPr>
        <w:pStyle w:val="CommentText"/>
      </w:pPr>
      <w:r>
        <w:rPr>
          <w:rStyle w:val="CommentReference"/>
        </w:rPr>
        <w:annotationRef/>
      </w:r>
      <w:r>
        <w:t>This section will be changed with the new species tree results</w:t>
      </w:r>
    </w:p>
  </w:comment>
  <w:comment w:id="70" w:author="Thomas, Gregg" w:date="2023-08-16T18:56:00Z" w:initials="TG">
    <w:p w14:paraId="5B095573" w14:textId="7CF375D9" w:rsidR="00926971" w:rsidRDefault="00926971" w:rsidP="0009786C">
      <w:pPr>
        <w:pStyle w:val="CommentText"/>
      </w:pPr>
      <w:r>
        <w:rPr>
          <w:rStyle w:val="CommentReference"/>
        </w:rPr>
        <w:annotationRef/>
      </w:r>
      <w:r>
        <w:t>Mia: Explanations? Are you just referring to the hotspots here? Or broader patterns of heterogeneity?</w:t>
      </w:r>
    </w:p>
  </w:comment>
  <w:comment w:id="71" w:author="Thomas, Gregg" w:date="2023-08-17T11:59:00Z" w:initials="TG">
    <w:p w14:paraId="7EB2D744" w14:textId="77777777" w:rsidR="00926971" w:rsidRDefault="00926971" w:rsidP="0009786C">
      <w:pPr>
        <w:pStyle w:val="CommentText"/>
      </w:pPr>
      <w:r>
        <w:rPr>
          <w:rStyle w:val="CommentReference"/>
        </w:rPr>
        <w:annotationRef/>
      </w:r>
      <w:r>
        <w:t>This is mostly just a lead in to the next paragraphs, so we're referring to recombination and all the genomic features we tested (including hotspots).</w:t>
      </w:r>
    </w:p>
  </w:comment>
  <w:comment w:id="72" w:author="Thomas, Gregg" w:date="2023-08-24T14:24:00Z" w:initials="TG">
    <w:p w14:paraId="58D0A8B1" w14:textId="77777777" w:rsidR="00926971" w:rsidRDefault="00926971" w:rsidP="0009786C">
      <w:pPr>
        <w:pStyle w:val="CommentText"/>
      </w:pPr>
      <w:r>
        <w:rPr>
          <w:rStyle w:val="CommentReference"/>
        </w:rPr>
        <w:annotationRef/>
      </w:r>
      <w:r>
        <w:t>Moved to the beginning of the next paragraph</w:t>
      </w:r>
    </w:p>
  </w:comment>
  <w:comment w:id="73" w:author="Good, Jeffrey" w:date="2022-10-28T16:04:00Z" w:initials="GJ">
    <w:p w14:paraId="636BE40C" w14:textId="5EC7156B" w:rsidR="00926971" w:rsidRDefault="00926971" w:rsidP="0009786C">
      <w:r>
        <w:rPr>
          <w:rStyle w:val="CommentReference"/>
        </w:rPr>
        <w:annotationRef/>
      </w:r>
      <w:r>
        <w:rPr>
          <w:sz w:val="20"/>
          <w:szCs w:val="20"/>
        </w:rPr>
        <w:t>I don’t follow this. This implies that you did not include rat because they were not co-linear? But that was not it right? There was some sort of bias if I remember right. Regardless, this is not logical. Likely this also happens in the other species, you just can’t tell. Right?</w:t>
      </w:r>
    </w:p>
  </w:comment>
  <w:comment w:id="74" w:author="Good, Jeffrey" w:date="2022-10-28T16:06:00Z" w:initials="GJ">
    <w:p w14:paraId="7DABA955" w14:textId="77777777" w:rsidR="00926971" w:rsidRDefault="00926971" w:rsidP="0009786C">
      <w:r>
        <w:rPr>
          <w:rStyle w:val="CommentReference"/>
        </w:rPr>
        <w:annotationRef/>
      </w:r>
      <w:r>
        <w:rPr>
          <w:sz w:val="20"/>
          <w:szCs w:val="20"/>
        </w:rPr>
        <w:t>Or is it a matter of the data treatment I suppose, placing the rat genome in a  way akin to mapping short reads?</w:t>
      </w:r>
    </w:p>
  </w:comment>
  <w:comment w:id="75" w:author="Thomas, Gregg [2]" w:date="2022-11-09T17:12:00Z" w:initials="TG">
    <w:p w14:paraId="40DA9381" w14:textId="77777777" w:rsidR="00926971" w:rsidRDefault="00926971">
      <w:pPr>
        <w:pStyle w:val="CommentText"/>
      </w:pPr>
      <w:r>
        <w:rPr>
          <w:rStyle w:val="CommentReference"/>
        </w:rPr>
        <w:annotationRef/>
      </w:r>
      <w:r>
        <w:t>I think short read mapping would actually get us more power to transpose coordinates from mouse to rat since we'd have the redundancy in the reads to help get us past some of the short indels which seem to be causing problems in the whole genome alignment.</w:t>
      </w:r>
    </w:p>
    <w:p w14:paraId="1C59A48A" w14:textId="77777777" w:rsidR="00926971" w:rsidRDefault="00926971">
      <w:pPr>
        <w:pStyle w:val="CommentText"/>
      </w:pPr>
    </w:p>
    <w:p w14:paraId="61C963F2" w14:textId="77777777" w:rsidR="00926971" w:rsidRDefault="00926971" w:rsidP="0009786C">
      <w:pPr>
        <w:pStyle w:val="CommentText"/>
      </w:pPr>
      <w:r>
        <w:t>Does this make more sense now with the added bit about short distances between aligned chunks?</w:t>
      </w:r>
    </w:p>
  </w:comment>
  <w:comment w:id="76" w:author="Thomas, Gregg [2]" w:date="2022-11-09T12:44:00Z" w:initials="TG">
    <w:p w14:paraId="5A1FF653" w14:textId="77777777" w:rsidR="00926971" w:rsidRDefault="00926971" w:rsidP="0009786C">
      <w:pPr>
        <w:pStyle w:val="CommentText"/>
      </w:pPr>
      <w:r>
        <w:rPr>
          <w:rStyle w:val="CommentReference"/>
        </w:rPr>
        <w:annotationRef/>
      </w:r>
      <w:r>
        <w:t>Why??</w:t>
      </w:r>
    </w:p>
  </w:comment>
  <w:comment w:id="77" w:author="Thomas, Gregg" w:date="2023-08-16T18:57:00Z" w:initials="TG">
    <w:p w14:paraId="21E3E0F0" w14:textId="77777777" w:rsidR="00926971" w:rsidRDefault="00926971" w:rsidP="0009786C">
      <w:pPr>
        <w:pStyle w:val="CommentText"/>
      </w:pPr>
      <w:r>
        <w:rPr>
          <w:rStyle w:val="CommentReference"/>
        </w:rPr>
        <w:annotationRef/>
      </w:r>
      <w:r>
        <w:t>Mia: Can you be more specific about the timescale here?</w:t>
      </w:r>
    </w:p>
  </w:comment>
  <w:comment w:id="78" w:author="Thomas, Gregg" w:date="2023-08-17T12:01:00Z" w:initials="TG">
    <w:p w14:paraId="22D02048" w14:textId="77777777" w:rsidR="00926971" w:rsidRDefault="00926971" w:rsidP="0009786C">
      <w:pPr>
        <w:pStyle w:val="CommentText"/>
      </w:pPr>
      <w:r>
        <w:rPr>
          <w:rStyle w:val="CommentReference"/>
        </w:rPr>
        <w:annotationRef/>
      </w:r>
      <w:r>
        <w:t>Unfortunately not! All we are doing is comparing the phylogenetic similarity around these various features and find that some is retained stronger in our sample vs. others. We'd have to do this same experiment with samples at varying divergence times to know for sure. Does that make sense?</w:t>
      </w:r>
    </w:p>
  </w:comment>
  <w:comment w:id="79" w:author="Thomas, Gregg W.C." w:date="2022-10-13T15:10:00Z" w:initials="TGW">
    <w:p w14:paraId="32390A96" w14:textId="381BBCA8" w:rsidR="00926971" w:rsidRDefault="00926971" w:rsidP="0009786C">
      <w:pPr>
        <w:pStyle w:val="CommentText"/>
      </w:pPr>
      <w:r>
        <w:rPr>
          <w:rStyle w:val="CommentReference"/>
        </w:rPr>
        <w:annotationRef/>
      </w:r>
      <w:r>
        <w:t>Anyone else have suggestions for broad phylogenetic projects or early consortia I should check for this?</w:t>
      </w:r>
    </w:p>
  </w:comment>
  <w:comment w:id="80" w:author="Thomas, Gregg W.C." w:date="2022-11-02T17:10:00Z" w:initials="TGW">
    <w:p w14:paraId="2CD02D7E" w14:textId="77777777" w:rsidR="00926971" w:rsidRDefault="00926971" w:rsidP="0009786C">
      <w:pPr>
        <w:pStyle w:val="CommentText"/>
      </w:pPr>
      <w:r>
        <w:rPr>
          <w:rStyle w:val="CommentReference"/>
        </w:rPr>
        <w:annotationRef/>
      </w:r>
      <w:r>
        <w:t>Right now two of these are papers I am on so it would be nice to not dunk on myself so much here :D</w:t>
      </w:r>
    </w:p>
  </w:comment>
  <w:comment w:id="81" w:author="Thomas, Gregg" w:date="2023-08-29T21:21:00Z" w:initials="TG">
    <w:p w14:paraId="1F761AC4" w14:textId="77777777" w:rsidR="00065536" w:rsidRDefault="00065536" w:rsidP="00FD2B7C">
      <w:pPr>
        <w:pStyle w:val="CommentText"/>
      </w:pPr>
      <w:r>
        <w:rPr>
          <w:rStyle w:val="CommentReference"/>
        </w:rPr>
        <w:annotationRef/>
      </w:r>
      <w:r>
        <w:t>Need to find hosting for the other data</w:t>
      </w:r>
    </w:p>
  </w:comment>
  <w:comment w:id="82" w:author="Jeremy B. Searle" w:date="2023-08-27T19:48:00Z" w:initials="JBS">
    <w:p w14:paraId="124D14EF" w14:textId="57AA7A9D" w:rsidR="00926971" w:rsidRDefault="00926971">
      <w:pPr>
        <w:pStyle w:val="CommentText"/>
      </w:pPr>
      <w:r>
        <w:rPr>
          <w:rStyle w:val="CommentReference"/>
        </w:rPr>
        <w:annotationRef/>
      </w:r>
      <w:r>
        <w:t>Labelling looks strange. Where is the “B”? Why is there “2” and “3” but not “1”?</w:t>
      </w:r>
    </w:p>
  </w:comment>
  <w:comment w:id="83" w:author="Thomas, Gregg" w:date="2023-08-28T12:47:00Z" w:initials="TG">
    <w:p w14:paraId="7910008D" w14:textId="77777777" w:rsidR="00AF54C6" w:rsidRDefault="00AF54C6" w:rsidP="00B42750">
      <w:pPr>
        <w:pStyle w:val="CommentText"/>
      </w:pPr>
      <w:r>
        <w:rPr>
          <w:rStyle w:val="CommentReference"/>
        </w:rPr>
        <w:annotationRef/>
      </w:r>
      <w:r>
        <w:t>The transparency of the figure background is hiding the "B" and "1" labels. This will be fixed/not a problem on a white background.</w:t>
      </w:r>
    </w:p>
  </w:comment>
  <w:comment w:id="84" w:author="Jeremy B. Searle" w:date="2023-08-24T12:03:00Z" w:initials="JBS">
    <w:p w14:paraId="3874EEA1" w14:textId="7D4B2972" w:rsidR="00926971" w:rsidRDefault="00926971" w:rsidP="00501ADC">
      <w:r>
        <w:rPr>
          <w:rStyle w:val="CommentReference"/>
        </w:rPr>
        <w:annotationRef/>
      </w:r>
      <w:r>
        <w:t>As with the Supplementary references, there are cases where a word does not have a capital first letter when it should have done, also journal titles are sometimes given in full while others are abbreviated. Other letters in the references should be capitalized and aren’t.</w:t>
      </w:r>
    </w:p>
    <w:p w14:paraId="78F35DF7" w14:textId="77777777" w:rsidR="00926971" w:rsidRDefault="00926971" w:rsidP="00501ADC">
      <w:pPr>
        <w:pStyle w:val="CommentText"/>
      </w:pPr>
    </w:p>
  </w:comment>
  <w:comment w:id="85" w:author="Jeremy B. Searle" w:date="2023-08-24T15:12:00Z" w:initials="JBS">
    <w:p w14:paraId="2B68D7E0" w14:textId="77777777" w:rsidR="00926971" w:rsidRDefault="00926971" w:rsidP="00501ADC">
      <w:pPr>
        <w:pStyle w:val="CommentText"/>
      </w:pPr>
      <w:r>
        <w:rPr>
          <w:rStyle w:val="CommentReference"/>
        </w:rPr>
        <w:annotationRef/>
      </w:r>
      <w:r>
        <w:t>If possible, it would be good to include some more 2022 and 2023 papers in the Intro and Discussion to make it look up to date. At present the reference list has 10 papers published in 2020, 7 in 2021, 4 in 2022 and 0 in 2023.</w:t>
      </w:r>
    </w:p>
  </w:comment>
  <w:comment w:id="86" w:author="Thomas, Gregg" w:date="2023-08-29T14:09:00Z" w:initials="TG">
    <w:p w14:paraId="64729B56" w14:textId="77777777" w:rsidR="00EE4E68" w:rsidRDefault="00EE4E68" w:rsidP="00D40E53">
      <w:pPr>
        <w:pStyle w:val="CommentText"/>
      </w:pPr>
      <w:r>
        <w:rPr>
          <w:rStyle w:val="CommentReference"/>
        </w:rPr>
        <w:annotationRef/>
      </w:r>
      <w:r>
        <w:t>Added a few recent citations to the intro. Will check the ref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19AC63" w15:done="0"/>
  <w15:commentEx w15:paraId="572FD21A" w15:paraIdParent="6D19AC63" w15:done="0"/>
  <w15:commentEx w15:paraId="51DD5B16" w15:done="0"/>
  <w15:commentEx w15:paraId="5E2AAC42" w15:paraIdParent="51DD5B16" w15:done="0"/>
  <w15:commentEx w15:paraId="25081744" w15:done="1"/>
  <w15:commentEx w15:paraId="09B5914E" w15:done="1"/>
  <w15:commentEx w15:paraId="2AC96F57" w15:done="0"/>
  <w15:commentEx w15:paraId="7FE2DFD5" w15:paraIdParent="2AC96F57" w15:done="0"/>
  <w15:commentEx w15:paraId="6C2D9E1F" w15:done="0"/>
  <w15:commentEx w15:paraId="140FBEB5" w15:paraIdParent="6C2D9E1F" w15:done="0"/>
  <w15:commentEx w15:paraId="40E5821F" w15:done="0"/>
  <w15:commentEx w15:paraId="5773B70A" w15:paraIdParent="40E5821F" w15:done="0"/>
  <w15:commentEx w15:paraId="56DB216C" w15:done="0"/>
  <w15:commentEx w15:paraId="2EB3C4FA" w15:paraIdParent="56DB216C" w15:done="0"/>
  <w15:commentEx w15:paraId="17BD3BDE" w15:done="1"/>
  <w15:commentEx w15:paraId="5F1F628F" w15:done="1"/>
  <w15:commentEx w15:paraId="50F00AF0" w15:paraIdParent="5F1F628F" w15:done="1"/>
  <w15:commentEx w15:paraId="6FE34CE8" w15:paraIdParent="5F1F628F" w15:done="1"/>
  <w15:commentEx w15:paraId="395FD584" w15:paraIdParent="5F1F628F" w15:done="1"/>
  <w15:commentEx w15:paraId="5FD0CEB2" w15:done="1"/>
  <w15:commentEx w15:paraId="4D10A006" w15:done="0"/>
  <w15:commentEx w15:paraId="3CED3E13" w15:done="0"/>
  <w15:commentEx w15:paraId="7F2D16C0" w15:paraIdParent="3CED3E13" w15:done="0"/>
  <w15:commentEx w15:paraId="527A49E5" w15:done="0"/>
  <w15:commentEx w15:paraId="281B104E" w15:paraIdParent="527A49E5" w15:done="0"/>
  <w15:commentEx w15:paraId="13A2748D" w15:done="1"/>
  <w15:commentEx w15:paraId="76A38F30" w15:done="0"/>
  <w15:commentEx w15:paraId="1C999842" w15:paraIdParent="76A38F30" w15:done="0"/>
  <w15:commentEx w15:paraId="7C7F3C72" w15:done="0"/>
  <w15:commentEx w15:paraId="4472AFB7" w15:paraIdParent="7C7F3C72" w15:done="0"/>
  <w15:commentEx w15:paraId="48506059" w15:done="0"/>
  <w15:commentEx w15:paraId="33DA220C" w15:paraIdParent="48506059" w15:done="0"/>
  <w15:commentEx w15:paraId="7C13EEE3" w15:done="0"/>
  <w15:commentEx w15:paraId="2E27521F" w15:paraIdParent="7C13EEE3" w15:done="0"/>
  <w15:commentEx w15:paraId="76C99D6F" w15:done="0"/>
  <w15:commentEx w15:paraId="2FDDF8A9" w15:paraIdParent="76C99D6F" w15:done="0"/>
  <w15:commentEx w15:paraId="2086431D" w15:done="0"/>
  <w15:commentEx w15:paraId="683AF2D4" w15:paraIdParent="2086431D" w15:done="0"/>
  <w15:commentEx w15:paraId="7038E9AC" w15:done="0"/>
  <w15:commentEx w15:paraId="75EFE894" w15:paraIdParent="7038E9AC" w15:done="0"/>
  <w15:commentEx w15:paraId="2D6EB10F" w15:done="1"/>
  <w15:commentEx w15:paraId="55A2B025" w15:paraIdParent="2D6EB10F" w15:done="1"/>
  <w15:commentEx w15:paraId="0526FE5C" w15:paraIdParent="2D6EB10F" w15:done="1"/>
  <w15:commentEx w15:paraId="334F81CD" w15:paraIdParent="2D6EB10F" w15:done="1"/>
  <w15:commentEx w15:paraId="67083458" w15:done="0"/>
  <w15:commentEx w15:paraId="043FB5A5" w15:paraIdParent="67083458" w15:done="0"/>
  <w15:commentEx w15:paraId="15837FCE" w15:done="0"/>
  <w15:commentEx w15:paraId="2E039860" w15:done="0"/>
  <w15:commentEx w15:paraId="1966714E" w15:paraIdParent="2E039860" w15:done="0"/>
  <w15:commentEx w15:paraId="5B095573" w15:done="0"/>
  <w15:commentEx w15:paraId="7EB2D744" w15:paraIdParent="5B095573" w15:done="0"/>
  <w15:commentEx w15:paraId="58D0A8B1" w15:paraIdParent="5B095573" w15:done="0"/>
  <w15:commentEx w15:paraId="636BE40C" w15:done="1"/>
  <w15:commentEx w15:paraId="7DABA955" w15:paraIdParent="636BE40C" w15:done="1"/>
  <w15:commentEx w15:paraId="61C963F2" w15:paraIdParent="636BE40C" w15:done="1"/>
  <w15:commentEx w15:paraId="5A1FF653" w15:done="1"/>
  <w15:commentEx w15:paraId="21E3E0F0" w15:done="0"/>
  <w15:commentEx w15:paraId="22D02048" w15:paraIdParent="21E3E0F0" w15:done="0"/>
  <w15:commentEx w15:paraId="32390A96" w15:done="1"/>
  <w15:commentEx w15:paraId="2CD02D7E" w15:paraIdParent="32390A96" w15:done="1"/>
  <w15:commentEx w15:paraId="1F761AC4" w15:done="0"/>
  <w15:commentEx w15:paraId="124D14EF" w15:done="0"/>
  <w15:commentEx w15:paraId="7910008D" w15:paraIdParent="124D14EF" w15:done="0"/>
  <w15:commentEx w15:paraId="78F35DF7" w15:done="0"/>
  <w15:commentEx w15:paraId="2B68D7E0" w15:paraIdParent="78F35DF7" w15:done="0"/>
  <w15:commentEx w15:paraId="64729B56" w15:paraIdParent="78F35D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7986E" w16cex:dateUtc="2023-08-16T22:48:00Z"/>
  <w16cex:commentExtensible w16cex:durableId="288884F2" w16cex:dateUtc="2023-08-17T15:37:00Z"/>
  <w16cex:commentExtensible w16cex:durableId="2887987E" w16cex:dateUtc="2023-08-16T22:48:00Z"/>
  <w16cex:commentExtensible w16cex:durableId="288884FA" w16cex:dateUtc="2023-08-17T15:37:00Z"/>
  <w16cex:commentExtensible w16cex:durableId="07D0063A" w16cex:dateUtc="2023-08-26T18:38:00Z"/>
  <w16cex:commentExtensible w16cex:durableId="5397E45E" w16cex:dateUtc="2023-08-26T19:59:00Z"/>
  <w16cex:commentExtensible w16cex:durableId="288798C1" w16cex:dateUtc="2023-08-16T22:49:00Z"/>
  <w16cex:commentExtensible w16cex:durableId="28888577" w16cex:dateUtc="2023-08-17T15:39:00Z"/>
  <w16cex:commentExtensible w16cex:durableId="288798D2" w16cex:dateUtc="2023-08-16T22:49:00Z"/>
  <w16cex:commentExtensible w16cex:durableId="288886B1" w16cex:dateUtc="2023-08-17T15:44:00Z"/>
  <w16cex:commentExtensible w16cex:durableId="288798E5" w16cex:dateUtc="2023-08-16T22:50:00Z"/>
  <w16cex:commentExtensible w16cex:durableId="28889615" w16cex:dateUtc="2023-08-17T16:50:00Z"/>
  <w16cex:commentExtensible w16cex:durableId="271C9442" w16cex:dateUtc="2022-11-14T15:17:00Z"/>
  <w16cex:commentExtensible w16cex:durableId="2891E5EC" w16cex:dateUtc="2023-08-24T18:21:00Z"/>
  <w16cex:commentExtensible w16cex:durableId="28775DBC" w16cex:dateUtc="2023-08-04T15:21:00Z"/>
  <w16cex:commentExtensible w16cex:durableId="25F6AAFC" w16cex:dateUtc="2022-04-05T15:48:00Z"/>
  <w16cex:commentExtensible w16cex:durableId="269A7E75" w16cex:dateUtc="2022-08-07T22:09:00Z"/>
  <w16cex:commentExtensible w16cex:durableId="26D73157" w16cex:dateUtc="2022-09-23T02:09:00Z"/>
  <w16cex:commentExtensible w16cex:durableId="26E93248" w16cex:dateUtc="2022-10-06T14:54:00Z"/>
  <w16cex:commentExtensible w16cex:durableId="21362063" w16cex:dateUtc="2023-08-26T20:19:00Z"/>
  <w16cex:commentExtensible w16cex:durableId="5570C208" w16cex:dateUtc="2023-08-26T20:18:00Z"/>
  <w16cex:commentExtensible w16cex:durableId="2887997A" w16cex:dateUtc="2023-08-16T22:52:00Z"/>
  <w16cex:commentExtensible w16cex:durableId="28888736" w16cex:dateUtc="2023-08-17T15:47:00Z"/>
  <w16cex:commentExtensible w16cex:durableId="28879999" w16cex:dateUtc="2023-08-16T22:53:00Z"/>
  <w16cex:commentExtensible w16cex:durableId="2888874D" w16cex:dateUtc="2023-08-17T15:47:00Z"/>
  <w16cex:commentExtensible w16cex:durableId="27165C34" w16cex:dateUtc="2022-11-09T22:04:00Z"/>
  <w16cex:commentExtensible w16cex:durableId="288799A3" w16cex:dateUtc="2023-08-16T22:53:00Z"/>
  <w16cex:commentExtensible w16cex:durableId="2888876B" w16cex:dateUtc="2023-08-17T15:47:00Z"/>
  <w16cex:commentExtensible w16cex:durableId="288799AE" w16cex:dateUtc="2023-08-16T22:53:00Z"/>
  <w16cex:commentExtensible w16cex:durableId="288887FF" w16cex:dateUtc="2023-08-17T15:50:00Z"/>
  <w16cex:commentExtensible w16cex:durableId="288799D1" w16cex:dateUtc="2023-08-16T22:54:00Z"/>
  <w16cex:commentExtensible w16cex:durableId="2888880F" w16cex:dateUtc="2023-08-17T15:50:00Z"/>
  <w16cex:commentExtensible w16cex:durableId="288799ED" w16cex:dateUtc="2023-08-16T22:54:00Z"/>
  <w16cex:commentExtensible w16cex:durableId="28888871" w16cex:dateUtc="2023-08-17T15:52:00Z"/>
  <w16cex:commentExtensible w16cex:durableId="288799FA" w16cex:dateUtc="2023-08-16T22:54:00Z"/>
  <w16cex:commentExtensible w16cex:durableId="28888974" w16cex:dateUtc="2023-08-17T15:56:00Z"/>
  <w16cex:commentExtensible w16cex:durableId="28879A0C" w16cex:dateUtc="2023-08-16T22:55:00Z"/>
  <w16cex:commentExtensible w16cex:durableId="288888AA" w16cex:dateUtc="2023-08-17T15:53:00Z"/>
  <w16cex:commentExtensible w16cex:durableId="28879A1E" w16cex:dateUtc="2023-08-16T22:55:00Z"/>
  <w16cex:commentExtensible w16cex:durableId="2888969D" w16cex:dateUtc="2023-08-17T16:52:00Z"/>
  <w16cex:commentExtensible w16cex:durableId="26DD4FF6" w16cex:dateUtc="2022-09-27T16:33:00Z"/>
  <w16cex:commentExtensible w16cex:durableId="26F1565F" w16cex:dateUtc="2022-10-12T19:06:00Z"/>
  <w16cex:commentExtensible w16cex:durableId="28879A2F" w16cex:dateUtc="2023-08-16T22:55:00Z"/>
  <w16cex:commentExtensible w16cex:durableId="288889C9" w16cex:dateUtc="2023-08-17T15:58:00Z"/>
  <w16cex:commentExtensible w16cex:durableId="28879A41" w16cex:dateUtc="2023-08-16T22:56:00Z"/>
  <w16cex:commentExtensible w16cex:durableId="288889DC" w16cex:dateUtc="2023-08-17T15:58:00Z"/>
  <w16cex:commentExtensible w16cex:durableId="28879A63" w16cex:dateUtc="2023-08-16T22:56:00Z"/>
  <w16cex:commentExtensible w16cex:durableId="28888A02" w16cex:dateUtc="2023-08-17T15:58:00Z"/>
  <w16cex:commentExtensible w16cex:durableId="28879A71" w16cex:dateUtc="2023-08-16T22:56:00Z"/>
  <w16cex:commentExtensible w16cex:durableId="28888A30" w16cex:dateUtc="2023-08-17T15:59:00Z"/>
  <w16cex:commentExtensible w16cex:durableId="2891E6AC" w16cex:dateUtc="2023-08-24T18:24:00Z"/>
  <w16cex:commentExtensible w16cex:durableId="27067C26" w16cex:dateUtc="2022-10-28T22:04:00Z"/>
  <w16cex:commentExtensible w16cex:durableId="27067C92" w16cex:dateUtc="2022-10-28T22:06:00Z"/>
  <w16cex:commentExtensible w16cex:durableId="27165E0D" w16cex:dateUtc="2022-11-09T22:12:00Z"/>
  <w16cex:commentExtensible w16cex:durableId="27161F3C" w16cex:dateUtc="2022-11-09T17:44:00Z"/>
  <w16cex:commentExtensible w16cex:durableId="28879A85" w16cex:dateUtc="2023-08-16T22:57:00Z"/>
  <w16cex:commentExtensible w16cex:durableId="28888A96" w16cex:dateUtc="2023-08-17T16:01:00Z"/>
  <w16cex:commentExtensible w16cex:durableId="26F2A8F7" w16cex:dateUtc="2022-10-13T19:10:00Z"/>
  <w16cex:commentExtensible w16cex:durableId="270D2307" w16cex:dateUtc="2022-11-02T21:10:00Z"/>
  <w16cex:commentExtensible w16cex:durableId="2898DFF5" w16cex:dateUtc="2023-08-30T01:21:00Z"/>
  <w16cex:commentExtensible w16cex:durableId="289715F7" w16cex:dateUtc="2023-08-28T16:47:00Z"/>
  <w16cex:commentExtensible w16cex:durableId="28987A89" w16cex:dateUtc="2023-08-29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19AC63" w16cid:durableId="2887986E"/>
  <w16cid:commentId w16cid:paraId="572FD21A" w16cid:durableId="288884F2"/>
  <w16cid:commentId w16cid:paraId="51DD5B16" w16cid:durableId="2887987E"/>
  <w16cid:commentId w16cid:paraId="5E2AAC42" w16cid:durableId="288884FA"/>
  <w16cid:commentId w16cid:paraId="25081744" w16cid:durableId="07D0063A"/>
  <w16cid:commentId w16cid:paraId="09B5914E" w16cid:durableId="5397E45E"/>
  <w16cid:commentId w16cid:paraId="2AC96F57" w16cid:durableId="288798C1"/>
  <w16cid:commentId w16cid:paraId="7FE2DFD5" w16cid:durableId="28888577"/>
  <w16cid:commentId w16cid:paraId="6C2D9E1F" w16cid:durableId="288798D2"/>
  <w16cid:commentId w16cid:paraId="140FBEB5" w16cid:durableId="288886B1"/>
  <w16cid:commentId w16cid:paraId="40E5821F" w16cid:durableId="288798E5"/>
  <w16cid:commentId w16cid:paraId="5773B70A" w16cid:durableId="28889615"/>
  <w16cid:commentId w16cid:paraId="56DB216C" w16cid:durableId="271C9442"/>
  <w16cid:commentId w16cid:paraId="2EB3C4FA" w16cid:durableId="2891E5EC"/>
  <w16cid:commentId w16cid:paraId="17BD3BDE" w16cid:durableId="28775DBC"/>
  <w16cid:commentId w16cid:paraId="5F1F628F" w16cid:durableId="25F6AAFC"/>
  <w16cid:commentId w16cid:paraId="50F00AF0" w16cid:durableId="269A7E75"/>
  <w16cid:commentId w16cid:paraId="6FE34CE8" w16cid:durableId="26D73157"/>
  <w16cid:commentId w16cid:paraId="395FD584" w16cid:durableId="26E93248"/>
  <w16cid:commentId w16cid:paraId="5FD0CEB2" w16cid:durableId="21362063"/>
  <w16cid:commentId w16cid:paraId="4D10A006" w16cid:durableId="5570C208"/>
  <w16cid:commentId w16cid:paraId="3CED3E13" w16cid:durableId="2887997A"/>
  <w16cid:commentId w16cid:paraId="7F2D16C0" w16cid:durableId="28888736"/>
  <w16cid:commentId w16cid:paraId="527A49E5" w16cid:durableId="28879999"/>
  <w16cid:commentId w16cid:paraId="281B104E" w16cid:durableId="2888874D"/>
  <w16cid:commentId w16cid:paraId="13A2748D" w16cid:durableId="27165C34"/>
  <w16cid:commentId w16cid:paraId="76A38F30" w16cid:durableId="288799A3"/>
  <w16cid:commentId w16cid:paraId="1C999842" w16cid:durableId="2888876B"/>
  <w16cid:commentId w16cid:paraId="7C7F3C72" w16cid:durableId="288799AE"/>
  <w16cid:commentId w16cid:paraId="4472AFB7" w16cid:durableId="288887FF"/>
  <w16cid:commentId w16cid:paraId="48506059" w16cid:durableId="288799D1"/>
  <w16cid:commentId w16cid:paraId="33DA220C" w16cid:durableId="2888880F"/>
  <w16cid:commentId w16cid:paraId="7C13EEE3" w16cid:durableId="288799ED"/>
  <w16cid:commentId w16cid:paraId="2E27521F" w16cid:durableId="28888871"/>
  <w16cid:commentId w16cid:paraId="76C99D6F" w16cid:durableId="288799FA"/>
  <w16cid:commentId w16cid:paraId="2FDDF8A9" w16cid:durableId="28888974"/>
  <w16cid:commentId w16cid:paraId="2086431D" w16cid:durableId="28879A0C"/>
  <w16cid:commentId w16cid:paraId="683AF2D4" w16cid:durableId="288888AA"/>
  <w16cid:commentId w16cid:paraId="7038E9AC" w16cid:durableId="28879A1E"/>
  <w16cid:commentId w16cid:paraId="75EFE894" w16cid:durableId="2888969D"/>
  <w16cid:commentId w16cid:paraId="2D6EB10F" w16cid:durableId="26DD4FF6"/>
  <w16cid:commentId w16cid:paraId="55A2B025" w16cid:durableId="26F1565F"/>
  <w16cid:commentId w16cid:paraId="0526FE5C" w16cid:durableId="28879A2F"/>
  <w16cid:commentId w16cid:paraId="334F81CD" w16cid:durableId="288889C9"/>
  <w16cid:commentId w16cid:paraId="67083458" w16cid:durableId="28879A41"/>
  <w16cid:commentId w16cid:paraId="043FB5A5" w16cid:durableId="288889DC"/>
  <w16cid:commentId w16cid:paraId="15837FCE" w16cid:durableId="46E06E31"/>
  <w16cid:commentId w16cid:paraId="2E039860" w16cid:durableId="28879A63"/>
  <w16cid:commentId w16cid:paraId="1966714E" w16cid:durableId="28888A02"/>
  <w16cid:commentId w16cid:paraId="5B095573" w16cid:durableId="28879A71"/>
  <w16cid:commentId w16cid:paraId="7EB2D744" w16cid:durableId="28888A30"/>
  <w16cid:commentId w16cid:paraId="58D0A8B1" w16cid:durableId="2891E6AC"/>
  <w16cid:commentId w16cid:paraId="636BE40C" w16cid:durableId="27067C26"/>
  <w16cid:commentId w16cid:paraId="7DABA955" w16cid:durableId="27067C92"/>
  <w16cid:commentId w16cid:paraId="61C963F2" w16cid:durableId="27165E0D"/>
  <w16cid:commentId w16cid:paraId="5A1FF653" w16cid:durableId="27161F3C"/>
  <w16cid:commentId w16cid:paraId="21E3E0F0" w16cid:durableId="28879A85"/>
  <w16cid:commentId w16cid:paraId="22D02048" w16cid:durableId="28888A96"/>
  <w16cid:commentId w16cid:paraId="32390A96" w16cid:durableId="26F2A8F7"/>
  <w16cid:commentId w16cid:paraId="2CD02D7E" w16cid:durableId="270D2307"/>
  <w16cid:commentId w16cid:paraId="1F761AC4" w16cid:durableId="2898DFF5"/>
  <w16cid:commentId w16cid:paraId="124D14EF" w16cid:durableId="146B47B8"/>
  <w16cid:commentId w16cid:paraId="7910008D" w16cid:durableId="289715F7"/>
  <w16cid:commentId w16cid:paraId="78F35DF7" w16cid:durableId="4EF443F8"/>
  <w16cid:commentId w16cid:paraId="2B68D7E0" w16cid:durableId="0AEF213C"/>
  <w16cid:commentId w16cid:paraId="64729B56" w16cid:durableId="28987A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11ECE" w14:textId="77777777" w:rsidR="006C5575" w:rsidRDefault="006C5575" w:rsidP="007E3690">
      <w:pPr>
        <w:spacing w:after="0" w:line="240" w:lineRule="auto"/>
      </w:pPr>
      <w:r>
        <w:separator/>
      </w:r>
    </w:p>
  </w:endnote>
  <w:endnote w:type="continuationSeparator" w:id="0">
    <w:p w14:paraId="505B47A4" w14:textId="77777777" w:rsidR="006C5575" w:rsidRDefault="006C5575"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43634" w14:textId="77777777" w:rsidR="006C5575" w:rsidRDefault="006C5575" w:rsidP="007E3690">
      <w:pPr>
        <w:spacing w:after="0" w:line="240" w:lineRule="auto"/>
      </w:pPr>
      <w:r>
        <w:separator/>
      </w:r>
    </w:p>
  </w:footnote>
  <w:footnote w:type="continuationSeparator" w:id="0">
    <w:p w14:paraId="4C073D60" w14:textId="77777777" w:rsidR="006C5575" w:rsidRDefault="006C5575"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Gregg">
    <w15:presenceInfo w15:providerId="AD" w15:userId="S::gthomas@fas.harvard.edu::dfa61f86-18d4-44e1-a72b-c953fd59092c"/>
  </w15:person>
  <w15:person w15:author="Jonathan Hughes">
    <w15:presenceInfo w15:providerId="Windows Live" w15:userId="7e9de816e7277a86"/>
  </w15:person>
  <w15:person w15:author="Thomas, Gregg [2]">
    <w15:presenceInfo w15:providerId="None" w15:userId="Thomas, Gregg"/>
  </w15:person>
  <w15:person w15:author="Thomas, Gregg W.C.">
    <w15:presenceInfo w15:providerId="None" w15:userId="Thomas, Gregg W.C."/>
  </w15:person>
  <w15:person w15:author="Good, Jeffrey">
    <w15:presenceInfo w15:providerId="AD" w15:userId="S::jeffrey.good@umt.edu::49e0c50d-23ea-417b-b052-3581821cf089"/>
  </w15:person>
  <w15:person w15:author="Jeremy B. Searle">
    <w15:presenceInfo w15:providerId="AD" w15:userId="S-1-5-21-1275210071-879983540-725345543-306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8&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67&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0&lt;/item&gt;&lt;item&gt;221&lt;/item&gt;&lt;item&gt;222&lt;/item&gt;&lt;item&gt;223&lt;/item&gt;&lt;item&gt;225&lt;/item&gt;&lt;item&gt;226&lt;/item&gt;&lt;/record-ids&gt;&lt;/item&gt;&lt;/Libraries&gt;"/>
  </w:docVars>
  <w:rsids>
    <w:rsidRoot w:val="00AA4ADE"/>
    <w:rsid w:val="00000E5D"/>
    <w:rsid w:val="000018E0"/>
    <w:rsid w:val="00003ABB"/>
    <w:rsid w:val="000041F7"/>
    <w:rsid w:val="000049C9"/>
    <w:rsid w:val="00004FE6"/>
    <w:rsid w:val="00014D67"/>
    <w:rsid w:val="000152B1"/>
    <w:rsid w:val="0001588F"/>
    <w:rsid w:val="000173BB"/>
    <w:rsid w:val="00020AE9"/>
    <w:rsid w:val="00020FEE"/>
    <w:rsid w:val="00021F11"/>
    <w:rsid w:val="00023CCC"/>
    <w:rsid w:val="0002598C"/>
    <w:rsid w:val="00026C9B"/>
    <w:rsid w:val="00026E60"/>
    <w:rsid w:val="00027007"/>
    <w:rsid w:val="00027CF2"/>
    <w:rsid w:val="00027FB1"/>
    <w:rsid w:val="00030AC9"/>
    <w:rsid w:val="00031896"/>
    <w:rsid w:val="00032D67"/>
    <w:rsid w:val="00032DDD"/>
    <w:rsid w:val="00033A4C"/>
    <w:rsid w:val="00036428"/>
    <w:rsid w:val="000439E4"/>
    <w:rsid w:val="00044B6B"/>
    <w:rsid w:val="000468D1"/>
    <w:rsid w:val="00047BC0"/>
    <w:rsid w:val="0005026E"/>
    <w:rsid w:val="00051291"/>
    <w:rsid w:val="00053587"/>
    <w:rsid w:val="00053D98"/>
    <w:rsid w:val="00055754"/>
    <w:rsid w:val="00057393"/>
    <w:rsid w:val="00057E1A"/>
    <w:rsid w:val="00057E8E"/>
    <w:rsid w:val="0006000E"/>
    <w:rsid w:val="00060397"/>
    <w:rsid w:val="00062FA5"/>
    <w:rsid w:val="00065536"/>
    <w:rsid w:val="00065A73"/>
    <w:rsid w:val="00066A79"/>
    <w:rsid w:val="00066FE6"/>
    <w:rsid w:val="00070201"/>
    <w:rsid w:val="00072172"/>
    <w:rsid w:val="000763F7"/>
    <w:rsid w:val="00076419"/>
    <w:rsid w:val="00076AC0"/>
    <w:rsid w:val="00077886"/>
    <w:rsid w:val="00081B7F"/>
    <w:rsid w:val="00082F77"/>
    <w:rsid w:val="00086687"/>
    <w:rsid w:val="00090335"/>
    <w:rsid w:val="0009105C"/>
    <w:rsid w:val="000923D3"/>
    <w:rsid w:val="0009342D"/>
    <w:rsid w:val="00096E6F"/>
    <w:rsid w:val="00097621"/>
    <w:rsid w:val="0009786C"/>
    <w:rsid w:val="000A103F"/>
    <w:rsid w:val="000A78C1"/>
    <w:rsid w:val="000A7DA1"/>
    <w:rsid w:val="000B7FC4"/>
    <w:rsid w:val="000C0807"/>
    <w:rsid w:val="000C597D"/>
    <w:rsid w:val="000D04BE"/>
    <w:rsid w:val="000D23EF"/>
    <w:rsid w:val="000D26E7"/>
    <w:rsid w:val="000D344C"/>
    <w:rsid w:val="000D346E"/>
    <w:rsid w:val="000D5948"/>
    <w:rsid w:val="000D64AE"/>
    <w:rsid w:val="000E07B9"/>
    <w:rsid w:val="000E0D59"/>
    <w:rsid w:val="000E1B36"/>
    <w:rsid w:val="000E3F06"/>
    <w:rsid w:val="000E4228"/>
    <w:rsid w:val="000E678A"/>
    <w:rsid w:val="000F0263"/>
    <w:rsid w:val="000F0CAD"/>
    <w:rsid w:val="000F2137"/>
    <w:rsid w:val="000F31AA"/>
    <w:rsid w:val="000F335E"/>
    <w:rsid w:val="000F3461"/>
    <w:rsid w:val="000F7AF9"/>
    <w:rsid w:val="00101668"/>
    <w:rsid w:val="001023D9"/>
    <w:rsid w:val="0010702C"/>
    <w:rsid w:val="0010719C"/>
    <w:rsid w:val="001125E2"/>
    <w:rsid w:val="00113028"/>
    <w:rsid w:val="00114EEF"/>
    <w:rsid w:val="00115316"/>
    <w:rsid w:val="001203EF"/>
    <w:rsid w:val="00120CAA"/>
    <w:rsid w:val="00123C8A"/>
    <w:rsid w:val="00124567"/>
    <w:rsid w:val="0012471D"/>
    <w:rsid w:val="00124B30"/>
    <w:rsid w:val="00130DBA"/>
    <w:rsid w:val="00131748"/>
    <w:rsid w:val="0013439E"/>
    <w:rsid w:val="00134985"/>
    <w:rsid w:val="00136623"/>
    <w:rsid w:val="001366D2"/>
    <w:rsid w:val="00136EDF"/>
    <w:rsid w:val="001377B0"/>
    <w:rsid w:val="00137C7D"/>
    <w:rsid w:val="0014061C"/>
    <w:rsid w:val="00142441"/>
    <w:rsid w:val="00146890"/>
    <w:rsid w:val="00147AF7"/>
    <w:rsid w:val="00150552"/>
    <w:rsid w:val="001556AF"/>
    <w:rsid w:val="001567E0"/>
    <w:rsid w:val="00156BD7"/>
    <w:rsid w:val="001624A9"/>
    <w:rsid w:val="00162F74"/>
    <w:rsid w:val="00164082"/>
    <w:rsid w:val="00165655"/>
    <w:rsid w:val="00165BF7"/>
    <w:rsid w:val="00167C33"/>
    <w:rsid w:val="00170904"/>
    <w:rsid w:val="00173845"/>
    <w:rsid w:val="00176836"/>
    <w:rsid w:val="0018081A"/>
    <w:rsid w:val="0018202E"/>
    <w:rsid w:val="001834AC"/>
    <w:rsid w:val="00184E1A"/>
    <w:rsid w:val="00190173"/>
    <w:rsid w:val="00191DF4"/>
    <w:rsid w:val="00192765"/>
    <w:rsid w:val="00193D17"/>
    <w:rsid w:val="00193F54"/>
    <w:rsid w:val="00196C83"/>
    <w:rsid w:val="00196CC4"/>
    <w:rsid w:val="00197A2B"/>
    <w:rsid w:val="001A091F"/>
    <w:rsid w:val="001A39B5"/>
    <w:rsid w:val="001A3A07"/>
    <w:rsid w:val="001A3F4F"/>
    <w:rsid w:val="001A4A67"/>
    <w:rsid w:val="001A5C4D"/>
    <w:rsid w:val="001A669B"/>
    <w:rsid w:val="001B0E99"/>
    <w:rsid w:val="001B1ADC"/>
    <w:rsid w:val="001B4DB7"/>
    <w:rsid w:val="001B7F12"/>
    <w:rsid w:val="001C0631"/>
    <w:rsid w:val="001C0953"/>
    <w:rsid w:val="001C4895"/>
    <w:rsid w:val="001C4F8A"/>
    <w:rsid w:val="001C6851"/>
    <w:rsid w:val="001D10BC"/>
    <w:rsid w:val="001D3735"/>
    <w:rsid w:val="001D4D39"/>
    <w:rsid w:val="001D75E5"/>
    <w:rsid w:val="001E1602"/>
    <w:rsid w:val="001E1A7D"/>
    <w:rsid w:val="001E3328"/>
    <w:rsid w:val="001E4230"/>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13F4"/>
    <w:rsid w:val="00211419"/>
    <w:rsid w:val="00211CAC"/>
    <w:rsid w:val="00214FED"/>
    <w:rsid w:val="00220496"/>
    <w:rsid w:val="00224BB8"/>
    <w:rsid w:val="00224BFE"/>
    <w:rsid w:val="00226386"/>
    <w:rsid w:val="00230385"/>
    <w:rsid w:val="00230BE7"/>
    <w:rsid w:val="00230EC9"/>
    <w:rsid w:val="002319DB"/>
    <w:rsid w:val="00231BBB"/>
    <w:rsid w:val="00232CAF"/>
    <w:rsid w:val="00232FC4"/>
    <w:rsid w:val="0023612C"/>
    <w:rsid w:val="00236995"/>
    <w:rsid w:val="00237838"/>
    <w:rsid w:val="00237D7D"/>
    <w:rsid w:val="0024445D"/>
    <w:rsid w:val="00245F14"/>
    <w:rsid w:val="002505CF"/>
    <w:rsid w:val="00250F70"/>
    <w:rsid w:val="00251C72"/>
    <w:rsid w:val="00255FB1"/>
    <w:rsid w:val="002564CE"/>
    <w:rsid w:val="0025681A"/>
    <w:rsid w:val="00257B1D"/>
    <w:rsid w:val="00260995"/>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7B3F"/>
    <w:rsid w:val="00294CC6"/>
    <w:rsid w:val="00295198"/>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D0229"/>
    <w:rsid w:val="002D2DF9"/>
    <w:rsid w:val="002D3280"/>
    <w:rsid w:val="002D3D2B"/>
    <w:rsid w:val="002D738A"/>
    <w:rsid w:val="002D7D7D"/>
    <w:rsid w:val="002E215E"/>
    <w:rsid w:val="002E25D3"/>
    <w:rsid w:val="002E3C2C"/>
    <w:rsid w:val="002E718C"/>
    <w:rsid w:val="002E769D"/>
    <w:rsid w:val="002F1C0B"/>
    <w:rsid w:val="002F4A62"/>
    <w:rsid w:val="002F50EA"/>
    <w:rsid w:val="002F605F"/>
    <w:rsid w:val="002F6781"/>
    <w:rsid w:val="00300B97"/>
    <w:rsid w:val="003020F8"/>
    <w:rsid w:val="00303C27"/>
    <w:rsid w:val="00304D5D"/>
    <w:rsid w:val="00304F44"/>
    <w:rsid w:val="0030626E"/>
    <w:rsid w:val="00306472"/>
    <w:rsid w:val="00306ED0"/>
    <w:rsid w:val="003071D6"/>
    <w:rsid w:val="003078EA"/>
    <w:rsid w:val="0031410F"/>
    <w:rsid w:val="00314565"/>
    <w:rsid w:val="00314783"/>
    <w:rsid w:val="00317E4A"/>
    <w:rsid w:val="00317FB4"/>
    <w:rsid w:val="0032143B"/>
    <w:rsid w:val="00321C65"/>
    <w:rsid w:val="003251C0"/>
    <w:rsid w:val="00326C4B"/>
    <w:rsid w:val="003309DE"/>
    <w:rsid w:val="00346423"/>
    <w:rsid w:val="00350FE5"/>
    <w:rsid w:val="00351AE6"/>
    <w:rsid w:val="00352DEE"/>
    <w:rsid w:val="00355078"/>
    <w:rsid w:val="00356D65"/>
    <w:rsid w:val="00356DE9"/>
    <w:rsid w:val="003605B0"/>
    <w:rsid w:val="003641BC"/>
    <w:rsid w:val="00364AAA"/>
    <w:rsid w:val="003662C7"/>
    <w:rsid w:val="0036696C"/>
    <w:rsid w:val="00366CD6"/>
    <w:rsid w:val="003671B7"/>
    <w:rsid w:val="0037023D"/>
    <w:rsid w:val="003739E1"/>
    <w:rsid w:val="003768D0"/>
    <w:rsid w:val="00376E24"/>
    <w:rsid w:val="00380ED0"/>
    <w:rsid w:val="00385513"/>
    <w:rsid w:val="00385A99"/>
    <w:rsid w:val="0039042B"/>
    <w:rsid w:val="00394C3B"/>
    <w:rsid w:val="00397D34"/>
    <w:rsid w:val="003A3CF9"/>
    <w:rsid w:val="003A4335"/>
    <w:rsid w:val="003A4B35"/>
    <w:rsid w:val="003A5D2E"/>
    <w:rsid w:val="003A6919"/>
    <w:rsid w:val="003A75A6"/>
    <w:rsid w:val="003A782A"/>
    <w:rsid w:val="003A7E6B"/>
    <w:rsid w:val="003B02C1"/>
    <w:rsid w:val="003B0DE3"/>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E11C2"/>
    <w:rsid w:val="003E4E7C"/>
    <w:rsid w:val="003E69F8"/>
    <w:rsid w:val="003E7171"/>
    <w:rsid w:val="003E7B41"/>
    <w:rsid w:val="003F002B"/>
    <w:rsid w:val="003F0F5D"/>
    <w:rsid w:val="003F3CAB"/>
    <w:rsid w:val="003F3D92"/>
    <w:rsid w:val="003F521D"/>
    <w:rsid w:val="003F58A4"/>
    <w:rsid w:val="003F69B9"/>
    <w:rsid w:val="003F6A73"/>
    <w:rsid w:val="003F7F8C"/>
    <w:rsid w:val="00401261"/>
    <w:rsid w:val="00401342"/>
    <w:rsid w:val="004025F6"/>
    <w:rsid w:val="00404D60"/>
    <w:rsid w:val="00405328"/>
    <w:rsid w:val="00407388"/>
    <w:rsid w:val="00410D59"/>
    <w:rsid w:val="0041108A"/>
    <w:rsid w:val="004123F9"/>
    <w:rsid w:val="004130A9"/>
    <w:rsid w:val="0041788E"/>
    <w:rsid w:val="0042040A"/>
    <w:rsid w:val="004207A5"/>
    <w:rsid w:val="004215A1"/>
    <w:rsid w:val="004218FA"/>
    <w:rsid w:val="00425805"/>
    <w:rsid w:val="00426302"/>
    <w:rsid w:val="0043070A"/>
    <w:rsid w:val="004310CA"/>
    <w:rsid w:val="00432768"/>
    <w:rsid w:val="00432781"/>
    <w:rsid w:val="00433A0E"/>
    <w:rsid w:val="00434B3B"/>
    <w:rsid w:val="0043720D"/>
    <w:rsid w:val="0044278D"/>
    <w:rsid w:val="00442D96"/>
    <w:rsid w:val="004471BA"/>
    <w:rsid w:val="004472CD"/>
    <w:rsid w:val="0045137E"/>
    <w:rsid w:val="004553B6"/>
    <w:rsid w:val="00455506"/>
    <w:rsid w:val="00455A46"/>
    <w:rsid w:val="00455BDD"/>
    <w:rsid w:val="00456257"/>
    <w:rsid w:val="00457F2B"/>
    <w:rsid w:val="00461D22"/>
    <w:rsid w:val="00462D94"/>
    <w:rsid w:val="00463CCA"/>
    <w:rsid w:val="00464824"/>
    <w:rsid w:val="0046549A"/>
    <w:rsid w:val="00466868"/>
    <w:rsid w:val="004719DD"/>
    <w:rsid w:val="004720FE"/>
    <w:rsid w:val="004730B8"/>
    <w:rsid w:val="00473159"/>
    <w:rsid w:val="00474D5E"/>
    <w:rsid w:val="004772A9"/>
    <w:rsid w:val="004804CF"/>
    <w:rsid w:val="0048178A"/>
    <w:rsid w:val="00482581"/>
    <w:rsid w:val="00485937"/>
    <w:rsid w:val="00486581"/>
    <w:rsid w:val="00496880"/>
    <w:rsid w:val="004A2232"/>
    <w:rsid w:val="004A4637"/>
    <w:rsid w:val="004A48A2"/>
    <w:rsid w:val="004A6B20"/>
    <w:rsid w:val="004A71FE"/>
    <w:rsid w:val="004B081A"/>
    <w:rsid w:val="004B463C"/>
    <w:rsid w:val="004B61FB"/>
    <w:rsid w:val="004C0993"/>
    <w:rsid w:val="004C0F6A"/>
    <w:rsid w:val="004C1620"/>
    <w:rsid w:val="004C2FAA"/>
    <w:rsid w:val="004C737D"/>
    <w:rsid w:val="004C7F4A"/>
    <w:rsid w:val="004D1166"/>
    <w:rsid w:val="004D20EC"/>
    <w:rsid w:val="004D2F5F"/>
    <w:rsid w:val="004D2FF2"/>
    <w:rsid w:val="004D547D"/>
    <w:rsid w:val="004E0C77"/>
    <w:rsid w:val="004E0DDF"/>
    <w:rsid w:val="004E117A"/>
    <w:rsid w:val="004E2A0B"/>
    <w:rsid w:val="004E522E"/>
    <w:rsid w:val="004E62B2"/>
    <w:rsid w:val="004E6B8A"/>
    <w:rsid w:val="004F2D4F"/>
    <w:rsid w:val="004F378B"/>
    <w:rsid w:val="004F3805"/>
    <w:rsid w:val="004F3CFB"/>
    <w:rsid w:val="004F3D87"/>
    <w:rsid w:val="004F4671"/>
    <w:rsid w:val="004F4818"/>
    <w:rsid w:val="004F4DD0"/>
    <w:rsid w:val="004F5D25"/>
    <w:rsid w:val="004F5E95"/>
    <w:rsid w:val="004F7533"/>
    <w:rsid w:val="004F7E19"/>
    <w:rsid w:val="005005A1"/>
    <w:rsid w:val="00500CB6"/>
    <w:rsid w:val="00501ADC"/>
    <w:rsid w:val="00502EF9"/>
    <w:rsid w:val="00503B84"/>
    <w:rsid w:val="005061DA"/>
    <w:rsid w:val="00506CBD"/>
    <w:rsid w:val="00507C40"/>
    <w:rsid w:val="005100B8"/>
    <w:rsid w:val="005109AA"/>
    <w:rsid w:val="0051283D"/>
    <w:rsid w:val="00514DB6"/>
    <w:rsid w:val="00515A9D"/>
    <w:rsid w:val="00517E73"/>
    <w:rsid w:val="0052043F"/>
    <w:rsid w:val="00520AB5"/>
    <w:rsid w:val="005235A3"/>
    <w:rsid w:val="00526B46"/>
    <w:rsid w:val="005303E3"/>
    <w:rsid w:val="0053166A"/>
    <w:rsid w:val="00531B31"/>
    <w:rsid w:val="00534160"/>
    <w:rsid w:val="00534E01"/>
    <w:rsid w:val="005364CC"/>
    <w:rsid w:val="00540B8D"/>
    <w:rsid w:val="005449B5"/>
    <w:rsid w:val="005457FC"/>
    <w:rsid w:val="00547037"/>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A8D"/>
    <w:rsid w:val="00587E09"/>
    <w:rsid w:val="00587F19"/>
    <w:rsid w:val="00590E56"/>
    <w:rsid w:val="005912F6"/>
    <w:rsid w:val="00592881"/>
    <w:rsid w:val="005A2A84"/>
    <w:rsid w:val="005A3F18"/>
    <w:rsid w:val="005A4659"/>
    <w:rsid w:val="005A4F89"/>
    <w:rsid w:val="005B1689"/>
    <w:rsid w:val="005B28B3"/>
    <w:rsid w:val="005B2976"/>
    <w:rsid w:val="005B2E84"/>
    <w:rsid w:val="005B41E4"/>
    <w:rsid w:val="005B45C4"/>
    <w:rsid w:val="005B52D6"/>
    <w:rsid w:val="005B538D"/>
    <w:rsid w:val="005B59AD"/>
    <w:rsid w:val="005B5E9D"/>
    <w:rsid w:val="005B6FAF"/>
    <w:rsid w:val="005B71CF"/>
    <w:rsid w:val="005C031F"/>
    <w:rsid w:val="005C2974"/>
    <w:rsid w:val="005C34AA"/>
    <w:rsid w:val="005C381A"/>
    <w:rsid w:val="005C7E8D"/>
    <w:rsid w:val="005C7F94"/>
    <w:rsid w:val="005D23E1"/>
    <w:rsid w:val="005D2E99"/>
    <w:rsid w:val="005D3A4E"/>
    <w:rsid w:val="005D42A9"/>
    <w:rsid w:val="005D462C"/>
    <w:rsid w:val="005D473E"/>
    <w:rsid w:val="005E23C1"/>
    <w:rsid w:val="005E2890"/>
    <w:rsid w:val="005E7C10"/>
    <w:rsid w:val="005F0A89"/>
    <w:rsid w:val="005F0EBF"/>
    <w:rsid w:val="005F1E33"/>
    <w:rsid w:val="005F34BB"/>
    <w:rsid w:val="005F6398"/>
    <w:rsid w:val="005F744C"/>
    <w:rsid w:val="006017A7"/>
    <w:rsid w:val="00603E87"/>
    <w:rsid w:val="00604409"/>
    <w:rsid w:val="006045B5"/>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5149C"/>
    <w:rsid w:val="006515CF"/>
    <w:rsid w:val="0065167C"/>
    <w:rsid w:val="00652697"/>
    <w:rsid w:val="00652AF6"/>
    <w:rsid w:val="00655F5D"/>
    <w:rsid w:val="006563A8"/>
    <w:rsid w:val="00660550"/>
    <w:rsid w:val="00660F1A"/>
    <w:rsid w:val="0066250B"/>
    <w:rsid w:val="00664370"/>
    <w:rsid w:val="00666862"/>
    <w:rsid w:val="00666F01"/>
    <w:rsid w:val="0066744D"/>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9A5"/>
    <w:rsid w:val="006972E6"/>
    <w:rsid w:val="00697D6B"/>
    <w:rsid w:val="006A2348"/>
    <w:rsid w:val="006A55AD"/>
    <w:rsid w:val="006A5E32"/>
    <w:rsid w:val="006A7AC9"/>
    <w:rsid w:val="006B1CDB"/>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3399"/>
    <w:rsid w:val="006E413F"/>
    <w:rsid w:val="006E5D47"/>
    <w:rsid w:val="006E78FF"/>
    <w:rsid w:val="006F1602"/>
    <w:rsid w:val="006F1B99"/>
    <w:rsid w:val="006F4021"/>
    <w:rsid w:val="006F7B5F"/>
    <w:rsid w:val="007010F8"/>
    <w:rsid w:val="00705798"/>
    <w:rsid w:val="007076F3"/>
    <w:rsid w:val="0071044A"/>
    <w:rsid w:val="0071077D"/>
    <w:rsid w:val="007146C0"/>
    <w:rsid w:val="0072643E"/>
    <w:rsid w:val="00726A42"/>
    <w:rsid w:val="00727C10"/>
    <w:rsid w:val="00727C3C"/>
    <w:rsid w:val="007315E3"/>
    <w:rsid w:val="00731ABC"/>
    <w:rsid w:val="007336E1"/>
    <w:rsid w:val="0073640B"/>
    <w:rsid w:val="0073765D"/>
    <w:rsid w:val="00737B9F"/>
    <w:rsid w:val="0074132E"/>
    <w:rsid w:val="00743E55"/>
    <w:rsid w:val="00747E40"/>
    <w:rsid w:val="00751894"/>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7EF6"/>
    <w:rsid w:val="0083296E"/>
    <w:rsid w:val="008350DE"/>
    <w:rsid w:val="008352AB"/>
    <w:rsid w:val="00836773"/>
    <w:rsid w:val="00837285"/>
    <w:rsid w:val="00840AE5"/>
    <w:rsid w:val="0084247A"/>
    <w:rsid w:val="0084441A"/>
    <w:rsid w:val="00845235"/>
    <w:rsid w:val="00850842"/>
    <w:rsid w:val="00851079"/>
    <w:rsid w:val="00851991"/>
    <w:rsid w:val="008523AD"/>
    <w:rsid w:val="008533D4"/>
    <w:rsid w:val="00854D7B"/>
    <w:rsid w:val="00861F67"/>
    <w:rsid w:val="00863B6A"/>
    <w:rsid w:val="00864074"/>
    <w:rsid w:val="00865380"/>
    <w:rsid w:val="00865B19"/>
    <w:rsid w:val="00866C14"/>
    <w:rsid w:val="00867044"/>
    <w:rsid w:val="00870E1C"/>
    <w:rsid w:val="008715FA"/>
    <w:rsid w:val="008743AC"/>
    <w:rsid w:val="0087504C"/>
    <w:rsid w:val="0087563B"/>
    <w:rsid w:val="00884771"/>
    <w:rsid w:val="008862CD"/>
    <w:rsid w:val="0088749D"/>
    <w:rsid w:val="00891483"/>
    <w:rsid w:val="00893681"/>
    <w:rsid w:val="00893D02"/>
    <w:rsid w:val="00893DA9"/>
    <w:rsid w:val="0089437D"/>
    <w:rsid w:val="0089713D"/>
    <w:rsid w:val="008972A7"/>
    <w:rsid w:val="008A2B0A"/>
    <w:rsid w:val="008A31F9"/>
    <w:rsid w:val="008A394E"/>
    <w:rsid w:val="008A4AF9"/>
    <w:rsid w:val="008A5CE6"/>
    <w:rsid w:val="008A75E7"/>
    <w:rsid w:val="008B2049"/>
    <w:rsid w:val="008B682F"/>
    <w:rsid w:val="008C1C31"/>
    <w:rsid w:val="008C347C"/>
    <w:rsid w:val="008C63C6"/>
    <w:rsid w:val="008C75C1"/>
    <w:rsid w:val="008C77EA"/>
    <w:rsid w:val="008D101F"/>
    <w:rsid w:val="008D15D3"/>
    <w:rsid w:val="008D2A3B"/>
    <w:rsid w:val="008D3F29"/>
    <w:rsid w:val="008D3FBC"/>
    <w:rsid w:val="008D459C"/>
    <w:rsid w:val="008D7A3A"/>
    <w:rsid w:val="008E22A9"/>
    <w:rsid w:val="008E44E5"/>
    <w:rsid w:val="008E686B"/>
    <w:rsid w:val="008E69ED"/>
    <w:rsid w:val="008F0FD3"/>
    <w:rsid w:val="008F18E0"/>
    <w:rsid w:val="008F1ECC"/>
    <w:rsid w:val="008F33BD"/>
    <w:rsid w:val="008F416F"/>
    <w:rsid w:val="008F4473"/>
    <w:rsid w:val="008F6E86"/>
    <w:rsid w:val="00901601"/>
    <w:rsid w:val="00901E21"/>
    <w:rsid w:val="00904577"/>
    <w:rsid w:val="00906B2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418B1"/>
    <w:rsid w:val="00941CD1"/>
    <w:rsid w:val="00942E44"/>
    <w:rsid w:val="00945637"/>
    <w:rsid w:val="00947FE3"/>
    <w:rsid w:val="00955CAE"/>
    <w:rsid w:val="00956E36"/>
    <w:rsid w:val="00957370"/>
    <w:rsid w:val="009574F1"/>
    <w:rsid w:val="00960DAD"/>
    <w:rsid w:val="00961948"/>
    <w:rsid w:val="00962935"/>
    <w:rsid w:val="00962954"/>
    <w:rsid w:val="00964887"/>
    <w:rsid w:val="00964FB8"/>
    <w:rsid w:val="009650C5"/>
    <w:rsid w:val="00966089"/>
    <w:rsid w:val="00966EB4"/>
    <w:rsid w:val="00967279"/>
    <w:rsid w:val="00967428"/>
    <w:rsid w:val="00970F40"/>
    <w:rsid w:val="009713C6"/>
    <w:rsid w:val="00975209"/>
    <w:rsid w:val="009763D4"/>
    <w:rsid w:val="009800C3"/>
    <w:rsid w:val="0098461C"/>
    <w:rsid w:val="009851EC"/>
    <w:rsid w:val="00987135"/>
    <w:rsid w:val="00987FDF"/>
    <w:rsid w:val="00990BE7"/>
    <w:rsid w:val="009930D8"/>
    <w:rsid w:val="00995898"/>
    <w:rsid w:val="009964EF"/>
    <w:rsid w:val="009965E8"/>
    <w:rsid w:val="009968A2"/>
    <w:rsid w:val="00997B40"/>
    <w:rsid w:val="009A1E00"/>
    <w:rsid w:val="009A46B2"/>
    <w:rsid w:val="009A7519"/>
    <w:rsid w:val="009B06EA"/>
    <w:rsid w:val="009B1158"/>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A01216"/>
    <w:rsid w:val="00A0402C"/>
    <w:rsid w:val="00A0406F"/>
    <w:rsid w:val="00A05F97"/>
    <w:rsid w:val="00A06EDD"/>
    <w:rsid w:val="00A1117F"/>
    <w:rsid w:val="00A150BF"/>
    <w:rsid w:val="00A15B4F"/>
    <w:rsid w:val="00A21B9E"/>
    <w:rsid w:val="00A21C56"/>
    <w:rsid w:val="00A22613"/>
    <w:rsid w:val="00A2666E"/>
    <w:rsid w:val="00A2667D"/>
    <w:rsid w:val="00A30057"/>
    <w:rsid w:val="00A3043B"/>
    <w:rsid w:val="00A30EEC"/>
    <w:rsid w:val="00A3410D"/>
    <w:rsid w:val="00A35E3F"/>
    <w:rsid w:val="00A40119"/>
    <w:rsid w:val="00A41AE6"/>
    <w:rsid w:val="00A43809"/>
    <w:rsid w:val="00A43EAA"/>
    <w:rsid w:val="00A50454"/>
    <w:rsid w:val="00A50A99"/>
    <w:rsid w:val="00A50E98"/>
    <w:rsid w:val="00A51312"/>
    <w:rsid w:val="00A5241E"/>
    <w:rsid w:val="00A53792"/>
    <w:rsid w:val="00A55A81"/>
    <w:rsid w:val="00A55B52"/>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4893"/>
    <w:rsid w:val="00AC06A3"/>
    <w:rsid w:val="00AC133A"/>
    <w:rsid w:val="00AC141F"/>
    <w:rsid w:val="00AC14C8"/>
    <w:rsid w:val="00AC5744"/>
    <w:rsid w:val="00AD3A93"/>
    <w:rsid w:val="00AD5446"/>
    <w:rsid w:val="00AD6070"/>
    <w:rsid w:val="00AD6FE1"/>
    <w:rsid w:val="00AD773B"/>
    <w:rsid w:val="00AE0578"/>
    <w:rsid w:val="00AE1F1C"/>
    <w:rsid w:val="00AE34E0"/>
    <w:rsid w:val="00AE4808"/>
    <w:rsid w:val="00AE5408"/>
    <w:rsid w:val="00AF1700"/>
    <w:rsid w:val="00AF2A6F"/>
    <w:rsid w:val="00AF4933"/>
    <w:rsid w:val="00AF4C4A"/>
    <w:rsid w:val="00AF54C6"/>
    <w:rsid w:val="00AF668E"/>
    <w:rsid w:val="00AF67FD"/>
    <w:rsid w:val="00B011AB"/>
    <w:rsid w:val="00B024B2"/>
    <w:rsid w:val="00B03092"/>
    <w:rsid w:val="00B03EF4"/>
    <w:rsid w:val="00B0470A"/>
    <w:rsid w:val="00B050D1"/>
    <w:rsid w:val="00B07D9E"/>
    <w:rsid w:val="00B10B6E"/>
    <w:rsid w:val="00B110E9"/>
    <w:rsid w:val="00B1118C"/>
    <w:rsid w:val="00B12221"/>
    <w:rsid w:val="00B12D60"/>
    <w:rsid w:val="00B14CF7"/>
    <w:rsid w:val="00B157E6"/>
    <w:rsid w:val="00B17B59"/>
    <w:rsid w:val="00B17D7F"/>
    <w:rsid w:val="00B202C5"/>
    <w:rsid w:val="00B22763"/>
    <w:rsid w:val="00B23B40"/>
    <w:rsid w:val="00B243F2"/>
    <w:rsid w:val="00B2490E"/>
    <w:rsid w:val="00B30100"/>
    <w:rsid w:val="00B30752"/>
    <w:rsid w:val="00B335C4"/>
    <w:rsid w:val="00B348B2"/>
    <w:rsid w:val="00B3593A"/>
    <w:rsid w:val="00B35B86"/>
    <w:rsid w:val="00B36414"/>
    <w:rsid w:val="00B3724E"/>
    <w:rsid w:val="00B416AB"/>
    <w:rsid w:val="00B4446C"/>
    <w:rsid w:val="00B44E5F"/>
    <w:rsid w:val="00B453A6"/>
    <w:rsid w:val="00B45C0B"/>
    <w:rsid w:val="00B46078"/>
    <w:rsid w:val="00B46743"/>
    <w:rsid w:val="00B46AF9"/>
    <w:rsid w:val="00B52F40"/>
    <w:rsid w:val="00B57DDF"/>
    <w:rsid w:val="00B57F29"/>
    <w:rsid w:val="00B60BCE"/>
    <w:rsid w:val="00B62A9E"/>
    <w:rsid w:val="00B62CA2"/>
    <w:rsid w:val="00B65604"/>
    <w:rsid w:val="00B65D53"/>
    <w:rsid w:val="00B70479"/>
    <w:rsid w:val="00B72DFC"/>
    <w:rsid w:val="00B747C5"/>
    <w:rsid w:val="00B76717"/>
    <w:rsid w:val="00B77FD0"/>
    <w:rsid w:val="00B77FF8"/>
    <w:rsid w:val="00B80154"/>
    <w:rsid w:val="00B80E0F"/>
    <w:rsid w:val="00B81667"/>
    <w:rsid w:val="00B84C77"/>
    <w:rsid w:val="00B85CFD"/>
    <w:rsid w:val="00B877C3"/>
    <w:rsid w:val="00B87AA2"/>
    <w:rsid w:val="00B902DB"/>
    <w:rsid w:val="00B90E01"/>
    <w:rsid w:val="00B9306D"/>
    <w:rsid w:val="00B9415D"/>
    <w:rsid w:val="00B947EA"/>
    <w:rsid w:val="00B97875"/>
    <w:rsid w:val="00BA0003"/>
    <w:rsid w:val="00BA2805"/>
    <w:rsid w:val="00BA3A63"/>
    <w:rsid w:val="00BA612B"/>
    <w:rsid w:val="00BA6BB2"/>
    <w:rsid w:val="00BA7D05"/>
    <w:rsid w:val="00BB56A8"/>
    <w:rsid w:val="00BB7DD6"/>
    <w:rsid w:val="00BC0DE6"/>
    <w:rsid w:val="00BC1E57"/>
    <w:rsid w:val="00BC48B3"/>
    <w:rsid w:val="00BC53EE"/>
    <w:rsid w:val="00BC5D1E"/>
    <w:rsid w:val="00BC5D92"/>
    <w:rsid w:val="00BC7F34"/>
    <w:rsid w:val="00BD1339"/>
    <w:rsid w:val="00BD6EF9"/>
    <w:rsid w:val="00BD7316"/>
    <w:rsid w:val="00BE5B09"/>
    <w:rsid w:val="00BE5E87"/>
    <w:rsid w:val="00BE613A"/>
    <w:rsid w:val="00BF08AC"/>
    <w:rsid w:val="00BF3D2B"/>
    <w:rsid w:val="00C008C5"/>
    <w:rsid w:val="00C03B76"/>
    <w:rsid w:val="00C04E5F"/>
    <w:rsid w:val="00C10680"/>
    <w:rsid w:val="00C122F0"/>
    <w:rsid w:val="00C14D2B"/>
    <w:rsid w:val="00C15749"/>
    <w:rsid w:val="00C159A9"/>
    <w:rsid w:val="00C16894"/>
    <w:rsid w:val="00C222A4"/>
    <w:rsid w:val="00C229ED"/>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935"/>
    <w:rsid w:val="00C5568E"/>
    <w:rsid w:val="00C55FAA"/>
    <w:rsid w:val="00C6045A"/>
    <w:rsid w:val="00C6053D"/>
    <w:rsid w:val="00C6204B"/>
    <w:rsid w:val="00C6351D"/>
    <w:rsid w:val="00C64CAB"/>
    <w:rsid w:val="00C701EC"/>
    <w:rsid w:val="00C7234D"/>
    <w:rsid w:val="00C728BB"/>
    <w:rsid w:val="00C7388D"/>
    <w:rsid w:val="00C73931"/>
    <w:rsid w:val="00C75391"/>
    <w:rsid w:val="00C760E7"/>
    <w:rsid w:val="00C80532"/>
    <w:rsid w:val="00C810B7"/>
    <w:rsid w:val="00C8118E"/>
    <w:rsid w:val="00C815A4"/>
    <w:rsid w:val="00C8256C"/>
    <w:rsid w:val="00C83D28"/>
    <w:rsid w:val="00C857C1"/>
    <w:rsid w:val="00C85CF3"/>
    <w:rsid w:val="00C863A7"/>
    <w:rsid w:val="00C90928"/>
    <w:rsid w:val="00C94902"/>
    <w:rsid w:val="00C94A6A"/>
    <w:rsid w:val="00C94C83"/>
    <w:rsid w:val="00C9509F"/>
    <w:rsid w:val="00C96FBB"/>
    <w:rsid w:val="00C97721"/>
    <w:rsid w:val="00CA0CB2"/>
    <w:rsid w:val="00CA2CF5"/>
    <w:rsid w:val="00CA4B06"/>
    <w:rsid w:val="00CA5500"/>
    <w:rsid w:val="00CB060F"/>
    <w:rsid w:val="00CB3040"/>
    <w:rsid w:val="00CB3155"/>
    <w:rsid w:val="00CB4C4A"/>
    <w:rsid w:val="00CB71D0"/>
    <w:rsid w:val="00CB7634"/>
    <w:rsid w:val="00CB7676"/>
    <w:rsid w:val="00CC1088"/>
    <w:rsid w:val="00CC29A8"/>
    <w:rsid w:val="00CC35AC"/>
    <w:rsid w:val="00CC3A81"/>
    <w:rsid w:val="00CC6F61"/>
    <w:rsid w:val="00CD425D"/>
    <w:rsid w:val="00CD624D"/>
    <w:rsid w:val="00CE264C"/>
    <w:rsid w:val="00CE3719"/>
    <w:rsid w:val="00CE478D"/>
    <w:rsid w:val="00CE6BC5"/>
    <w:rsid w:val="00CE74F1"/>
    <w:rsid w:val="00CE7F8E"/>
    <w:rsid w:val="00CF2211"/>
    <w:rsid w:val="00CF3D7B"/>
    <w:rsid w:val="00CF723E"/>
    <w:rsid w:val="00D010DB"/>
    <w:rsid w:val="00D014B3"/>
    <w:rsid w:val="00D0250C"/>
    <w:rsid w:val="00D0255F"/>
    <w:rsid w:val="00D02C88"/>
    <w:rsid w:val="00D052F4"/>
    <w:rsid w:val="00D07B08"/>
    <w:rsid w:val="00D1036D"/>
    <w:rsid w:val="00D10470"/>
    <w:rsid w:val="00D110DD"/>
    <w:rsid w:val="00D14B44"/>
    <w:rsid w:val="00D14F6D"/>
    <w:rsid w:val="00D16F30"/>
    <w:rsid w:val="00D17870"/>
    <w:rsid w:val="00D1794F"/>
    <w:rsid w:val="00D20C68"/>
    <w:rsid w:val="00D22A5C"/>
    <w:rsid w:val="00D22E99"/>
    <w:rsid w:val="00D24E78"/>
    <w:rsid w:val="00D25F9F"/>
    <w:rsid w:val="00D260BB"/>
    <w:rsid w:val="00D26EAA"/>
    <w:rsid w:val="00D26F6B"/>
    <w:rsid w:val="00D303CB"/>
    <w:rsid w:val="00D31360"/>
    <w:rsid w:val="00D31A47"/>
    <w:rsid w:val="00D3293F"/>
    <w:rsid w:val="00D347BC"/>
    <w:rsid w:val="00D354CE"/>
    <w:rsid w:val="00D4012C"/>
    <w:rsid w:val="00D40C88"/>
    <w:rsid w:val="00D41A96"/>
    <w:rsid w:val="00D432EA"/>
    <w:rsid w:val="00D453F8"/>
    <w:rsid w:val="00D5030E"/>
    <w:rsid w:val="00D52DC0"/>
    <w:rsid w:val="00D552CA"/>
    <w:rsid w:val="00D559F8"/>
    <w:rsid w:val="00D6169B"/>
    <w:rsid w:val="00D6234F"/>
    <w:rsid w:val="00D62D31"/>
    <w:rsid w:val="00D63D2E"/>
    <w:rsid w:val="00D64654"/>
    <w:rsid w:val="00D7206F"/>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66CC"/>
    <w:rsid w:val="00DB18B3"/>
    <w:rsid w:val="00DB3499"/>
    <w:rsid w:val="00DB4B2B"/>
    <w:rsid w:val="00DB566A"/>
    <w:rsid w:val="00DB6699"/>
    <w:rsid w:val="00DC27CF"/>
    <w:rsid w:val="00DC381C"/>
    <w:rsid w:val="00DC4690"/>
    <w:rsid w:val="00DC6999"/>
    <w:rsid w:val="00DC77C5"/>
    <w:rsid w:val="00DC7C74"/>
    <w:rsid w:val="00DD27E4"/>
    <w:rsid w:val="00DD6ADB"/>
    <w:rsid w:val="00DD7998"/>
    <w:rsid w:val="00DE017B"/>
    <w:rsid w:val="00DE0F26"/>
    <w:rsid w:val="00DE47D8"/>
    <w:rsid w:val="00DE507A"/>
    <w:rsid w:val="00DE58C1"/>
    <w:rsid w:val="00DE5927"/>
    <w:rsid w:val="00DE63AF"/>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212DF"/>
    <w:rsid w:val="00E245F1"/>
    <w:rsid w:val="00E2577C"/>
    <w:rsid w:val="00E25DC5"/>
    <w:rsid w:val="00E26691"/>
    <w:rsid w:val="00E26E5E"/>
    <w:rsid w:val="00E2729E"/>
    <w:rsid w:val="00E276AB"/>
    <w:rsid w:val="00E27E14"/>
    <w:rsid w:val="00E358E6"/>
    <w:rsid w:val="00E36463"/>
    <w:rsid w:val="00E41C86"/>
    <w:rsid w:val="00E4229C"/>
    <w:rsid w:val="00E44640"/>
    <w:rsid w:val="00E46077"/>
    <w:rsid w:val="00E474D8"/>
    <w:rsid w:val="00E5055B"/>
    <w:rsid w:val="00E51274"/>
    <w:rsid w:val="00E54BBB"/>
    <w:rsid w:val="00E56207"/>
    <w:rsid w:val="00E56652"/>
    <w:rsid w:val="00E56D9A"/>
    <w:rsid w:val="00E6507A"/>
    <w:rsid w:val="00E65A92"/>
    <w:rsid w:val="00E6760A"/>
    <w:rsid w:val="00E7006D"/>
    <w:rsid w:val="00E72663"/>
    <w:rsid w:val="00E74745"/>
    <w:rsid w:val="00E8187B"/>
    <w:rsid w:val="00E849B0"/>
    <w:rsid w:val="00E85F6D"/>
    <w:rsid w:val="00E867AA"/>
    <w:rsid w:val="00E8757C"/>
    <w:rsid w:val="00E87C19"/>
    <w:rsid w:val="00E900C6"/>
    <w:rsid w:val="00E9101C"/>
    <w:rsid w:val="00E92DA2"/>
    <w:rsid w:val="00E934C9"/>
    <w:rsid w:val="00E94612"/>
    <w:rsid w:val="00E9567D"/>
    <w:rsid w:val="00E95B20"/>
    <w:rsid w:val="00E97342"/>
    <w:rsid w:val="00E977A7"/>
    <w:rsid w:val="00EA01C6"/>
    <w:rsid w:val="00EA1EF2"/>
    <w:rsid w:val="00EA2B69"/>
    <w:rsid w:val="00EB3134"/>
    <w:rsid w:val="00EB41AF"/>
    <w:rsid w:val="00EB6ECE"/>
    <w:rsid w:val="00EB717B"/>
    <w:rsid w:val="00EB7C0D"/>
    <w:rsid w:val="00EC0C7E"/>
    <w:rsid w:val="00EC1504"/>
    <w:rsid w:val="00EC1A1B"/>
    <w:rsid w:val="00EC2CA2"/>
    <w:rsid w:val="00EC3D24"/>
    <w:rsid w:val="00EC41A6"/>
    <w:rsid w:val="00EC4A6B"/>
    <w:rsid w:val="00EC4F0D"/>
    <w:rsid w:val="00EC57AE"/>
    <w:rsid w:val="00ED3A6B"/>
    <w:rsid w:val="00ED45CD"/>
    <w:rsid w:val="00ED56BA"/>
    <w:rsid w:val="00ED58BF"/>
    <w:rsid w:val="00ED664F"/>
    <w:rsid w:val="00EE1969"/>
    <w:rsid w:val="00EE19AF"/>
    <w:rsid w:val="00EE3DD8"/>
    <w:rsid w:val="00EE4E68"/>
    <w:rsid w:val="00EE6447"/>
    <w:rsid w:val="00EF12BE"/>
    <w:rsid w:val="00EF1638"/>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BCC"/>
    <w:rsid w:val="00F232E6"/>
    <w:rsid w:val="00F24868"/>
    <w:rsid w:val="00F26193"/>
    <w:rsid w:val="00F275E4"/>
    <w:rsid w:val="00F330D6"/>
    <w:rsid w:val="00F36B43"/>
    <w:rsid w:val="00F37A81"/>
    <w:rsid w:val="00F37DF3"/>
    <w:rsid w:val="00F401FE"/>
    <w:rsid w:val="00F40603"/>
    <w:rsid w:val="00F40FF1"/>
    <w:rsid w:val="00F413E3"/>
    <w:rsid w:val="00F45971"/>
    <w:rsid w:val="00F51658"/>
    <w:rsid w:val="00F529D0"/>
    <w:rsid w:val="00F530D3"/>
    <w:rsid w:val="00F55350"/>
    <w:rsid w:val="00F602FC"/>
    <w:rsid w:val="00F60ED5"/>
    <w:rsid w:val="00F60FA0"/>
    <w:rsid w:val="00F61343"/>
    <w:rsid w:val="00F635D5"/>
    <w:rsid w:val="00F673A4"/>
    <w:rsid w:val="00F67F30"/>
    <w:rsid w:val="00F67FAF"/>
    <w:rsid w:val="00F71891"/>
    <w:rsid w:val="00F726B3"/>
    <w:rsid w:val="00F73C92"/>
    <w:rsid w:val="00F7417A"/>
    <w:rsid w:val="00F75921"/>
    <w:rsid w:val="00F75BB4"/>
    <w:rsid w:val="00F7664A"/>
    <w:rsid w:val="00F77BBD"/>
    <w:rsid w:val="00F810BC"/>
    <w:rsid w:val="00F816E6"/>
    <w:rsid w:val="00F82A3D"/>
    <w:rsid w:val="00F83EB8"/>
    <w:rsid w:val="00F85BD9"/>
    <w:rsid w:val="00F85D98"/>
    <w:rsid w:val="00F8709D"/>
    <w:rsid w:val="00F87B8A"/>
    <w:rsid w:val="00F9229D"/>
    <w:rsid w:val="00F93FBF"/>
    <w:rsid w:val="00F94241"/>
    <w:rsid w:val="00F948F1"/>
    <w:rsid w:val="00F95869"/>
    <w:rsid w:val="00F95E55"/>
    <w:rsid w:val="00F967FC"/>
    <w:rsid w:val="00FA2AA1"/>
    <w:rsid w:val="00FA32F1"/>
    <w:rsid w:val="00FA3C0D"/>
    <w:rsid w:val="00FA7D69"/>
    <w:rsid w:val="00FB2CF3"/>
    <w:rsid w:val="00FB565C"/>
    <w:rsid w:val="00FB6198"/>
    <w:rsid w:val="00FB6D47"/>
    <w:rsid w:val="00FC0113"/>
    <w:rsid w:val="00FC2324"/>
    <w:rsid w:val="00FC2775"/>
    <w:rsid w:val="00FC54B4"/>
    <w:rsid w:val="00FC63C4"/>
    <w:rsid w:val="00FD0B8D"/>
    <w:rsid w:val="00FD0EEF"/>
    <w:rsid w:val="00FD1267"/>
    <w:rsid w:val="00FD2913"/>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E14949C5-CEE9-4FE9-B244-40AE9E6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kb.10xgenomics.com/hc/en-us/articles/115004506263-What-is-a-barcode-whitelis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goodest-goodlab/pseudo-it" TargetMode="Externa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gthomas@fas.harvard.edu"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github.com/gwct/murine-discordance" TargetMode="External"/><Relationship Id="rId23" Type="http://schemas.openxmlformats.org/officeDocument/2006/relationships/hyperlink" Target="http://www.robertlanfear.com/blog/files/concordance_factors.html" TargetMode="Externa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winter/pafr" TargetMode="External"/><Relationship Id="rId22" Type="http://schemas.openxmlformats.org/officeDocument/2006/relationships/hyperlink" Target="http://paleodb.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40</Pages>
  <Words>29574</Words>
  <Characters>168576</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36</cp:revision>
  <dcterms:created xsi:type="dcterms:W3CDTF">2023-08-28T01:22:00Z</dcterms:created>
  <dcterms:modified xsi:type="dcterms:W3CDTF">2023-08-30T14:34:00Z</dcterms:modified>
</cp:coreProperties>
</file>