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1A8E1C97"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ins w:id="0" w:author="Thomas, Gregg" w:date="2025-01-06T18:45:00Z" w16du:dateUtc="2025-01-06T23:45:00Z">
        <w:r w:rsidR="008D160B">
          <w:rPr>
            <w:rFonts w:ascii="Times New Roman" w:hAnsi="Times New Roman" w:cs="Times New Roman"/>
            <w:sz w:val="24"/>
            <w:szCs w:val="24"/>
          </w:rPr>
          <w:t>~</w:t>
        </w:r>
      </w:ins>
      <w:r w:rsidR="00A03219">
        <w:rPr>
          <w:rFonts w:ascii="Times New Roman" w:hAnsi="Times New Roman" w:cs="Times New Roman"/>
          <w:sz w:val="24"/>
          <w:szCs w:val="24"/>
        </w:rPr>
        <w:t xml:space="preserve">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del w:id="1" w:author="Thomas, Gregg" w:date="2025-01-06T18:45:00Z" w16du:dateUtc="2025-01-06T23:45:00Z">
        <w:r w:rsidR="00734B4F">
          <w:rPr>
            <w:rFonts w:ascii="Times New Roman" w:hAnsi="Times New Roman" w:cs="Times New Roman"/>
            <w:sz w:val="24"/>
            <w:szCs w:val="24"/>
          </w:rPr>
          <w:delText>,</w:delText>
        </w:r>
        <w:r w:rsidR="00A03219">
          <w:rPr>
            <w:rFonts w:ascii="Times New Roman" w:hAnsi="Times New Roman" w:cs="Times New Roman"/>
            <w:sz w:val="24"/>
            <w:szCs w:val="24"/>
          </w:rPr>
          <w:delText xml:space="preserve"> but</w:delText>
        </w:r>
      </w:del>
      <w:ins w:id="2" w:author="Thomas, Gregg" w:date="2025-01-06T18:45:00Z" w16du:dateUtc="2025-01-06T23:45:00Z">
        <w:r w:rsidR="008D160B">
          <w:rPr>
            <w:rFonts w:ascii="Times New Roman" w:hAnsi="Times New Roman" w:cs="Times New Roman"/>
            <w:sz w:val="24"/>
            <w:szCs w:val="24"/>
          </w:rPr>
          <w:t>. There was</w:t>
        </w:r>
      </w:ins>
      <w:r w:rsidR="008D160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del w:id="3" w:author="Thomas, Gregg" w:date="2025-01-06T18:45:00Z" w16du:dateUtc="2025-01-06T23:45:00Z">
        <w:r w:rsidR="00A03219">
          <w:rPr>
            <w:rFonts w:ascii="Times New Roman" w:hAnsi="Times New Roman" w:cs="Times New Roman"/>
            <w:sz w:val="24"/>
            <w:szCs w:val="24"/>
          </w:rPr>
          <w:delText>. However</w:delText>
        </w:r>
        <w:r w:rsidR="0051283D">
          <w:rPr>
            <w:rFonts w:ascii="Times New Roman" w:hAnsi="Times New Roman" w:cs="Times New Roman"/>
            <w:sz w:val="24"/>
            <w:szCs w:val="24"/>
          </w:rPr>
          <w:delText>,</w:delText>
        </w:r>
      </w:del>
      <w:ins w:id="4" w:author="Thomas, Gregg" w:date="2025-01-06T18:45:00Z" w16du:dateUtc="2025-01-06T23:45:00Z">
        <w:r w:rsidR="008D160B">
          <w:rPr>
            <w:rFonts w:ascii="Times New Roman" w:hAnsi="Times New Roman" w:cs="Times New Roman"/>
            <w:sz w:val="24"/>
            <w:szCs w:val="24"/>
          </w:rPr>
          <w:t>, but</w:t>
        </w:r>
      </w:ins>
      <w:r w:rsidR="008D160B">
        <w:rPr>
          <w:rFonts w:ascii="Times New Roman" w:hAnsi="Times New Roman" w:cs="Times New Roman"/>
          <w:sz w:val="24"/>
          <w:szCs w:val="24"/>
        </w:rPr>
        <w:t xml:space="preserve"> </w:t>
      </w:r>
      <w:r w:rsidR="00247FEB">
        <w:rPr>
          <w:rFonts w:ascii="Times New Roman" w:hAnsi="Times New Roman" w:cs="Times New Roman"/>
          <w:sz w:val="24"/>
          <w:szCs w:val="24"/>
        </w:rPr>
        <w:t>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del w:id="5" w:author="Thomas, Gregg" w:date="2025-01-06T18:45:00Z" w16du:dateUtc="2025-01-06T23:45:00Z">
        <w:r w:rsidR="005F6398">
          <w:rPr>
            <w:rFonts w:ascii="Times New Roman" w:hAnsi="Times New Roman" w:cs="Times New Roman"/>
            <w:sz w:val="24"/>
            <w:szCs w:val="24"/>
          </w:rPr>
          <w:delText xml:space="preserve">high </w:delText>
        </w:r>
        <w:r w:rsidR="00932AAA">
          <w:rPr>
            <w:rFonts w:ascii="Times New Roman" w:hAnsi="Times New Roman" w:cs="Times New Roman"/>
            <w:sz w:val="24"/>
            <w:szCs w:val="24"/>
          </w:rPr>
          <w:delText>error</w:delText>
        </w:r>
        <w:r w:rsidR="005F6398">
          <w:rPr>
            <w:rFonts w:ascii="Times New Roman" w:hAnsi="Times New Roman" w:cs="Times New Roman"/>
            <w:sz w:val="24"/>
            <w:szCs w:val="24"/>
          </w:rPr>
          <w:delText xml:space="preserve"> rates</w:delText>
        </w:r>
      </w:del>
      <w:ins w:id="6" w:author="Thomas, Gregg" w:date="2025-01-06T18:45:00Z" w16du:dateUtc="2025-01-06T23:45:00Z">
        <w:r w:rsidR="00986218">
          <w:rPr>
            <w:rFonts w:ascii="Times New Roman" w:hAnsi="Times New Roman" w:cs="Times New Roman"/>
            <w:sz w:val="24"/>
            <w:szCs w:val="24"/>
          </w:rPr>
          <w:t>substantial deviation from the results with gene trees</w:t>
        </w:r>
      </w:ins>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58EB96E2"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w:t>
      </w:r>
      <w:del w:id="7" w:author="Thomas, Gregg" w:date="2025-01-06T18:45:00Z" w16du:dateUtc="2025-01-06T23:45:00Z">
        <w:r>
          <w:rPr>
            <w:rFonts w:ascii="Times New Roman" w:hAnsi="Times New Roman" w:cs="Times New Roman"/>
            <w:sz w:val="24"/>
            <w:szCs w:val="24"/>
          </w:rPr>
          <w:delText xml:space="preserve"> when the incorrect species tree is used.</w:delText>
        </w:r>
      </w:del>
      <w:ins w:id="8" w:author="Thomas, Gregg" w:date="2025-01-06T18:45:00Z" w16du:dateUtc="2025-01-06T23:45:00Z">
        <w:r>
          <w:rPr>
            <w:rFonts w:ascii="Times New Roman" w:hAnsi="Times New Roman" w:cs="Times New Roman"/>
            <w:sz w:val="24"/>
            <w:szCs w:val="24"/>
          </w:rPr>
          <w:t>.</w:t>
        </w:r>
      </w:ins>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1D2724B"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w:t>
      </w:r>
      <w:del w:id="9" w:author="Thomas, Gregg" w:date="2025-01-06T18:45:00Z" w16du:dateUtc="2025-01-06T23:45:00Z">
        <w:r w:rsidR="00EC57AE">
          <w:rPr>
            <w:rFonts w:ascii="Times New Roman" w:hAnsi="Times New Roman" w:cs="Times New Roman"/>
            <w:sz w:val="24"/>
            <w:szCs w:val="24"/>
          </w:rPr>
          <w:delText>may</w:delText>
        </w:r>
      </w:del>
      <w:ins w:id="10" w:author="Thomas, Gregg" w:date="2025-01-06T18:45:00Z" w16du:dateUtc="2025-01-06T23:45:00Z">
        <w:r w:rsidR="008D160B">
          <w:rPr>
            <w:rFonts w:ascii="Times New Roman" w:hAnsi="Times New Roman" w:cs="Times New Roman"/>
            <w:sz w:val="24"/>
            <w:szCs w:val="24"/>
          </w:rPr>
          <w:t>are often</w:t>
        </w:r>
      </w:ins>
      <w:r w:rsidR="008D160B">
        <w:rPr>
          <w:rFonts w:ascii="Times New Roman" w:hAnsi="Times New Roman" w:cs="Times New Roman"/>
          <w:sz w:val="24"/>
          <w:szCs w:val="24"/>
        </w:rPr>
        <w:t xml:space="preserve"> </w:t>
      </w:r>
      <w:r w:rsidR="00EC57AE">
        <w:rPr>
          <w:rFonts w:ascii="Times New Roman" w:hAnsi="Times New Roman" w:cs="Times New Roman"/>
          <w:sz w:val="24"/>
          <w:szCs w:val="24"/>
        </w:rPr>
        <w:t xml:space="preserve">not be well represented by a single </w:t>
      </w:r>
      <w:del w:id="11" w:author="Thomas, Gregg" w:date="2025-01-06T18:45:00Z" w16du:dateUtc="2025-01-06T23:45:00Z">
        <w:r w:rsidR="00EC57AE">
          <w:rPr>
            <w:rFonts w:ascii="Times New Roman" w:hAnsi="Times New Roman" w:cs="Times New Roman"/>
            <w:sz w:val="24"/>
            <w:szCs w:val="24"/>
          </w:rPr>
          <w:delText xml:space="preserve">representative </w:delText>
        </w:r>
      </w:del>
      <w:r w:rsidR="00EC57AE">
        <w:rPr>
          <w:rFonts w:ascii="Times New Roman" w:hAnsi="Times New Roman" w:cs="Times New Roman"/>
          <w:sz w:val="24"/>
          <w:szCs w:val="24"/>
        </w:rPr>
        <w:t xml:space="preserve">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ins w:id="12" w:author="Thomas, Gregg" w:date="2025-01-06T18:45:00Z" w16du:dateUtc="2025-01-06T23:45:00Z">
        <w:r w:rsidR="003F01B4">
          <w:rPr>
            <w:rFonts w:ascii="Times New Roman" w:hAnsi="Times New Roman" w:cs="Times New Roman"/>
            <w:sz w:val="24"/>
            <w:szCs w:val="24"/>
          </w:rPr>
          <w:t>exactly</w:t>
        </w:r>
        <w:r w:rsidR="008D160B">
          <w:rPr>
            <w:rFonts w:ascii="Times New Roman" w:hAnsi="Times New Roman" w:cs="Times New Roman"/>
            <w:sz w:val="24"/>
            <w:szCs w:val="24"/>
          </w:rPr>
          <w:t xml:space="preserve"> </w:t>
        </w:r>
      </w:ins>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del w:id="13" w:author="Thomas, Gregg" w:date="2025-01-06T18:45:00Z" w16du:dateUtc="2025-01-06T23:45:00Z">
        <w:r w:rsidR="00EC2CA2">
          <w:rPr>
            <w:rFonts w:ascii="Times New Roman" w:hAnsi="Times New Roman" w:cs="Times New Roman"/>
            <w:sz w:val="24"/>
            <w:szCs w:val="24"/>
          </w:rPr>
          <w:delText>locus</w:delText>
        </w:r>
      </w:del>
      <w:ins w:id="14" w:author="Thomas, Gregg" w:date="2025-01-06T18:45:00Z" w16du:dateUtc="2025-01-06T23:45:00Z">
        <w:r w:rsidR="008D160B">
          <w:rPr>
            <w:rFonts w:ascii="Times New Roman" w:hAnsi="Times New Roman" w:cs="Times New Roman"/>
            <w:sz w:val="24"/>
            <w:szCs w:val="24"/>
          </w:rPr>
          <w:t>gene</w:t>
        </w:r>
      </w:ins>
      <w:r w:rsidR="008D160B">
        <w:rPr>
          <w:rFonts w:ascii="Times New Roman" w:hAnsi="Times New Roman" w:cs="Times New Roman"/>
          <w:sz w:val="24"/>
          <w:szCs w:val="24"/>
        </w:rPr>
        <w:t xml:space="preserve">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71778128"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del w:id="15" w:author="Thomas, Gregg" w:date="2025-01-06T18:45:00Z" w16du:dateUtc="2025-01-06T23:45:00Z">
        <w:r w:rsidR="00131748">
          <w:rPr>
            <w:rFonts w:ascii="Times New Roman" w:hAnsi="Times New Roman" w:cs="Times New Roman"/>
            <w:sz w:val="24"/>
            <w:szCs w:val="24"/>
          </w:rPr>
          <w:delText>.</w:delText>
        </w:r>
      </w:del>
      <w:ins w:id="16" w:author="Thomas, Gregg" w:date="2025-01-06T18:45:00Z" w16du:dateUtc="2025-01-06T23:45:00Z">
        <w:r w:rsidR="00081C7B">
          <w:rPr>
            <w:rFonts w:ascii="Times New Roman" w:hAnsi="Times New Roman" w:cs="Times New Roman"/>
            <w:sz w:val="24"/>
            <w:szCs w:val="24"/>
          </w:rPr>
          <w:t xml:space="preserve"> </w:t>
        </w:r>
        <w:r w:rsidR="00081C7B">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81C7B">
          <w:rPr>
            <w:rFonts w:ascii="Times New Roman" w:hAnsi="Times New Roman" w:cs="Times New Roman"/>
            <w:sz w:val="24"/>
            <w:szCs w:val="24"/>
          </w:rPr>
          <w:instrText xml:space="preserve"> ADDIN EN.CITE </w:instrText>
        </w:r>
        <w:r w:rsidR="00081C7B">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81C7B">
          <w:rPr>
            <w:rFonts w:ascii="Times New Roman" w:hAnsi="Times New Roman" w:cs="Times New Roman"/>
            <w:sz w:val="24"/>
            <w:szCs w:val="24"/>
          </w:rPr>
          <w:instrText xml:space="preserve"> ADDIN EN.CITE.DATA </w:instrText>
        </w:r>
        <w:r w:rsidR="00081C7B">
          <w:rPr>
            <w:rFonts w:ascii="Times New Roman" w:hAnsi="Times New Roman" w:cs="Times New Roman"/>
            <w:sz w:val="24"/>
            <w:szCs w:val="24"/>
          </w:rPr>
        </w:r>
        <w:r w:rsidR="00081C7B">
          <w:rPr>
            <w:rFonts w:ascii="Times New Roman" w:hAnsi="Times New Roman" w:cs="Times New Roman"/>
            <w:sz w:val="24"/>
            <w:szCs w:val="24"/>
          </w:rPr>
          <w:fldChar w:fldCharType="end"/>
        </w:r>
        <w:r w:rsidR="00081C7B">
          <w:rPr>
            <w:rFonts w:ascii="Times New Roman" w:hAnsi="Times New Roman" w:cs="Times New Roman"/>
            <w:sz w:val="24"/>
            <w:szCs w:val="24"/>
          </w:rPr>
        </w:r>
        <w:r w:rsidR="00081C7B">
          <w:rPr>
            <w:rFonts w:ascii="Times New Roman" w:hAnsi="Times New Roman" w:cs="Times New Roman"/>
            <w:sz w:val="24"/>
            <w:szCs w:val="24"/>
          </w:rPr>
          <w:fldChar w:fldCharType="separate"/>
        </w:r>
        <w:r w:rsidR="00081C7B">
          <w:rPr>
            <w:rFonts w:ascii="Times New Roman" w:hAnsi="Times New Roman" w:cs="Times New Roman"/>
            <w:noProof/>
            <w:sz w:val="24"/>
            <w:szCs w:val="24"/>
          </w:rPr>
          <w:t>(Johri, et al. 2022)</w:t>
        </w:r>
        <w:r w:rsidR="00081C7B">
          <w:rPr>
            <w:rFonts w:ascii="Times New Roman" w:hAnsi="Times New Roman" w:cs="Times New Roman"/>
            <w:sz w:val="24"/>
            <w:szCs w:val="24"/>
          </w:rPr>
          <w:fldChar w:fldCharType="end"/>
        </w:r>
        <w:r w:rsidR="00131748">
          <w:rPr>
            <w:rFonts w:ascii="Times New Roman" w:hAnsi="Times New Roman" w:cs="Times New Roman"/>
            <w:sz w:val="24"/>
            <w:szCs w:val="24"/>
          </w:rPr>
          <w:t>.</w:t>
        </w:r>
      </w:ins>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alleni</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17"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17"/>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5ACD211A"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del w:id="18" w:author="Thomas, Gregg" w:date="2025-01-06T18:45:00Z" w16du:dateUtc="2025-01-06T23:45:00Z">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delInstrText xml:space="preserve"> ADDIN EN.CITE </w:del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delInstrText xml:space="preserve"> ADDIN EN.CITE.DATA </w:del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delText>).</w:delText>
        </w:r>
      </w:del>
      <w:ins w:id="19" w:author="Thomas, Gregg" w:date="2025-01-06T18:45:00Z" w16du:dateUtc="2025-01-06T23:45:00Z">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w:t>
        </w:r>
      </w:ins>
      <w:r w:rsidR="007B17B5">
        <w:rPr>
          <w:rFonts w:ascii="Times New Roman" w:hAnsi="Times New Roman" w:cs="Times New Roman"/>
          <w:sz w:val="24"/>
          <w:szCs w:val="24"/>
        </w:rPr>
        <w:t xml:space="preserv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w:t>
      </w:r>
      <w:del w:id="20" w:author="Thomas, Gregg" w:date="2025-01-06T18:45:00Z" w16du:dateUtc="2025-01-06T23:45:00Z">
        <w:r w:rsidR="00A03219">
          <w:rPr>
            <w:rFonts w:ascii="Times New Roman" w:hAnsi="Times New Roman" w:cs="Times New Roman"/>
            <w:sz w:val="24"/>
            <w:szCs w:val="24"/>
          </w:rPr>
          <w:delText>Although</w:delText>
        </w:r>
      </w:del>
      <w:ins w:id="21" w:author="Thomas, Gregg" w:date="2025-01-06T18:45:00Z" w16du:dateUtc="2025-01-06T23:45:00Z">
        <w:r w:rsidR="00DE5819">
          <w:rPr>
            <w:rFonts w:ascii="Times New Roman" w:hAnsi="Times New Roman" w:cs="Times New Roman"/>
            <w:sz w:val="24"/>
            <w:szCs w:val="24"/>
          </w:rPr>
          <w:t>T</w:t>
        </w:r>
        <w:r w:rsidR="00A03219">
          <w:rPr>
            <w:rFonts w:ascii="Times New Roman" w:hAnsi="Times New Roman" w:cs="Times New Roman"/>
            <w:sz w:val="24"/>
            <w:szCs w:val="24"/>
          </w:rPr>
          <w:t xml:space="preserve">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w:t>
        </w:r>
        <w:r w:rsidR="00DE5819">
          <w:rPr>
            <w:rFonts w:ascii="Times New Roman" w:hAnsi="Times New Roman" w:cs="Times New Roman"/>
            <w:sz w:val="24"/>
            <w:szCs w:val="24"/>
          </w:rPr>
          <w:t xml:space="preserve"> is</w:t>
        </w:r>
      </w:ins>
      <w:r w:rsidR="00DE5819">
        <w:rPr>
          <w:rFonts w:ascii="Times New Roman" w:hAnsi="Times New Roman" w:cs="Times New Roman"/>
          <w:sz w:val="24"/>
          <w:szCs w:val="24"/>
        </w:rPr>
        <w:t xml:space="preserve"> congruent with previous works </w: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 </w:instrText>
      </w:r>
      <w:r w:rsidR="00DE58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DE5819">
        <w:rPr>
          <w:rFonts w:ascii="Times New Roman" w:hAnsi="Times New Roman" w:cs="Times New Roman"/>
          <w:sz w:val="24"/>
          <w:szCs w:val="24"/>
        </w:rPr>
        <w:instrText xml:space="preserve"> ADDIN EN.CITE.DATA </w:instrText>
      </w:r>
      <w:r w:rsidR="00DE5819">
        <w:rPr>
          <w:rFonts w:ascii="Times New Roman" w:hAnsi="Times New Roman" w:cs="Times New Roman"/>
          <w:sz w:val="24"/>
          <w:szCs w:val="24"/>
        </w:rPr>
      </w:r>
      <w:r w:rsidR="00DE5819">
        <w:rPr>
          <w:rFonts w:ascii="Times New Roman" w:hAnsi="Times New Roman" w:cs="Times New Roman"/>
          <w:sz w:val="24"/>
          <w:szCs w:val="24"/>
        </w:rPr>
        <w:fldChar w:fldCharType="end"/>
      </w:r>
      <w:r w:rsidR="00DE5819">
        <w:rPr>
          <w:rFonts w:ascii="Times New Roman" w:hAnsi="Times New Roman" w:cs="Times New Roman"/>
          <w:sz w:val="24"/>
          <w:szCs w:val="24"/>
        </w:rPr>
      </w:r>
      <w:r w:rsidR="00DE5819">
        <w:rPr>
          <w:rFonts w:ascii="Times New Roman" w:hAnsi="Times New Roman" w:cs="Times New Roman"/>
          <w:sz w:val="24"/>
          <w:szCs w:val="24"/>
        </w:rPr>
        <w:fldChar w:fldCharType="separate"/>
      </w:r>
      <w:r w:rsidR="00DE5819">
        <w:rPr>
          <w:rFonts w:ascii="Times New Roman" w:hAnsi="Times New Roman" w:cs="Times New Roman"/>
          <w:noProof/>
          <w:sz w:val="24"/>
          <w:szCs w:val="24"/>
        </w:rPr>
        <w:t>(Lecompte, et al. 2008; Steppan and Schenk 2017)</w:t>
      </w:r>
      <w:r w:rsidR="00DE5819">
        <w:rPr>
          <w:rFonts w:ascii="Times New Roman" w:hAnsi="Times New Roman" w:cs="Times New Roman"/>
          <w:sz w:val="24"/>
          <w:szCs w:val="24"/>
        </w:rPr>
        <w:fldChar w:fldCharType="end"/>
      </w:r>
      <w:del w:id="22" w:author="Thomas, Gregg" w:date="2025-01-06T18:45:00Z" w16du:dateUtc="2025-01-06T23:45:00Z">
        <w:r w:rsidR="00A03219">
          <w:rPr>
            <w:rFonts w:ascii="Times New Roman" w:hAnsi="Times New Roman" w:cs="Times New Roman"/>
            <w:sz w:val="24"/>
            <w:szCs w:val="24"/>
          </w:rPr>
          <w:delText xml:space="preserve">, this dated </w:delText>
        </w:r>
        <w:r w:rsidR="00445D61">
          <w:rPr>
            <w:rFonts w:ascii="Times New Roman" w:hAnsi="Times New Roman" w:cs="Times New Roman"/>
            <w:sz w:val="24"/>
            <w:szCs w:val="24"/>
          </w:rPr>
          <w:delText xml:space="preserve">UCE </w:delText>
        </w:r>
        <w:r w:rsidR="00A03219">
          <w:rPr>
            <w:rFonts w:ascii="Times New Roman" w:hAnsi="Times New Roman" w:cs="Times New Roman"/>
            <w:sz w:val="24"/>
            <w:szCs w:val="24"/>
          </w:rPr>
          <w:delText>phylogeny</w:delText>
        </w:r>
      </w:del>
      <w:ins w:id="23" w:author="Thomas, Gregg" w:date="2025-01-06T18:45:00Z" w16du:dateUtc="2025-01-06T23:45:00Z">
        <w:r w:rsidR="00DE5819">
          <w:rPr>
            <w:rFonts w:ascii="Times New Roman" w:hAnsi="Times New Roman" w:cs="Times New Roman"/>
            <w:sz w:val="24"/>
            <w:szCs w:val="24"/>
          </w:rPr>
          <w:t xml:space="preserve"> and</w:t>
        </w:r>
      </w:ins>
      <w:r w:rsidR="00A03219">
        <w:rPr>
          <w:rFonts w:ascii="Times New Roman" w:hAnsi="Times New Roman" w:cs="Times New Roman"/>
          <w:sz w:val="24"/>
          <w:szCs w:val="24"/>
        </w:rPr>
        <w:t xml:space="preserve">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alleni,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0A7BCCEC"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del w:id="24" w:author="Thomas, Gregg" w:date="2025-01-06T18:45:00Z" w16du:dateUtc="2025-01-06T23:45:00Z">
        <w:r w:rsidR="00C6053D">
          <w:rPr>
            <w:rFonts w:ascii="Times New Roman" w:hAnsi="Times New Roman" w:cs="Times New Roman"/>
            <w:sz w:val="24"/>
            <w:szCs w:val="24"/>
          </w:rPr>
          <w:fldChar w:fldCharType="begin"/>
        </w:r>
        <w:r w:rsidR="005E1B4E">
          <w:rPr>
            <w:rFonts w:ascii="Times New Roman" w:hAnsi="Times New Roman" w:cs="Times New Roman"/>
            <w:sz w:val="24"/>
            <w:szCs w:val="24"/>
          </w:rPr>
          <w:del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del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delText>)</w:delText>
        </w:r>
      </w:del>
      <w:ins w:id="25" w:author="Thomas, Gregg" w:date="2025-01-06T18:45:00Z" w16du:dateUtc="2025-01-06T23:45:00Z">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ins>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w:t>
      </w:r>
      <w:r w:rsidR="005404E8" w:rsidRPr="005F4755">
        <w:rPr>
          <w:rFonts w:ascii="Times New Roman" w:hAnsi="Times New Roman"/>
          <w:i/>
          <w:sz w:val="24"/>
        </w:rPr>
        <w:t>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4A71317B" w:rsidR="001811CE" w:rsidRPr="001811CE" w:rsidRDefault="00047BC0" w:rsidP="00481C73">
      <w:pPr>
        <w:pStyle w:val="Heading2"/>
      </w:pPr>
      <w:r>
        <w:t>Consequences of t</w:t>
      </w:r>
      <w:r w:rsidR="00FD0B8D" w:rsidRPr="00031896">
        <w:t xml:space="preserve">ree </w:t>
      </w:r>
      <w:del w:id="26" w:author="Thomas, Gregg" w:date="2025-01-06T18:45:00Z" w16du:dateUtc="2025-01-06T23:45:00Z">
        <w:r>
          <w:delText>mis</w:delText>
        </w:r>
        <w:r w:rsidR="00FD0B8D" w:rsidRPr="00031896">
          <w:delText>specification</w:delText>
        </w:r>
      </w:del>
      <w:ins w:id="27" w:author="Thomas, Gregg" w:date="2025-01-06T18:45:00Z" w16du:dateUtc="2025-01-06T23:45:00Z">
        <w:r w:rsidR="000A2931">
          <w:t>specification</w:t>
        </w:r>
      </w:ins>
      <w:r w:rsidR="000A2931" w:rsidRPr="00031896">
        <w:t xml:space="preserve">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66FC04B4"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(Smith, </w:t>
      </w:r>
      <w:del w:id="28" w:author="Thomas, Gregg" w:date="2025-01-06T18:45:00Z" w16du:dateUtc="2025-01-06T23:45:00Z">
        <w:r w:rsidR="00405C93">
          <w:rPr>
            <w:rFonts w:ascii="Times New Roman" w:hAnsi="Times New Roman" w:cs="Times New Roman"/>
            <w:noProof/>
            <w:sz w:val="24"/>
            <w:szCs w:val="24"/>
          </w:rPr>
          <w:delText xml:space="preserve">Wertheim, </w:delText>
        </w:r>
      </w:del>
      <w:r w:rsidR="0000106A">
        <w:rPr>
          <w:rFonts w:ascii="Times New Roman" w:hAnsi="Times New Roman" w:cs="Times New Roman"/>
          <w:noProof/>
          <w:sz w:val="24"/>
          <w:szCs w:val="24"/>
        </w:rPr>
        <w:t xml:space="preserve">et al. </w:t>
      </w:r>
      <w:del w:id="29" w:author="Thomas, Gregg" w:date="2025-01-06T18:45:00Z" w16du:dateUtc="2025-01-06T23:45:00Z">
        <w:r w:rsidR="00405C93">
          <w:rPr>
            <w:rFonts w:ascii="Times New Roman" w:hAnsi="Times New Roman" w:cs="Times New Roman"/>
            <w:noProof/>
            <w:sz w:val="24"/>
            <w:szCs w:val="24"/>
          </w:rPr>
          <w:delText>2015</w:delText>
        </w:r>
      </w:del>
      <w:ins w:id="30" w:author="Thomas, Gregg" w:date="2025-01-06T18:45:00Z" w16du:dateUtc="2025-01-06T23:45:00Z">
        <w:r w:rsidR="0000106A">
          <w:rPr>
            <w:rFonts w:ascii="Times New Roman" w:hAnsi="Times New Roman" w:cs="Times New Roman"/>
            <w:noProof/>
            <w:sz w:val="24"/>
            <w:szCs w:val="24"/>
          </w:rPr>
          <w:t>2015a</w:t>
        </w:r>
      </w:ins>
      <w:r w:rsidR="0000106A">
        <w:rPr>
          <w:rFonts w:ascii="Times New Roman" w:hAnsi="Times New Roman" w:cs="Times New Roman"/>
          <w:noProof/>
          <w:sz w:val="24"/>
          <w:szCs w:val="24"/>
        </w:rPr>
        <w:t>)</w:t>
      </w:r>
      <w:r w:rsidR="00E900C6">
        <w:rPr>
          <w:rFonts w:ascii="Times New Roman" w:hAnsi="Times New Roman" w:cs="Times New Roman"/>
          <w:sz w:val="24"/>
          <w:szCs w:val="24"/>
        </w:rPr>
        <w:fldChar w:fldCharType="end"/>
      </w:r>
      <w:del w:id="31" w:author="Thomas, Gregg" w:date="2025-01-06T18:45:00Z" w16du:dateUtc="2025-01-06T23:45:00Z">
        <w:r w:rsidR="00352DEE">
          <w:rPr>
            <w:rFonts w:ascii="Times New Roman" w:hAnsi="Times New Roman" w:cs="Times New Roman"/>
            <w:sz w:val="24"/>
            <w:szCs w:val="24"/>
          </w:rPr>
          <w:delText xml:space="preserve">. </w:delText>
        </w:r>
        <w:r w:rsidR="00114EEF">
          <w:rPr>
            <w:rFonts w:ascii="Times New Roman" w:hAnsi="Times New Roman" w:cs="Times New Roman"/>
            <w:sz w:val="24"/>
            <w:szCs w:val="24"/>
          </w:rPr>
          <w:delText xml:space="preserve">We </w:delText>
        </w:r>
        <w:r w:rsidR="00F55350">
          <w:rPr>
            <w:rFonts w:ascii="Times New Roman" w:hAnsi="Times New Roman" w:cs="Times New Roman"/>
            <w:sz w:val="24"/>
            <w:szCs w:val="24"/>
          </w:rPr>
          <w:delText>found evidence that tree misspecification likely induces both</w:delText>
        </w:r>
        <w:r w:rsidR="00C760E7">
          <w:rPr>
            <w:rFonts w:ascii="Times New Roman" w:hAnsi="Times New Roman" w:cs="Times New Roman"/>
            <w:sz w:val="24"/>
            <w:szCs w:val="24"/>
          </w:rPr>
          <w:delText xml:space="preserve"> false positive</w:delText>
        </w:r>
        <w:r w:rsidR="00F55350">
          <w:rPr>
            <w:rFonts w:ascii="Times New Roman" w:hAnsi="Times New Roman" w:cs="Times New Roman"/>
            <w:sz w:val="24"/>
            <w:szCs w:val="24"/>
          </w:rPr>
          <w:delText xml:space="preserve"> </w:delText>
        </w:r>
        <w:r w:rsidR="00C760E7">
          <w:rPr>
            <w:rFonts w:ascii="Times New Roman" w:hAnsi="Times New Roman" w:cs="Times New Roman"/>
            <w:sz w:val="24"/>
            <w:szCs w:val="24"/>
          </w:rPr>
          <w:delText>(</w:delText>
        </w:r>
        <w:r w:rsidR="00F55350">
          <w:rPr>
            <w:rFonts w:ascii="Times New Roman" w:hAnsi="Times New Roman" w:cs="Times New Roman"/>
            <w:sz w:val="24"/>
            <w:szCs w:val="24"/>
          </w:rPr>
          <w:delText>type I</w:delText>
        </w:r>
        <w:r w:rsidR="00C760E7">
          <w:rPr>
            <w:rFonts w:ascii="Times New Roman" w:hAnsi="Times New Roman" w:cs="Times New Roman"/>
            <w:sz w:val="24"/>
            <w:szCs w:val="24"/>
          </w:rPr>
          <w:delText xml:space="preserve">) and false negative </w:delText>
        </w:r>
        <w:r w:rsidR="00F55350">
          <w:rPr>
            <w:rFonts w:ascii="Times New Roman" w:hAnsi="Times New Roman" w:cs="Times New Roman"/>
            <w:sz w:val="24"/>
            <w:szCs w:val="24"/>
          </w:rPr>
          <w:delText>(type II</w:delText>
        </w:r>
        <w:r w:rsidR="00C760E7">
          <w:rPr>
            <w:rFonts w:ascii="Times New Roman" w:hAnsi="Times New Roman" w:cs="Times New Roman"/>
            <w:sz w:val="24"/>
            <w:szCs w:val="24"/>
          </w:rPr>
          <w:delText>)</w:delText>
        </w:r>
        <w:r w:rsidR="00F55350">
          <w:rPr>
            <w:rFonts w:ascii="Times New Roman" w:hAnsi="Times New Roman" w:cs="Times New Roman"/>
            <w:sz w:val="24"/>
            <w:szCs w:val="24"/>
          </w:rPr>
          <w:delText xml:space="preserve"> error</w:delText>
        </w:r>
        <w:r w:rsidR="00644A53">
          <w:rPr>
            <w:rFonts w:ascii="Times New Roman" w:hAnsi="Times New Roman" w:cs="Times New Roman"/>
            <w:sz w:val="24"/>
            <w:szCs w:val="24"/>
          </w:rPr>
          <w:delText>s</w:delText>
        </w:r>
        <w:r w:rsidR="00F55350">
          <w:rPr>
            <w:rFonts w:ascii="Times New Roman" w:hAnsi="Times New Roman" w:cs="Times New Roman"/>
            <w:sz w:val="24"/>
            <w:szCs w:val="24"/>
          </w:rPr>
          <w:delText>.</w:delText>
        </w:r>
        <w:r w:rsidR="0063711C">
          <w:rPr>
            <w:rFonts w:ascii="Times New Roman" w:hAnsi="Times New Roman" w:cs="Times New Roman"/>
            <w:sz w:val="24"/>
            <w:szCs w:val="24"/>
          </w:rPr>
          <w:delText xml:space="preserve"> </w:delText>
        </w:r>
        <w:r w:rsidR="006E3399">
          <w:rPr>
            <w:rFonts w:ascii="Times New Roman" w:hAnsi="Times New Roman" w:cs="Times New Roman"/>
            <w:sz w:val="24"/>
            <w:szCs w:val="24"/>
          </w:rPr>
          <w:delText>For example,</w:delText>
        </w:r>
      </w:del>
      <w:ins w:id="32" w:author="Thomas, Gregg" w:date="2025-01-06T18:45:00Z" w16du:dateUtc="2025-01-06T23:45:00Z">
        <w:r w:rsidR="00352DEE">
          <w:rPr>
            <w:rFonts w:ascii="Times New Roman" w:hAnsi="Times New Roman" w:cs="Times New Roman"/>
            <w:sz w:val="24"/>
            <w:szCs w:val="24"/>
          </w:rPr>
          <w:t>.</w:t>
        </w:r>
        <w:r w:rsidR="0063711C">
          <w:rPr>
            <w:rFonts w:ascii="Times New Roman" w:hAnsi="Times New Roman" w:cs="Times New Roman"/>
            <w:sz w:val="24"/>
            <w:szCs w:val="24"/>
          </w:rPr>
          <w:t xml:space="preserve"> </w:t>
        </w:r>
        <w:r w:rsidR="009B3643" w:rsidRPr="009B3643">
          <w:rPr>
            <w:rFonts w:ascii="Times New Roman" w:hAnsi="Times New Roman" w:cs="Times New Roman"/>
            <w:sz w:val="24"/>
            <w:szCs w:val="24"/>
          </w:rPr>
          <w:t>We found that</w:t>
        </w:r>
      </w:ins>
      <w:r w:rsidR="009B3643" w:rsidRPr="009B3643">
        <w:rPr>
          <w:rFonts w:ascii="Times New Roman" w:hAnsi="Times New Roman" w:cs="Times New Roman"/>
          <w:sz w:val="24"/>
          <w:szCs w:val="24"/>
        </w:rPr>
        <w:t xml:space="preserve"> many genes were inferred as having experienced positive directional selection when using a single species tree, but not when using </w:t>
      </w:r>
      <w:del w:id="33" w:author="Thomas, Gregg" w:date="2025-01-06T18:45:00Z" w16du:dateUtc="2025-01-06T23:45:00Z">
        <w:r w:rsidR="00F55350">
          <w:rPr>
            <w:rFonts w:ascii="Times New Roman" w:hAnsi="Times New Roman" w:cs="Times New Roman"/>
            <w:sz w:val="24"/>
            <w:szCs w:val="24"/>
          </w:rPr>
          <w:delText xml:space="preserve">local </w:delText>
        </w:r>
      </w:del>
      <w:r w:rsidR="009B3643" w:rsidRPr="009B3643">
        <w:rPr>
          <w:rFonts w:ascii="Times New Roman" w:hAnsi="Times New Roman" w:cs="Times New Roman"/>
          <w:sz w:val="24"/>
          <w:szCs w:val="24"/>
        </w:rPr>
        <w:t>gene trees and vice versa (Figure 6)</w:t>
      </w:r>
      <w:r w:rsidR="009B3643">
        <w:rPr>
          <w:rFonts w:ascii="Times New Roman" w:hAnsi="Times New Roman" w:cs="Times New Roman"/>
          <w:sz w:val="24"/>
          <w:szCs w:val="24"/>
        </w:rPr>
        <w:t>.</w:t>
      </w:r>
      <w:r w:rsidR="00114EEF">
        <w:rPr>
          <w:rFonts w:ascii="Times New Roman" w:hAnsi="Times New Roman" w:cs="Times New Roman"/>
          <w:sz w:val="24"/>
          <w:szCs w:val="24"/>
        </w:rPr>
        <w:t xml:space="preserve"> </w:t>
      </w:r>
      <w:del w:id="34" w:author="Thomas, Gregg" w:date="2025-01-06T18:45:00Z" w16du:dateUtc="2025-01-06T23:45:00Z">
        <w:r w:rsidR="00114EEF">
          <w:rPr>
            <w:rFonts w:ascii="Times New Roman" w:hAnsi="Times New Roman" w:cs="Times New Roman"/>
            <w:sz w:val="24"/>
            <w:szCs w:val="24"/>
          </w:rPr>
          <w:delText xml:space="preserve">Assuming the </w:delText>
        </w:r>
        <w:r w:rsidR="00F55350">
          <w:rPr>
            <w:rFonts w:ascii="Times New Roman" w:hAnsi="Times New Roman" w:cs="Times New Roman"/>
            <w:sz w:val="24"/>
            <w:szCs w:val="24"/>
          </w:rPr>
          <w:delText xml:space="preserve">locally inferred </w:delText>
        </w:r>
        <w:r w:rsidR="00114EEF">
          <w:rPr>
            <w:rFonts w:ascii="Times New Roman" w:hAnsi="Times New Roman" w:cs="Times New Roman"/>
            <w:sz w:val="24"/>
            <w:szCs w:val="24"/>
          </w:rPr>
          <w:delText xml:space="preserve">gene tree </w:delText>
        </w:r>
        <w:r w:rsidR="00F55350">
          <w:rPr>
            <w:rFonts w:ascii="Times New Roman" w:hAnsi="Times New Roman" w:cs="Times New Roman"/>
            <w:sz w:val="24"/>
            <w:szCs w:val="24"/>
          </w:rPr>
          <w:delText>i</w:delText>
        </w:r>
        <w:r w:rsidR="00114EEF">
          <w:rPr>
            <w:rFonts w:ascii="Times New Roman" w:hAnsi="Times New Roman" w:cs="Times New Roman"/>
            <w:sz w:val="24"/>
            <w:szCs w:val="24"/>
          </w:rPr>
          <w:delText xml:space="preserve">s more </w:delText>
        </w:r>
        <w:r w:rsidR="00F55350">
          <w:rPr>
            <w:rFonts w:ascii="Times New Roman" w:hAnsi="Times New Roman" w:cs="Times New Roman"/>
            <w:sz w:val="24"/>
            <w:szCs w:val="24"/>
          </w:rPr>
          <w:delText>accurate</w:delText>
        </w:r>
        <w:r w:rsidR="00587DCF">
          <w:rPr>
            <w:rFonts w:ascii="Times New Roman" w:hAnsi="Times New Roman" w:cs="Times New Roman"/>
            <w:sz w:val="24"/>
            <w:szCs w:val="24"/>
          </w:rPr>
          <w:delText xml:space="preserve"> than</w:delText>
        </w:r>
      </w:del>
      <w:ins w:id="35" w:author="Thomas, Gregg" w:date="2025-01-06T18:45:00Z" w16du:dateUtc="2025-01-06T23:45:00Z">
        <w:r w:rsidR="009B3643" w:rsidRPr="009B3643">
          <w:rPr>
            <w:rFonts w:ascii="Times New Roman" w:hAnsi="Times New Roman" w:cs="Times New Roman"/>
            <w:sz w:val="24"/>
            <w:szCs w:val="24"/>
          </w:rPr>
          <w:t>The extent to which</w:t>
        </w:r>
      </w:ins>
      <w:r w:rsidR="009B3643" w:rsidRPr="009B3643">
        <w:rPr>
          <w:rFonts w:ascii="Times New Roman" w:hAnsi="Times New Roman" w:cs="Times New Roman"/>
          <w:sz w:val="24"/>
          <w:szCs w:val="24"/>
        </w:rPr>
        <w:t xml:space="preserve"> the single </w:t>
      </w:r>
      <w:ins w:id="36" w:author="Thomas, Gregg" w:date="2025-01-06T18:45:00Z" w16du:dateUtc="2025-01-06T23:45:00Z">
        <w:r w:rsidR="009B3643" w:rsidRPr="009B3643">
          <w:rPr>
            <w:rFonts w:ascii="Times New Roman" w:hAnsi="Times New Roman" w:cs="Times New Roman"/>
            <w:sz w:val="24"/>
            <w:szCs w:val="24"/>
          </w:rPr>
          <w:t xml:space="preserve">species </w:t>
        </w:r>
      </w:ins>
      <w:r w:rsidR="009B3643" w:rsidRPr="009B3643">
        <w:rPr>
          <w:rFonts w:ascii="Times New Roman" w:hAnsi="Times New Roman" w:cs="Times New Roman"/>
          <w:sz w:val="24"/>
          <w:szCs w:val="24"/>
        </w:rPr>
        <w:t xml:space="preserve">tree </w:t>
      </w:r>
      <w:del w:id="37" w:author="Thomas, Gregg" w:date="2025-01-06T18:45:00Z" w16du:dateUtc="2025-01-06T23:45:00Z">
        <w:r w:rsidR="00BF08A1">
          <w:rPr>
            <w:rFonts w:ascii="Times New Roman" w:hAnsi="Times New Roman" w:cs="Times New Roman"/>
            <w:sz w:val="24"/>
            <w:szCs w:val="24"/>
          </w:rPr>
          <w:delText>inferred</w:delText>
        </w:r>
      </w:del>
      <w:ins w:id="38" w:author="Thomas, Gregg" w:date="2025-01-06T18:45:00Z" w16du:dateUtc="2025-01-06T23:45:00Z">
        <w:r w:rsidR="009B3643" w:rsidRPr="009B3643">
          <w:rPr>
            <w:rFonts w:ascii="Times New Roman" w:hAnsi="Times New Roman" w:cs="Times New Roman"/>
            <w:sz w:val="24"/>
            <w:szCs w:val="24"/>
          </w:rPr>
          <w:t>differed</w:t>
        </w:r>
      </w:ins>
      <w:r w:rsidR="009B3643" w:rsidRPr="009B3643">
        <w:rPr>
          <w:rFonts w:ascii="Times New Roman" w:hAnsi="Times New Roman" w:cs="Times New Roman"/>
          <w:sz w:val="24"/>
          <w:szCs w:val="24"/>
        </w:rPr>
        <w:t xml:space="preserve"> from </w:t>
      </w:r>
      <w:del w:id="39" w:author="Thomas, Gregg" w:date="2025-01-06T18:45:00Z" w16du:dateUtc="2025-01-06T23:45:00Z">
        <w:r w:rsidR="00BF08A1">
          <w:rPr>
            <w:rFonts w:ascii="Times New Roman" w:hAnsi="Times New Roman" w:cs="Times New Roman"/>
            <w:sz w:val="24"/>
            <w:szCs w:val="24"/>
          </w:rPr>
          <w:delText>concatenation of all gene sequences</w:delText>
        </w:r>
        <w:r w:rsidR="00F55350">
          <w:rPr>
            <w:rFonts w:ascii="Times New Roman" w:hAnsi="Times New Roman" w:cs="Times New Roman"/>
            <w:sz w:val="24"/>
            <w:szCs w:val="24"/>
          </w:rPr>
          <w:delText xml:space="preserve">, </w:delText>
        </w:r>
        <w:r w:rsidR="00114EEF">
          <w:rPr>
            <w:rFonts w:ascii="Times New Roman" w:hAnsi="Times New Roman" w:cs="Times New Roman"/>
            <w:sz w:val="24"/>
            <w:szCs w:val="24"/>
          </w:rPr>
          <w:delText>this result</w:delText>
        </w:r>
        <w:r w:rsidR="00F55350">
          <w:rPr>
            <w:rFonts w:ascii="Times New Roman" w:hAnsi="Times New Roman" w:cs="Times New Roman"/>
            <w:sz w:val="24"/>
            <w:szCs w:val="24"/>
          </w:rPr>
          <w:delText>ed</w:delText>
        </w:r>
        <w:r w:rsidR="00114EEF">
          <w:rPr>
            <w:rFonts w:ascii="Times New Roman" w:hAnsi="Times New Roman" w:cs="Times New Roman"/>
            <w:sz w:val="24"/>
            <w:szCs w:val="24"/>
          </w:rPr>
          <w:delText xml:space="preserve"> in varying rates and</w:delText>
        </w:r>
      </w:del>
      <w:ins w:id="40" w:author="Thomas, Gregg" w:date="2025-01-06T18:45:00Z" w16du:dateUtc="2025-01-06T23:45:00Z">
        <w:r w:rsidR="009B3643" w:rsidRPr="009B3643">
          <w:rPr>
            <w:rFonts w:ascii="Times New Roman" w:hAnsi="Times New Roman" w:cs="Times New Roman"/>
            <w:sz w:val="24"/>
            <w:szCs w:val="24"/>
          </w:rPr>
          <w:t>the gene trees for the different</w:t>
        </w:r>
      </w:ins>
      <w:r w:rsidR="009B3643" w:rsidRPr="009B3643">
        <w:rPr>
          <w:rFonts w:ascii="Times New Roman" w:hAnsi="Times New Roman" w:cs="Times New Roman"/>
          <w:sz w:val="24"/>
          <w:szCs w:val="24"/>
        </w:rPr>
        <w:t xml:space="preserve"> types of </w:t>
      </w:r>
      <w:del w:id="41" w:author="Thomas, Gregg" w:date="2025-01-06T18:45:00Z" w16du:dateUtc="2025-01-06T23:45:00Z">
        <w:r w:rsidR="00114EEF">
          <w:rPr>
            <w:rFonts w:ascii="Times New Roman" w:hAnsi="Times New Roman" w:cs="Times New Roman"/>
            <w:sz w:val="24"/>
            <w:szCs w:val="24"/>
          </w:rPr>
          <w:delText>error (</w:delText>
        </w:r>
      </w:del>
      <w:ins w:id="42" w:author="Thomas, Gregg" w:date="2025-01-06T18:45:00Z" w16du:dateUtc="2025-01-06T23:45:00Z">
        <w:r w:rsidR="009B3643" w:rsidRPr="009B3643">
          <w:rPr>
            <w:rFonts w:ascii="Times New Roman" w:hAnsi="Times New Roman" w:cs="Times New Roman"/>
            <w:sz w:val="24"/>
            <w:szCs w:val="24"/>
          </w:rPr>
          <w:t xml:space="preserve">selection test is documented in </w:t>
        </w:r>
      </w:ins>
      <w:r w:rsidR="009B3643" w:rsidRPr="009B3643">
        <w:rPr>
          <w:rFonts w:ascii="Times New Roman" w:hAnsi="Times New Roman" w:cs="Times New Roman"/>
          <w:sz w:val="24"/>
          <w:szCs w:val="24"/>
        </w:rPr>
        <w:t>Table 1</w:t>
      </w:r>
      <w:del w:id="43" w:author="Thomas, Gregg" w:date="2025-01-06T18:45:00Z" w16du:dateUtc="2025-01-06T23:45:00Z">
        <w:r w:rsidR="00114EEF">
          <w:rPr>
            <w:rFonts w:ascii="Times New Roman" w:hAnsi="Times New Roman" w:cs="Times New Roman"/>
            <w:sz w:val="24"/>
            <w:szCs w:val="24"/>
          </w:rPr>
          <w:delText>).</w:delText>
        </w:r>
      </w:del>
      <w:ins w:id="44" w:author="Thomas, Gregg" w:date="2025-01-06T18:45:00Z" w16du:dateUtc="2025-01-06T23:45:00Z">
        <w:r w:rsidR="009B3643" w:rsidRPr="009B3643">
          <w:rPr>
            <w:rFonts w:ascii="Times New Roman" w:hAnsi="Times New Roman" w:cs="Times New Roman"/>
            <w:sz w:val="24"/>
            <w:szCs w:val="24"/>
          </w:rPr>
          <w:t>.</w:t>
        </w:r>
      </w:ins>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w:t>
      </w:r>
      <w:del w:id="45" w:author="Thomas, Gregg" w:date="2025-01-06T18:45:00Z" w16du:dateUtc="2025-01-06T23:45:00Z">
        <w:r w:rsidR="00DE58C1">
          <w:rPr>
            <w:rFonts w:ascii="Times New Roman" w:hAnsi="Times New Roman" w:cs="Times New Roman"/>
            <w:sz w:val="24"/>
            <w:szCs w:val="24"/>
          </w:rPr>
          <w:delText xml:space="preserve"> (</w:delText>
        </w:r>
        <w:r w:rsidR="006E3399">
          <w:rPr>
            <w:rFonts w:ascii="Times New Roman" w:hAnsi="Times New Roman" w:cs="Times New Roman"/>
            <w:sz w:val="24"/>
            <w:szCs w:val="24"/>
          </w:rPr>
          <w:delText xml:space="preserve">likely </w:delText>
        </w:r>
        <w:r w:rsidR="00DE58C1">
          <w:rPr>
            <w:rFonts w:ascii="Times New Roman" w:hAnsi="Times New Roman" w:cs="Times New Roman"/>
            <w:sz w:val="24"/>
            <w:szCs w:val="24"/>
          </w:rPr>
          <w:delText>false negatives).</w:delText>
        </w:r>
      </w:del>
      <w:ins w:id="46" w:author="Thomas, Gregg" w:date="2025-01-06T18:45:00Z" w16du:dateUtc="2025-01-06T23:45:00Z">
        <w:r w:rsidR="00DE58C1">
          <w:rPr>
            <w:rFonts w:ascii="Times New Roman" w:hAnsi="Times New Roman" w:cs="Times New Roman"/>
            <w:sz w:val="24"/>
            <w:szCs w:val="24"/>
          </w:rPr>
          <w:t>.</w:t>
        </w:r>
      </w:ins>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w:t>
      </w:r>
      <w:del w:id="47" w:author="Thomas, Gregg" w:date="2025-01-06T18:45:00Z" w16du:dateUtc="2025-01-06T23:45:00Z">
        <w:r w:rsidR="00DE58C1">
          <w:rPr>
            <w:rFonts w:ascii="Times New Roman" w:hAnsi="Times New Roman" w:cs="Times New Roman"/>
            <w:sz w:val="24"/>
            <w:szCs w:val="24"/>
          </w:rPr>
          <w:delText xml:space="preserve"> (</w:delText>
        </w:r>
        <w:r w:rsidR="006E3399">
          <w:rPr>
            <w:rFonts w:ascii="Times New Roman" w:hAnsi="Times New Roman" w:cs="Times New Roman"/>
            <w:sz w:val="24"/>
            <w:szCs w:val="24"/>
          </w:rPr>
          <w:delText xml:space="preserve">likely </w:delText>
        </w:r>
        <w:r w:rsidR="00DE58C1">
          <w:rPr>
            <w:rFonts w:ascii="Times New Roman" w:hAnsi="Times New Roman" w:cs="Times New Roman"/>
            <w:sz w:val="24"/>
            <w:szCs w:val="24"/>
          </w:rPr>
          <w:delText>false positives).</w:delText>
        </w:r>
      </w:del>
      <w:ins w:id="48" w:author="Thomas, Gregg" w:date="2025-01-06T18:45:00Z" w16du:dateUtc="2025-01-06T23:45:00Z">
        <w:r w:rsidR="00DE58C1">
          <w:rPr>
            <w:rFonts w:ascii="Times New Roman" w:hAnsi="Times New Roman" w:cs="Times New Roman"/>
            <w:sz w:val="24"/>
            <w:szCs w:val="24"/>
          </w:rPr>
          <w:t>.</w:t>
        </w:r>
      </w:ins>
      <w:r w:rsidR="00DE58C1">
        <w:rPr>
          <w:rFonts w:ascii="Times New Roman" w:hAnsi="Times New Roman" w:cs="Times New Roman"/>
          <w:sz w:val="24"/>
          <w:szCs w:val="24"/>
        </w:rPr>
        <w:t xml:space="preserve">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4CEB437A"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 xml:space="preserve">However, phylogenetic histories </w:t>
      </w:r>
      <w:del w:id="49" w:author="Thomas, Gregg" w:date="2025-01-06T18:45:00Z" w16du:dateUtc="2025-01-06T23:45:00Z">
        <w:r w:rsidR="00554C8E">
          <w:rPr>
            <w:rFonts w:ascii="Times New Roman" w:hAnsi="Times New Roman" w:cs="Times New Roman"/>
            <w:sz w:val="24"/>
            <w:szCs w:val="24"/>
          </w:rPr>
          <w:delText xml:space="preserve">can </w:delText>
        </w:r>
      </w:del>
      <w:r w:rsidR="00554C8E">
        <w:rPr>
          <w:rFonts w:ascii="Times New Roman" w:hAnsi="Times New Roman" w:cs="Times New Roman"/>
          <w:sz w:val="24"/>
          <w:szCs w:val="24"/>
        </w:rPr>
        <w:t>vary extensively across regions of a genome</w:t>
      </w:r>
      <w:ins w:id="50" w:author="Thomas, Gregg" w:date="2025-01-06T18:45:00Z" w16du:dateUtc="2025-01-06T23:45:00Z">
        <w:r w:rsidR="007833FB">
          <w:rPr>
            <w:rFonts w:ascii="Times New Roman" w:hAnsi="Times New Roman" w:cs="Times New Roman"/>
            <w:sz w:val="24"/>
            <w:szCs w:val="24"/>
          </w:rPr>
          <w:t xml:space="preserve"> as a simple consequence of population genetic processes</w:t>
        </w:r>
      </w:ins>
      <w:r w:rsidR="00086687">
        <w:rPr>
          <w:rFonts w:ascii="Times New Roman" w:hAnsi="Times New Roman" w:cs="Times New Roman"/>
          <w:sz w:val="24"/>
          <w:szCs w:val="24"/>
        </w:rPr>
        <w:t>,</w:t>
      </w:r>
      <w:r w:rsidR="00554C8E">
        <w:rPr>
          <w:rFonts w:ascii="Times New Roman" w:hAnsi="Times New Roman" w:cs="Times New Roman"/>
          <w:sz w:val="24"/>
          <w:szCs w:val="24"/>
        </w:rPr>
        <w:t xml:space="preserve"> </w:t>
      </w:r>
      <w:r w:rsidR="00554C8E">
        <w:rPr>
          <w:rFonts w:ascii="Times New Roman" w:hAnsi="Times New Roman" w:cs="Times New Roman"/>
          <w:sz w:val="24"/>
          <w:szCs w:val="24"/>
        </w:rPr>
        <w:lastRenderedPageBreak/>
        <w:t>and evolutionary relationships between species may not often be well represented by a single representative species-level phylogeny.</w:t>
      </w:r>
      <w:r w:rsidR="007833FB">
        <w:rPr>
          <w:rFonts w:ascii="Times New Roman" w:hAnsi="Times New Roman" w:cs="Times New Roman"/>
          <w:sz w:val="24"/>
          <w:szCs w:val="24"/>
        </w:rPr>
        <w:t xml:space="preserve">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 xml:space="preserve">relatively few whole genomes sequenced. </w:t>
      </w:r>
      <w:del w:id="51" w:author="Thomas, Gregg" w:date="2025-01-06T18:45:00Z" w16du:dateUtc="2025-01-06T23:45:00Z">
        <w:r w:rsidR="00D1794F">
          <w:rPr>
            <w:rFonts w:ascii="Times New Roman" w:hAnsi="Times New Roman" w:cs="Times New Roman"/>
            <w:sz w:val="24"/>
            <w:szCs w:val="24"/>
          </w:rPr>
          <w:delText>They further provide us with the</w:delText>
        </w:r>
      </w:del>
      <w:ins w:id="52" w:author="Thomas, Gregg" w:date="2025-01-06T18:45:00Z" w16du:dateUtc="2025-01-06T23:45:00Z">
        <w:r w:rsidR="007833FB">
          <w:rPr>
            <w:rFonts w:ascii="Times New Roman" w:hAnsi="Times New Roman" w:cs="Times New Roman"/>
            <w:sz w:val="24"/>
            <w:szCs w:val="24"/>
          </w:rPr>
          <w:t>We use these genomic</w:t>
        </w:r>
      </w:ins>
      <w:r w:rsidR="007833FB">
        <w:rPr>
          <w:rFonts w:ascii="Times New Roman" w:hAnsi="Times New Roman" w:cs="Times New Roman"/>
          <w:sz w:val="24"/>
          <w:szCs w:val="24"/>
        </w:rPr>
        <w:t xml:space="preserve"> resources </w:t>
      </w:r>
      <w:r w:rsidR="00D1794F">
        <w:rPr>
          <w:rFonts w:ascii="Times New Roman" w:hAnsi="Times New Roman" w:cs="Times New Roman"/>
          <w:sz w:val="24"/>
          <w:szCs w:val="24"/>
        </w:rPr>
        <w:t>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A1243BC"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del w:id="53" w:author="Thomas, Gregg" w:date="2025-01-06T18:45:00Z" w16du:dateUtc="2025-01-06T23:45:00Z">
        <w:r w:rsidRPr="00B17D7F">
          <w:rPr>
            <w:rFonts w:ascii="Times New Roman" w:hAnsi="Times New Roman" w:cs="Times New Roman"/>
            <w:sz w:val="24"/>
            <w:szCs w:val="24"/>
          </w:rPr>
          <w:delText>, but the</w:delText>
        </w:r>
      </w:del>
      <w:ins w:id="54" w:author="Thomas, Gregg" w:date="2025-01-06T18:45:00Z" w16du:dateUtc="2025-01-06T23:45:00Z">
        <w:r w:rsidR="007833FB">
          <w:rPr>
            <w:rFonts w:ascii="Times New Roman" w:hAnsi="Times New Roman" w:cs="Times New Roman"/>
            <w:sz w:val="24"/>
            <w:szCs w:val="24"/>
          </w:rPr>
          <w:t xml:space="preserve"> albeit based on a limited</w:t>
        </w:r>
      </w:ins>
      <w:r w:rsidR="007833FB">
        <w:rPr>
          <w:rFonts w:ascii="Times New Roman" w:hAnsi="Times New Roman" w:cs="Times New Roman"/>
          <w:sz w:val="24"/>
          <w:szCs w:val="24"/>
        </w:rPr>
        <w:t xml:space="preserve"> </w:t>
      </w:r>
      <w:r w:rsidRPr="00B17D7F">
        <w:rPr>
          <w:rFonts w:ascii="Times New Roman" w:hAnsi="Times New Roman" w:cs="Times New Roman"/>
          <w:sz w:val="24"/>
          <w:szCs w:val="24"/>
        </w:rPr>
        <w:t>number of loci</w:t>
      </w:r>
      <w:del w:id="55" w:author="Thomas, Gregg" w:date="2025-01-06T18:45:00Z" w16du:dateUtc="2025-01-06T23:45:00Z">
        <w:r w:rsidRPr="00B17D7F">
          <w:rPr>
            <w:rFonts w:ascii="Times New Roman" w:hAnsi="Times New Roman" w:cs="Times New Roman"/>
            <w:sz w:val="24"/>
            <w:szCs w:val="24"/>
          </w:rPr>
          <w:delText xml:space="preserve"> used for phylogenetic inference remained </w:delText>
        </w:r>
        <w:r w:rsidR="0065149C">
          <w:rPr>
            <w:rFonts w:ascii="Times New Roman" w:hAnsi="Times New Roman" w:cs="Times New Roman"/>
            <w:sz w:val="24"/>
            <w:szCs w:val="24"/>
          </w:rPr>
          <w:delText>limited</w:delText>
        </w:r>
        <w:r w:rsidRPr="00B17D7F">
          <w:rPr>
            <w:rFonts w:ascii="Times New Roman" w:hAnsi="Times New Roman" w:cs="Times New Roman"/>
            <w:sz w:val="24"/>
            <w:szCs w:val="24"/>
          </w:rPr>
          <w:delText>.</w:delText>
        </w:r>
        <w:r w:rsidR="0065149C">
          <w:rPr>
            <w:rFonts w:ascii="Times New Roman" w:hAnsi="Times New Roman" w:cs="Times New Roman"/>
            <w:sz w:val="24"/>
            <w:szCs w:val="24"/>
          </w:rPr>
          <w:delText xml:space="preserve"> </w:delText>
        </w:r>
        <w:r w:rsidR="00975C95">
          <w:rPr>
            <w:rFonts w:ascii="Times New Roman" w:hAnsi="Times New Roman" w:cs="Times New Roman"/>
            <w:sz w:val="24"/>
            <w:szCs w:val="24"/>
          </w:rPr>
          <w:delText>Other</w:delText>
        </w:r>
      </w:del>
      <w:ins w:id="56" w:author="Thomas, Gregg" w:date="2025-01-06T18:45:00Z" w16du:dateUtc="2025-01-06T23:45:00Z">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7833FB">
          <w:rPr>
            <w:rFonts w:ascii="Times New Roman" w:hAnsi="Times New Roman" w:cs="Times New Roman"/>
            <w:sz w:val="24"/>
            <w:szCs w:val="24"/>
          </w:rPr>
          <w:t>More</w:t>
        </w:r>
      </w:ins>
      <w:r w:rsidR="007833FB">
        <w:rPr>
          <w:rFonts w:ascii="Times New Roman" w:hAnsi="Times New Roman" w:cs="Times New Roman"/>
          <w:sz w:val="24"/>
          <w:szCs w:val="24"/>
        </w:rPr>
        <w:t xml:space="preserve"> </w:t>
      </w:r>
      <w:r w:rsidR="00975C95">
        <w:rPr>
          <w:rFonts w:ascii="Times New Roman" w:hAnsi="Times New Roman" w:cs="Times New Roman"/>
          <w:sz w:val="24"/>
          <w:szCs w:val="24"/>
        </w:rPr>
        <w:t>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1020DF99"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lastRenderedPageBreak/>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w:t>
      </w:r>
      <w:del w:id="57" w:author="Thomas, Gregg" w:date="2025-01-06T18:45:00Z" w16du:dateUtc="2025-01-06T23:45:00Z">
        <w:r w:rsidR="000E014B">
          <w:rPr>
            <w:rFonts w:ascii="Times New Roman" w:hAnsi="Times New Roman" w:cs="Times New Roman"/>
            <w:sz w:val="24"/>
            <w:szCs w:val="24"/>
          </w:rPr>
          <w:delText xml:space="preserve">a </w:delText>
        </w:r>
      </w:del>
      <w:r w:rsidR="000E014B">
        <w:rPr>
          <w:rFonts w:ascii="Times New Roman" w:hAnsi="Times New Roman" w:cs="Times New Roman"/>
          <w:sz w:val="24"/>
          <w:szCs w:val="24"/>
        </w:rPr>
        <w:t xml:space="preserve">reduced marker-based </w:t>
      </w:r>
      <w:del w:id="58" w:author="Thomas, Gregg" w:date="2025-01-06T18:45:00Z" w16du:dateUtc="2025-01-06T23:45:00Z">
        <w:r w:rsidR="000E014B">
          <w:rPr>
            <w:rFonts w:ascii="Times New Roman" w:hAnsi="Times New Roman" w:cs="Times New Roman"/>
            <w:sz w:val="24"/>
            <w:szCs w:val="24"/>
          </w:rPr>
          <w:delText>approach</w:delText>
        </w:r>
      </w:del>
      <w:ins w:id="59" w:author="Thomas, Gregg" w:date="2025-01-06T18:45:00Z" w16du:dateUtc="2025-01-06T23:45:00Z">
        <w:r w:rsidR="000E014B">
          <w:rPr>
            <w:rFonts w:ascii="Times New Roman" w:hAnsi="Times New Roman" w:cs="Times New Roman"/>
            <w:sz w:val="24"/>
            <w:szCs w:val="24"/>
          </w:rPr>
          <w:t>approach</w:t>
        </w:r>
        <w:r w:rsidR="007833FB">
          <w:rPr>
            <w:rFonts w:ascii="Times New Roman" w:hAnsi="Times New Roman" w:cs="Times New Roman"/>
            <w:sz w:val="24"/>
            <w:szCs w:val="24"/>
          </w:rPr>
          <w:t>es</w:t>
        </w:r>
      </w:ins>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582EA99A"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ins w:id="60" w:author="Thomas, Gregg" w:date="2025-01-06T18:45:00Z" w16du:dateUtc="2025-01-06T23:45:00Z">
        <w:r w:rsidR="00F74E20">
          <w:rPr>
            <w:rFonts w:ascii="Times New Roman" w:hAnsi="Times New Roman" w:cs="Times New Roman"/>
            <w:sz w:val="24"/>
            <w:szCs w:val="24"/>
          </w:rPr>
          <w:t xml:space="preserve"> </w:t>
        </w:r>
        <w:r w:rsidR="007833FB">
          <w:rPr>
            <w:rFonts w:ascii="Times New Roman" w:hAnsi="Times New Roman" w:cs="Times New Roman"/>
            <w:sz w:val="24"/>
            <w:szCs w:val="24"/>
          </w:rPr>
          <w:t>likely</w:t>
        </w:r>
      </w:ins>
      <w:r w:rsidR="007833FB">
        <w:rPr>
          <w:rFonts w:ascii="Times New Roman" w:hAnsi="Times New Roman" w:cs="Times New Roman"/>
          <w:sz w:val="24"/>
          <w:szCs w:val="24"/>
        </w:rPr>
        <w:t xml:space="preserve"> </w:t>
      </w:r>
      <w:r w:rsidR="00F74E20">
        <w:rPr>
          <w:rFonts w:ascii="Times New Roman" w:hAnsi="Times New Roman" w:cs="Times New Roman"/>
          <w:sz w:val="24"/>
          <w:szCs w:val="24"/>
        </w:rPr>
        <w:t xml:space="preserve">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del w:id="61" w:author="Thomas, Gregg" w:date="2025-01-06T18:45:00Z" w16du:dateUtc="2025-01-06T23:45:00Z">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delInstrText xml:space="preserve"> ADDIN EN.CITE </w:del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delInstrText xml:space="preserve"> ADDIN EN.CITE.DATA </w:del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delText>)</w:delText>
        </w:r>
        <w:r w:rsidR="00B63FFD">
          <w:rPr>
            <w:rFonts w:ascii="Times New Roman" w:hAnsi="Times New Roman" w:cs="Times New Roman"/>
            <w:sz w:val="24"/>
            <w:szCs w:val="24"/>
          </w:rPr>
          <w:delText>.</w:delText>
        </w:r>
      </w:del>
      <w:ins w:id="62" w:author="Thomas, Gregg" w:date="2025-01-06T18:45:00Z" w16du:dateUtc="2025-01-06T23:45:00Z">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ins>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60A407E9" w14:textId="5FAE56E5" w:rsidR="004B6E38" w:rsidRDefault="000E72EA" w:rsidP="00BC576A">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w:t>
      </w:r>
      <w:r w:rsidR="004F3D87">
        <w:rPr>
          <w:rFonts w:ascii="Times New Roman" w:hAnsi="Times New Roman" w:cs="Times New Roman"/>
          <w:sz w:val="24"/>
          <w:szCs w:val="24"/>
        </w:rPr>
        <w:lastRenderedPageBreak/>
        <w:t>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w:t>
      </w:r>
      <w:ins w:id="63" w:author="Thomas, Gregg" w:date="2025-01-06T18:45:00Z" w16du:dateUtc="2025-01-06T23:45:00Z">
        <w:r w:rsidR="00170904">
          <w:rPr>
            <w:rFonts w:ascii="Times New Roman" w:hAnsi="Times New Roman" w:cs="Times New Roman"/>
            <w:sz w:val="24"/>
            <w:szCs w:val="24"/>
          </w:rPr>
          <w:t xml:space="preserve">may prove limiting </w:t>
        </w:r>
      </w:ins>
      <w:r w:rsidR="004B6E38">
        <w:rPr>
          <w:rFonts w:ascii="Times New Roman" w:hAnsi="Times New Roman" w:cs="Times New Roman"/>
          <w:sz w:val="24"/>
          <w:szCs w:val="24"/>
        </w:rPr>
        <w:t xml:space="preserve">for </w:t>
      </w:r>
      <w:del w:id="64" w:author="Thomas, Gregg" w:date="2025-01-06T18:45:00Z" w16du:dateUtc="2025-01-06T23:45:00Z">
        <w:r w:rsidR="0066407C">
          <w:rPr>
            <w:rFonts w:ascii="Times New Roman" w:hAnsi="Times New Roman" w:cs="Times New Roman"/>
            <w:sz w:val="24"/>
            <w:szCs w:val="24"/>
          </w:rPr>
          <w:delText>many</w:delText>
        </w:r>
      </w:del>
      <w:ins w:id="65" w:author="Thomas, Gregg" w:date="2025-01-06T18:45:00Z" w16du:dateUtc="2025-01-06T23:45:00Z">
        <w:r w:rsidR="004B6E38">
          <w:rPr>
            <w:rFonts w:ascii="Times New Roman" w:hAnsi="Times New Roman" w:cs="Times New Roman"/>
            <w:sz w:val="24"/>
            <w:szCs w:val="24"/>
          </w:rPr>
          <w:t>some</w:t>
        </w:r>
      </w:ins>
      <w:r w:rsidR="004B6E38">
        <w:rPr>
          <w:rFonts w:ascii="Times New Roman" w:hAnsi="Times New Roman" w:cs="Times New Roman"/>
          <w:sz w:val="24"/>
          <w:szCs w:val="24"/>
        </w:rPr>
        <w:t xml:space="preserve"> non-</w:t>
      </w:r>
      <w:r w:rsidR="004B6E38" w:rsidRPr="008462C6">
        <w:rPr>
          <w:rFonts w:ascii="Times New Roman" w:hAnsi="Times New Roman" w:cs="Times New Roman"/>
          <w:i/>
          <w:iCs/>
          <w:sz w:val="24"/>
          <w:szCs w:val="24"/>
        </w:rPr>
        <w:t>Mus</w:t>
      </w:r>
      <w:r w:rsidR="004B6E38">
        <w:rPr>
          <w:rFonts w:ascii="Times New Roman" w:hAnsi="Times New Roman" w:cs="Times New Roman"/>
          <w:sz w:val="24"/>
          <w:szCs w:val="24"/>
        </w:rPr>
        <w:t xml:space="preserve"> and </w:t>
      </w:r>
      <w:r w:rsidR="004B6E38" w:rsidRPr="008462C6">
        <w:rPr>
          <w:rFonts w:ascii="Times New Roman" w:hAnsi="Times New Roman" w:cs="Times New Roman"/>
          <w:i/>
          <w:iCs/>
          <w:sz w:val="24"/>
          <w:szCs w:val="24"/>
        </w:rPr>
        <w:t>Rattus</w:t>
      </w:r>
      <w:r w:rsidR="004B6E38">
        <w:rPr>
          <w:rFonts w:ascii="Times New Roman" w:hAnsi="Times New Roman" w:cs="Times New Roman"/>
          <w:sz w:val="24"/>
          <w:szCs w:val="24"/>
        </w:rPr>
        <w:t xml:space="preserve"> species </w:t>
      </w:r>
      <w:del w:id="66" w:author="Thomas, Gregg" w:date="2025-01-06T18:45:00Z" w16du:dateUtc="2025-01-06T23:45:00Z">
        <w:r w:rsidR="00170904">
          <w:rPr>
            <w:rFonts w:ascii="Times New Roman" w:hAnsi="Times New Roman" w:cs="Times New Roman"/>
            <w:sz w:val="24"/>
            <w:szCs w:val="24"/>
          </w:rPr>
          <w:delText xml:space="preserve">may prove limiting </w:delText>
        </w:r>
      </w:del>
      <w:r w:rsidR="00170904">
        <w:rPr>
          <w:rFonts w:ascii="Times New Roman" w:hAnsi="Times New Roman" w:cs="Times New Roman"/>
          <w:sz w:val="24"/>
          <w:szCs w:val="24"/>
        </w:rPr>
        <w:t>given that</w:t>
      </w:r>
      <w:del w:id="67" w:author="Thomas, Gregg" w:date="2025-01-06T18:45:00Z" w16du:dateUtc="2025-01-06T23:45:00Z">
        <w:r w:rsidR="00170904">
          <w:rPr>
            <w:rFonts w:ascii="Times New Roman" w:hAnsi="Times New Roman" w:cs="Times New Roman"/>
            <w:sz w:val="24"/>
            <w:szCs w:val="24"/>
          </w:rPr>
          <w:delText xml:space="preserve"> most</w:delText>
        </w:r>
      </w:del>
      <w:r w:rsidR="00170904">
        <w:rPr>
          <w:rFonts w:ascii="Times New Roman" w:hAnsi="Times New Roman" w:cs="Times New Roman"/>
          <w:sz w:val="24"/>
          <w:szCs w:val="24"/>
        </w:rPr>
        <w:t xml:space="preserve">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3E488940"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 xml:space="preserve">(i.e., selective sweeps; </w:t>
      </w:r>
      <w:ins w:id="68" w:author="Thomas, Gregg" w:date="2025-01-06T18:45:00Z" w16du:dateUtc="2025-01-06T23:45:00Z">
        <w:r w:rsidR="006665FD">
          <w:rPr>
            <w:rFonts w:ascii="Times New Roman" w:hAnsi="Times New Roman" w:cs="Times New Roman"/>
            <w:noProof/>
            <w:sz w:val="24"/>
            <w:szCs w:val="24"/>
          </w:rPr>
          <w:t xml:space="preserve">Maynard </w:t>
        </w:r>
      </w:ins>
      <w:r w:rsidR="006665FD">
        <w:rPr>
          <w:rFonts w:ascii="Times New Roman" w:hAnsi="Times New Roman" w:cs="Times New Roman"/>
          <w:noProof/>
          <w:sz w:val="24"/>
          <w:szCs w:val="24"/>
        </w:rPr>
        <w:t>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del w:id="69" w:author="Thomas, Gregg" w:date="2025-01-06T18:45:00Z" w16du:dateUtc="2025-01-06T23:45:00Z">
        <w:r>
          <w:rPr>
            <w:rFonts w:ascii="Times New Roman" w:hAnsi="Times New Roman" w:cs="Times New Roman"/>
            <w:sz w:val="24"/>
            <w:szCs w:val="24"/>
          </w:rPr>
          <w:delText>.</w:delText>
        </w:r>
      </w:del>
      <w:ins w:id="70" w:author="Thomas, Gregg" w:date="2025-01-06T18:45:00Z" w16du:dateUtc="2025-01-06T23:45:00Z">
        <w:r w:rsidR="00DE3522">
          <w:rPr>
            <w:rFonts w:ascii="Times New Roman" w:hAnsi="Times New Roman" w:cs="Times New Roman"/>
            <w:sz w:val="24"/>
            <w:szCs w:val="24"/>
          </w:rPr>
          <w:t xml:space="preserve"> </w:t>
        </w:r>
        <w:r w:rsidR="00DE3522">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DE3522">
          <w:rPr>
            <w:rFonts w:ascii="Times New Roman" w:hAnsi="Times New Roman" w:cs="Times New Roman"/>
            <w:sz w:val="24"/>
            <w:szCs w:val="24"/>
          </w:rPr>
        </w:r>
        <w:r w:rsidR="00DE3522">
          <w:rPr>
            <w:rFonts w:ascii="Times New Roman" w:hAnsi="Times New Roman" w:cs="Times New Roman"/>
            <w:sz w:val="24"/>
            <w:szCs w:val="24"/>
          </w:rPr>
          <w:fldChar w:fldCharType="separate"/>
        </w:r>
        <w:r w:rsidR="0000106A">
          <w:rPr>
            <w:rFonts w:ascii="Times New Roman" w:hAnsi="Times New Roman" w:cs="Times New Roman"/>
            <w:noProof/>
            <w:sz w:val="24"/>
            <w:szCs w:val="24"/>
          </w:rPr>
          <w:t>(Johri, et al. 2022)</w:t>
        </w:r>
        <w:r w:rsidR="00DE3522">
          <w:rPr>
            <w:rFonts w:ascii="Times New Roman" w:hAnsi="Times New Roman" w:cs="Times New Roman"/>
            <w:sz w:val="24"/>
            <w:szCs w:val="24"/>
          </w:rPr>
          <w:fldChar w:fldCharType="end"/>
        </w:r>
        <w:r>
          <w:rPr>
            <w:rFonts w:ascii="Times New Roman" w:hAnsi="Times New Roman" w:cs="Times New Roman"/>
            <w:sz w:val="24"/>
            <w:szCs w:val="24"/>
          </w:rPr>
          <w:t>.</w:t>
        </w:r>
      </w:ins>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In contrast, protein coding genes showed rates of local discordance that were similar to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7D05539F"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w:t>
      </w:r>
      <w:ins w:id="71" w:author="Thomas, Gregg" w:date="2025-01-06T18:45:00Z" w16du:dateUtc="2025-01-06T23:45:00Z">
        <w:r w:rsidR="003E542F">
          <w:rPr>
            <w:rFonts w:ascii="Times New Roman" w:hAnsi="Times New Roman" w:cs="Times New Roman"/>
            <w:sz w:val="24"/>
            <w:szCs w:val="24"/>
          </w:rPr>
          <w:t xml:space="preserve">protein (see below) or </w:t>
        </w:r>
      </w:ins>
      <w:r w:rsidR="00F53A37">
        <w:rPr>
          <w:rFonts w:ascii="Times New Roman" w:hAnsi="Times New Roman" w:cs="Times New Roman"/>
          <w:sz w:val="24"/>
          <w:szCs w:val="24"/>
        </w:rPr>
        <w:t xml:space="preserve">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w:t>
      </w:r>
      <w:r>
        <w:rPr>
          <w:rFonts w:ascii="Times New Roman" w:hAnsi="Times New Roman" w:cs="Times New Roman"/>
          <w:sz w:val="24"/>
          <w:szCs w:val="24"/>
        </w:rPr>
        <w:lastRenderedPageBreak/>
        <w:t xml:space="preserve">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35D1468A"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del w:id="72" w:author="Thomas, Gregg" w:date="2025-01-06T18:45:00Z" w16du:dateUtc="2025-01-06T23:45:00Z">
        <w:r w:rsidR="00317E4A" w:rsidRPr="00031896">
          <w:rPr>
            <w:rFonts w:ascii="Times New Roman" w:hAnsi="Times New Roman" w:cs="Times New Roman"/>
            <w:sz w:val="24"/>
            <w:szCs w:val="24"/>
          </w:rPr>
          <w:delText>drastically</w:delText>
        </w:r>
      </w:del>
      <w:ins w:id="73" w:author="Thomas, Gregg" w:date="2025-01-06T18:45:00Z" w16du:dateUtc="2025-01-06T23:45:00Z">
        <w:r w:rsidR="00BC576A">
          <w:rPr>
            <w:rFonts w:ascii="Times New Roman" w:hAnsi="Times New Roman" w:cs="Times New Roman"/>
            <w:sz w:val="24"/>
            <w:szCs w:val="24"/>
          </w:rPr>
          <w:t>significantly</w:t>
        </w:r>
      </w:ins>
      <w:r w:rsidR="00BC576A"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bookmarkStart w:id="74" w:name="_Hlk187071632"/>
      <w:r w:rsidR="009B3643" w:rsidRPr="009B3643">
        <w:rPr>
          <w:rFonts w:ascii="Times New Roman" w:hAnsi="Times New Roman" w:cs="Times New Roman"/>
          <w:sz w:val="24"/>
          <w:szCs w:val="24"/>
        </w:rPr>
        <w:t xml:space="preserve">Here, we use empirical data in mice to </w:t>
      </w:r>
      <w:del w:id="75" w:author="Thomas, Gregg" w:date="2025-01-06T18:45:00Z" w16du:dateUtc="2025-01-06T23:45:00Z">
        <w:r w:rsidR="00987135" w:rsidRPr="00031896">
          <w:rPr>
            <w:rFonts w:ascii="Times New Roman" w:hAnsi="Times New Roman" w:cs="Times New Roman"/>
            <w:sz w:val="24"/>
            <w:szCs w:val="24"/>
          </w:rPr>
          <w:delText>show</w:delText>
        </w:r>
      </w:del>
      <w:ins w:id="76" w:author="Thomas, Gregg" w:date="2025-01-06T18:45:00Z" w16du:dateUtc="2025-01-06T23:45:00Z">
        <w:r w:rsidR="009B3643" w:rsidRPr="009B3643">
          <w:rPr>
            <w:rFonts w:ascii="Times New Roman" w:hAnsi="Times New Roman" w:cs="Times New Roman"/>
            <w:sz w:val="24"/>
            <w:szCs w:val="24"/>
          </w:rPr>
          <w:t>document the extent</w:t>
        </w:r>
      </w:ins>
      <w:r w:rsidR="009B3643" w:rsidRPr="009B3643">
        <w:rPr>
          <w:rFonts w:ascii="Times New Roman" w:hAnsi="Times New Roman" w:cs="Times New Roman"/>
          <w:sz w:val="24"/>
          <w:szCs w:val="24"/>
        </w:rPr>
        <w:t xml:space="preserve"> that </w:t>
      </w:r>
      <w:del w:id="77" w:author="Thomas, Gregg" w:date="2025-01-06T18:45:00Z" w16du:dateUtc="2025-01-06T23:45:00Z">
        <w:r w:rsidR="00987135" w:rsidRPr="00031896">
          <w:rPr>
            <w:rFonts w:ascii="Times New Roman" w:hAnsi="Times New Roman" w:cs="Times New Roman"/>
            <w:sz w:val="24"/>
            <w:szCs w:val="24"/>
          </w:rPr>
          <w:delText>th</w:delText>
        </w:r>
        <w:r w:rsidR="00CF2211">
          <w:rPr>
            <w:rFonts w:ascii="Times New Roman" w:hAnsi="Times New Roman" w:cs="Times New Roman"/>
            <w:sz w:val="24"/>
            <w:szCs w:val="24"/>
          </w:rPr>
          <w:delText>ese errors</w:delText>
        </w:r>
        <w:r w:rsidR="00987135" w:rsidRPr="00031896">
          <w:rPr>
            <w:rFonts w:ascii="Times New Roman" w:hAnsi="Times New Roman" w:cs="Times New Roman"/>
            <w:sz w:val="24"/>
            <w:szCs w:val="24"/>
          </w:rPr>
          <w:delText xml:space="preserve"> </w:delText>
        </w:r>
        <w:r w:rsidR="00D052F4" w:rsidRPr="00031896">
          <w:rPr>
            <w:rFonts w:ascii="Times New Roman" w:hAnsi="Times New Roman" w:cs="Times New Roman"/>
            <w:sz w:val="24"/>
            <w:szCs w:val="24"/>
          </w:rPr>
          <w:delText xml:space="preserve">result in </w:delText>
        </w:r>
        <w:r w:rsidR="00162F74">
          <w:rPr>
            <w:rFonts w:ascii="Times New Roman" w:hAnsi="Times New Roman" w:cs="Times New Roman"/>
            <w:sz w:val="24"/>
            <w:szCs w:val="24"/>
          </w:rPr>
          <w:delText xml:space="preserve">false positive (detected signal for selection only when </w:delText>
        </w:r>
      </w:del>
      <w:r w:rsidR="003E542F">
        <w:rPr>
          <w:rFonts w:ascii="Times New Roman" w:hAnsi="Times New Roman" w:cs="Times New Roman"/>
          <w:sz w:val="24"/>
          <w:szCs w:val="24"/>
        </w:rPr>
        <w:t xml:space="preserve">using </w:t>
      </w:r>
      <w:del w:id="78" w:author="Thomas, Gregg" w:date="2025-01-06T18:45:00Z" w16du:dateUtc="2025-01-06T23:45:00Z">
        <w:r w:rsidR="00162F74">
          <w:rPr>
            <w:rFonts w:ascii="Times New Roman" w:hAnsi="Times New Roman" w:cs="Times New Roman"/>
            <w:sz w:val="24"/>
            <w:szCs w:val="24"/>
          </w:rPr>
          <w:delText>the</w:delText>
        </w:r>
      </w:del>
      <w:ins w:id="79" w:author="Thomas, Gregg" w:date="2025-01-06T18:45:00Z" w16du:dateUtc="2025-01-06T23:45:00Z">
        <w:r w:rsidR="003E542F">
          <w:rPr>
            <w:rFonts w:ascii="Times New Roman" w:hAnsi="Times New Roman" w:cs="Times New Roman"/>
            <w:sz w:val="24"/>
            <w:szCs w:val="24"/>
          </w:rPr>
          <w:t>local</w:t>
        </w:r>
      </w:ins>
      <w:r w:rsidR="003E542F">
        <w:rPr>
          <w:rFonts w:ascii="Times New Roman" w:hAnsi="Times New Roman" w:cs="Times New Roman"/>
          <w:sz w:val="24"/>
          <w:szCs w:val="24"/>
        </w:rPr>
        <w:t xml:space="preserve"> </w:t>
      </w:r>
      <w:r w:rsidR="009E1280">
        <w:rPr>
          <w:rFonts w:ascii="Times New Roman" w:hAnsi="Times New Roman" w:cs="Times New Roman"/>
          <w:sz w:val="24"/>
          <w:szCs w:val="24"/>
        </w:rPr>
        <w:t xml:space="preserve">gene </w:t>
      </w:r>
      <w:del w:id="80" w:author="Thomas, Gregg" w:date="2025-01-06T18:45:00Z" w16du:dateUtc="2025-01-06T23:45:00Z">
        <w:r w:rsidR="00162F74">
          <w:rPr>
            <w:rFonts w:ascii="Times New Roman" w:hAnsi="Times New Roman" w:cs="Times New Roman"/>
            <w:sz w:val="24"/>
            <w:szCs w:val="24"/>
          </w:rPr>
          <w:delText>tree) and false negative results (detected signal for selection only when using the</w:delText>
        </w:r>
      </w:del>
      <w:ins w:id="81" w:author="Thomas, Gregg" w:date="2025-01-06T18:45:00Z" w16du:dateUtc="2025-01-06T23:45:00Z">
        <w:r w:rsidR="009E1280">
          <w:rPr>
            <w:rFonts w:ascii="Times New Roman" w:hAnsi="Times New Roman" w:cs="Times New Roman"/>
            <w:sz w:val="24"/>
            <w:szCs w:val="24"/>
          </w:rPr>
          <w:t>trees</w:t>
        </w:r>
        <w:r w:rsidR="003E542F">
          <w:rPr>
            <w:rFonts w:ascii="Times New Roman" w:hAnsi="Times New Roman" w:cs="Times New Roman"/>
            <w:sz w:val="24"/>
            <w:szCs w:val="24"/>
          </w:rPr>
          <w:t xml:space="preserve"> versus assuming an overall</w:t>
        </w:r>
      </w:ins>
      <w:r w:rsidR="003E542F">
        <w:rPr>
          <w:rFonts w:ascii="Times New Roman" w:hAnsi="Times New Roman" w:cs="Times New Roman"/>
          <w:sz w:val="24"/>
          <w:szCs w:val="24"/>
        </w:rPr>
        <w:t xml:space="preserve"> species tree</w:t>
      </w:r>
      <w:del w:id="82" w:author="Thomas, Gregg" w:date="2025-01-06T18:45:00Z" w16du:dateUtc="2025-01-06T23:45:00Z">
        <w:r w:rsidR="00162F74">
          <w:rPr>
            <w:rFonts w:ascii="Times New Roman" w:hAnsi="Times New Roman" w:cs="Times New Roman"/>
            <w:sz w:val="24"/>
            <w:szCs w:val="24"/>
          </w:rPr>
          <w:delText>)</w:delText>
        </w:r>
        <w:r w:rsidR="00D052F4" w:rsidRPr="00031896">
          <w:rPr>
            <w:rFonts w:ascii="Times New Roman" w:hAnsi="Times New Roman" w:cs="Times New Roman"/>
            <w:sz w:val="24"/>
            <w:szCs w:val="24"/>
          </w:rPr>
          <w:delText>.</w:delText>
        </w:r>
      </w:del>
      <w:ins w:id="83" w:author="Thomas, Gregg" w:date="2025-01-06T18:45:00Z" w16du:dateUtc="2025-01-06T23:45:00Z">
        <w:r w:rsidR="003E542F">
          <w:rPr>
            <w:rFonts w:ascii="Times New Roman" w:hAnsi="Times New Roman" w:cs="Times New Roman"/>
            <w:sz w:val="24"/>
            <w:szCs w:val="24"/>
          </w:rPr>
          <w:t xml:space="preserve"> may shape inferences of positive directional selection on protein-coding sequences.</w:t>
        </w:r>
        <w:bookmarkEnd w:id="74"/>
        <w:r w:rsidR="003E542F">
          <w:rPr>
            <w:rFonts w:ascii="Times New Roman" w:hAnsi="Times New Roman" w:cs="Times New Roman"/>
            <w:sz w:val="24"/>
            <w:szCs w:val="24"/>
          </w:rPr>
          <w:t xml:space="preserve"> </w:t>
        </w:r>
      </w:ins>
      <w:r w:rsidR="00D052F4" w:rsidRPr="00031896">
        <w:rPr>
          <w:rFonts w:ascii="Times New Roman" w:hAnsi="Times New Roman" w:cs="Times New Roman"/>
          <w:sz w:val="24"/>
          <w:szCs w:val="24"/>
        </w:rPr>
        <w:t xml:space="preserve"> </w:t>
      </w:r>
    </w:p>
    <w:p w14:paraId="6749C450" w14:textId="5EF768AA" w:rsidR="0002598C" w:rsidRDefault="00D052F4" w:rsidP="00C03EBD">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w:t>
      </w:r>
      <w:del w:id="84" w:author="Thomas, Gregg" w:date="2025-01-06T18:45:00Z" w16du:dateUtc="2025-01-06T23:45:00Z">
        <w:r w:rsidRPr="00031896">
          <w:rPr>
            <w:rFonts w:ascii="Times New Roman" w:hAnsi="Times New Roman" w:cs="Times New Roman"/>
            <w:sz w:val="24"/>
            <w:szCs w:val="24"/>
          </w:rPr>
          <w:delText>,</w:delText>
        </w:r>
      </w:del>
      <w:ins w:id="85" w:author="Thomas, Gregg" w:date="2025-01-06T18:45:00Z" w16du:dateUtc="2025-01-06T23:45:00Z">
        <w:r w:rsidR="003E542F">
          <w:rPr>
            <w:rFonts w:ascii="Times New Roman" w:hAnsi="Times New Roman" w:cs="Times New Roman"/>
            <w:sz w:val="24"/>
            <w:szCs w:val="24"/>
          </w:rPr>
          <w:t xml:space="preserve"> (</w:t>
        </w:r>
        <w:r w:rsidR="003E542F" w:rsidRPr="009E1280">
          <w:rPr>
            <w:rFonts w:ascii="Times New Roman" w:hAnsi="Times New Roman" w:cs="Times New Roman"/>
            <w:i/>
            <w:iCs/>
            <w:sz w:val="24"/>
            <w:szCs w:val="24"/>
          </w:rPr>
          <w:t>i.e.</w:t>
        </w:r>
        <w:r w:rsidR="003E542F">
          <w:rPr>
            <w:rFonts w:ascii="Times New Roman" w:hAnsi="Times New Roman" w:cs="Times New Roman"/>
            <w:sz w:val="24"/>
            <w:szCs w:val="24"/>
          </w:rPr>
          <w:t>,</w:t>
        </w:r>
      </w:ins>
      <w:r w:rsidR="003E542F">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del w:id="86" w:author="Thomas, Gregg" w:date="2025-01-06T18:45:00Z" w16du:dateUtc="2025-01-06T23:45:00Z">
        <w:r w:rsidR="00771345">
          <w:rPr>
            <w:rFonts w:ascii="Times New Roman" w:hAnsi="Times New Roman" w:cs="Times New Roman"/>
            <w:sz w:val="24"/>
            <w:szCs w:val="24"/>
          </w:rPr>
          <w:delText>,</w:delText>
        </w:r>
      </w:del>
      <w:ins w:id="87" w:author="Thomas, Gregg" w:date="2025-01-06T18:45:00Z" w16du:dateUtc="2025-01-06T23:45:00Z">
        <w:r w:rsidR="003E542F">
          <w:rPr>
            <w:rFonts w:ascii="Times New Roman" w:hAnsi="Times New Roman" w:cs="Times New Roman"/>
            <w:sz w:val="24"/>
            <w:szCs w:val="24"/>
          </w:rPr>
          <w:t>)</w:t>
        </w:r>
      </w:ins>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 xml:space="preserve">many other genes had signatures of positive selection restricted only to a single </w:t>
      </w:r>
      <w:del w:id="88" w:author="Thomas, Gregg" w:date="2025-01-06T18:45:00Z" w16du:dateUtc="2025-01-06T23:45:00Z">
        <w:r w:rsidR="00AF67FD">
          <w:rPr>
            <w:rFonts w:ascii="Times New Roman" w:hAnsi="Times New Roman" w:cs="Times New Roman"/>
            <w:sz w:val="24"/>
            <w:szCs w:val="24"/>
          </w:rPr>
          <w:delText>tree</w:delText>
        </w:r>
        <w:r w:rsidRPr="00031896">
          <w:rPr>
            <w:rFonts w:ascii="Times New Roman" w:hAnsi="Times New Roman" w:cs="Times New Roman"/>
            <w:sz w:val="24"/>
            <w:szCs w:val="24"/>
          </w:rPr>
          <w:delText>. The</w:delText>
        </w:r>
      </w:del>
      <w:ins w:id="89" w:author="Thomas, Gregg" w:date="2025-01-06T18:45:00Z" w16du:dateUtc="2025-01-06T23:45:00Z">
        <w:r w:rsidR="00F5754F">
          <w:rPr>
            <w:rFonts w:ascii="Times New Roman" w:hAnsi="Times New Roman" w:cs="Times New Roman"/>
            <w:sz w:val="24"/>
            <w:szCs w:val="24"/>
          </w:rPr>
          <w:t xml:space="preserve">specification strategy. As </w:t>
        </w:r>
        <w:r w:rsidR="00B62ABB">
          <w:rPr>
            <w:rFonts w:ascii="Times New Roman" w:hAnsi="Times New Roman" w:cs="Times New Roman"/>
            <w:sz w:val="24"/>
            <w:szCs w:val="24"/>
          </w:rPr>
          <w:t>expected,</w:t>
        </w:r>
      </w:ins>
      <w:r w:rsidR="00F5754F">
        <w:rPr>
          <w:rFonts w:ascii="Times New Roman" w:hAnsi="Times New Roman" w:cs="Times New Roman"/>
          <w:sz w:val="24"/>
          <w:szCs w:val="24"/>
        </w:rPr>
        <w:t xml:space="preserve"> genes </w:t>
      </w:r>
      <w:del w:id="90" w:author="Thomas, Gregg" w:date="2025-01-06T18:45:00Z" w16du:dateUtc="2025-01-06T23:45:00Z">
        <w:r w:rsidRPr="00031896">
          <w:rPr>
            <w:rFonts w:ascii="Times New Roman" w:hAnsi="Times New Roman" w:cs="Times New Roman"/>
            <w:sz w:val="24"/>
            <w:szCs w:val="24"/>
          </w:rPr>
          <w:delText>unique to the type of tree used</w:delText>
        </w:r>
      </w:del>
      <w:ins w:id="91" w:author="Thomas, Gregg" w:date="2025-01-06T18:45:00Z" w16du:dateUtc="2025-01-06T23:45:00Z">
        <w:r w:rsidR="00F5754F">
          <w:rPr>
            <w:rFonts w:ascii="Times New Roman" w:hAnsi="Times New Roman" w:cs="Times New Roman"/>
            <w:sz w:val="24"/>
            <w:szCs w:val="24"/>
          </w:rPr>
          <w:t>that</w:t>
        </w:r>
      </w:ins>
      <w:r w:rsidR="00F5754F">
        <w:rPr>
          <w:rFonts w:ascii="Times New Roman" w:hAnsi="Times New Roman" w:cs="Times New Roman"/>
          <w:sz w:val="24"/>
          <w:szCs w:val="24"/>
        </w:rPr>
        <w:t xml:space="preserve"> were </w:t>
      </w:r>
      <w:del w:id="92" w:author="Thomas, Gregg" w:date="2025-01-06T18:45:00Z" w16du:dateUtc="2025-01-06T23:45:00Z">
        <w:r w:rsidRPr="00031896">
          <w:rPr>
            <w:rFonts w:ascii="Times New Roman" w:hAnsi="Times New Roman" w:cs="Times New Roman"/>
            <w:sz w:val="24"/>
            <w:szCs w:val="24"/>
          </w:rPr>
          <w:delText>often</w:delText>
        </w:r>
      </w:del>
      <w:ins w:id="93" w:author="Thomas, Gregg" w:date="2025-01-06T18:45:00Z" w16du:dateUtc="2025-01-06T23:45:00Z">
        <w:r w:rsidR="00F5754F">
          <w:rPr>
            <w:rFonts w:ascii="Times New Roman" w:hAnsi="Times New Roman" w:cs="Times New Roman"/>
            <w:sz w:val="24"/>
            <w:szCs w:val="24"/>
          </w:rPr>
          <w:t>sensitive to specification strategy tended to more</w:t>
        </w:r>
      </w:ins>
      <w:r w:rsidR="00F5754F">
        <w:rPr>
          <w:rFonts w:ascii="Times New Roman" w:hAnsi="Times New Roman" w:cs="Times New Roman"/>
          <w:sz w:val="24"/>
          <w:szCs w:val="24"/>
        </w:rPr>
        <w:t xml:space="preserve"> </w:t>
      </w:r>
      <w:r w:rsidRPr="00031896">
        <w:rPr>
          <w:rFonts w:ascii="Times New Roman" w:hAnsi="Times New Roman" w:cs="Times New Roman"/>
          <w:sz w:val="24"/>
          <w:szCs w:val="24"/>
        </w:rPr>
        <w:t>discordant with the species tree</w:t>
      </w:r>
      <w:ins w:id="94" w:author="Thomas, Gregg" w:date="2025-01-06T18:45:00Z" w16du:dateUtc="2025-01-06T23:45:00Z">
        <w:r w:rsidR="00F5754F">
          <w:rPr>
            <w:rFonts w:ascii="Times New Roman" w:hAnsi="Times New Roman" w:cs="Times New Roman"/>
            <w:sz w:val="24"/>
            <w:szCs w:val="24"/>
          </w:rPr>
          <w:t>,</w:t>
        </w:r>
      </w:ins>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that </w:t>
      </w:r>
      <w:del w:id="95" w:author="Thomas, Gregg" w:date="2025-01-06T18:45:00Z" w16du:dateUtc="2025-01-06T23:45:00Z">
        <w:r w:rsidRPr="00031896">
          <w:rPr>
            <w:rFonts w:ascii="Times New Roman" w:hAnsi="Times New Roman" w:cs="Times New Roman"/>
            <w:sz w:val="24"/>
            <w:szCs w:val="24"/>
          </w:rPr>
          <w:delText>mis-mapping substitutions by supplying these tests with the wrong</w:delText>
        </w:r>
      </w:del>
      <w:ins w:id="96" w:author="Thomas, Gregg" w:date="2025-01-06T18:45:00Z" w16du:dateUtc="2025-01-06T23:45:00Z">
        <w:r w:rsidR="00F5754F">
          <w:rPr>
            <w:rFonts w:ascii="Times New Roman" w:hAnsi="Times New Roman" w:cs="Times New Roman"/>
            <w:sz w:val="24"/>
            <w:szCs w:val="24"/>
          </w:rPr>
          <w:t>specifying a</w:t>
        </w:r>
        <w:r w:rsidR="00B62ABB">
          <w:rPr>
            <w:rFonts w:ascii="Times New Roman" w:hAnsi="Times New Roman" w:cs="Times New Roman"/>
            <w:sz w:val="24"/>
            <w:szCs w:val="24"/>
          </w:rPr>
          <w:t xml:space="preserve"> potentially</w:t>
        </w:r>
        <w:r w:rsidR="00F5754F">
          <w:rPr>
            <w:rFonts w:ascii="Times New Roman" w:hAnsi="Times New Roman" w:cs="Times New Roman"/>
            <w:sz w:val="24"/>
            <w:szCs w:val="24"/>
          </w:rPr>
          <w:t xml:space="preserve"> incorrect</w:t>
        </w:r>
      </w:ins>
      <w:r w:rsidR="00F5754F">
        <w:rPr>
          <w:rFonts w:ascii="Times New Roman" w:hAnsi="Times New Roman" w:cs="Times New Roman"/>
          <w:sz w:val="24"/>
          <w:szCs w:val="24"/>
        </w:rPr>
        <w:t xml:space="preserve"> </w:t>
      </w:r>
      <w:r w:rsidRPr="00031896">
        <w:rPr>
          <w:rFonts w:ascii="Times New Roman" w:hAnsi="Times New Roman" w:cs="Times New Roman"/>
          <w:sz w:val="24"/>
          <w:szCs w:val="24"/>
        </w:rPr>
        <w:t>tree (</w:t>
      </w:r>
      <w:del w:id="97" w:author="Thomas, Gregg" w:date="2025-01-06T18:45:00Z" w16du:dateUtc="2025-01-06T23:45:00Z">
        <w:r w:rsidRPr="005B45C4">
          <w:rPr>
            <w:rFonts w:ascii="Times New Roman" w:hAnsi="Times New Roman" w:cs="Times New Roman"/>
            <w:i/>
            <w:iCs/>
            <w:sz w:val="24"/>
            <w:szCs w:val="24"/>
          </w:rPr>
          <w:delText>i.</w:delText>
        </w:r>
      </w:del>
      <w:r w:rsidRPr="005B45C4">
        <w:rPr>
          <w:rFonts w:ascii="Times New Roman" w:hAnsi="Times New Roman" w:cs="Times New Roman"/>
          <w:i/>
          <w:iCs/>
          <w:sz w:val="24"/>
          <w:szCs w:val="24"/>
        </w:rPr>
        <w:t>e</w:t>
      </w:r>
      <w:ins w:id="98" w:author="Thomas, Gregg" w:date="2025-01-06T18:45:00Z" w16du:dateUtc="2025-01-06T23:45:00Z">
        <w:r w:rsidRPr="005B45C4">
          <w:rPr>
            <w:rFonts w:ascii="Times New Roman" w:hAnsi="Times New Roman" w:cs="Times New Roman"/>
            <w:i/>
            <w:iCs/>
            <w:sz w:val="24"/>
            <w:szCs w:val="24"/>
          </w:rPr>
          <w:t>.</w:t>
        </w:r>
        <w:r w:rsidR="00F5754F">
          <w:rPr>
            <w:rFonts w:ascii="Times New Roman" w:hAnsi="Times New Roman" w:cs="Times New Roman"/>
            <w:i/>
            <w:iCs/>
            <w:sz w:val="24"/>
            <w:szCs w:val="24"/>
          </w:rPr>
          <w:t>g</w:t>
        </w:r>
      </w:ins>
      <w:r w:rsidR="00F5754F">
        <w:rPr>
          <w:rFonts w:ascii="Times New Roman" w:hAnsi="Times New Roman" w:cs="Times New Roman"/>
          <w:i/>
          <w:iCs/>
          <w:sz w:val="24"/>
          <w:szCs w:val="24"/>
        </w:rPr>
        <w:t>.</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w:t>
      </w:r>
      <w:ins w:id="99" w:author="Thomas, Gregg" w:date="2025-01-06T18:45:00Z" w16du:dateUtc="2025-01-06T23:45:00Z">
        <w:r w:rsidR="00B62ABB">
          <w:rPr>
            <w:rFonts w:ascii="Times New Roman" w:hAnsi="Times New Roman" w:cs="Times New Roman"/>
            <w:sz w:val="24"/>
            <w:szCs w:val="24"/>
          </w:rPr>
          <w:t xml:space="preserve">the underlying </w:t>
        </w:r>
      </w:ins>
      <w:r w:rsidR="00317E4A" w:rsidRPr="00031896">
        <w:rPr>
          <w:rFonts w:ascii="Times New Roman" w:hAnsi="Times New Roman" w:cs="Times New Roman"/>
          <w:sz w:val="24"/>
          <w:szCs w:val="24"/>
        </w:rPr>
        <w:t>gene</w:t>
      </w:r>
      <w:r w:rsidR="00B62ABB">
        <w:rPr>
          <w:rFonts w:ascii="Times New Roman" w:hAnsi="Times New Roman" w:cs="Times New Roman"/>
          <w:sz w:val="24"/>
          <w:szCs w:val="24"/>
        </w:rPr>
        <w:t xml:space="preserve"> </w:t>
      </w:r>
      <w:r w:rsidR="00317E4A" w:rsidRPr="00031896">
        <w:rPr>
          <w:rFonts w:ascii="Times New Roman" w:hAnsi="Times New Roman" w:cs="Times New Roman"/>
          <w:sz w:val="24"/>
          <w:szCs w:val="24"/>
        </w:rPr>
        <w:t>trees are discordant</w:t>
      </w:r>
      <w:r w:rsidRPr="00031896">
        <w:rPr>
          <w:rFonts w:ascii="Times New Roman" w:hAnsi="Times New Roman" w:cs="Times New Roman"/>
          <w:sz w:val="24"/>
          <w:szCs w:val="24"/>
        </w:rPr>
        <w:t>) can</w:t>
      </w:r>
      <w:r w:rsidR="00F5754F">
        <w:rPr>
          <w:rFonts w:ascii="Times New Roman" w:hAnsi="Times New Roman" w:cs="Times New Roman"/>
          <w:sz w:val="24"/>
          <w:szCs w:val="24"/>
        </w:rPr>
        <w:t xml:space="preserve"> </w:t>
      </w:r>
      <w:del w:id="100" w:author="Thomas, Gregg" w:date="2025-01-06T18:45:00Z" w16du:dateUtc="2025-01-06T23:45:00Z">
        <w:r w:rsidRPr="00031896">
          <w:rPr>
            <w:rFonts w:ascii="Times New Roman" w:hAnsi="Times New Roman" w:cs="Times New Roman"/>
            <w:sz w:val="24"/>
            <w:szCs w:val="24"/>
          </w:rPr>
          <w:delText xml:space="preserve">lead to </w:delText>
        </w:r>
        <w:r w:rsidR="00580E1E">
          <w:rPr>
            <w:rFonts w:ascii="Times New Roman" w:hAnsi="Times New Roman" w:cs="Times New Roman"/>
            <w:sz w:val="24"/>
            <w:szCs w:val="24"/>
          </w:rPr>
          <w:delText>inflated</w:delText>
        </w:r>
        <w:r w:rsidR="00580E1E" w:rsidRPr="00031896">
          <w:rPr>
            <w:rFonts w:ascii="Times New Roman" w:hAnsi="Times New Roman" w:cs="Times New Roman"/>
            <w:sz w:val="24"/>
            <w:szCs w:val="24"/>
          </w:rPr>
          <w:delText xml:space="preserve"> </w:delText>
        </w:r>
        <w:r w:rsidRPr="00031896">
          <w:rPr>
            <w:rFonts w:ascii="Times New Roman" w:hAnsi="Times New Roman" w:cs="Times New Roman"/>
            <w:sz w:val="24"/>
            <w:szCs w:val="24"/>
          </w:rPr>
          <w:delText>false positive and false negative</w:delText>
        </w:r>
        <w:r w:rsidR="00580E1E">
          <w:rPr>
            <w:rFonts w:ascii="Times New Roman" w:hAnsi="Times New Roman" w:cs="Times New Roman"/>
            <w:sz w:val="24"/>
            <w:szCs w:val="24"/>
          </w:rPr>
          <w:delText xml:space="preserve"> rates</w:delText>
        </w:r>
        <w:r w:rsidRPr="00031896">
          <w:rPr>
            <w:rFonts w:ascii="Times New Roman" w:hAnsi="Times New Roman" w:cs="Times New Roman"/>
            <w:sz w:val="24"/>
            <w:szCs w:val="24"/>
          </w:rPr>
          <w:delText xml:space="preserve"> when inferring genes under</w:delText>
        </w:r>
      </w:del>
      <w:ins w:id="101" w:author="Thomas, Gregg" w:date="2025-01-06T18:45:00Z" w16du:dateUtc="2025-01-06T23:45:00Z">
        <w:r w:rsidR="00F5754F">
          <w:rPr>
            <w:rFonts w:ascii="Times New Roman" w:hAnsi="Times New Roman" w:cs="Times New Roman"/>
            <w:sz w:val="24"/>
            <w:szCs w:val="24"/>
          </w:rPr>
          <w:t>often</w:t>
        </w:r>
        <w:r w:rsidRPr="00031896">
          <w:rPr>
            <w:rFonts w:ascii="Times New Roman" w:hAnsi="Times New Roman" w:cs="Times New Roman"/>
            <w:sz w:val="24"/>
            <w:szCs w:val="24"/>
          </w:rPr>
          <w:t xml:space="preserve"> </w:t>
        </w:r>
        <w:r w:rsidR="00B62ABB">
          <w:rPr>
            <w:rFonts w:ascii="Times New Roman" w:hAnsi="Times New Roman" w:cs="Times New Roman"/>
            <w:sz w:val="24"/>
            <w:szCs w:val="24"/>
          </w:rPr>
          <w:t>affect</w:t>
        </w:r>
        <w:r w:rsidR="004059B8">
          <w:rPr>
            <w:rFonts w:ascii="Times New Roman" w:hAnsi="Times New Roman" w:cs="Times New Roman"/>
            <w:sz w:val="24"/>
            <w:szCs w:val="24"/>
          </w:rPr>
          <w:t xml:space="preserve"> </w:t>
        </w:r>
        <w:r w:rsidR="009B3643">
          <w:rPr>
            <w:rFonts w:ascii="Times New Roman" w:hAnsi="Times New Roman" w:cs="Times New Roman"/>
            <w:sz w:val="24"/>
            <w:szCs w:val="24"/>
          </w:rPr>
          <w:t>inferences</w:t>
        </w:r>
        <w:r w:rsidR="00B62ABB">
          <w:rPr>
            <w:rFonts w:ascii="Times New Roman" w:hAnsi="Times New Roman" w:cs="Times New Roman"/>
            <w:sz w:val="24"/>
            <w:szCs w:val="24"/>
          </w:rPr>
          <w:t xml:space="preserve"> of</w:t>
        </w:r>
      </w:ins>
      <w:r w:rsidR="009B3643">
        <w:rPr>
          <w:rFonts w:ascii="Times New Roman" w:hAnsi="Times New Roman" w:cs="Times New Roman"/>
          <w:sz w:val="24"/>
          <w:szCs w:val="24"/>
        </w:rPr>
        <w:t xml:space="preserve"> </w:t>
      </w:r>
      <w:r w:rsidRPr="00031896">
        <w:rPr>
          <w:rFonts w:ascii="Times New Roman" w:hAnsi="Times New Roman" w:cs="Times New Roman"/>
          <w:sz w:val="24"/>
          <w:szCs w:val="24"/>
        </w:rPr>
        <w:t>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del w:id="102" w:author="Thomas, Gregg" w:date="2025-01-06T18:45:00Z" w16du:dateUtc="2025-01-06T23:45:00Z">
        <w:r w:rsidR="00580E1E">
          <w:rPr>
            <w:rFonts w:ascii="Times New Roman" w:hAnsi="Times New Roman" w:cs="Times New Roman"/>
            <w:sz w:val="24"/>
            <w:szCs w:val="24"/>
          </w:rPr>
          <w:delText>inferred</w:delText>
        </w:r>
      </w:del>
      <w:ins w:id="103" w:author="Thomas, Gregg" w:date="2025-01-06T18:45:00Z" w16du:dateUtc="2025-01-06T23:45:00Z">
        <w:r w:rsidR="00F5754F">
          <w:rPr>
            <w:rFonts w:ascii="Times New Roman" w:hAnsi="Times New Roman" w:cs="Times New Roman"/>
            <w:sz w:val="24"/>
            <w:szCs w:val="24"/>
          </w:rPr>
          <w:t>local</w:t>
        </w:r>
      </w:ins>
      <w:r w:rsidR="00F5754F">
        <w:rPr>
          <w:rFonts w:ascii="Times New Roman" w:hAnsi="Times New Roman" w:cs="Times New Roman"/>
          <w:sz w:val="24"/>
          <w:szCs w:val="24"/>
        </w:rPr>
        <w:t xml:space="preserve"> </w:t>
      </w:r>
      <w:r w:rsidR="00580E1E">
        <w:rPr>
          <w:rFonts w:ascii="Times New Roman" w:hAnsi="Times New Roman" w:cs="Times New Roman"/>
          <w:sz w:val="24"/>
          <w:szCs w:val="24"/>
        </w:rPr>
        <w:t>gene</w:t>
      </w:r>
      <w:r w:rsidR="00C5218B">
        <w:rPr>
          <w:rFonts w:ascii="Times New Roman" w:hAnsi="Times New Roman" w:cs="Times New Roman"/>
          <w:sz w:val="24"/>
          <w:szCs w:val="24"/>
        </w:rPr>
        <w:t xml:space="preserve"> tree</w:t>
      </w:r>
      <w:del w:id="104" w:author="Thomas, Gregg" w:date="2025-01-06T18:45:00Z" w16du:dateUtc="2025-01-06T23:45:00Z">
        <w:r w:rsidR="00580E1E">
          <w:rPr>
            <w:rFonts w:ascii="Times New Roman" w:hAnsi="Times New Roman" w:cs="Times New Roman"/>
            <w:sz w:val="24"/>
            <w:szCs w:val="24"/>
          </w:rPr>
          <w:delText xml:space="preserve"> </w:delText>
        </w:r>
        <w:r w:rsidR="0006000E" w:rsidRPr="00031896">
          <w:rPr>
            <w:rFonts w:ascii="Times New Roman" w:hAnsi="Times New Roman" w:cs="Times New Roman"/>
            <w:sz w:val="24"/>
            <w:szCs w:val="24"/>
          </w:rPr>
          <w:delText>(</w:delText>
        </w:r>
        <w:r w:rsidR="0006000E" w:rsidRPr="005B45C4">
          <w:rPr>
            <w:rFonts w:ascii="Times New Roman" w:hAnsi="Times New Roman" w:cs="Times New Roman"/>
            <w:i/>
            <w:iCs/>
            <w:sz w:val="24"/>
            <w:szCs w:val="24"/>
          </w:rPr>
          <w:delText>i.e.</w:delText>
        </w:r>
        <w:r w:rsidR="0006000E" w:rsidRPr="00031896">
          <w:rPr>
            <w:rFonts w:ascii="Times New Roman" w:hAnsi="Times New Roman" w:cs="Times New Roman"/>
            <w:sz w:val="24"/>
            <w:szCs w:val="24"/>
          </w:rPr>
          <w:delText xml:space="preserve">, the </w:delText>
        </w:r>
        <w:r w:rsidR="00580E1E" w:rsidRPr="00031896">
          <w:rPr>
            <w:rFonts w:ascii="Times New Roman" w:hAnsi="Times New Roman" w:cs="Times New Roman"/>
            <w:sz w:val="24"/>
            <w:szCs w:val="24"/>
          </w:rPr>
          <w:delText>correct tree</w:delText>
        </w:r>
        <w:r w:rsidR="0006000E" w:rsidRPr="00031896">
          <w:rPr>
            <w:rFonts w:ascii="Times New Roman" w:hAnsi="Times New Roman" w:cs="Times New Roman"/>
            <w:sz w:val="24"/>
            <w:szCs w:val="24"/>
          </w:rPr>
          <w:delText>, assuming no errors in gene tree reconstruction).</w:delText>
        </w:r>
      </w:del>
      <w:ins w:id="105" w:author="Thomas, Gregg" w:date="2025-01-06T18:45:00Z" w16du:dateUtc="2025-01-06T23:45:00Z">
        <w:r w:rsidR="0006000E" w:rsidRPr="00031896">
          <w:rPr>
            <w:rFonts w:ascii="Times New Roman" w:hAnsi="Times New Roman" w:cs="Times New Roman"/>
            <w:sz w:val="24"/>
            <w:szCs w:val="24"/>
          </w:rPr>
          <w:t>.</w:t>
        </w:r>
      </w:ins>
      <w:r w:rsidR="0006000E" w:rsidRPr="00031896">
        <w:rPr>
          <w:rFonts w:ascii="Times New Roman" w:hAnsi="Times New Roman" w:cs="Times New Roman"/>
          <w:sz w:val="24"/>
          <w:szCs w:val="24"/>
        </w:rPr>
        <w:t xml:space="preserve"> This </w:t>
      </w:r>
      <w:del w:id="106" w:author="Thomas, Gregg" w:date="2025-01-06T18:45:00Z" w16du:dateUtc="2025-01-06T23:45:00Z">
        <w:r w:rsidR="0006000E" w:rsidRPr="00031896">
          <w:rPr>
            <w:rFonts w:ascii="Times New Roman" w:hAnsi="Times New Roman" w:cs="Times New Roman"/>
            <w:sz w:val="24"/>
            <w:szCs w:val="24"/>
          </w:rPr>
          <w:delText>means</w:delText>
        </w:r>
      </w:del>
      <w:ins w:id="107" w:author="Thomas, Gregg" w:date="2025-01-06T18:45:00Z" w16du:dateUtc="2025-01-06T23:45:00Z">
        <w:r w:rsidR="00F5754F">
          <w:rPr>
            <w:rFonts w:ascii="Times New Roman" w:hAnsi="Times New Roman" w:cs="Times New Roman"/>
            <w:sz w:val="24"/>
            <w:szCs w:val="24"/>
          </w:rPr>
          <w:t>suggests</w:t>
        </w:r>
      </w:ins>
      <w:r w:rsidR="00F5754F"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w:t>
      </w:r>
      <w:del w:id="108" w:author="Thomas, Gregg" w:date="2025-01-06T18:45:00Z" w16du:dateUtc="2025-01-06T23:45:00Z">
        <w:r w:rsidR="0006000E" w:rsidRPr="00031896">
          <w:rPr>
            <w:rFonts w:ascii="Times New Roman" w:hAnsi="Times New Roman" w:cs="Times New Roman"/>
            <w:sz w:val="24"/>
            <w:szCs w:val="24"/>
          </w:rPr>
          <w:delText>these</w:delText>
        </w:r>
      </w:del>
      <w:ins w:id="109" w:author="Thomas, Gregg" w:date="2025-01-06T18:45:00Z" w16du:dateUtc="2025-01-06T23:45:00Z">
        <w:r w:rsidR="00F5754F">
          <w:rPr>
            <w:rFonts w:ascii="Times New Roman" w:hAnsi="Times New Roman" w:cs="Times New Roman"/>
            <w:sz w:val="24"/>
            <w:szCs w:val="24"/>
          </w:rPr>
          <w:t>b</w:t>
        </w:r>
        <w:r w:rsidR="00F5754F" w:rsidRPr="00031896">
          <w:rPr>
            <w:rFonts w:ascii="Times New Roman" w:hAnsi="Times New Roman" w:cs="Times New Roman"/>
            <w:sz w:val="24"/>
            <w:szCs w:val="24"/>
          </w:rPr>
          <w:t>ranch-site</w:t>
        </w:r>
      </w:ins>
      <w:r w:rsidR="00F5754F"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tests </w:t>
      </w:r>
      <w:del w:id="110" w:author="Thomas, Gregg" w:date="2025-01-06T18:45:00Z" w16du:dateUtc="2025-01-06T23:45:00Z">
        <w:r w:rsidR="00D40C88">
          <w:rPr>
            <w:rFonts w:ascii="Times New Roman" w:hAnsi="Times New Roman" w:cs="Times New Roman"/>
            <w:sz w:val="24"/>
            <w:szCs w:val="24"/>
          </w:rPr>
          <w:delText>reduces</w:delText>
        </w:r>
      </w:del>
      <w:ins w:id="111" w:author="Thomas, Gregg" w:date="2025-01-06T18:45:00Z" w16du:dateUtc="2025-01-06T23:45:00Z">
        <w:r w:rsidR="00F5754F">
          <w:rPr>
            <w:rFonts w:ascii="Times New Roman" w:hAnsi="Times New Roman" w:cs="Times New Roman"/>
            <w:sz w:val="24"/>
            <w:szCs w:val="24"/>
          </w:rPr>
          <w:t xml:space="preserve">may </w:t>
        </w:r>
        <w:r w:rsidR="00D40C88">
          <w:rPr>
            <w:rFonts w:ascii="Times New Roman" w:hAnsi="Times New Roman" w:cs="Times New Roman"/>
            <w:sz w:val="24"/>
            <w:szCs w:val="24"/>
          </w:rPr>
          <w:t>reduce</w:t>
        </w:r>
      </w:ins>
      <w:r w:rsidR="00D40C88">
        <w:rPr>
          <w:rFonts w:ascii="Times New Roman" w:hAnsi="Times New Roman" w:cs="Times New Roman"/>
          <w:sz w:val="24"/>
          <w:szCs w:val="24"/>
        </w:rPr>
        <w:t xml:space="preserve"> the</w:t>
      </w:r>
      <w:r w:rsidR="00580E1E">
        <w:rPr>
          <w:rFonts w:ascii="Times New Roman" w:hAnsi="Times New Roman" w:cs="Times New Roman"/>
          <w:sz w:val="24"/>
          <w:szCs w:val="24"/>
        </w:rPr>
        <w:t xml:space="preserve"> power to detect positive selection</w:t>
      </w:r>
      <w:bookmarkStart w:id="112" w:name="_Hlk187072022"/>
      <w:r w:rsidR="0006000E" w:rsidRPr="00031896">
        <w:rPr>
          <w:rFonts w:ascii="Times New Roman" w:hAnsi="Times New Roman" w:cs="Times New Roman"/>
          <w:sz w:val="24"/>
          <w:szCs w:val="24"/>
        </w:rPr>
        <w:t xml:space="preserve">. </w:t>
      </w:r>
      <w:bookmarkStart w:id="113" w:name="_Hlk186924706"/>
      <w:r w:rsidR="009B3643" w:rsidRPr="009B3643">
        <w:rPr>
          <w:rFonts w:ascii="Times New Roman" w:hAnsi="Times New Roman" w:cs="Times New Roman"/>
          <w:sz w:val="24"/>
          <w:szCs w:val="24"/>
        </w:rPr>
        <w:t xml:space="preserve">On the other hand, models that only allow rates to vary among sites, such as PAML’s M1a vs. M2a test, showed an increase in the number of </w:t>
      </w:r>
      <w:del w:id="114" w:author="Thomas, Gregg" w:date="2025-01-06T18:45:00Z" w16du:dateUtc="2025-01-06T23:45:00Z">
        <w:r w:rsidR="00467880">
          <w:rPr>
            <w:rFonts w:ascii="Times New Roman" w:hAnsi="Times New Roman" w:cs="Times New Roman"/>
            <w:sz w:val="24"/>
            <w:szCs w:val="24"/>
          </w:rPr>
          <w:delText xml:space="preserve">putative </w:delText>
        </w:r>
        <w:r w:rsidRPr="00031896">
          <w:rPr>
            <w:rFonts w:ascii="Times New Roman" w:hAnsi="Times New Roman" w:cs="Times New Roman"/>
            <w:sz w:val="24"/>
            <w:szCs w:val="24"/>
          </w:rPr>
          <w:delText>false positives</w:delText>
        </w:r>
        <w:r w:rsidR="006D0342">
          <w:rPr>
            <w:rFonts w:ascii="Times New Roman" w:hAnsi="Times New Roman" w:cs="Times New Roman"/>
            <w:sz w:val="24"/>
            <w:szCs w:val="24"/>
          </w:rPr>
          <w:delText xml:space="preserve"> inferred when using</w:delText>
        </w:r>
      </w:del>
      <w:ins w:id="115" w:author="Thomas, Gregg" w:date="2025-01-06T18:45:00Z" w16du:dateUtc="2025-01-06T23:45:00Z">
        <w:r w:rsidR="009B3643" w:rsidRPr="009B3643">
          <w:rPr>
            <w:rFonts w:ascii="Times New Roman" w:hAnsi="Times New Roman" w:cs="Times New Roman"/>
            <w:sz w:val="24"/>
            <w:szCs w:val="24"/>
          </w:rPr>
          <w:t>cases where there was positive selection detected with</w:t>
        </w:r>
      </w:ins>
      <w:r w:rsidR="009B3643" w:rsidRPr="009B3643">
        <w:rPr>
          <w:rFonts w:ascii="Times New Roman" w:hAnsi="Times New Roman" w:cs="Times New Roman"/>
          <w:sz w:val="24"/>
          <w:szCs w:val="24"/>
        </w:rPr>
        <w:t xml:space="preserve"> the </w:t>
      </w:r>
      <w:del w:id="116" w:author="Thomas, Gregg" w:date="2025-01-06T18:45:00Z" w16du:dateUtc="2025-01-06T23:45:00Z">
        <w:r w:rsidR="006D0342">
          <w:rPr>
            <w:rFonts w:ascii="Times New Roman" w:hAnsi="Times New Roman" w:cs="Times New Roman"/>
            <w:sz w:val="24"/>
            <w:szCs w:val="24"/>
          </w:rPr>
          <w:delText>wrong</w:delText>
        </w:r>
      </w:del>
      <w:ins w:id="117" w:author="Thomas, Gregg" w:date="2025-01-06T18:45:00Z" w16du:dateUtc="2025-01-06T23:45:00Z">
        <w:r w:rsidR="00C03EBD">
          <w:rPr>
            <w:rFonts w:ascii="Times New Roman" w:hAnsi="Times New Roman" w:cs="Times New Roman"/>
            <w:sz w:val="24"/>
            <w:szCs w:val="24"/>
          </w:rPr>
          <w:t>species</w:t>
        </w:r>
        <w:r w:rsidR="009B3643" w:rsidRPr="009B3643">
          <w:rPr>
            <w:rFonts w:ascii="Times New Roman" w:hAnsi="Times New Roman" w:cs="Times New Roman"/>
            <w:sz w:val="24"/>
            <w:szCs w:val="24"/>
          </w:rPr>
          <w:t xml:space="preserve"> trees but not with the </w:t>
        </w:r>
        <w:r w:rsidR="00C03EBD">
          <w:rPr>
            <w:rFonts w:ascii="Times New Roman" w:hAnsi="Times New Roman" w:cs="Times New Roman"/>
            <w:sz w:val="24"/>
            <w:szCs w:val="24"/>
          </w:rPr>
          <w:t>local gene</w:t>
        </w:r>
      </w:ins>
      <w:r w:rsidR="009B3643" w:rsidRPr="009B3643">
        <w:rPr>
          <w:rFonts w:ascii="Times New Roman" w:hAnsi="Times New Roman" w:cs="Times New Roman"/>
          <w:sz w:val="24"/>
          <w:szCs w:val="24"/>
        </w:rPr>
        <w:t xml:space="preserve"> tree</w:t>
      </w:r>
      <w:bookmarkEnd w:id="112"/>
      <w:bookmarkEnd w:id="113"/>
      <w:r w:rsidR="009B3643" w:rsidRPr="009B3643">
        <w:rPr>
          <w:rFonts w:ascii="Times New Roman" w:hAnsi="Times New Roman" w:cs="Times New Roman"/>
          <w:sz w:val="24"/>
          <w:szCs w:val="24"/>
        </w:rPr>
        <w:t>.</w:t>
      </w:r>
      <w:r w:rsidR="00580E1E">
        <w:rPr>
          <w:rFonts w:ascii="Times New Roman" w:hAnsi="Times New Roman" w:cs="Times New Roman"/>
          <w:sz w:val="24"/>
          <w:szCs w:val="24"/>
        </w:rPr>
        <w:t xml:space="preserve"> </w:t>
      </w:r>
      <w:bookmarkStart w:id="118" w:name="_Hlk187072102"/>
      <w:del w:id="119" w:author="Thomas, Gregg" w:date="2025-01-06T18:45:00Z" w16du:dateUtc="2025-01-06T23:45:00Z">
        <w:r w:rsidR="00580E1E">
          <w:rPr>
            <w:rFonts w:ascii="Times New Roman" w:hAnsi="Times New Roman" w:cs="Times New Roman"/>
            <w:sz w:val="24"/>
            <w:szCs w:val="24"/>
          </w:rPr>
          <w:delText>That is, tree mis-</w:delText>
        </w:r>
      </w:del>
      <w:ins w:id="120" w:author="Thomas, Gregg" w:date="2025-01-06T18:45:00Z" w16du:dateUtc="2025-01-06T23:45:00Z">
        <w:r w:rsidR="00C03EBD">
          <w:rPr>
            <w:rFonts w:ascii="Times New Roman" w:hAnsi="Times New Roman" w:cs="Times New Roman"/>
            <w:sz w:val="24"/>
            <w:szCs w:val="24"/>
          </w:rPr>
          <w:t xml:space="preserve">As these inferences are based on empirical data, the actual phylogenetic histories are not known and both </w:t>
        </w:r>
      </w:ins>
      <w:r w:rsidR="00C03EBD">
        <w:rPr>
          <w:rFonts w:ascii="Times New Roman" w:hAnsi="Times New Roman" w:cs="Times New Roman"/>
          <w:sz w:val="24"/>
          <w:szCs w:val="24"/>
        </w:rPr>
        <w:t xml:space="preserve">specification </w:t>
      </w:r>
      <w:ins w:id="121" w:author="Thomas, Gregg" w:date="2025-01-06T18:45:00Z" w16du:dateUtc="2025-01-06T23:45:00Z">
        <w:r w:rsidR="00C03EBD">
          <w:rPr>
            <w:rFonts w:ascii="Times New Roman" w:hAnsi="Times New Roman" w:cs="Times New Roman"/>
            <w:sz w:val="24"/>
            <w:szCs w:val="24"/>
          </w:rPr>
          <w:t xml:space="preserve">strategies could result in errors. That said, our findings suggest that </w:t>
        </w:r>
        <w:r w:rsidR="00FE003A">
          <w:rPr>
            <w:rFonts w:ascii="Times New Roman" w:hAnsi="Times New Roman" w:cs="Times New Roman"/>
            <w:sz w:val="24"/>
            <w:szCs w:val="24"/>
          </w:rPr>
          <w:t>phylogenetic discordance</w:t>
        </w:r>
        <w:r w:rsidR="00580E1E">
          <w:rPr>
            <w:rFonts w:ascii="Times New Roman" w:hAnsi="Times New Roman" w:cs="Times New Roman"/>
            <w:sz w:val="24"/>
            <w:szCs w:val="24"/>
          </w:rPr>
          <w:t xml:space="preserve"> </w:t>
        </w:r>
        <w:r w:rsidR="00C03EBD">
          <w:rPr>
            <w:rFonts w:ascii="Times New Roman" w:hAnsi="Times New Roman" w:cs="Times New Roman"/>
            <w:sz w:val="24"/>
            <w:szCs w:val="24"/>
          </w:rPr>
          <w:t xml:space="preserve">may bias </w:t>
        </w:r>
      </w:ins>
      <w:r w:rsidR="00580E1E">
        <w:rPr>
          <w:rFonts w:ascii="Times New Roman" w:hAnsi="Times New Roman" w:cs="Times New Roman"/>
          <w:sz w:val="24"/>
          <w:szCs w:val="24"/>
        </w:rPr>
        <w:t>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w:t>
      </w:r>
      <w:del w:id="122" w:author="Thomas, Gregg" w:date="2025-01-06T18:45:00Z" w16du:dateUtc="2025-01-06T23:45:00Z">
        <w:r w:rsidR="00473159">
          <w:rPr>
            <w:rFonts w:ascii="Times New Roman" w:hAnsi="Times New Roman" w:cs="Times New Roman"/>
            <w:sz w:val="24"/>
            <w:szCs w:val="24"/>
          </w:rPr>
          <w:delText>in</w:delText>
        </w:r>
      </w:del>
      <w:ins w:id="123" w:author="Thomas, Gregg" w:date="2025-01-06T18:45:00Z" w16du:dateUtc="2025-01-06T23:45:00Z">
        <w:r w:rsidR="00C03EBD">
          <w:rPr>
            <w:rFonts w:ascii="Times New Roman" w:hAnsi="Times New Roman" w:cs="Times New Roman"/>
            <w:sz w:val="24"/>
            <w:szCs w:val="24"/>
          </w:rPr>
          <w:t>towards</w:t>
        </w:r>
      </w:ins>
      <w:r w:rsidR="00C03EBD">
        <w:rPr>
          <w:rFonts w:ascii="Times New Roman" w:hAnsi="Times New Roman" w:cs="Times New Roman"/>
          <w:sz w:val="24"/>
          <w:szCs w:val="24"/>
        </w:rPr>
        <w:t xml:space="preserve"> </w:t>
      </w:r>
      <w:r w:rsidR="00C445FE">
        <w:rPr>
          <w:rFonts w:ascii="Times New Roman" w:hAnsi="Times New Roman" w:cs="Times New Roman"/>
          <w:sz w:val="24"/>
          <w:szCs w:val="24"/>
        </w:rPr>
        <w:t xml:space="preserve">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del w:id="124" w:author="Thomas, Gregg" w:date="2025-01-06T18:45:00Z" w16du:dateUtc="2025-01-06T23:45:00Z">
        <w:r w:rsidR="00C445FE">
          <w:rPr>
            <w:rFonts w:ascii="Times New Roman" w:hAnsi="Times New Roman" w:cs="Times New Roman"/>
            <w:sz w:val="24"/>
            <w:szCs w:val="24"/>
          </w:rPr>
          <w:delText xml:space="preserve">.  </w:delText>
        </w:r>
      </w:del>
      <w:ins w:id="125" w:author="Thomas, Gregg" w:date="2025-01-06T18:45:00Z" w16du:dateUtc="2025-01-06T23:45:00Z">
        <w:r w:rsidR="00C03EBD">
          <w:rPr>
            <w:rFonts w:ascii="Times New Roman" w:hAnsi="Times New Roman" w:cs="Times New Roman"/>
            <w:sz w:val="24"/>
            <w:szCs w:val="24"/>
          </w:rPr>
          <w:t xml:space="preserve"> in some instances, or loss of power to detect selection in other cases and that the magnitude and direction of these biases </w:t>
        </w:r>
        <w:r w:rsidR="00FE003A">
          <w:rPr>
            <w:rFonts w:ascii="Times New Roman" w:hAnsi="Times New Roman" w:cs="Times New Roman"/>
            <w:sz w:val="24"/>
            <w:szCs w:val="24"/>
          </w:rPr>
          <w:t>vary by model type</w:t>
        </w:r>
        <w:r w:rsidR="00C445FE">
          <w:rPr>
            <w:rFonts w:ascii="Times New Roman" w:hAnsi="Times New Roman" w:cs="Times New Roman"/>
            <w:sz w:val="24"/>
            <w:szCs w:val="24"/>
          </w:rPr>
          <w:t>.</w:t>
        </w:r>
      </w:ins>
      <w:r w:rsidR="00C445FE">
        <w:rPr>
          <w:rFonts w:ascii="Times New Roman" w:hAnsi="Times New Roman" w:cs="Times New Roman"/>
          <w:sz w:val="24"/>
          <w:szCs w:val="24"/>
        </w:rPr>
        <w:t xml:space="preserve"> </w:t>
      </w:r>
      <w:bookmarkEnd w:id="118"/>
    </w:p>
    <w:p w14:paraId="7C65493C" w14:textId="5082FC6C"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(Good, et al. 2013; Mendes and Hahn 2016; </w:t>
      </w:r>
      <w:r w:rsidR="001B6D59">
        <w:rPr>
          <w:rFonts w:ascii="Times New Roman" w:hAnsi="Times New Roman" w:cs="Times New Roman"/>
          <w:noProof/>
          <w:sz w:val="24"/>
          <w:szCs w:val="24"/>
        </w:rPr>
        <w:lastRenderedPageBreak/>
        <w:t>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Nevertheless,</w:t>
      </w:r>
      <w:ins w:id="126" w:author="Thomas, Gregg" w:date="2025-01-06T18:45:00Z" w16du:dateUtc="2025-01-06T23:45:00Z">
        <w:r w:rsidR="002F50EA">
          <w:rPr>
            <w:rFonts w:ascii="Times New Roman" w:hAnsi="Times New Roman" w:cs="Times New Roman"/>
            <w:sz w:val="24"/>
            <w:szCs w:val="24"/>
          </w:rPr>
          <w:t xml:space="preserve"> </w:t>
        </w:r>
        <w:r w:rsidR="00FE003A">
          <w:rPr>
            <w:rFonts w:ascii="Times New Roman" w:hAnsi="Times New Roman" w:cs="Times New Roman"/>
            <w:sz w:val="24"/>
            <w:szCs w:val="24"/>
          </w:rPr>
          <w:t>we suggest that</w:t>
        </w:r>
      </w:ins>
      <w:r w:rsidR="00FE003A">
        <w:rPr>
          <w:rFonts w:ascii="Times New Roman" w:hAnsi="Times New Roman" w:cs="Times New Roman"/>
          <w:sz w:val="24"/>
          <w:szCs w:val="24"/>
        </w:rPr>
        <w:t xml:space="preserve">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78538F49"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t>
      </w:r>
      <w:del w:id="127" w:author="Thomas, Gregg" w:date="2025-01-06T18:45:00Z" w16du:dateUtc="2025-01-06T23:45:00Z">
        <w:r w:rsidR="001811CE">
          <w:rPr>
            <w:rFonts w:ascii="Times New Roman" w:hAnsi="Times New Roman" w:cs="Times New Roman"/>
            <w:sz w:val="24"/>
            <w:szCs w:val="24"/>
          </w:rPr>
          <w:delText>While we</w:delText>
        </w:r>
        <w:r w:rsidR="004557BE">
          <w:rPr>
            <w:rFonts w:ascii="Times New Roman" w:hAnsi="Times New Roman" w:cs="Times New Roman"/>
            <w:sz w:val="24"/>
            <w:szCs w:val="24"/>
          </w:rPr>
          <w:delText xml:space="preserve"> used</w:delText>
        </w:r>
      </w:del>
      <w:ins w:id="128" w:author="Thomas, Gregg" w:date="2025-01-06T18:45:00Z" w16du:dateUtc="2025-01-06T23:45:00Z">
        <w:r w:rsidR="00FE003A">
          <w:rPr>
            <w:rFonts w:ascii="Times New Roman" w:hAnsi="Times New Roman" w:cs="Times New Roman"/>
            <w:sz w:val="24"/>
            <w:szCs w:val="24"/>
          </w:rPr>
          <w:t>Our suggestions are on</w:t>
        </w:r>
      </w:ins>
      <w:r w:rsidR="004557BE">
        <w:rPr>
          <w:rFonts w:ascii="Times New Roman" w:hAnsi="Times New Roman" w:cs="Times New Roman"/>
          <w:sz w:val="24"/>
          <w:szCs w:val="24"/>
        </w:rPr>
        <w:t xml:space="preserve"> the </w:t>
      </w:r>
      <w:del w:id="129" w:author="Thomas, Gregg" w:date="2025-01-06T18:45:00Z" w16du:dateUtc="2025-01-06T23:45:00Z">
        <w:r w:rsidR="004557BE">
          <w:rPr>
            <w:rFonts w:ascii="Times New Roman" w:hAnsi="Times New Roman" w:cs="Times New Roman"/>
            <w:sz w:val="24"/>
            <w:szCs w:val="24"/>
          </w:rPr>
          <w:delText>simplifying</w:delText>
        </w:r>
      </w:del>
      <w:ins w:id="130" w:author="Thomas, Gregg" w:date="2025-01-06T18:45:00Z" w16du:dateUtc="2025-01-06T23:45:00Z">
        <w:r w:rsidR="00FE003A">
          <w:rPr>
            <w:rFonts w:ascii="Times New Roman" w:hAnsi="Times New Roman" w:cs="Times New Roman"/>
            <w:sz w:val="24"/>
            <w:szCs w:val="24"/>
          </w:rPr>
          <w:t>simple</w:t>
        </w:r>
      </w:ins>
      <w:r w:rsidR="00FE003A">
        <w:rPr>
          <w:rFonts w:ascii="Times New Roman" w:hAnsi="Times New Roman" w:cs="Times New Roman"/>
          <w:sz w:val="24"/>
          <w:szCs w:val="24"/>
        </w:rPr>
        <w:t xml:space="preserve"> </w:t>
      </w:r>
      <w:r w:rsidR="004557BE">
        <w:rPr>
          <w:rFonts w:ascii="Times New Roman" w:hAnsi="Times New Roman" w:cs="Times New Roman"/>
          <w:sz w:val="24"/>
          <w:szCs w:val="24"/>
        </w:rPr>
        <w:t>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w:t>
      </w:r>
      <w:ins w:id="131" w:author="Thomas, Gregg" w:date="2025-01-06T18:45:00Z" w16du:dateUtc="2025-01-06T23:45:00Z">
        <w:r w:rsidR="00FE003A">
          <w:rPr>
            <w:rFonts w:ascii="Times New Roman" w:hAnsi="Times New Roman" w:cs="Times New Roman"/>
            <w:sz w:val="24"/>
            <w:szCs w:val="24"/>
          </w:rPr>
          <w:t xml:space="preserve">local </w:t>
        </w:r>
      </w:ins>
      <w:r w:rsidR="001811CE">
        <w:rPr>
          <w:rFonts w:ascii="Times New Roman" w:hAnsi="Times New Roman" w:cs="Times New Roman"/>
          <w:sz w:val="24"/>
          <w:szCs w:val="24"/>
        </w:rPr>
        <w:t xml:space="preserve">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w:t>
      </w:r>
      <w:ins w:id="132" w:author="Thomas, Gregg" w:date="2025-01-06T18:45:00Z" w16du:dateUtc="2025-01-06T23:45:00Z">
        <w:r w:rsidR="001811CE">
          <w:rPr>
            <w:rFonts w:ascii="Times New Roman" w:hAnsi="Times New Roman" w:cs="Times New Roman"/>
            <w:sz w:val="24"/>
            <w:szCs w:val="24"/>
          </w:rPr>
          <w:t>,</w:t>
        </w:r>
        <w:r w:rsidR="00B62ABB">
          <w:rPr>
            <w:rFonts w:ascii="Times New Roman" w:hAnsi="Times New Roman" w:cs="Times New Roman"/>
            <w:sz w:val="24"/>
            <w:szCs w:val="24"/>
          </w:rPr>
          <w:t xml:space="preserve"> but,</w:t>
        </w:r>
        <w:r w:rsidR="001811CE">
          <w:rPr>
            <w:rFonts w:ascii="Times New Roman" w:hAnsi="Times New Roman" w:cs="Times New Roman"/>
            <w:sz w:val="24"/>
            <w:szCs w:val="24"/>
          </w:rPr>
          <w:t xml:space="preserve"> </w:t>
        </w:r>
        <w:r w:rsidR="00FE003A">
          <w:rPr>
            <w:rFonts w:ascii="Times New Roman" w:hAnsi="Times New Roman" w:cs="Times New Roman"/>
            <w:sz w:val="24"/>
            <w:szCs w:val="24"/>
          </w:rPr>
          <w:t>as noted above</w:t>
        </w:r>
      </w:ins>
      <w:r w:rsidR="00FE003A">
        <w:rPr>
          <w:rFonts w:ascii="Times New Roman" w:hAnsi="Times New Roman" w:cs="Times New Roman"/>
          <w:sz w:val="24"/>
          <w:szCs w:val="24"/>
        </w:rPr>
        <w:t xml:space="preserve">, </w:t>
      </w:r>
      <w:r w:rsidR="001811CE">
        <w:rPr>
          <w:rFonts w:ascii="Times New Roman" w:hAnsi="Times New Roman" w:cs="Times New Roman"/>
          <w:sz w:val="24"/>
          <w:szCs w:val="24"/>
        </w:rPr>
        <w:t>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53AF492A" w14:textId="5AC8CC0A" w:rsidR="00FE003A"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del w:id="133" w:author="Thomas, Gregg" w:date="2025-01-06T18:45:00Z" w16du:dateUtc="2025-01-06T23:45:00Z">
        <w:r w:rsidR="002C4B0B" w:rsidRPr="00031896">
          <w:rPr>
            <w:rFonts w:ascii="Times New Roman" w:hAnsi="Times New Roman" w:cs="Times New Roman"/>
            <w:sz w:val="24"/>
            <w:szCs w:val="24"/>
          </w:rPr>
          <w:delText xml:space="preserve"> </w:delText>
        </w:r>
      </w:del>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134" w:name="_Hlk186925358"/>
      <w:r w:rsidR="00771345">
        <w:rPr>
          <w:rFonts w:ascii="Times New Roman" w:hAnsi="Times New Roman" w:cs="Times New Roman"/>
          <w:sz w:val="24"/>
          <w:szCs w:val="24"/>
        </w:rPr>
        <w:t>.</w:t>
      </w:r>
      <w:r w:rsidR="009E0027">
        <w:rPr>
          <w:rFonts w:ascii="Times New Roman" w:hAnsi="Times New Roman" w:cs="Times New Roman"/>
          <w:sz w:val="24"/>
          <w:szCs w:val="24"/>
        </w:rPr>
        <w:t xml:space="preserve"> </w:t>
      </w:r>
      <w:bookmarkStart w:id="135" w:name="_Hlk186925210"/>
      <w:del w:id="136" w:author="Thomas, Gregg" w:date="2025-01-06T18:45:00Z" w16du:dateUtc="2025-01-06T23:45:00Z">
        <w:r>
          <w:rPr>
            <w:rFonts w:ascii="Times New Roman" w:hAnsi="Times New Roman" w:cs="Times New Roman"/>
            <w:sz w:val="24"/>
            <w:szCs w:val="24"/>
          </w:rPr>
          <w:delText>Through these</w:delText>
        </w:r>
        <w:r w:rsidR="002C4B0B" w:rsidRPr="00031896">
          <w:rPr>
            <w:rFonts w:ascii="Times New Roman" w:hAnsi="Times New Roman" w:cs="Times New Roman"/>
            <w:sz w:val="24"/>
            <w:szCs w:val="24"/>
          </w:rPr>
          <w:delText xml:space="preserve"> results, we can better understand the complexities of phylogenomic datasets</w:delText>
        </w:r>
        <w:r w:rsidR="00771345">
          <w:rPr>
            <w:rFonts w:ascii="Times New Roman" w:hAnsi="Times New Roman" w:cs="Times New Roman"/>
            <w:sz w:val="24"/>
            <w:szCs w:val="24"/>
          </w:rPr>
          <w:delText xml:space="preserve"> and the effects of underlying biological processes on large-scale analyses</w:delText>
        </w:r>
        <w:r w:rsidR="002C4B0B" w:rsidRPr="00031896">
          <w:rPr>
            <w:rFonts w:ascii="Times New Roman" w:hAnsi="Times New Roman" w:cs="Times New Roman"/>
            <w:sz w:val="24"/>
            <w:szCs w:val="24"/>
          </w:rPr>
          <w:delText xml:space="preserve"> </w:delText>
        </w:r>
        <w:r>
          <w:rPr>
            <w:rFonts w:ascii="Times New Roman" w:hAnsi="Times New Roman" w:cs="Times New Roman"/>
            <w:sz w:val="24"/>
            <w:szCs w:val="24"/>
          </w:rPr>
          <w:delText xml:space="preserve">and </w:delText>
        </w:r>
        <w:r w:rsidR="002C4B0B" w:rsidRPr="00031896">
          <w:rPr>
            <w:rFonts w:ascii="Times New Roman" w:hAnsi="Times New Roman" w:cs="Times New Roman"/>
            <w:sz w:val="24"/>
            <w:szCs w:val="24"/>
          </w:rPr>
          <w:delText>ensure that steps are taken to accommodate</w:delText>
        </w:r>
        <w:r w:rsidR="00771345">
          <w:rPr>
            <w:rFonts w:ascii="Times New Roman" w:hAnsi="Times New Roman" w:cs="Times New Roman"/>
            <w:sz w:val="24"/>
            <w:szCs w:val="24"/>
          </w:rPr>
          <w:delText xml:space="preserve"> and study</w:delText>
        </w:r>
        <w:r w:rsidR="002C4B0B" w:rsidRPr="00031896">
          <w:rPr>
            <w:rFonts w:ascii="Times New Roman" w:hAnsi="Times New Roman" w:cs="Times New Roman"/>
            <w:sz w:val="24"/>
            <w:szCs w:val="24"/>
          </w:rPr>
          <w:delText xml:space="preserve"> these details</w:delText>
        </w:r>
        <w:r w:rsidR="00771345">
          <w:rPr>
            <w:rFonts w:ascii="Times New Roman" w:hAnsi="Times New Roman" w:cs="Times New Roman"/>
            <w:sz w:val="24"/>
            <w:szCs w:val="24"/>
          </w:rPr>
          <w:delText>.</w:delText>
        </w:r>
      </w:del>
    </w:p>
    <w:p w14:paraId="67C2F15C" w14:textId="69AB9087" w:rsidR="002C4B0B" w:rsidRDefault="00D15C4D" w:rsidP="00FE27F9">
      <w:pPr>
        <w:spacing w:after="160" w:line="259" w:lineRule="auto"/>
        <w:ind w:firstLine="720"/>
        <w:jc w:val="both"/>
        <w:rPr>
          <w:ins w:id="137" w:author="Thomas, Gregg" w:date="2025-01-06T18:45:00Z" w16du:dateUtc="2025-01-06T23:45:00Z"/>
          <w:rFonts w:ascii="Times New Roman" w:hAnsi="Times New Roman" w:cs="Times New Roman"/>
          <w:sz w:val="24"/>
          <w:szCs w:val="24"/>
        </w:rPr>
      </w:pPr>
      <w:bookmarkStart w:id="138" w:name="_Hlk187079269"/>
      <w:ins w:id="139" w:author="Thomas, Gregg" w:date="2025-01-06T18:45:00Z" w16du:dateUtc="2025-01-06T23:45:00Z">
        <w:r>
          <w:rPr>
            <w:rFonts w:ascii="Times New Roman" w:hAnsi="Times New Roman" w:cs="Times New Roman"/>
            <w:sz w:val="24"/>
            <w:szCs w:val="24"/>
          </w:rPr>
          <w:t>Our</w:t>
        </w:r>
        <w:r w:rsidRPr="00031896">
          <w:rPr>
            <w:rFonts w:ascii="Times New Roman" w:hAnsi="Times New Roman" w:cs="Times New Roman"/>
            <w:sz w:val="24"/>
            <w:szCs w:val="24"/>
          </w:rPr>
          <w:t xml:space="preserve"> results</w:t>
        </w:r>
        <w:r>
          <w:rPr>
            <w:rFonts w:ascii="Times New Roman" w:hAnsi="Times New Roman" w:cs="Times New Roman"/>
            <w:sz w:val="24"/>
            <w:szCs w:val="24"/>
          </w:rPr>
          <w:t xml:space="preserve"> help illuminate </w:t>
        </w:r>
        <w:r w:rsidRPr="00031896">
          <w:rPr>
            <w:rFonts w:ascii="Times New Roman" w:hAnsi="Times New Roman" w:cs="Times New Roman"/>
            <w:sz w:val="24"/>
            <w:szCs w:val="24"/>
          </w:rPr>
          <w:t>the complexities of phylogenomic datasets</w:t>
        </w:r>
        <w:r>
          <w:rPr>
            <w:rFonts w:ascii="Times New Roman" w:hAnsi="Times New Roman" w:cs="Times New Roman"/>
            <w:sz w:val="24"/>
            <w:szCs w:val="24"/>
          </w:rPr>
          <w:t xml:space="preserve"> and</w:t>
        </w:r>
        <w:r w:rsidR="00B62ABB">
          <w:rPr>
            <w:rFonts w:ascii="Times New Roman" w:hAnsi="Times New Roman" w:cs="Times New Roman"/>
            <w:sz w:val="24"/>
            <w:szCs w:val="24"/>
          </w:rPr>
          <w:t xml:space="preserve"> the</w:t>
        </w:r>
        <w:r>
          <w:rPr>
            <w:rFonts w:ascii="Times New Roman" w:hAnsi="Times New Roman" w:cs="Times New Roman"/>
            <w:sz w:val="24"/>
            <w:szCs w:val="24"/>
          </w:rPr>
          <w:t xml:space="preserve"> need to </w:t>
        </w:r>
        <w:r w:rsidRPr="00031896">
          <w:rPr>
            <w:rFonts w:ascii="Times New Roman" w:hAnsi="Times New Roman" w:cs="Times New Roman"/>
            <w:sz w:val="24"/>
            <w:szCs w:val="24"/>
          </w:rPr>
          <w:t>accommodate</w:t>
        </w:r>
        <w:r>
          <w:rPr>
            <w:rFonts w:ascii="Times New Roman" w:hAnsi="Times New Roman" w:cs="Times New Roman"/>
            <w:sz w:val="24"/>
            <w:szCs w:val="24"/>
          </w:rPr>
          <w:t xml:space="preserve"> phylogenetic discordance in genome-wide analyses. </w:t>
        </w:r>
        <w:r w:rsidR="00D92621">
          <w:rPr>
            <w:rFonts w:ascii="Times New Roman" w:hAnsi="Times New Roman" w:cs="Times New Roman"/>
            <w:sz w:val="24"/>
            <w:szCs w:val="24"/>
          </w:rPr>
          <w:t xml:space="preserve">Genomic data now dominate the study of </w:t>
        </w:r>
        <w:r w:rsidR="00FE27F9">
          <w:rPr>
            <w:rFonts w:ascii="Times New Roman" w:hAnsi="Times New Roman" w:cs="Times New Roman"/>
            <w:sz w:val="24"/>
            <w:szCs w:val="24"/>
          </w:rPr>
          <w:t xml:space="preserve">both </w:t>
        </w:r>
        <w:r w:rsidR="00D92621">
          <w:rPr>
            <w:rFonts w:ascii="Times New Roman" w:hAnsi="Times New Roman" w:cs="Times New Roman"/>
            <w:sz w:val="24"/>
            <w:szCs w:val="24"/>
          </w:rPr>
          <w:t>population</w:t>
        </w:r>
        <w:r w:rsidR="00B62ABB">
          <w:rPr>
            <w:rFonts w:ascii="Times New Roman" w:hAnsi="Times New Roman" w:cs="Times New Roman"/>
            <w:sz w:val="24"/>
            <w:szCs w:val="24"/>
          </w:rPr>
          <w:t xml:space="preserve"> genetics</w:t>
        </w:r>
        <w:r w:rsidR="00D92621">
          <w:rPr>
            <w:rFonts w:ascii="Times New Roman" w:hAnsi="Times New Roman" w:cs="Times New Roman"/>
            <w:sz w:val="24"/>
            <w:szCs w:val="24"/>
          </w:rPr>
          <w:t xml:space="preserve"> </w:t>
        </w:r>
        <w:r w:rsidR="00FE27F9">
          <w:rPr>
            <w:rFonts w:ascii="Times New Roman" w:hAnsi="Times New Roman" w:cs="Times New Roman"/>
            <w:sz w:val="24"/>
            <w:szCs w:val="24"/>
          </w:rPr>
          <w:t>and phylo</w:t>
        </w:r>
        <w:r w:rsidR="00D92621">
          <w:rPr>
            <w:rFonts w:ascii="Times New Roman" w:hAnsi="Times New Roman" w:cs="Times New Roman"/>
            <w:sz w:val="24"/>
            <w:szCs w:val="24"/>
          </w:rPr>
          <w:t>genetics, and these once disparate fields are increasingly</w:t>
        </w:r>
        <w:r w:rsidR="004404BA">
          <w:rPr>
            <w:rFonts w:ascii="Times New Roman" w:hAnsi="Times New Roman" w:cs="Times New Roman"/>
            <w:sz w:val="24"/>
            <w:szCs w:val="24"/>
          </w:rPr>
          <w:t xml:space="preserve"> </w:t>
        </w:r>
        <w:r w:rsidR="00D92621">
          <w:rPr>
            <w:rFonts w:ascii="Times New Roman" w:hAnsi="Times New Roman" w:cs="Times New Roman"/>
            <w:sz w:val="24"/>
            <w:szCs w:val="24"/>
          </w:rPr>
          <w:t xml:space="preserve">unified. </w:t>
        </w:r>
        <w:r w:rsidR="006A6BC9">
          <w:rPr>
            <w:rFonts w:ascii="Times New Roman" w:hAnsi="Times New Roman" w:cs="Times New Roman"/>
            <w:sz w:val="24"/>
            <w:szCs w:val="24"/>
          </w:rPr>
          <w:t>Species tree p</w:t>
        </w:r>
        <w:r w:rsidR="009E0027">
          <w:rPr>
            <w:rFonts w:ascii="Times New Roman" w:hAnsi="Times New Roman" w:cs="Times New Roman"/>
            <w:sz w:val="24"/>
            <w:szCs w:val="24"/>
          </w:rPr>
          <w:t>hylogen</w:t>
        </w:r>
        <w:r w:rsidR="00B67A99">
          <w:rPr>
            <w:rFonts w:ascii="Times New Roman" w:hAnsi="Times New Roman" w:cs="Times New Roman"/>
            <w:sz w:val="24"/>
            <w:szCs w:val="24"/>
          </w:rPr>
          <w:t>ies</w:t>
        </w:r>
        <w:r w:rsidR="009E0027">
          <w:rPr>
            <w:rFonts w:ascii="Times New Roman" w:hAnsi="Times New Roman" w:cs="Times New Roman"/>
            <w:sz w:val="24"/>
            <w:szCs w:val="24"/>
          </w:rPr>
          <w:t xml:space="preserve"> are </w:t>
        </w:r>
        <w:r w:rsidR="00B67A99">
          <w:rPr>
            <w:rFonts w:ascii="Times New Roman" w:hAnsi="Times New Roman" w:cs="Times New Roman"/>
            <w:sz w:val="24"/>
            <w:szCs w:val="24"/>
          </w:rPr>
          <w:t>an emergent pattern</w:t>
        </w:r>
        <w:r w:rsidR="009E0027">
          <w:rPr>
            <w:rFonts w:ascii="Times New Roman" w:hAnsi="Times New Roman" w:cs="Times New Roman"/>
            <w:sz w:val="24"/>
            <w:szCs w:val="24"/>
          </w:rPr>
          <w:t xml:space="preserve"> of the </w:t>
        </w:r>
        <w:r w:rsidR="00B67A99">
          <w:rPr>
            <w:rFonts w:ascii="Times New Roman" w:hAnsi="Times New Roman" w:cs="Times New Roman"/>
            <w:sz w:val="24"/>
            <w:szCs w:val="24"/>
          </w:rPr>
          <w:t xml:space="preserve">genome-wide </w:t>
        </w:r>
        <w:r w:rsidR="009E0027">
          <w:rPr>
            <w:rFonts w:ascii="Times New Roman" w:hAnsi="Times New Roman" w:cs="Times New Roman"/>
            <w:sz w:val="24"/>
            <w:szCs w:val="24"/>
          </w:rPr>
          <w:t xml:space="preserve">accumulation of </w:t>
        </w:r>
        <w:r w:rsidR="00B67A99">
          <w:rPr>
            <w:rFonts w:ascii="Times New Roman" w:hAnsi="Times New Roman" w:cs="Times New Roman"/>
            <w:sz w:val="24"/>
            <w:szCs w:val="24"/>
          </w:rPr>
          <w:t xml:space="preserve">stochastic and directional </w:t>
        </w:r>
        <w:r w:rsidR="00C606A9">
          <w:rPr>
            <w:rFonts w:ascii="Times New Roman" w:hAnsi="Times New Roman" w:cs="Times New Roman"/>
            <w:sz w:val="24"/>
            <w:szCs w:val="24"/>
          </w:rPr>
          <w:t>population</w:t>
        </w:r>
        <w:r w:rsidR="00C74F1A">
          <w:rPr>
            <w:rFonts w:ascii="Times New Roman" w:hAnsi="Times New Roman" w:cs="Times New Roman"/>
            <w:sz w:val="24"/>
            <w:szCs w:val="24"/>
          </w:rPr>
          <w:t>-</w:t>
        </w:r>
        <w:r w:rsidR="00B67A99">
          <w:rPr>
            <w:rFonts w:ascii="Times New Roman" w:hAnsi="Times New Roman" w:cs="Times New Roman"/>
            <w:sz w:val="24"/>
            <w:szCs w:val="24"/>
          </w:rPr>
          <w:t>level</w:t>
        </w:r>
        <w:r w:rsidR="00C606A9">
          <w:rPr>
            <w:rFonts w:ascii="Times New Roman" w:hAnsi="Times New Roman" w:cs="Times New Roman"/>
            <w:sz w:val="24"/>
            <w:szCs w:val="24"/>
          </w:rPr>
          <w:t xml:space="preserve"> processes</w:t>
        </w:r>
        <w:r w:rsidR="00B67A99">
          <w:rPr>
            <w:rFonts w:ascii="Times New Roman" w:hAnsi="Times New Roman" w:cs="Times New Roman"/>
            <w:sz w:val="24"/>
            <w:szCs w:val="24"/>
          </w:rPr>
          <w:t xml:space="preserve"> that cannot be </w:t>
        </w:r>
        <w:r w:rsidR="00C74F1A">
          <w:rPr>
            <w:rFonts w:ascii="Times New Roman" w:hAnsi="Times New Roman" w:cs="Times New Roman"/>
            <w:sz w:val="24"/>
            <w:szCs w:val="24"/>
          </w:rPr>
          <w:t xml:space="preserve">fully </w:t>
        </w:r>
        <w:r w:rsidR="004059B8">
          <w:rPr>
            <w:rFonts w:ascii="Times New Roman" w:hAnsi="Times New Roman" w:cs="Times New Roman"/>
            <w:sz w:val="24"/>
            <w:szCs w:val="24"/>
          </w:rPr>
          <w:t xml:space="preserve">captured or modeled </w:t>
        </w:r>
        <w:r w:rsidR="00B67A99">
          <w:rPr>
            <w:rFonts w:ascii="Times New Roman" w:hAnsi="Times New Roman" w:cs="Times New Roman"/>
            <w:sz w:val="24"/>
            <w:szCs w:val="24"/>
          </w:rPr>
          <w:t>by</w:t>
        </w:r>
        <w:r w:rsidR="004059B8">
          <w:rPr>
            <w:rFonts w:ascii="Times New Roman" w:hAnsi="Times New Roman" w:cs="Times New Roman"/>
            <w:sz w:val="24"/>
            <w:szCs w:val="24"/>
          </w:rPr>
          <w:t xml:space="preserve"> a single </w:t>
        </w:r>
        <w:r w:rsidR="00B67A99">
          <w:rPr>
            <w:rFonts w:ascii="Times New Roman" w:hAnsi="Times New Roman" w:cs="Times New Roman"/>
            <w:sz w:val="24"/>
            <w:szCs w:val="24"/>
          </w:rPr>
          <w:t>history</w:t>
        </w:r>
        <w:r w:rsidR="006A6BC9">
          <w:rPr>
            <w:rFonts w:ascii="Times New Roman" w:hAnsi="Times New Roman" w:cs="Times New Roman"/>
            <w:sz w:val="24"/>
            <w:szCs w:val="24"/>
          </w:rPr>
          <w:t xml:space="preserve"> </w:t>
        </w:r>
        <w:r w:rsidR="006A6BC9">
          <w:rPr>
            <w:rFonts w:ascii="Times New Roman" w:hAnsi="Times New Roman" w:cs="Times New Roman"/>
            <w:sz w:val="24"/>
            <w:szCs w:val="24"/>
          </w:rPr>
          <w:fldChar w:fldCharType="begin">
            <w:fldData xml:space="preserve">PEVuZE5vdGU+PENpdGU+PEF1dGhvcj5TdGVlbnd5azwvQXV0aG9yPjxZZWFyPjIwMjM8L1llYXI+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PEVuZE5vdGU+PENpdGU+PEF1dGhvcj5TdGVlbnd5azwvQXV0aG9yPjxZZWFyPjIwMjM8L1llYXI+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00106A">
          <w:rPr>
            <w:rFonts w:ascii="Times New Roman" w:hAnsi="Times New Roman" w:cs="Times New Roman"/>
            <w:noProof/>
            <w:sz w:val="24"/>
            <w:szCs w:val="24"/>
          </w:rPr>
          <w:t>(Steenwyk, et al. 2023)</w:t>
        </w:r>
        <w:r w:rsidR="006A6BC9">
          <w:rPr>
            <w:rFonts w:ascii="Times New Roman" w:hAnsi="Times New Roman" w:cs="Times New Roman"/>
            <w:sz w:val="24"/>
            <w:szCs w:val="24"/>
          </w:rPr>
          <w:fldChar w:fldCharType="end"/>
        </w:r>
        <w:r w:rsidR="006665FD">
          <w:rPr>
            <w:rFonts w:ascii="Times New Roman" w:hAnsi="Times New Roman" w:cs="Times New Roman"/>
            <w:sz w:val="24"/>
            <w:szCs w:val="24"/>
          </w:rPr>
          <w:t>.</w:t>
        </w:r>
        <w:r w:rsidR="005A04DA">
          <w:rPr>
            <w:rFonts w:ascii="Times New Roman" w:hAnsi="Times New Roman" w:cs="Times New Roman"/>
            <w:sz w:val="24"/>
            <w:szCs w:val="24"/>
          </w:rPr>
          <w:t xml:space="preserve"> </w:t>
        </w:r>
        <w:r w:rsidR="003F01B4">
          <w:rPr>
            <w:rFonts w:ascii="Times New Roman" w:hAnsi="Times New Roman" w:cs="Times New Roman"/>
            <w:sz w:val="24"/>
            <w:szCs w:val="24"/>
          </w:rPr>
          <w:t xml:space="preserve">Importantly, phylogenetic discordance </w:t>
        </w:r>
        <w:r w:rsidR="00FE27F9">
          <w:rPr>
            <w:rFonts w:ascii="Times New Roman" w:hAnsi="Times New Roman" w:cs="Times New Roman"/>
            <w:sz w:val="24"/>
            <w:szCs w:val="24"/>
          </w:rPr>
          <w:t>is</w:t>
        </w:r>
        <w:r w:rsidR="003F01B4">
          <w:rPr>
            <w:rFonts w:ascii="Times New Roman" w:hAnsi="Times New Roman" w:cs="Times New Roman"/>
            <w:sz w:val="24"/>
            <w:szCs w:val="24"/>
          </w:rPr>
          <w:t xml:space="preserve"> not limited</w:t>
        </w:r>
        <w:r w:rsidR="00B62ABB">
          <w:rPr>
            <w:rFonts w:ascii="Times New Roman" w:hAnsi="Times New Roman" w:cs="Times New Roman"/>
            <w:sz w:val="24"/>
            <w:szCs w:val="24"/>
          </w:rPr>
          <w:t xml:space="preserve"> to</w:t>
        </w:r>
        <w:r w:rsidR="003F01B4">
          <w:rPr>
            <w:rFonts w:ascii="Times New Roman" w:hAnsi="Times New Roman" w:cs="Times New Roman"/>
            <w:sz w:val="24"/>
            <w:szCs w:val="24"/>
          </w:rPr>
          <w:t xml:space="preserve"> closely related </w:t>
        </w:r>
        <w:r w:rsidR="00FE27F9">
          <w:rPr>
            <w:rFonts w:ascii="Times New Roman" w:hAnsi="Times New Roman" w:cs="Times New Roman"/>
            <w:sz w:val="24"/>
            <w:szCs w:val="24"/>
          </w:rPr>
          <w:t>populations or species</w:t>
        </w:r>
        <w:r w:rsidR="003F01B4">
          <w:rPr>
            <w:rFonts w:ascii="Times New Roman" w:hAnsi="Times New Roman" w:cs="Times New Roman"/>
            <w:sz w:val="24"/>
            <w:szCs w:val="24"/>
          </w:rPr>
          <w:t xml:space="preserve"> </w:t>
        </w:r>
        <w:r w:rsidR="00FE27F9">
          <w:rPr>
            <w:rFonts w:ascii="Times New Roman" w:hAnsi="Times New Roman" w:cs="Times New Roman"/>
            <w:sz w:val="24"/>
            <w:szCs w:val="24"/>
          </w:rPr>
          <w:t>and is expected to leave persistent signals over deep evolutionary timescales</w:t>
        </w:r>
        <w:r w:rsidR="00B62ABB">
          <w:rPr>
            <w:rFonts w:ascii="Times New Roman" w:hAnsi="Times New Roman" w:cs="Times New Roman"/>
            <w:sz w:val="24"/>
            <w:szCs w:val="24"/>
          </w:rPr>
          <w:t xml:space="preserve"> </w:t>
        </w:r>
        <w:r w:rsidR="0000106A">
          <w:rPr>
            <w:rFonts w:ascii="Times New Roman" w:hAnsi="Times New Roman" w:cs="Times New Roman"/>
            <w:sz w:val="24"/>
            <w:szCs w:val="24"/>
          </w:rPr>
          <w:fldChar w:fldCharType="begin"/>
        </w:r>
        <w:r w:rsidR="0000106A">
          <w:rPr>
            <w:rFonts w:ascii="Times New Roman" w:hAnsi="Times New Roman" w:cs="Times New Roman"/>
            <w:sz w:val="24"/>
            <w:szCs w:val="24"/>
          </w:rPr>
          <w:instrText xml:space="preserve"> ADDIN EN.CITE &lt;EndNote&gt;&lt;Cite&gt;&lt;Author&gt;Oliver&lt;/Author&gt;&lt;Year&gt;2013&lt;/Year&gt;&lt;RecNum&gt;253&lt;/RecNum&gt;&lt;DisplayText&gt;(Oliver 2013)&lt;/DisplayText&gt;&lt;record&gt;&lt;rec-number&gt;253&lt;/rec-number&gt;&lt;foreign-keys&gt;&lt;key app="EN" db-id="vdwt9psdezv5tlee9vn5swzfzafw0azp5adx" timestamp="1736197824"&gt;253&lt;/key&gt;&lt;/foreign-keys&gt;&lt;ref-type name="Journal Article"&gt;17&lt;/ref-type&gt;&lt;contributors&gt;&lt;authors&gt;&lt;author&gt;Oliver, J. C.&lt;/author&gt;&lt;/authors&gt;&lt;/contributors&gt;&lt;auth-address&gt;Department of Ecology and Evolutionary Biology, Yale University, New Haven, Connecticut 06520, USA. jeffrey.oliver@science.oregonstate.edu&lt;/auth-address&gt;&lt;titles&gt;&lt;title&gt;Microevolutionary processes generate phylogenomic discordance at ancient divergences&lt;/title&gt;&lt;secondary-title&gt;Evolution&lt;/secondary-title&gt;&lt;/titles&gt;&lt;periodical&gt;&lt;full-title&gt;Evolution&lt;/full-title&gt;&lt;/periodical&gt;&lt;pages&gt;1823-30&lt;/pages&gt;&lt;volume&gt;67&lt;/volume&gt;&lt;number&gt;6&lt;/number&gt;&lt;edition&gt;20130204&lt;/edition&gt;&lt;keywords&gt;&lt;keyword&gt;Animals&lt;/keyword&gt;&lt;keyword&gt;Birds/genetics&lt;/keyword&gt;&lt;keyword&gt;Butterflies/genetics&lt;/keyword&gt;&lt;keyword&gt;Coleoptera/genetics&lt;/keyword&gt;&lt;keyword&gt;*Evolution, Molecular&lt;/keyword&gt;&lt;keyword&gt;Genetic Speciation&lt;/keyword&gt;&lt;keyword&gt;Magnoliopsida/genetics&lt;/keyword&gt;&lt;keyword&gt;Mammals/genetics&lt;/keyword&gt;&lt;keyword&gt;*Models, Genetic&lt;/keyword&gt;&lt;keyword&gt;*Phylogeny&lt;/keyword&gt;&lt;keyword&gt;Population/genetics&lt;/keyword&gt;&lt;keyword&gt;Stochastic Processes&lt;/keyword&gt;&lt;/keywords&gt;&lt;dates&gt;&lt;year&gt;2013&lt;/year&gt;&lt;pub-dates&gt;&lt;date&gt;Jun&lt;/date&gt;&lt;/pub-dates&gt;&lt;/dates&gt;&lt;isbn&gt;1558-5646 (Electronic)&amp;#xD;0014-3820 (Linking)&lt;/isbn&gt;&lt;accession-num&gt;23730773&lt;/accession-num&gt;&lt;urls&gt;&lt;related-urls&gt;&lt;url&gt;https://www.ncbi.nlm.nih.gov/pubmed/23730773&lt;/url&gt;&lt;/related-urls&gt;&lt;/urls&gt;&lt;electronic-resource-num&gt;10.1111/evo.12047&lt;/electronic-resource-num&gt;&lt;remote-database-name&gt;Medline&lt;/remote-database-name&gt;&lt;remote-database-provider&gt;NLM&lt;/remote-database-provider&gt;&lt;/record&gt;&lt;/Cite&gt;&lt;/EndNote&gt;</w:instrText>
        </w:r>
        <w:r w:rsidR="0000106A">
          <w:rPr>
            <w:rFonts w:ascii="Times New Roman" w:hAnsi="Times New Roman" w:cs="Times New Roman"/>
            <w:sz w:val="24"/>
            <w:szCs w:val="24"/>
          </w:rPr>
          <w:fldChar w:fldCharType="separate"/>
        </w:r>
        <w:r w:rsidR="0000106A">
          <w:rPr>
            <w:rFonts w:ascii="Times New Roman" w:hAnsi="Times New Roman" w:cs="Times New Roman"/>
            <w:noProof/>
            <w:sz w:val="24"/>
            <w:szCs w:val="24"/>
          </w:rPr>
          <w:t>(Oliver 2013)</w:t>
        </w:r>
        <w:r w:rsidR="0000106A">
          <w:rPr>
            <w:rFonts w:ascii="Times New Roman" w:hAnsi="Times New Roman" w:cs="Times New Roman"/>
            <w:sz w:val="24"/>
            <w:szCs w:val="24"/>
          </w:rPr>
          <w:fldChar w:fldCharType="end"/>
        </w:r>
        <w:r w:rsidR="00107B51">
          <w:rPr>
            <w:rFonts w:ascii="Times New Roman" w:hAnsi="Times New Roman" w:cs="Times New Roman"/>
            <w:sz w:val="24"/>
            <w:szCs w:val="24"/>
          </w:rPr>
          <w:t>.</w:t>
        </w:r>
        <w:r w:rsidR="00FE27F9">
          <w:rPr>
            <w:rFonts w:ascii="Times New Roman" w:hAnsi="Times New Roman" w:cs="Times New Roman"/>
            <w:sz w:val="24"/>
            <w:szCs w:val="24"/>
          </w:rPr>
          <w:t xml:space="preserve"> </w:t>
        </w:r>
        <w:r w:rsidR="004404BA">
          <w:rPr>
            <w:rFonts w:ascii="Times New Roman" w:hAnsi="Times New Roman" w:cs="Times New Roman"/>
            <w:sz w:val="24"/>
            <w:szCs w:val="24"/>
          </w:rPr>
          <w:t xml:space="preserve">In turn, the use of tree-based frameworks for studying </w:t>
        </w:r>
        <w:r w:rsidR="004404BA">
          <w:rPr>
            <w:rFonts w:ascii="Times New Roman" w:hAnsi="Times New Roman" w:cs="Times New Roman"/>
            <w:sz w:val="24"/>
            <w:szCs w:val="24"/>
          </w:rPr>
          <w:lastRenderedPageBreak/>
          <w:t xml:space="preserve">evolution </w:t>
        </w:r>
        <w:r w:rsidR="00FE27F9">
          <w:rPr>
            <w:rFonts w:ascii="Times New Roman" w:hAnsi="Times New Roman" w:cs="Times New Roman"/>
            <w:sz w:val="24"/>
            <w:szCs w:val="24"/>
          </w:rPr>
          <w:t xml:space="preserve">(at any timescale) </w:t>
        </w:r>
        <w:r w:rsidR="004404BA">
          <w:rPr>
            <w:rFonts w:ascii="Times New Roman" w:hAnsi="Times New Roman" w:cs="Times New Roman"/>
            <w:sz w:val="24"/>
            <w:szCs w:val="24"/>
          </w:rPr>
          <w:t xml:space="preserve">must incorporate the population-level processes that </w:t>
        </w:r>
        <w:r w:rsidR="006A6BC9">
          <w:rPr>
            <w:rFonts w:ascii="Times New Roman" w:hAnsi="Times New Roman" w:cs="Times New Roman"/>
            <w:sz w:val="24"/>
            <w:szCs w:val="24"/>
          </w:rPr>
          <w:t>shape</w:t>
        </w:r>
        <w:r w:rsidR="004404BA">
          <w:rPr>
            <w:rFonts w:ascii="Times New Roman" w:hAnsi="Times New Roman" w:cs="Times New Roman"/>
            <w:sz w:val="24"/>
            <w:szCs w:val="24"/>
          </w:rPr>
          <w:t xml:space="preserve"> phylogenetic discordance. </w:t>
        </w:r>
        <w:r w:rsidR="005A04DA">
          <w:rPr>
            <w:rFonts w:ascii="Times New Roman" w:hAnsi="Times New Roman" w:cs="Times New Roman"/>
            <w:sz w:val="24"/>
            <w:szCs w:val="24"/>
          </w:rPr>
          <w:t xml:space="preserve">There appear to be relatively few </w:t>
        </w:r>
        <w:r w:rsidR="005D76D2">
          <w:rPr>
            <w:rFonts w:ascii="Times New Roman" w:hAnsi="Times New Roman" w:cs="Times New Roman"/>
            <w:sz w:val="24"/>
            <w:szCs w:val="24"/>
          </w:rPr>
          <w:t xml:space="preserve">tree-based </w:t>
        </w:r>
        <w:r w:rsidR="005A04DA">
          <w:rPr>
            <w:rFonts w:ascii="Times New Roman" w:hAnsi="Times New Roman" w:cs="Times New Roman"/>
            <w:sz w:val="24"/>
            <w:szCs w:val="24"/>
          </w:rPr>
          <w:t>applications where the use</w:t>
        </w:r>
        <w:r w:rsidR="00B62ABB">
          <w:rPr>
            <w:rFonts w:ascii="Times New Roman" w:hAnsi="Times New Roman" w:cs="Times New Roman"/>
            <w:sz w:val="24"/>
            <w:szCs w:val="24"/>
          </w:rPr>
          <w:t xml:space="preserve"> of</w:t>
        </w:r>
        <w:r w:rsidR="005A04DA">
          <w:rPr>
            <w:rFonts w:ascii="Times New Roman" w:hAnsi="Times New Roman" w:cs="Times New Roman"/>
            <w:sz w:val="24"/>
            <w:szCs w:val="24"/>
          </w:rPr>
          <w:t xml:space="preserve"> a single evolutionary history is appropriate. Indeed, f</w:t>
        </w:r>
        <w:r w:rsidR="006A6BC9">
          <w:rPr>
            <w:rFonts w:ascii="Times New Roman" w:hAnsi="Times New Roman" w:cs="Times New Roman"/>
            <w:sz w:val="24"/>
            <w:szCs w:val="24"/>
          </w:rPr>
          <w:t xml:space="preserve">ailure to account for </w:t>
        </w:r>
        <w:r w:rsidR="005A04DA">
          <w:rPr>
            <w:rFonts w:ascii="Times New Roman" w:hAnsi="Times New Roman" w:cs="Times New Roman"/>
            <w:sz w:val="24"/>
            <w:szCs w:val="24"/>
          </w:rPr>
          <w:t xml:space="preserve">phylogenetic </w:t>
        </w:r>
        <w:r w:rsidR="006A6BC9">
          <w:rPr>
            <w:rFonts w:ascii="Times New Roman" w:hAnsi="Times New Roman" w:cs="Times New Roman"/>
            <w:sz w:val="24"/>
            <w:szCs w:val="24"/>
          </w:rPr>
          <w:t xml:space="preserve">discordance can lead to spurious inferences of molecular </w:t>
        </w:r>
        <w:r w:rsidR="005A04DA">
          <w:rPr>
            <w:rFonts w:ascii="Times New Roman" w:hAnsi="Times New Roman" w:cs="Times New Roman"/>
            <w:sz w:val="24"/>
            <w:szCs w:val="24"/>
          </w:rPr>
          <w:t xml:space="preserve">evolution (Figure 6; </w:t>
        </w:r>
        <w:r w:rsidR="005A04DA">
          <w:rPr>
            <w:rFonts w:ascii="Times New Roman" w:hAnsi="Times New Roman" w:cs="Times New Roman"/>
            <w:sz w:val="24"/>
            <w:szCs w:val="24"/>
          </w:rPr>
          <w:fldChar w:fldCharType="begin">
            <w:fldData xml:space="preserve">PEVuZE5vdGU+PENpdGUgQXV0aG9yWWVhcj0iMSI+PEF1dGhvcj5NZW5kZXM8L0F1dGhvcj48WWVh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PEVuZE5vdGU+PENpdGUgQXV0aG9yWWVhcj0iMSI+PEF1dGhvcj5NZW5kZXM8L0F1dGhvcj48WWVh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5A04DA">
          <w:rPr>
            <w:rFonts w:ascii="Times New Roman" w:hAnsi="Times New Roman" w:cs="Times New Roman"/>
            <w:sz w:val="24"/>
            <w:szCs w:val="24"/>
          </w:rPr>
        </w:r>
        <w:r w:rsidR="005A04DA">
          <w:rPr>
            <w:rFonts w:ascii="Times New Roman" w:hAnsi="Times New Roman" w:cs="Times New Roman"/>
            <w:sz w:val="24"/>
            <w:szCs w:val="24"/>
          </w:rPr>
          <w:fldChar w:fldCharType="separate"/>
        </w:r>
        <w:r w:rsidR="0000106A">
          <w:rPr>
            <w:rFonts w:ascii="Times New Roman" w:hAnsi="Times New Roman" w:cs="Times New Roman"/>
            <w:noProof/>
            <w:sz w:val="24"/>
            <w:szCs w:val="24"/>
          </w:rPr>
          <w:t>Mendes, et al. (2016)</w:t>
        </w:r>
        <w:r w:rsidR="005A04DA">
          <w:rPr>
            <w:rFonts w:ascii="Times New Roman" w:hAnsi="Times New Roman" w:cs="Times New Roman"/>
            <w:sz w:val="24"/>
            <w:szCs w:val="24"/>
          </w:rPr>
          <w:fldChar w:fldCharType="end"/>
        </w:r>
        <w:r w:rsidR="0000106A">
          <w:rPr>
            <w:rFonts w:ascii="Times New Roman" w:hAnsi="Times New Roman" w:cs="Times New Roman"/>
            <w:sz w:val="24"/>
            <w:szCs w:val="24"/>
          </w:rPr>
          <w:t>)</w:t>
        </w:r>
        <w:r w:rsidR="006A6BC9">
          <w:rPr>
            <w:rFonts w:ascii="Times New Roman" w:hAnsi="Times New Roman" w:cs="Times New Roman"/>
            <w:sz w:val="24"/>
            <w:szCs w:val="24"/>
          </w:rPr>
          <w:t>, trait evolution</w:t>
        </w:r>
        <w:r w:rsidR="0000106A">
          <w:rPr>
            <w:rFonts w:ascii="Times New Roman" w:hAnsi="Times New Roman" w:cs="Times New Roman"/>
            <w:sz w:val="24"/>
            <w:szCs w:val="24"/>
          </w:rPr>
          <w:t xml:space="preserve"> </w:t>
        </w:r>
        <w:r w:rsidR="0000106A">
          <w:rPr>
            <w:rFonts w:ascii="Times New Roman" w:hAnsi="Times New Roman" w:cs="Times New Roman"/>
            <w:sz w:val="24"/>
            <w:szCs w:val="24"/>
          </w:rPr>
          <w:fldChar w:fldCharType="begin">
            <w:fldData xml:space="preserve">PEVuZE5vdGU+PENpdGU+PEF1dGhvcj5BdmlzZTwvQXV0aG9yPjxZZWFyPjIwMDg8L1llYXI+PFJl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=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PEVuZE5vdGU+PENpdGU+PEF1dGhvcj5BdmlzZTwvQXV0aG9yPjxZZWFyPjIwMDg8L1llYXI+PFJl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=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00106A">
          <w:rPr>
            <w:rFonts w:ascii="Times New Roman" w:hAnsi="Times New Roman" w:cs="Times New Roman"/>
            <w:sz w:val="24"/>
            <w:szCs w:val="24"/>
          </w:rPr>
        </w:r>
        <w:r w:rsidR="0000106A">
          <w:rPr>
            <w:rFonts w:ascii="Times New Roman" w:hAnsi="Times New Roman" w:cs="Times New Roman"/>
            <w:sz w:val="24"/>
            <w:szCs w:val="24"/>
          </w:rPr>
          <w:fldChar w:fldCharType="separate"/>
        </w:r>
        <w:r w:rsidR="0000106A">
          <w:rPr>
            <w:rFonts w:ascii="Times New Roman" w:hAnsi="Times New Roman" w:cs="Times New Roman"/>
            <w:noProof/>
            <w:sz w:val="24"/>
            <w:szCs w:val="24"/>
          </w:rPr>
          <w:t>(Avise and Robinson 2008; Hahn and Nakhleh 2016)</w:t>
        </w:r>
        <w:r w:rsidR="0000106A">
          <w:rPr>
            <w:rFonts w:ascii="Times New Roman" w:hAnsi="Times New Roman" w:cs="Times New Roman"/>
            <w:sz w:val="24"/>
            <w:szCs w:val="24"/>
          </w:rPr>
          <w:fldChar w:fldCharType="end"/>
        </w:r>
        <w:r w:rsidR="005A04DA">
          <w:rPr>
            <w:rFonts w:ascii="Times New Roman" w:hAnsi="Times New Roman" w:cs="Times New Roman"/>
            <w:sz w:val="24"/>
            <w:szCs w:val="24"/>
          </w:rPr>
          <w:t>,</w:t>
        </w:r>
        <w:r w:rsidR="006A6BC9">
          <w:rPr>
            <w:rFonts w:ascii="Times New Roman" w:hAnsi="Times New Roman" w:cs="Times New Roman"/>
            <w:sz w:val="24"/>
            <w:szCs w:val="24"/>
          </w:rPr>
          <w:t xml:space="preserve"> and even species diversification </w: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 </w:instrText>
        </w:r>
        <w:r w:rsidR="006A6BC9">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6A6BC9">
          <w:rPr>
            <w:rFonts w:ascii="Times New Roman" w:hAnsi="Times New Roman" w:cs="Times New Roman"/>
            <w:sz w:val="24"/>
            <w:szCs w:val="24"/>
          </w:rPr>
          <w:instrText xml:space="preserve"> ADDIN EN.CITE.DATA </w:instrText>
        </w:r>
        <w:r w:rsidR="006A6BC9">
          <w:rPr>
            <w:rFonts w:ascii="Times New Roman" w:hAnsi="Times New Roman" w:cs="Times New Roman"/>
            <w:sz w:val="24"/>
            <w:szCs w:val="24"/>
          </w:rPr>
        </w:r>
        <w:r w:rsidR="006A6BC9">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6A6BC9">
          <w:rPr>
            <w:rFonts w:ascii="Times New Roman" w:hAnsi="Times New Roman" w:cs="Times New Roman"/>
            <w:noProof/>
            <w:sz w:val="24"/>
            <w:szCs w:val="24"/>
          </w:rPr>
          <w:t>(Louca and Pennell 2020)</w:t>
        </w:r>
        <w:r w:rsidR="006A6BC9">
          <w:rPr>
            <w:rFonts w:ascii="Times New Roman" w:hAnsi="Times New Roman" w:cs="Times New Roman"/>
            <w:sz w:val="24"/>
            <w:szCs w:val="24"/>
          </w:rPr>
          <w:fldChar w:fldCharType="end"/>
        </w:r>
        <w:r w:rsidR="005A04DA">
          <w:rPr>
            <w:rFonts w:ascii="Times New Roman" w:hAnsi="Times New Roman" w:cs="Times New Roman"/>
            <w:sz w:val="24"/>
            <w:szCs w:val="24"/>
          </w:rPr>
          <w:t xml:space="preserve">. </w:t>
        </w:r>
        <w:r w:rsidR="004404BA">
          <w:rPr>
            <w:rFonts w:ascii="Times New Roman" w:hAnsi="Times New Roman" w:cs="Times New Roman"/>
            <w:sz w:val="24"/>
            <w:szCs w:val="24"/>
          </w:rPr>
          <w:t>Similar to</w:t>
        </w:r>
        <w:r w:rsidR="006A6BC9">
          <w:rPr>
            <w:rFonts w:ascii="Times New Roman" w:hAnsi="Times New Roman" w:cs="Times New Roman"/>
            <w:sz w:val="24"/>
            <w:szCs w:val="24"/>
          </w:rPr>
          <w:t xml:space="preserve"> the need for robust baseline models</w:t>
        </w:r>
        <w:r w:rsidR="004404BA">
          <w:rPr>
            <w:rFonts w:ascii="Times New Roman" w:hAnsi="Times New Roman" w:cs="Times New Roman"/>
            <w:sz w:val="24"/>
            <w:szCs w:val="24"/>
          </w:rPr>
          <w:t xml:space="preserve"> </w:t>
        </w:r>
        <w:r w:rsidR="006A6BC9">
          <w:rPr>
            <w:rFonts w:ascii="Times New Roman" w:hAnsi="Times New Roman" w:cs="Times New Roman"/>
            <w:sz w:val="24"/>
            <w:szCs w:val="24"/>
          </w:rPr>
          <w:t xml:space="preserve">in </w:t>
        </w:r>
        <w:r w:rsidR="004404BA">
          <w:rPr>
            <w:rFonts w:ascii="Times New Roman" w:hAnsi="Times New Roman" w:cs="Times New Roman"/>
            <w:sz w:val="24"/>
            <w:szCs w:val="24"/>
          </w:rPr>
          <w:t xml:space="preserve">population genomic inference </w:t>
        </w:r>
        <w:r w:rsidR="004404B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PEVuZE5vdGU+PENpdGU+PEF1dGhvcj5Kb2hyaTwvQXV0aG9yPjxZZWFyPjIwMjI8L1llYXI+PFJl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4404BA">
          <w:rPr>
            <w:rFonts w:ascii="Times New Roman" w:hAnsi="Times New Roman" w:cs="Times New Roman"/>
            <w:sz w:val="24"/>
            <w:szCs w:val="24"/>
          </w:rPr>
        </w:r>
        <w:r w:rsidR="004404BA">
          <w:rPr>
            <w:rFonts w:ascii="Times New Roman" w:hAnsi="Times New Roman" w:cs="Times New Roman"/>
            <w:sz w:val="24"/>
            <w:szCs w:val="24"/>
          </w:rPr>
          <w:fldChar w:fldCharType="separate"/>
        </w:r>
        <w:r w:rsidR="0000106A">
          <w:rPr>
            <w:rFonts w:ascii="Times New Roman" w:hAnsi="Times New Roman" w:cs="Times New Roman"/>
            <w:noProof/>
            <w:sz w:val="24"/>
            <w:szCs w:val="24"/>
          </w:rPr>
          <w:t>(Johri, et al. 2022)</w:t>
        </w:r>
        <w:r w:rsidR="004404BA">
          <w:rPr>
            <w:rFonts w:ascii="Times New Roman" w:hAnsi="Times New Roman" w:cs="Times New Roman"/>
            <w:sz w:val="24"/>
            <w:szCs w:val="24"/>
          </w:rPr>
          <w:fldChar w:fldCharType="end"/>
        </w:r>
        <w:r w:rsidR="004404BA">
          <w:rPr>
            <w:rFonts w:ascii="Times New Roman" w:hAnsi="Times New Roman" w:cs="Times New Roman"/>
            <w:sz w:val="24"/>
            <w:szCs w:val="24"/>
          </w:rPr>
          <w:t xml:space="preserve">, understanding the </w:t>
        </w:r>
        <w:r w:rsidR="006A6BC9">
          <w:rPr>
            <w:rFonts w:ascii="Times New Roman" w:hAnsi="Times New Roman" w:cs="Times New Roman"/>
            <w:sz w:val="24"/>
            <w:szCs w:val="24"/>
          </w:rPr>
          <w:t xml:space="preserve">causes and </w:t>
        </w:r>
        <w:r w:rsidR="004404BA">
          <w:rPr>
            <w:rFonts w:ascii="Times New Roman" w:hAnsi="Times New Roman" w:cs="Times New Roman"/>
            <w:sz w:val="24"/>
            <w:szCs w:val="24"/>
          </w:rPr>
          <w:t xml:space="preserve">landscape of phylogenetic discordance </w:t>
        </w:r>
        <w:r w:rsidR="006A6BC9">
          <w:rPr>
            <w:rFonts w:ascii="Times New Roman" w:hAnsi="Times New Roman" w:cs="Times New Roman"/>
            <w:sz w:val="24"/>
            <w:szCs w:val="24"/>
          </w:rPr>
          <w:t xml:space="preserve">constitutes a critical first step in phylogenomic analysis </w:t>
        </w:r>
        <w:r w:rsidR="006A6BC9">
          <w:rPr>
            <w:rFonts w:ascii="Times New Roman" w:hAnsi="Times New Roman" w:cs="Times New Roman"/>
            <w:sz w:val="24"/>
            <w:szCs w:val="24"/>
          </w:rPr>
          <w:fldChar w:fldCharType="begin">
            <w:fldData xml:space="preserve">PEVuZE5vdGU+PENpdGU+PEF1dGhvcj5NaXJhcmFiPC9BdXRob3I+PFllYXI+MjAyMTwvWWVhcj48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=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PEVuZE5vdGU+PENpdGU+PEF1dGhvcj5NaXJhcmFiPC9BdXRob3I+PFllYXI+MjAyMTwvWWVhcj48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=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sidR="006A6BC9">
          <w:rPr>
            <w:rFonts w:ascii="Times New Roman" w:hAnsi="Times New Roman" w:cs="Times New Roman"/>
            <w:sz w:val="24"/>
            <w:szCs w:val="24"/>
          </w:rPr>
        </w:r>
        <w:r w:rsidR="006A6BC9">
          <w:rPr>
            <w:rFonts w:ascii="Times New Roman" w:hAnsi="Times New Roman" w:cs="Times New Roman"/>
            <w:sz w:val="24"/>
            <w:szCs w:val="24"/>
          </w:rPr>
          <w:fldChar w:fldCharType="separate"/>
        </w:r>
        <w:r w:rsidR="0000106A">
          <w:rPr>
            <w:rFonts w:ascii="Times New Roman" w:hAnsi="Times New Roman" w:cs="Times New Roman"/>
            <w:noProof/>
            <w:sz w:val="24"/>
            <w:szCs w:val="24"/>
          </w:rPr>
          <w:t>(Mirarab, et al. 2021; Steenwyk, et al. 2023)</w:t>
        </w:r>
        <w:r w:rsidR="006A6BC9">
          <w:rPr>
            <w:rFonts w:ascii="Times New Roman" w:hAnsi="Times New Roman" w:cs="Times New Roman"/>
            <w:sz w:val="24"/>
            <w:szCs w:val="24"/>
          </w:rPr>
          <w:fldChar w:fldCharType="end"/>
        </w:r>
        <w:r w:rsidR="006A6BC9">
          <w:rPr>
            <w:rFonts w:ascii="Times New Roman" w:hAnsi="Times New Roman" w:cs="Times New Roman"/>
            <w:sz w:val="24"/>
            <w:szCs w:val="24"/>
          </w:rPr>
          <w:t xml:space="preserve">. </w:t>
        </w:r>
        <w:bookmarkEnd w:id="134"/>
        <w:bookmarkEnd w:id="135"/>
      </w:ins>
    </w:p>
    <w:bookmarkEnd w:id="138"/>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w:t>
      </w:r>
      <w:r w:rsidR="000211C3">
        <w:rPr>
          <w:rFonts w:ascii="Times New Roman" w:hAnsi="Times New Roman" w:cs="Times New Roman"/>
          <w:sz w:val="24"/>
          <w:szCs w:val="24"/>
        </w:rPr>
        <w:lastRenderedPageBreak/>
        <w:t xml:space="preserve">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DF7304A"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(Minh, </w:t>
      </w:r>
      <w:del w:id="140" w:author="Thomas, Gregg" w:date="2025-01-06T18:45:00Z" w16du:dateUtc="2025-01-06T23:45:00Z">
        <w:r w:rsidR="00405C93">
          <w:rPr>
            <w:rFonts w:ascii="Times New Roman" w:hAnsi="Times New Roman" w:cs="Times New Roman"/>
            <w:noProof/>
            <w:sz w:val="24"/>
            <w:szCs w:val="24"/>
          </w:rPr>
          <w:delText xml:space="preserve">Schmidt, </w:delText>
        </w:r>
      </w:del>
      <w:r w:rsidR="0000106A">
        <w:rPr>
          <w:rFonts w:ascii="Times New Roman" w:hAnsi="Times New Roman" w:cs="Times New Roman"/>
          <w:noProof/>
          <w:sz w:val="24"/>
          <w:szCs w:val="24"/>
        </w:rPr>
        <w:t xml:space="preserve">et al. </w:t>
      </w:r>
      <w:del w:id="141" w:author="Thomas, Gregg" w:date="2025-01-06T18:45:00Z" w16du:dateUtc="2025-01-06T23:45:00Z">
        <w:r w:rsidR="00405C93">
          <w:rPr>
            <w:rFonts w:ascii="Times New Roman" w:hAnsi="Times New Roman" w:cs="Times New Roman"/>
            <w:noProof/>
            <w:sz w:val="24"/>
            <w:szCs w:val="24"/>
          </w:rPr>
          <w:delText>2020</w:delText>
        </w:r>
      </w:del>
      <w:ins w:id="142" w:author="Thomas, Gregg" w:date="2025-01-06T18:45:00Z" w16du:dateUtc="2025-01-06T23:45:00Z">
        <w:r w:rsidR="0000106A">
          <w:rPr>
            <w:rFonts w:ascii="Times New Roman" w:hAnsi="Times New Roman" w:cs="Times New Roman"/>
            <w:noProof/>
            <w:sz w:val="24"/>
            <w:szCs w:val="24"/>
          </w:rPr>
          <w:t>2020b</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5EC9BA74"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(Minh, </w:t>
      </w:r>
      <w:del w:id="143" w:author="Thomas, Gregg" w:date="2025-01-06T18:45:00Z" w16du:dateUtc="2025-01-06T23:45:00Z">
        <w:r w:rsidR="00405C93">
          <w:rPr>
            <w:rFonts w:ascii="Times New Roman" w:hAnsi="Times New Roman" w:cs="Times New Roman"/>
            <w:noProof/>
            <w:sz w:val="24"/>
            <w:szCs w:val="24"/>
          </w:rPr>
          <w:delText xml:space="preserve">Hahn, </w:delText>
        </w:r>
      </w:del>
      <w:r w:rsidR="0000106A">
        <w:rPr>
          <w:rFonts w:ascii="Times New Roman" w:hAnsi="Times New Roman" w:cs="Times New Roman"/>
          <w:noProof/>
          <w:sz w:val="24"/>
          <w:szCs w:val="24"/>
        </w:rPr>
        <w:t xml:space="preserve">et al. </w:t>
      </w:r>
      <w:del w:id="144" w:author="Thomas, Gregg" w:date="2025-01-06T18:45:00Z" w16du:dateUtc="2025-01-06T23:45:00Z">
        <w:r w:rsidR="00405C93">
          <w:rPr>
            <w:rFonts w:ascii="Times New Roman" w:hAnsi="Times New Roman" w:cs="Times New Roman"/>
            <w:noProof/>
            <w:sz w:val="24"/>
            <w:szCs w:val="24"/>
          </w:rPr>
          <w:delText>2020</w:delText>
        </w:r>
      </w:del>
      <w:ins w:id="145" w:author="Thomas, Gregg" w:date="2025-01-06T18:45:00Z" w16du:dateUtc="2025-01-06T23:45:00Z">
        <w:r w:rsidR="0000106A">
          <w:rPr>
            <w:rFonts w:ascii="Times New Roman" w:hAnsi="Times New Roman" w:cs="Times New Roman"/>
            <w:noProof/>
            <w:sz w:val="24"/>
            <w:szCs w:val="24"/>
          </w:rPr>
          <w:t>2020a</w:t>
        </w:r>
      </w:ins>
      <w:r w:rsidR="0000106A">
        <w:rPr>
          <w:rFonts w:ascii="Times New Roman" w:hAnsi="Times New Roman" w:cs="Times New Roman"/>
          <w:noProof/>
          <w:sz w:val="24"/>
          <w:szCs w:val="24"/>
        </w:rPr>
        <w:t xml:space="preserve">; Minh, </w:t>
      </w:r>
      <w:del w:id="146" w:author="Thomas, Gregg" w:date="2025-01-06T18:45:00Z" w16du:dateUtc="2025-01-06T23:45:00Z">
        <w:r w:rsidR="00405C93">
          <w:rPr>
            <w:rFonts w:ascii="Times New Roman" w:hAnsi="Times New Roman" w:cs="Times New Roman"/>
            <w:noProof/>
            <w:sz w:val="24"/>
            <w:szCs w:val="24"/>
          </w:rPr>
          <w:delText xml:space="preserve">Schmidt, </w:delText>
        </w:r>
      </w:del>
      <w:r w:rsidR="0000106A">
        <w:rPr>
          <w:rFonts w:ascii="Times New Roman" w:hAnsi="Times New Roman" w:cs="Times New Roman"/>
          <w:noProof/>
          <w:sz w:val="24"/>
          <w:szCs w:val="24"/>
        </w:rPr>
        <w:t xml:space="preserve">et al. </w:t>
      </w:r>
      <w:del w:id="147" w:author="Thomas, Gregg" w:date="2025-01-06T18:45:00Z" w16du:dateUtc="2025-01-06T23:45:00Z">
        <w:r w:rsidR="00405C93">
          <w:rPr>
            <w:rFonts w:ascii="Times New Roman" w:hAnsi="Times New Roman" w:cs="Times New Roman"/>
            <w:noProof/>
            <w:sz w:val="24"/>
            <w:szCs w:val="24"/>
          </w:rPr>
          <w:delText>2020</w:delText>
        </w:r>
      </w:del>
      <w:ins w:id="148" w:author="Thomas, Gregg" w:date="2025-01-06T18:45:00Z" w16du:dateUtc="2025-01-06T23:45:00Z">
        <w:r w:rsidR="0000106A">
          <w:rPr>
            <w:rFonts w:ascii="Times New Roman" w:hAnsi="Times New Roman" w:cs="Times New Roman"/>
            <w:noProof/>
            <w:sz w:val="24"/>
            <w:szCs w:val="24"/>
          </w:rPr>
          <w:t>2020b</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del w:id="149" w:author="Thomas, Gregg" w:date="2025-01-06T18:45:00Z" w16du:dateUtc="2025-01-06T23:45:00Z">
        <w:r>
          <w:rPr>
            <w:rFonts w:ascii="Times New Roman" w:hAnsi="Times New Roman" w:cs="Times New Roman"/>
            <w:sz w:val="24"/>
            <w:szCs w:val="24"/>
          </w:rPr>
          <w:fldChar w:fldCharType="begin"/>
        </w:r>
        <w:r w:rsidR="00405C93">
          <w:rPr>
            <w:rFonts w:ascii="Times New Roman" w:hAnsi="Times New Roman" w:cs="Times New Roman"/>
            <w:sz w:val="24"/>
            <w:szCs w:val="24"/>
          </w:rPr>
          <w:del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del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delText>(Minh, Hahn, et al. 2020)</w:delText>
        </w:r>
        <w:r>
          <w:rPr>
            <w:rFonts w:ascii="Times New Roman" w:hAnsi="Times New Roman" w:cs="Times New Roman"/>
            <w:sz w:val="24"/>
            <w:szCs w:val="24"/>
          </w:rPr>
          <w:fldChar w:fldCharType="end"/>
        </w:r>
        <w:r w:rsidRPr="00B12D60">
          <w:rPr>
            <w:rFonts w:ascii="Times New Roman" w:hAnsi="Times New Roman" w:cs="Times New Roman"/>
            <w:sz w:val="24"/>
            <w:szCs w:val="24"/>
          </w:rPr>
          <w:delText>.</w:delText>
        </w:r>
      </w:del>
      <w:ins w:id="150" w:author="Thomas, Gregg" w:date="2025-01-06T18:45:00Z" w16du:dateUtc="2025-01-06T23:45:00Z">
        <w:r>
          <w:rPr>
            <w:rFonts w:ascii="Times New Roman" w:hAnsi="Times New Roman" w:cs="Times New Roman"/>
            <w:sz w:val="24"/>
            <w:szCs w:val="24"/>
          </w:rPr>
          <w:fldChar w:fldCharType="begin"/>
        </w:r>
        <w:r w:rsidR="0000106A">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00106A">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w:t>
        </w:r>
      </w:ins>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(Smith, </w:t>
      </w:r>
      <w:del w:id="151" w:author="Thomas, Gregg" w:date="2025-01-06T18:45:00Z" w16du:dateUtc="2025-01-06T23:45:00Z">
        <w:r w:rsidR="00405C93">
          <w:rPr>
            <w:rFonts w:ascii="Times New Roman" w:hAnsi="Times New Roman" w:cs="Times New Roman"/>
            <w:noProof/>
            <w:sz w:val="24"/>
            <w:szCs w:val="24"/>
          </w:rPr>
          <w:delText xml:space="preserve">Moore, </w:delText>
        </w:r>
      </w:del>
      <w:r w:rsidR="0000106A">
        <w:rPr>
          <w:rFonts w:ascii="Times New Roman" w:hAnsi="Times New Roman" w:cs="Times New Roman"/>
          <w:noProof/>
          <w:sz w:val="24"/>
          <w:szCs w:val="24"/>
        </w:rPr>
        <w:lastRenderedPageBreak/>
        <w:t xml:space="preserve">et al. </w:t>
      </w:r>
      <w:del w:id="152" w:author="Thomas, Gregg" w:date="2025-01-06T18:45:00Z" w16du:dateUtc="2025-01-06T23:45:00Z">
        <w:r w:rsidR="00405C93">
          <w:rPr>
            <w:rFonts w:ascii="Times New Roman" w:hAnsi="Times New Roman" w:cs="Times New Roman"/>
            <w:noProof/>
            <w:sz w:val="24"/>
            <w:szCs w:val="24"/>
          </w:rPr>
          <w:delText>2015</w:delText>
        </w:r>
      </w:del>
      <w:ins w:id="153" w:author="Thomas, Gregg" w:date="2025-01-06T18:45:00Z" w16du:dateUtc="2025-01-06T23:45:00Z">
        <w:r w:rsidR="0000106A">
          <w:rPr>
            <w:rFonts w:ascii="Times New Roman" w:hAnsi="Times New Roman" w:cs="Times New Roman"/>
            <w:noProof/>
            <w:sz w:val="24"/>
            <w:szCs w:val="24"/>
          </w:rPr>
          <w:t>2015b</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3B6EA6E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(Minh, </w:t>
      </w:r>
      <w:del w:id="154" w:author="Thomas, Gregg" w:date="2025-01-06T18:45:00Z" w16du:dateUtc="2025-01-06T23:45:00Z">
        <w:r w:rsidR="00405C93">
          <w:rPr>
            <w:rFonts w:ascii="Times New Roman" w:hAnsi="Times New Roman" w:cs="Times New Roman"/>
            <w:noProof/>
            <w:sz w:val="24"/>
            <w:szCs w:val="24"/>
          </w:rPr>
          <w:delText xml:space="preserve">Schmidt, </w:delText>
        </w:r>
      </w:del>
      <w:r w:rsidR="0000106A">
        <w:rPr>
          <w:rFonts w:ascii="Times New Roman" w:hAnsi="Times New Roman" w:cs="Times New Roman"/>
          <w:noProof/>
          <w:sz w:val="24"/>
          <w:szCs w:val="24"/>
        </w:rPr>
        <w:t xml:space="preserve">et al. </w:t>
      </w:r>
      <w:del w:id="155" w:author="Thomas, Gregg" w:date="2025-01-06T18:45:00Z" w16du:dateUtc="2025-01-06T23:45:00Z">
        <w:r w:rsidR="00405C93">
          <w:rPr>
            <w:rFonts w:ascii="Times New Roman" w:hAnsi="Times New Roman" w:cs="Times New Roman"/>
            <w:noProof/>
            <w:sz w:val="24"/>
            <w:szCs w:val="24"/>
          </w:rPr>
          <w:delText>2020</w:delText>
        </w:r>
      </w:del>
      <w:ins w:id="156" w:author="Thomas, Gregg" w:date="2025-01-06T18:45:00Z" w16du:dateUtc="2025-01-06T23:45:00Z">
        <w:r w:rsidR="0000106A">
          <w:rPr>
            <w:rFonts w:ascii="Times New Roman" w:hAnsi="Times New Roman" w:cs="Times New Roman"/>
            <w:noProof/>
            <w:sz w:val="24"/>
            <w:szCs w:val="24"/>
          </w:rPr>
          <w:t>2020b</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w:t>
      </w:r>
      <w:del w:id="157" w:author="Thomas, Gregg" w:date="2025-01-06T18:45:00Z" w16du:dateUtc="2025-01-06T23:45:00Z">
        <w:r w:rsidR="00A409BC">
          <w:rPr>
            <w:rFonts w:ascii="Times New Roman" w:hAnsi="Times New Roman" w:cs="Times New Roman"/>
            <w:sz w:val="24"/>
            <w:szCs w:val="24"/>
          </w:rPr>
          <w:delText>2015</w:delTex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delInstrText xml:space="preserve"> ADDIN EN.CITE </w:del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delInstrText xml:space="preserve"> ADDIN EN.CITE.DATA </w:del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delText>)</w:delText>
        </w:r>
        <w:r w:rsidR="00F005EA">
          <w:rPr>
            <w:rFonts w:ascii="Times New Roman" w:hAnsi="Times New Roman" w:cs="Times New Roman"/>
            <w:sz w:val="24"/>
            <w:szCs w:val="24"/>
          </w:rPr>
          <w:delText>,</w:delText>
        </w:r>
      </w:del>
      <w:ins w:id="158" w:author="Thomas, Gregg" w:date="2025-01-06T18:45:00Z" w16du:dateUtc="2025-01-06T23:45:00Z">
        <w:r w:rsidR="00A409BC">
          <w:rPr>
            <w:rFonts w:ascii="Times New Roman" w:hAnsi="Times New Roman" w:cs="Times New Roman"/>
            <w:sz w:val="24"/>
            <w:szCs w:val="24"/>
          </w:rPr>
          <w:t>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w:t>
        </w:r>
      </w:ins>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del w:id="159" w:author="Thomas, Gregg" w:date="2025-01-06T18:45:00Z" w16du:dateUtc="2025-01-06T23:45:00Z">
        <w:r w:rsidR="001B6D59">
          <w:rPr>
            <w:rFonts w:ascii="Times New Roman" w:hAnsi="Times New Roman" w:cs="Times New Roman"/>
            <w:sz w:val="24"/>
            <w:szCs w:val="24"/>
          </w:rPr>
          <w:fldChar w:fldCharType="begin"/>
        </w:r>
        <w:r w:rsidR="00A409BC">
          <w:rPr>
            <w:rFonts w:ascii="Times New Roman" w:hAnsi="Times New Roman" w:cs="Times New Roman"/>
            <w:sz w:val="24"/>
            <w:szCs w:val="24"/>
          </w:rPr>
          <w:del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del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delText>),</w:delText>
        </w:r>
      </w:del>
      <w:ins w:id="160" w:author="Thomas, Gregg" w:date="2025-01-06T18:45:00Z" w16du:dateUtc="2025-01-06T23:45:00Z">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ins>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del w:id="161" w:author="Thomas, Gregg" w:date="2025-01-06T18:45:00Z" w16du:dateUtc="2025-01-06T23:45:00Z">
        <w:r w:rsidR="001B6D59">
          <w:rPr>
            <w:rFonts w:ascii="Times New Roman" w:hAnsi="Times New Roman" w:cs="Times New Roman"/>
            <w:sz w:val="24"/>
            <w:szCs w:val="24"/>
          </w:rPr>
          <w:fldChar w:fldCharType="begin"/>
        </w:r>
        <w:r w:rsidR="00A409BC">
          <w:rPr>
            <w:rFonts w:ascii="Times New Roman" w:hAnsi="Times New Roman" w:cs="Times New Roman"/>
            <w:sz w:val="24"/>
            <w:szCs w:val="24"/>
          </w:rPr>
          <w:del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del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delText>).</w:delText>
        </w:r>
      </w:del>
      <w:ins w:id="162" w:author="Thomas, Gregg" w:date="2025-01-06T18:45:00Z" w16du:dateUtc="2025-01-06T23:45:00Z">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ins>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alleni</w:t>
      </w:r>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1070C51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(Minh, </w:t>
      </w:r>
      <w:del w:id="163" w:author="Thomas, Gregg" w:date="2025-01-06T18:45:00Z" w16du:dateUtc="2025-01-06T23:45:00Z">
        <w:r w:rsidR="00405C93">
          <w:rPr>
            <w:rFonts w:ascii="Times New Roman" w:hAnsi="Times New Roman" w:cs="Times New Roman"/>
            <w:noProof/>
            <w:sz w:val="24"/>
            <w:szCs w:val="24"/>
          </w:rPr>
          <w:lastRenderedPageBreak/>
          <w:delText xml:space="preserve">Schmidt, </w:delText>
        </w:r>
      </w:del>
      <w:r w:rsidR="0000106A">
        <w:rPr>
          <w:rFonts w:ascii="Times New Roman" w:hAnsi="Times New Roman" w:cs="Times New Roman"/>
          <w:noProof/>
          <w:sz w:val="24"/>
          <w:szCs w:val="24"/>
        </w:rPr>
        <w:t xml:space="preserve">et al. </w:t>
      </w:r>
      <w:del w:id="164" w:author="Thomas, Gregg" w:date="2025-01-06T18:45:00Z" w16du:dateUtc="2025-01-06T23:45:00Z">
        <w:r w:rsidR="00405C93">
          <w:rPr>
            <w:rFonts w:ascii="Times New Roman" w:hAnsi="Times New Roman" w:cs="Times New Roman"/>
            <w:noProof/>
            <w:sz w:val="24"/>
            <w:szCs w:val="24"/>
          </w:rPr>
          <w:delText>2020</w:delText>
        </w:r>
      </w:del>
      <w:ins w:id="165" w:author="Thomas, Gregg" w:date="2025-01-06T18:45:00Z" w16du:dateUtc="2025-01-06T23:45:00Z">
        <w:r w:rsidR="0000106A">
          <w:rPr>
            <w:rFonts w:ascii="Times New Roman" w:hAnsi="Times New Roman" w:cs="Times New Roman"/>
            <w:noProof/>
            <w:sz w:val="24"/>
            <w:szCs w:val="24"/>
          </w:rPr>
          <w:t>2020b</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(White, et al. 2009; </w:t>
      </w:r>
      <w:r w:rsidR="001B6D59">
        <w:rPr>
          <w:rFonts w:ascii="Times New Roman" w:hAnsi="Times New Roman" w:cs="Times New Roman"/>
          <w:noProof/>
          <w:sz w:val="24"/>
          <w:szCs w:val="24"/>
        </w:rPr>
        <w:lastRenderedPageBreak/>
        <w:t>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376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(Minh, </w:t>
      </w:r>
      <w:del w:id="166" w:author="Thomas, Gregg" w:date="2025-01-06T18:45:00Z" w16du:dateUtc="2025-01-06T23:45:00Z">
        <w:r w:rsidR="00405C93">
          <w:rPr>
            <w:rFonts w:ascii="Times New Roman" w:hAnsi="Times New Roman" w:cs="Times New Roman"/>
            <w:noProof/>
            <w:sz w:val="24"/>
            <w:szCs w:val="24"/>
          </w:rPr>
          <w:delText xml:space="preserve">Schmidt, </w:delText>
        </w:r>
      </w:del>
      <w:r w:rsidR="0000106A">
        <w:rPr>
          <w:rFonts w:ascii="Times New Roman" w:hAnsi="Times New Roman" w:cs="Times New Roman"/>
          <w:noProof/>
          <w:sz w:val="24"/>
          <w:szCs w:val="24"/>
        </w:rPr>
        <w:t xml:space="preserve">et al. </w:t>
      </w:r>
      <w:del w:id="167" w:author="Thomas, Gregg" w:date="2025-01-06T18:45:00Z" w16du:dateUtc="2025-01-06T23:45:00Z">
        <w:r w:rsidR="00405C93">
          <w:rPr>
            <w:rFonts w:ascii="Times New Roman" w:hAnsi="Times New Roman" w:cs="Times New Roman"/>
            <w:noProof/>
            <w:sz w:val="24"/>
            <w:szCs w:val="24"/>
          </w:rPr>
          <w:delText>2020</w:delText>
        </w:r>
      </w:del>
      <w:ins w:id="168" w:author="Thomas, Gregg" w:date="2025-01-06T18:45:00Z" w16du:dateUtc="2025-01-06T23:45:00Z">
        <w:r w:rsidR="0000106A">
          <w:rPr>
            <w:rFonts w:ascii="Times New Roman" w:hAnsi="Times New Roman" w:cs="Times New Roman"/>
            <w:noProof/>
            <w:sz w:val="24"/>
            <w:szCs w:val="24"/>
          </w:rPr>
          <w:t>2020b</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 </w:instrText>
      </w:r>
      <w:r w:rsidR="0000106A">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00106A">
        <w:rPr>
          <w:rFonts w:ascii="Times New Roman" w:hAnsi="Times New Roman" w:cs="Times New Roman"/>
          <w:sz w:val="24"/>
          <w:szCs w:val="24"/>
        </w:rPr>
        <w:instrText xml:space="preserve"> ADDIN EN.CITE.DATA </w:instrText>
      </w:r>
      <w:r w:rsidR="0000106A">
        <w:rPr>
          <w:rFonts w:ascii="Times New Roman" w:hAnsi="Times New Roman" w:cs="Times New Roman"/>
          <w:sz w:val="24"/>
          <w:szCs w:val="24"/>
        </w:rPr>
      </w:r>
      <w:r w:rsidR="0000106A">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0106A">
        <w:rPr>
          <w:rFonts w:ascii="Times New Roman" w:hAnsi="Times New Roman" w:cs="Times New Roman"/>
          <w:noProof/>
          <w:sz w:val="24"/>
          <w:szCs w:val="24"/>
        </w:rPr>
        <w:t xml:space="preserve">(Smith, </w:t>
      </w:r>
      <w:del w:id="169" w:author="Thomas, Gregg" w:date="2025-01-06T18:45:00Z" w16du:dateUtc="2025-01-06T23:45:00Z">
        <w:r w:rsidR="00405C93">
          <w:rPr>
            <w:rFonts w:ascii="Times New Roman" w:hAnsi="Times New Roman" w:cs="Times New Roman"/>
            <w:noProof/>
            <w:sz w:val="24"/>
            <w:szCs w:val="24"/>
          </w:rPr>
          <w:delText xml:space="preserve">Wertheim, </w:delText>
        </w:r>
      </w:del>
      <w:r w:rsidR="0000106A">
        <w:rPr>
          <w:rFonts w:ascii="Times New Roman" w:hAnsi="Times New Roman" w:cs="Times New Roman"/>
          <w:noProof/>
          <w:sz w:val="24"/>
          <w:szCs w:val="24"/>
        </w:rPr>
        <w:t xml:space="preserve">et al. </w:t>
      </w:r>
      <w:del w:id="170" w:author="Thomas, Gregg" w:date="2025-01-06T18:45:00Z" w16du:dateUtc="2025-01-06T23:45:00Z">
        <w:r w:rsidR="00405C93">
          <w:rPr>
            <w:rFonts w:ascii="Times New Roman" w:hAnsi="Times New Roman" w:cs="Times New Roman"/>
            <w:noProof/>
            <w:sz w:val="24"/>
            <w:szCs w:val="24"/>
          </w:rPr>
          <w:delText>2015</w:delText>
        </w:r>
      </w:del>
      <w:ins w:id="171" w:author="Thomas, Gregg" w:date="2025-01-06T18:45:00Z" w16du:dateUtc="2025-01-06T23:45:00Z">
        <w:r w:rsidR="0000106A">
          <w:rPr>
            <w:rFonts w:ascii="Times New Roman" w:hAnsi="Times New Roman" w:cs="Times New Roman"/>
            <w:noProof/>
            <w:sz w:val="24"/>
            <w:szCs w:val="24"/>
          </w:rPr>
          <w:t>2015a</w:t>
        </w:r>
      </w:ins>
      <w:r w:rsidR="0000106A">
        <w:rPr>
          <w:rFonts w:ascii="Times New Roman" w:hAnsi="Times New Roman" w:cs="Times New Roman"/>
          <w:noProof/>
          <w:sz w:val="24"/>
          <w:szCs w:val="24"/>
        </w:rPr>
        <w:t>)</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w:t>
      </w:r>
      <w:r w:rsidRPr="00EB5534">
        <w:rPr>
          <w:rFonts w:ascii="Times New Roman" w:hAnsi="Times New Roman" w:cs="Times New Roman"/>
          <w:sz w:val="24"/>
          <w:szCs w:val="24"/>
        </w:rPr>
        <w:lastRenderedPageBreak/>
        <w:t>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6A0067D8"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del w:id="172" w:author="Thomas, Gregg" w:date="2025-01-06T18:45:00Z" w16du:dateUtc="2025-01-06T23:45:00Z">
        <w:r>
          <w:delText>Rates and types of error when using</w:delText>
        </w:r>
        <w:r w:rsidR="009B7498">
          <w:delText xml:space="preserve"> a single</w:delText>
        </w:r>
        <w:r>
          <w:delText xml:space="preserve"> </w:delText>
        </w:r>
        <w:r w:rsidR="009B7498">
          <w:delText>species tree</w:delText>
        </w:r>
        <w:r>
          <w:delText xml:space="preserve"> for gene-based selection tests</w:delText>
        </w:r>
        <w:r w:rsidR="00C102DF">
          <w:delText xml:space="preserve"> (</w:delText>
        </w:r>
        <w:r w:rsidR="00B22231" w:rsidRPr="00C102DF">
          <w:delText>Assuming the gene tree topology is the correct topology</w:delText>
        </w:r>
      </w:del>
      <w:ins w:id="173" w:author="Thomas, Gregg" w:date="2025-01-06T18:45:00Z" w16du:dateUtc="2025-01-06T23:45:00Z">
        <w:r w:rsidR="009B3643" w:rsidRPr="009B3643">
          <w:t>Incidence where a single species tree does not match the gene tree expectation in three different tests for positive selection</w:t>
        </w:r>
        <w:r w:rsidR="009B3643">
          <w:t xml:space="preserve">, </w:t>
        </w:r>
        <w:r w:rsidR="009B3643" w:rsidRPr="009B3643">
          <w:t>either not detecting positive selection</w:t>
        </w:r>
        <w:r w:rsidR="004414C3">
          <w:t xml:space="preserve"> when it is </w:t>
        </w:r>
        <w:r w:rsidR="009B3643" w:rsidRPr="009B3643">
          <w:t xml:space="preserve">inferred </w:t>
        </w:r>
        <w:r w:rsidR="009B3643">
          <w:t>using the</w:t>
        </w:r>
        <w:r w:rsidR="009B3643" w:rsidRPr="009B3643">
          <w:t xml:space="preserve"> gene tree</w:t>
        </w:r>
        <w:r w:rsidR="009B3643">
          <w:t xml:space="preserve"> (Undetected selection)</w:t>
        </w:r>
        <w:r w:rsidR="009B3643" w:rsidRPr="009B3643">
          <w:t xml:space="preserve"> or</w:t>
        </w:r>
        <w:r w:rsidR="009B3643">
          <w:t xml:space="preserve"> by</w:t>
        </w:r>
        <w:r w:rsidR="009B3643" w:rsidRPr="009B3643">
          <w:t xml:space="preserve"> detecting positive selection</w:t>
        </w:r>
        <w:r w:rsidR="009B3643">
          <w:t xml:space="preserve"> that is</w:t>
        </w:r>
        <w:r w:rsidR="009B3643" w:rsidRPr="009B3643">
          <w:t xml:space="preserve"> not inferred </w:t>
        </w:r>
        <w:r w:rsidR="009B3643">
          <w:t>when using</w:t>
        </w:r>
        <w:r w:rsidR="009B3643" w:rsidRPr="009B3643">
          <w:t xml:space="preserve"> the gene tree</w:t>
        </w:r>
        <w:r w:rsidR="009B3643">
          <w:t xml:space="preserve"> (</w:t>
        </w:r>
        <w:r w:rsidR="009B3643" w:rsidRPr="009B3643">
          <w:t>Newly detected selection</w:t>
        </w:r>
      </w:ins>
      <w:r w:rsidR="009B3643" w:rsidRPr="009B364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2C9CCC5F" w:rsidR="00F94241" w:rsidRPr="00197A2B" w:rsidRDefault="00F94241" w:rsidP="00F413E3">
            <w:pPr>
              <w:spacing w:after="0"/>
              <w:jc w:val="both"/>
              <w:rPr>
                <w:rFonts w:ascii="Times New Roman" w:hAnsi="Times New Roman" w:cs="Times New Roman"/>
                <w:sz w:val="24"/>
                <w:szCs w:val="24"/>
              </w:rPr>
            </w:pPr>
            <w:del w:id="174" w:author="Thomas, Gregg" w:date="2025-01-06T18:45:00Z" w16du:dateUtc="2025-01-06T23:45:00Z">
              <w:r>
                <w:rPr>
                  <w:rFonts w:ascii="Times New Roman" w:hAnsi="Times New Roman" w:cs="Times New Roman"/>
                  <w:sz w:val="24"/>
                  <w:szCs w:val="24"/>
                </w:rPr>
                <w:delText>False positive rate</w:delText>
              </w:r>
            </w:del>
            <w:ins w:id="175" w:author="Thomas, Gregg" w:date="2025-01-06T18:45:00Z" w16du:dateUtc="2025-01-06T23:45:00Z">
              <w:r w:rsidR="009B3643">
                <w:rPr>
                  <w:rFonts w:ascii="Times New Roman" w:hAnsi="Times New Roman" w:cs="Times New Roman"/>
                  <w:sz w:val="24"/>
                  <w:szCs w:val="24"/>
                </w:rPr>
                <w:t>Undetected selection</w:t>
              </w:r>
            </w:ins>
          </w:p>
        </w:tc>
        <w:tc>
          <w:tcPr>
            <w:tcW w:w="3600" w:type="dxa"/>
            <w:tcBorders>
              <w:top w:val="single" w:sz="4" w:space="0" w:color="auto"/>
              <w:bottom w:val="single" w:sz="4" w:space="0" w:color="auto"/>
            </w:tcBorders>
            <w:vAlign w:val="center"/>
          </w:tcPr>
          <w:p w14:paraId="0DB982D0" w14:textId="16591881" w:rsidR="00F94241" w:rsidRPr="00197A2B" w:rsidRDefault="00F94241" w:rsidP="00F413E3">
            <w:pPr>
              <w:spacing w:after="0"/>
              <w:jc w:val="both"/>
              <w:rPr>
                <w:rFonts w:ascii="Times New Roman" w:hAnsi="Times New Roman" w:cs="Times New Roman"/>
                <w:sz w:val="24"/>
                <w:szCs w:val="24"/>
              </w:rPr>
            </w:pPr>
            <w:del w:id="176" w:author="Thomas, Gregg" w:date="2025-01-06T18:45:00Z" w16du:dateUtc="2025-01-06T23:45:00Z">
              <w:r>
                <w:rPr>
                  <w:rFonts w:ascii="Times New Roman" w:hAnsi="Times New Roman" w:cs="Times New Roman"/>
                  <w:sz w:val="24"/>
                  <w:szCs w:val="24"/>
                </w:rPr>
                <w:delText>False negative rate</w:delText>
              </w:r>
            </w:del>
            <w:ins w:id="177" w:author="Thomas, Gregg" w:date="2025-01-06T18:45:00Z" w16du:dateUtc="2025-01-06T23:45:00Z">
              <w:r w:rsidR="009B3643">
                <w:rPr>
                  <w:rFonts w:ascii="Times New Roman" w:hAnsi="Times New Roman" w:cs="Times New Roman"/>
                  <w:sz w:val="24"/>
                  <w:szCs w:val="24"/>
                </w:rPr>
                <w:t>Newly detected selection</w:t>
              </w:r>
            </w:ins>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730DC4FB"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del w:id="178" w:author="Thomas, Gregg" w:date="2025-01-06T18:45:00Z" w16du:dateUtc="2025-01-06T23:45:00Z">
        <w:r w:rsidR="00E7006D" w:rsidRPr="00FA32F1">
          <w:rPr>
            <w:rFonts w:ascii="Times New Roman" w:hAnsi="Times New Roman" w:cs="Times New Roman"/>
            <w:sz w:val="24"/>
            <w:szCs w:val="24"/>
          </w:rPr>
          <w:delText>Tree</w:delText>
        </w:r>
        <w:r w:rsidR="00E7006D">
          <w:rPr>
            <w:rFonts w:ascii="Times New Roman" w:hAnsi="Times New Roman" w:cs="Times New Roman"/>
            <w:sz w:val="24"/>
            <w:szCs w:val="24"/>
          </w:rPr>
          <w:delText xml:space="preserve"> misspecification leads to erroneous results in tests for positive selection. </w:delText>
        </w:r>
      </w:del>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324A6E5A" w14:textId="77777777" w:rsidR="00081C7B" w:rsidRPr="009D4080" w:rsidRDefault="009418B1" w:rsidP="00081C7B">
      <w:pPr>
        <w:pStyle w:val="EndNoteBibliography"/>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081C7B" w:rsidRPr="009D4080">
        <w:rPr>
          <w:rFonts w:ascii="Times New Roman" w:hAnsi="Times New Roman" w:cs="Times New Roman"/>
          <w:sz w:val="24"/>
          <w:szCs w:val="24"/>
        </w:rPr>
        <w:t>Aghova T, Kimura Y, Bryja J, Dobigny G, Granjon L, Kergoat GJ. 2018. Fossils know it best: Using a new set of fossil calibrations to improve the temporal phylogenetic framework of murid rodents (Rodentia: Muridae). Mol Phylogenet Evol 128:98-111.</w:t>
      </w:r>
    </w:p>
    <w:p w14:paraId="5A7F5F15" w14:textId="77777777" w:rsidR="00081C7B" w:rsidRPr="009D4080" w:rsidRDefault="00081C7B" w:rsidP="00081C7B">
      <w:pPr>
        <w:pStyle w:val="EndNoteBibliography"/>
        <w:spacing w:after="0"/>
        <w:rPr>
          <w:rFonts w:ascii="Times New Roman" w:hAnsi="Times New Roman" w:cs="Times New Roman"/>
          <w:sz w:val="24"/>
          <w:szCs w:val="24"/>
        </w:rPr>
      </w:pPr>
    </w:p>
    <w:p w14:paraId="6CA704B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Alda F, Ludt WB, Elias DJ, McMahan CD, Chakrabarty P. 2021. Comparing Ultraconserved Elements and Exons for Phylogenomic Analyses of Middle American Cichlids: When Data Agree to Disagree. Genome Biol Evol 13:evab161.</w:t>
      </w:r>
    </w:p>
    <w:p w14:paraId="20D51FE4" w14:textId="77777777" w:rsidR="00081C7B" w:rsidRPr="009D4080" w:rsidRDefault="00081C7B" w:rsidP="00081C7B">
      <w:pPr>
        <w:pStyle w:val="EndNoteBibliography"/>
        <w:spacing w:after="0"/>
        <w:rPr>
          <w:rFonts w:ascii="Times New Roman" w:hAnsi="Times New Roman" w:cs="Times New Roman"/>
          <w:sz w:val="24"/>
          <w:szCs w:val="24"/>
        </w:rPr>
      </w:pPr>
    </w:p>
    <w:p w14:paraId="2978DA7D"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454B5FE" w14:textId="77777777" w:rsidR="00081C7B" w:rsidRPr="009D4080" w:rsidRDefault="00081C7B" w:rsidP="00081C7B">
      <w:pPr>
        <w:pStyle w:val="EndNoteBibliography"/>
        <w:spacing w:after="0"/>
        <w:rPr>
          <w:rFonts w:ascii="Times New Roman" w:hAnsi="Times New Roman" w:cs="Times New Roman"/>
          <w:sz w:val="24"/>
          <w:szCs w:val="24"/>
        </w:rPr>
      </w:pPr>
    </w:p>
    <w:p w14:paraId="2916440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Avise JC, Robinson TJ. 2008. Hemiplasy: a new term in the lexicon of phylogenetics. Syst Biol 57:503-507.</w:t>
      </w:r>
    </w:p>
    <w:p w14:paraId="06507B07" w14:textId="77777777" w:rsidR="00081C7B" w:rsidRPr="009D4080" w:rsidRDefault="00081C7B" w:rsidP="00081C7B">
      <w:pPr>
        <w:pStyle w:val="EndNoteBibliography"/>
        <w:spacing w:after="0"/>
        <w:rPr>
          <w:rFonts w:ascii="Times New Roman" w:hAnsi="Times New Roman" w:cs="Times New Roman"/>
          <w:sz w:val="24"/>
          <w:szCs w:val="24"/>
        </w:rPr>
      </w:pPr>
    </w:p>
    <w:p w14:paraId="32AAD75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Baudat F, Buard J, Grey C, Fledel-Alon A, Ober C, Przeworski M, Coop G, de Massy B. 2010. PRDM9 is a major determinant of meiotic recombination hotspots in humans and mice. Science 327:836-840.</w:t>
      </w:r>
    </w:p>
    <w:p w14:paraId="7EBE4A85" w14:textId="77777777" w:rsidR="00081C7B" w:rsidRPr="009D4080" w:rsidRDefault="00081C7B" w:rsidP="00081C7B">
      <w:pPr>
        <w:pStyle w:val="EndNoteBibliography"/>
        <w:spacing w:after="0"/>
        <w:rPr>
          <w:rFonts w:ascii="Times New Roman" w:hAnsi="Times New Roman" w:cs="Times New Roman"/>
          <w:sz w:val="24"/>
          <w:szCs w:val="24"/>
        </w:rPr>
      </w:pPr>
    </w:p>
    <w:p w14:paraId="10D9C00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Baum DA. 2007. Concordance trees, concordance factors, and the exploration of reticulate genealogy. TAXON 56:417-426.</w:t>
      </w:r>
    </w:p>
    <w:p w14:paraId="3C26793B" w14:textId="77777777" w:rsidR="00081C7B" w:rsidRPr="009D4080" w:rsidRDefault="00081C7B" w:rsidP="00081C7B">
      <w:pPr>
        <w:pStyle w:val="EndNoteBibliography"/>
        <w:spacing w:after="0"/>
        <w:rPr>
          <w:rFonts w:ascii="Times New Roman" w:hAnsi="Times New Roman" w:cs="Times New Roman"/>
          <w:sz w:val="24"/>
          <w:szCs w:val="24"/>
        </w:rPr>
      </w:pPr>
    </w:p>
    <w:p w14:paraId="7FD4CB4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Benjamini Y, Hochberg Y. 1995. Controlling the false discovery rate: a practical and powerful approach to multiple testing. Journal of the Royal statistical society: series B (Methodological) 57:289-300.</w:t>
      </w:r>
    </w:p>
    <w:p w14:paraId="73271BFF" w14:textId="77777777" w:rsidR="00081C7B" w:rsidRPr="009D4080" w:rsidRDefault="00081C7B" w:rsidP="00081C7B">
      <w:pPr>
        <w:pStyle w:val="EndNoteBibliography"/>
        <w:spacing w:after="0"/>
        <w:rPr>
          <w:rFonts w:ascii="Times New Roman" w:hAnsi="Times New Roman" w:cs="Times New Roman"/>
          <w:sz w:val="24"/>
          <w:szCs w:val="24"/>
        </w:rPr>
      </w:pPr>
    </w:p>
    <w:p w14:paraId="00E5638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Bloom BH. 1970. Space/time trade-offs in hash coding with allowable errors. Commun. ACM 13:422–426.</w:t>
      </w:r>
    </w:p>
    <w:p w14:paraId="381DA0EE" w14:textId="77777777" w:rsidR="00081C7B" w:rsidRPr="009D4080" w:rsidRDefault="00081C7B" w:rsidP="00081C7B">
      <w:pPr>
        <w:pStyle w:val="EndNoteBibliography"/>
        <w:spacing w:after="0"/>
        <w:rPr>
          <w:rFonts w:ascii="Times New Roman" w:hAnsi="Times New Roman" w:cs="Times New Roman"/>
          <w:sz w:val="24"/>
          <w:szCs w:val="24"/>
        </w:rPr>
      </w:pPr>
    </w:p>
    <w:p w14:paraId="17B8F6A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Böcker S, Canzar S, Gunnar WK. 2013. The Generalized Robinson-Foulds Metric. In:  Darling A, Stoye J, editors. Algorithms in Bioinformatics. Berlin, Heidelberg: Springer.</w:t>
      </w:r>
    </w:p>
    <w:p w14:paraId="3D7B5C63" w14:textId="77777777" w:rsidR="00081C7B" w:rsidRPr="009D4080" w:rsidRDefault="00081C7B" w:rsidP="00081C7B">
      <w:pPr>
        <w:pStyle w:val="EndNoteBibliography"/>
        <w:spacing w:after="0"/>
        <w:rPr>
          <w:rFonts w:ascii="Times New Roman" w:hAnsi="Times New Roman" w:cs="Times New Roman"/>
          <w:sz w:val="24"/>
          <w:szCs w:val="24"/>
        </w:rPr>
      </w:pPr>
    </w:p>
    <w:p w14:paraId="0F00E83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Bolger AM, Lohse M, Usadel B. 2014. Trimmomatic: a flexible trimmer for Illumina sequence data. Bioinformatics 30:2114-2120.</w:t>
      </w:r>
    </w:p>
    <w:p w14:paraId="333D1B1F" w14:textId="77777777" w:rsidR="00081C7B" w:rsidRPr="009D4080" w:rsidRDefault="00081C7B" w:rsidP="00081C7B">
      <w:pPr>
        <w:pStyle w:val="EndNoteBibliography"/>
        <w:spacing w:after="0"/>
        <w:rPr>
          <w:rFonts w:ascii="Times New Roman" w:hAnsi="Times New Roman" w:cs="Times New Roman"/>
          <w:sz w:val="24"/>
          <w:szCs w:val="24"/>
        </w:rPr>
      </w:pPr>
    </w:p>
    <w:p w14:paraId="757E3B2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Borowiec ML. 2016. AMAS: a fast tool for alignment manipulation and computing of summary statistics. PeerJ 4:e1660.</w:t>
      </w:r>
    </w:p>
    <w:p w14:paraId="4095A497" w14:textId="77777777" w:rsidR="00081C7B" w:rsidRPr="009D4080" w:rsidRDefault="00081C7B" w:rsidP="00081C7B">
      <w:pPr>
        <w:pStyle w:val="EndNoteBibliography"/>
        <w:spacing w:after="0"/>
        <w:rPr>
          <w:rFonts w:ascii="Times New Roman" w:hAnsi="Times New Roman" w:cs="Times New Roman"/>
          <w:sz w:val="24"/>
          <w:szCs w:val="24"/>
        </w:rPr>
      </w:pPr>
    </w:p>
    <w:p w14:paraId="4431D16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Bradley RK, Roberts A, Smoot M, Juvekar S, Do J, Dewey C, Holmes I, Pachter L. 2009. Fast statistical alignment. PLoS Comput Biol 5:e1000392.</w:t>
      </w:r>
    </w:p>
    <w:p w14:paraId="17841775" w14:textId="77777777" w:rsidR="00081C7B" w:rsidRPr="009D4080" w:rsidRDefault="00081C7B" w:rsidP="00081C7B">
      <w:pPr>
        <w:pStyle w:val="EndNoteBibliography"/>
        <w:spacing w:after="0"/>
        <w:rPr>
          <w:rFonts w:ascii="Times New Roman" w:hAnsi="Times New Roman" w:cs="Times New Roman"/>
          <w:sz w:val="24"/>
          <w:szCs w:val="24"/>
        </w:rPr>
      </w:pPr>
    </w:p>
    <w:p w14:paraId="091A34E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Capella-Gutierrez S, Silla-Martinez JM, Gabaldon T. 2009. trimAl: a tool for automated alignment trimming in large-scale phylogenetic analyses. Bioinformatics 25:1972-1973.</w:t>
      </w:r>
    </w:p>
    <w:p w14:paraId="298E39DC" w14:textId="77777777" w:rsidR="00081C7B" w:rsidRPr="009D4080" w:rsidRDefault="00081C7B" w:rsidP="00081C7B">
      <w:pPr>
        <w:pStyle w:val="EndNoteBibliography"/>
        <w:spacing w:after="0"/>
        <w:rPr>
          <w:rFonts w:ascii="Times New Roman" w:hAnsi="Times New Roman" w:cs="Times New Roman"/>
          <w:sz w:val="24"/>
          <w:szCs w:val="24"/>
        </w:rPr>
      </w:pPr>
    </w:p>
    <w:p w14:paraId="6EE850B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Carbone L, Harris RA, Gnerre S, Veeramah KR, Lorente-Galdos B, Huddleston J, Meyer TJ, Herrero J, Roos C, Aken B, et al. 2014. Gibbon genome and the fast karyotype evolution of small apes. Nature 513:195-201.</w:t>
      </w:r>
    </w:p>
    <w:p w14:paraId="18C35F11" w14:textId="77777777" w:rsidR="00081C7B" w:rsidRPr="009D4080" w:rsidRDefault="00081C7B" w:rsidP="00081C7B">
      <w:pPr>
        <w:pStyle w:val="EndNoteBibliography"/>
        <w:spacing w:after="0"/>
        <w:rPr>
          <w:rFonts w:ascii="Times New Roman" w:hAnsi="Times New Roman" w:cs="Times New Roman"/>
          <w:sz w:val="24"/>
          <w:szCs w:val="24"/>
        </w:rPr>
      </w:pPr>
    </w:p>
    <w:p w14:paraId="5279226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Chan KO, Hutter CR, Wood PL, Jr., Grismer LL, Brown RM. 2020. Target-capture phylogenomics provide insights on gene and species tree discordances in Old World treefrogs (Anura: Rhacophoridae). Proc Biol Sci 287:20202102.</w:t>
      </w:r>
    </w:p>
    <w:p w14:paraId="5E7E87EF" w14:textId="77777777" w:rsidR="00081C7B" w:rsidRPr="009D4080" w:rsidRDefault="00081C7B" w:rsidP="00081C7B">
      <w:pPr>
        <w:pStyle w:val="EndNoteBibliography"/>
        <w:spacing w:after="0"/>
        <w:rPr>
          <w:rFonts w:ascii="Times New Roman" w:hAnsi="Times New Roman" w:cs="Times New Roman"/>
          <w:sz w:val="24"/>
          <w:szCs w:val="24"/>
        </w:rPr>
      </w:pPr>
    </w:p>
    <w:p w14:paraId="0B3533D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Charlesworth B, Morgan MT, Charlesworth D. 1993. The effect of deleterious mutations on neutral molecular variation. Genetics 134:1289-1303.</w:t>
      </w:r>
    </w:p>
    <w:p w14:paraId="65D41E72" w14:textId="77777777" w:rsidR="00081C7B" w:rsidRPr="009D4080" w:rsidRDefault="00081C7B" w:rsidP="00081C7B">
      <w:pPr>
        <w:pStyle w:val="EndNoteBibliography"/>
        <w:spacing w:after="0"/>
        <w:rPr>
          <w:rFonts w:ascii="Times New Roman" w:hAnsi="Times New Roman" w:cs="Times New Roman"/>
          <w:sz w:val="24"/>
          <w:szCs w:val="24"/>
        </w:rPr>
      </w:pPr>
    </w:p>
    <w:p w14:paraId="2600833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Chernomor O, von Haeseler A, Minh BQ. 2016. Terrace Aware Data Structure for Phylogenomic Inference from Supermatrices. Syst Biol 65:997-1008.</w:t>
      </w:r>
    </w:p>
    <w:p w14:paraId="68A201EC" w14:textId="77777777" w:rsidR="00081C7B" w:rsidRPr="009D4080" w:rsidRDefault="00081C7B" w:rsidP="00081C7B">
      <w:pPr>
        <w:pStyle w:val="EndNoteBibliography"/>
        <w:spacing w:after="0"/>
        <w:rPr>
          <w:rFonts w:ascii="Times New Roman" w:hAnsi="Times New Roman" w:cs="Times New Roman"/>
          <w:sz w:val="24"/>
          <w:szCs w:val="24"/>
        </w:rPr>
      </w:pPr>
    </w:p>
    <w:p w14:paraId="75B75717"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Christmas MJ, Kaplow IM, Genereux DP, Dong MX, Hughes GM, Li X, Sullivan PF, Hindle AG, Andrews G, Armstrong JC, et al. 2023. Evolutionary constraint and innovation across hundreds of placental mammals. Science 380:eabn3943.</w:t>
      </w:r>
    </w:p>
    <w:p w14:paraId="10952B87" w14:textId="77777777" w:rsidR="00081C7B" w:rsidRPr="009D4080" w:rsidRDefault="00081C7B" w:rsidP="00081C7B">
      <w:pPr>
        <w:pStyle w:val="EndNoteBibliography"/>
        <w:spacing w:after="0"/>
        <w:rPr>
          <w:rFonts w:ascii="Times New Roman" w:hAnsi="Times New Roman" w:cs="Times New Roman"/>
          <w:sz w:val="24"/>
          <w:szCs w:val="24"/>
        </w:rPr>
      </w:pPr>
    </w:p>
    <w:p w14:paraId="5E578D5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Cox A, Ackert-Bicknell CL, Dumont BL, Ding Y, Bell JT, Brockmann GA, Wergedal JE, Bult C, Paigen B, Flint J, et al. 2009. A new standard genetic map for the laboratory mouse. Genetics 182:1335-1344.</w:t>
      </w:r>
    </w:p>
    <w:p w14:paraId="3BBC3AA1" w14:textId="77777777" w:rsidR="00081C7B" w:rsidRPr="009D4080" w:rsidRDefault="00081C7B" w:rsidP="00081C7B">
      <w:pPr>
        <w:pStyle w:val="EndNoteBibliography"/>
        <w:spacing w:after="0"/>
        <w:rPr>
          <w:rFonts w:ascii="Times New Roman" w:hAnsi="Times New Roman" w:cs="Times New Roman"/>
          <w:sz w:val="24"/>
          <w:szCs w:val="24"/>
        </w:rPr>
      </w:pPr>
    </w:p>
    <w:p w14:paraId="1571248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Cunningham F, Allen JE, Allen J, Alvarez-Jarreta J, Amode MR, Armean IM, Austine-Orimoloye O, Azov AG, Barnes I, Bennett R, et al. 2022. Ensembl 2022. Nucleic Acids Res 50:D988-D995.</w:t>
      </w:r>
    </w:p>
    <w:p w14:paraId="0C2EC68D" w14:textId="77777777" w:rsidR="00081C7B" w:rsidRPr="009D4080" w:rsidRDefault="00081C7B" w:rsidP="00081C7B">
      <w:pPr>
        <w:pStyle w:val="EndNoteBibliography"/>
        <w:spacing w:after="0"/>
        <w:rPr>
          <w:rFonts w:ascii="Times New Roman" w:hAnsi="Times New Roman" w:cs="Times New Roman"/>
          <w:sz w:val="24"/>
          <w:szCs w:val="24"/>
        </w:rPr>
      </w:pPr>
    </w:p>
    <w:p w14:paraId="258AD5D6" w14:textId="724AD342"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Danecek P, Bonfield JK, Liddle J, Marshall J, Ohan V, Pollard MO, Whitwham A, Keane T, McCarthy SA, Davies RM, </w:t>
      </w:r>
      <w:del w:id="179" w:author="Thomas, Gregg" w:date="2025-01-06T18:45:00Z" w16du:dateUtc="2025-01-06T23:45:00Z">
        <w:r w:rsidR="00A409BC" w:rsidRPr="009D4080">
          <w:rPr>
            <w:rFonts w:ascii="Times New Roman" w:hAnsi="Times New Roman" w:cs="Times New Roman"/>
            <w:sz w:val="24"/>
            <w:szCs w:val="24"/>
          </w:rPr>
          <w:delText>et al</w:delText>
        </w:r>
      </w:del>
      <w:ins w:id="180" w:author="Thomas, Gregg" w:date="2025-01-06T18:45:00Z" w16du:dateUtc="2025-01-06T23:45:00Z">
        <w:r w:rsidRPr="009D4080">
          <w:rPr>
            <w:rFonts w:ascii="Times New Roman" w:hAnsi="Times New Roman" w:cs="Times New Roman"/>
            <w:sz w:val="24"/>
            <w:szCs w:val="24"/>
          </w:rPr>
          <w:t>Li H</w:t>
        </w:r>
      </w:ins>
      <w:r w:rsidRPr="009D4080">
        <w:rPr>
          <w:rFonts w:ascii="Times New Roman" w:hAnsi="Times New Roman" w:cs="Times New Roman"/>
          <w:sz w:val="24"/>
          <w:szCs w:val="24"/>
        </w:rPr>
        <w:t>. 2021. Twelve years of SAMtools and BCFtools. Gigascience 10:giab008.</w:t>
      </w:r>
    </w:p>
    <w:p w14:paraId="0756FBCD" w14:textId="77777777" w:rsidR="00081C7B" w:rsidRPr="009D4080" w:rsidRDefault="00081C7B" w:rsidP="00081C7B">
      <w:pPr>
        <w:pStyle w:val="EndNoteBibliography"/>
        <w:spacing w:after="0"/>
        <w:rPr>
          <w:rFonts w:ascii="Times New Roman" w:hAnsi="Times New Roman" w:cs="Times New Roman"/>
          <w:sz w:val="24"/>
          <w:szCs w:val="24"/>
        </w:rPr>
      </w:pPr>
    </w:p>
    <w:p w14:paraId="5F93AE2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Dapper AL, Payseur BA. 2017. Connecting theory and data to understand recombination rate evolution. Philos Trans R Soc Lond B Biol Sci 372.</w:t>
      </w:r>
    </w:p>
    <w:p w14:paraId="3BDBB3C0" w14:textId="77777777" w:rsidR="00081C7B" w:rsidRPr="009D4080" w:rsidRDefault="00081C7B" w:rsidP="00081C7B">
      <w:pPr>
        <w:pStyle w:val="EndNoteBibliography"/>
        <w:spacing w:after="0"/>
        <w:rPr>
          <w:rFonts w:ascii="Times New Roman" w:hAnsi="Times New Roman" w:cs="Times New Roman"/>
          <w:sz w:val="24"/>
          <w:szCs w:val="24"/>
        </w:rPr>
      </w:pPr>
    </w:p>
    <w:p w14:paraId="19A1A60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8FD5EE5" w14:textId="77777777" w:rsidR="00081C7B" w:rsidRPr="009D4080" w:rsidRDefault="00081C7B" w:rsidP="00081C7B">
      <w:pPr>
        <w:pStyle w:val="EndNoteBibliography"/>
        <w:spacing w:after="0"/>
        <w:rPr>
          <w:rFonts w:ascii="Times New Roman" w:hAnsi="Times New Roman" w:cs="Times New Roman"/>
          <w:sz w:val="24"/>
          <w:szCs w:val="24"/>
        </w:rPr>
      </w:pPr>
    </w:p>
    <w:p w14:paraId="7D62B4F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Degnan JH, Rosenberg NA. 2006. Discordance of species trees with their most likely gene trees. PLoS Genet 2:e68.</w:t>
      </w:r>
    </w:p>
    <w:p w14:paraId="2FDC4DB8" w14:textId="77777777" w:rsidR="00081C7B" w:rsidRPr="009D4080" w:rsidRDefault="00081C7B" w:rsidP="00081C7B">
      <w:pPr>
        <w:pStyle w:val="EndNoteBibliography"/>
        <w:spacing w:after="0"/>
        <w:rPr>
          <w:rFonts w:ascii="Times New Roman" w:hAnsi="Times New Roman" w:cs="Times New Roman"/>
          <w:sz w:val="24"/>
          <w:szCs w:val="24"/>
        </w:rPr>
      </w:pPr>
    </w:p>
    <w:p w14:paraId="55D9F49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Edwards SV. 2009. Is a new and general theory of molecular systematics emerging? Evolution 63:1-19.</w:t>
      </w:r>
    </w:p>
    <w:p w14:paraId="77516196" w14:textId="77777777" w:rsidR="00081C7B" w:rsidRPr="009D4080" w:rsidRDefault="00081C7B" w:rsidP="00081C7B">
      <w:pPr>
        <w:pStyle w:val="EndNoteBibliography"/>
        <w:spacing w:after="0"/>
        <w:rPr>
          <w:rFonts w:ascii="Times New Roman" w:hAnsi="Times New Roman" w:cs="Times New Roman"/>
          <w:sz w:val="24"/>
          <w:szCs w:val="24"/>
        </w:rPr>
      </w:pPr>
    </w:p>
    <w:p w14:paraId="5BC04F6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Faircloth BC. 2013. illumiprocessor: a trimmomatic wrapper for parallel adapter and quality trimming.</w:t>
      </w:r>
    </w:p>
    <w:p w14:paraId="13800980" w14:textId="77777777" w:rsidR="00081C7B" w:rsidRPr="009D4080" w:rsidRDefault="00081C7B" w:rsidP="00081C7B">
      <w:pPr>
        <w:pStyle w:val="EndNoteBibliography"/>
        <w:spacing w:after="0"/>
        <w:rPr>
          <w:rFonts w:ascii="Times New Roman" w:hAnsi="Times New Roman" w:cs="Times New Roman"/>
          <w:sz w:val="24"/>
          <w:szCs w:val="24"/>
        </w:rPr>
      </w:pPr>
    </w:p>
    <w:p w14:paraId="3FC905F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Faircloth BC. 2016. PHYLUCE is a software package for the analysis of conserved genomic loci. Bioinformatics 32:786-788.</w:t>
      </w:r>
    </w:p>
    <w:p w14:paraId="74B4686F" w14:textId="77777777" w:rsidR="00081C7B" w:rsidRPr="009D4080" w:rsidRDefault="00081C7B" w:rsidP="00081C7B">
      <w:pPr>
        <w:pStyle w:val="EndNoteBibliography"/>
        <w:spacing w:after="0"/>
        <w:rPr>
          <w:rFonts w:ascii="Times New Roman" w:hAnsi="Times New Roman" w:cs="Times New Roman"/>
          <w:sz w:val="24"/>
          <w:szCs w:val="24"/>
        </w:rPr>
      </w:pPr>
    </w:p>
    <w:p w14:paraId="7F17EA4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Faircloth BC, McCormack JE, Crawford NG, Harvey MG, Brumfield RT, Glenn TC. 2012. Ultraconserved elements anchor thousands of genetic markers spanning multiple evolutionary timescales. Syst Biol 61:717-726.</w:t>
      </w:r>
    </w:p>
    <w:p w14:paraId="19486E0E" w14:textId="77777777" w:rsidR="00081C7B" w:rsidRPr="009D4080" w:rsidRDefault="00081C7B" w:rsidP="00081C7B">
      <w:pPr>
        <w:pStyle w:val="EndNoteBibliography"/>
        <w:spacing w:after="0"/>
        <w:rPr>
          <w:rFonts w:ascii="Times New Roman" w:hAnsi="Times New Roman" w:cs="Times New Roman"/>
          <w:sz w:val="24"/>
          <w:szCs w:val="24"/>
        </w:rPr>
      </w:pPr>
    </w:p>
    <w:p w14:paraId="46F01C7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Feng S, Bai M, Rivas-Gonzalez I, Li C, Liu S, Tong Y, Yang H, Chen G, Xie D, Sears KE, et al. 2022. Incomplete lineage sorting and phenotypic evolution in marsupials. Cell 185:1646-1660 e1618.</w:t>
      </w:r>
    </w:p>
    <w:p w14:paraId="4A19BCC6" w14:textId="77777777" w:rsidR="00081C7B" w:rsidRPr="009D4080" w:rsidRDefault="00081C7B" w:rsidP="00081C7B">
      <w:pPr>
        <w:pStyle w:val="EndNoteBibliography"/>
        <w:spacing w:after="0"/>
        <w:rPr>
          <w:rFonts w:ascii="Times New Roman" w:hAnsi="Times New Roman" w:cs="Times New Roman"/>
          <w:sz w:val="24"/>
          <w:szCs w:val="24"/>
        </w:rPr>
      </w:pPr>
    </w:p>
    <w:p w14:paraId="7E3C09FC" w14:textId="3B97716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Ferreira MS, Jones MR, Callahan CM, Farelo L, Tolesa Z, Suchentrunk F, Boursot P, Mills LS, Alves PC, Good JM, </w:t>
      </w:r>
      <w:del w:id="181" w:author="Thomas, Gregg" w:date="2025-01-06T18:45:00Z" w16du:dateUtc="2025-01-06T23:45:00Z">
        <w:r w:rsidR="00A409BC" w:rsidRPr="009D4080">
          <w:rPr>
            <w:rFonts w:ascii="Times New Roman" w:hAnsi="Times New Roman" w:cs="Times New Roman"/>
            <w:sz w:val="24"/>
            <w:szCs w:val="24"/>
          </w:rPr>
          <w:delText>et al.</w:delText>
        </w:r>
      </w:del>
      <w:ins w:id="182" w:author="Thomas, Gregg" w:date="2025-01-06T18:45:00Z" w16du:dateUtc="2025-01-06T23:45:00Z">
        <w:r w:rsidRPr="009D4080">
          <w:rPr>
            <w:rFonts w:ascii="Times New Roman" w:hAnsi="Times New Roman" w:cs="Times New Roman"/>
            <w:sz w:val="24"/>
            <w:szCs w:val="24"/>
          </w:rPr>
          <w:t>Melo-Ferreira J.</w:t>
        </w:r>
      </w:ins>
      <w:r w:rsidRPr="009D4080">
        <w:rPr>
          <w:rFonts w:ascii="Times New Roman" w:hAnsi="Times New Roman" w:cs="Times New Roman"/>
          <w:sz w:val="24"/>
          <w:szCs w:val="24"/>
        </w:rPr>
        <w:t xml:space="preserve"> 2021. The Legacy of Recurrent Introgression during the Radiation of Hares. Syst Biol 70:593-607.</w:t>
      </w:r>
    </w:p>
    <w:p w14:paraId="2A5D760E" w14:textId="77777777" w:rsidR="00081C7B" w:rsidRPr="009D4080" w:rsidRDefault="00081C7B" w:rsidP="00081C7B">
      <w:pPr>
        <w:pStyle w:val="EndNoteBibliography"/>
        <w:spacing w:after="0"/>
        <w:rPr>
          <w:rFonts w:ascii="Times New Roman" w:hAnsi="Times New Roman" w:cs="Times New Roman"/>
          <w:sz w:val="24"/>
          <w:szCs w:val="24"/>
        </w:rPr>
      </w:pPr>
    </w:p>
    <w:p w14:paraId="23C579E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Foley NM, Harris AJ, Bredemeyer KR, Ruedi M, Puechmaille SJ, Teeling EC, Criscitiello MF, Murphy WJ. 2024. Karyotypic stasis and swarming influenced the evolution of viral tolerance in a species-rich bat radiation. Cell Genom 4:100482.</w:t>
      </w:r>
    </w:p>
    <w:p w14:paraId="041887F8" w14:textId="77777777" w:rsidR="00081C7B" w:rsidRPr="009D4080" w:rsidRDefault="00081C7B" w:rsidP="00081C7B">
      <w:pPr>
        <w:pStyle w:val="EndNoteBibliography"/>
        <w:spacing w:after="0"/>
        <w:rPr>
          <w:rFonts w:ascii="Times New Roman" w:hAnsi="Times New Roman" w:cs="Times New Roman"/>
          <w:sz w:val="24"/>
          <w:szCs w:val="24"/>
        </w:rPr>
      </w:pPr>
    </w:p>
    <w:p w14:paraId="2B4BD33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Foley NM, Mason VC, Harris AJ, Bredemeyer KR, Damas J, Lewin HA, Eizirik E, Gatesy J, Karlsson EK, Lindblad-Toh K, et al. 2023. A genomic timescale for placental mammal evolution. Science 380:eabl8189.</w:t>
      </w:r>
    </w:p>
    <w:p w14:paraId="0E5AE074" w14:textId="77777777" w:rsidR="00081C7B" w:rsidRPr="009D4080" w:rsidRDefault="00081C7B" w:rsidP="00081C7B">
      <w:pPr>
        <w:pStyle w:val="EndNoteBibliography"/>
        <w:spacing w:after="0"/>
        <w:rPr>
          <w:rFonts w:ascii="Times New Roman" w:hAnsi="Times New Roman" w:cs="Times New Roman"/>
          <w:sz w:val="24"/>
          <w:szCs w:val="24"/>
        </w:rPr>
      </w:pPr>
    </w:p>
    <w:p w14:paraId="6E1EA58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lastRenderedPageBreak/>
        <w:t>Fontaine MC, Pease JB, Steele A, Waterhouse RM, Neafsey DE, Sharakhov IV, Jiang X, Hall AB, Catteruccia F, Kakani E, et al. 2015. Mosquito genomics. Extensive introgression in a malaria vector species complex revealed by phylogenomics. Science 347:1258524.</w:t>
      </w:r>
    </w:p>
    <w:p w14:paraId="09CA68F6" w14:textId="77777777" w:rsidR="00081C7B" w:rsidRPr="009D4080" w:rsidRDefault="00081C7B" w:rsidP="00081C7B">
      <w:pPr>
        <w:pStyle w:val="EndNoteBibliography"/>
        <w:spacing w:after="0"/>
        <w:rPr>
          <w:rFonts w:ascii="Times New Roman" w:hAnsi="Times New Roman" w:cs="Times New Roman"/>
          <w:sz w:val="24"/>
          <w:szCs w:val="24"/>
        </w:rPr>
      </w:pPr>
    </w:p>
    <w:p w14:paraId="0F533BD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Foote AD, Liu Y, Thomas GW, Vinar T, Alfoldi J, Deng J, Dugan S, van Elk CE, Hunter ME, Joshi V, et al. 2015. Convergent evolution of the genomes of marine mammals. Nat Genet 47:272-275.</w:t>
      </w:r>
    </w:p>
    <w:p w14:paraId="40BE7B15" w14:textId="77777777" w:rsidR="00081C7B" w:rsidRPr="009D4080" w:rsidRDefault="00081C7B" w:rsidP="00081C7B">
      <w:pPr>
        <w:pStyle w:val="EndNoteBibliography"/>
        <w:spacing w:after="0"/>
        <w:rPr>
          <w:rFonts w:ascii="Times New Roman" w:hAnsi="Times New Roman" w:cs="Times New Roman"/>
          <w:sz w:val="24"/>
          <w:szCs w:val="24"/>
        </w:rPr>
      </w:pPr>
    </w:p>
    <w:p w14:paraId="69F7840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Gable SM, Byars MI, Literman R, Tollis M. 2022. A Genomic Perspective on the Evolutionary Diversification of Turtles. Syst Biol 71:1331-1347.</w:t>
      </w:r>
    </w:p>
    <w:p w14:paraId="55932B10" w14:textId="77777777" w:rsidR="00081C7B" w:rsidRPr="009D4080" w:rsidRDefault="00081C7B" w:rsidP="00081C7B">
      <w:pPr>
        <w:pStyle w:val="EndNoteBibliography"/>
        <w:spacing w:after="0"/>
        <w:rPr>
          <w:rFonts w:ascii="Times New Roman" w:hAnsi="Times New Roman" w:cs="Times New Roman"/>
          <w:sz w:val="24"/>
          <w:szCs w:val="24"/>
        </w:rPr>
      </w:pPr>
    </w:p>
    <w:p w14:paraId="76E81FB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Gibbs RA, Weinstock GM, Metzker ML, Muzny DM, Sodergren EJ, Scherer S, Scott G, Steffen D, Worley KC, Burch PE, et al. 2004. Genome sequence of the Brown Norway rat yields insights into mammalian evolution. Nature 428:493-521.</w:t>
      </w:r>
    </w:p>
    <w:p w14:paraId="4803D407" w14:textId="77777777" w:rsidR="00081C7B" w:rsidRPr="009D4080" w:rsidRDefault="00081C7B" w:rsidP="00081C7B">
      <w:pPr>
        <w:pStyle w:val="EndNoteBibliography"/>
        <w:spacing w:after="0"/>
        <w:rPr>
          <w:rFonts w:ascii="Times New Roman" w:hAnsi="Times New Roman" w:cs="Times New Roman"/>
          <w:sz w:val="24"/>
          <w:szCs w:val="24"/>
        </w:rPr>
      </w:pPr>
    </w:p>
    <w:p w14:paraId="14C3680D" w14:textId="3BE661F2"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Good JM, Wiebe V, Albert FW, Burbano HA, Kircher M, Green RE, Halbwax M, Andre C, Atencia R, Fischer A, </w:t>
      </w:r>
      <w:del w:id="183" w:author="Thomas, Gregg" w:date="2025-01-06T18:45:00Z" w16du:dateUtc="2025-01-06T23:45:00Z">
        <w:r w:rsidR="00A409BC" w:rsidRPr="009D4080">
          <w:rPr>
            <w:rFonts w:ascii="Times New Roman" w:hAnsi="Times New Roman" w:cs="Times New Roman"/>
            <w:sz w:val="24"/>
            <w:szCs w:val="24"/>
          </w:rPr>
          <w:delText>et al</w:delText>
        </w:r>
      </w:del>
      <w:ins w:id="184" w:author="Thomas, Gregg" w:date="2025-01-06T18:45:00Z" w16du:dateUtc="2025-01-06T23:45:00Z">
        <w:r w:rsidRPr="009D4080">
          <w:rPr>
            <w:rFonts w:ascii="Times New Roman" w:hAnsi="Times New Roman" w:cs="Times New Roman"/>
            <w:sz w:val="24"/>
            <w:szCs w:val="24"/>
          </w:rPr>
          <w:t>Paabo S</w:t>
        </w:r>
      </w:ins>
      <w:r w:rsidRPr="009D4080">
        <w:rPr>
          <w:rFonts w:ascii="Times New Roman" w:hAnsi="Times New Roman" w:cs="Times New Roman"/>
          <w:sz w:val="24"/>
          <w:szCs w:val="24"/>
        </w:rPr>
        <w:t>. 2013. Comparative population genomics of the ejaculate in humans and the great apes. Mol Biol Evol 30:964-976.</w:t>
      </w:r>
    </w:p>
    <w:p w14:paraId="449E7371" w14:textId="77777777" w:rsidR="00081C7B" w:rsidRPr="009D4080" w:rsidRDefault="00081C7B" w:rsidP="00081C7B">
      <w:pPr>
        <w:pStyle w:val="EndNoteBibliography"/>
        <w:spacing w:after="0"/>
        <w:rPr>
          <w:rFonts w:ascii="Times New Roman" w:hAnsi="Times New Roman" w:cs="Times New Roman"/>
          <w:sz w:val="24"/>
          <w:szCs w:val="24"/>
        </w:rPr>
      </w:pPr>
    </w:p>
    <w:p w14:paraId="0905AF3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Green RE, Krause J, Briggs AW, Maricic T, Stenzel U, Kircher M, Patterson N, Li H, Zhai W, Fritz MH, et al. 2010. A draft sequence of the Neandertal genome. Science 328:710-722.</w:t>
      </w:r>
    </w:p>
    <w:p w14:paraId="12D9CB76" w14:textId="77777777" w:rsidR="00081C7B" w:rsidRPr="009D4080" w:rsidRDefault="00081C7B" w:rsidP="00081C7B">
      <w:pPr>
        <w:pStyle w:val="EndNoteBibliography"/>
        <w:spacing w:after="0"/>
        <w:rPr>
          <w:rFonts w:ascii="Times New Roman" w:hAnsi="Times New Roman" w:cs="Times New Roman"/>
          <w:sz w:val="24"/>
          <w:szCs w:val="24"/>
        </w:rPr>
      </w:pPr>
    </w:p>
    <w:p w14:paraId="100ED5D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Guindon S, Dufayard JF, Lefort V, Anisimova M, Hordijk W, Gascuel O. 2010. New algorithms and methods to estimate maximum-likelihood phylogenies: assessing the performance of PhyML 3.0. Syst Biol 59:307-321.</w:t>
      </w:r>
    </w:p>
    <w:p w14:paraId="07EA6E6A" w14:textId="77777777" w:rsidR="00081C7B" w:rsidRPr="009D4080" w:rsidRDefault="00081C7B" w:rsidP="00081C7B">
      <w:pPr>
        <w:pStyle w:val="EndNoteBibliography"/>
        <w:spacing w:after="0"/>
        <w:rPr>
          <w:rFonts w:ascii="Times New Roman" w:hAnsi="Times New Roman" w:cs="Times New Roman"/>
          <w:sz w:val="24"/>
          <w:szCs w:val="24"/>
        </w:rPr>
      </w:pPr>
    </w:p>
    <w:p w14:paraId="591D6DF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Hahn MW, Nakhleh L. 2016. Irrational exuberance for resolved species trees. Evolution 70:7-17.</w:t>
      </w:r>
    </w:p>
    <w:p w14:paraId="409F91FD" w14:textId="77777777" w:rsidR="00081C7B" w:rsidRPr="009D4080" w:rsidRDefault="00081C7B" w:rsidP="00081C7B">
      <w:pPr>
        <w:pStyle w:val="EndNoteBibliography"/>
        <w:spacing w:after="0"/>
        <w:rPr>
          <w:rFonts w:ascii="Times New Roman" w:hAnsi="Times New Roman" w:cs="Times New Roman"/>
          <w:sz w:val="24"/>
          <w:szCs w:val="24"/>
        </w:rPr>
      </w:pPr>
    </w:p>
    <w:p w14:paraId="4F0F3A0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He B, Zhao Y, Su C, Lin G, Wang Y, Li L, Ma J, Yang Q, Hao J. 2023. Phylogenomics reveal extensive phylogenetic discordance due to incomplete lineage sorting following the rapid radiation of alpine butterflies (Papilionidae: Parnassius). Syst Entomol.</w:t>
      </w:r>
    </w:p>
    <w:p w14:paraId="7107A3EB" w14:textId="77777777" w:rsidR="00081C7B" w:rsidRPr="009D4080" w:rsidRDefault="00081C7B" w:rsidP="00081C7B">
      <w:pPr>
        <w:pStyle w:val="EndNoteBibliography"/>
        <w:spacing w:after="0"/>
        <w:rPr>
          <w:rFonts w:ascii="Times New Roman" w:hAnsi="Times New Roman" w:cs="Times New Roman"/>
          <w:sz w:val="24"/>
          <w:szCs w:val="24"/>
        </w:rPr>
      </w:pPr>
    </w:p>
    <w:p w14:paraId="1F8C18BD"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Hibbins MS, Breithaupt LC, Hahn MW. 2023. Phylogenomic comparative methods: Accurate evolutionary inferences in the presence of gene tree discordance. Proc Natl Acad Sci U S A 120:e2220389120.</w:t>
      </w:r>
    </w:p>
    <w:p w14:paraId="2F5F7F2A" w14:textId="77777777" w:rsidR="00081C7B" w:rsidRPr="009D4080" w:rsidRDefault="00081C7B" w:rsidP="00081C7B">
      <w:pPr>
        <w:pStyle w:val="EndNoteBibliography"/>
        <w:spacing w:after="0"/>
        <w:rPr>
          <w:rFonts w:ascii="Times New Roman" w:hAnsi="Times New Roman" w:cs="Times New Roman"/>
          <w:sz w:val="24"/>
          <w:szCs w:val="24"/>
        </w:rPr>
      </w:pPr>
    </w:p>
    <w:p w14:paraId="60C3D8E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Hinrichs AS, Karolchik D, Baertsch R, Barber GP, Bejerano G, Clawson H, Diekhans M, Furey TS, Harte RA, Hsu F, et al. 2006. The UCSC Genome Browser Database: update 2006. Nucleic Acids Res 34:D590-598.</w:t>
      </w:r>
    </w:p>
    <w:p w14:paraId="47C8F582" w14:textId="77777777" w:rsidR="00081C7B" w:rsidRPr="009D4080" w:rsidRDefault="00081C7B" w:rsidP="00081C7B">
      <w:pPr>
        <w:pStyle w:val="EndNoteBibliography"/>
        <w:spacing w:after="0"/>
        <w:rPr>
          <w:rFonts w:ascii="Times New Roman" w:hAnsi="Times New Roman" w:cs="Times New Roman"/>
          <w:sz w:val="24"/>
          <w:szCs w:val="24"/>
        </w:rPr>
      </w:pPr>
    </w:p>
    <w:p w14:paraId="38CE45A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Hoang DT, Chernomor O, von Haeseler A, Minh BQ, Vinh LS. 2018. UFBoot2: Improving the Ultrafast Bootstrap Approximation. Mol Biol Evol 35:518-522.</w:t>
      </w:r>
    </w:p>
    <w:p w14:paraId="1278C6CF" w14:textId="77777777" w:rsidR="00081C7B" w:rsidRPr="009D4080" w:rsidRDefault="00081C7B" w:rsidP="00081C7B">
      <w:pPr>
        <w:pStyle w:val="EndNoteBibliography"/>
        <w:spacing w:after="0"/>
        <w:rPr>
          <w:rFonts w:ascii="Times New Roman" w:hAnsi="Times New Roman" w:cs="Times New Roman"/>
          <w:sz w:val="24"/>
          <w:szCs w:val="24"/>
        </w:rPr>
      </w:pPr>
    </w:p>
    <w:p w14:paraId="63D4A15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Hobolth A, Christensen OF, Mailund T, Schierup MH. 2007. Genomic relationships and speciation times of human, chimpanzee, and gorilla inferred from a coalescent hidden Markov model. PLoS Genet 3:e7.</w:t>
      </w:r>
    </w:p>
    <w:p w14:paraId="433852ED" w14:textId="77777777" w:rsidR="00081C7B" w:rsidRPr="009D4080" w:rsidRDefault="00081C7B" w:rsidP="00081C7B">
      <w:pPr>
        <w:pStyle w:val="EndNoteBibliography"/>
        <w:spacing w:after="0"/>
        <w:rPr>
          <w:rFonts w:ascii="Times New Roman" w:hAnsi="Times New Roman" w:cs="Times New Roman"/>
          <w:sz w:val="24"/>
          <w:szCs w:val="24"/>
        </w:rPr>
      </w:pPr>
    </w:p>
    <w:p w14:paraId="35A8D8F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Holm S. 1979. A simple sequentially rejective multiple test procedure. Scandinavian journal of statistics:65-70.</w:t>
      </w:r>
    </w:p>
    <w:p w14:paraId="4C4CAD76" w14:textId="77777777" w:rsidR="00081C7B" w:rsidRPr="009D4080" w:rsidRDefault="00081C7B" w:rsidP="00081C7B">
      <w:pPr>
        <w:pStyle w:val="EndNoteBibliography"/>
        <w:spacing w:after="0"/>
        <w:rPr>
          <w:rFonts w:ascii="Times New Roman" w:hAnsi="Times New Roman" w:cs="Times New Roman"/>
          <w:sz w:val="24"/>
          <w:szCs w:val="24"/>
        </w:rPr>
      </w:pPr>
    </w:p>
    <w:p w14:paraId="13580ED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Hu Z, Sackton TB, Edwards SV, Liu JS. 2019. Bayesian Detection of Convergent Rate Changes of Conserved Noncoding Elements on Phylogenetic Trees. Mol Biol Evol 36:1086-1100.</w:t>
      </w:r>
    </w:p>
    <w:p w14:paraId="23D31850" w14:textId="77777777" w:rsidR="00081C7B" w:rsidRPr="009D4080" w:rsidRDefault="00081C7B" w:rsidP="00081C7B">
      <w:pPr>
        <w:pStyle w:val="EndNoteBibliography"/>
        <w:spacing w:after="0"/>
        <w:rPr>
          <w:rFonts w:ascii="Times New Roman" w:hAnsi="Times New Roman" w:cs="Times New Roman"/>
          <w:sz w:val="24"/>
          <w:szCs w:val="24"/>
        </w:rPr>
      </w:pPr>
    </w:p>
    <w:p w14:paraId="00F6CD8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Hudson RR. 1983. Testing the Constant-Rate Neutral Allele Model with Protein Sequence Data. Evolution 37:203-217.</w:t>
      </w:r>
    </w:p>
    <w:p w14:paraId="6CD78F54" w14:textId="77777777" w:rsidR="00081C7B" w:rsidRPr="009D4080" w:rsidRDefault="00081C7B" w:rsidP="00081C7B">
      <w:pPr>
        <w:pStyle w:val="EndNoteBibliography"/>
        <w:spacing w:after="0"/>
        <w:rPr>
          <w:rFonts w:ascii="Times New Roman" w:hAnsi="Times New Roman" w:cs="Times New Roman"/>
          <w:sz w:val="24"/>
          <w:szCs w:val="24"/>
        </w:rPr>
      </w:pPr>
    </w:p>
    <w:p w14:paraId="6469627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Hudson RR, Kaplan NL. 1988. The coalescent process in models with selection and recombination. Genetics 120:831-840.</w:t>
      </w:r>
    </w:p>
    <w:p w14:paraId="4AF587C6" w14:textId="77777777" w:rsidR="00081C7B" w:rsidRPr="009D4080" w:rsidRDefault="00081C7B" w:rsidP="00081C7B">
      <w:pPr>
        <w:pStyle w:val="EndNoteBibliography"/>
        <w:spacing w:after="0"/>
        <w:rPr>
          <w:rFonts w:ascii="Times New Roman" w:hAnsi="Times New Roman" w:cs="Times New Roman"/>
          <w:sz w:val="24"/>
          <w:szCs w:val="24"/>
        </w:rPr>
      </w:pPr>
    </w:p>
    <w:p w14:paraId="1FB03F8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Hudson RR, Kaplan NL. 1995. Deleterious background selection with recombination. Genetics 141:1605-1617.</w:t>
      </w:r>
    </w:p>
    <w:p w14:paraId="039C1155" w14:textId="77777777" w:rsidR="00081C7B" w:rsidRPr="009D4080" w:rsidRDefault="00081C7B" w:rsidP="00081C7B">
      <w:pPr>
        <w:pStyle w:val="EndNoteBibliography"/>
        <w:spacing w:after="0"/>
        <w:rPr>
          <w:rFonts w:ascii="Times New Roman" w:hAnsi="Times New Roman" w:cs="Times New Roman"/>
          <w:sz w:val="24"/>
          <w:szCs w:val="24"/>
        </w:rPr>
      </w:pPr>
    </w:p>
    <w:p w14:paraId="62931E7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4BF92633" w14:textId="77777777" w:rsidR="00081C7B" w:rsidRPr="009D4080" w:rsidRDefault="00081C7B" w:rsidP="00081C7B">
      <w:pPr>
        <w:pStyle w:val="EndNoteBibliography"/>
        <w:spacing w:after="0"/>
        <w:rPr>
          <w:rFonts w:ascii="Times New Roman" w:hAnsi="Times New Roman" w:cs="Times New Roman"/>
          <w:sz w:val="24"/>
          <w:szCs w:val="24"/>
        </w:rPr>
      </w:pPr>
    </w:p>
    <w:p w14:paraId="24E42E8C" w14:textId="10485F7A"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Jackman SD, Vandervalk BP, Mohamadi H, Chu J, Yeo S, Hammond SA, Jahesh G, Khan H, Coombe L, Warren RL, </w:t>
      </w:r>
      <w:del w:id="185" w:author="Thomas, Gregg" w:date="2025-01-06T18:45:00Z" w16du:dateUtc="2025-01-06T23:45:00Z">
        <w:r w:rsidR="00A409BC" w:rsidRPr="009D4080">
          <w:rPr>
            <w:rFonts w:ascii="Times New Roman" w:hAnsi="Times New Roman" w:cs="Times New Roman"/>
            <w:sz w:val="24"/>
            <w:szCs w:val="24"/>
          </w:rPr>
          <w:delText>et al</w:delText>
        </w:r>
      </w:del>
      <w:ins w:id="186" w:author="Thomas, Gregg" w:date="2025-01-06T18:45:00Z" w16du:dateUtc="2025-01-06T23:45:00Z">
        <w:r w:rsidRPr="009D4080">
          <w:rPr>
            <w:rFonts w:ascii="Times New Roman" w:hAnsi="Times New Roman" w:cs="Times New Roman"/>
            <w:sz w:val="24"/>
            <w:szCs w:val="24"/>
          </w:rPr>
          <w:t>Birol I</w:t>
        </w:r>
      </w:ins>
      <w:r w:rsidRPr="009D4080">
        <w:rPr>
          <w:rFonts w:ascii="Times New Roman" w:hAnsi="Times New Roman" w:cs="Times New Roman"/>
          <w:sz w:val="24"/>
          <w:szCs w:val="24"/>
        </w:rPr>
        <w:t>. 2017. ABySS 2.0: resource-efficient assembly of large genomes using a Bloom filter. Genome Res 27:768-777.</w:t>
      </w:r>
    </w:p>
    <w:p w14:paraId="39921783" w14:textId="77777777" w:rsidR="00081C7B" w:rsidRPr="009D4080" w:rsidRDefault="00081C7B" w:rsidP="00081C7B">
      <w:pPr>
        <w:pStyle w:val="EndNoteBibliography"/>
        <w:spacing w:after="0"/>
        <w:rPr>
          <w:rFonts w:ascii="Times New Roman" w:hAnsi="Times New Roman" w:cs="Times New Roman"/>
          <w:sz w:val="24"/>
          <w:szCs w:val="24"/>
        </w:rPr>
      </w:pPr>
    </w:p>
    <w:p w14:paraId="3AC031D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Jarvis ED, Mirarab S, Aberer AJ, Li B, Houde P, Li C, Ho SY, Faircloth BC, Nabholz B, Howard JT, et al. 2014. Whole-genome analyses resolve early branches in the tree of life of modern birds. Science 346:1320-1331.</w:t>
      </w:r>
    </w:p>
    <w:p w14:paraId="64544F84" w14:textId="77777777" w:rsidR="00081C7B" w:rsidRPr="009D4080" w:rsidRDefault="00081C7B" w:rsidP="00081C7B">
      <w:pPr>
        <w:pStyle w:val="EndNoteBibliography"/>
        <w:spacing w:after="0"/>
        <w:rPr>
          <w:rFonts w:ascii="Times New Roman" w:hAnsi="Times New Roman" w:cs="Times New Roman"/>
          <w:sz w:val="24"/>
          <w:szCs w:val="24"/>
        </w:rPr>
      </w:pPr>
    </w:p>
    <w:p w14:paraId="632257A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Jensen-Seaman MI, Furey TS, Payseur BA, Lu Y, Roskin KM, Chen CF, Thomas MA, Haussler D, Jacob HJ. 2004. Comparative recombination rates in the rat, mouse, and human genomes. Genome Res 14:528-538.</w:t>
      </w:r>
    </w:p>
    <w:p w14:paraId="23B7ED22" w14:textId="77777777" w:rsidR="00081C7B" w:rsidRPr="009D4080" w:rsidRDefault="00081C7B" w:rsidP="00081C7B">
      <w:pPr>
        <w:pStyle w:val="EndNoteBibliography"/>
        <w:spacing w:after="0"/>
        <w:rPr>
          <w:rFonts w:ascii="Times New Roman" w:hAnsi="Times New Roman" w:cs="Times New Roman"/>
          <w:sz w:val="24"/>
          <w:szCs w:val="24"/>
        </w:rPr>
      </w:pPr>
    </w:p>
    <w:p w14:paraId="15F2AE74" w14:textId="77777777" w:rsidR="00081C7B" w:rsidRPr="009D4080" w:rsidRDefault="00081C7B" w:rsidP="00081C7B">
      <w:pPr>
        <w:pStyle w:val="EndNoteBibliography"/>
        <w:rPr>
          <w:ins w:id="187" w:author="Thomas, Gregg" w:date="2025-01-06T18:45:00Z" w16du:dateUtc="2025-01-06T23:45:00Z"/>
          <w:rFonts w:ascii="Times New Roman" w:hAnsi="Times New Roman" w:cs="Times New Roman"/>
          <w:sz w:val="24"/>
          <w:szCs w:val="24"/>
        </w:rPr>
      </w:pPr>
      <w:ins w:id="188" w:author="Thomas, Gregg" w:date="2025-01-06T18:45:00Z" w16du:dateUtc="2025-01-06T23:45:00Z">
        <w:r w:rsidRPr="009D4080">
          <w:rPr>
            <w:rFonts w:ascii="Times New Roman" w:hAnsi="Times New Roman" w:cs="Times New Roman"/>
            <w:sz w:val="24"/>
            <w:szCs w:val="24"/>
          </w:rPr>
          <w:t>Johri P, Aquadro CF, Beaumont M, Charlesworth B, Excoffier L, Eyre-Walker A, Keightley PD, Lynch M, McVean G, Payseur BA, et al. 2022. Recommendations for improving statistical inference in population genomics. PLoS Biol 20:e3001669.</w:t>
        </w:r>
      </w:ins>
    </w:p>
    <w:p w14:paraId="231CCA7D" w14:textId="77777777" w:rsidR="00081C7B" w:rsidRPr="009D4080" w:rsidRDefault="00081C7B" w:rsidP="00081C7B">
      <w:pPr>
        <w:pStyle w:val="EndNoteBibliography"/>
        <w:spacing w:after="0"/>
        <w:rPr>
          <w:ins w:id="189" w:author="Thomas, Gregg" w:date="2025-01-06T18:45:00Z" w16du:dateUtc="2025-01-06T23:45:00Z"/>
          <w:rFonts w:ascii="Times New Roman" w:hAnsi="Times New Roman" w:cs="Times New Roman"/>
          <w:sz w:val="24"/>
          <w:szCs w:val="24"/>
        </w:rPr>
      </w:pPr>
    </w:p>
    <w:p w14:paraId="0278D94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Jones MR, Mills LS, Alves PC, Callahan CM, Alves JM, Lafferty DJR, Jiggins FM, Jensen JD, Melo-Ferreira J, Good JM. 2018. Adaptive introgression underlies polymorphic seasonal camouflage in snowshoe hares. Science 360:1355-1358.</w:t>
      </w:r>
    </w:p>
    <w:p w14:paraId="6F3BBBD9" w14:textId="77777777" w:rsidR="00081C7B" w:rsidRPr="009D4080" w:rsidRDefault="00081C7B" w:rsidP="00081C7B">
      <w:pPr>
        <w:pStyle w:val="EndNoteBibliography"/>
        <w:spacing w:after="0"/>
        <w:rPr>
          <w:rFonts w:ascii="Times New Roman" w:hAnsi="Times New Roman" w:cs="Times New Roman"/>
          <w:sz w:val="24"/>
          <w:szCs w:val="24"/>
        </w:rPr>
      </w:pPr>
    </w:p>
    <w:p w14:paraId="2D8CEE9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Junier T, Zdobnov EM. 2010. The Newick utilities: high-throughput phylogenetic tree processing in the UNIX shell. Bioinformatics 26:1669-1670.</w:t>
      </w:r>
    </w:p>
    <w:p w14:paraId="01F58032" w14:textId="77777777" w:rsidR="00081C7B" w:rsidRPr="009D4080" w:rsidRDefault="00081C7B" w:rsidP="00081C7B">
      <w:pPr>
        <w:pStyle w:val="EndNoteBibliography"/>
        <w:spacing w:after="0"/>
        <w:rPr>
          <w:rFonts w:ascii="Times New Roman" w:hAnsi="Times New Roman" w:cs="Times New Roman"/>
          <w:sz w:val="24"/>
          <w:szCs w:val="24"/>
        </w:rPr>
      </w:pPr>
    </w:p>
    <w:p w14:paraId="2043E15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Kalyaanamoorthy S, Minh BQ, Wong TKF, von Haeseler A, Jermiin LS. 2017. ModelFinder: fast model selection for accurate phylogenetic estimates. Nat Methods 14:587-589.</w:t>
      </w:r>
    </w:p>
    <w:p w14:paraId="2633F8C6" w14:textId="77777777" w:rsidR="00081C7B" w:rsidRPr="009D4080" w:rsidRDefault="00081C7B" w:rsidP="00081C7B">
      <w:pPr>
        <w:pStyle w:val="EndNoteBibliography"/>
        <w:spacing w:after="0"/>
        <w:rPr>
          <w:rFonts w:ascii="Times New Roman" w:hAnsi="Times New Roman" w:cs="Times New Roman"/>
          <w:sz w:val="24"/>
          <w:szCs w:val="24"/>
        </w:rPr>
      </w:pPr>
    </w:p>
    <w:p w14:paraId="2A8EAAC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Kaplan NL, Hudson RR, Langley CH. 1989. The "hitchhiking effect" revisited. Genetics 123:887-899.</w:t>
      </w:r>
    </w:p>
    <w:p w14:paraId="700525BC" w14:textId="77777777" w:rsidR="00081C7B" w:rsidRPr="009D4080" w:rsidRDefault="00081C7B" w:rsidP="00081C7B">
      <w:pPr>
        <w:pStyle w:val="EndNoteBibliography"/>
        <w:spacing w:after="0"/>
        <w:rPr>
          <w:rFonts w:ascii="Times New Roman" w:hAnsi="Times New Roman" w:cs="Times New Roman"/>
          <w:sz w:val="24"/>
          <w:szCs w:val="24"/>
        </w:rPr>
      </w:pPr>
    </w:p>
    <w:p w14:paraId="59294D6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Kartje ME, Jing P, Payseur BA. 2020. Weak Correlation between Nucleotide Variation and Recombination Rate across the House Mouse Genome. Genome Biol Evol 12:293-299.</w:t>
      </w:r>
    </w:p>
    <w:p w14:paraId="22FF41FB" w14:textId="77777777" w:rsidR="00081C7B" w:rsidRPr="009D4080" w:rsidRDefault="00081C7B" w:rsidP="00081C7B">
      <w:pPr>
        <w:pStyle w:val="EndNoteBibliography"/>
        <w:spacing w:after="0"/>
        <w:rPr>
          <w:rFonts w:ascii="Times New Roman" w:hAnsi="Times New Roman" w:cs="Times New Roman"/>
          <w:sz w:val="24"/>
          <w:szCs w:val="24"/>
        </w:rPr>
      </w:pPr>
    </w:p>
    <w:p w14:paraId="65D8C2D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Katoh K, Standley DM. 2013. MAFFT multiple sequence alignment software version 7: improvements in performance and usability. Mol Biol Evol 30:772-780.</w:t>
      </w:r>
    </w:p>
    <w:p w14:paraId="608A64C4" w14:textId="77777777" w:rsidR="00081C7B" w:rsidRPr="009D4080" w:rsidRDefault="00081C7B" w:rsidP="00081C7B">
      <w:pPr>
        <w:pStyle w:val="EndNoteBibliography"/>
        <w:spacing w:after="0"/>
        <w:rPr>
          <w:rFonts w:ascii="Times New Roman" w:hAnsi="Times New Roman" w:cs="Times New Roman"/>
          <w:sz w:val="24"/>
          <w:szCs w:val="24"/>
        </w:rPr>
      </w:pPr>
    </w:p>
    <w:p w14:paraId="2032547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Katzman S, Kern AD, Bejerano G, Fewell G, Fulton L, Wilson RK, Salama SR, Haussler D. 2007. Human genome ultraconserved elements are ultraselected. Science 317:915.</w:t>
      </w:r>
    </w:p>
    <w:p w14:paraId="44ECF31D" w14:textId="77777777" w:rsidR="00081C7B" w:rsidRPr="009D4080" w:rsidRDefault="00081C7B" w:rsidP="00081C7B">
      <w:pPr>
        <w:pStyle w:val="EndNoteBibliography"/>
        <w:spacing w:after="0"/>
        <w:rPr>
          <w:rFonts w:ascii="Times New Roman" w:hAnsi="Times New Roman" w:cs="Times New Roman"/>
          <w:sz w:val="24"/>
          <w:szCs w:val="24"/>
        </w:rPr>
      </w:pPr>
    </w:p>
    <w:p w14:paraId="3068231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Keane TM, Wong K, Adams DJ, Flint J, Reymond A, Yalcin B. 2014. Identification of structural variation in mouse genomes. Front Genet 5:192.</w:t>
      </w:r>
    </w:p>
    <w:p w14:paraId="554DF29F" w14:textId="77777777" w:rsidR="00081C7B" w:rsidRPr="009D4080" w:rsidRDefault="00081C7B" w:rsidP="00081C7B">
      <w:pPr>
        <w:pStyle w:val="EndNoteBibliography"/>
        <w:spacing w:after="0"/>
        <w:rPr>
          <w:rFonts w:ascii="Times New Roman" w:hAnsi="Times New Roman" w:cs="Times New Roman"/>
          <w:sz w:val="24"/>
          <w:szCs w:val="24"/>
        </w:rPr>
      </w:pPr>
    </w:p>
    <w:p w14:paraId="7CA5C4C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Kimura Y, Hawkins MT, McDonough MM, Jacobs LL, Flynn LJ. 2015. Corrected placement of Mus-Rattus fossil calibration forces precision in the molecular tree of rodents. Sci Rep 5:14444.</w:t>
      </w:r>
    </w:p>
    <w:p w14:paraId="2AE97B32" w14:textId="77777777" w:rsidR="00081C7B" w:rsidRPr="009D4080" w:rsidRDefault="00081C7B" w:rsidP="00081C7B">
      <w:pPr>
        <w:pStyle w:val="EndNoteBibliography"/>
        <w:spacing w:after="0"/>
        <w:rPr>
          <w:rFonts w:ascii="Times New Roman" w:hAnsi="Times New Roman" w:cs="Times New Roman"/>
          <w:sz w:val="24"/>
          <w:szCs w:val="24"/>
        </w:rPr>
      </w:pPr>
    </w:p>
    <w:p w14:paraId="2484AB7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Kimura Y, Jacobs LL, Cerling TE, Uno KT, Ferguson KM, Flynn LJ, Patnaik R. 2013. Fossil mice and rats show isotopic evidence of niche partitioning and change in dental ecomorphology related to dietary shift in Late Miocene of Pakistan. PLoS One 8:e69308.</w:t>
      </w:r>
    </w:p>
    <w:p w14:paraId="0B496D06" w14:textId="77777777" w:rsidR="00081C7B" w:rsidRPr="009D4080" w:rsidRDefault="00081C7B" w:rsidP="00081C7B">
      <w:pPr>
        <w:pStyle w:val="EndNoteBibliography"/>
        <w:spacing w:after="0"/>
        <w:rPr>
          <w:rFonts w:ascii="Times New Roman" w:hAnsi="Times New Roman" w:cs="Times New Roman"/>
          <w:sz w:val="24"/>
          <w:szCs w:val="24"/>
        </w:rPr>
      </w:pPr>
    </w:p>
    <w:p w14:paraId="512AF32D"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lastRenderedPageBreak/>
        <w:t>Kong A, Gudbjartsson DF, Sainz J, Jonsdottir GM, Gudjonsson SA, Richardsson B, Sigurdardottir S, Barnard J, Hallbeck B, Masson G, et al. 2002. A high-resolution recombination map of the human genome. Nat Genet 31:241-247.</w:t>
      </w:r>
    </w:p>
    <w:p w14:paraId="186EB444" w14:textId="77777777" w:rsidR="00081C7B" w:rsidRPr="009D4080" w:rsidRDefault="00081C7B" w:rsidP="00081C7B">
      <w:pPr>
        <w:pStyle w:val="EndNoteBibliography"/>
        <w:spacing w:after="0"/>
        <w:rPr>
          <w:rFonts w:ascii="Times New Roman" w:hAnsi="Times New Roman" w:cs="Times New Roman"/>
          <w:sz w:val="24"/>
          <w:szCs w:val="24"/>
        </w:rPr>
      </w:pPr>
    </w:p>
    <w:p w14:paraId="2779EDC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Kowalczyk A, Meyer WK, Partha R, Mao W, Clark NL, Chikina M. 2019. RERconverge: an R package for associating evolutionary rates with convergent traits. Bioinformatics 35:4815-4817.</w:t>
      </w:r>
    </w:p>
    <w:p w14:paraId="5006693F" w14:textId="77777777" w:rsidR="00081C7B" w:rsidRPr="009D4080" w:rsidRDefault="00081C7B" w:rsidP="00081C7B">
      <w:pPr>
        <w:pStyle w:val="EndNoteBibliography"/>
        <w:spacing w:after="0"/>
        <w:rPr>
          <w:rFonts w:ascii="Times New Roman" w:hAnsi="Times New Roman" w:cs="Times New Roman"/>
          <w:sz w:val="24"/>
          <w:szCs w:val="24"/>
        </w:rPr>
      </w:pPr>
    </w:p>
    <w:p w14:paraId="12DF08B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Kulathinal RJ, Stevison LS, Noor MA. 2009. The genomics of speciation in Drosophila: diversity, divergence, and introgression estimated using low-coverage genome sequencing. PLoS Genet 5:e1000550.</w:t>
      </w:r>
    </w:p>
    <w:p w14:paraId="6CA3FB12" w14:textId="77777777" w:rsidR="00081C7B" w:rsidRPr="009D4080" w:rsidRDefault="00081C7B" w:rsidP="00081C7B">
      <w:pPr>
        <w:pStyle w:val="EndNoteBibliography"/>
        <w:spacing w:after="0"/>
        <w:rPr>
          <w:rFonts w:ascii="Times New Roman" w:hAnsi="Times New Roman" w:cs="Times New Roman"/>
          <w:sz w:val="24"/>
          <w:szCs w:val="24"/>
        </w:rPr>
      </w:pPr>
    </w:p>
    <w:p w14:paraId="61EB7AB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Kumon T, Ma J, Akins RB, Stefanik D, Nordgren CE, Kim J, Levine MT, Lampson MA. 2021. Parallel pathways for recruiting effector proteins determine centromere drive and suppression. Cell 184:4904-4918 e4911.</w:t>
      </w:r>
    </w:p>
    <w:p w14:paraId="426A0E50" w14:textId="77777777" w:rsidR="00081C7B" w:rsidRPr="009D4080" w:rsidRDefault="00081C7B" w:rsidP="00081C7B">
      <w:pPr>
        <w:pStyle w:val="EndNoteBibliography"/>
        <w:spacing w:after="0"/>
        <w:rPr>
          <w:rFonts w:ascii="Times New Roman" w:hAnsi="Times New Roman" w:cs="Times New Roman"/>
          <w:sz w:val="24"/>
          <w:szCs w:val="24"/>
        </w:rPr>
      </w:pPr>
    </w:p>
    <w:p w14:paraId="057D5823" w14:textId="3E44A4E2"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Calculating and interpreting gene- and site-concordance factors in phylogenomics [Internet]. The Lanfear Lab @ ANU2018 September 20, 2021]. Available from: </w:t>
      </w:r>
      <w:hyperlink r:id="rId19" w:history="1">
        <w:r w:rsidRPr="009D4080">
          <w:rPr>
            <w:rStyle w:val="Hyperlink"/>
            <w:rFonts w:ascii="Times New Roman" w:hAnsi="Times New Roman" w:cs="Times New Roman"/>
            <w:sz w:val="24"/>
            <w:szCs w:val="24"/>
          </w:rPr>
          <w:t>http://www.robertlanfear.com/blog/files/concordance_factors.html</w:t>
        </w:r>
      </w:hyperlink>
    </w:p>
    <w:p w14:paraId="1E42D051" w14:textId="77777777" w:rsidR="00081C7B" w:rsidRPr="009D4080" w:rsidRDefault="00081C7B" w:rsidP="00081C7B">
      <w:pPr>
        <w:pStyle w:val="EndNoteBibliography"/>
        <w:spacing w:after="0"/>
        <w:rPr>
          <w:rFonts w:ascii="Times New Roman" w:hAnsi="Times New Roman" w:cs="Times New Roman"/>
          <w:sz w:val="24"/>
          <w:szCs w:val="24"/>
        </w:rPr>
      </w:pPr>
    </w:p>
    <w:p w14:paraId="4AA7E33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Lecompte E, Aplin K, Denys C, Catzeflis F, Chades M, Chevret P. 2008. Phylogeny and biogeography of African Murinae based on mitochondrial and nuclear gene sequences, with a new tribal classification of the subfamily. BMC Evol Biol 8:199.</w:t>
      </w:r>
    </w:p>
    <w:p w14:paraId="5D493756" w14:textId="77777777" w:rsidR="00081C7B" w:rsidRPr="009D4080" w:rsidRDefault="00081C7B" w:rsidP="00081C7B">
      <w:pPr>
        <w:pStyle w:val="EndNoteBibliography"/>
        <w:spacing w:after="0"/>
        <w:rPr>
          <w:rFonts w:ascii="Times New Roman" w:hAnsi="Times New Roman" w:cs="Times New Roman"/>
          <w:sz w:val="24"/>
          <w:szCs w:val="24"/>
        </w:rPr>
      </w:pPr>
    </w:p>
    <w:p w14:paraId="6F6959C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Lewontin RC, Birch LC. 1966. Hybridization as a Source of Variation for Adaptation to New Environments. Evolution 20:315-336.</w:t>
      </w:r>
    </w:p>
    <w:p w14:paraId="21D53437" w14:textId="77777777" w:rsidR="00081C7B" w:rsidRPr="009D4080" w:rsidRDefault="00081C7B" w:rsidP="00081C7B">
      <w:pPr>
        <w:pStyle w:val="EndNoteBibliography"/>
        <w:spacing w:after="0"/>
        <w:rPr>
          <w:rFonts w:ascii="Times New Roman" w:hAnsi="Times New Roman" w:cs="Times New Roman"/>
          <w:sz w:val="24"/>
          <w:szCs w:val="24"/>
        </w:rPr>
      </w:pPr>
    </w:p>
    <w:p w14:paraId="55182F5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Li H. 2013. Aligning sequence reads, clone sequences and assembly contigs with BWA-MEM. arXiv preprint arXiv:1303.3997.</w:t>
      </w:r>
    </w:p>
    <w:p w14:paraId="7EB2039F" w14:textId="77777777" w:rsidR="00081C7B" w:rsidRPr="009D4080" w:rsidRDefault="00081C7B" w:rsidP="00081C7B">
      <w:pPr>
        <w:pStyle w:val="EndNoteBibliography"/>
        <w:spacing w:after="0"/>
        <w:rPr>
          <w:rFonts w:ascii="Times New Roman" w:hAnsi="Times New Roman" w:cs="Times New Roman"/>
          <w:sz w:val="24"/>
          <w:szCs w:val="24"/>
        </w:rPr>
      </w:pPr>
    </w:p>
    <w:p w14:paraId="10E024C7"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Li H. 2018. Minimap2: pairwise alignment for nucleotide sequences. Bioinformatics 34:3094-3100.</w:t>
      </w:r>
    </w:p>
    <w:p w14:paraId="6035A8E0" w14:textId="77777777" w:rsidR="00081C7B" w:rsidRPr="009D4080" w:rsidRDefault="00081C7B" w:rsidP="00081C7B">
      <w:pPr>
        <w:pStyle w:val="EndNoteBibliography"/>
        <w:spacing w:after="0"/>
        <w:rPr>
          <w:rFonts w:ascii="Times New Roman" w:hAnsi="Times New Roman" w:cs="Times New Roman"/>
          <w:sz w:val="24"/>
          <w:szCs w:val="24"/>
        </w:rPr>
      </w:pPr>
    </w:p>
    <w:p w14:paraId="5EB7736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Liu X, Wei F, Li M, Jiang X, Feng Z, Hu J. 2004. Molecular phylogeny and taxonomy of wood mice (genus Apodemus Kaup, 1829) based on complete mtDNA cytochrome b sequences, with emphasis on Chinese species. Mol Phylogenet Evol 33:1-15.</w:t>
      </w:r>
    </w:p>
    <w:p w14:paraId="5D21CEBF" w14:textId="77777777" w:rsidR="00081C7B" w:rsidRPr="009D4080" w:rsidRDefault="00081C7B" w:rsidP="00081C7B">
      <w:pPr>
        <w:pStyle w:val="EndNoteBibliography"/>
        <w:spacing w:after="0"/>
        <w:rPr>
          <w:rFonts w:ascii="Times New Roman" w:hAnsi="Times New Roman" w:cs="Times New Roman"/>
          <w:sz w:val="24"/>
          <w:szCs w:val="24"/>
        </w:rPr>
      </w:pPr>
    </w:p>
    <w:p w14:paraId="6DD595A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Lopes F, Oliveira LR, Kessler A, Beux Y, Crespo E, Cardenas-Alayza S, Majluf P, Sepulveda M, Brownell RL, Franco-Trecu V, et al. 2021. Phylogenomic Discordance in the Eared Seals is best </w:t>
      </w:r>
      <w:r w:rsidRPr="009D4080">
        <w:rPr>
          <w:rFonts w:ascii="Times New Roman" w:hAnsi="Times New Roman" w:cs="Times New Roman"/>
          <w:sz w:val="24"/>
          <w:szCs w:val="24"/>
        </w:rPr>
        <w:lastRenderedPageBreak/>
        <w:t>explained by Incomplete Lineage Sorting following Explosive Radiation in the Southern Hemisphere. Syst Biol 70:786-802.</w:t>
      </w:r>
    </w:p>
    <w:p w14:paraId="24CE91F4" w14:textId="77777777" w:rsidR="00081C7B" w:rsidRPr="009D4080" w:rsidRDefault="00081C7B" w:rsidP="00081C7B">
      <w:pPr>
        <w:pStyle w:val="EndNoteBibliography"/>
        <w:spacing w:after="0"/>
        <w:rPr>
          <w:rFonts w:ascii="Times New Roman" w:hAnsi="Times New Roman" w:cs="Times New Roman"/>
          <w:sz w:val="24"/>
          <w:szCs w:val="24"/>
        </w:rPr>
      </w:pPr>
    </w:p>
    <w:p w14:paraId="65625A01" w14:textId="77777777" w:rsidR="00081C7B" w:rsidRPr="009D4080" w:rsidRDefault="00081C7B" w:rsidP="00081C7B">
      <w:pPr>
        <w:pStyle w:val="EndNoteBibliography"/>
        <w:rPr>
          <w:ins w:id="190" w:author="Thomas, Gregg" w:date="2025-01-06T18:45:00Z" w16du:dateUtc="2025-01-06T23:45:00Z"/>
          <w:rFonts w:ascii="Times New Roman" w:hAnsi="Times New Roman" w:cs="Times New Roman"/>
          <w:sz w:val="24"/>
          <w:szCs w:val="24"/>
        </w:rPr>
      </w:pPr>
      <w:ins w:id="191" w:author="Thomas, Gregg" w:date="2025-01-06T18:45:00Z" w16du:dateUtc="2025-01-06T23:45:00Z">
        <w:r w:rsidRPr="009D4080">
          <w:rPr>
            <w:rFonts w:ascii="Times New Roman" w:hAnsi="Times New Roman" w:cs="Times New Roman"/>
            <w:sz w:val="24"/>
            <w:szCs w:val="24"/>
          </w:rPr>
          <w:t>Louca S, Pennell MW. 2020. Extant timetrees are consistent with a myriad of diversification histories. Nature 580:502-505.</w:t>
        </w:r>
      </w:ins>
    </w:p>
    <w:p w14:paraId="3C0A88F3" w14:textId="77777777" w:rsidR="00081C7B" w:rsidRPr="009D4080" w:rsidRDefault="00081C7B" w:rsidP="00081C7B">
      <w:pPr>
        <w:pStyle w:val="EndNoteBibliography"/>
        <w:spacing w:after="0"/>
        <w:rPr>
          <w:ins w:id="192" w:author="Thomas, Gregg" w:date="2025-01-06T18:45:00Z" w16du:dateUtc="2025-01-06T23:45:00Z"/>
          <w:rFonts w:ascii="Times New Roman" w:hAnsi="Times New Roman" w:cs="Times New Roman"/>
          <w:sz w:val="24"/>
          <w:szCs w:val="24"/>
        </w:rPr>
      </w:pPr>
    </w:p>
    <w:p w14:paraId="218C5EB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Lundrigan BL, Jansa SA, Tucker PK. 2002. Phylogenetic relationships in the genus mus, based on paternally, maternally, and biparentally inherited characters. Syst Biol 51:410-431.</w:t>
      </w:r>
    </w:p>
    <w:p w14:paraId="1DF3FC96" w14:textId="77777777" w:rsidR="00081C7B" w:rsidRPr="009D4080" w:rsidRDefault="00081C7B" w:rsidP="00081C7B">
      <w:pPr>
        <w:pStyle w:val="EndNoteBibliography"/>
        <w:spacing w:after="0"/>
        <w:rPr>
          <w:rFonts w:ascii="Times New Roman" w:hAnsi="Times New Roman" w:cs="Times New Roman"/>
          <w:sz w:val="24"/>
          <w:szCs w:val="24"/>
        </w:rPr>
      </w:pPr>
    </w:p>
    <w:p w14:paraId="5DA81E3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Maddison WP. 1997. Gene Trees in Species Trees. Systematic Biology 46:523-536.</w:t>
      </w:r>
    </w:p>
    <w:p w14:paraId="05521CBB" w14:textId="77777777" w:rsidR="00081C7B" w:rsidRPr="009D4080" w:rsidRDefault="00081C7B" w:rsidP="00081C7B">
      <w:pPr>
        <w:pStyle w:val="EndNoteBibliography"/>
        <w:spacing w:after="0"/>
        <w:rPr>
          <w:rFonts w:ascii="Times New Roman" w:hAnsi="Times New Roman" w:cs="Times New Roman"/>
          <w:sz w:val="24"/>
          <w:szCs w:val="24"/>
        </w:rPr>
      </w:pPr>
    </w:p>
    <w:p w14:paraId="25ED2DD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Martin Y, Gerlach G, Schlotterer C, Meyer A. 2000. Molecular phylogeny of European muroid rodents based on complete cytochrome b sequences. Mol Phylogenet Evol 16:37-47.</w:t>
      </w:r>
    </w:p>
    <w:p w14:paraId="38D0F458" w14:textId="77777777" w:rsidR="00081C7B" w:rsidRPr="009D4080" w:rsidRDefault="00081C7B" w:rsidP="00081C7B">
      <w:pPr>
        <w:pStyle w:val="EndNoteBibliography"/>
        <w:spacing w:after="0"/>
        <w:rPr>
          <w:rFonts w:ascii="Times New Roman" w:hAnsi="Times New Roman" w:cs="Times New Roman"/>
          <w:sz w:val="24"/>
          <w:szCs w:val="24"/>
        </w:rPr>
      </w:pPr>
    </w:p>
    <w:p w14:paraId="3D97EAF5" w14:textId="77777777" w:rsidR="00081C7B" w:rsidRPr="009D4080" w:rsidRDefault="00081C7B" w:rsidP="00081C7B">
      <w:pPr>
        <w:pStyle w:val="EndNoteBibliography"/>
        <w:rPr>
          <w:ins w:id="193" w:author="Thomas, Gregg" w:date="2025-01-06T18:45:00Z" w16du:dateUtc="2025-01-06T23:45:00Z"/>
          <w:rFonts w:ascii="Times New Roman" w:hAnsi="Times New Roman" w:cs="Times New Roman"/>
          <w:sz w:val="24"/>
          <w:szCs w:val="24"/>
        </w:rPr>
      </w:pPr>
      <w:ins w:id="194" w:author="Thomas, Gregg" w:date="2025-01-06T18:45:00Z" w16du:dateUtc="2025-01-06T23:45:00Z">
        <w:r w:rsidRPr="009D4080">
          <w:rPr>
            <w:rFonts w:ascii="Times New Roman" w:hAnsi="Times New Roman" w:cs="Times New Roman"/>
            <w:sz w:val="24"/>
            <w:szCs w:val="24"/>
          </w:rPr>
          <w:t>Maynard Smith J, Haigh J. 1974. The hitch-hiking effect of a favourable gene. Genet Res 23:23-35.</w:t>
        </w:r>
      </w:ins>
    </w:p>
    <w:p w14:paraId="710D4058" w14:textId="77777777" w:rsidR="00081C7B" w:rsidRPr="009D4080" w:rsidRDefault="00081C7B" w:rsidP="00081C7B">
      <w:pPr>
        <w:pStyle w:val="EndNoteBibliography"/>
        <w:spacing w:after="0"/>
        <w:rPr>
          <w:ins w:id="195" w:author="Thomas, Gregg" w:date="2025-01-06T18:45:00Z" w16du:dateUtc="2025-01-06T23:45:00Z"/>
          <w:rFonts w:ascii="Times New Roman" w:hAnsi="Times New Roman" w:cs="Times New Roman"/>
          <w:sz w:val="24"/>
          <w:szCs w:val="24"/>
        </w:rPr>
      </w:pPr>
    </w:p>
    <w:p w14:paraId="6F68973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McKenzie PF, Eaton DAR. 2020. The Multispecies Coalescent in Space and Time. bioRxiv:2020.2008.2002.233395.</w:t>
      </w:r>
    </w:p>
    <w:p w14:paraId="57A62834" w14:textId="77777777" w:rsidR="00081C7B" w:rsidRPr="009D4080" w:rsidRDefault="00081C7B" w:rsidP="00081C7B">
      <w:pPr>
        <w:pStyle w:val="EndNoteBibliography"/>
        <w:spacing w:after="0"/>
        <w:rPr>
          <w:rFonts w:ascii="Times New Roman" w:hAnsi="Times New Roman" w:cs="Times New Roman"/>
          <w:sz w:val="24"/>
          <w:szCs w:val="24"/>
        </w:rPr>
      </w:pPr>
    </w:p>
    <w:p w14:paraId="56E3F4C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Mendes FK, Fuentes-Gonzalez JA, Schraiber JG, Hahn MW. 2018. A multispecies coalescent model for quantitative traits. Elife 7:e36482.</w:t>
      </w:r>
    </w:p>
    <w:p w14:paraId="5377616D" w14:textId="77777777" w:rsidR="00081C7B" w:rsidRPr="009D4080" w:rsidRDefault="00081C7B" w:rsidP="00081C7B">
      <w:pPr>
        <w:pStyle w:val="EndNoteBibliography"/>
        <w:spacing w:after="0"/>
        <w:rPr>
          <w:rFonts w:ascii="Times New Roman" w:hAnsi="Times New Roman" w:cs="Times New Roman"/>
          <w:sz w:val="24"/>
          <w:szCs w:val="24"/>
        </w:rPr>
      </w:pPr>
    </w:p>
    <w:p w14:paraId="56870D6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Mendes FK, Hahn MW. 2016. Gene Tree Discordance Causes Apparent Substitution Rate Variation. Syst Biol 65:711-721.</w:t>
      </w:r>
    </w:p>
    <w:p w14:paraId="1028C81A" w14:textId="77777777" w:rsidR="00081C7B" w:rsidRPr="009D4080" w:rsidRDefault="00081C7B" w:rsidP="00081C7B">
      <w:pPr>
        <w:pStyle w:val="EndNoteBibliography"/>
        <w:spacing w:after="0"/>
        <w:rPr>
          <w:rFonts w:ascii="Times New Roman" w:hAnsi="Times New Roman" w:cs="Times New Roman"/>
          <w:sz w:val="24"/>
          <w:szCs w:val="24"/>
        </w:rPr>
      </w:pPr>
    </w:p>
    <w:p w14:paraId="6BD03FC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Mendes FK, Hahn Y, Hahn MW. 2016. Gene Tree Discordance Can Generate Patterns of Diminishing Convergence over Time. Mol Biol Evol 33:3299-3307.</w:t>
      </w:r>
    </w:p>
    <w:p w14:paraId="1851C8E6" w14:textId="77777777" w:rsidR="00081C7B" w:rsidRPr="009D4080" w:rsidRDefault="00081C7B" w:rsidP="00081C7B">
      <w:pPr>
        <w:pStyle w:val="EndNoteBibliography"/>
        <w:spacing w:after="0"/>
        <w:rPr>
          <w:rFonts w:ascii="Times New Roman" w:hAnsi="Times New Roman" w:cs="Times New Roman"/>
          <w:sz w:val="24"/>
          <w:szCs w:val="24"/>
        </w:rPr>
      </w:pPr>
    </w:p>
    <w:p w14:paraId="6BC5926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Mendes FK, Livera AP, Hahn MW. 2019. The perils of intralocus recombination for inferences of molecular convergence. Philos Trans R Soc Lond B Biol Sci 374:20180244.</w:t>
      </w:r>
    </w:p>
    <w:p w14:paraId="79ECDC45" w14:textId="77777777" w:rsidR="00081C7B" w:rsidRPr="009D4080" w:rsidRDefault="00081C7B" w:rsidP="00081C7B">
      <w:pPr>
        <w:pStyle w:val="EndNoteBibliography"/>
        <w:spacing w:after="0"/>
        <w:rPr>
          <w:rFonts w:ascii="Times New Roman" w:hAnsi="Times New Roman" w:cs="Times New Roman"/>
          <w:sz w:val="24"/>
          <w:szCs w:val="24"/>
        </w:rPr>
      </w:pPr>
    </w:p>
    <w:p w14:paraId="1019846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0A7C7BCD" w14:textId="77777777" w:rsidR="00081C7B" w:rsidRPr="009D4080" w:rsidRDefault="00081C7B" w:rsidP="00081C7B">
      <w:pPr>
        <w:pStyle w:val="EndNoteBibliography"/>
        <w:spacing w:after="0"/>
        <w:rPr>
          <w:rFonts w:ascii="Times New Roman" w:hAnsi="Times New Roman" w:cs="Times New Roman"/>
          <w:sz w:val="24"/>
          <w:szCs w:val="24"/>
        </w:rPr>
      </w:pPr>
    </w:p>
    <w:p w14:paraId="33564699" w14:textId="438387A3"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lastRenderedPageBreak/>
        <w:t xml:space="preserve">Minh BQ, Hahn MW, Lanfear R. </w:t>
      </w:r>
      <w:del w:id="196" w:author="Thomas, Gregg" w:date="2025-01-06T18:45:00Z" w16du:dateUtc="2025-01-06T23:45:00Z">
        <w:r w:rsidR="00A409BC" w:rsidRPr="009D4080">
          <w:rPr>
            <w:rFonts w:ascii="Times New Roman" w:hAnsi="Times New Roman" w:cs="Times New Roman"/>
            <w:sz w:val="24"/>
            <w:szCs w:val="24"/>
          </w:rPr>
          <w:delText>2020</w:delText>
        </w:r>
      </w:del>
      <w:ins w:id="197" w:author="Thomas, Gregg" w:date="2025-01-06T18:45:00Z" w16du:dateUtc="2025-01-06T23:45:00Z">
        <w:r w:rsidRPr="009D4080">
          <w:rPr>
            <w:rFonts w:ascii="Times New Roman" w:hAnsi="Times New Roman" w:cs="Times New Roman"/>
            <w:sz w:val="24"/>
            <w:szCs w:val="24"/>
          </w:rPr>
          <w:t>2020a</w:t>
        </w:r>
      </w:ins>
      <w:r w:rsidRPr="009D4080">
        <w:rPr>
          <w:rFonts w:ascii="Times New Roman" w:hAnsi="Times New Roman" w:cs="Times New Roman"/>
          <w:sz w:val="24"/>
          <w:szCs w:val="24"/>
        </w:rPr>
        <w:t>. New Methods to Calculate Concordance Factors for Phylogenomic Datasets. Mol Biol Evol 37:2727-2733.</w:t>
      </w:r>
    </w:p>
    <w:p w14:paraId="019E1B93" w14:textId="77777777" w:rsidR="00081C7B" w:rsidRPr="009D4080" w:rsidRDefault="00081C7B" w:rsidP="00081C7B">
      <w:pPr>
        <w:pStyle w:val="EndNoteBibliography"/>
        <w:spacing w:after="0"/>
        <w:rPr>
          <w:rFonts w:ascii="Times New Roman" w:hAnsi="Times New Roman" w:cs="Times New Roman"/>
          <w:sz w:val="24"/>
          <w:szCs w:val="24"/>
        </w:rPr>
      </w:pPr>
    </w:p>
    <w:p w14:paraId="2C56A474" w14:textId="27F75A86"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Minh BQ, Schmidt HA, Chernomor O, Schrempf D, Woodhams MD, von Haeseler A, Lanfear R. </w:t>
      </w:r>
      <w:del w:id="198" w:author="Thomas, Gregg" w:date="2025-01-06T18:45:00Z" w16du:dateUtc="2025-01-06T23:45:00Z">
        <w:r w:rsidR="00A409BC" w:rsidRPr="009D4080">
          <w:rPr>
            <w:rFonts w:ascii="Times New Roman" w:hAnsi="Times New Roman" w:cs="Times New Roman"/>
            <w:sz w:val="24"/>
            <w:szCs w:val="24"/>
          </w:rPr>
          <w:delText>2020</w:delText>
        </w:r>
      </w:del>
      <w:ins w:id="199" w:author="Thomas, Gregg" w:date="2025-01-06T18:45:00Z" w16du:dateUtc="2025-01-06T23:45:00Z">
        <w:r w:rsidRPr="009D4080">
          <w:rPr>
            <w:rFonts w:ascii="Times New Roman" w:hAnsi="Times New Roman" w:cs="Times New Roman"/>
            <w:sz w:val="24"/>
            <w:szCs w:val="24"/>
          </w:rPr>
          <w:t>2020b</w:t>
        </w:r>
      </w:ins>
      <w:r w:rsidRPr="009D4080">
        <w:rPr>
          <w:rFonts w:ascii="Times New Roman" w:hAnsi="Times New Roman" w:cs="Times New Roman"/>
          <w:sz w:val="24"/>
          <w:szCs w:val="24"/>
        </w:rPr>
        <w:t>. IQ-TREE 2: New Models and Efficient Methods for Phylogenetic Inference in the Genomic Era. Mol Biol Evol 37:1530-1534.</w:t>
      </w:r>
    </w:p>
    <w:p w14:paraId="1352D5A5" w14:textId="77777777" w:rsidR="00081C7B" w:rsidRPr="009D4080" w:rsidRDefault="00081C7B" w:rsidP="00081C7B">
      <w:pPr>
        <w:pStyle w:val="EndNoteBibliography"/>
        <w:spacing w:after="0"/>
        <w:rPr>
          <w:rFonts w:ascii="Times New Roman" w:hAnsi="Times New Roman" w:cs="Times New Roman"/>
          <w:sz w:val="24"/>
          <w:szCs w:val="24"/>
        </w:rPr>
      </w:pPr>
    </w:p>
    <w:p w14:paraId="469D747B" w14:textId="77777777" w:rsidR="00081C7B" w:rsidRPr="009D4080" w:rsidRDefault="00081C7B" w:rsidP="00081C7B">
      <w:pPr>
        <w:pStyle w:val="EndNoteBibliography"/>
        <w:rPr>
          <w:ins w:id="200" w:author="Thomas, Gregg" w:date="2025-01-06T18:45:00Z" w16du:dateUtc="2025-01-06T23:45:00Z"/>
          <w:rFonts w:ascii="Times New Roman" w:hAnsi="Times New Roman" w:cs="Times New Roman"/>
          <w:sz w:val="24"/>
          <w:szCs w:val="24"/>
        </w:rPr>
      </w:pPr>
      <w:ins w:id="201" w:author="Thomas, Gregg" w:date="2025-01-06T18:45:00Z" w16du:dateUtc="2025-01-06T23:45:00Z">
        <w:r w:rsidRPr="009D4080">
          <w:rPr>
            <w:rFonts w:ascii="Times New Roman" w:hAnsi="Times New Roman" w:cs="Times New Roman"/>
            <w:sz w:val="24"/>
            <w:szCs w:val="24"/>
          </w:rPr>
          <w:t>Mirarab S, Nakhleh L, Warnow T. 2021. Multispecies coalescent: theory and applications in phylogenetics. Annual Review of Ecology, Evolution, and Systematics 52:247-268.</w:t>
        </w:r>
      </w:ins>
    </w:p>
    <w:p w14:paraId="549AB78F" w14:textId="77777777" w:rsidR="00081C7B" w:rsidRPr="009D4080" w:rsidRDefault="00081C7B" w:rsidP="00081C7B">
      <w:pPr>
        <w:pStyle w:val="EndNoteBibliography"/>
        <w:spacing w:after="0"/>
        <w:rPr>
          <w:ins w:id="202" w:author="Thomas, Gregg" w:date="2025-01-06T18:45:00Z" w16du:dateUtc="2025-01-06T23:45:00Z"/>
          <w:rFonts w:ascii="Times New Roman" w:hAnsi="Times New Roman" w:cs="Times New Roman"/>
          <w:sz w:val="24"/>
          <w:szCs w:val="24"/>
        </w:rPr>
      </w:pPr>
    </w:p>
    <w:p w14:paraId="58B6D99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Mölder F, Jablonski KP, Letcher B, Hall MB, Tomkins-Tinch CH, Sochat V, Forster J, Lee S, Twardziok SO, Kanitz A, et al. 2021. Sustainable data analysis with Snakemake. F1000Res 10:33.</w:t>
      </w:r>
    </w:p>
    <w:p w14:paraId="3AD76800" w14:textId="77777777" w:rsidR="00081C7B" w:rsidRPr="009D4080" w:rsidRDefault="00081C7B" w:rsidP="00081C7B">
      <w:pPr>
        <w:pStyle w:val="EndNoteBibliography"/>
        <w:spacing w:after="0"/>
        <w:rPr>
          <w:rFonts w:ascii="Times New Roman" w:hAnsi="Times New Roman" w:cs="Times New Roman"/>
          <w:sz w:val="24"/>
          <w:szCs w:val="24"/>
        </w:rPr>
      </w:pPr>
    </w:p>
    <w:p w14:paraId="18DE4E0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Moore EC, Thomas GWC, Mortimer S, Kopania EEK, Hunnicutt KE, Clare-Salzler ZJ, Larson EL, Good JM. 2022. The Evolution of Widespread Recombination Suppression on the Dwarf Hamster (Phodopus) X Chromosome. Genome Biol Evol 14:evac080.</w:t>
      </w:r>
    </w:p>
    <w:p w14:paraId="599DD40E" w14:textId="77777777" w:rsidR="00081C7B" w:rsidRPr="009D4080" w:rsidRDefault="00081C7B" w:rsidP="00081C7B">
      <w:pPr>
        <w:pStyle w:val="EndNoteBibliography"/>
        <w:spacing w:after="0"/>
        <w:rPr>
          <w:rFonts w:ascii="Times New Roman" w:hAnsi="Times New Roman" w:cs="Times New Roman"/>
          <w:sz w:val="24"/>
          <w:szCs w:val="24"/>
        </w:rPr>
      </w:pPr>
    </w:p>
    <w:p w14:paraId="533915A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Mouse Genome Sequencing C, Waterston RH, Lindblad-Toh K, Birney E, Rogers J, Abril JF, Agarwal P, Agarwala R, Ainscough R, Alexandersson M, et al. 2002. Initial sequencing and comparative analysis of the mouse genome. Nature 420:520-562.</w:t>
      </w:r>
    </w:p>
    <w:p w14:paraId="4964EBEF" w14:textId="77777777" w:rsidR="00081C7B" w:rsidRPr="009D4080" w:rsidRDefault="00081C7B" w:rsidP="00081C7B">
      <w:pPr>
        <w:pStyle w:val="EndNoteBibliography"/>
        <w:spacing w:after="0"/>
        <w:rPr>
          <w:rFonts w:ascii="Times New Roman" w:hAnsi="Times New Roman" w:cs="Times New Roman"/>
          <w:sz w:val="24"/>
          <w:szCs w:val="24"/>
        </w:rPr>
      </w:pPr>
    </w:p>
    <w:p w14:paraId="7E0CC13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Murrell B, Weaver S, Smith MD, Wertheim JO, Murrell S, Aylward A, Eren K, Pollner T, Martin DP, Smith DM, et al. 2015. Gene-wide identification of episodic selection. Mol Biol Evol 32:1365-1371.</w:t>
      </w:r>
    </w:p>
    <w:p w14:paraId="0E966463" w14:textId="77777777" w:rsidR="00081C7B" w:rsidRPr="009D4080" w:rsidRDefault="00081C7B" w:rsidP="00081C7B">
      <w:pPr>
        <w:pStyle w:val="EndNoteBibliography"/>
        <w:spacing w:after="0"/>
        <w:rPr>
          <w:rFonts w:ascii="Times New Roman" w:hAnsi="Times New Roman" w:cs="Times New Roman"/>
          <w:sz w:val="24"/>
          <w:szCs w:val="24"/>
        </w:rPr>
      </w:pPr>
    </w:p>
    <w:p w14:paraId="1D9CB83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Nilsson P, Solbakken MH, Schmid BV, Orr RJS, Lv R, Cui Y, Song Y, Zhang Y, Baalsrud HT, Torresen OK, et al. 2020. The Genome of the Great Gerbil Reveals Species-Specific Duplication of an MHCII Gene. Genome Biol Evol 12:3832-3849.</w:t>
      </w:r>
    </w:p>
    <w:p w14:paraId="3C74F429" w14:textId="77777777" w:rsidR="00081C7B" w:rsidRPr="009D4080" w:rsidRDefault="00081C7B" w:rsidP="00081C7B">
      <w:pPr>
        <w:pStyle w:val="EndNoteBibliography"/>
        <w:spacing w:after="0"/>
        <w:rPr>
          <w:rFonts w:ascii="Times New Roman" w:hAnsi="Times New Roman" w:cs="Times New Roman"/>
          <w:sz w:val="24"/>
          <w:szCs w:val="24"/>
        </w:rPr>
      </w:pPr>
    </w:p>
    <w:p w14:paraId="1D39A94D" w14:textId="77777777" w:rsidR="00081C7B" w:rsidRPr="009D4080" w:rsidRDefault="00081C7B" w:rsidP="00081C7B">
      <w:pPr>
        <w:pStyle w:val="EndNoteBibliography"/>
        <w:rPr>
          <w:ins w:id="203" w:author="Thomas, Gregg" w:date="2025-01-06T18:45:00Z" w16du:dateUtc="2025-01-06T23:45:00Z"/>
          <w:rFonts w:ascii="Times New Roman" w:hAnsi="Times New Roman" w:cs="Times New Roman"/>
          <w:sz w:val="24"/>
          <w:szCs w:val="24"/>
        </w:rPr>
      </w:pPr>
      <w:ins w:id="204" w:author="Thomas, Gregg" w:date="2025-01-06T18:45:00Z" w16du:dateUtc="2025-01-06T23:45:00Z">
        <w:r w:rsidRPr="009D4080">
          <w:rPr>
            <w:rFonts w:ascii="Times New Roman" w:hAnsi="Times New Roman" w:cs="Times New Roman"/>
            <w:sz w:val="24"/>
            <w:szCs w:val="24"/>
          </w:rPr>
          <w:t>Oliver JC. 2013. Microevolutionary processes generate phylogenomic discordance at ancient divergences. Evolution 67:1823-1830.</w:t>
        </w:r>
      </w:ins>
    </w:p>
    <w:p w14:paraId="29384E1A" w14:textId="77777777" w:rsidR="00081C7B" w:rsidRPr="009D4080" w:rsidRDefault="00081C7B" w:rsidP="00081C7B">
      <w:pPr>
        <w:pStyle w:val="EndNoteBibliography"/>
        <w:spacing w:after="0"/>
        <w:rPr>
          <w:ins w:id="205" w:author="Thomas, Gregg" w:date="2025-01-06T18:45:00Z" w16du:dateUtc="2025-01-06T23:45:00Z"/>
          <w:rFonts w:ascii="Times New Roman" w:hAnsi="Times New Roman" w:cs="Times New Roman"/>
          <w:sz w:val="24"/>
          <w:szCs w:val="24"/>
        </w:rPr>
      </w:pPr>
    </w:p>
    <w:p w14:paraId="075A17E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Pagès M, Fabre P-H, Chaval Y, Mortelliti A, Nicolas V, Wells K, Michaux JR, Lazzari V. 2016. Molecular phylogeny of South-East Asian arboreal murine rodents. Zoologica Scripta 45:349-364.</w:t>
      </w:r>
    </w:p>
    <w:p w14:paraId="00A273C1" w14:textId="77777777" w:rsidR="00081C7B" w:rsidRPr="009D4080" w:rsidRDefault="00081C7B" w:rsidP="00081C7B">
      <w:pPr>
        <w:pStyle w:val="EndNoteBibliography"/>
        <w:spacing w:after="0"/>
        <w:rPr>
          <w:rFonts w:ascii="Times New Roman" w:hAnsi="Times New Roman" w:cs="Times New Roman"/>
          <w:sz w:val="24"/>
          <w:szCs w:val="24"/>
        </w:rPr>
      </w:pPr>
    </w:p>
    <w:p w14:paraId="61BCE71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Pamilo P, Nei M. 1988. Relationships between gene trees and species trees. Mol Biol Evol 5:568-583.</w:t>
      </w:r>
    </w:p>
    <w:p w14:paraId="1A8EC62A" w14:textId="77777777" w:rsidR="00081C7B" w:rsidRPr="009D4080" w:rsidRDefault="00081C7B" w:rsidP="00081C7B">
      <w:pPr>
        <w:pStyle w:val="EndNoteBibliography"/>
        <w:spacing w:after="0"/>
        <w:rPr>
          <w:rFonts w:ascii="Times New Roman" w:hAnsi="Times New Roman" w:cs="Times New Roman"/>
          <w:sz w:val="24"/>
          <w:szCs w:val="24"/>
        </w:rPr>
      </w:pPr>
    </w:p>
    <w:p w14:paraId="0F11DB7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lastRenderedPageBreak/>
        <w:t>Paradis E, Schliep K. 2019. ape 5.0: an environment for modern phylogenetics and evolutionary analyses in R. Bioinformatics 35:526-528.</w:t>
      </w:r>
    </w:p>
    <w:p w14:paraId="6294156C" w14:textId="77777777" w:rsidR="00081C7B" w:rsidRPr="009D4080" w:rsidRDefault="00081C7B" w:rsidP="00081C7B">
      <w:pPr>
        <w:pStyle w:val="EndNoteBibliography"/>
        <w:spacing w:after="0"/>
        <w:rPr>
          <w:rFonts w:ascii="Times New Roman" w:hAnsi="Times New Roman" w:cs="Times New Roman"/>
          <w:sz w:val="24"/>
          <w:szCs w:val="24"/>
        </w:rPr>
      </w:pPr>
    </w:p>
    <w:p w14:paraId="28F3C9D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Partha R, Kowalczyk A, Clark NL, Chikina M. 2019. Robust Method for Detecting Convergent Shifts in Evolutionary Rates. Mol Biol Evol 36:1817-1830.</w:t>
      </w:r>
    </w:p>
    <w:p w14:paraId="6018FA3A" w14:textId="77777777" w:rsidR="00081C7B" w:rsidRPr="009D4080" w:rsidRDefault="00081C7B" w:rsidP="00081C7B">
      <w:pPr>
        <w:pStyle w:val="EndNoteBibliography"/>
        <w:spacing w:after="0"/>
        <w:rPr>
          <w:rFonts w:ascii="Times New Roman" w:hAnsi="Times New Roman" w:cs="Times New Roman"/>
          <w:sz w:val="24"/>
          <w:szCs w:val="24"/>
        </w:rPr>
      </w:pPr>
    </w:p>
    <w:p w14:paraId="253BD75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Pease JB, Haak DC, Hahn MW, Moyle LC. 2016. Phylogenomics Reveals Three Sources of Adaptive Variation during a Rapid Radiation. PLoS Biol 14:e1002379.</w:t>
      </w:r>
    </w:p>
    <w:p w14:paraId="24F59C21" w14:textId="77777777" w:rsidR="00081C7B" w:rsidRPr="009D4080" w:rsidRDefault="00081C7B" w:rsidP="00081C7B">
      <w:pPr>
        <w:pStyle w:val="EndNoteBibliography"/>
        <w:spacing w:after="0"/>
        <w:rPr>
          <w:rFonts w:ascii="Times New Roman" w:hAnsi="Times New Roman" w:cs="Times New Roman"/>
          <w:sz w:val="24"/>
          <w:szCs w:val="24"/>
        </w:rPr>
      </w:pPr>
    </w:p>
    <w:p w14:paraId="43D28CE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Pease JB, Hahn MW. 2013. More accurate phylogenies inferred from low-recombination regions in the presence of incomplete lineage sorting. Evolution 67:2376-2384.</w:t>
      </w:r>
    </w:p>
    <w:p w14:paraId="36ED35DA" w14:textId="77777777" w:rsidR="00081C7B" w:rsidRPr="009D4080" w:rsidRDefault="00081C7B" w:rsidP="00081C7B">
      <w:pPr>
        <w:pStyle w:val="EndNoteBibliography"/>
        <w:spacing w:after="0"/>
        <w:rPr>
          <w:rFonts w:ascii="Times New Roman" w:hAnsi="Times New Roman" w:cs="Times New Roman"/>
          <w:sz w:val="24"/>
          <w:szCs w:val="24"/>
        </w:rPr>
      </w:pPr>
    </w:p>
    <w:p w14:paraId="052B762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Platt RN, 2nd, Vandewege MW, Ray DA. 2018. Mammalian transposable elements and their impacts on genome evolution. Chromosome Res 26:25-43.</w:t>
      </w:r>
    </w:p>
    <w:p w14:paraId="7F0753F2" w14:textId="77777777" w:rsidR="00081C7B" w:rsidRPr="009D4080" w:rsidRDefault="00081C7B" w:rsidP="00081C7B">
      <w:pPr>
        <w:pStyle w:val="EndNoteBibliography"/>
        <w:spacing w:after="0"/>
        <w:rPr>
          <w:rFonts w:ascii="Times New Roman" w:hAnsi="Times New Roman" w:cs="Times New Roman"/>
          <w:sz w:val="24"/>
          <w:szCs w:val="24"/>
        </w:rPr>
      </w:pPr>
    </w:p>
    <w:p w14:paraId="0217BFE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Pollard KS, Hubisz MJ, Rosenbloom KR, Siepel A. 2010. Detection of nonneutral substitution rates on mammalian phylogenies. Genome Res 20:110-121.</w:t>
      </w:r>
    </w:p>
    <w:p w14:paraId="03E208B9" w14:textId="77777777" w:rsidR="00081C7B" w:rsidRPr="009D4080" w:rsidRDefault="00081C7B" w:rsidP="00081C7B">
      <w:pPr>
        <w:pStyle w:val="EndNoteBibliography"/>
        <w:spacing w:after="0"/>
        <w:rPr>
          <w:rFonts w:ascii="Times New Roman" w:hAnsi="Times New Roman" w:cs="Times New Roman"/>
          <w:sz w:val="24"/>
          <w:szCs w:val="24"/>
        </w:rPr>
      </w:pPr>
    </w:p>
    <w:p w14:paraId="5C83B7A7"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Pond SL, Frost SD, Muse SV. 2005. HyPhy: hypothesis testing using phylogenies. Bioinformatics 21:676-679.</w:t>
      </w:r>
    </w:p>
    <w:p w14:paraId="017D3DD8" w14:textId="77777777" w:rsidR="00081C7B" w:rsidRPr="009D4080" w:rsidRDefault="00081C7B" w:rsidP="00081C7B">
      <w:pPr>
        <w:pStyle w:val="EndNoteBibliography"/>
        <w:spacing w:after="0"/>
        <w:rPr>
          <w:rFonts w:ascii="Times New Roman" w:hAnsi="Times New Roman" w:cs="Times New Roman"/>
          <w:sz w:val="24"/>
          <w:szCs w:val="24"/>
        </w:rPr>
      </w:pPr>
    </w:p>
    <w:p w14:paraId="67BCBEC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Poplin R, Ruano-Rubio V, DePristo MA, Fennell TJ, Carneiro MO, Auwera GAVd, Kling DE, Gauthier LD, Levy-Moonshine A, Roazen D, et al. 2018. Scaling accurate genetic variant discovery to tens of thousands of samples. bioRxiv:201178.</w:t>
      </w:r>
    </w:p>
    <w:p w14:paraId="429E9EE5" w14:textId="77777777" w:rsidR="00081C7B" w:rsidRPr="009D4080" w:rsidRDefault="00081C7B" w:rsidP="00081C7B">
      <w:pPr>
        <w:pStyle w:val="EndNoteBibliography"/>
        <w:spacing w:after="0"/>
        <w:rPr>
          <w:rFonts w:ascii="Times New Roman" w:hAnsi="Times New Roman" w:cs="Times New Roman"/>
          <w:sz w:val="24"/>
          <w:szCs w:val="24"/>
        </w:rPr>
      </w:pPr>
    </w:p>
    <w:p w14:paraId="31F834B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Ptak SE, Hinds DA, Koehler K, Nickel B, Patil N, Ballinger DG, Przeworski M, Frazer KA, Paabo S. 2005. Fine-scale recombination patterns differ between chimpanzees and humans. Nat Genet 37:429-434.</w:t>
      </w:r>
    </w:p>
    <w:p w14:paraId="2D4E689E" w14:textId="77777777" w:rsidR="00081C7B" w:rsidRPr="009D4080" w:rsidRDefault="00081C7B" w:rsidP="00081C7B">
      <w:pPr>
        <w:pStyle w:val="EndNoteBibliography"/>
        <w:spacing w:after="0"/>
        <w:rPr>
          <w:rFonts w:ascii="Times New Roman" w:hAnsi="Times New Roman" w:cs="Times New Roman"/>
          <w:sz w:val="24"/>
          <w:szCs w:val="24"/>
        </w:rPr>
      </w:pPr>
    </w:p>
    <w:p w14:paraId="6E4A050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Quinlan AR, Hall IM. 2010. BEDTools: a flexible suite of utilities for comparing genomic features. Bioinformatics 26:841-842.</w:t>
      </w:r>
    </w:p>
    <w:p w14:paraId="74B123A9" w14:textId="77777777" w:rsidR="00081C7B" w:rsidRPr="009D4080" w:rsidRDefault="00081C7B" w:rsidP="00081C7B">
      <w:pPr>
        <w:pStyle w:val="EndNoteBibliography"/>
        <w:spacing w:after="0"/>
        <w:rPr>
          <w:rFonts w:ascii="Times New Roman" w:hAnsi="Times New Roman" w:cs="Times New Roman"/>
          <w:sz w:val="24"/>
          <w:szCs w:val="24"/>
        </w:rPr>
      </w:pPr>
    </w:p>
    <w:p w14:paraId="7C23C37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 Core Team. 2021. R: A language and environment for statistical computing. Vienna, Austria.</w:t>
      </w:r>
    </w:p>
    <w:p w14:paraId="6E40453F" w14:textId="77777777" w:rsidR="00081C7B" w:rsidRPr="009D4080" w:rsidRDefault="00081C7B" w:rsidP="00081C7B">
      <w:pPr>
        <w:pStyle w:val="EndNoteBibliography"/>
        <w:spacing w:after="0"/>
        <w:rPr>
          <w:rFonts w:ascii="Times New Roman" w:hAnsi="Times New Roman" w:cs="Times New Roman"/>
          <w:sz w:val="24"/>
          <w:szCs w:val="24"/>
        </w:rPr>
      </w:pPr>
    </w:p>
    <w:p w14:paraId="422B9A3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Ranwez V, Douzery EJP, Cambon C, Chantret N, Delsuc F. 2018. MACSE v2: Toolkit for the Alignment of Coding Sequences Accounting for Frameshifts and Stop Codons. Mol Biol Evol 35:2582-2584.</w:t>
      </w:r>
    </w:p>
    <w:p w14:paraId="28513A2E" w14:textId="77777777" w:rsidR="00081C7B" w:rsidRPr="009D4080" w:rsidRDefault="00081C7B" w:rsidP="00081C7B">
      <w:pPr>
        <w:pStyle w:val="EndNoteBibliography"/>
        <w:spacing w:after="0"/>
        <w:rPr>
          <w:rFonts w:ascii="Times New Roman" w:hAnsi="Times New Roman" w:cs="Times New Roman"/>
          <w:sz w:val="24"/>
          <w:szCs w:val="24"/>
        </w:rPr>
      </w:pPr>
    </w:p>
    <w:p w14:paraId="212F7F5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lastRenderedPageBreak/>
        <w:t>Revell LJ. 2012. phytools: an R package for phylogenetic comparative biology (and other things). Methods in Ecology and Evolution 3:217-223.</w:t>
      </w:r>
    </w:p>
    <w:p w14:paraId="34A2693B" w14:textId="77777777" w:rsidR="00081C7B" w:rsidRPr="009D4080" w:rsidRDefault="00081C7B" w:rsidP="00081C7B">
      <w:pPr>
        <w:pStyle w:val="EndNoteBibliography"/>
        <w:spacing w:after="0"/>
        <w:rPr>
          <w:rFonts w:ascii="Times New Roman" w:hAnsi="Times New Roman" w:cs="Times New Roman"/>
          <w:sz w:val="24"/>
          <w:szCs w:val="24"/>
        </w:rPr>
      </w:pPr>
    </w:p>
    <w:p w14:paraId="0674118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Rivas-Gonzalez I, Rousselle M, Li F, Zhou L, Dutheil JY, Munch K, Shao Y, Wu D, Schierup MH, Zhang G. 2023. Pervasive incomplete lineage sorting illuminates speciation and selection in primates. Science 380:eabn4409.</w:t>
      </w:r>
    </w:p>
    <w:p w14:paraId="37114A32" w14:textId="77777777" w:rsidR="00081C7B" w:rsidRPr="009D4080" w:rsidRDefault="00081C7B" w:rsidP="00081C7B">
      <w:pPr>
        <w:pStyle w:val="EndNoteBibliography"/>
        <w:spacing w:after="0"/>
        <w:rPr>
          <w:rFonts w:ascii="Times New Roman" w:hAnsi="Times New Roman" w:cs="Times New Roman"/>
          <w:sz w:val="24"/>
          <w:szCs w:val="24"/>
        </w:rPr>
      </w:pPr>
    </w:p>
    <w:p w14:paraId="2D1AA583"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Robinson DF, Foulds LR. 1981. Comparison of phylogenetic trees. Mathematical Biosciences 53:131-147.</w:t>
      </w:r>
    </w:p>
    <w:p w14:paraId="74791CB7" w14:textId="77777777" w:rsidR="00081C7B" w:rsidRPr="009D4080" w:rsidRDefault="00081C7B" w:rsidP="00081C7B">
      <w:pPr>
        <w:pStyle w:val="EndNoteBibliography"/>
        <w:spacing w:after="0"/>
        <w:rPr>
          <w:rFonts w:ascii="Times New Roman" w:hAnsi="Times New Roman" w:cs="Times New Roman"/>
          <w:sz w:val="24"/>
          <w:szCs w:val="24"/>
        </w:rPr>
      </w:pPr>
    </w:p>
    <w:p w14:paraId="364E699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Robinson DF, Foulds LR editors.; 1979 Berlin, Heidelberg.</w:t>
      </w:r>
    </w:p>
    <w:p w14:paraId="2A4A9CE4" w14:textId="77777777" w:rsidR="00081C7B" w:rsidRPr="009D4080" w:rsidRDefault="00081C7B" w:rsidP="00081C7B">
      <w:pPr>
        <w:pStyle w:val="EndNoteBibliography"/>
        <w:spacing w:after="0"/>
        <w:rPr>
          <w:rFonts w:ascii="Times New Roman" w:hAnsi="Times New Roman" w:cs="Times New Roman"/>
          <w:sz w:val="24"/>
          <w:szCs w:val="24"/>
        </w:rPr>
      </w:pPr>
    </w:p>
    <w:p w14:paraId="6A40A069"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Romanenko SA, Perelman PL, Trifonov VA, Graphodatsky AS. 2012. Chromosomal evolution in Rodentia. Heredity (Edinb) 108:4-16.</w:t>
      </w:r>
    </w:p>
    <w:p w14:paraId="3A0B429E" w14:textId="77777777" w:rsidR="00081C7B" w:rsidRPr="009D4080" w:rsidRDefault="00081C7B" w:rsidP="00081C7B">
      <w:pPr>
        <w:pStyle w:val="EndNoteBibliography"/>
        <w:spacing w:after="0"/>
        <w:rPr>
          <w:rFonts w:ascii="Times New Roman" w:hAnsi="Times New Roman" w:cs="Times New Roman"/>
          <w:sz w:val="24"/>
          <w:szCs w:val="24"/>
        </w:rPr>
      </w:pPr>
    </w:p>
    <w:p w14:paraId="04B0AA6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Rosenberg NA. 2002. The probability of topological concordance of gene trees and species trees. Theor Popul Biol 61:225-247.</w:t>
      </w:r>
    </w:p>
    <w:p w14:paraId="3BF1C6F9" w14:textId="77777777" w:rsidR="00081C7B" w:rsidRPr="009D4080" w:rsidRDefault="00081C7B" w:rsidP="00081C7B">
      <w:pPr>
        <w:pStyle w:val="EndNoteBibliography"/>
        <w:spacing w:after="0"/>
        <w:rPr>
          <w:rFonts w:ascii="Times New Roman" w:hAnsi="Times New Roman" w:cs="Times New Roman"/>
          <w:sz w:val="24"/>
          <w:szCs w:val="24"/>
        </w:rPr>
      </w:pPr>
    </w:p>
    <w:p w14:paraId="5B86013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Rowe KC, Achmadi AS, Fabre P-H, Schenk JJ, Steppan SJ, Esselstyn JA. 2019. Oceanic islands of Wallacea as a source for dispersal and diversification of murine rodents. Journal of Biogeography 46:2752-2768.</w:t>
      </w:r>
    </w:p>
    <w:p w14:paraId="4599DCA5" w14:textId="77777777" w:rsidR="00081C7B" w:rsidRPr="009D4080" w:rsidRDefault="00081C7B" w:rsidP="00081C7B">
      <w:pPr>
        <w:pStyle w:val="EndNoteBibliography"/>
        <w:spacing w:after="0"/>
        <w:rPr>
          <w:rFonts w:ascii="Times New Roman" w:hAnsi="Times New Roman" w:cs="Times New Roman"/>
          <w:sz w:val="24"/>
          <w:szCs w:val="24"/>
        </w:rPr>
      </w:pPr>
    </w:p>
    <w:p w14:paraId="46C01DCA"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Roycroft E, Achmadi A, Callahan CM, Esselstyn JA, Good JM, Moussalli A, Rowe KC. 2021. Molecular Evolution of Ecological Specialisation: Genomic Insights from the Diversification of Murine Rodents. Genome Biol Evol 13:evab103.</w:t>
      </w:r>
    </w:p>
    <w:p w14:paraId="664B9C5C" w14:textId="77777777" w:rsidR="00081C7B" w:rsidRPr="009D4080" w:rsidRDefault="00081C7B" w:rsidP="00081C7B">
      <w:pPr>
        <w:pStyle w:val="EndNoteBibliography"/>
        <w:spacing w:after="0"/>
        <w:rPr>
          <w:rFonts w:ascii="Times New Roman" w:hAnsi="Times New Roman" w:cs="Times New Roman"/>
          <w:sz w:val="24"/>
          <w:szCs w:val="24"/>
        </w:rPr>
      </w:pPr>
    </w:p>
    <w:p w14:paraId="69D3BD4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Roycroft EJ, Moussalli A, Rowe KC. 2020. Phylogenomics Uncovers Confidence and Conflict in the Rapid Radiation of Australo-Papuan Rodents. Syst Biol 69:431-444.</w:t>
      </w:r>
    </w:p>
    <w:p w14:paraId="4350030A" w14:textId="77777777" w:rsidR="00081C7B" w:rsidRPr="009D4080" w:rsidRDefault="00081C7B" w:rsidP="00081C7B">
      <w:pPr>
        <w:pStyle w:val="EndNoteBibliography"/>
        <w:spacing w:after="0"/>
        <w:rPr>
          <w:rFonts w:ascii="Times New Roman" w:hAnsi="Times New Roman" w:cs="Times New Roman"/>
          <w:sz w:val="24"/>
          <w:szCs w:val="24"/>
        </w:rPr>
      </w:pPr>
    </w:p>
    <w:p w14:paraId="3B6C0E6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Sarver BA, Keeble S, Cosart T, Tucker PK, Dean MD, Good JM. 2017. Phylogenomic Insights into Mouse Evolution Using a Pseudoreference Approach. Genome Biol Evol 9:726-739.</w:t>
      </w:r>
    </w:p>
    <w:p w14:paraId="208716F6" w14:textId="77777777" w:rsidR="00081C7B" w:rsidRPr="009D4080" w:rsidRDefault="00081C7B" w:rsidP="00081C7B">
      <w:pPr>
        <w:pStyle w:val="EndNoteBibliography"/>
        <w:spacing w:after="0"/>
        <w:rPr>
          <w:rFonts w:ascii="Times New Roman" w:hAnsi="Times New Roman" w:cs="Times New Roman"/>
          <w:sz w:val="24"/>
          <w:szCs w:val="24"/>
        </w:rPr>
      </w:pPr>
    </w:p>
    <w:p w14:paraId="7DD31C2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Scally A, Dutheil JY, Hillier LW, Jordan GE, Goodhead I, Herrero J, Hobolth A, Lappalainen T, Mailund T, Marques-Bonet T, et al. 2012. Insights into hominid evolution from the gorilla genome sequence. Nature 483:169-175.</w:t>
      </w:r>
    </w:p>
    <w:p w14:paraId="22264FD4" w14:textId="77777777" w:rsidR="00081C7B" w:rsidRPr="009D4080" w:rsidRDefault="00081C7B" w:rsidP="00081C7B">
      <w:pPr>
        <w:pStyle w:val="EndNoteBibliography"/>
        <w:spacing w:after="0"/>
        <w:rPr>
          <w:rFonts w:ascii="Times New Roman" w:hAnsi="Times New Roman" w:cs="Times New Roman"/>
          <w:sz w:val="24"/>
          <w:szCs w:val="24"/>
        </w:rPr>
      </w:pPr>
    </w:p>
    <w:p w14:paraId="0A34D13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Schenk JJ, Rowe KC, Steppan SJ. 2013. Ecological opportunity and incumbency in the diversification of repeated continental colonizations by muroid rodents. Syst Biol 62:837-864.</w:t>
      </w:r>
    </w:p>
    <w:p w14:paraId="16636A63" w14:textId="77777777" w:rsidR="00081C7B" w:rsidRPr="009D4080" w:rsidRDefault="00081C7B" w:rsidP="00081C7B">
      <w:pPr>
        <w:pStyle w:val="EndNoteBibliography"/>
        <w:spacing w:after="0"/>
        <w:rPr>
          <w:rFonts w:ascii="Times New Roman" w:hAnsi="Times New Roman" w:cs="Times New Roman"/>
          <w:sz w:val="24"/>
          <w:szCs w:val="24"/>
        </w:rPr>
      </w:pPr>
    </w:p>
    <w:p w14:paraId="1B2EEF6E"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Schliep KP. 2011. phangorn: phylogenetic analysis in R. Bioinformatics 27:592-593.</w:t>
      </w:r>
    </w:p>
    <w:p w14:paraId="1B99365C" w14:textId="77777777" w:rsidR="00081C7B" w:rsidRPr="009D4080" w:rsidRDefault="00081C7B" w:rsidP="00081C7B">
      <w:pPr>
        <w:pStyle w:val="EndNoteBibliography"/>
        <w:spacing w:after="0"/>
        <w:rPr>
          <w:rFonts w:ascii="Times New Roman" w:hAnsi="Times New Roman" w:cs="Times New Roman"/>
          <w:sz w:val="24"/>
          <w:szCs w:val="24"/>
        </w:rPr>
      </w:pPr>
    </w:p>
    <w:p w14:paraId="19855D87"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Serizawa K, Suzuki H, Tsuchiya K. 2000. A phylogenetic view on species radiation in Apodemus inferred from variation of nuclear and mitochondrial genes. Biochem Genet 38:27-40.</w:t>
      </w:r>
    </w:p>
    <w:p w14:paraId="3C14F7A0" w14:textId="77777777" w:rsidR="00081C7B" w:rsidRPr="009D4080" w:rsidRDefault="00081C7B" w:rsidP="00081C7B">
      <w:pPr>
        <w:pStyle w:val="EndNoteBibliography"/>
        <w:spacing w:after="0"/>
        <w:rPr>
          <w:rFonts w:ascii="Times New Roman" w:hAnsi="Times New Roman" w:cs="Times New Roman"/>
          <w:sz w:val="24"/>
          <w:szCs w:val="24"/>
        </w:rPr>
      </w:pPr>
    </w:p>
    <w:p w14:paraId="046784E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Shifman S, Bell JT, Copley RR, Taylor MS, Williams RW, Mott R, Flint J. 2006. A high-resolution single nucleotide polymorphism genetic map of the mouse genome. PLoS Biol 4:e395.</w:t>
      </w:r>
    </w:p>
    <w:p w14:paraId="3AAE8840" w14:textId="77777777" w:rsidR="00081C7B" w:rsidRPr="009D4080" w:rsidRDefault="00081C7B" w:rsidP="00081C7B">
      <w:pPr>
        <w:pStyle w:val="EndNoteBibliography"/>
        <w:spacing w:after="0"/>
        <w:rPr>
          <w:rFonts w:ascii="Times New Roman" w:hAnsi="Times New Roman" w:cs="Times New Roman"/>
          <w:sz w:val="24"/>
          <w:szCs w:val="24"/>
        </w:rPr>
      </w:pPr>
    </w:p>
    <w:p w14:paraId="2C03BDD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Singhal S, Leffler EM, Sannareddy K, Turner I, Venn O, Hooper DM, Strand AI, Li Q, Raney B, Balakrishnan CN, et al. 2015. Stable recombination hotspots in birds. Science 350:928-932.</w:t>
      </w:r>
    </w:p>
    <w:p w14:paraId="5719D98C" w14:textId="77777777" w:rsidR="00081C7B" w:rsidRPr="009D4080" w:rsidRDefault="00081C7B" w:rsidP="00081C7B">
      <w:pPr>
        <w:pStyle w:val="EndNoteBibliography"/>
        <w:spacing w:after="0"/>
        <w:rPr>
          <w:rFonts w:ascii="Times New Roman" w:hAnsi="Times New Roman" w:cs="Times New Roman"/>
          <w:sz w:val="24"/>
          <w:szCs w:val="24"/>
        </w:rPr>
      </w:pPr>
    </w:p>
    <w:p w14:paraId="042325C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Slatkin M, Pollack JL. 2006. The concordance of gene trees and species trees at two linked loci. Genetics 172:1979-1984.</w:t>
      </w:r>
    </w:p>
    <w:p w14:paraId="1B1D7D5F" w14:textId="77777777" w:rsidR="00081C7B" w:rsidRPr="009D4080" w:rsidRDefault="00081C7B" w:rsidP="00081C7B">
      <w:pPr>
        <w:pStyle w:val="EndNoteBibliography"/>
        <w:spacing w:after="0"/>
        <w:rPr>
          <w:rFonts w:ascii="Times New Roman" w:hAnsi="Times New Roman" w:cs="Times New Roman"/>
          <w:sz w:val="24"/>
          <w:szCs w:val="24"/>
        </w:rPr>
      </w:pPr>
    </w:p>
    <w:p w14:paraId="761E77E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Smagulova F, Gregoretti IV, Brick K, Khil P, Camerini-Otero RD, Petukhova GV. 2011. Genome-wide analysis reveals novel molecular features of mouse recombination hotspots. Nature 472:375-378.</w:t>
      </w:r>
    </w:p>
    <w:p w14:paraId="3D54745C" w14:textId="77777777" w:rsidR="00081C7B" w:rsidRPr="009D4080" w:rsidRDefault="00081C7B" w:rsidP="00081C7B">
      <w:pPr>
        <w:pStyle w:val="EndNoteBibliography"/>
        <w:spacing w:after="0"/>
        <w:rPr>
          <w:rFonts w:ascii="Times New Roman" w:hAnsi="Times New Roman" w:cs="Times New Roman"/>
          <w:sz w:val="24"/>
          <w:szCs w:val="24"/>
        </w:rPr>
      </w:pPr>
    </w:p>
    <w:p w14:paraId="7495CAC2" w14:textId="463A12A3"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RepeatMasker Open-4.0 [Internet]. 2013-2015. Available from </w:t>
      </w:r>
      <w:hyperlink r:id="rId20" w:history="1">
        <w:r w:rsidRPr="009D4080">
          <w:rPr>
            <w:rStyle w:val="Hyperlink"/>
            <w:rFonts w:ascii="Times New Roman" w:hAnsi="Times New Roman" w:cs="Times New Roman"/>
            <w:sz w:val="24"/>
            <w:szCs w:val="24"/>
          </w:rPr>
          <w:t>http://www.repeatmasker.org</w:t>
        </w:r>
      </w:hyperlink>
      <w:r w:rsidRPr="009D4080">
        <w:rPr>
          <w:rFonts w:ascii="Times New Roman" w:hAnsi="Times New Roman" w:cs="Times New Roman"/>
          <w:sz w:val="24"/>
          <w:szCs w:val="24"/>
        </w:rPr>
        <w:t>.</w:t>
      </w:r>
    </w:p>
    <w:p w14:paraId="0E7441FA" w14:textId="77777777" w:rsidR="00081C7B" w:rsidRPr="009D4080" w:rsidRDefault="00081C7B" w:rsidP="00081C7B">
      <w:pPr>
        <w:pStyle w:val="EndNoteBibliography"/>
        <w:spacing w:after="0"/>
        <w:rPr>
          <w:rFonts w:ascii="Times New Roman" w:hAnsi="Times New Roman" w:cs="Times New Roman"/>
          <w:sz w:val="24"/>
          <w:szCs w:val="24"/>
        </w:rPr>
      </w:pPr>
    </w:p>
    <w:p w14:paraId="5C2F50E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Smith BT, Merwin J, Provost KL, Thom G, Brumfield RT, Ferreira M, Mauck WM, Moyle RG, Wright TF, Joseph L. 2023. Phylogenomic Analysis of the Parrots of the World Distinguishes Artifactual from Biological Sources of Gene Tree Discordance. Syst Biol 72:228-241.</w:t>
      </w:r>
    </w:p>
    <w:p w14:paraId="66E8987C" w14:textId="77777777" w:rsidR="00081C7B" w:rsidRPr="009D4080" w:rsidRDefault="00081C7B" w:rsidP="00081C7B">
      <w:pPr>
        <w:pStyle w:val="EndNoteBibliography"/>
        <w:spacing w:after="0"/>
        <w:rPr>
          <w:rFonts w:ascii="Times New Roman" w:hAnsi="Times New Roman" w:cs="Times New Roman"/>
          <w:sz w:val="24"/>
          <w:szCs w:val="24"/>
        </w:rPr>
      </w:pPr>
    </w:p>
    <w:p w14:paraId="57588625" w14:textId="77777777" w:rsidR="00A409BC" w:rsidRPr="009D4080" w:rsidRDefault="00A409BC" w:rsidP="00A409BC">
      <w:pPr>
        <w:pStyle w:val="EndNoteBibliography"/>
        <w:rPr>
          <w:del w:id="206" w:author="Thomas, Gregg" w:date="2025-01-06T18:45:00Z" w16du:dateUtc="2025-01-06T23:45:00Z"/>
          <w:rFonts w:ascii="Times New Roman" w:hAnsi="Times New Roman" w:cs="Times New Roman"/>
          <w:sz w:val="24"/>
          <w:szCs w:val="24"/>
        </w:rPr>
      </w:pPr>
      <w:del w:id="207" w:author="Thomas, Gregg" w:date="2025-01-06T18:45:00Z" w16du:dateUtc="2025-01-06T23:45:00Z">
        <w:r w:rsidRPr="009D4080">
          <w:rPr>
            <w:rFonts w:ascii="Times New Roman" w:hAnsi="Times New Roman" w:cs="Times New Roman"/>
            <w:sz w:val="24"/>
            <w:szCs w:val="24"/>
          </w:rPr>
          <w:delText>Smith JM, Haigh J. 1974. The hitch-hiking effect of a favourable gene. Genet Res 23:23-35.</w:delText>
        </w:r>
      </w:del>
    </w:p>
    <w:p w14:paraId="7A1F0D82" w14:textId="77777777" w:rsidR="00A409BC" w:rsidRPr="009D4080" w:rsidRDefault="00A409BC" w:rsidP="00A409BC">
      <w:pPr>
        <w:pStyle w:val="EndNoteBibliography"/>
        <w:spacing w:after="0"/>
        <w:rPr>
          <w:del w:id="208" w:author="Thomas, Gregg" w:date="2025-01-06T18:45:00Z" w16du:dateUtc="2025-01-06T23:45:00Z"/>
          <w:rFonts w:ascii="Times New Roman" w:hAnsi="Times New Roman" w:cs="Times New Roman"/>
          <w:sz w:val="24"/>
          <w:szCs w:val="24"/>
        </w:rPr>
      </w:pPr>
    </w:p>
    <w:p w14:paraId="13A2A51C" w14:textId="14562CCA"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Smith MD, Wertheim JO, Weaver S, Murrell B, Scheffler K, Kosakovsky Pond SL. </w:t>
      </w:r>
      <w:del w:id="209" w:author="Thomas, Gregg" w:date="2025-01-06T18:45:00Z" w16du:dateUtc="2025-01-06T23:45:00Z">
        <w:r w:rsidR="00A409BC" w:rsidRPr="009D4080">
          <w:rPr>
            <w:rFonts w:ascii="Times New Roman" w:hAnsi="Times New Roman" w:cs="Times New Roman"/>
            <w:sz w:val="24"/>
            <w:szCs w:val="24"/>
          </w:rPr>
          <w:delText>2015</w:delText>
        </w:r>
      </w:del>
      <w:ins w:id="210" w:author="Thomas, Gregg" w:date="2025-01-06T18:45:00Z" w16du:dateUtc="2025-01-06T23:45:00Z">
        <w:r w:rsidRPr="009D4080">
          <w:rPr>
            <w:rFonts w:ascii="Times New Roman" w:hAnsi="Times New Roman" w:cs="Times New Roman"/>
            <w:sz w:val="24"/>
            <w:szCs w:val="24"/>
          </w:rPr>
          <w:t>2015a</w:t>
        </w:r>
      </w:ins>
      <w:r w:rsidRPr="009D4080">
        <w:rPr>
          <w:rFonts w:ascii="Times New Roman" w:hAnsi="Times New Roman" w:cs="Times New Roman"/>
          <w:sz w:val="24"/>
          <w:szCs w:val="24"/>
        </w:rPr>
        <w:t>. Less is more: an adaptive branch-site random effects model for efficient detection of episodic diversifying selection. Mol Biol Evol 32:1342-1353.</w:t>
      </w:r>
    </w:p>
    <w:p w14:paraId="0DA5BAA4" w14:textId="77777777" w:rsidR="00081C7B" w:rsidRPr="009D4080" w:rsidRDefault="00081C7B" w:rsidP="00081C7B">
      <w:pPr>
        <w:pStyle w:val="EndNoteBibliography"/>
        <w:spacing w:after="0"/>
        <w:rPr>
          <w:rFonts w:ascii="Times New Roman" w:hAnsi="Times New Roman" w:cs="Times New Roman"/>
          <w:sz w:val="24"/>
          <w:szCs w:val="24"/>
        </w:rPr>
      </w:pPr>
    </w:p>
    <w:p w14:paraId="27AF261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Smith SA, Brown JW, Walker JF. 2018. So many genes, so little time: A practical approach to divergence-time estimation in the genomic era. PLoS One 13:e0197433.</w:t>
      </w:r>
    </w:p>
    <w:p w14:paraId="43F0B7F1" w14:textId="77777777" w:rsidR="00081C7B" w:rsidRPr="009D4080" w:rsidRDefault="00081C7B" w:rsidP="00081C7B">
      <w:pPr>
        <w:pStyle w:val="EndNoteBibliography"/>
        <w:spacing w:after="0"/>
        <w:rPr>
          <w:rFonts w:ascii="Times New Roman" w:hAnsi="Times New Roman" w:cs="Times New Roman"/>
          <w:sz w:val="24"/>
          <w:szCs w:val="24"/>
        </w:rPr>
      </w:pPr>
    </w:p>
    <w:p w14:paraId="5967EF77" w14:textId="4900FEE6"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 xml:space="preserve">Smith SA, Moore MJ, Brown JW, Yang Y. </w:t>
      </w:r>
      <w:del w:id="211" w:author="Thomas, Gregg" w:date="2025-01-06T18:45:00Z" w16du:dateUtc="2025-01-06T23:45:00Z">
        <w:r w:rsidR="00A409BC" w:rsidRPr="009D4080">
          <w:rPr>
            <w:rFonts w:ascii="Times New Roman" w:hAnsi="Times New Roman" w:cs="Times New Roman"/>
            <w:sz w:val="24"/>
            <w:szCs w:val="24"/>
          </w:rPr>
          <w:delText>2015</w:delText>
        </w:r>
      </w:del>
      <w:ins w:id="212" w:author="Thomas, Gregg" w:date="2025-01-06T18:45:00Z" w16du:dateUtc="2025-01-06T23:45:00Z">
        <w:r w:rsidRPr="009D4080">
          <w:rPr>
            <w:rFonts w:ascii="Times New Roman" w:hAnsi="Times New Roman" w:cs="Times New Roman"/>
            <w:sz w:val="24"/>
            <w:szCs w:val="24"/>
          </w:rPr>
          <w:t>2015b</w:t>
        </w:r>
      </w:ins>
      <w:r w:rsidRPr="009D4080">
        <w:rPr>
          <w:rFonts w:ascii="Times New Roman" w:hAnsi="Times New Roman" w:cs="Times New Roman"/>
          <w:sz w:val="24"/>
          <w:szCs w:val="24"/>
        </w:rPr>
        <w:t>. Analysis of phylogenomic datasets reveals conflict, concordance, and gene duplications with examples from animals and plants. BMC Evol Biol 15:150.</w:t>
      </w:r>
    </w:p>
    <w:p w14:paraId="41A744F0" w14:textId="77777777" w:rsidR="00081C7B" w:rsidRPr="009D4080" w:rsidRDefault="00081C7B" w:rsidP="00081C7B">
      <w:pPr>
        <w:pStyle w:val="EndNoteBibliography"/>
        <w:spacing w:after="0"/>
        <w:rPr>
          <w:rFonts w:ascii="Times New Roman" w:hAnsi="Times New Roman" w:cs="Times New Roman"/>
          <w:sz w:val="24"/>
          <w:szCs w:val="24"/>
        </w:rPr>
      </w:pPr>
    </w:p>
    <w:p w14:paraId="3522009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lastRenderedPageBreak/>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897B0C6" w14:textId="77777777" w:rsidR="00081C7B" w:rsidRPr="009D4080" w:rsidRDefault="00081C7B" w:rsidP="00081C7B">
      <w:pPr>
        <w:pStyle w:val="EndNoteBibliography"/>
        <w:spacing w:after="0"/>
        <w:rPr>
          <w:rFonts w:ascii="Times New Roman" w:hAnsi="Times New Roman" w:cs="Times New Roman"/>
          <w:sz w:val="24"/>
          <w:szCs w:val="24"/>
        </w:rPr>
      </w:pPr>
    </w:p>
    <w:p w14:paraId="72CEB5F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Stapley J, Feulner PGD, Johnston SE, Santure AW, Smadja CM. 2017. Variation in recombination frequency and distribution across eukaryotes: patterns and processes. Philos Trans R Soc Lond B Biol Sci 372.</w:t>
      </w:r>
    </w:p>
    <w:p w14:paraId="48F961E3" w14:textId="77777777" w:rsidR="00081C7B" w:rsidRPr="009D4080" w:rsidRDefault="00081C7B" w:rsidP="00081C7B">
      <w:pPr>
        <w:pStyle w:val="EndNoteBibliography"/>
        <w:spacing w:after="0"/>
        <w:rPr>
          <w:rFonts w:ascii="Times New Roman" w:hAnsi="Times New Roman" w:cs="Times New Roman"/>
          <w:sz w:val="24"/>
          <w:szCs w:val="24"/>
        </w:rPr>
      </w:pPr>
    </w:p>
    <w:p w14:paraId="5BB2AF0D" w14:textId="77777777" w:rsidR="00081C7B" w:rsidRPr="009D4080" w:rsidRDefault="00081C7B" w:rsidP="00081C7B">
      <w:pPr>
        <w:pStyle w:val="EndNoteBibliography"/>
        <w:rPr>
          <w:ins w:id="213" w:author="Thomas, Gregg" w:date="2025-01-06T18:45:00Z" w16du:dateUtc="2025-01-06T23:45:00Z"/>
          <w:rFonts w:ascii="Times New Roman" w:hAnsi="Times New Roman" w:cs="Times New Roman"/>
          <w:sz w:val="24"/>
          <w:szCs w:val="24"/>
        </w:rPr>
      </w:pPr>
      <w:ins w:id="214" w:author="Thomas, Gregg" w:date="2025-01-06T18:45:00Z" w16du:dateUtc="2025-01-06T23:45:00Z">
        <w:r w:rsidRPr="009D4080">
          <w:rPr>
            <w:rFonts w:ascii="Times New Roman" w:hAnsi="Times New Roman" w:cs="Times New Roman"/>
            <w:sz w:val="24"/>
            <w:szCs w:val="24"/>
          </w:rPr>
          <w:t>Steenwyk JL, Li Y, Zhou X, Shen XX, Rokas A. 2023. Incongruence in the phylogenomics era. Nat Rev Genet 24:834-850.</w:t>
        </w:r>
      </w:ins>
    </w:p>
    <w:p w14:paraId="1F45B219" w14:textId="77777777" w:rsidR="00081C7B" w:rsidRPr="009D4080" w:rsidRDefault="00081C7B" w:rsidP="00081C7B">
      <w:pPr>
        <w:pStyle w:val="EndNoteBibliography"/>
        <w:spacing w:after="0"/>
        <w:rPr>
          <w:ins w:id="215" w:author="Thomas, Gregg" w:date="2025-01-06T18:45:00Z" w16du:dateUtc="2025-01-06T23:45:00Z"/>
          <w:rFonts w:ascii="Times New Roman" w:hAnsi="Times New Roman" w:cs="Times New Roman"/>
          <w:sz w:val="24"/>
          <w:szCs w:val="24"/>
        </w:rPr>
      </w:pPr>
    </w:p>
    <w:p w14:paraId="18229577"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Steppan SJ, Adkins RM, Spinks PQ, Hale C. 2005. Multigene phylogeny of the Old World mice, Murinae, reveals distinct geographic lineages and the declining utility of mitochondrial genes compared to nuclear genes. Mol Phylogenet Evol 37:370-388.</w:t>
      </w:r>
    </w:p>
    <w:p w14:paraId="26ED1005" w14:textId="77777777" w:rsidR="00081C7B" w:rsidRPr="009D4080" w:rsidRDefault="00081C7B" w:rsidP="00081C7B">
      <w:pPr>
        <w:pStyle w:val="EndNoteBibliography"/>
        <w:spacing w:after="0"/>
        <w:rPr>
          <w:rFonts w:ascii="Times New Roman" w:hAnsi="Times New Roman" w:cs="Times New Roman"/>
          <w:sz w:val="24"/>
          <w:szCs w:val="24"/>
        </w:rPr>
      </w:pPr>
    </w:p>
    <w:p w14:paraId="737A175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Steppan SJ, Schenk JJ. 2017. Muroid rodent phylogenetics: 900-species tree reveals increasing diversification rates. PLoS One 12:e0183070.</w:t>
      </w:r>
    </w:p>
    <w:p w14:paraId="5F90994A" w14:textId="77777777" w:rsidR="00081C7B" w:rsidRPr="009D4080" w:rsidRDefault="00081C7B" w:rsidP="00081C7B">
      <w:pPr>
        <w:pStyle w:val="EndNoteBibliography"/>
        <w:spacing w:after="0"/>
        <w:rPr>
          <w:rFonts w:ascii="Times New Roman" w:hAnsi="Times New Roman" w:cs="Times New Roman"/>
          <w:sz w:val="24"/>
          <w:szCs w:val="24"/>
        </w:rPr>
      </w:pPr>
    </w:p>
    <w:p w14:paraId="43945DB1"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Stevison LS, Woerner AE, Kidd JM, Kelley JL, Veeramah KR, McManus KF, Great Ape Genome P, Bustamante CD, Hammer MF, Wall JD. 2016. The Time Scale of Recombination Rate Evolution in Great Apes. Mol Biol Evol 33:928-945.</w:t>
      </w:r>
    </w:p>
    <w:p w14:paraId="4BE89A33" w14:textId="77777777" w:rsidR="00081C7B" w:rsidRPr="009D4080" w:rsidRDefault="00081C7B" w:rsidP="00081C7B">
      <w:pPr>
        <w:pStyle w:val="EndNoteBibliography"/>
        <w:spacing w:after="0"/>
        <w:rPr>
          <w:rFonts w:ascii="Times New Roman" w:hAnsi="Times New Roman" w:cs="Times New Roman"/>
          <w:sz w:val="24"/>
          <w:szCs w:val="24"/>
        </w:rPr>
      </w:pPr>
    </w:p>
    <w:p w14:paraId="23D87985"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Sun C, Huang J, Wang Y, Zhao X, Su L, Thomas GWC, Zhao M, Zhang X, Jungreis I, Kellis M, et al. 2021. Genus-Wide Characterization of Bumblebee Genomes Provides Insights into Their Evolution and Variation in Ecological and Behavioral Traits. Mol Biol Evol 38:486-501.</w:t>
      </w:r>
    </w:p>
    <w:p w14:paraId="0C544E9E" w14:textId="77777777" w:rsidR="00081C7B" w:rsidRPr="009D4080" w:rsidRDefault="00081C7B" w:rsidP="00081C7B">
      <w:pPr>
        <w:pStyle w:val="EndNoteBibliography"/>
        <w:spacing w:after="0"/>
        <w:rPr>
          <w:rFonts w:ascii="Times New Roman" w:hAnsi="Times New Roman" w:cs="Times New Roman"/>
          <w:sz w:val="24"/>
          <w:szCs w:val="24"/>
        </w:rPr>
      </w:pPr>
    </w:p>
    <w:p w14:paraId="046860F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Suzuki H, Shimada T, Terashima M, Tsuchiya K, Aplin K. 2004. Temporal, spatial, and ecological modes of evolution of Eurasian Mus based on mitochondrial and nuclear gene sequences. Mol Phylogenet Evol 33:626-646.</w:t>
      </w:r>
    </w:p>
    <w:p w14:paraId="7F13C119" w14:textId="77777777" w:rsidR="00081C7B" w:rsidRPr="009D4080" w:rsidRDefault="00081C7B" w:rsidP="00081C7B">
      <w:pPr>
        <w:pStyle w:val="EndNoteBibliography"/>
        <w:spacing w:after="0"/>
        <w:rPr>
          <w:rFonts w:ascii="Times New Roman" w:hAnsi="Times New Roman" w:cs="Times New Roman"/>
          <w:sz w:val="24"/>
          <w:szCs w:val="24"/>
        </w:rPr>
      </w:pPr>
    </w:p>
    <w:p w14:paraId="48B7608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Tange O. 2018. GNU Parallel.</w:t>
      </w:r>
    </w:p>
    <w:p w14:paraId="25C43069" w14:textId="77777777" w:rsidR="00081C7B" w:rsidRPr="009D4080" w:rsidRDefault="00081C7B" w:rsidP="00081C7B">
      <w:pPr>
        <w:pStyle w:val="EndNoteBibliography"/>
        <w:spacing w:after="0"/>
        <w:rPr>
          <w:rFonts w:ascii="Times New Roman" w:hAnsi="Times New Roman" w:cs="Times New Roman"/>
          <w:sz w:val="24"/>
          <w:szCs w:val="24"/>
        </w:rPr>
      </w:pPr>
    </w:p>
    <w:p w14:paraId="3CF9AEB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To TH, Jung M, Lycett S, Gascuel O. 2016. Fast Dating Using Least-Squares Criteria and Algorithms. Syst Biol 65:82-97.</w:t>
      </w:r>
    </w:p>
    <w:p w14:paraId="0E642F2F" w14:textId="77777777" w:rsidR="00081C7B" w:rsidRPr="009D4080" w:rsidRDefault="00081C7B" w:rsidP="00081C7B">
      <w:pPr>
        <w:pStyle w:val="EndNoteBibliography"/>
        <w:spacing w:after="0"/>
        <w:rPr>
          <w:rFonts w:ascii="Times New Roman" w:hAnsi="Times New Roman" w:cs="Times New Roman"/>
          <w:sz w:val="24"/>
          <w:szCs w:val="24"/>
        </w:rPr>
      </w:pPr>
    </w:p>
    <w:p w14:paraId="375EB78C"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Treaster S, Deelen J, Daane JM, Murabito J, Karasik D, Harris MP. 2023. Convergent genomics of longevity in rockfishes highlights the genetics of human life span variation. Sci Adv 9:eadd2743.</w:t>
      </w:r>
    </w:p>
    <w:p w14:paraId="685A3A9D" w14:textId="77777777" w:rsidR="00081C7B" w:rsidRPr="009D4080" w:rsidRDefault="00081C7B" w:rsidP="00081C7B">
      <w:pPr>
        <w:pStyle w:val="EndNoteBibliography"/>
        <w:spacing w:after="0"/>
        <w:rPr>
          <w:rFonts w:ascii="Times New Roman" w:hAnsi="Times New Roman" w:cs="Times New Roman"/>
          <w:sz w:val="24"/>
          <w:szCs w:val="24"/>
        </w:rPr>
      </w:pPr>
    </w:p>
    <w:p w14:paraId="50D73F3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van der Valk T, Pecnerova P, Diez-Del-Molino D, Bergstrom A, Oppenheimer J, Hartmann S, Xenikoudakis G, Thomas JA, Dehasque M, Saglican E, et al. 2021. Million-year-old DNA sheds light on the genomic history of mammoths. Nature 591:265-269.</w:t>
      </w:r>
    </w:p>
    <w:p w14:paraId="694C9705" w14:textId="77777777" w:rsidR="00081C7B" w:rsidRPr="009D4080" w:rsidRDefault="00081C7B" w:rsidP="00081C7B">
      <w:pPr>
        <w:pStyle w:val="EndNoteBibliography"/>
        <w:spacing w:after="0"/>
        <w:rPr>
          <w:rFonts w:ascii="Times New Roman" w:hAnsi="Times New Roman" w:cs="Times New Roman"/>
          <w:sz w:val="24"/>
          <w:szCs w:val="24"/>
        </w:rPr>
      </w:pPr>
    </w:p>
    <w:p w14:paraId="6AE1489B"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Vanderpool D, Minh BQ, Lanfear R, Hughes D, Murali S, Harris RA, Raveendran M, Muzny DM, Hibbins MS, Williamson RJ, et al. 2020. Primate phylogenomics uncovers multiple rapid radiations and ancient interspecific introgression. PLoS Biol 18:e3000954.</w:t>
      </w:r>
    </w:p>
    <w:p w14:paraId="4AE104EE" w14:textId="77777777" w:rsidR="00081C7B" w:rsidRPr="009D4080" w:rsidRDefault="00081C7B" w:rsidP="00081C7B">
      <w:pPr>
        <w:pStyle w:val="EndNoteBibliography"/>
        <w:spacing w:after="0"/>
        <w:rPr>
          <w:rFonts w:ascii="Times New Roman" w:hAnsi="Times New Roman" w:cs="Times New Roman"/>
          <w:sz w:val="24"/>
          <w:szCs w:val="24"/>
        </w:rPr>
      </w:pPr>
    </w:p>
    <w:p w14:paraId="4CC87C1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Wang LG, Lam TT, Xu S, Dai Z, Zhou L, Feng T, Guo P, Dunn CW, Jones BR, Bradley T, et al. 2020. Treeio: An R Package for Phylogenetic Tree Input and Output with Richly Annotated and Associated Data. Mol Biol Evol 37:599-603.</w:t>
      </w:r>
    </w:p>
    <w:p w14:paraId="59D3BAC6" w14:textId="77777777" w:rsidR="00081C7B" w:rsidRPr="009D4080" w:rsidRDefault="00081C7B" w:rsidP="00081C7B">
      <w:pPr>
        <w:pStyle w:val="EndNoteBibliography"/>
        <w:spacing w:after="0"/>
        <w:rPr>
          <w:rFonts w:ascii="Times New Roman" w:hAnsi="Times New Roman" w:cs="Times New Roman"/>
          <w:sz w:val="24"/>
          <w:szCs w:val="24"/>
        </w:rPr>
      </w:pPr>
    </w:p>
    <w:p w14:paraId="4E0D0BA4"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White MA, Ane C, Dewey CN, Larget BR, Payseur BA. 2009. Fine-scale phylogenetic discordance across the house mouse genome. PLoS Genet 5:e1000729.</w:t>
      </w:r>
    </w:p>
    <w:p w14:paraId="241AB83A" w14:textId="77777777" w:rsidR="00081C7B" w:rsidRPr="009D4080" w:rsidRDefault="00081C7B" w:rsidP="00081C7B">
      <w:pPr>
        <w:pStyle w:val="EndNoteBibliography"/>
        <w:spacing w:after="0"/>
        <w:rPr>
          <w:rFonts w:ascii="Times New Roman" w:hAnsi="Times New Roman" w:cs="Times New Roman"/>
          <w:sz w:val="24"/>
          <w:szCs w:val="24"/>
        </w:rPr>
      </w:pPr>
    </w:p>
    <w:p w14:paraId="3DC4EF4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Yalcin B, Wong K, Agam A, Goodson M, Keane TM, Gan X, Nellaker C, Goodstadt L, Nicod J, Bhomra A, et al. 2011. Sequence-based characterization of structural variation in the mouse genome. Nature 477:326-329.</w:t>
      </w:r>
    </w:p>
    <w:p w14:paraId="05678C6F" w14:textId="77777777" w:rsidR="00081C7B" w:rsidRPr="009D4080" w:rsidRDefault="00081C7B" w:rsidP="00081C7B">
      <w:pPr>
        <w:pStyle w:val="EndNoteBibliography"/>
        <w:spacing w:after="0"/>
        <w:rPr>
          <w:rFonts w:ascii="Times New Roman" w:hAnsi="Times New Roman" w:cs="Times New Roman"/>
          <w:sz w:val="24"/>
          <w:szCs w:val="24"/>
        </w:rPr>
      </w:pPr>
    </w:p>
    <w:p w14:paraId="71E130C0"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Yang Z. 2007. PAML 4: phylogenetic analysis by maximum likelihood. Mol Biol Evol 24:1586-1591.</w:t>
      </w:r>
    </w:p>
    <w:p w14:paraId="22965489" w14:textId="77777777" w:rsidR="00081C7B" w:rsidRPr="009D4080" w:rsidRDefault="00081C7B" w:rsidP="00081C7B">
      <w:pPr>
        <w:pStyle w:val="EndNoteBibliography"/>
        <w:spacing w:after="0"/>
        <w:rPr>
          <w:rFonts w:ascii="Times New Roman" w:hAnsi="Times New Roman" w:cs="Times New Roman"/>
          <w:sz w:val="24"/>
          <w:szCs w:val="24"/>
        </w:rPr>
      </w:pPr>
    </w:p>
    <w:p w14:paraId="4DDA26F6"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Yekutieli D, Benjamini Y. 1999. Resampling-based false discovery rate controlling multiple test procedures for correlated test statistics. Journal of Statistical Planning and Inference 82:171-196.</w:t>
      </w:r>
    </w:p>
    <w:p w14:paraId="64A9FF2D" w14:textId="77777777" w:rsidR="00081C7B" w:rsidRPr="009D4080" w:rsidRDefault="00081C7B" w:rsidP="00081C7B">
      <w:pPr>
        <w:pStyle w:val="EndNoteBibliography"/>
        <w:spacing w:after="0"/>
        <w:rPr>
          <w:rFonts w:ascii="Times New Roman" w:hAnsi="Times New Roman" w:cs="Times New Roman"/>
          <w:sz w:val="24"/>
          <w:szCs w:val="24"/>
        </w:rPr>
      </w:pPr>
    </w:p>
    <w:p w14:paraId="2769FBFF"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Yu G. 2020. Using ggtree to Visualize Data on Tree-Like Structures. Curr Protoc Bioinformatics 69:e96.</w:t>
      </w:r>
    </w:p>
    <w:p w14:paraId="04607637" w14:textId="77777777" w:rsidR="00081C7B" w:rsidRPr="009D4080" w:rsidRDefault="00081C7B" w:rsidP="00081C7B">
      <w:pPr>
        <w:pStyle w:val="EndNoteBibliography"/>
        <w:spacing w:after="0"/>
        <w:rPr>
          <w:rFonts w:ascii="Times New Roman" w:hAnsi="Times New Roman" w:cs="Times New Roman"/>
          <w:sz w:val="24"/>
          <w:szCs w:val="24"/>
        </w:rPr>
      </w:pPr>
    </w:p>
    <w:p w14:paraId="7BD32A58"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Yu G, Smith DK, Zhu H, Guan Y, Lam TT-Y. 2017. ggtree: an r package for visualization and annotation of phylogenetic trees with their covariates and other associated data. Methods in Ecology and Evolution 8:28-36.</w:t>
      </w:r>
    </w:p>
    <w:p w14:paraId="47ECFD1E" w14:textId="77777777" w:rsidR="00081C7B" w:rsidRPr="009D4080" w:rsidRDefault="00081C7B" w:rsidP="00081C7B">
      <w:pPr>
        <w:pStyle w:val="EndNoteBibliography"/>
        <w:spacing w:after="0"/>
        <w:rPr>
          <w:rFonts w:ascii="Times New Roman" w:hAnsi="Times New Roman" w:cs="Times New Roman"/>
          <w:sz w:val="24"/>
          <w:szCs w:val="24"/>
        </w:rPr>
      </w:pPr>
    </w:p>
    <w:p w14:paraId="6F72BCA2" w14:textId="77777777" w:rsidR="00081C7B" w:rsidRPr="009D4080" w:rsidRDefault="00081C7B" w:rsidP="00081C7B">
      <w:pPr>
        <w:pStyle w:val="EndNoteBibliography"/>
        <w:rPr>
          <w:rFonts w:ascii="Times New Roman" w:hAnsi="Times New Roman" w:cs="Times New Roman"/>
          <w:sz w:val="24"/>
          <w:szCs w:val="24"/>
        </w:rPr>
      </w:pPr>
      <w:r w:rsidRPr="009D4080">
        <w:rPr>
          <w:rFonts w:ascii="Times New Roman" w:hAnsi="Times New Roman" w:cs="Times New Roman"/>
          <w:sz w:val="24"/>
          <w:szCs w:val="24"/>
        </w:rPr>
        <w:t>Zhang C, Rabiee M, Sayyari E, Mirarab S. 2018. ASTRAL-III: polynomial time species tree reconstruction from partially resolved gene trees. BMC Bioinformatics 19:153.</w:t>
      </w:r>
    </w:p>
    <w:p w14:paraId="76C0D763" w14:textId="77777777" w:rsidR="00081C7B" w:rsidRPr="00081C7B" w:rsidRDefault="00081C7B" w:rsidP="00081C7B">
      <w:pPr>
        <w:pStyle w:val="EndNoteBibliography"/>
      </w:pPr>
    </w:p>
    <w:p w14:paraId="4E5B64FE" w14:textId="1FBB7D41"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Default="007E7634">
      <w:pPr>
        <w:rPr>
          <w:rFonts w:ascii="Times New Roman" w:hAnsi="Times New Roman" w:cs="Times New Roman"/>
          <w:b/>
          <w:bCs/>
          <w:sz w:val="24"/>
          <w:szCs w:val="24"/>
        </w:rPr>
      </w:pPr>
    </w:p>
    <w:sectPr w:rsidR="007E7634" w:rsidSect="004325D8">
      <w:headerReference w:type="default" r:id="rId21"/>
      <w:foot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CE50E" w14:textId="77777777" w:rsidR="006D0C6A" w:rsidRDefault="006D0C6A" w:rsidP="007E3690">
      <w:pPr>
        <w:spacing w:after="0" w:line="240" w:lineRule="auto"/>
      </w:pPr>
      <w:r>
        <w:separator/>
      </w:r>
    </w:p>
  </w:endnote>
  <w:endnote w:type="continuationSeparator" w:id="0">
    <w:p w14:paraId="1D188A13" w14:textId="77777777" w:rsidR="006D0C6A" w:rsidRDefault="006D0C6A" w:rsidP="007E3690">
      <w:pPr>
        <w:spacing w:after="0" w:line="240" w:lineRule="auto"/>
      </w:pPr>
      <w:r>
        <w:continuationSeparator/>
      </w:r>
    </w:p>
  </w:endnote>
  <w:endnote w:type="continuationNotice" w:id="1">
    <w:p w14:paraId="2A25971F" w14:textId="77777777" w:rsidR="006D0C6A" w:rsidRDefault="006D0C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33649"/>
      <w:docPartObj>
        <w:docPartGallery w:val="Page Numbers (Bottom of Page)"/>
        <w:docPartUnique/>
      </w:docPartObj>
    </w:sdtPr>
    <w:sdtEndPr>
      <w:rPr>
        <w:noProof/>
      </w:rPr>
    </w:sdtEndPr>
    <w:sdtContent>
      <w:p w14:paraId="740C6336" w14:textId="25A722BA" w:rsidR="003D129A" w:rsidRDefault="003D129A">
        <w:pPr>
          <w:pStyle w:val="Footer"/>
          <w:jc w:val="center"/>
        </w:pPr>
        <w:r>
          <w:fldChar w:fldCharType="begin"/>
        </w:r>
        <w:r>
          <w:instrText xml:space="preserve"> PAGE   \* MERGEFORMAT </w:instrText>
        </w:r>
        <w:r>
          <w:fldChar w:fldCharType="separate"/>
        </w:r>
        <w:r w:rsidR="00462520">
          <w:rPr>
            <w:noProof/>
          </w:rPr>
          <w:t>40</w:t>
        </w:r>
        <w:r>
          <w:rPr>
            <w:noProof/>
          </w:rPr>
          <w:fldChar w:fldCharType="end"/>
        </w:r>
      </w:p>
    </w:sdtContent>
  </w:sdt>
  <w:p w14:paraId="559007D4" w14:textId="77777777" w:rsidR="003D129A" w:rsidRDefault="003D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5BA95" w14:textId="77777777" w:rsidR="006D0C6A" w:rsidRDefault="006D0C6A" w:rsidP="007E3690">
      <w:pPr>
        <w:spacing w:after="0" w:line="240" w:lineRule="auto"/>
      </w:pPr>
      <w:r>
        <w:separator/>
      </w:r>
    </w:p>
  </w:footnote>
  <w:footnote w:type="continuationSeparator" w:id="0">
    <w:p w14:paraId="47163317" w14:textId="77777777" w:rsidR="006D0C6A" w:rsidRDefault="006D0C6A" w:rsidP="007E3690">
      <w:pPr>
        <w:spacing w:after="0" w:line="240" w:lineRule="auto"/>
      </w:pPr>
      <w:r>
        <w:continuationSeparator/>
      </w:r>
    </w:p>
  </w:footnote>
  <w:footnote w:type="continuationNotice" w:id="1">
    <w:p w14:paraId="1A3ACF69" w14:textId="77777777" w:rsidR="006D0C6A" w:rsidRDefault="006D0C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523E4" w14:textId="77777777" w:rsidR="000C3AAC" w:rsidRDefault="000C3A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8044613">
    <w:abstractNumId w:val="1"/>
  </w:num>
  <w:num w:numId="2" w16cid:durableId="719984593">
    <w:abstractNumId w:val="4"/>
  </w:num>
  <w:num w:numId="3" w16cid:durableId="239290470">
    <w:abstractNumId w:val="5"/>
  </w:num>
  <w:num w:numId="4" w16cid:durableId="626474500">
    <w:abstractNumId w:val="0"/>
  </w:num>
  <w:num w:numId="5" w16cid:durableId="1418400831">
    <w:abstractNumId w:val="3"/>
  </w:num>
  <w:num w:numId="6" w16cid:durableId="18792722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omas, Gregg">
    <w15:presenceInfo w15:providerId="AD" w15:userId="S::gthomas@fas.harvard.edu::dfa61f86-18d4-44e1-a72b-c953fd59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item&gt;249&lt;/item&gt;&lt;item&gt;250&lt;/item&gt;&lt;item&gt;251&lt;/item&gt;&lt;item&gt;252&lt;/item&gt;&lt;item&gt;253&lt;/item&gt;&lt;/record-ids&gt;&lt;/item&gt;&lt;/Libraries&gt;"/>
  </w:docVars>
  <w:rsids>
    <w:rsidRoot w:val="00AA4ADE"/>
    <w:rsid w:val="00000E5D"/>
    <w:rsid w:val="0000106A"/>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1C7B"/>
    <w:rsid w:val="00082F77"/>
    <w:rsid w:val="00086687"/>
    <w:rsid w:val="00090335"/>
    <w:rsid w:val="0009105C"/>
    <w:rsid w:val="000919FA"/>
    <w:rsid w:val="000923D3"/>
    <w:rsid w:val="0009342D"/>
    <w:rsid w:val="00096E6F"/>
    <w:rsid w:val="00097478"/>
    <w:rsid w:val="00097621"/>
    <w:rsid w:val="0009786C"/>
    <w:rsid w:val="000A103F"/>
    <w:rsid w:val="000A2931"/>
    <w:rsid w:val="000A78C1"/>
    <w:rsid w:val="000A7DA1"/>
    <w:rsid w:val="000B02BA"/>
    <w:rsid w:val="000B7FC4"/>
    <w:rsid w:val="000C0807"/>
    <w:rsid w:val="000C3AAC"/>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07B51"/>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5FA9"/>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407E"/>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1E65"/>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944"/>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191"/>
    <w:rsid w:val="003B3E01"/>
    <w:rsid w:val="003B427E"/>
    <w:rsid w:val="003B6AA5"/>
    <w:rsid w:val="003C0682"/>
    <w:rsid w:val="003C12DD"/>
    <w:rsid w:val="003C2652"/>
    <w:rsid w:val="003C511A"/>
    <w:rsid w:val="003C5940"/>
    <w:rsid w:val="003C5A3D"/>
    <w:rsid w:val="003C6D3F"/>
    <w:rsid w:val="003D022E"/>
    <w:rsid w:val="003D0F8C"/>
    <w:rsid w:val="003D129A"/>
    <w:rsid w:val="003D23AB"/>
    <w:rsid w:val="003D29BA"/>
    <w:rsid w:val="003D2D5C"/>
    <w:rsid w:val="003D5D41"/>
    <w:rsid w:val="003D64B1"/>
    <w:rsid w:val="003D765D"/>
    <w:rsid w:val="003E11C2"/>
    <w:rsid w:val="003E2699"/>
    <w:rsid w:val="003E42EC"/>
    <w:rsid w:val="003E4E7C"/>
    <w:rsid w:val="003E542F"/>
    <w:rsid w:val="003E69F8"/>
    <w:rsid w:val="003E7171"/>
    <w:rsid w:val="003E745C"/>
    <w:rsid w:val="003E7B41"/>
    <w:rsid w:val="003F002B"/>
    <w:rsid w:val="003F01B4"/>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4BA"/>
    <w:rsid w:val="00440E88"/>
    <w:rsid w:val="004414C3"/>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520"/>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87699"/>
    <w:rsid w:val="004917CC"/>
    <w:rsid w:val="00494136"/>
    <w:rsid w:val="00496880"/>
    <w:rsid w:val="004A2232"/>
    <w:rsid w:val="004A4637"/>
    <w:rsid w:val="004A48A2"/>
    <w:rsid w:val="004A4A0D"/>
    <w:rsid w:val="004A4B17"/>
    <w:rsid w:val="004A65C6"/>
    <w:rsid w:val="004A6B20"/>
    <w:rsid w:val="004A712B"/>
    <w:rsid w:val="004A71FE"/>
    <w:rsid w:val="004A72DE"/>
    <w:rsid w:val="004B081A"/>
    <w:rsid w:val="004B088B"/>
    <w:rsid w:val="004B3B6B"/>
    <w:rsid w:val="004B3BB1"/>
    <w:rsid w:val="004B463C"/>
    <w:rsid w:val="004B61FB"/>
    <w:rsid w:val="004B6E38"/>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1B9"/>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2A29"/>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04DA"/>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D76D2"/>
    <w:rsid w:val="005E1B4E"/>
    <w:rsid w:val="005E23C1"/>
    <w:rsid w:val="005E2890"/>
    <w:rsid w:val="005E3AC8"/>
    <w:rsid w:val="005E64EF"/>
    <w:rsid w:val="005E7C10"/>
    <w:rsid w:val="005F0A89"/>
    <w:rsid w:val="005F0EBF"/>
    <w:rsid w:val="005F1E33"/>
    <w:rsid w:val="005F1E76"/>
    <w:rsid w:val="005F34BB"/>
    <w:rsid w:val="005F4755"/>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27E80"/>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5D75"/>
    <w:rsid w:val="0069616B"/>
    <w:rsid w:val="00696314"/>
    <w:rsid w:val="00696496"/>
    <w:rsid w:val="006969A5"/>
    <w:rsid w:val="006972E6"/>
    <w:rsid w:val="00697D6B"/>
    <w:rsid w:val="006A1A0C"/>
    <w:rsid w:val="006A2348"/>
    <w:rsid w:val="006A55AD"/>
    <w:rsid w:val="006A5E32"/>
    <w:rsid w:val="006A6BC9"/>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C6A"/>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870"/>
    <w:rsid w:val="00766CF7"/>
    <w:rsid w:val="007670A8"/>
    <w:rsid w:val="007673D5"/>
    <w:rsid w:val="00767731"/>
    <w:rsid w:val="00771345"/>
    <w:rsid w:val="00771587"/>
    <w:rsid w:val="00773C6F"/>
    <w:rsid w:val="00773EA5"/>
    <w:rsid w:val="007753F1"/>
    <w:rsid w:val="0077627E"/>
    <w:rsid w:val="0078018B"/>
    <w:rsid w:val="0078218F"/>
    <w:rsid w:val="00783267"/>
    <w:rsid w:val="007833FB"/>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32A0"/>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56466"/>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160B"/>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1930"/>
    <w:rsid w:val="00955CAE"/>
    <w:rsid w:val="0095633D"/>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6218"/>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080"/>
    <w:rsid w:val="009D427D"/>
    <w:rsid w:val="009D5626"/>
    <w:rsid w:val="009D6AFD"/>
    <w:rsid w:val="009D7B10"/>
    <w:rsid w:val="009D7BC7"/>
    <w:rsid w:val="009D7CDB"/>
    <w:rsid w:val="009E0027"/>
    <w:rsid w:val="009E079D"/>
    <w:rsid w:val="009E09A0"/>
    <w:rsid w:val="009E1068"/>
    <w:rsid w:val="009E1280"/>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4076"/>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066"/>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390A"/>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16C7"/>
    <w:rsid w:val="00B22231"/>
    <w:rsid w:val="00B22763"/>
    <w:rsid w:val="00B22C3A"/>
    <w:rsid w:val="00B237C2"/>
    <w:rsid w:val="00B23B40"/>
    <w:rsid w:val="00B243F2"/>
    <w:rsid w:val="00B246A2"/>
    <w:rsid w:val="00B2490E"/>
    <w:rsid w:val="00B30100"/>
    <w:rsid w:val="00B30752"/>
    <w:rsid w:val="00B335C4"/>
    <w:rsid w:val="00B348B2"/>
    <w:rsid w:val="00B3593A"/>
    <w:rsid w:val="00B35B86"/>
    <w:rsid w:val="00B36104"/>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ABB"/>
    <w:rsid w:val="00B62CA2"/>
    <w:rsid w:val="00B63ACE"/>
    <w:rsid w:val="00B63FFD"/>
    <w:rsid w:val="00B644CA"/>
    <w:rsid w:val="00B65604"/>
    <w:rsid w:val="00B65D53"/>
    <w:rsid w:val="00B6622C"/>
    <w:rsid w:val="00B67A99"/>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5A"/>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76A"/>
    <w:rsid w:val="00BC5D1E"/>
    <w:rsid w:val="00BC5D92"/>
    <w:rsid w:val="00BC7F34"/>
    <w:rsid w:val="00BD046A"/>
    <w:rsid w:val="00BD1339"/>
    <w:rsid w:val="00BD6335"/>
    <w:rsid w:val="00BD6EF9"/>
    <w:rsid w:val="00BD7316"/>
    <w:rsid w:val="00BE5B09"/>
    <w:rsid w:val="00BE5E87"/>
    <w:rsid w:val="00BE613A"/>
    <w:rsid w:val="00BF08A1"/>
    <w:rsid w:val="00BF08AC"/>
    <w:rsid w:val="00BF3D2B"/>
    <w:rsid w:val="00BF44A1"/>
    <w:rsid w:val="00BF633A"/>
    <w:rsid w:val="00BF6E50"/>
    <w:rsid w:val="00C008C5"/>
    <w:rsid w:val="00C03B76"/>
    <w:rsid w:val="00C03EBD"/>
    <w:rsid w:val="00C04E5F"/>
    <w:rsid w:val="00C1000E"/>
    <w:rsid w:val="00C102DF"/>
    <w:rsid w:val="00C10680"/>
    <w:rsid w:val="00C120DB"/>
    <w:rsid w:val="00C122F0"/>
    <w:rsid w:val="00C14D2B"/>
    <w:rsid w:val="00C15749"/>
    <w:rsid w:val="00C159A9"/>
    <w:rsid w:val="00C16444"/>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06A9"/>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4F1A"/>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A60C9"/>
    <w:rsid w:val="00CB060F"/>
    <w:rsid w:val="00CB0F46"/>
    <w:rsid w:val="00CB1869"/>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96F"/>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5C4D"/>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8F0"/>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621"/>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18A8"/>
    <w:rsid w:val="00DD27E4"/>
    <w:rsid w:val="00DD6ADB"/>
    <w:rsid w:val="00DD7998"/>
    <w:rsid w:val="00DE017B"/>
    <w:rsid w:val="00DE0DCD"/>
    <w:rsid w:val="00DE0F26"/>
    <w:rsid w:val="00DE3522"/>
    <w:rsid w:val="00DE47D8"/>
    <w:rsid w:val="00DE507A"/>
    <w:rsid w:val="00DE5819"/>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40DC"/>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2682"/>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A6A53"/>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62C"/>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5754F"/>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5DF5"/>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014"/>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03A"/>
    <w:rsid w:val="00FE019E"/>
    <w:rsid w:val="00FE0321"/>
    <w:rsid w:val="00FE0EA2"/>
    <w:rsid w:val="00FE27F9"/>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customStyle="1" w:styleId="UnresolvedMention5">
    <w:name w:val="Unresolved Mention5"/>
    <w:basedOn w:val="DefaultParagraphFont"/>
    <w:uiPriority w:val="99"/>
    <w:semiHidden/>
    <w:unhideWhenUsed/>
    <w:rsid w:val="00405C93"/>
    <w:rPr>
      <w:color w:val="605E5C"/>
      <w:shd w:val="clear" w:color="auto" w:fill="E1DFDD"/>
    </w:rPr>
  </w:style>
  <w:style w:type="character" w:styleId="UnresolvedMention">
    <w:name w:val="Unresolved Mention"/>
    <w:basedOn w:val="DefaultParagraphFont"/>
    <w:uiPriority w:val="99"/>
    <w:semiHidden/>
    <w:unhideWhenUsed/>
    <w:rsid w:val="00D42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FC96-2ED6-45D1-A6CF-3506263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44</Pages>
  <Words>29244</Words>
  <Characters>166693</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3</cp:revision>
  <cp:lastPrinted>2024-06-07T19:36:00Z</cp:lastPrinted>
  <dcterms:created xsi:type="dcterms:W3CDTF">2025-01-06T18:40:00Z</dcterms:created>
  <dcterms:modified xsi:type="dcterms:W3CDTF">2025-01-06T23:50:00Z</dcterms:modified>
</cp:coreProperties>
</file>