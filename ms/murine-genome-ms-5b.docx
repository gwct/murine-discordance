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0619A235"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1AC8CDAF"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w:t>
      </w:r>
      <w:r w:rsidR="008D160B">
        <w:rPr>
          <w:rFonts w:ascii="Times New Roman" w:hAnsi="Times New Roman" w:cs="Times New Roman"/>
          <w:sz w:val="24"/>
          <w:szCs w:val="24"/>
        </w:rPr>
        <w:t>~</w:t>
      </w:r>
      <w:r w:rsidR="00A03219">
        <w:rPr>
          <w:rFonts w:ascii="Times New Roman" w:hAnsi="Times New Roman" w:cs="Times New Roman"/>
          <w:sz w:val="24"/>
          <w:szCs w:val="24"/>
        </w:rPr>
        <w:t xml:space="preserve">12 million years of divergence.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8D160B">
        <w:rPr>
          <w:rFonts w:ascii="Times New Roman" w:hAnsi="Times New Roman" w:cs="Times New Roman"/>
          <w:sz w:val="24"/>
          <w:szCs w:val="24"/>
        </w:rPr>
        <w:t xml:space="preserve">. There was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8D160B">
        <w:rPr>
          <w:rFonts w:ascii="Times New Roman" w:hAnsi="Times New Roman" w:cs="Times New Roman"/>
          <w:sz w:val="24"/>
          <w:szCs w:val="24"/>
        </w:rPr>
        <w:t xml:space="preserve">, but </w:t>
      </w:r>
      <w:r w:rsidR="00247FEB">
        <w:rPr>
          <w:rFonts w:ascii="Times New Roman" w:hAnsi="Times New Roman" w:cs="Times New Roman"/>
          <w:sz w:val="24"/>
          <w:szCs w:val="24"/>
        </w:rPr>
        <w:t>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986218">
        <w:rPr>
          <w:rFonts w:ascii="Times New Roman" w:hAnsi="Times New Roman" w:cs="Times New Roman"/>
          <w:sz w:val="24"/>
          <w:szCs w:val="24"/>
        </w:rPr>
        <w:t>substantial deviation from the results with gene trees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361F2A96" w14:textId="77777777" w:rsidR="008C30FE" w:rsidRDefault="008C30FE" w:rsidP="005F6398">
      <w:pPr>
        <w:spacing w:after="160" w:line="259" w:lineRule="auto"/>
        <w:jc w:val="both"/>
        <w:rPr>
          <w:rFonts w:ascii="Times New Roman" w:hAnsi="Times New Roman" w:cs="Times New Roman"/>
          <w:b/>
          <w:bCs/>
          <w:sz w:val="24"/>
          <w:szCs w:val="24"/>
        </w:rPr>
      </w:pPr>
    </w:p>
    <w:p w14:paraId="36354A9A" w14:textId="77777777" w:rsidR="008C30FE" w:rsidRDefault="008C30FE" w:rsidP="008C30FE">
      <w:pPr>
        <w:spacing w:after="160" w:line="259" w:lineRule="auto"/>
        <w:jc w:val="both"/>
        <w:rPr>
          <w:rFonts w:ascii="Times New Roman" w:hAnsi="Times New Roman" w:cs="Times New Roman"/>
          <w:i/>
          <w:iCs/>
          <w:sz w:val="24"/>
          <w:szCs w:val="24"/>
        </w:rPr>
      </w:pPr>
      <w:r>
        <w:rPr>
          <w:rFonts w:ascii="Times New Roman" w:hAnsi="Times New Roman" w:cs="Times New Roman"/>
          <w:b/>
          <w:bCs/>
          <w:sz w:val="24"/>
          <w:szCs w:val="24"/>
        </w:rPr>
        <w:t>Keywords:</w:t>
      </w:r>
      <w:r>
        <w:rPr>
          <w:rFonts w:ascii="Times New Roman" w:hAnsi="Times New Roman" w:cs="Times New Roman"/>
          <w:sz w:val="24"/>
          <w:szCs w:val="24"/>
        </w:rPr>
        <w:t xml:space="preserve"> </w:t>
      </w:r>
      <w:r>
        <w:rPr>
          <w:rFonts w:ascii="Times New Roman" w:hAnsi="Times New Roman" w:cs="Times New Roman"/>
          <w:i/>
          <w:iCs/>
          <w:sz w:val="24"/>
          <w:szCs w:val="24"/>
        </w:rPr>
        <w:t>phylogenetic discordance, murine rodents, molecular evolution recombination, genomics, mouse</w:t>
      </w:r>
    </w:p>
    <w:p w14:paraId="357BD57B" w14:textId="77777777" w:rsidR="008C30FE" w:rsidRDefault="008C30FE" w:rsidP="008C30FE">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Significance Statement</w:t>
      </w:r>
    </w:p>
    <w:p w14:paraId="28A14304" w14:textId="1B27F041" w:rsidR="00805723" w:rsidRPr="00204945" w:rsidRDefault="008C30FE" w:rsidP="008C30FE">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Genomic data has demonstrated that when sequences from multiple species are compared, different regions of the genome exhibit different phylogenetic histories. These discordant histories could be due to either biological processes, such as ancestral variation or introgression, or artifacts of the inference process. We use the genomes of several murine rodents to distinguish how features of the genome, such as recombination rates, genes, and other conserved regions, affect this discordance across the genome. Considering the prevalence of discordance across the genome, we also test how using a single species tree, a common practice, affects inferences from tests for positive selection. Our study shows that conserved genomic loci exhibit lower amounts of discordance, and that discordance can negatively affect inferences of selection.</w:t>
      </w:r>
      <w:r w:rsidR="00805723"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35C1D619"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w:t>
      </w:r>
      <w:r w:rsidR="008D160B">
        <w:rPr>
          <w:rFonts w:ascii="Times New Roman" w:hAnsi="Times New Roman" w:cs="Times New Roman"/>
          <w:sz w:val="24"/>
          <w:szCs w:val="24"/>
        </w:rPr>
        <w:t xml:space="preserve">are often </w:t>
      </w:r>
      <w:r w:rsidR="00EC57AE">
        <w:rPr>
          <w:rFonts w:ascii="Times New Roman" w:hAnsi="Times New Roman" w:cs="Times New Roman"/>
          <w:sz w:val="24"/>
          <w:szCs w:val="24"/>
        </w:rPr>
        <w:t xml:space="preserve">not be well represented by a single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For example</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3F01B4">
        <w:rPr>
          <w:rFonts w:ascii="Times New Roman" w:hAnsi="Times New Roman" w:cs="Times New Roman"/>
          <w:sz w:val="24"/>
          <w:szCs w:val="24"/>
        </w:rPr>
        <w:t>exactly</w:t>
      </w:r>
      <w:r w:rsidR="008D160B">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8D160B">
        <w:rPr>
          <w:rFonts w:ascii="Times New Roman" w:hAnsi="Times New Roman" w:cs="Times New Roman"/>
          <w:sz w:val="24"/>
          <w:szCs w:val="24"/>
        </w:rPr>
        <w:t xml:space="preserve">gene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77C1095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3164F3DE"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commentRangeStart w:id="0"/>
      <w:r w:rsidR="00027CF2">
        <w:rPr>
          <w:rFonts w:ascii="Times New Roman" w:hAnsi="Times New Roman" w:cs="Times New Roman"/>
          <w:sz w:val="24"/>
          <w:szCs w:val="24"/>
        </w:rPr>
        <w:t>mutation</w:t>
      </w:r>
      <w:commentRangeEnd w:id="0"/>
      <w:r w:rsidR="00DE5819">
        <w:rPr>
          <w:rStyle w:val="CommentReference"/>
        </w:rPr>
        <w:commentReference w:id="0"/>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r w:rsidR="00DE0DCD">
        <w:rPr>
          <w:rFonts w:ascii="Times New Roman" w:hAnsi="Times New Roman" w:cs="Times New Roman"/>
          <w:sz w:val="24"/>
          <w:szCs w:val="24"/>
        </w:rPr>
        <w:t xml:space="preserve">positive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56AE4EF2"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0FDF849D"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alleni</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1"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1"/>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 xml:space="preserve">test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lastRenderedPageBreak/>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14BB5088"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2F605F" w:rsidRPr="002F605F">
        <w:rPr>
          <w:rFonts w:ascii="Times New Roman" w:hAnsi="Times New Roman" w:cs="Times New Roman"/>
          <w:sz w:val="24"/>
          <w:szCs w:val="24"/>
        </w:rPr>
        <w:t>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xml:space="preserve">). At the two most discordant nodes (E and J in </w:t>
      </w:r>
      <w:r w:rsidR="00DC5B3B">
        <w:rPr>
          <w:rFonts w:ascii="Times New Roman" w:hAnsi="Times New Roman" w:cs="Times New Roman"/>
          <w:sz w:val="24"/>
          <w:szCs w:val="24"/>
        </w:rPr>
        <w:t xml:space="preserve">Figure </w:t>
      </w:r>
      <w:r w:rsidR="007B17B5">
        <w:rPr>
          <w:rFonts w:ascii="Times New Roman" w:hAnsi="Times New Roman" w:cs="Times New Roman"/>
          <w:sz w:val="24"/>
          <w:szCs w:val="24"/>
        </w:rPr>
        <w:t>1), the recovered topology was supported by approximately one third of all gene trees.</w:t>
      </w:r>
    </w:p>
    <w:p w14:paraId="76A80CCF" w14:textId="40112300"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w:t>
      </w:r>
      <w:r w:rsidR="00DC5B3B">
        <w:rPr>
          <w:rFonts w:ascii="Times New Roman" w:hAnsi="Times New Roman" w:cs="Times New Roman"/>
          <w:sz w:val="24"/>
          <w:szCs w:val="24"/>
        </w:rPr>
        <w:t xml:space="preserve">Figure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w:t>
      </w:r>
      <w:r w:rsidR="00DC5B3B">
        <w:rPr>
          <w:rFonts w:ascii="Times New Roman" w:hAnsi="Times New Roman" w:cs="Times New Roman"/>
          <w:sz w:val="24"/>
          <w:szCs w:val="24"/>
        </w:rPr>
        <w:t xml:space="preserve">Figure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w:t>
      </w:r>
      <w:r w:rsidR="00DE5819">
        <w:rPr>
          <w:rFonts w:ascii="Times New Roman" w:hAnsi="Times New Roman" w:cs="Times New Roman"/>
          <w:sz w:val="24"/>
          <w:szCs w:val="24"/>
        </w:rPr>
        <w:t>T</w:t>
      </w:r>
      <w:r w:rsidR="00A03219">
        <w:rPr>
          <w:rFonts w:ascii="Times New Roman" w:hAnsi="Times New Roman" w:cs="Times New Roman"/>
          <w:sz w:val="24"/>
          <w:szCs w:val="24"/>
        </w:rPr>
        <w:t xml:space="preserve">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w:t>
      </w:r>
      <w:r w:rsidR="00DE5819">
        <w:rPr>
          <w:rFonts w:ascii="Times New Roman" w:hAnsi="Times New Roman" w:cs="Times New Roman"/>
          <w:sz w:val="24"/>
          <w:szCs w:val="24"/>
        </w:rPr>
        <w:t xml:space="preserve"> is congruent with previous works </w:t>
      </w:r>
      <w:r w:rsidR="00DE58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DE5819">
        <w:rPr>
          <w:rFonts w:ascii="Times New Roman" w:hAnsi="Times New Roman" w:cs="Times New Roman"/>
          <w:sz w:val="24"/>
          <w:szCs w:val="24"/>
        </w:rPr>
        <w:instrText xml:space="preserve"> ADDIN EN.CITE </w:instrText>
      </w:r>
      <w:r w:rsidR="00DE58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DE5819">
        <w:rPr>
          <w:rFonts w:ascii="Times New Roman" w:hAnsi="Times New Roman" w:cs="Times New Roman"/>
          <w:sz w:val="24"/>
          <w:szCs w:val="24"/>
        </w:rPr>
        <w:instrText xml:space="preserve"> ADDIN EN.CITE.DATA </w:instrText>
      </w:r>
      <w:r w:rsidR="00DE5819">
        <w:rPr>
          <w:rFonts w:ascii="Times New Roman" w:hAnsi="Times New Roman" w:cs="Times New Roman"/>
          <w:sz w:val="24"/>
          <w:szCs w:val="24"/>
        </w:rPr>
      </w:r>
      <w:r w:rsidR="00DE5819">
        <w:rPr>
          <w:rFonts w:ascii="Times New Roman" w:hAnsi="Times New Roman" w:cs="Times New Roman"/>
          <w:sz w:val="24"/>
          <w:szCs w:val="24"/>
        </w:rPr>
        <w:fldChar w:fldCharType="end"/>
      </w:r>
      <w:r w:rsidR="00DE5819">
        <w:rPr>
          <w:rFonts w:ascii="Times New Roman" w:hAnsi="Times New Roman" w:cs="Times New Roman"/>
          <w:sz w:val="24"/>
          <w:szCs w:val="24"/>
        </w:rPr>
      </w:r>
      <w:r w:rsidR="00DE5819">
        <w:rPr>
          <w:rFonts w:ascii="Times New Roman" w:hAnsi="Times New Roman" w:cs="Times New Roman"/>
          <w:sz w:val="24"/>
          <w:szCs w:val="24"/>
        </w:rPr>
        <w:fldChar w:fldCharType="separate"/>
      </w:r>
      <w:r w:rsidR="00DE5819">
        <w:rPr>
          <w:rFonts w:ascii="Times New Roman" w:hAnsi="Times New Roman" w:cs="Times New Roman"/>
          <w:noProof/>
          <w:sz w:val="24"/>
          <w:szCs w:val="24"/>
        </w:rPr>
        <w:t>(Lecompte, et al. 2008; Steppan and Schenk 2017)</w:t>
      </w:r>
      <w:r w:rsidR="00DE5819">
        <w:rPr>
          <w:rFonts w:ascii="Times New Roman" w:hAnsi="Times New Roman" w:cs="Times New Roman"/>
          <w:sz w:val="24"/>
          <w:szCs w:val="24"/>
        </w:rPr>
        <w:fldChar w:fldCharType="end"/>
      </w:r>
      <w:r w:rsidR="00DE5819">
        <w:rPr>
          <w:rFonts w:ascii="Times New Roman" w:hAnsi="Times New Roman" w:cs="Times New Roman"/>
          <w:sz w:val="24"/>
          <w:szCs w:val="24"/>
        </w:rPr>
        <w:t xml:space="preserve"> and</w:t>
      </w:r>
      <w:r w:rsidR="00A03219">
        <w:rPr>
          <w:rFonts w:ascii="Times New Roman" w:hAnsi="Times New Roman" w:cs="Times New Roman"/>
          <w:sz w:val="24"/>
          <w:szCs w:val="24"/>
        </w:rPr>
        <w:t xml:space="preserve">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2739EF51"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w:t>
      </w:r>
      <w:r w:rsidR="00DC5B3B">
        <w:rPr>
          <w:rFonts w:ascii="Times New Roman" w:hAnsi="Times New Roman" w:cs="Times New Roman"/>
          <w:sz w:val="24"/>
          <w:szCs w:val="24"/>
        </w:rPr>
        <w:t xml:space="preserve">Figure </w:t>
      </w:r>
      <w:r w:rsidR="006E16FF">
        <w:rPr>
          <w:rFonts w:ascii="Times New Roman" w:hAnsi="Times New Roman" w:cs="Times New Roman"/>
          <w:sz w:val="24"/>
          <w:szCs w:val="24"/>
        </w:rPr>
        <w:t>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informative sites per window (</w:t>
      </w:r>
      <w:r w:rsidR="00DC5B3B">
        <w:rPr>
          <w:rFonts w:ascii="Times New Roman" w:hAnsi="Times New Roman" w:cs="Times New Roman"/>
          <w:sz w:val="24"/>
          <w:szCs w:val="24"/>
        </w:rPr>
        <w:t xml:space="preserve">Figure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5E625587"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alleni,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w:t>
      </w:r>
      <w:r w:rsidR="00DC5B3B">
        <w:rPr>
          <w:rFonts w:ascii="Times New Roman" w:hAnsi="Times New Roman" w:cs="Times New Roman"/>
          <w:sz w:val="24"/>
          <w:szCs w:val="24"/>
        </w:rPr>
        <w:t xml:space="preserve">Figure </w:t>
      </w:r>
      <w:r w:rsidR="008A4AF9">
        <w:rPr>
          <w:rFonts w:ascii="Times New Roman" w:hAnsi="Times New Roman" w:cs="Times New Roman"/>
          <w:sz w:val="24"/>
          <w:szCs w:val="24"/>
        </w:rPr>
        <w:t>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w:t>
      </w:r>
      <w:r w:rsidR="00DC5B3B">
        <w:rPr>
          <w:rFonts w:ascii="Times New Roman" w:hAnsi="Times New Roman" w:cs="Times New Roman"/>
          <w:sz w:val="24"/>
          <w:szCs w:val="24"/>
        </w:rPr>
        <w:t xml:space="preserve">Figure </w:t>
      </w:r>
      <w:r w:rsidR="00DB4B2B">
        <w:rPr>
          <w:rFonts w:ascii="Times New Roman" w:hAnsi="Times New Roman" w:cs="Times New Roman"/>
          <w:sz w:val="24"/>
          <w:szCs w:val="24"/>
        </w:rPr>
        <w:t>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w:t>
      </w:r>
      <w:r w:rsidR="00DC5B3B">
        <w:rPr>
          <w:rFonts w:ascii="Times New Roman" w:hAnsi="Times New Roman" w:cs="Times New Roman"/>
          <w:sz w:val="24"/>
          <w:szCs w:val="24"/>
        </w:rPr>
        <w:t xml:space="preserve">Figure </w:t>
      </w:r>
      <w:r w:rsidR="004F4DD0">
        <w:rPr>
          <w:rFonts w:ascii="Times New Roman" w:hAnsi="Times New Roman" w:cs="Times New Roman"/>
          <w:sz w:val="24"/>
          <w:szCs w:val="24"/>
        </w:rPr>
        <w:t>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6340AFA"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1A937E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lastRenderedPageBreak/>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2EF6F10A"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 xml:space="preserve">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DC5B3B">
        <w:rPr>
          <w:rFonts w:ascii="Times New Roman" w:hAnsi="Times New Roman" w:cs="Times New Roman"/>
          <w:sz w:val="24"/>
          <w:szCs w:val="24"/>
        </w:rPr>
        <w:t xml:space="preserve">Figure </w:t>
      </w:r>
      <w:r w:rsidR="00200A45">
        <w:rPr>
          <w:rFonts w:ascii="Times New Roman" w:hAnsi="Times New Roman" w:cs="Times New Roman"/>
          <w:sz w:val="24"/>
          <w:szCs w:val="24"/>
        </w:rPr>
        <w:t>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6017A7">
        <w:rPr>
          <w:rFonts w:ascii="Times New Roman" w:hAnsi="Times New Roman" w:cs="Times New Roman"/>
          <w:sz w:val="24"/>
          <w:szCs w:val="24"/>
        </w:rPr>
        <w:t xml:space="preserve">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w:t>
      </w:r>
      <w:r w:rsidR="005404E8" w:rsidRPr="00D428F0">
        <w:rPr>
          <w:rFonts w:ascii="Times New Roman" w:hAnsi="Times New Roman" w:cs="Times New Roman"/>
          <w:i/>
          <w:iCs/>
          <w:sz w:val="24"/>
          <w:szCs w:val="24"/>
        </w:rPr>
        <w:t>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DF04C34"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windows without annotated genomic features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Likewise, UCEs were also much more similar to the overall species tree when compared to any other feature (</w:t>
      </w:r>
      <w:r w:rsidR="00DC5B3B">
        <w:rPr>
          <w:rFonts w:ascii="Times New Roman" w:hAnsi="Times New Roman" w:cs="Times New Roman"/>
          <w:sz w:val="24"/>
          <w:szCs w:val="24"/>
        </w:rPr>
        <w:t xml:space="preserve">Figure </w:t>
      </w:r>
      <w:r w:rsidR="00CB58A3">
        <w:rPr>
          <w:rFonts w:ascii="Times New Roman" w:hAnsi="Times New Roman" w:cs="Times New Roman"/>
          <w:sz w:val="24"/>
          <w:szCs w:val="24"/>
        </w:rPr>
        <w:t>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 xml:space="preserve">our test of local discordance, protein-coding genes also showed less species tree </w:t>
      </w:r>
      <w:r w:rsidR="00D72636">
        <w:rPr>
          <w:rFonts w:ascii="Times New Roman" w:hAnsi="Times New Roman" w:cs="Times New Roman"/>
          <w:sz w:val="24"/>
          <w:szCs w:val="24"/>
        </w:rPr>
        <w:lastRenderedPageBreak/>
        <w:t>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3604AD4" w:rsidR="001811CE" w:rsidRPr="001811CE" w:rsidRDefault="00047BC0" w:rsidP="00481C73">
      <w:pPr>
        <w:pStyle w:val="Heading2"/>
      </w:pPr>
      <w:r>
        <w:t>Consequences of t</w:t>
      </w:r>
      <w:r w:rsidR="00FD0B8D" w:rsidRPr="00031896">
        <w:t xml:space="preserve">ree </w:t>
      </w:r>
      <w:commentRangeStart w:id="2"/>
      <w:r w:rsidR="000A2931">
        <w:t>specification</w:t>
      </w:r>
      <w:r w:rsidR="000A2931" w:rsidRPr="00031896">
        <w:t xml:space="preserve"> </w:t>
      </w:r>
      <w:commentRangeEnd w:id="2"/>
      <w:r w:rsidR="004B6E38">
        <w:rPr>
          <w:rStyle w:val="CommentReference"/>
          <w:rFonts w:asciiTheme="minorHAnsi" w:hAnsiTheme="minorHAnsi" w:cstheme="minorBidi"/>
          <w:i w:val="0"/>
          <w:iCs w:val="0"/>
        </w:rPr>
        <w:commentReference w:id="2"/>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67B9544E"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D428F0">
        <w:rPr>
          <w:rFonts w:ascii="Times New Roman" w:hAnsi="Times New Roman" w:cs="Times New Roman"/>
          <w:sz w:val="24"/>
          <w:szCs w:val="24"/>
        </w:rPr>
        <w:instrText xml:space="preserve"> ADDIN EN.CITE </w:instrText>
      </w:r>
      <w:r w:rsidR="00D428F0">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D428F0">
        <w:rPr>
          <w:rFonts w:ascii="Times New Roman" w:hAnsi="Times New Roman" w:cs="Times New Roman"/>
          <w:sz w:val="24"/>
          <w:szCs w:val="24"/>
        </w:rPr>
        <w:instrText xml:space="preserve"> ADDIN EN.CITE.DATA </w:instrText>
      </w:r>
      <w:r w:rsidR="00D428F0">
        <w:rPr>
          <w:rFonts w:ascii="Times New Roman" w:hAnsi="Times New Roman" w:cs="Times New Roman"/>
          <w:sz w:val="24"/>
          <w:szCs w:val="24"/>
        </w:rPr>
      </w:r>
      <w:r w:rsidR="00D428F0">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D428F0">
        <w:rPr>
          <w:rFonts w:ascii="Times New Roman" w:hAnsi="Times New Roman" w:cs="Times New Roman"/>
          <w:noProof/>
          <w:sz w:val="24"/>
          <w:szCs w:val="24"/>
        </w:rPr>
        <w:t>(Smith, Wertheim,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w:t>
      </w:r>
      <w:r w:rsidR="0063711C">
        <w:rPr>
          <w:rFonts w:ascii="Times New Roman" w:hAnsi="Times New Roman" w:cs="Times New Roman"/>
          <w:sz w:val="24"/>
          <w:szCs w:val="24"/>
        </w:rPr>
        <w:t xml:space="preserve"> </w:t>
      </w:r>
      <w:r w:rsidR="009B3643" w:rsidRPr="009B3643">
        <w:rPr>
          <w:rFonts w:ascii="Times New Roman" w:hAnsi="Times New Roman" w:cs="Times New Roman"/>
          <w:sz w:val="24"/>
          <w:szCs w:val="24"/>
        </w:rPr>
        <w:t>We found that many genes were inferred as having experienced positive directional selection when using a single species tree, but not when using gene trees and vice versa (Figure 6)</w:t>
      </w:r>
      <w:r w:rsidR="009B3643">
        <w:rPr>
          <w:rFonts w:ascii="Times New Roman" w:hAnsi="Times New Roman" w:cs="Times New Roman"/>
          <w:sz w:val="24"/>
          <w:szCs w:val="24"/>
        </w:rPr>
        <w:t>.</w:t>
      </w:r>
      <w:r w:rsidR="00114EEF">
        <w:rPr>
          <w:rFonts w:ascii="Times New Roman" w:hAnsi="Times New Roman" w:cs="Times New Roman"/>
          <w:sz w:val="24"/>
          <w:szCs w:val="24"/>
        </w:rPr>
        <w:t xml:space="preserve"> </w:t>
      </w:r>
      <w:r w:rsidR="009B3643" w:rsidRPr="009B3643">
        <w:rPr>
          <w:rFonts w:ascii="Times New Roman" w:hAnsi="Times New Roman" w:cs="Times New Roman"/>
          <w:sz w:val="24"/>
          <w:szCs w:val="24"/>
        </w:rPr>
        <w:t>The extent to which the single species tree differed from the gene trees for the different types of selection test is documented in Table 1.</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 xml:space="preserve">when using the concatenated species tree but not individual gene trees.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48A5222E"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vary extensively across regions of a genome</w:t>
      </w:r>
      <w:r w:rsidR="007833FB">
        <w:rPr>
          <w:rFonts w:ascii="Times New Roman" w:hAnsi="Times New Roman" w:cs="Times New Roman"/>
          <w:sz w:val="24"/>
          <w:szCs w:val="24"/>
        </w:rPr>
        <w:t xml:space="preserve"> as a simple consequence of population genetic processes</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w:t>
      </w:r>
      <w:r w:rsidR="007833FB">
        <w:rPr>
          <w:rFonts w:ascii="Times New Roman" w:hAnsi="Times New Roman" w:cs="Times New Roman"/>
          <w:sz w:val="24"/>
          <w:szCs w:val="24"/>
        </w:rPr>
        <w:t xml:space="preserve">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w:t>
      </w:r>
      <w:r w:rsidR="00D1794F">
        <w:rPr>
          <w:rFonts w:ascii="Times New Roman" w:hAnsi="Times New Roman" w:cs="Times New Roman"/>
          <w:sz w:val="24"/>
          <w:szCs w:val="24"/>
        </w:rPr>
        <w:lastRenderedPageBreak/>
        <w:t>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 xml:space="preserve">relatively few whole genomes sequenced. </w:t>
      </w:r>
      <w:r w:rsidR="007833FB">
        <w:rPr>
          <w:rFonts w:ascii="Times New Roman" w:hAnsi="Times New Roman" w:cs="Times New Roman"/>
          <w:sz w:val="24"/>
          <w:szCs w:val="24"/>
        </w:rPr>
        <w:t xml:space="preserve">We use these genomic resources </w:t>
      </w:r>
      <w:r w:rsidR="00D1794F">
        <w:rPr>
          <w:rFonts w:ascii="Times New Roman" w:hAnsi="Times New Roman" w:cs="Times New Roman"/>
          <w:sz w:val="24"/>
          <w:szCs w:val="24"/>
        </w:rPr>
        <w:t>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7CEF842"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007833FB">
        <w:rPr>
          <w:rFonts w:ascii="Times New Roman" w:hAnsi="Times New Roman" w:cs="Times New Roman"/>
          <w:sz w:val="24"/>
          <w:szCs w:val="24"/>
        </w:rPr>
        <w:t xml:space="preserve"> albeit based on a limited </w:t>
      </w:r>
      <w:r w:rsidRPr="00B17D7F">
        <w:rPr>
          <w:rFonts w:ascii="Times New Roman" w:hAnsi="Times New Roman" w:cs="Times New Roman"/>
          <w:sz w:val="24"/>
          <w:szCs w:val="24"/>
        </w:rPr>
        <w:t>number of loci.</w:t>
      </w:r>
      <w:r w:rsidR="0065149C">
        <w:rPr>
          <w:rFonts w:ascii="Times New Roman" w:hAnsi="Times New Roman" w:cs="Times New Roman"/>
          <w:sz w:val="24"/>
          <w:szCs w:val="24"/>
        </w:rPr>
        <w:t xml:space="preserve"> </w:t>
      </w:r>
      <w:r w:rsidR="007833FB">
        <w:rPr>
          <w:rFonts w:ascii="Times New Roman" w:hAnsi="Times New Roman" w:cs="Times New Roman"/>
          <w:sz w:val="24"/>
          <w:szCs w:val="24"/>
        </w:rPr>
        <w:t xml:space="preserve">More </w:t>
      </w:r>
      <w:r w:rsidR="00975C95">
        <w:rPr>
          <w:rFonts w:ascii="Times New Roman" w:hAnsi="Times New Roman" w:cs="Times New Roman"/>
          <w:sz w:val="24"/>
          <w:szCs w:val="24"/>
        </w:rPr>
        <w:t>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p>
    <w:p w14:paraId="43BB69AE" w14:textId="160710C6"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F2E46">
        <w:rPr>
          <w:rFonts w:ascii="Times New Roman" w:hAnsi="Times New Roman" w:cs="Times New Roman"/>
          <w:sz w:val="24"/>
          <w:szCs w:val="24"/>
        </w:rPr>
        <w:t>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w:t>
      </w:r>
      <w:r w:rsidR="00DC5B3B">
        <w:rPr>
          <w:rFonts w:ascii="Times New Roman" w:hAnsi="Times New Roman" w:cs="Times New Roman"/>
          <w:sz w:val="24"/>
          <w:szCs w:val="24"/>
        </w:rPr>
        <w:t xml:space="preserve">Figure </w:t>
      </w:r>
      <w:r w:rsidR="004F3805">
        <w:rPr>
          <w:rFonts w:ascii="Times New Roman" w:hAnsi="Times New Roman" w:cs="Times New Roman"/>
          <w:sz w:val="24"/>
          <w:szCs w:val="24"/>
        </w:rPr>
        <w:t>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5776B38F"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lastRenderedPageBreak/>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reduced marker-based approach</w:t>
      </w:r>
      <w:r w:rsidR="007833FB">
        <w:rPr>
          <w:rFonts w:ascii="Times New Roman" w:hAnsi="Times New Roman" w:cs="Times New Roman"/>
          <w:sz w:val="24"/>
          <w:szCs w:val="24"/>
        </w:rPr>
        <w:t>es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w:t>
      </w:r>
      <w:r w:rsidR="00DC5B3B">
        <w:rPr>
          <w:rFonts w:ascii="Times New Roman" w:hAnsi="Times New Roman" w:cs="Times New Roman"/>
          <w:sz w:val="24"/>
          <w:szCs w:val="24"/>
        </w:rPr>
        <w:t xml:space="preserve">Figure </w:t>
      </w:r>
      <w:r w:rsidR="009624B8">
        <w:rPr>
          <w:rFonts w:ascii="Times New Roman" w:hAnsi="Times New Roman" w:cs="Times New Roman"/>
          <w:sz w:val="24"/>
          <w:szCs w:val="24"/>
        </w:rPr>
        <w:t>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BA2805">
        <w:rPr>
          <w:rFonts w:ascii="Times New Roman" w:hAnsi="Times New Roman" w:cs="Times New Roman"/>
          <w:sz w:val="24"/>
          <w:szCs w:val="24"/>
        </w:rPr>
        <w:t>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0139370A" w:rsidR="007E554A" w:rsidRDefault="004E19EF" w:rsidP="001B16F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r w:rsidR="007833FB">
        <w:rPr>
          <w:rFonts w:ascii="Times New Roman" w:hAnsi="Times New Roman" w:cs="Times New Roman"/>
          <w:sz w:val="24"/>
          <w:szCs w:val="24"/>
        </w:rPr>
        <w:t xml:space="preserve">likely </w:t>
      </w:r>
      <w:r w:rsidR="00F74E20">
        <w:rPr>
          <w:rFonts w:ascii="Times New Roman" w:hAnsi="Times New Roman" w:cs="Times New Roman"/>
          <w:sz w:val="24"/>
          <w:szCs w:val="24"/>
        </w:rPr>
        <w:t xml:space="preserve">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r w:rsidR="00B63FFD">
        <w:rPr>
          <w:rFonts w:ascii="Times New Roman" w:hAnsi="Times New Roman" w:cs="Times New Roman"/>
          <w:sz w:val="24"/>
          <w:szCs w:val="24"/>
        </w:rPr>
        <w:t xml:space="preserve">Similar to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60A407E9" w14:textId="58E56718" w:rsidR="004B6E38" w:rsidRDefault="000E72EA" w:rsidP="00BC576A">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w:t>
      </w:r>
      <w:r w:rsidR="00D17870">
        <w:rPr>
          <w:rFonts w:ascii="Times New Roman" w:hAnsi="Times New Roman" w:cs="Times New Roman"/>
          <w:sz w:val="24"/>
          <w:szCs w:val="24"/>
        </w:rPr>
        <w:lastRenderedPageBreak/>
        <w:t>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may prove limiting </w:t>
      </w:r>
      <w:commentRangeStart w:id="3"/>
      <w:r w:rsidR="004B6E38">
        <w:rPr>
          <w:rFonts w:ascii="Times New Roman" w:hAnsi="Times New Roman" w:cs="Times New Roman"/>
          <w:sz w:val="24"/>
          <w:szCs w:val="24"/>
        </w:rPr>
        <w:t>for some n</w:t>
      </w:r>
      <w:commentRangeEnd w:id="3"/>
      <w:r w:rsidR="004B6E38">
        <w:rPr>
          <w:rStyle w:val="CommentReference"/>
        </w:rPr>
        <w:commentReference w:id="3"/>
      </w:r>
      <w:r w:rsidR="004B6E38">
        <w:rPr>
          <w:rFonts w:ascii="Times New Roman" w:hAnsi="Times New Roman" w:cs="Times New Roman"/>
          <w:sz w:val="24"/>
          <w:szCs w:val="24"/>
        </w:rPr>
        <w:t>on-</w:t>
      </w:r>
      <w:r w:rsidR="004B6E38" w:rsidRPr="008462C6">
        <w:rPr>
          <w:rFonts w:ascii="Times New Roman" w:hAnsi="Times New Roman" w:cs="Times New Roman"/>
          <w:i/>
          <w:iCs/>
          <w:sz w:val="24"/>
          <w:szCs w:val="24"/>
        </w:rPr>
        <w:t>Mus</w:t>
      </w:r>
      <w:r w:rsidR="004B6E38">
        <w:rPr>
          <w:rFonts w:ascii="Times New Roman" w:hAnsi="Times New Roman" w:cs="Times New Roman"/>
          <w:sz w:val="24"/>
          <w:szCs w:val="24"/>
        </w:rPr>
        <w:t xml:space="preserve"> and </w:t>
      </w:r>
      <w:r w:rsidR="004B6E38" w:rsidRPr="008462C6">
        <w:rPr>
          <w:rFonts w:ascii="Times New Roman" w:hAnsi="Times New Roman" w:cs="Times New Roman"/>
          <w:i/>
          <w:iCs/>
          <w:sz w:val="24"/>
          <w:szCs w:val="24"/>
        </w:rPr>
        <w:t>Rattus</w:t>
      </w:r>
      <w:r w:rsidR="004B6E38">
        <w:rPr>
          <w:rFonts w:ascii="Times New Roman" w:hAnsi="Times New Roman" w:cs="Times New Roman"/>
          <w:sz w:val="24"/>
          <w:szCs w:val="24"/>
        </w:rPr>
        <w:t xml:space="preserve"> species </w:t>
      </w:r>
      <w:r w:rsidR="00170904">
        <w:rPr>
          <w:rFonts w:ascii="Times New Roman" w:hAnsi="Times New Roman" w:cs="Times New Roman"/>
          <w:sz w:val="24"/>
          <w:szCs w:val="24"/>
        </w:rPr>
        <w:t>given that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65FA558E"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(i.e., selective sweeps; Maynard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sidR="00DE3522">
        <w:rPr>
          <w:rFonts w:ascii="Times New Roman" w:hAnsi="Times New Roman" w:cs="Times New Roman"/>
          <w:sz w:val="24"/>
          <w:szCs w:val="24"/>
        </w:rPr>
        <w:t xml:space="preserve"> </w:t>
      </w:r>
      <w:r w:rsidR="00DE3522">
        <w:rPr>
          <w:rFonts w:ascii="Times New Roman" w:hAnsi="Times New Roman" w:cs="Times New Roman"/>
          <w:sz w:val="24"/>
          <w:szCs w:val="24"/>
        </w:rPr>
        <w:fldChar w:fldCharType="begin">
          <w:fldData xml:space="preserve">PEVuZE5vdGU+PENpdGU+PEF1dGhvcj5Kb2hyaTwvQXV0aG9yPjxZZWFyPjIwMjI8L1llYXI+PFJl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</w:fldData>
        </w:fldChar>
      </w:r>
      <w:r w:rsidR="00DE3522">
        <w:rPr>
          <w:rFonts w:ascii="Times New Roman" w:hAnsi="Times New Roman" w:cs="Times New Roman"/>
          <w:sz w:val="24"/>
          <w:szCs w:val="24"/>
        </w:rPr>
        <w:instrText xml:space="preserve"> ADDIN EN.CITE </w:instrText>
      </w:r>
      <w:r w:rsidR="00DE3522">
        <w:rPr>
          <w:rFonts w:ascii="Times New Roman" w:hAnsi="Times New Roman" w:cs="Times New Roman"/>
          <w:sz w:val="24"/>
          <w:szCs w:val="24"/>
        </w:rPr>
        <w:fldChar w:fldCharType="begin">
          <w:fldData xml:space="preserve">PEVuZE5vdGU+PENpdGU+PEF1dGhvcj5Kb2hyaTwvQXV0aG9yPjxZZWFyPjIwMjI8L1llYXI+PFJl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</w:fldData>
        </w:fldChar>
      </w:r>
      <w:r w:rsidR="00DE3522">
        <w:rPr>
          <w:rFonts w:ascii="Times New Roman" w:hAnsi="Times New Roman" w:cs="Times New Roman"/>
          <w:sz w:val="24"/>
          <w:szCs w:val="24"/>
        </w:rPr>
        <w:instrText xml:space="preserve"> ADDIN EN.CITE.DATA </w:instrText>
      </w:r>
      <w:r w:rsidR="00DE3522">
        <w:rPr>
          <w:rFonts w:ascii="Times New Roman" w:hAnsi="Times New Roman" w:cs="Times New Roman"/>
          <w:sz w:val="24"/>
          <w:szCs w:val="24"/>
        </w:rPr>
      </w:r>
      <w:r w:rsidR="00DE3522">
        <w:rPr>
          <w:rFonts w:ascii="Times New Roman" w:hAnsi="Times New Roman" w:cs="Times New Roman"/>
          <w:sz w:val="24"/>
          <w:szCs w:val="24"/>
        </w:rPr>
        <w:fldChar w:fldCharType="end"/>
      </w:r>
      <w:r w:rsidR="00DE3522">
        <w:rPr>
          <w:rFonts w:ascii="Times New Roman" w:hAnsi="Times New Roman" w:cs="Times New Roman"/>
          <w:sz w:val="24"/>
          <w:szCs w:val="24"/>
        </w:rPr>
      </w:r>
      <w:r w:rsidR="00DE3522">
        <w:rPr>
          <w:rFonts w:ascii="Times New Roman" w:hAnsi="Times New Roman" w:cs="Times New Roman"/>
          <w:sz w:val="24"/>
          <w:szCs w:val="24"/>
        </w:rPr>
        <w:fldChar w:fldCharType="separate"/>
      </w:r>
      <w:r w:rsidR="00DE3522">
        <w:rPr>
          <w:rFonts w:ascii="Times New Roman" w:hAnsi="Times New Roman" w:cs="Times New Roman"/>
          <w:noProof/>
          <w:sz w:val="24"/>
          <w:szCs w:val="24"/>
        </w:rPr>
        <w:t>{Johri, 2022 #250}</w:t>
      </w:r>
      <w:r w:rsidR="00DE3522">
        <w:rPr>
          <w:rFonts w:ascii="Times New Roman" w:hAnsi="Times New Roman" w:cs="Times New Roman"/>
          <w:sz w:val="24"/>
          <w:szCs w:val="24"/>
        </w:rPr>
        <w:fldChar w:fldCharType="end"/>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In contrast, protein coding genes showed rates of local discordance that were similar to background levels, even when considering genes rapidly evolving due to positive directional selection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7D05539F"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w:t>
      </w:r>
      <w:r w:rsidR="003E542F">
        <w:rPr>
          <w:rFonts w:ascii="Times New Roman" w:hAnsi="Times New Roman" w:cs="Times New Roman"/>
          <w:sz w:val="24"/>
          <w:szCs w:val="24"/>
        </w:rPr>
        <w:t xml:space="preserve">protein (see below) or </w:t>
      </w:r>
      <w:r w:rsidR="00F53A37">
        <w:rPr>
          <w:rFonts w:ascii="Times New Roman" w:hAnsi="Times New Roman" w:cs="Times New Roman"/>
          <w:sz w:val="24"/>
          <w:szCs w:val="24"/>
        </w:rPr>
        <w:t xml:space="preserve">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664F0608"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BC576A">
        <w:rPr>
          <w:rFonts w:ascii="Times New Roman" w:hAnsi="Times New Roman" w:cs="Times New Roman"/>
          <w:sz w:val="24"/>
          <w:szCs w:val="24"/>
        </w:rPr>
        <w:t>significantly</w:t>
      </w:r>
      <w:r w:rsidR="00BC576A"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w:t>
      </w:r>
      <w:r w:rsidR="0002598C" w:rsidRPr="00031896">
        <w:rPr>
          <w:rFonts w:ascii="Times New Roman" w:hAnsi="Times New Roman" w:cs="Times New Roman"/>
          <w:sz w:val="24"/>
          <w:szCs w:val="24"/>
        </w:rPr>
        <w:lastRenderedPageBreak/>
        <w:t xml:space="preserve">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bookmarkStart w:id="4" w:name="_Hlk187071632"/>
      <w:r w:rsidR="009B3643" w:rsidRPr="009B3643">
        <w:rPr>
          <w:rFonts w:ascii="Times New Roman" w:hAnsi="Times New Roman" w:cs="Times New Roman"/>
          <w:sz w:val="24"/>
          <w:szCs w:val="24"/>
        </w:rPr>
        <w:t xml:space="preserve">Here, we use empirical data in mice to document the extent that </w:t>
      </w:r>
      <w:r w:rsidR="003E542F">
        <w:rPr>
          <w:rFonts w:ascii="Times New Roman" w:hAnsi="Times New Roman" w:cs="Times New Roman"/>
          <w:sz w:val="24"/>
          <w:szCs w:val="24"/>
        </w:rPr>
        <w:t xml:space="preserve">using local </w:t>
      </w:r>
      <w:r w:rsidR="009E1280">
        <w:rPr>
          <w:rFonts w:ascii="Times New Roman" w:hAnsi="Times New Roman" w:cs="Times New Roman"/>
          <w:sz w:val="24"/>
          <w:szCs w:val="24"/>
        </w:rPr>
        <w:t>gene trees</w:t>
      </w:r>
      <w:r w:rsidR="003E542F">
        <w:rPr>
          <w:rFonts w:ascii="Times New Roman" w:hAnsi="Times New Roman" w:cs="Times New Roman"/>
          <w:sz w:val="24"/>
          <w:szCs w:val="24"/>
        </w:rPr>
        <w:t xml:space="preserve"> versus assuming an overall species tree may shape inferences of positive directional selection on protein-coding sequences.</w:t>
      </w:r>
      <w:bookmarkEnd w:id="4"/>
      <w:r w:rsidR="003E542F">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 </w:t>
      </w:r>
    </w:p>
    <w:p w14:paraId="6749C450" w14:textId="778B2D1B" w:rsidR="0002598C" w:rsidRDefault="00D052F4" w:rsidP="00C03EBD">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w:t>
      </w:r>
      <w:r w:rsidR="003E542F">
        <w:rPr>
          <w:rFonts w:ascii="Times New Roman" w:hAnsi="Times New Roman" w:cs="Times New Roman"/>
          <w:sz w:val="24"/>
          <w:szCs w:val="24"/>
        </w:rPr>
        <w:t xml:space="preserve"> (</w:t>
      </w:r>
      <w:r w:rsidR="003E542F" w:rsidRPr="009E1280">
        <w:rPr>
          <w:rFonts w:ascii="Times New Roman" w:hAnsi="Times New Roman" w:cs="Times New Roman"/>
          <w:i/>
          <w:iCs/>
          <w:sz w:val="24"/>
          <w:szCs w:val="24"/>
        </w:rPr>
        <w:t>i.e.</w:t>
      </w:r>
      <w:r w:rsidR="003E542F">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3E542F">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 xml:space="preserve">many other genes had signatures of positive selection restricted only to a single </w:t>
      </w:r>
      <w:r w:rsidR="00F5754F">
        <w:rPr>
          <w:rFonts w:ascii="Times New Roman" w:hAnsi="Times New Roman" w:cs="Times New Roman"/>
          <w:sz w:val="24"/>
          <w:szCs w:val="24"/>
        </w:rPr>
        <w:t xml:space="preserve">specification strategy. </w:t>
      </w:r>
      <w:commentRangeStart w:id="5"/>
      <w:r w:rsidR="00F5754F">
        <w:rPr>
          <w:rFonts w:ascii="Times New Roman" w:hAnsi="Times New Roman" w:cs="Times New Roman"/>
          <w:sz w:val="24"/>
          <w:szCs w:val="24"/>
        </w:rPr>
        <w:t xml:space="preserve">As </w:t>
      </w:r>
      <w:commentRangeEnd w:id="5"/>
      <w:r w:rsidR="00B62ABB">
        <w:rPr>
          <w:rFonts w:ascii="Times New Roman" w:hAnsi="Times New Roman" w:cs="Times New Roman"/>
          <w:sz w:val="24"/>
          <w:szCs w:val="24"/>
        </w:rPr>
        <w:t>expected,</w:t>
      </w:r>
      <w:r w:rsidR="00F5754F">
        <w:rPr>
          <w:rStyle w:val="CommentReference"/>
        </w:rPr>
        <w:commentReference w:id="5"/>
      </w:r>
      <w:r w:rsidR="00F5754F">
        <w:rPr>
          <w:rFonts w:ascii="Times New Roman" w:hAnsi="Times New Roman" w:cs="Times New Roman"/>
          <w:sz w:val="24"/>
          <w:szCs w:val="24"/>
        </w:rPr>
        <w:t xml:space="preserve"> genes that were sensitive to specification strategy tended to more </w:t>
      </w:r>
      <w:r w:rsidRPr="00031896">
        <w:rPr>
          <w:rFonts w:ascii="Times New Roman" w:hAnsi="Times New Roman" w:cs="Times New Roman"/>
          <w:sz w:val="24"/>
          <w:szCs w:val="24"/>
        </w:rPr>
        <w:t>discordant with the species tree</w:t>
      </w:r>
      <w:r w:rsidR="00F5754F">
        <w:rPr>
          <w:rFonts w:ascii="Times New Roman" w:hAnsi="Times New Roman" w:cs="Times New Roman"/>
          <w:sz w:val="24"/>
          <w:szCs w:val="24"/>
        </w:rPr>
        <w:t>,</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w:t>
      </w:r>
      <w:r w:rsidR="00DC5B3B">
        <w:rPr>
          <w:rFonts w:ascii="Times New Roman" w:hAnsi="Times New Roman" w:cs="Times New Roman"/>
          <w:sz w:val="24"/>
          <w:szCs w:val="24"/>
        </w:rPr>
        <w:t xml:space="preserve">Figure </w:t>
      </w:r>
      <w:r w:rsidRPr="00031896">
        <w:rPr>
          <w:rFonts w:ascii="Times New Roman" w:hAnsi="Times New Roman" w:cs="Times New Roman"/>
          <w:sz w:val="24"/>
          <w:szCs w:val="24"/>
        </w:rPr>
        <w:t xml:space="preserve">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that </w:t>
      </w:r>
      <w:r w:rsidR="00F5754F">
        <w:rPr>
          <w:rFonts w:ascii="Times New Roman" w:hAnsi="Times New Roman" w:cs="Times New Roman"/>
          <w:sz w:val="24"/>
          <w:szCs w:val="24"/>
        </w:rPr>
        <w:t>specifying a</w:t>
      </w:r>
      <w:r w:rsidR="00B62ABB">
        <w:rPr>
          <w:rFonts w:ascii="Times New Roman" w:hAnsi="Times New Roman" w:cs="Times New Roman"/>
          <w:sz w:val="24"/>
          <w:szCs w:val="24"/>
        </w:rPr>
        <w:t xml:space="preserve"> potentially</w:t>
      </w:r>
      <w:r w:rsidR="00F5754F">
        <w:rPr>
          <w:rFonts w:ascii="Times New Roman" w:hAnsi="Times New Roman" w:cs="Times New Roman"/>
          <w:sz w:val="24"/>
          <w:szCs w:val="24"/>
        </w:rPr>
        <w:t xml:space="preserve"> incorrect </w:t>
      </w:r>
      <w:r w:rsidRPr="00031896">
        <w:rPr>
          <w:rFonts w:ascii="Times New Roman" w:hAnsi="Times New Roman" w:cs="Times New Roman"/>
          <w:sz w:val="24"/>
          <w:szCs w:val="24"/>
        </w:rPr>
        <w:t>tree (</w:t>
      </w:r>
      <w:r w:rsidRPr="005B45C4">
        <w:rPr>
          <w:rFonts w:ascii="Times New Roman" w:hAnsi="Times New Roman" w:cs="Times New Roman"/>
          <w:i/>
          <w:iCs/>
          <w:sz w:val="24"/>
          <w:szCs w:val="24"/>
        </w:rPr>
        <w:t>e.</w:t>
      </w:r>
      <w:r w:rsidR="00F5754F">
        <w:rPr>
          <w:rFonts w:ascii="Times New Roman" w:hAnsi="Times New Roman" w:cs="Times New Roman"/>
          <w:i/>
          <w:iCs/>
          <w:sz w:val="24"/>
          <w:szCs w:val="24"/>
        </w:rPr>
        <w:t>g.</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w:t>
      </w:r>
      <w:r w:rsidR="00B62ABB">
        <w:rPr>
          <w:rFonts w:ascii="Times New Roman" w:hAnsi="Times New Roman" w:cs="Times New Roman"/>
          <w:sz w:val="24"/>
          <w:szCs w:val="24"/>
        </w:rPr>
        <w:t xml:space="preserve">the underlying </w:t>
      </w:r>
      <w:r w:rsidR="00317E4A" w:rsidRPr="00031896">
        <w:rPr>
          <w:rFonts w:ascii="Times New Roman" w:hAnsi="Times New Roman" w:cs="Times New Roman"/>
          <w:sz w:val="24"/>
          <w:szCs w:val="24"/>
        </w:rPr>
        <w:t>gene</w:t>
      </w:r>
      <w:r w:rsidR="00B62ABB">
        <w:rPr>
          <w:rFonts w:ascii="Times New Roman" w:hAnsi="Times New Roman" w:cs="Times New Roman"/>
          <w:sz w:val="24"/>
          <w:szCs w:val="24"/>
        </w:rPr>
        <w:t xml:space="preserve"> </w:t>
      </w:r>
      <w:r w:rsidR="00317E4A" w:rsidRPr="00031896">
        <w:rPr>
          <w:rFonts w:ascii="Times New Roman" w:hAnsi="Times New Roman" w:cs="Times New Roman"/>
          <w:sz w:val="24"/>
          <w:szCs w:val="24"/>
        </w:rPr>
        <w:t>trees are discordant</w:t>
      </w:r>
      <w:r w:rsidRPr="00031896">
        <w:rPr>
          <w:rFonts w:ascii="Times New Roman" w:hAnsi="Times New Roman" w:cs="Times New Roman"/>
          <w:sz w:val="24"/>
          <w:szCs w:val="24"/>
        </w:rPr>
        <w:t>) can</w:t>
      </w:r>
      <w:r w:rsidR="00F5754F">
        <w:rPr>
          <w:rFonts w:ascii="Times New Roman" w:hAnsi="Times New Roman" w:cs="Times New Roman"/>
          <w:sz w:val="24"/>
          <w:szCs w:val="24"/>
        </w:rPr>
        <w:t xml:space="preserve"> often</w:t>
      </w:r>
      <w:r w:rsidRPr="00031896">
        <w:rPr>
          <w:rFonts w:ascii="Times New Roman" w:hAnsi="Times New Roman" w:cs="Times New Roman"/>
          <w:sz w:val="24"/>
          <w:szCs w:val="24"/>
        </w:rPr>
        <w:t xml:space="preserve"> </w:t>
      </w:r>
      <w:r w:rsidR="00B62ABB">
        <w:rPr>
          <w:rFonts w:ascii="Times New Roman" w:hAnsi="Times New Roman" w:cs="Times New Roman"/>
          <w:sz w:val="24"/>
          <w:szCs w:val="24"/>
        </w:rPr>
        <w:t>affect</w:t>
      </w:r>
      <w:r w:rsidR="004059B8">
        <w:rPr>
          <w:rFonts w:ascii="Times New Roman" w:hAnsi="Times New Roman" w:cs="Times New Roman"/>
          <w:sz w:val="24"/>
          <w:szCs w:val="24"/>
        </w:rPr>
        <w:t xml:space="preserve"> </w:t>
      </w:r>
      <w:r w:rsidR="009B3643">
        <w:rPr>
          <w:rFonts w:ascii="Times New Roman" w:hAnsi="Times New Roman" w:cs="Times New Roman"/>
          <w:sz w:val="24"/>
          <w:szCs w:val="24"/>
        </w:rPr>
        <w:t>inferences</w:t>
      </w:r>
      <w:r w:rsidR="00B62ABB">
        <w:rPr>
          <w:rFonts w:ascii="Times New Roman" w:hAnsi="Times New Roman" w:cs="Times New Roman"/>
          <w:sz w:val="24"/>
          <w:szCs w:val="24"/>
        </w:rPr>
        <w:t xml:space="preserve"> of</w:t>
      </w:r>
      <w:r w:rsidR="009B3643">
        <w:rPr>
          <w:rFonts w:ascii="Times New Roman" w:hAnsi="Times New Roman" w:cs="Times New Roman"/>
          <w:sz w:val="24"/>
          <w:szCs w:val="24"/>
        </w:rPr>
        <w:t xml:space="preserve"> </w:t>
      </w:r>
      <w:r w:rsidRPr="00031896">
        <w:rPr>
          <w:rFonts w:ascii="Times New Roman" w:hAnsi="Times New Roman" w:cs="Times New Roman"/>
          <w:sz w:val="24"/>
          <w:szCs w:val="24"/>
        </w:rPr>
        <w:t>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 xml:space="preserve">inferred </w:t>
      </w:r>
      <w:r w:rsidR="00F5754F">
        <w:rPr>
          <w:rFonts w:ascii="Times New Roman" w:hAnsi="Times New Roman" w:cs="Times New Roman"/>
          <w:sz w:val="24"/>
          <w:szCs w:val="24"/>
        </w:rPr>
        <w:t xml:space="preserve">local </w:t>
      </w:r>
      <w:r w:rsidR="00580E1E">
        <w:rPr>
          <w:rFonts w:ascii="Times New Roman" w:hAnsi="Times New Roman" w:cs="Times New Roman"/>
          <w:sz w:val="24"/>
          <w:szCs w:val="24"/>
        </w:rPr>
        <w:t>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w:t>
      </w:r>
      <w:r w:rsidR="00F5754F">
        <w:rPr>
          <w:rFonts w:ascii="Times New Roman" w:hAnsi="Times New Roman" w:cs="Times New Roman"/>
          <w:sz w:val="24"/>
          <w:szCs w:val="24"/>
        </w:rPr>
        <w:t>suggests</w:t>
      </w:r>
      <w:r w:rsidR="00F5754F"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w:t>
      </w:r>
      <w:r w:rsidR="00F5754F">
        <w:rPr>
          <w:rFonts w:ascii="Times New Roman" w:hAnsi="Times New Roman" w:cs="Times New Roman"/>
          <w:sz w:val="24"/>
          <w:szCs w:val="24"/>
        </w:rPr>
        <w:t>b</w:t>
      </w:r>
      <w:r w:rsidR="00F5754F" w:rsidRPr="00031896">
        <w:rPr>
          <w:rFonts w:ascii="Times New Roman" w:hAnsi="Times New Roman" w:cs="Times New Roman"/>
          <w:sz w:val="24"/>
          <w:szCs w:val="24"/>
        </w:rPr>
        <w:t xml:space="preserve">ranch-site </w:t>
      </w:r>
      <w:r w:rsidR="0006000E" w:rsidRPr="00031896">
        <w:rPr>
          <w:rFonts w:ascii="Times New Roman" w:hAnsi="Times New Roman" w:cs="Times New Roman"/>
          <w:sz w:val="24"/>
          <w:szCs w:val="24"/>
        </w:rPr>
        <w:t xml:space="preserve">tests </w:t>
      </w:r>
      <w:r w:rsidR="00F5754F">
        <w:rPr>
          <w:rFonts w:ascii="Times New Roman" w:hAnsi="Times New Roman" w:cs="Times New Roman"/>
          <w:sz w:val="24"/>
          <w:szCs w:val="24"/>
        </w:rPr>
        <w:t xml:space="preserve">may </w:t>
      </w:r>
      <w:r w:rsidR="00D40C88">
        <w:rPr>
          <w:rFonts w:ascii="Times New Roman" w:hAnsi="Times New Roman" w:cs="Times New Roman"/>
          <w:sz w:val="24"/>
          <w:szCs w:val="24"/>
        </w:rPr>
        <w:t>reduce the</w:t>
      </w:r>
      <w:r w:rsidR="00580E1E">
        <w:rPr>
          <w:rFonts w:ascii="Times New Roman" w:hAnsi="Times New Roman" w:cs="Times New Roman"/>
          <w:sz w:val="24"/>
          <w:szCs w:val="24"/>
        </w:rPr>
        <w:t xml:space="preserve"> power to detect positive selection</w:t>
      </w:r>
      <w:bookmarkStart w:id="6" w:name="_Hlk187072022"/>
      <w:r w:rsidR="0006000E" w:rsidRPr="00031896">
        <w:rPr>
          <w:rFonts w:ascii="Times New Roman" w:hAnsi="Times New Roman" w:cs="Times New Roman"/>
          <w:sz w:val="24"/>
          <w:szCs w:val="24"/>
        </w:rPr>
        <w:t xml:space="preserve">. </w:t>
      </w:r>
      <w:bookmarkStart w:id="7" w:name="_Hlk186924706"/>
      <w:commentRangeStart w:id="8"/>
      <w:r w:rsidR="009B3643" w:rsidRPr="009B3643">
        <w:rPr>
          <w:rFonts w:ascii="Times New Roman" w:hAnsi="Times New Roman" w:cs="Times New Roman"/>
          <w:sz w:val="24"/>
          <w:szCs w:val="24"/>
        </w:rPr>
        <w:t xml:space="preserve">On the other hand, models that only allow rates to vary among sites, such as PAML’s M1a vs. M2a test, showed an increase in the number of cases where there was positive selection detected with the </w:t>
      </w:r>
      <w:r w:rsidR="00C03EBD">
        <w:rPr>
          <w:rFonts w:ascii="Times New Roman" w:hAnsi="Times New Roman" w:cs="Times New Roman"/>
          <w:sz w:val="24"/>
          <w:szCs w:val="24"/>
        </w:rPr>
        <w:t>species</w:t>
      </w:r>
      <w:r w:rsidR="009B3643" w:rsidRPr="009B3643">
        <w:rPr>
          <w:rFonts w:ascii="Times New Roman" w:hAnsi="Times New Roman" w:cs="Times New Roman"/>
          <w:sz w:val="24"/>
          <w:szCs w:val="24"/>
        </w:rPr>
        <w:t xml:space="preserve"> trees but not with the </w:t>
      </w:r>
      <w:r w:rsidR="00C03EBD">
        <w:rPr>
          <w:rFonts w:ascii="Times New Roman" w:hAnsi="Times New Roman" w:cs="Times New Roman"/>
          <w:sz w:val="24"/>
          <w:szCs w:val="24"/>
        </w:rPr>
        <w:t>local gene</w:t>
      </w:r>
      <w:r w:rsidR="009B3643" w:rsidRPr="009B3643">
        <w:rPr>
          <w:rFonts w:ascii="Times New Roman" w:hAnsi="Times New Roman" w:cs="Times New Roman"/>
          <w:sz w:val="24"/>
          <w:szCs w:val="24"/>
        </w:rPr>
        <w:t xml:space="preserve"> tree</w:t>
      </w:r>
      <w:bookmarkEnd w:id="7"/>
      <w:commentRangeEnd w:id="8"/>
      <w:r w:rsidR="00C03EBD">
        <w:rPr>
          <w:rStyle w:val="CommentReference"/>
        </w:rPr>
        <w:commentReference w:id="8"/>
      </w:r>
      <w:bookmarkEnd w:id="6"/>
      <w:r w:rsidR="009B3643" w:rsidRPr="009B3643">
        <w:rPr>
          <w:rFonts w:ascii="Times New Roman" w:hAnsi="Times New Roman" w:cs="Times New Roman"/>
          <w:sz w:val="24"/>
          <w:szCs w:val="24"/>
        </w:rPr>
        <w:t>.</w:t>
      </w:r>
      <w:r w:rsidR="00580E1E">
        <w:rPr>
          <w:rFonts w:ascii="Times New Roman" w:hAnsi="Times New Roman" w:cs="Times New Roman"/>
          <w:sz w:val="24"/>
          <w:szCs w:val="24"/>
        </w:rPr>
        <w:t xml:space="preserve"> </w:t>
      </w:r>
      <w:bookmarkStart w:id="9" w:name="_Hlk187072102"/>
      <w:commentRangeStart w:id="10"/>
      <w:r w:rsidR="00C03EBD">
        <w:rPr>
          <w:rFonts w:ascii="Times New Roman" w:hAnsi="Times New Roman" w:cs="Times New Roman"/>
          <w:sz w:val="24"/>
          <w:szCs w:val="24"/>
        </w:rPr>
        <w:t xml:space="preserve">As these inferences are based on empirical data, the actual phylogenetic histories are not known and both specification strategies could result in errors. That said, our findings suggest that </w:t>
      </w:r>
      <w:r w:rsidR="00FE003A">
        <w:rPr>
          <w:rFonts w:ascii="Times New Roman" w:hAnsi="Times New Roman" w:cs="Times New Roman"/>
          <w:sz w:val="24"/>
          <w:szCs w:val="24"/>
        </w:rPr>
        <w:t>phylogenetic discordance</w:t>
      </w:r>
      <w:r w:rsidR="00580E1E">
        <w:rPr>
          <w:rFonts w:ascii="Times New Roman" w:hAnsi="Times New Roman" w:cs="Times New Roman"/>
          <w:sz w:val="24"/>
          <w:szCs w:val="24"/>
        </w:rPr>
        <w:t xml:space="preserve"> </w:t>
      </w:r>
      <w:r w:rsidR="00C03EBD">
        <w:rPr>
          <w:rFonts w:ascii="Times New Roman" w:hAnsi="Times New Roman" w:cs="Times New Roman"/>
          <w:sz w:val="24"/>
          <w:szCs w:val="24"/>
        </w:rPr>
        <w:t xml:space="preserve">may bias </w:t>
      </w:r>
      <w:r w:rsidR="00580E1E">
        <w:rPr>
          <w:rFonts w:ascii="Times New Roman" w:hAnsi="Times New Roman" w:cs="Times New Roman"/>
          <w:sz w:val="24"/>
          <w:szCs w:val="24"/>
        </w:rPr>
        <w:t>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w:t>
      </w:r>
      <w:r w:rsidR="00C03EBD">
        <w:rPr>
          <w:rFonts w:ascii="Times New Roman" w:hAnsi="Times New Roman" w:cs="Times New Roman"/>
          <w:sz w:val="24"/>
          <w:szCs w:val="24"/>
        </w:rPr>
        <w:t xml:space="preserve">towards </w:t>
      </w:r>
      <w:r w:rsidR="00C445FE">
        <w:rPr>
          <w:rFonts w:ascii="Times New Roman" w:hAnsi="Times New Roman" w:cs="Times New Roman"/>
          <w:sz w:val="24"/>
          <w:szCs w:val="24"/>
        </w:rPr>
        <w:t xml:space="preserve">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selection</w:t>
      </w:r>
      <w:r w:rsidR="00C03EBD">
        <w:rPr>
          <w:rFonts w:ascii="Times New Roman" w:hAnsi="Times New Roman" w:cs="Times New Roman"/>
          <w:sz w:val="24"/>
          <w:szCs w:val="24"/>
        </w:rPr>
        <w:t xml:space="preserve"> in some instances, or loss of power to detect selection in other cases and that the magnitude and direction of these biases </w:t>
      </w:r>
      <w:r w:rsidR="00FE003A">
        <w:rPr>
          <w:rFonts w:ascii="Times New Roman" w:hAnsi="Times New Roman" w:cs="Times New Roman"/>
          <w:sz w:val="24"/>
          <w:szCs w:val="24"/>
        </w:rPr>
        <w:t>vary by model type</w:t>
      </w:r>
      <w:commentRangeEnd w:id="10"/>
      <w:r w:rsidR="00FE003A">
        <w:rPr>
          <w:rStyle w:val="CommentReference"/>
        </w:rPr>
        <w:commentReference w:id="10"/>
      </w:r>
      <w:r w:rsidR="00C445FE">
        <w:rPr>
          <w:rFonts w:ascii="Times New Roman" w:hAnsi="Times New Roman" w:cs="Times New Roman"/>
          <w:sz w:val="24"/>
          <w:szCs w:val="24"/>
        </w:rPr>
        <w:t xml:space="preserve">. </w:t>
      </w:r>
      <w:bookmarkEnd w:id="9"/>
    </w:p>
    <w:p w14:paraId="7C65493C" w14:textId="5082FC6C"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sidR="00FE003A">
        <w:rPr>
          <w:rFonts w:ascii="Times New Roman" w:hAnsi="Times New Roman" w:cs="Times New Roman"/>
          <w:sz w:val="24"/>
          <w:szCs w:val="24"/>
        </w:rPr>
        <w:t xml:space="preserve">we suggest that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sidR="00B75690">
        <w:rPr>
          <w:rFonts w:ascii="Times New Roman" w:hAnsi="Times New Roman" w:cs="Times New Roman"/>
          <w:sz w:val="24"/>
          <w:szCs w:val="24"/>
        </w:rPr>
        <w:t xml:space="preserve"> that reduce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7DF6456E"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t>
      </w:r>
      <w:r w:rsidR="00FE003A">
        <w:rPr>
          <w:rFonts w:ascii="Times New Roman" w:hAnsi="Times New Roman" w:cs="Times New Roman"/>
          <w:sz w:val="24"/>
          <w:szCs w:val="24"/>
        </w:rPr>
        <w:t xml:space="preserve">Our </w:t>
      </w:r>
      <w:commentRangeStart w:id="11"/>
      <w:r w:rsidR="00FE003A">
        <w:rPr>
          <w:rFonts w:ascii="Times New Roman" w:hAnsi="Times New Roman" w:cs="Times New Roman"/>
          <w:sz w:val="24"/>
          <w:szCs w:val="24"/>
        </w:rPr>
        <w:t xml:space="preserve">suggestions </w:t>
      </w:r>
      <w:commentRangeEnd w:id="11"/>
      <w:r w:rsidR="00FE003A">
        <w:rPr>
          <w:rStyle w:val="CommentReference"/>
        </w:rPr>
        <w:commentReference w:id="11"/>
      </w:r>
      <w:r w:rsidR="00FE003A">
        <w:rPr>
          <w:rFonts w:ascii="Times New Roman" w:hAnsi="Times New Roman" w:cs="Times New Roman"/>
          <w:sz w:val="24"/>
          <w:szCs w:val="24"/>
        </w:rPr>
        <w:t>are on</w:t>
      </w:r>
      <w:r w:rsidR="004557BE">
        <w:rPr>
          <w:rFonts w:ascii="Times New Roman" w:hAnsi="Times New Roman" w:cs="Times New Roman"/>
          <w:sz w:val="24"/>
          <w:szCs w:val="24"/>
        </w:rPr>
        <w:t xml:space="preserve"> the </w:t>
      </w:r>
      <w:r w:rsidR="00FE003A">
        <w:rPr>
          <w:rFonts w:ascii="Times New Roman" w:hAnsi="Times New Roman" w:cs="Times New Roman"/>
          <w:sz w:val="24"/>
          <w:szCs w:val="24"/>
        </w:rPr>
        <w:t xml:space="preserve">simple </w:t>
      </w:r>
      <w:r w:rsidR="004557BE">
        <w:rPr>
          <w:rFonts w:ascii="Times New Roman" w:hAnsi="Times New Roman" w:cs="Times New Roman"/>
          <w:sz w:val="24"/>
          <w:szCs w:val="24"/>
        </w:rPr>
        <w:t>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w:t>
      </w:r>
      <w:r w:rsidR="00FE003A">
        <w:rPr>
          <w:rFonts w:ascii="Times New Roman" w:hAnsi="Times New Roman" w:cs="Times New Roman"/>
          <w:sz w:val="24"/>
          <w:szCs w:val="24"/>
        </w:rPr>
        <w:t xml:space="preserve">local </w:t>
      </w:r>
      <w:r w:rsidR="001811CE">
        <w:rPr>
          <w:rFonts w:ascii="Times New Roman" w:hAnsi="Times New Roman" w:cs="Times New Roman"/>
          <w:sz w:val="24"/>
          <w:szCs w:val="24"/>
        </w:rPr>
        <w:t xml:space="preserve">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w:t>
      </w:r>
      <w:r w:rsidR="00B62ABB">
        <w:rPr>
          <w:rFonts w:ascii="Times New Roman" w:hAnsi="Times New Roman" w:cs="Times New Roman"/>
          <w:sz w:val="24"/>
          <w:szCs w:val="24"/>
        </w:rPr>
        <w:t xml:space="preserve"> but,</w:t>
      </w:r>
      <w:r w:rsidR="001811CE">
        <w:rPr>
          <w:rFonts w:ascii="Times New Roman" w:hAnsi="Times New Roman" w:cs="Times New Roman"/>
          <w:sz w:val="24"/>
          <w:szCs w:val="24"/>
        </w:rPr>
        <w:t xml:space="preserve"> </w:t>
      </w:r>
      <w:r w:rsidR="00FE003A">
        <w:rPr>
          <w:rFonts w:ascii="Times New Roman" w:hAnsi="Times New Roman" w:cs="Times New Roman"/>
          <w:sz w:val="24"/>
          <w:szCs w:val="24"/>
        </w:rPr>
        <w:t xml:space="preserve">as noted above, </w:t>
      </w:r>
      <w:r w:rsidR="001811CE">
        <w:rPr>
          <w:rFonts w:ascii="Times New Roman" w:hAnsi="Times New Roman" w:cs="Times New Roman"/>
          <w:sz w:val="24"/>
          <w:szCs w:val="24"/>
        </w:rPr>
        <w:t>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53AF492A" w14:textId="77777777" w:rsidR="00FE003A" w:rsidRDefault="004557BE" w:rsidP="009376C7">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del w:id="12" w:author="Thomas, Gregg" w:date="2025-01-04T20:22:00Z">
        <w:r w:rsidR="002C4B0B" w:rsidRPr="00031896" w:rsidDel="009E0027">
          <w:rPr>
            <w:rFonts w:ascii="Times New Roman" w:hAnsi="Times New Roman" w:cs="Times New Roman"/>
            <w:sz w:val="24"/>
            <w:szCs w:val="24"/>
          </w:rPr>
          <w:delText xml:space="preserve"> </w:delText>
        </w:r>
      </w:del>
      <w:r w:rsidR="002C4B0B" w:rsidRPr="00031896">
        <w:rPr>
          <w:rFonts w:ascii="Times New Roman" w:hAnsi="Times New Roman" w:cs="Times New Roman"/>
          <w:sz w:val="24"/>
          <w:szCs w:val="24"/>
        </w:rPr>
        <w:t>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w:t>
      </w:r>
      <w:bookmarkStart w:id="13" w:name="_Hlk186925358"/>
      <w:r w:rsidR="00771345">
        <w:rPr>
          <w:rFonts w:ascii="Times New Roman" w:hAnsi="Times New Roman" w:cs="Times New Roman"/>
          <w:sz w:val="24"/>
          <w:szCs w:val="24"/>
        </w:rPr>
        <w:t>.</w:t>
      </w:r>
      <w:ins w:id="14" w:author="Thomas, Gregg" w:date="2025-01-04T20:23:00Z">
        <w:r w:rsidR="009E0027">
          <w:rPr>
            <w:rFonts w:ascii="Times New Roman" w:hAnsi="Times New Roman" w:cs="Times New Roman"/>
            <w:sz w:val="24"/>
            <w:szCs w:val="24"/>
          </w:rPr>
          <w:t xml:space="preserve"> </w:t>
        </w:r>
      </w:ins>
      <w:bookmarkStart w:id="15" w:name="_Hlk186925210"/>
    </w:p>
    <w:p w14:paraId="67C2F15C" w14:textId="5A48E506" w:rsidR="002C4B0B" w:rsidRDefault="00D15C4D" w:rsidP="00FE27F9">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Our</w:t>
      </w:r>
      <w:r w:rsidRPr="00031896">
        <w:rPr>
          <w:rFonts w:ascii="Times New Roman" w:hAnsi="Times New Roman" w:cs="Times New Roman"/>
          <w:sz w:val="24"/>
          <w:szCs w:val="24"/>
        </w:rPr>
        <w:t xml:space="preserve"> results</w:t>
      </w:r>
      <w:r>
        <w:rPr>
          <w:rFonts w:ascii="Times New Roman" w:hAnsi="Times New Roman" w:cs="Times New Roman"/>
          <w:sz w:val="24"/>
          <w:szCs w:val="24"/>
        </w:rPr>
        <w:t xml:space="preserve"> help illuminate </w:t>
      </w:r>
      <w:r w:rsidRPr="00031896">
        <w:rPr>
          <w:rFonts w:ascii="Times New Roman" w:hAnsi="Times New Roman" w:cs="Times New Roman"/>
          <w:sz w:val="24"/>
          <w:szCs w:val="24"/>
        </w:rPr>
        <w:t>the complexities of phylogenomic datasets</w:t>
      </w:r>
      <w:r>
        <w:rPr>
          <w:rFonts w:ascii="Times New Roman" w:hAnsi="Times New Roman" w:cs="Times New Roman"/>
          <w:sz w:val="24"/>
          <w:szCs w:val="24"/>
        </w:rPr>
        <w:t xml:space="preserve"> and</w:t>
      </w:r>
      <w:r w:rsidR="00B62ABB">
        <w:rPr>
          <w:rFonts w:ascii="Times New Roman" w:hAnsi="Times New Roman" w:cs="Times New Roman"/>
          <w:sz w:val="24"/>
          <w:szCs w:val="24"/>
        </w:rPr>
        <w:t xml:space="preserve"> the</w:t>
      </w:r>
      <w:r>
        <w:rPr>
          <w:rFonts w:ascii="Times New Roman" w:hAnsi="Times New Roman" w:cs="Times New Roman"/>
          <w:sz w:val="24"/>
          <w:szCs w:val="24"/>
        </w:rPr>
        <w:t xml:space="preserve"> need to </w:t>
      </w:r>
      <w:r w:rsidRPr="00031896">
        <w:rPr>
          <w:rFonts w:ascii="Times New Roman" w:hAnsi="Times New Roman" w:cs="Times New Roman"/>
          <w:sz w:val="24"/>
          <w:szCs w:val="24"/>
        </w:rPr>
        <w:t>accommodate</w:t>
      </w:r>
      <w:r>
        <w:rPr>
          <w:rFonts w:ascii="Times New Roman" w:hAnsi="Times New Roman" w:cs="Times New Roman"/>
          <w:sz w:val="24"/>
          <w:szCs w:val="24"/>
        </w:rPr>
        <w:t xml:space="preserve"> phylogenetic discordance in genome-wide analyses. </w:t>
      </w:r>
      <w:r w:rsidR="00D92621">
        <w:rPr>
          <w:rFonts w:ascii="Times New Roman" w:hAnsi="Times New Roman" w:cs="Times New Roman"/>
          <w:sz w:val="24"/>
          <w:szCs w:val="24"/>
        </w:rPr>
        <w:t xml:space="preserve">Genomic data now dominate the study of </w:t>
      </w:r>
      <w:r w:rsidR="00FE27F9">
        <w:rPr>
          <w:rFonts w:ascii="Times New Roman" w:hAnsi="Times New Roman" w:cs="Times New Roman"/>
          <w:sz w:val="24"/>
          <w:szCs w:val="24"/>
        </w:rPr>
        <w:t xml:space="preserve">both </w:t>
      </w:r>
      <w:r w:rsidR="00D92621">
        <w:rPr>
          <w:rFonts w:ascii="Times New Roman" w:hAnsi="Times New Roman" w:cs="Times New Roman"/>
          <w:sz w:val="24"/>
          <w:szCs w:val="24"/>
        </w:rPr>
        <w:t>population</w:t>
      </w:r>
      <w:r w:rsidR="00B62ABB">
        <w:rPr>
          <w:rFonts w:ascii="Times New Roman" w:hAnsi="Times New Roman" w:cs="Times New Roman"/>
          <w:sz w:val="24"/>
          <w:szCs w:val="24"/>
        </w:rPr>
        <w:t xml:space="preserve"> genetics</w:t>
      </w:r>
      <w:r w:rsidR="00D92621">
        <w:rPr>
          <w:rFonts w:ascii="Times New Roman" w:hAnsi="Times New Roman" w:cs="Times New Roman"/>
          <w:sz w:val="24"/>
          <w:szCs w:val="24"/>
        </w:rPr>
        <w:t xml:space="preserve"> </w:t>
      </w:r>
      <w:r w:rsidR="00FE27F9">
        <w:rPr>
          <w:rFonts w:ascii="Times New Roman" w:hAnsi="Times New Roman" w:cs="Times New Roman"/>
          <w:sz w:val="24"/>
          <w:szCs w:val="24"/>
        </w:rPr>
        <w:t>and phylo</w:t>
      </w:r>
      <w:r w:rsidR="00D92621">
        <w:rPr>
          <w:rFonts w:ascii="Times New Roman" w:hAnsi="Times New Roman" w:cs="Times New Roman"/>
          <w:sz w:val="24"/>
          <w:szCs w:val="24"/>
        </w:rPr>
        <w:t>genetics, and these once disparate fields are increasingly</w:t>
      </w:r>
      <w:r w:rsidR="004404BA">
        <w:rPr>
          <w:rFonts w:ascii="Times New Roman" w:hAnsi="Times New Roman" w:cs="Times New Roman"/>
          <w:sz w:val="24"/>
          <w:szCs w:val="24"/>
        </w:rPr>
        <w:t xml:space="preserve"> </w:t>
      </w:r>
      <w:r w:rsidR="00D92621">
        <w:rPr>
          <w:rFonts w:ascii="Times New Roman" w:hAnsi="Times New Roman" w:cs="Times New Roman"/>
          <w:sz w:val="24"/>
          <w:szCs w:val="24"/>
        </w:rPr>
        <w:t xml:space="preserve">unified. </w:t>
      </w:r>
      <w:r w:rsidR="006A6BC9">
        <w:rPr>
          <w:rFonts w:ascii="Times New Roman" w:hAnsi="Times New Roman" w:cs="Times New Roman"/>
          <w:sz w:val="24"/>
          <w:szCs w:val="24"/>
        </w:rPr>
        <w:t>Species tree p</w:t>
      </w:r>
      <w:r w:rsidR="009E0027">
        <w:rPr>
          <w:rFonts w:ascii="Times New Roman" w:hAnsi="Times New Roman" w:cs="Times New Roman"/>
          <w:sz w:val="24"/>
          <w:szCs w:val="24"/>
        </w:rPr>
        <w:t>hylogen</w:t>
      </w:r>
      <w:r w:rsidR="00B67A99">
        <w:rPr>
          <w:rFonts w:ascii="Times New Roman" w:hAnsi="Times New Roman" w:cs="Times New Roman"/>
          <w:sz w:val="24"/>
          <w:szCs w:val="24"/>
        </w:rPr>
        <w:t>ies</w:t>
      </w:r>
      <w:r w:rsidR="009E0027">
        <w:rPr>
          <w:rFonts w:ascii="Times New Roman" w:hAnsi="Times New Roman" w:cs="Times New Roman"/>
          <w:sz w:val="24"/>
          <w:szCs w:val="24"/>
        </w:rPr>
        <w:t xml:space="preserve"> are </w:t>
      </w:r>
      <w:r w:rsidR="00B67A99">
        <w:rPr>
          <w:rFonts w:ascii="Times New Roman" w:hAnsi="Times New Roman" w:cs="Times New Roman"/>
          <w:sz w:val="24"/>
          <w:szCs w:val="24"/>
        </w:rPr>
        <w:t>an emergent pattern</w:t>
      </w:r>
      <w:r w:rsidR="009E0027">
        <w:rPr>
          <w:rFonts w:ascii="Times New Roman" w:hAnsi="Times New Roman" w:cs="Times New Roman"/>
          <w:sz w:val="24"/>
          <w:szCs w:val="24"/>
        </w:rPr>
        <w:t xml:space="preserve"> of the </w:t>
      </w:r>
      <w:r w:rsidR="00B67A99">
        <w:rPr>
          <w:rFonts w:ascii="Times New Roman" w:hAnsi="Times New Roman" w:cs="Times New Roman"/>
          <w:sz w:val="24"/>
          <w:szCs w:val="24"/>
        </w:rPr>
        <w:t xml:space="preserve">genome-wide </w:t>
      </w:r>
      <w:r w:rsidR="009E0027">
        <w:rPr>
          <w:rFonts w:ascii="Times New Roman" w:hAnsi="Times New Roman" w:cs="Times New Roman"/>
          <w:sz w:val="24"/>
          <w:szCs w:val="24"/>
        </w:rPr>
        <w:t xml:space="preserve">accumulation of </w:t>
      </w:r>
      <w:r w:rsidR="00B67A99">
        <w:rPr>
          <w:rFonts w:ascii="Times New Roman" w:hAnsi="Times New Roman" w:cs="Times New Roman"/>
          <w:sz w:val="24"/>
          <w:szCs w:val="24"/>
        </w:rPr>
        <w:t xml:space="preserve">stochastic and directional </w:t>
      </w:r>
      <w:r w:rsidR="00C606A9">
        <w:rPr>
          <w:rFonts w:ascii="Times New Roman" w:hAnsi="Times New Roman" w:cs="Times New Roman"/>
          <w:sz w:val="24"/>
          <w:szCs w:val="24"/>
        </w:rPr>
        <w:t>population</w:t>
      </w:r>
      <w:r w:rsidR="00C74F1A">
        <w:rPr>
          <w:rFonts w:ascii="Times New Roman" w:hAnsi="Times New Roman" w:cs="Times New Roman"/>
          <w:sz w:val="24"/>
          <w:szCs w:val="24"/>
        </w:rPr>
        <w:t>-</w:t>
      </w:r>
      <w:r w:rsidR="00B67A99">
        <w:rPr>
          <w:rFonts w:ascii="Times New Roman" w:hAnsi="Times New Roman" w:cs="Times New Roman"/>
          <w:sz w:val="24"/>
          <w:szCs w:val="24"/>
        </w:rPr>
        <w:t>level</w:t>
      </w:r>
      <w:r w:rsidR="00C606A9">
        <w:rPr>
          <w:rFonts w:ascii="Times New Roman" w:hAnsi="Times New Roman" w:cs="Times New Roman"/>
          <w:sz w:val="24"/>
          <w:szCs w:val="24"/>
        </w:rPr>
        <w:t xml:space="preserve"> processes</w:t>
      </w:r>
      <w:r w:rsidR="00B67A99">
        <w:rPr>
          <w:rFonts w:ascii="Times New Roman" w:hAnsi="Times New Roman" w:cs="Times New Roman"/>
          <w:sz w:val="24"/>
          <w:szCs w:val="24"/>
        </w:rPr>
        <w:t xml:space="preserve"> that cannot be </w:t>
      </w:r>
      <w:r w:rsidR="00C74F1A">
        <w:rPr>
          <w:rFonts w:ascii="Times New Roman" w:hAnsi="Times New Roman" w:cs="Times New Roman"/>
          <w:sz w:val="24"/>
          <w:szCs w:val="24"/>
        </w:rPr>
        <w:t xml:space="preserve">fully </w:t>
      </w:r>
      <w:r w:rsidR="004059B8">
        <w:rPr>
          <w:rFonts w:ascii="Times New Roman" w:hAnsi="Times New Roman" w:cs="Times New Roman"/>
          <w:sz w:val="24"/>
          <w:szCs w:val="24"/>
        </w:rPr>
        <w:t xml:space="preserve">captured or modeled </w:t>
      </w:r>
      <w:r w:rsidR="00B67A99">
        <w:rPr>
          <w:rFonts w:ascii="Times New Roman" w:hAnsi="Times New Roman" w:cs="Times New Roman"/>
          <w:sz w:val="24"/>
          <w:szCs w:val="24"/>
        </w:rPr>
        <w:t>by</w:t>
      </w:r>
      <w:r w:rsidR="004059B8">
        <w:rPr>
          <w:rFonts w:ascii="Times New Roman" w:hAnsi="Times New Roman" w:cs="Times New Roman"/>
          <w:sz w:val="24"/>
          <w:szCs w:val="24"/>
        </w:rPr>
        <w:t xml:space="preserve"> a single </w:t>
      </w:r>
      <w:r w:rsidR="00B67A99">
        <w:rPr>
          <w:rFonts w:ascii="Times New Roman" w:hAnsi="Times New Roman" w:cs="Times New Roman"/>
          <w:sz w:val="24"/>
          <w:szCs w:val="24"/>
        </w:rPr>
        <w:t>history</w:t>
      </w:r>
      <w:r w:rsidR="006A6BC9">
        <w:rPr>
          <w:rFonts w:ascii="Times New Roman" w:hAnsi="Times New Roman" w:cs="Times New Roman"/>
          <w:sz w:val="24"/>
          <w:szCs w:val="24"/>
        </w:rPr>
        <w:t xml:space="preserve"> (</w:t>
      </w:r>
      <w:r w:rsidR="006A6BC9">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D428F0">
        <w:rPr>
          <w:rFonts w:ascii="Times New Roman" w:hAnsi="Times New Roman" w:cs="Times New Roman"/>
          <w:sz w:val="24"/>
          <w:szCs w:val="24"/>
        </w:rPr>
        <w:instrText xml:space="preserve"> ADDIN EN.CITE </w:instrText>
      </w:r>
      <w:r w:rsidR="00D428F0">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D428F0">
        <w:rPr>
          <w:rFonts w:ascii="Times New Roman" w:hAnsi="Times New Roman" w:cs="Times New Roman"/>
          <w:sz w:val="24"/>
          <w:szCs w:val="24"/>
        </w:rPr>
        <w:instrText xml:space="preserve"> ADDIN EN.CITE.DATA </w:instrText>
      </w:r>
      <w:r w:rsidR="00D428F0">
        <w:rPr>
          <w:rFonts w:ascii="Times New Roman" w:hAnsi="Times New Roman" w:cs="Times New Roman"/>
          <w:sz w:val="24"/>
          <w:szCs w:val="24"/>
        </w:rPr>
      </w:r>
      <w:r w:rsidR="00D428F0">
        <w:rPr>
          <w:rFonts w:ascii="Times New Roman" w:hAnsi="Times New Roman" w:cs="Times New Roman"/>
          <w:sz w:val="24"/>
          <w:szCs w:val="24"/>
        </w:rPr>
        <w:fldChar w:fldCharType="end"/>
      </w:r>
      <w:r w:rsidR="006A6BC9">
        <w:rPr>
          <w:rFonts w:ascii="Times New Roman" w:hAnsi="Times New Roman" w:cs="Times New Roman"/>
          <w:sz w:val="24"/>
          <w:szCs w:val="24"/>
        </w:rPr>
      </w:r>
      <w:r w:rsidR="006A6BC9">
        <w:rPr>
          <w:rFonts w:ascii="Times New Roman" w:hAnsi="Times New Roman" w:cs="Times New Roman"/>
          <w:sz w:val="24"/>
          <w:szCs w:val="24"/>
        </w:rPr>
        <w:fldChar w:fldCharType="separate"/>
      </w:r>
      <w:r w:rsidR="00D428F0">
        <w:rPr>
          <w:rFonts w:ascii="Times New Roman" w:hAnsi="Times New Roman" w:cs="Times New Roman"/>
          <w:noProof/>
          <w:sz w:val="24"/>
          <w:szCs w:val="24"/>
        </w:rPr>
        <w:t>Steenwyk, et al. (2023)</w:t>
      </w:r>
      <w:r w:rsidR="006A6BC9">
        <w:rPr>
          <w:rFonts w:ascii="Times New Roman" w:hAnsi="Times New Roman" w:cs="Times New Roman"/>
          <w:sz w:val="24"/>
          <w:szCs w:val="24"/>
        </w:rPr>
        <w:fldChar w:fldCharType="end"/>
      </w:r>
      <w:r w:rsidR="006665FD">
        <w:rPr>
          <w:rFonts w:ascii="Times New Roman" w:hAnsi="Times New Roman" w:cs="Times New Roman"/>
          <w:sz w:val="24"/>
          <w:szCs w:val="24"/>
        </w:rPr>
        <w:t>.</w:t>
      </w:r>
      <w:r w:rsidR="005A04DA">
        <w:rPr>
          <w:rFonts w:ascii="Times New Roman" w:hAnsi="Times New Roman" w:cs="Times New Roman"/>
          <w:sz w:val="24"/>
          <w:szCs w:val="24"/>
        </w:rPr>
        <w:t xml:space="preserve"> </w:t>
      </w:r>
      <w:r w:rsidR="003F01B4">
        <w:rPr>
          <w:rFonts w:ascii="Times New Roman" w:hAnsi="Times New Roman" w:cs="Times New Roman"/>
          <w:sz w:val="24"/>
          <w:szCs w:val="24"/>
        </w:rPr>
        <w:t xml:space="preserve">Importantly, phylogenetic discordance </w:t>
      </w:r>
      <w:r w:rsidR="00FE27F9">
        <w:rPr>
          <w:rFonts w:ascii="Times New Roman" w:hAnsi="Times New Roman" w:cs="Times New Roman"/>
          <w:sz w:val="24"/>
          <w:szCs w:val="24"/>
        </w:rPr>
        <w:t>is</w:t>
      </w:r>
      <w:r w:rsidR="003F01B4">
        <w:rPr>
          <w:rFonts w:ascii="Times New Roman" w:hAnsi="Times New Roman" w:cs="Times New Roman"/>
          <w:sz w:val="24"/>
          <w:szCs w:val="24"/>
        </w:rPr>
        <w:t xml:space="preserve"> not limited</w:t>
      </w:r>
      <w:r w:rsidR="00B62ABB">
        <w:rPr>
          <w:rFonts w:ascii="Times New Roman" w:hAnsi="Times New Roman" w:cs="Times New Roman"/>
          <w:sz w:val="24"/>
          <w:szCs w:val="24"/>
        </w:rPr>
        <w:t xml:space="preserve"> to</w:t>
      </w:r>
      <w:r w:rsidR="003F01B4">
        <w:rPr>
          <w:rFonts w:ascii="Times New Roman" w:hAnsi="Times New Roman" w:cs="Times New Roman"/>
          <w:sz w:val="24"/>
          <w:szCs w:val="24"/>
        </w:rPr>
        <w:t xml:space="preserve"> closely related </w:t>
      </w:r>
      <w:r w:rsidR="00FE27F9">
        <w:rPr>
          <w:rFonts w:ascii="Times New Roman" w:hAnsi="Times New Roman" w:cs="Times New Roman"/>
          <w:sz w:val="24"/>
          <w:szCs w:val="24"/>
        </w:rPr>
        <w:t>populations or species</w:t>
      </w:r>
      <w:r w:rsidR="003F01B4">
        <w:rPr>
          <w:rFonts w:ascii="Times New Roman" w:hAnsi="Times New Roman" w:cs="Times New Roman"/>
          <w:sz w:val="24"/>
          <w:szCs w:val="24"/>
        </w:rPr>
        <w:t xml:space="preserve"> </w:t>
      </w:r>
      <w:r w:rsidR="00FE27F9">
        <w:rPr>
          <w:rFonts w:ascii="Times New Roman" w:hAnsi="Times New Roman" w:cs="Times New Roman"/>
          <w:sz w:val="24"/>
          <w:szCs w:val="24"/>
        </w:rPr>
        <w:t>and is expected to leave persistent signals over deep evolutionary timescales</w:t>
      </w:r>
      <w:r w:rsidR="00B62ABB">
        <w:rPr>
          <w:rFonts w:ascii="Times New Roman" w:hAnsi="Times New Roman" w:cs="Times New Roman"/>
          <w:sz w:val="24"/>
          <w:szCs w:val="24"/>
        </w:rPr>
        <w:t xml:space="preserve"> </w:t>
      </w:r>
      <w:r w:rsidR="00107B51">
        <w:rPr>
          <w:rFonts w:ascii="Times New Roman" w:hAnsi="Times New Roman" w:cs="Times New Roman"/>
          <w:sz w:val="24"/>
          <w:szCs w:val="24"/>
        </w:rPr>
        <w:t>{Oliver, 2013 #253}.</w:t>
      </w:r>
      <w:commentRangeStart w:id="16"/>
      <w:commentRangeEnd w:id="16"/>
      <w:r w:rsidR="00FE27F9">
        <w:rPr>
          <w:rStyle w:val="CommentReference"/>
        </w:rPr>
        <w:commentReference w:id="16"/>
      </w:r>
      <w:r w:rsidR="00FE27F9">
        <w:rPr>
          <w:rFonts w:ascii="Times New Roman" w:hAnsi="Times New Roman" w:cs="Times New Roman"/>
          <w:sz w:val="24"/>
          <w:szCs w:val="24"/>
        </w:rPr>
        <w:t xml:space="preserve"> </w:t>
      </w:r>
      <w:r w:rsidR="004404BA">
        <w:rPr>
          <w:rFonts w:ascii="Times New Roman" w:hAnsi="Times New Roman" w:cs="Times New Roman"/>
          <w:sz w:val="24"/>
          <w:szCs w:val="24"/>
        </w:rPr>
        <w:t xml:space="preserve">In turn, the use of tree-based frameworks for studying evolution </w:t>
      </w:r>
      <w:r w:rsidR="00FE27F9">
        <w:rPr>
          <w:rFonts w:ascii="Times New Roman" w:hAnsi="Times New Roman" w:cs="Times New Roman"/>
          <w:sz w:val="24"/>
          <w:szCs w:val="24"/>
        </w:rPr>
        <w:t xml:space="preserve">(at any timescale) </w:t>
      </w:r>
      <w:r w:rsidR="004404BA">
        <w:rPr>
          <w:rFonts w:ascii="Times New Roman" w:hAnsi="Times New Roman" w:cs="Times New Roman"/>
          <w:sz w:val="24"/>
          <w:szCs w:val="24"/>
        </w:rPr>
        <w:t xml:space="preserve">must incorporate the population-level processes that </w:t>
      </w:r>
      <w:r w:rsidR="006A6BC9">
        <w:rPr>
          <w:rFonts w:ascii="Times New Roman" w:hAnsi="Times New Roman" w:cs="Times New Roman"/>
          <w:sz w:val="24"/>
          <w:szCs w:val="24"/>
        </w:rPr>
        <w:t>shape</w:t>
      </w:r>
      <w:r w:rsidR="004404BA">
        <w:rPr>
          <w:rFonts w:ascii="Times New Roman" w:hAnsi="Times New Roman" w:cs="Times New Roman"/>
          <w:sz w:val="24"/>
          <w:szCs w:val="24"/>
        </w:rPr>
        <w:t xml:space="preserve"> phylogenetic discordance. </w:t>
      </w:r>
      <w:r w:rsidR="005A04DA">
        <w:rPr>
          <w:rFonts w:ascii="Times New Roman" w:hAnsi="Times New Roman" w:cs="Times New Roman"/>
          <w:sz w:val="24"/>
          <w:szCs w:val="24"/>
        </w:rPr>
        <w:t xml:space="preserve">There appear to be relatively few </w:t>
      </w:r>
      <w:r w:rsidR="005D76D2">
        <w:rPr>
          <w:rFonts w:ascii="Times New Roman" w:hAnsi="Times New Roman" w:cs="Times New Roman"/>
          <w:sz w:val="24"/>
          <w:szCs w:val="24"/>
        </w:rPr>
        <w:t xml:space="preserve">tree-based </w:t>
      </w:r>
      <w:r w:rsidR="005A04DA">
        <w:rPr>
          <w:rFonts w:ascii="Times New Roman" w:hAnsi="Times New Roman" w:cs="Times New Roman"/>
          <w:sz w:val="24"/>
          <w:szCs w:val="24"/>
        </w:rPr>
        <w:t>applications where the use</w:t>
      </w:r>
      <w:r w:rsidR="00B62ABB">
        <w:rPr>
          <w:rFonts w:ascii="Times New Roman" w:hAnsi="Times New Roman" w:cs="Times New Roman"/>
          <w:sz w:val="24"/>
          <w:szCs w:val="24"/>
        </w:rPr>
        <w:t xml:space="preserve"> of</w:t>
      </w:r>
      <w:r w:rsidR="005A04DA">
        <w:rPr>
          <w:rFonts w:ascii="Times New Roman" w:hAnsi="Times New Roman" w:cs="Times New Roman"/>
          <w:sz w:val="24"/>
          <w:szCs w:val="24"/>
        </w:rPr>
        <w:t xml:space="preserve"> a single evolutionary history is appropriate. Indeed, f</w:t>
      </w:r>
      <w:r w:rsidR="006A6BC9">
        <w:rPr>
          <w:rFonts w:ascii="Times New Roman" w:hAnsi="Times New Roman" w:cs="Times New Roman"/>
          <w:sz w:val="24"/>
          <w:szCs w:val="24"/>
        </w:rPr>
        <w:t xml:space="preserve">ailure to account for </w:t>
      </w:r>
      <w:r w:rsidR="005A04DA">
        <w:rPr>
          <w:rFonts w:ascii="Times New Roman" w:hAnsi="Times New Roman" w:cs="Times New Roman"/>
          <w:sz w:val="24"/>
          <w:szCs w:val="24"/>
        </w:rPr>
        <w:t xml:space="preserve">phylogenetic </w:t>
      </w:r>
      <w:r w:rsidR="006A6BC9">
        <w:rPr>
          <w:rFonts w:ascii="Times New Roman" w:hAnsi="Times New Roman" w:cs="Times New Roman"/>
          <w:sz w:val="24"/>
          <w:szCs w:val="24"/>
        </w:rPr>
        <w:t xml:space="preserve">discordance can lead to spurious inferences of molecular </w:t>
      </w:r>
      <w:r w:rsidR="005A04DA">
        <w:rPr>
          <w:rFonts w:ascii="Times New Roman" w:hAnsi="Times New Roman" w:cs="Times New Roman"/>
          <w:sz w:val="24"/>
          <w:szCs w:val="24"/>
        </w:rPr>
        <w:t xml:space="preserve">evolution (Figure 6; </w:t>
      </w:r>
      <w:r w:rsidR="005A04DA">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D428F0">
        <w:rPr>
          <w:rFonts w:ascii="Times New Roman" w:hAnsi="Times New Roman" w:cs="Times New Roman"/>
          <w:sz w:val="24"/>
          <w:szCs w:val="24"/>
        </w:rPr>
        <w:instrText xml:space="preserve"> ADDIN EN.CITE </w:instrText>
      </w:r>
      <w:r w:rsidR="00D428F0">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D428F0">
        <w:rPr>
          <w:rFonts w:ascii="Times New Roman" w:hAnsi="Times New Roman" w:cs="Times New Roman"/>
          <w:sz w:val="24"/>
          <w:szCs w:val="24"/>
        </w:rPr>
        <w:instrText xml:space="preserve"> ADDIN EN.CITE.DATA </w:instrText>
      </w:r>
      <w:r w:rsidR="00D428F0">
        <w:rPr>
          <w:rFonts w:ascii="Times New Roman" w:hAnsi="Times New Roman" w:cs="Times New Roman"/>
          <w:sz w:val="24"/>
          <w:szCs w:val="24"/>
        </w:rPr>
      </w:r>
      <w:r w:rsidR="00D428F0">
        <w:rPr>
          <w:rFonts w:ascii="Times New Roman" w:hAnsi="Times New Roman" w:cs="Times New Roman"/>
          <w:sz w:val="24"/>
          <w:szCs w:val="24"/>
        </w:rPr>
        <w:fldChar w:fldCharType="end"/>
      </w:r>
      <w:r w:rsidR="005A04DA">
        <w:rPr>
          <w:rFonts w:ascii="Times New Roman" w:hAnsi="Times New Roman" w:cs="Times New Roman"/>
          <w:sz w:val="24"/>
          <w:szCs w:val="24"/>
        </w:rPr>
      </w:r>
      <w:r w:rsidR="005A04DA">
        <w:rPr>
          <w:rFonts w:ascii="Times New Roman" w:hAnsi="Times New Roman" w:cs="Times New Roman"/>
          <w:sz w:val="24"/>
          <w:szCs w:val="24"/>
        </w:rPr>
        <w:fldChar w:fldCharType="separate"/>
      </w:r>
      <w:r w:rsidR="00D428F0">
        <w:rPr>
          <w:rFonts w:ascii="Times New Roman" w:hAnsi="Times New Roman" w:cs="Times New Roman"/>
          <w:noProof/>
          <w:sz w:val="24"/>
          <w:szCs w:val="24"/>
        </w:rPr>
        <w:t>(Mendes, et al. 2016)</w:t>
      </w:r>
      <w:r w:rsidR="005A04DA">
        <w:rPr>
          <w:rFonts w:ascii="Times New Roman" w:hAnsi="Times New Roman" w:cs="Times New Roman"/>
          <w:sz w:val="24"/>
          <w:szCs w:val="24"/>
        </w:rPr>
        <w:fldChar w:fldCharType="end"/>
      </w:r>
      <w:r w:rsidR="006A6BC9">
        <w:rPr>
          <w:rFonts w:ascii="Times New Roman" w:hAnsi="Times New Roman" w:cs="Times New Roman"/>
          <w:sz w:val="24"/>
          <w:szCs w:val="24"/>
        </w:rPr>
        <w:t>, trait evolution</w:t>
      </w:r>
      <w:r w:rsidR="005A04DA">
        <w:rPr>
          <w:rFonts w:ascii="Times New Roman" w:hAnsi="Times New Roman" w:cs="Times New Roman"/>
          <w:sz w:val="24"/>
          <w:szCs w:val="24"/>
        </w:rPr>
        <w:t xml:space="preserve"> </w:t>
      </w:r>
      <w:r w:rsidR="005A04DA">
        <w:rPr>
          <w:rFonts w:ascii="Times New Roman" w:hAnsi="Times New Roman" w:cs="Times New Roman"/>
          <w:noProof/>
          <w:sz w:val="24"/>
          <w:szCs w:val="24"/>
        </w:rPr>
        <w:t>(Avise and Robinson 2008; Hahn and Nakhleh 2016)</w:t>
      </w:r>
      <w:r w:rsidR="005A04DA">
        <w:rPr>
          <w:rFonts w:ascii="Times New Roman" w:hAnsi="Times New Roman" w:cs="Times New Roman"/>
          <w:sz w:val="24"/>
          <w:szCs w:val="24"/>
        </w:rPr>
        <w:t>,</w:t>
      </w:r>
      <w:r w:rsidR="006A6BC9">
        <w:rPr>
          <w:rFonts w:ascii="Times New Roman" w:hAnsi="Times New Roman" w:cs="Times New Roman"/>
          <w:sz w:val="24"/>
          <w:szCs w:val="24"/>
        </w:rPr>
        <w:t xml:space="preserve"> and even species diversification </w:t>
      </w:r>
      <w:r w:rsidR="006A6BC9">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6A6BC9">
        <w:rPr>
          <w:rFonts w:ascii="Times New Roman" w:hAnsi="Times New Roman" w:cs="Times New Roman"/>
          <w:sz w:val="24"/>
          <w:szCs w:val="24"/>
        </w:rPr>
        <w:instrText xml:space="preserve"> ADDIN EN.CITE </w:instrText>
      </w:r>
      <w:r w:rsidR="006A6BC9">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6A6BC9">
        <w:rPr>
          <w:rFonts w:ascii="Times New Roman" w:hAnsi="Times New Roman" w:cs="Times New Roman"/>
          <w:sz w:val="24"/>
          <w:szCs w:val="24"/>
        </w:rPr>
        <w:instrText xml:space="preserve"> ADDIN EN.CITE.DATA </w:instrText>
      </w:r>
      <w:r w:rsidR="006A6BC9">
        <w:rPr>
          <w:rFonts w:ascii="Times New Roman" w:hAnsi="Times New Roman" w:cs="Times New Roman"/>
          <w:sz w:val="24"/>
          <w:szCs w:val="24"/>
        </w:rPr>
      </w:r>
      <w:r w:rsidR="006A6BC9">
        <w:rPr>
          <w:rFonts w:ascii="Times New Roman" w:hAnsi="Times New Roman" w:cs="Times New Roman"/>
          <w:sz w:val="24"/>
          <w:szCs w:val="24"/>
        </w:rPr>
        <w:fldChar w:fldCharType="end"/>
      </w:r>
      <w:r w:rsidR="006A6BC9">
        <w:rPr>
          <w:rFonts w:ascii="Times New Roman" w:hAnsi="Times New Roman" w:cs="Times New Roman"/>
          <w:sz w:val="24"/>
          <w:szCs w:val="24"/>
        </w:rPr>
      </w:r>
      <w:r w:rsidR="006A6BC9">
        <w:rPr>
          <w:rFonts w:ascii="Times New Roman" w:hAnsi="Times New Roman" w:cs="Times New Roman"/>
          <w:sz w:val="24"/>
          <w:szCs w:val="24"/>
        </w:rPr>
        <w:fldChar w:fldCharType="separate"/>
      </w:r>
      <w:r w:rsidR="006A6BC9">
        <w:rPr>
          <w:rFonts w:ascii="Times New Roman" w:hAnsi="Times New Roman" w:cs="Times New Roman"/>
          <w:noProof/>
          <w:sz w:val="24"/>
          <w:szCs w:val="24"/>
        </w:rPr>
        <w:t>(Louca and Pennell 2020)</w:t>
      </w:r>
      <w:r w:rsidR="006A6BC9">
        <w:rPr>
          <w:rFonts w:ascii="Times New Roman" w:hAnsi="Times New Roman" w:cs="Times New Roman"/>
          <w:sz w:val="24"/>
          <w:szCs w:val="24"/>
        </w:rPr>
        <w:fldChar w:fldCharType="end"/>
      </w:r>
      <w:r w:rsidR="005A04DA">
        <w:rPr>
          <w:rFonts w:ascii="Times New Roman" w:hAnsi="Times New Roman" w:cs="Times New Roman"/>
          <w:sz w:val="24"/>
          <w:szCs w:val="24"/>
        </w:rPr>
        <w:t xml:space="preserve">. </w:t>
      </w:r>
      <w:r w:rsidR="004404BA">
        <w:rPr>
          <w:rFonts w:ascii="Times New Roman" w:hAnsi="Times New Roman" w:cs="Times New Roman"/>
          <w:sz w:val="24"/>
          <w:szCs w:val="24"/>
        </w:rPr>
        <w:t>Similar to</w:t>
      </w:r>
      <w:r w:rsidR="006A6BC9">
        <w:rPr>
          <w:rFonts w:ascii="Times New Roman" w:hAnsi="Times New Roman" w:cs="Times New Roman"/>
          <w:sz w:val="24"/>
          <w:szCs w:val="24"/>
        </w:rPr>
        <w:t xml:space="preserve"> the need for robust baseline models</w:t>
      </w:r>
      <w:r w:rsidR="004404BA">
        <w:rPr>
          <w:rFonts w:ascii="Times New Roman" w:hAnsi="Times New Roman" w:cs="Times New Roman"/>
          <w:sz w:val="24"/>
          <w:szCs w:val="24"/>
        </w:rPr>
        <w:t xml:space="preserve"> </w:t>
      </w:r>
      <w:r w:rsidR="006A6BC9">
        <w:rPr>
          <w:rFonts w:ascii="Times New Roman" w:hAnsi="Times New Roman" w:cs="Times New Roman"/>
          <w:sz w:val="24"/>
          <w:szCs w:val="24"/>
        </w:rPr>
        <w:t xml:space="preserve">in </w:t>
      </w:r>
      <w:r w:rsidR="004404BA">
        <w:rPr>
          <w:rFonts w:ascii="Times New Roman" w:hAnsi="Times New Roman" w:cs="Times New Roman"/>
          <w:sz w:val="24"/>
          <w:szCs w:val="24"/>
        </w:rPr>
        <w:t>population genomic inference (</w:t>
      </w:r>
      <w:r w:rsidR="004404BA">
        <w:rPr>
          <w:rFonts w:ascii="Times New Roman" w:hAnsi="Times New Roman" w:cs="Times New Roman"/>
          <w:sz w:val="24"/>
          <w:szCs w:val="24"/>
        </w:rPr>
        <w:fldChar w:fldCharType="begin">
          <w:fldData xml:space="preserve">PEVuZE5vdGU+PENpdGUgQXV0aG9yWWVhcj0iMSI+PEF1dGhvcj5Kb2hyaTwvQXV0aG9yPjxZZWFy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</w:fldData>
        </w:fldChar>
      </w:r>
      <w:r w:rsidR="00D428F0">
        <w:rPr>
          <w:rFonts w:ascii="Times New Roman" w:hAnsi="Times New Roman" w:cs="Times New Roman"/>
          <w:sz w:val="24"/>
          <w:szCs w:val="24"/>
        </w:rPr>
        <w:instrText xml:space="preserve"> ADDIN EN.CITE </w:instrText>
      </w:r>
      <w:r w:rsidR="00D428F0">
        <w:rPr>
          <w:rFonts w:ascii="Times New Roman" w:hAnsi="Times New Roman" w:cs="Times New Roman"/>
          <w:sz w:val="24"/>
          <w:szCs w:val="24"/>
        </w:rPr>
        <w:fldChar w:fldCharType="begin">
          <w:fldData xml:space="preserve">PEVuZE5vdGU+PENpdGUgQXV0aG9yWWVhcj0iMSI+PEF1dGhvcj5Kb2hyaTwvQXV0aG9yPjxZZWFy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</w:fldData>
        </w:fldChar>
      </w:r>
      <w:r w:rsidR="00D428F0">
        <w:rPr>
          <w:rFonts w:ascii="Times New Roman" w:hAnsi="Times New Roman" w:cs="Times New Roman"/>
          <w:sz w:val="24"/>
          <w:szCs w:val="24"/>
        </w:rPr>
        <w:instrText xml:space="preserve"> ADDIN EN.CITE.DATA </w:instrText>
      </w:r>
      <w:r w:rsidR="00D428F0">
        <w:rPr>
          <w:rFonts w:ascii="Times New Roman" w:hAnsi="Times New Roman" w:cs="Times New Roman"/>
          <w:sz w:val="24"/>
          <w:szCs w:val="24"/>
        </w:rPr>
      </w:r>
      <w:r w:rsidR="00D428F0">
        <w:rPr>
          <w:rFonts w:ascii="Times New Roman" w:hAnsi="Times New Roman" w:cs="Times New Roman"/>
          <w:sz w:val="24"/>
          <w:szCs w:val="24"/>
        </w:rPr>
        <w:fldChar w:fldCharType="end"/>
      </w:r>
      <w:r w:rsidR="004404BA">
        <w:rPr>
          <w:rFonts w:ascii="Times New Roman" w:hAnsi="Times New Roman" w:cs="Times New Roman"/>
          <w:sz w:val="24"/>
          <w:szCs w:val="24"/>
        </w:rPr>
      </w:r>
      <w:r w:rsidR="004404BA">
        <w:rPr>
          <w:rFonts w:ascii="Times New Roman" w:hAnsi="Times New Roman" w:cs="Times New Roman"/>
          <w:sz w:val="24"/>
          <w:szCs w:val="24"/>
        </w:rPr>
        <w:fldChar w:fldCharType="separate"/>
      </w:r>
      <w:r w:rsidR="00D428F0">
        <w:rPr>
          <w:rFonts w:ascii="Times New Roman" w:hAnsi="Times New Roman" w:cs="Times New Roman"/>
          <w:noProof/>
          <w:sz w:val="24"/>
          <w:szCs w:val="24"/>
        </w:rPr>
        <w:t>Johri, et al. (2022)</w:t>
      </w:r>
      <w:r w:rsidR="004404BA">
        <w:rPr>
          <w:rFonts w:ascii="Times New Roman" w:hAnsi="Times New Roman" w:cs="Times New Roman"/>
          <w:sz w:val="24"/>
          <w:szCs w:val="24"/>
        </w:rPr>
        <w:fldChar w:fldCharType="end"/>
      </w:r>
      <w:r w:rsidR="004404BA">
        <w:rPr>
          <w:rFonts w:ascii="Times New Roman" w:hAnsi="Times New Roman" w:cs="Times New Roman"/>
          <w:sz w:val="24"/>
          <w:szCs w:val="24"/>
        </w:rPr>
        <w:t xml:space="preserve">, understanding the </w:t>
      </w:r>
      <w:r w:rsidR="006A6BC9">
        <w:rPr>
          <w:rFonts w:ascii="Times New Roman" w:hAnsi="Times New Roman" w:cs="Times New Roman"/>
          <w:sz w:val="24"/>
          <w:szCs w:val="24"/>
        </w:rPr>
        <w:t xml:space="preserve">causes and </w:t>
      </w:r>
      <w:r w:rsidR="004404BA">
        <w:rPr>
          <w:rFonts w:ascii="Times New Roman" w:hAnsi="Times New Roman" w:cs="Times New Roman"/>
          <w:sz w:val="24"/>
          <w:szCs w:val="24"/>
        </w:rPr>
        <w:t xml:space="preserve">landscape of phylogenetic discordance </w:t>
      </w:r>
      <w:r w:rsidR="006A6BC9">
        <w:rPr>
          <w:rFonts w:ascii="Times New Roman" w:hAnsi="Times New Roman" w:cs="Times New Roman"/>
          <w:sz w:val="24"/>
          <w:szCs w:val="24"/>
        </w:rPr>
        <w:t>constitutes a critical first step in phylogenomic analysis (</w:t>
      </w:r>
      <w:r w:rsidR="006A6BC9">
        <w:rPr>
          <w:rFonts w:ascii="Times New Roman" w:hAnsi="Times New Roman" w:cs="Times New Roman"/>
          <w:sz w:val="24"/>
          <w:szCs w:val="24"/>
        </w:rPr>
        <w:fldChar w:fldCharType="begin"/>
      </w:r>
      <w:r w:rsidR="00D428F0">
        <w:rPr>
          <w:rFonts w:ascii="Times New Roman" w:hAnsi="Times New Roman" w:cs="Times New Roman"/>
          <w:sz w:val="24"/>
          <w:szCs w:val="24"/>
        </w:rPr>
        <w:instrText xml:space="preserve"> ADDIN EN.CITE &lt;EndNote&gt;&lt;Cite AuthorYear="1"&gt;&lt;Author&gt;Mirarab&lt;/Author&gt;&lt;Year&gt;2021&lt;/Year&gt;&lt;RecNum&gt;251&lt;/RecNum&gt;&lt;DisplayText&gt;Mirarab, et al. (2021)&lt;/DisplayText&gt;&lt;record&gt;&lt;rec-number&gt;251&lt;/rec-number&gt;&lt;foreign-keys&gt;&lt;key app="EN" db-id="vdwt9psdezv5tlee9vn5swzfzafw0azp5adx" timestamp="1736048614"&gt;251&lt;/key&gt;&lt;/foreign-keys&gt;&lt;ref-type name="Journal Article"&gt;17&lt;/ref-type&gt;&lt;contributors&gt;&lt;authors&gt;&lt;author&gt;Mirarab, Siavash&lt;/author&gt;&lt;author&gt;Nakhleh, Luay&lt;/author&gt;&lt;author&gt;Warnow, Tandy&lt;/author&gt;&lt;/authors&gt;&lt;/contributors&gt;&lt;titles&gt;&lt;title&gt;Multispecies coalescent: theory and applications in phylogenetics&lt;/title&gt;&lt;secondary-title&gt;Annual Review of Ecology, Evolution, and Systematics&lt;/secondary-title&gt;&lt;/titles&gt;&lt;periodical&gt;&lt;full-title&gt;Annual Review of Ecology, Evolution, and Systematics&lt;/full-title&gt;&lt;/periodical&gt;&lt;pages&gt;247-268&lt;/pages&gt;&lt;volume&gt;52&lt;/volume&gt;&lt;number&gt;1&lt;/number&gt;&lt;dates&gt;&lt;year&gt;2021&lt;/year&gt;&lt;/dates&gt;&lt;isbn&gt;1543-592X&lt;/isbn&gt;&lt;urls&gt;&lt;/urls&gt;&lt;/record&gt;&lt;/Cite&gt;&lt;/EndNote&gt;</w:instrText>
      </w:r>
      <w:r w:rsidR="006A6BC9">
        <w:rPr>
          <w:rFonts w:ascii="Times New Roman" w:hAnsi="Times New Roman" w:cs="Times New Roman"/>
          <w:sz w:val="24"/>
          <w:szCs w:val="24"/>
        </w:rPr>
        <w:fldChar w:fldCharType="separate"/>
      </w:r>
      <w:r w:rsidR="00D428F0">
        <w:rPr>
          <w:rFonts w:ascii="Times New Roman" w:hAnsi="Times New Roman" w:cs="Times New Roman"/>
          <w:noProof/>
          <w:sz w:val="24"/>
          <w:szCs w:val="24"/>
        </w:rPr>
        <w:t>Mirarab, et al. (2021)</w:t>
      </w:r>
      <w:r w:rsidR="006A6BC9">
        <w:rPr>
          <w:rFonts w:ascii="Times New Roman" w:hAnsi="Times New Roman" w:cs="Times New Roman"/>
          <w:sz w:val="24"/>
          <w:szCs w:val="24"/>
        </w:rPr>
        <w:fldChar w:fldCharType="end"/>
      </w:r>
      <w:r w:rsidR="006A6BC9">
        <w:rPr>
          <w:rFonts w:ascii="Times New Roman" w:hAnsi="Times New Roman" w:cs="Times New Roman"/>
          <w:sz w:val="24"/>
          <w:szCs w:val="24"/>
        </w:rPr>
        <w:t>(</w:t>
      </w:r>
      <w:r w:rsidR="006A6BC9">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D428F0">
        <w:rPr>
          <w:rFonts w:ascii="Times New Roman" w:hAnsi="Times New Roman" w:cs="Times New Roman"/>
          <w:sz w:val="24"/>
          <w:szCs w:val="24"/>
        </w:rPr>
        <w:instrText xml:space="preserve"> ADDIN EN.CITE </w:instrText>
      </w:r>
      <w:r w:rsidR="00D428F0">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D428F0">
        <w:rPr>
          <w:rFonts w:ascii="Times New Roman" w:hAnsi="Times New Roman" w:cs="Times New Roman"/>
          <w:sz w:val="24"/>
          <w:szCs w:val="24"/>
        </w:rPr>
        <w:instrText xml:space="preserve"> ADDIN EN.CITE.DATA </w:instrText>
      </w:r>
      <w:r w:rsidR="00D428F0">
        <w:rPr>
          <w:rFonts w:ascii="Times New Roman" w:hAnsi="Times New Roman" w:cs="Times New Roman"/>
          <w:sz w:val="24"/>
          <w:szCs w:val="24"/>
        </w:rPr>
      </w:r>
      <w:r w:rsidR="00D428F0">
        <w:rPr>
          <w:rFonts w:ascii="Times New Roman" w:hAnsi="Times New Roman" w:cs="Times New Roman"/>
          <w:sz w:val="24"/>
          <w:szCs w:val="24"/>
        </w:rPr>
        <w:fldChar w:fldCharType="end"/>
      </w:r>
      <w:r w:rsidR="006A6BC9">
        <w:rPr>
          <w:rFonts w:ascii="Times New Roman" w:hAnsi="Times New Roman" w:cs="Times New Roman"/>
          <w:sz w:val="24"/>
          <w:szCs w:val="24"/>
        </w:rPr>
      </w:r>
      <w:r w:rsidR="006A6BC9">
        <w:rPr>
          <w:rFonts w:ascii="Times New Roman" w:hAnsi="Times New Roman" w:cs="Times New Roman"/>
          <w:sz w:val="24"/>
          <w:szCs w:val="24"/>
        </w:rPr>
        <w:fldChar w:fldCharType="separate"/>
      </w:r>
      <w:r w:rsidR="00D428F0">
        <w:rPr>
          <w:rFonts w:ascii="Times New Roman" w:hAnsi="Times New Roman" w:cs="Times New Roman"/>
          <w:noProof/>
          <w:sz w:val="24"/>
          <w:szCs w:val="24"/>
        </w:rPr>
        <w:t>Steenwyk, et al. (2023)</w:t>
      </w:r>
      <w:r w:rsidR="006A6BC9">
        <w:rPr>
          <w:rFonts w:ascii="Times New Roman" w:hAnsi="Times New Roman" w:cs="Times New Roman"/>
          <w:sz w:val="24"/>
          <w:szCs w:val="24"/>
        </w:rPr>
        <w:fldChar w:fldCharType="end"/>
      </w:r>
      <w:r w:rsidR="006A6BC9">
        <w:rPr>
          <w:rFonts w:ascii="Times New Roman" w:hAnsi="Times New Roman" w:cs="Times New Roman"/>
          <w:sz w:val="24"/>
          <w:szCs w:val="24"/>
        </w:rPr>
        <w:t xml:space="preserve">. </w:t>
      </w:r>
      <w:bookmarkEnd w:id="13"/>
      <w:bookmarkEnd w:id="15"/>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t xml:space="preserve">Materials &amp; </w:t>
      </w:r>
      <w:r w:rsidR="00A849E6" w:rsidRPr="00197A2B">
        <w:t>Methods</w:t>
      </w:r>
    </w:p>
    <w:p w14:paraId="0EEFF44E" w14:textId="77777777" w:rsidR="00A849E6" w:rsidRDefault="00A849E6" w:rsidP="00A849E6">
      <w:pPr>
        <w:pStyle w:val="Heading2"/>
      </w:pPr>
      <w:r w:rsidRPr="00031896">
        <w:lastRenderedPageBreak/>
        <w:t>Sample collection</w:t>
      </w:r>
      <w:r>
        <w:t xml:space="preserve"> and assembly</w:t>
      </w:r>
    </w:p>
    <w:p w14:paraId="267C0DCF" w14:textId="0EDC272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46DDE164"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w:t>
      </w:r>
      <w:r w:rsidR="00DC5B3B">
        <w:rPr>
          <w:rFonts w:ascii="Times New Roman" w:hAnsi="Times New Roman" w:cs="Times New Roman"/>
          <w:sz w:val="24"/>
          <w:szCs w:val="24"/>
        </w:rPr>
        <w:t xml:space="preserve">Figure </w:t>
      </w:r>
      <w:r>
        <w:rPr>
          <w:rFonts w:ascii="Times New Roman" w:hAnsi="Times New Roman" w:cs="Times New Roman"/>
          <w:sz w:val="24"/>
          <w:szCs w:val="24"/>
        </w:rPr>
        <w:t>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13"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3E100936"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 xml:space="preserve">(Capella-Gutierrez, et </w:t>
      </w:r>
      <w:r w:rsidR="001B6D59">
        <w:rPr>
          <w:rFonts w:ascii="Times New Roman" w:hAnsi="Times New Roman" w:cs="Times New Roman"/>
          <w:noProof/>
          <w:sz w:val="24"/>
          <w:szCs w:val="24"/>
        </w:rPr>
        <w:lastRenderedPageBreak/>
        <w:t>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2129309F"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D428F0">
        <w:rPr>
          <w:rFonts w:ascii="Times New Roman" w:hAnsi="Times New Roman" w:cs="Times New Roman"/>
          <w:sz w:val="24"/>
          <w:szCs w:val="24"/>
        </w:rPr>
        <w:instrText xml:space="preserve"> ADDIN EN.CITE </w:instrText>
      </w:r>
      <w:r w:rsidR="00D428F0">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D428F0">
        <w:rPr>
          <w:rFonts w:ascii="Times New Roman" w:hAnsi="Times New Roman" w:cs="Times New Roman"/>
          <w:sz w:val="24"/>
          <w:szCs w:val="24"/>
        </w:rPr>
        <w:instrText xml:space="preserve"> ADDIN EN.CITE.DATA </w:instrText>
      </w:r>
      <w:r w:rsidR="00D428F0">
        <w:rPr>
          <w:rFonts w:ascii="Times New Roman" w:hAnsi="Times New Roman" w:cs="Times New Roman"/>
          <w:sz w:val="24"/>
          <w:szCs w:val="24"/>
        </w:rPr>
      </w:r>
      <w:r w:rsidR="00D428F0">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D428F0">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09CC3A12"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D428F0">
        <w:rPr>
          <w:rFonts w:ascii="Times New Roman" w:hAnsi="Times New Roman" w:cs="Times New Roman"/>
          <w:sz w:val="24"/>
          <w:szCs w:val="24"/>
        </w:rPr>
        <w:instrText xml:space="preserve"> ADDIN EN.CITE </w:instrText>
      </w:r>
      <w:r w:rsidR="00D428F0">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D428F0">
        <w:rPr>
          <w:rFonts w:ascii="Times New Roman" w:hAnsi="Times New Roman" w:cs="Times New Roman"/>
          <w:sz w:val="24"/>
          <w:szCs w:val="24"/>
        </w:rPr>
        <w:instrText xml:space="preserve"> ADDIN EN.CITE.DATA </w:instrText>
      </w:r>
      <w:r w:rsidR="00D428F0">
        <w:rPr>
          <w:rFonts w:ascii="Times New Roman" w:hAnsi="Times New Roman" w:cs="Times New Roman"/>
          <w:sz w:val="24"/>
          <w:szCs w:val="24"/>
        </w:rPr>
      </w:r>
      <w:r w:rsidR="00D428F0">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D428F0">
        <w:rPr>
          <w:rFonts w:ascii="Times New Roman" w:hAnsi="Times New Roman" w:cs="Times New Roman"/>
          <w:noProof/>
          <w:sz w:val="24"/>
          <w:szCs w:val="24"/>
        </w:rPr>
        <w:t>(Minh, Hahn, et al. 2020; 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D428F0">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D428F0">
        <w:rPr>
          <w:rFonts w:ascii="Times New Roman" w:hAnsi="Times New Roman" w:cs="Times New Roman"/>
          <w:noProof/>
          <w:sz w:val="24"/>
          <w:szCs w:val="24"/>
        </w:rPr>
        <w:t>(Minh, Hahn,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D428F0">
        <w:rPr>
          <w:rFonts w:ascii="Times New Roman" w:hAnsi="Times New Roman" w:cs="Times New Roman"/>
          <w:sz w:val="24"/>
          <w:szCs w:val="24"/>
        </w:rPr>
        <w:instrText xml:space="preserve"> ADDIN EN.CITE </w:instrText>
      </w:r>
      <w:r w:rsidR="00D428F0">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D428F0">
        <w:rPr>
          <w:rFonts w:ascii="Times New Roman" w:hAnsi="Times New Roman" w:cs="Times New Roman"/>
          <w:sz w:val="24"/>
          <w:szCs w:val="24"/>
        </w:rPr>
        <w:instrText xml:space="preserve"> ADDIN EN.CITE.DATA </w:instrText>
      </w:r>
      <w:r w:rsidR="00D428F0">
        <w:rPr>
          <w:rFonts w:ascii="Times New Roman" w:hAnsi="Times New Roman" w:cs="Times New Roman"/>
          <w:sz w:val="24"/>
          <w:szCs w:val="24"/>
        </w:rPr>
      </w:r>
      <w:r w:rsidR="00D428F0">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D428F0">
        <w:rPr>
          <w:rFonts w:ascii="Times New Roman" w:hAnsi="Times New Roman" w:cs="Times New Roman"/>
          <w:noProof/>
          <w:sz w:val="24"/>
          <w:szCs w:val="24"/>
        </w:rPr>
        <w:t>(Smith, Moore, et al. 2015)</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55042B32"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D428F0">
        <w:rPr>
          <w:rFonts w:ascii="Times New Roman" w:hAnsi="Times New Roman" w:cs="Times New Roman"/>
          <w:sz w:val="24"/>
          <w:szCs w:val="24"/>
        </w:rPr>
        <w:instrText xml:space="preserve"> ADDIN EN.CITE </w:instrText>
      </w:r>
      <w:r w:rsidR="00D428F0">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D428F0">
        <w:rPr>
          <w:rFonts w:ascii="Times New Roman" w:hAnsi="Times New Roman" w:cs="Times New Roman"/>
          <w:sz w:val="24"/>
          <w:szCs w:val="24"/>
        </w:rPr>
        <w:instrText xml:space="preserve"> ADDIN EN.CITE.DATA </w:instrText>
      </w:r>
      <w:r w:rsidR="00D428F0">
        <w:rPr>
          <w:rFonts w:ascii="Times New Roman" w:hAnsi="Times New Roman" w:cs="Times New Roman"/>
          <w:sz w:val="24"/>
          <w:szCs w:val="24"/>
        </w:rPr>
      </w:r>
      <w:r w:rsidR="00D428F0">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D428F0">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lastRenderedPageBreak/>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Maximum ages were set for </w:t>
      </w:r>
      <w:proofErr w:type="spellStart"/>
      <w:r w:rsidR="00F005EA">
        <w:rPr>
          <w:rFonts w:ascii="Times New Roman" w:hAnsi="Times New Roman" w:cs="Times New Roman"/>
          <w:sz w:val="24"/>
          <w:szCs w:val="24"/>
        </w:rPr>
        <w:t>Otomyini+Arvicanthini</w:t>
      </w:r>
      <w:proofErr w:type="spellEnd"/>
      <w:r w:rsidR="00F005EA">
        <w:rPr>
          <w:rFonts w:ascii="Times New Roman" w:hAnsi="Times New Roman" w:cs="Times New Roman"/>
          <w:sz w:val="24"/>
          <w:szCs w:val="24"/>
        </w:rPr>
        <w:t xml:space="preserve">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set of the murine genomes used to infer the species tree and relate that discordance to other features of the genome, such as recombination rate, proximity to genes, and rates of molecular evolution. 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alleni</w:t>
      </w:r>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5752533D"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D428F0">
        <w:rPr>
          <w:rFonts w:ascii="Times New Roman" w:hAnsi="Times New Roman" w:cs="Times New Roman"/>
          <w:sz w:val="24"/>
          <w:szCs w:val="24"/>
        </w:rPr>
        <w:instrText xml:space="preserve"> ADDIN EN.CITE </w:instrText>
      </w:r>
      <w:r w:rsidR="00D428F0">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D428F0">
        <w:rPr>
          <w:rFonts w:ascii="Times New Roman" w:hAnsi="Times New Roman" w:cs="Times New Roman"/>
          <w:sz w:val="24"/>
          <w:szCs w:val="24"/>
        </w:rPr>
        <w:instrText xml:space="preserve"> ADDIN EN.CITE.DATA </w:instrText>
      </w:r>
      <w:r w:rsidR="00D428F0">
        <w:rPr>
          <w:rFonts w:ascii="Times New Roman" w:hAnsi="Times New Roman" w:cs="Times New Roman"/>
          <w:sz w:val="24"/>
          <w:szCs w:val="24"/>
        </w:rPr>
      </w:r>
      <w:r w:rsidR="00D428F0">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D428F0">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t>
      </w:r>
      <w:r>
        <w:rPr>
          <w:rFonts w:ascii="Times New Roman" w:hAnsi="Times New Roman" w:cs="Times New Roman"/>
          <w:sz w:val="24"/>
          <w:szCs w:val="24"/>
        </w:rPr>
        <w:lastRenderedPageBreak/>
        <w:t>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CA71ABF"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4"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w:t>
      </w:r>
      <w:r>
        <w:rPr>
          <w:rFonts w:ascii="Times New Roman" w:hAnsi="Times New Roman" w:cs="Times New Roman"/>
          <w:iCs/>
          <w:sz w:val="24"/>
          <w:szCs w:val="24"/>
        </w:rPr>
        <w:lastRenderedPageBreak/>
        <w:t>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843B63C"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081B5A48"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D428F0">
        <w:rPr>
          <w:rFonts w:ascii="Times New Roman" w:hAnsi="Times New Roman" w:cs="Times New Roman"/>
          <w:sz w:val="24"/>
          <w:szCs w:val="24"/>
        </w:rPr>
        <w:instrText xml:space="preserve"> ADDIN EN.CITE </w:instrText>
      </w:r>
      <w:r w:rsidR="00D428F0">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D428F0">
        <w:rPr>
          <w:rFonts w:ascii="Times New Roman" w:hAnsi="Times New Roman" w:cs="Times New Roman"/>
          <w:sz w:val="24"/>
          <w:szCs w:val="24"/>
        </w:rPr>
        <w:instrText xml:space="preserve"> ADDIN EN.CITE.DATA </w:instrText>
      </w:r>
      <w:r w:rsidR="00D428F0">
        <w:rPr>
          <w:rFonts w:ascii="Times New Roman" w:hAnsi="Times New Roman" w:cs="Times New Roman"/>
          <w:sz w:val="24"/>
          <w:szCs w:val="24"/>
        </w:rPr>
      </w:r>
      <w:r w:rsidR="00D428F0">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D428F0">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D428F0">
        <w:rPr>
          <w:rFonts w:ascii="Times New Roman" w:hAnsi="Times New Roman" w:cs="Times New Roman"/>
          <w:sz w:val="24"/>
          <w:szCs w:val="24"/>
        </w:rPr>
        <w:instrText xml:space="preserve"> ADDIN EN.CITE </w:instrText>
      </w:r>
      <w:r w:rsidR="00D428F0">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D428F0">
        <w:rPr>
          <w:rFonts w:ascii="Times New Roman" w:hAnsi="Times New Roman" w:cs="Times New Roman"/>
          <w:sz w:val="24"/>
          <w:szCs w:val="24"/>
        </w:rPr>
        <w:instrText xml:space="preserve"> ADDIN EN.CITE.DATA </w:instrText>
      </w:r>
      <w:r w:rsidR="00D428F0">
        <w:rPr>
          <w:rFonts w:ascii="Times New Roman" w:hAnsi="Times New Roman" w:cs="Times New Roman"/>
          <w:sz w:val="24"/>
          <w:szCs w:val="24"/>
        </w:rPr>
      </w:r>
      <w:r w:rsidR="00D428F0">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D428F0">
        <w:rPr>
          <w:rFonts w:ascii="Times New Roman" w:hAnsi="Times New Roman" w:cs="Times New Roman"/>
          <w:noProof/>
          <w:sz w:val="24"/>
          <w:szCs w:val="24"/>
        </w:rPr>
        <w:t>(Smith, Wertheim,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D2CA8F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w:t>
      </w:r>
      <w:r>
        <w:rPr>
          <w:rFonts w:ascii="Times New Roman" w:hAnsi="Times New Roman" w:cs="Times New Roman"/>
          <w:sz w:val="24"/>
          <w:szCs w:val="24"/>
        </w:rPr>
        <w:lastRenderedPageBreak/>
        <w:t xml:space="preserve">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5"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6"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521E8DB5"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19D4EA28" w14:textId="1A04FD43"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ins w:id="17" w:author="Thomas, Gregg" w:date="2025-01-04T16:04:00Z">
        <w:r w:rsidR="009B3643" w:rsidRPr="009B3643">
          <w:t>Incidence where a single species tree does not match the gene tree expectation in three different tests for positive selection</w:t>
        </w:r>
        <w:r w:rsidR="009B3643">
          <w:t xml:space="preserve">, </w:t>
        </w:r>
        <w:r w:rsidR="009B3643" w:rsidRPr="009B3643">
          <w:t>either not detecting positive selection inferred</w:t>
        </w:r>
        <w:del w:id="18" w:author="Jeremy B. Searle" w:date="2025-01-05T15:50:00Z">
          <w:r w:rsidR="009B3643" w:rsidRPr="009B3643" w:rsidDel="003D129A">
            <w:delText xml:space="preserve"> in</w:delText>
          </w:r>
        </w:del>
        <w:r w:rsidR="009B3643" w:rsidRPr="009B3643">
          <w:t xml:space="preserve"> </w:t>
        </w:r>
        <w:r w:rsidR="009B3643">
          <w:t>when using the</w:t>
        </w:r>
        <w:r w:rsidR="009B3643" w:rsidRPr="009B3643">
          <w:t xml:space="preserve"> gene tree</w:t>
        </w:r>
        <w:r w:rsidR="009B3643">
          <w:t xml:space="preserve"> (Undetected selection)</w:t>
        </w:r>
        <w:r w:rsidR="009B3643" w:rsidRPr="009B3643">
          <w:t xml:space="preserve"> or</w:t>
        </w:r>
      </w:ins>
      <w:ins w:id="19" w:author="Thomas, Gregg" w:date="2025-01-04T16:05:00Z">
        <w:r w:rsidR="009B3643">
          <w:t xml:space="preserve"> by</w:t>
        </w:r>
      </w:ins>
      <w:ins w:id="20" w:author="Thomas, Gregg" w:date="2025-01-04T16:04:00Z">
        <w:r w:rsidR="009B3643" w:rsidRPr="009B3643">
          <w:t xml:space="preserve"> detecting positive selection</w:t>
        </w:r>
      </w:ins>
      <w:ins w:id="21" w:author="Thomas, Gregg" w:date="2025-01-04T16:05:00Z">
        <w:r w:rsidR="009B3643">
          <w:t xml:space="preserve"> that is</w:t>
        </w:r>
      </w:ins>
      <w:ins w:id="22" w:author="Thomas, Gregg" w:date="2025-01-04T16:04:00Z">
        <w:r w:rsidR="009B3643" w:rsidRPr="009B3643">
          <w:t xml:space="preserve"> not inferred </w:t>
        </w:r>
      </w:ins>
      <w:ins w:id="23" w:author="Thomas, Gregg" w:date="2025-01-04T16:05:00Z">
        <w:r w:rsidR="009B3643">
          <w:t>when using</w:t>
        </w:r>
      </w:ins>
      <w:ins w:id="24" w:author="Thomas, Gregg" w:date="2025-01-04T16:04:00Z">
        <w:r w:rsidR="009B3643" w:rsidRPr="009B3643">
          <w:t xml:space="preserve"> the gene tree</w:t>
        </w:r>
      </w:ins>
      <w:ins w:id="25" w:author="Thomas, Gregg" w:date="2025-01-04T16:05:00Z">
        <w:r w:rsidR="009B3643">
          <w:t xml:space="preserve"> (</w:t>
        </w:r>
      </w:ins>
      <w:ins w:id="26" w:author="Thomas, Gregg" w:date="2025-01-04T16:04:00Z">
        <w:r w:rsidR="009B3643" w:rsidRPr="009B3643">
          <w:t>Newly detected selection).</w:t>
        </w:r>
      </w:ins>
      <w:del w:id="27" w:author="Thomas, Gregg" w:date="2025-01-04T16:04:00Z">
        <w:r w:rsidDel="009B3643">
          <w:delText>Rates and types of error when using</w:delText>
        </w:r>
        <w:r w:rsidR="009B7498" w:rsidDel="009B3643">
          <w:delText xml:space="preserve"> a single</w:delText>
        </w:r>
        <w:r w:rsidDel="009B3643">
          <w:delText xml:space="preserve"> </w:delText>
        </w:r>
        <w:r w:rsidR="009B7498" w:rsidDel="009B3643">
          <w:delText>species tree</w:delText>
        </w:r>
        <w:r w:rsidDel="009B3643">
          <w:delText xml:space="preserve"> for gene-based selection tests</w:delText>
        </w:r>
        <w:r w:rsidR="00C102DF" w:rsidDel="009B3643">
          <w:delText xml:space="preserve"> (</w:delText>
        </w:r>
        <w:r w:rsidR="00B22231" w:rsidRPr="00C102DF" w:rsidDel="009B3643">
          <w:delText>Assuming the gene tree topology is the correct topology</w:delText>
        </w:r>
        <w:r w:rsidR="00C102DF" w:rsidRPr="00C102DF" w:rsidDel="009B3643">
          <w:delText>)</w:delText>
        </w:r>
        <w:r w:rsidR="00B22231" w:rsidRPr="00C102DF" w:rsidDel="009B3643">
          <w:delText>.</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5DF5E03C" w:rsidR="00F94241" w:rsidRPr="00197A2B" w:rsidRDefault="00F94241" w:rsidP="00F413E3">
            <w:pPr>
              <w:spacing w:after="0"/>
              <w:jc w:val="both"/>
              <w:rPr>
                <w:rFonts w:ascii="Times New Roman" w:hAnsi="Times New Roman" w:cs="Times New Roman"/>
                <w:sz w:val="24"/>
                <w:szCs w:val="24"/>
              </w:rPr>
            </w:pPr>
            <w:del w:id="28" w:author="Thomas, Gregg" w:date="2025-01-04T16:06:00Z">
              <w:r w:rsidDel="009B3643">
                <w:rPr>
                  <w:rFonts w:ascii="Times New Roman" w:hAnsi="Times New Roman" w:cs="Times New Roman"/>
                  <w:sz w:val="24"/>
                  <w:szCs w:val="24"/>
                </w:rPr>
                <w:delText>False positive rate</w:delText>
              </w:r>
            </w:del>
            <w:ins w:id="29" w:author="Thomas, Gregg" w:date="2025-01-04T16:06:00Z">
              <w:r w:rsidR="009B3643">
                <w:rPr>
                  <w:rFonts w:ascii="Times New Roman" w:hAnsi="Times New Roman" w:cs="Times New Roman"/>
                  <w:sz w:val="24"/>
                  <w:szCs w:val="24"/>
                </w:rPr>
                <w:t>Undetected selection</w:t>
              </w:r>
            </w:ins>
          </w:p>
        </w:tc>
        <w:tc>
          <w:tcPr>
            <w:tcW w:w="3600" w:type="dxa"/>
            <w:tcBorders>
              <w:top w:val="single" w:sz="4" w:space="0" w:color="auto"/>
              <w:bottom w:val="single" w:sz="4" w:space="0" w:color="auto"/>
            </w:tcBorders>
            <w:vAlign w:val="center"/>
          </w:tcPr>
          <w:p w14:paraId="0DB982D0" w14:textId="1D8100F9" w:rsidR="00F94241" w:rsidRPr="00197A2B" w:rsidRDefault="00F94241" w:rsidP="00F413E3">
            <w:pPr>
              <w:spacing w:after="0"/>
              <w:jc w:val="both"/>
              <w:rPr>
                <w:rFonts w:ascii="Times New Roman" w:hAnsi="Times New Roman" w:cs="Times New Roman"/>
                <w:sz w:val="24"/>
                <w:szCs w:val="24"/>
              </w:rPr>
            </w:pPr>
            <w:del w:id="30" w:author="Thomas, Gregg" w:date="2025-01-04T16:06:00Z">
              <w:r w:rsidDel="009B3643">
                <w:rPr>
                  <w:rFonts w:ascii="Times New Roman" w:hAnsi="Times New Roman" w:cs="Times New Roman"/>
                  <w:sz w:val="24"/>
                  <w:szCs w:val="24"/>
                </w:rPr>
                <w:delText>False negative rate</w:delText>
              </w:r>
            </w:del>
            <w:ins w:id="31" w:author="Thomas, Gregg" w:date="2025-01-04T16:06:00Z">
              <w:r w:rsidR="009B3643">
                <w:rPr>
                  <w:rFonts w:ascii="Times New Roman" w:hAnsi="Times New Roman" w:cs="Times New Roman"/>
                  <w:sz w:val="24"/>
                  <w:szCs w:val="24"/>
                </w:rPr>
                <w:t>Newly detected selection</w:t>
              </w:r>
            </w:ins>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7"/>
                    <a:stretch>
                      <a:fillRect/>
                    </a:stretch>
                  </pic:blipFill>
                  <pic:spPr bwMode="auto">
                    <a:xfrm>
                      <a:off x="0" y="0"/>
                      <a:ext cx="4599096" cy="6381616"/>
                    </a:xfrm>
                    <a:prstGeom prst="rect">
                      <a:avLst/>
                    </a:prstGeom>
                    <a:noFill/>
                    <a:ln>
                      <a:noFill/>
                    </a:ln>
                  </pic:spPr>
                </pic:pic>
              </a:graphicData>
            </a:graphic>
          </wp:inline>
        </w:drawing>
      </w:r>
    </w:p>
    <w:p w14:paraId="3C861584" w14:textId="756AFFD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05C93">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8"/>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9"/>
                    <a:stretch>
                      <a:fillRect/>
                    </a:stretch>
                  </pic:blipFill>
                  <pic:spPr bwMode="auto">
                    <a:xfrm>
                      <a:off x="0" y="0"/>
                      <a:ext cx="5934075" cy="3708797"/>
                    </a:xfrm>
                    <a:prstGeom prst="rect">
                      <a:avLst/>
                    </a:prstGeom>
                    <a:noFill/>
                    <a:ln>
                      <a:noFill/>
                    </a:ln>
                  </pic:spPr>
                </pic:pic>
              </a:graphicData>
            </a:graphic>
          </wp:inline>
        </w:drawing>
      </w:r>
    </w:p>
    <w:p w14:paraId="659CB793" w14:textId="3DF3138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r w:rsidR="000F2586">
        <w:rPr>
          <w:rFonts w:ascii="Times New Roman" w:hAnsi="Times New Roman" w:cs="Times New Roman"/>
          <w:sz w:val="24"/>
          <w:szCs w:val="24"/>
        </w:rPr>
        <w:t xml:space="preserve"> Dark grey dashed line is median slope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20"/>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21"/>
                    <a:stretch>
                      <a:fillRect/>
                    </a:stretch>
                  </pic:blipFill>
                  <pic:spPr bwMode="auto">
                    <a:xfrm>
                      <a:off x="0" y="0"/>
                      <a:ext cx="4985626" cy="5650376"/>
                    </a:xfrm>
                    <a:prstGeom prst="rect">
                      <a:avLst/>
                    </a:prstGeom>
                    <a:noFill/>
                    <a:ln>
                      <a:noFill/>
                    </a:ln>
                  </pic:spPr>
                </pic:pic>
              </a:graphicData>
            </a:graphic>
          </wp:inline>
        </w:drawing>
      </w:r>
    </w:p>
    <w:p w14:paraId="1E0D7665" w14:textId="6F6058EC"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(Non-PS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320F57F"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del w:id="32" w:author="Thomas, Gregg" w:date="2025-01-04T16:11:00Z">
        <w:r w:rsidR="00E7006D" w:rsidRPr="00FA32F1" w:rsidDel="004D757D">
          <w:rPr>
            <w:rFonts w:ascii="Times New Roman" w:hAnsi="Times New Roman" w:cs="Times New Roman"/>
            <w:sz w:val="24"/>
            <w:szCs w:val="24"/>
          </w:rPr>
          <w:delText>Tree</w:delText>
        </w:r>
        <w:r w:rsidR="00E7006D" w:rsidDel="004D757D">
          <w:rPr>
            <w:rFonts w:ascii="Times New Roman" w:hAnsi="Times New Roman" w:cs="Times New Roman"/>
            <w:sz w:val="24"/>
            <w:szCs w:val="24"/>
          </w:rPr>
          <w:delText xml:space="preserve"> misspecification leads to erroneous results in tests for positive selection. </w:delText>
        </w:r>
      </w:del>
      <w:r w:rsidR="00E7006D">
        <w:rPr>
          <w:rFonts w:ascii="Times New Roman" w:hAnsi="Times New Roman" w:cs="Times New Roman"/>
          <w:sz w:val="24"/>
          <w:szCs w:val="24"/>
        </w:rPr>
        <w:t>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2AE07B90" w14:textId="77777777" w:rsidR="00D428F0" w:rsidRPr="00D428F0" w:rsidRDefault="009418B1" w:rsidP="00D428F0">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D428F0" w:rsidRPr="00D428F0">
        <w:t>Aghova T, Kimura Y, Bryja J, Dobigny G, Granjon L, Kergoat GJ. 2018. Fossils know it best: Using a new set of fossil calibrations to improve the temporal phylogenetic framework of murid rodents (Rodentia: Muridae). Mol Phylogenet Evol 128:98-111.</w:t>
      </w:r>
    </w:p>
    <w:p w14:paraId="3BCD404A" w14:textId="77777777" w:rsidR="00D428F0" w:rsidRPr="00D428F0" w:rsidRDefault="00D428F0" w:rsidP="00D428F0">
      <w:pPr>
        <w:pStyle w:val="EndNoteBibliography"/>
        <w:spacing w:after="0"/>
      </w:pPr>
    </w:p>
    <w:p w14:paraId="18A81A61" w14:textId="77777777" w:rsidR="00D428F0" w:rsidRPr="00D428F0" w:rsidRDefault="00D428F0" w:rsidP="00D428F0">
      <w:pPr>
        <w:pStyle w:val="EndNoteBibliography"/>
      </w:pPr>
      <w:r w:rsidRPr="00D428F0">
        <w:t>Alda F, Ludt WB, Elias DJ, McMahan CD, Chakrabarty P. 2021. Comparing Ultraconserved Elements and Exons for Phylogenomic Analyses of Middle American Cichlids: When Data Agree to Disagree. Genome Biol Evol 13:evab161.</w:t>
      </w:r>
    </w:p>
    <w:p w14:paraId="5C7F7003" w14:textId="77777777" w:rsidR="00D428F0" w:rsidRPr="00D428F0" w:rsidRDefault="00D428F0" w:rsidP="00D428F0">
      <w:pPr>
        <w:pStyle w:val="EndNoteBibliography"/>
        <w:spacing w:after="0"/>
      </w:pPr>
    </w:p>
    <w:p w14:paraId="18317EE9" w14:textId="77777777" w:rsidR="00D428F0" w:rsidRPr="00D428F0" w:rsidRDefault="00D428F0" w:rsidP="00D428F0">
      <w:pPr>
        <w:pStyle w:val="EndNoteBibliography"/>
      </w:pPr>
      <w:r w:rsidRPr="00D428F0">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1A4BCD10" w14:textId="77777777" w:rsidR="00D428F0" w:rsidRPr="00D428F0" w:rsidRDefault="00D428F0" w:rsidP="00D428F0">
      <w:pPr>
        <w:pStyle w:val="EndNoteBibliography"/>
        <w:spacing w:after="0"/>
      </w:pPr>
    </w:p>
    <w:p w14:paraId="13AEDB3F" w14:textId="77777777" w:rsidR="00D428F0" w:rsidRPr="00D428F0" w:rsidRDefault="00D428F0" w:rsidP="00D428F0">
      <w:pPr>
        <w:pStyle w:val="EndNoteBibliography"/>
      </w:pPr>
      <w:r w:rsidRPr="00D428F0">
        <w:t>Avise JC, Robinson TJ. 2008. Hemiplasy: a new term in the lexicon of phylogenetics. Syst Biol 57:503-507.</w:t>
      </w:r>
    </w:p>
    <w:p w14:paraId="2FB862F4" w14:textId="77777777" w:rsidR="00D428F0" w:rsidRPr="00D428F0" w:rsidRDefault="00D428F0" w:rsidP="00D428F0">
      <w:pPr>
        <w:pStyle w:val="EndNoteBibliography"/>
        <w:spacing w:after="0"/>
      </w:pPr>
    </w:p>
    <w:p w14:paraId="161221A3" w14:textId="77777777" w:rsidR="00D428F0" w:rsidRPr="00D428F0" w:rsidRDefault="00D428F0" w:rsidP="00D428F0">
      <w:pPr>
        <w:pStyle w:val="EndNoteBibliography"/>
      </w:pPr>
      <w:r w:rsidRPr="00D428F0">
        <w:t>Baudat F, Buard J, Grey C, Fledel-Alon A, Ober C, Przeworski M, Coop G, de Massy B. 2010. PRDM9 is a major determinant of meiotic recombination hotspots in humans and mice. Science 327:836-840.</w:t>
      </w:r>
    </w:p>
    <w:p w14:paraId="4F47C91F" w14:textId="77777777" w:rsidR="00D428F0" w:rsidRPr="00D428F0" w:rsidRDefault="00D428F0" w:rsidP="00D428F0">
      <w:pPr>
        <w:pStyle w:val="EndNoteBibliography"/>
        <w:spacing w:after="0"/>
      </w:pPr>
    </w:p>
    <w:p w14:paraId="3DA05B49" w14:textId="77777777" w:rsidR="00D428F0" w:rsidRPr="00D428F0" w:rsidRDefault="00D428F0" w:rsidP="00D428F0">
      <w:pPr>
        <w:pStyle w:val="EndNoteBibliography"/>
      </w:pPr>
      <w:r w:rsidRPr="00D428F0">
        <w:t>Baum DA. 2007. Concordance trees, concordance factors, and the exploration of reticulate genealogy. TAXON 56:417-426.</w:t>
      </w:r>
    </w:p>
    <w:p w14:paraId="2275F6C4" w14:textId="77777777" w:rsidR="00D428F0" w:rsidRPr="00D428F0" w:rsidRDefault="00D428F0" w:rsidP="00D428F0">
      <w:pPr>
        <w:pStyle w:val="EndNoteBibliography"/>
        <w:spacing w:after="0"/>
      </w:pPr>
    </w:p>
    <w:p w14:paraId="57183B7A" w14:textId="77777777" w:rsidR="00D428F0" w:rsidRPr="00D428F0" w:rsidRDefault="00D428F0" w:rsidP="00D428F0">
      <w:pPr>
        <w:pStyle w:val="EndNoteBibliography"/>
      </w:pPr>
      <w:r w:rsidRPr="00D428F0">
        <w:t>Benjamini Y, Hochberg Y. 1995. Controlling the false discovery rate: a practical and powerful approach to multiple testing. Journal of the Royal statistical society: series B (Methodological) 57:289-300.</w:t>
      </w:r>
    </w:p>
    <w:p w14:paraId="605C940C" w14:textId="77777777" w:rsidR="00D428F0" w:rsidRPr="00D428F0" w:rsidRDefault="00D428F0" w:rsidP="00D428F0">
      <w:pPr>
        <w:pStyle w:val="EndNoteBibliography"/>
        <w:spacing w:after="0"/>
      </w:pPr>
    </w:p>
    <w:p w14:paraId="0A8EB1BD" w14:textId="77777777" w:rsidR="00D428F0" w:rsidRPr="00D428F0" w:rsidRDefault="00D428F0" w:rsidP="00D428F0">
      <w:pPr>
        <w:pStyle w:val="EndNoteBibliography"/>
      </w:pPr>
      <w:r w:rsidRPr="00D428F0">
        <w:t>Bloom BH. 1970. Space/time trade-offs in hash coding with allowable errors. Commun. ACM 13:422–426.</w:t>
      </w:r>
    </w:p>
    <w:p w14:paraId="3F5FD0BC" w14:textId="77777777" w:rsidR="00D428F0" w:rsidRPr="00D428F0" w:rsidRDefault="00D428F0" w:rsidP="00D428F0">
      <w:pPr>
        <w:pStyle w:val="EndNoteBibliography"/>
        <w:spacing w:after="0"/>
      </w:pPr>
    </w:p>
    <w:p w14:paraId="371B5EF3" w14:textId="77777777" w:rsidR="00D428F0" w:rsidRPr="00D428F0" w:rsidRDefault="00D428F0" w:rsidP="00D428F0">
      <w:pPr>
        <w:pStyle w:val="EndNoteBibliography"/>
      </w:pPr>
      <w:r w:rsidRPr="00D428F0">
        <w:t>Böcker S, Canzar S, Gunnar WK. 2013. The Generalized Robinson-Foulds Metric. In:  Darling A, Stoye J, editors. Algorithms in Bioinformatics. Berlin, Heidelberg: Springer.</w:t>
      </w:r>
    </w:p>
    <w:p w14:paraId="66707863" w14:textId="77777777" w:rsidR="00D428F0" w:rsidRPr="00D428F0" w:rsidRDefault="00D428F0" w:rsidP="00D428F0">
      <w:pPr>
        <w:pStyle w:val="EndNoteBibliography"/>
        <w:spacing w:after="0"/>
      </w:pPr>
    </w:p>
    <w:p w14:paraId="13D4A511" w14:textId="77777777" w:rsidR="00D428F0" w:rsidRPr="00D428F0" w:rsidRDefault="00D428F0" w:rsidP="00D428F0">
      <w:pPr>
        <w:pStyle w:val="EndNoteBibliography"/>
      </w:pPr>
      <w:r w:rsidRPr="00D428F0">
        <w:t>Bolger AM, Lohse M, Usadel B. 2014. Trimmomatic: a flexible trimmer for Illumina sequence data. Bioinformatics 30:2114-2120.</w:t>
      </w:r>
    </w:p>
    <w:p w14:paraId="5C7477FD" w14:textId="77777777" w:rsidR="00D428F0" w:rsidRPr="00D428F0" w:rsidRDefault="00D428F0" w:rsidP="00D428F0">
      <w:pPr>
        <w:pStyle w:val="EndNoteBibliography"/>
        <w:spacing w:after="0"/>
      </w:pPr>
    </w:p>
    <w:p w14:paraId="53C66C77" w14:textId="77777777" w:rsidR="00D428F0" w:rsidRPr="00D428F0" w:rsidRDefault="00D428F0" w:rsidP="00D428F0">
      <w:pPr>
        <w:pStyle w:val="EndNoteBibliography"/>
      </w:pPr>
      <w:r w:rsidRPr="00D428F0">
        <w:t>Borowiec ML. 2016. AMAS: a fast tool for alignment manipulation and computing of summary statistics. PeerJ 4:e1660.</w:t>
      </w:r>
    </w:p>
    <w:p w14:paraId="5A9F0FC1" w14:textId="77777777" w:rsidR="00D428F0" w:rsidRPr="00D428F0" w:rsidRDefault="00D428F0" w:rsidP="00D428F0">
      <w:pPr>
        <w:pStyle w:val="EndNoteBibliography"/>
        <w:spacing w:after="0"/>
      </w:pPr>
    </w:p>
    <w:p w14:paraId="74ED5F27" w14:textId="77777777" w:rsidR="00D428F0" w:rsidRPr="00D428F0" w:rsidRDefault="00D428F0" w:rsidP="00D428F0">
      <w:pPr>
        <w:pStyle w:val="EndNoteBibliography"/>
      </w:pPr>
      <w:r w:rsidRPr="00D428F0">
        <w:t>Bradley RK, Roberts A, Smoot M, Juvekar S, Do J, Dewey C, Holmes I, Pachter L. 2009. Fast statistical alignment. PLoS Comput Biol 5:e1000392.</w:t>
      </w:r>
    </w:p>
    <w:p w14:paraId="283EC306" w14:textId="77777777" w:rsidR="00D428F0" w:rsidRPr="00D428F0" w:rsidRDefault="00D428F0" w:rsidP="00D428F0">
      <w:pPr>
        <w:pStyle w:val="EndNoteBibliography"/>
        <w:spacing w:after="0"/>
      </w:pPr>
    </w:p>
    <w:p w14:paraId="0A80C8B7" w14:textId="77777777" w:rsidR="00D428F0" w:rsidRPr="00D428F0" w:rsidRDefault="00D428F0" w:rsidP="00D428F0">
      <w:pPr>
        <w:pStyle w:val="EndNoteBibliography"/>
      </w:pPr>
      <w:r w:rsidRPr="00D428F0">
        <w:lastRenderedPageBreak/>
        <w:t>Capella-Gutierrez S, Silla-Martinez JM, Gabaldon T. 2009. trimAl: a tool for automated alignment trimming in large-scale phylogenetic analyses. Bioinformatics 25:1972-1973.</w:t>
      </w:r>
    </w:p>
    <w:p w14:paraId="7A573A53" w14:textId="77777777" w:rsidR="00D428F0" w:rsidRPr="00D428F0" w:rsidRDefault="00D428F0" w:rsidP="00D428F0">
      <w:pPr>
        <w:pStyle w:val="EndNoteBibliography"/>
        <w:spacing w:after="0"/>
      </w:pPr>
    </w:p>
    <w:p w14:paraId="3152E4FD" w14:textId="77777777" w:rsidR="00D428F0" w:rsidRPr="00D428F0" w:rsidRDefault="00D428F0" w:rsidP="00D428F0">
      <w:pPr>
        <w:pStyle w:val="EndNoteBibliography"/>
      </w:pPr>
      <w:r w:rsidRPr="00D428F0">
        <w:t>Carbone L, Harris RA, Gnerre S, Veeramah KR, Lorente-Galdos B, Huddleston J, Meyer TJ, Herrero J, Roos C, Aken B, et al. 2014. Gibbon genome and the fast karyotype evolution of small apes. Nature 513:195-201.</w:t>
      </w:r>
    </w:p>
    <w:p w14:paraId="0ABF576A" w14:textId="77777777" w:rsidR="00D428F0" w:rsidRPr="00D428F0" w:rsidRDefault="00D428F0" w:rsidP="00D428F0">
      <w:pPr>
        <w:pStyle w:val="EndNoteBibliography"/>
        <w:spacing w:after="0"/>
      </w:pPr>
    </w:p>
    <w:p w14:paraId="3304D6EB" w14:textId="77777777" w:rsidR="00D428F0" w:rsidRPr="00D428F0" w:rsidRDefault="00D428F0" w:rsidP="00D428F0">
      <w:pPr>
        <w:pStyle w:val="EndNoteBibliography"/>
      </w:pPr>
      <w:r w:rsidRPr="00D428F0">
        <w:t>Chan KO, Hutter CR, Wood PL, Jr., Grismer LL, Brown RM. 2020. Target-capture phylogenomics provide insights on gene and species tree discordances in Old World treefrogs (Anura: Rhacophoridae). Proc Biol Sci 287:20202102.</w:t>
      </w:r>
    </w:p>
    <w:p w14:paraId="648E2DD2" w14:textId="77777777" w:rsidR="00D428F0" w:rsidRPr="00D428F0" w:rsidRDefault="00D428F0" w:rsidP="00D428F0">
      <w:pPr>
        <w:pStyle w:val="EndNoteBibliography"/>
        <w:spacing w:after="0"/>
      </w:pPr>
    </w:p>
    <w:p w14:paraId="0CF27A00" w14:textId="77777777" w:rsidR="00D428F0" w:rsidRPr="00D428F0" w:rsidRDefault="00D428F0" w:rsidP="00D428F0">
      <w:pPr>
        <w:pStyle w:val="EndNoteBibliography"/>
      </w:pPr>
      <w:r w:rsidRPr="00D428F0">
        <w:t>Charlesworth B, Morgan MT, Charlesworth D. 1993. The effect of deleterious mutations on neutral molecular variation. Genetics 134:1289-1303.</w:t>
      </w:r>
    </w:p>
    <w:p w14:paraId="048E58D5" w14:textId="77777777" w:rsidR="00D428F0" w:rsidRPr="00D428F0" w:rsidRDefault="00D428F0" w:rsidP="00D428F0">
      <w:pPr>
        <w:pStyle w:val="EndNoteBibliography"/>
        <w:spacing w:after="0"/>
      </w:pPr>
    </w:p>
    <w:p w14:paraId="2301D8D2" w14:textId="77777777" w:rsidR="00D428F0" w:rsidRPr="00D428F0" w:rsidRDefault="00D428F0" w:rsidP="00D428F0">
      <w:pPr>
        <w:pStyle w:val="EndNoteBibliography"/>
      </w:pPr>
      <w:r w:rsidRPr="00D428F0">
        <w:t>Chernomor O, von Haeseler A, Minh BQ. 2016. Terrace Aware Data Structure for Phylogenomic Inference from Supermatrices. Syst Biol 65:997-1008.</w:t>
      </w:r>
    </w:p>
    <w:p w14:paraId="0A2360A3" w14:textId="77777777" w:rsidR="00D428F0" w:rsidRPr="00D428F0" w:rsidRDefault="00D428F0" w:rsidP="00D428F0">
      <w:pPr>
        <w:pStyle w:val="EndNoteBibliography"/>
        <w:spacing w:after="0"/>
      </w:pPr>
    </w:p>
    <w:p w14:paraId="5603FA60" w14:textId="77777777" w:rsidR="00D428F0" w:rsidRPr="00D428F0" w:rsidRDefault="00D428F0" w:rsidP="00D428F0">
      <w:pPr>
        <w:pStyle w:val="EndNoteBibliography"/>
      </w:pPr>
      <w:r w:rsidRPr="00D428F0">
        <w:t>Christmas MJ, Kaplow IM, Genereux DP, Dong MX, Hughes GM, Li X, Sullivan PF, Hindle AG, Andrews G, Armstrong JC, et al. 2023. Evolutionary constraint and innovation across hundreds of placental mammals. Science 380:eabn3943.</w:t>
      </w:r>
    </w:p>
    <w:p w14:paraId="00DF4F0A" w14:textId="77777777" w:rsidR="00D428F0" w:rsidRPr="00D428F0" w:rsidRDefault="00D428F0" w:rsidP="00D428F0">
      <w:pPr>
        <w:pStyle w:val="EndNoteBibliography"/>
        <w:spacing w:after="0"/>
      </w:pPr>
    </w:p>
    <w:p w14:paraId="273CDB65" w14:textId="77777777" w:rsidR="00D428F0" w:rsidRPr="00D428F0" w:rsidRDefault="00D428F0" w:rsidP="00D428F0">
      <w:pPr>
        <w:pStyle w:val="EndNoteBibliography"/>
      </w:pPr>
      <w:r w:rsidRPr="00D428F0">
        <w:t>Cox A, Ackert-Bicknell CL, Dumont BL, Ding Y, Bell JT, Brockmann GA, Wergedal JE, Bult C, Paigen B, Flint J, et al. 2009. A new standard genetic map for the laboratory mouse. Genetics 182:1335-1344.</w:t>
      </w:r>
    </w:p>
    <w:p w14:paraId="3C79EA08" w14:textId="77777777" w:rsidR="00D428F0" w:rsidRPr="00D428F0" w:rsidRDefault="00D428F0" w:rsidP="00D428F0">
      <w:pPr>
        <w:pStyle w:val="EndNoteBibliography"/>
        <w:spacing w:after="0"/>
      </w:pPr>
    </w:p>
    <w:p w14:paraId="191360B9" w14:textId="77777777" w:rsidR="00D428F0" w:rsidRPr="00D428F0" w:rsidRDefault="00D428F0" w:rsidP="00D428F0">
      <w:pPr>
        <w:pStyle w:val="EndNoteBibliography"/>
      </w:pPr>
      <w:r w:rsidRPr="00D428F0">
        <w:t>Cunningham F, Allen JE, Allen J, Alvarez-Jarreta J, Amode MR, Armean IM, Austine-Orimoloye O, Azov AG, Barnes I, Bennett R, et al. 2022. Ensembl 2022. Nucleic Acids Res 50:D988-D995.</w:t>
      </w:r>
    </w:p>
    <w:p w14:paraId="1B1F1745" w14:textId="77777777" w:rsidR="00D428F0" w:rsidRPr="00D428F0" w:rsidRDefault="00D428F0" w:rsidP="00D428F0">
      <w:pPr>
        <w:pStyle w:val="EndNoteBibliography"/>
        <w:spacing w:after="0"/>
      </w:pPr>
    </w:p>
    <w:p w14:paraId="31F77078" w14:textId="77777777" w:rsidR="00D428F0" w:rsidRPr="00D428F0" w:rsidRDefault="00D428F0" w:rsidP="00D428F0">
      <w:pPr>
        <w:pStyle w:val="EndNoteBibliography"/>
      </w:pPr>
      <w:r w:rsidRPr="00D428F0">
        <w:t>Danecek P, Bonfield JK, Liddle J, Marshall J, Ohan V, Pollard MO, Whitwham A, Keane T, McCarthy SA, Davies RM, et al. 2021. Twelve years of SAMtools and BCFtools. Gigascience 10:giab008.</w:t>
      </w:r>
    </w:p>
    <w:p w14:paraId="7E482EA3" w14:textId="77777777" w:rsidR="00D428F0" w:rsidRPr="00D428F0" w:rsidRDefault="00D428F0" w:rsidP="00D428F0">
      <w:pPr>
        <w:pStyle w:val="EndNoteBibliography"/>
        <w:spacing w:after="0"/>
      </w:pPr>
    </w:p>
    <w:p w14:paraId="3BC6E260" w14:textId="77777777" w:rsidR="00D428F0" w:rsidRPr="00D428F0" w:rsidRDefault="00D428F0" w:rsidP="00D428F0">
      <w:pPr>
        <w:pStyle w:val="EndNoteBibliography"/>
      </w:pPr>
      <w:r w:rsidRPr="00D428F0">
        <w:t>Dapper AL, Payseur BA. 2017. Connecting theory and data to understand recombination rate evolution. Philos Trans R Soc Lond B Biol Sci 372.</w:t>
      </w:r>
    </w:p>
    <w:p w14:paraId="5DF9DE8D" w14:textId="77777777" w:rsidR="00D428F0" w:rsidRPr="00D428F0" w:rsidRDefault="00D428F0" w:rsidP="00D428F0">
      <w:pPr>
        <w:pStyle w:val="EndNoteBibliography"/>
        <w:spacing w:after="0"/>
      </w:pPr>
    </w:p>
    <w:p w14:paraId="6F55F2F2" w14:textId="77777777" w:rsidR="00D428F0" w:rsidRPr="00D428F0" w:rsidRDefault="00D428F0" w:rsidP="00D428F0">
      <w:pPr>
        <w:pStyle w:val="EndNoteBibliography"/>
      </w:pPr>
      <w:r w:rsidRPr="00D428F0">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35628708" w14:textId="77777777" w:rsidR="00D428F0" w:rsidRPr="00D428F0" w:rsidRDefault="00D428F0" w:rsidP="00D428F0">
      <w:pPr>
        <w:pStyle w:val="EndNoteBibliography"/>
        <w:spacing w:after="0"/>
      </w:pPr>
    </w:p>
    <w:p w14:paraId="65CAEF4A" w14:textId="77777777" w:rsidR="00D428F0" w:rsidRPr="00D428F0" w:rsidRDefault="00D428F0" w:rsidP="00D428F0">
      <w:pPr>
        <w:pStyle w:val="EndNoteBibliography"/>
      </w:pPr>
      <w:r w:rsidRPr="00D428F0">
        <w:t>Degnan JH, Rosenberg NA. 2006. Discordance of species trees with their most likely gene trees. PLoS Genet 2:e68.</w:t>
      </w:r>
    </w:p>
    <w:p w14:paraId="14231544" w14:textId="77777777" w:rsidR="00D428F0" w:rsidRPr="00D428F0" w:rsidRDefault="00D428F0" w:rsidP="00D428F0">
      <w:pPr>
        <w:pStyle w:val="EndNoteBibliography"/>
        <w:spacing w:after="0"/>
      </w:pPr>
    </w:p>
    <w:p w14:paraId="517FC609" w14:textId="77777777" w:rsidR="00D428F0" w:rsidRPr="00D428F0" w:rsidRDefault="00D428F0" w:rsidP="00D428F0">
      <w:pPr>
        <w:pStyle w:val="EndNoteBibliography"/>
      </w:pPr>
      <w:r w:rsidRPr="00D428F0">
        <w:t>Edwards SV. 2009. Is a new and general theory of molecular systematics emerging? Evolution 63:1-19.</w:t>
      </w:r>
    </w:p>
    <w:p w14:paraId="193A6A9A" w14:textId="77777777" w:rsidR="00D428F0" w:rsidRPr="00D428F0" w:rsidRDefault="00D428F0" w:rsidP="00D428F0">
      <w:pPr>
        <w:pStyle w:val="EndNoteBibliography"/>
        <w:spacing w:after="0"/>
      </w:pPr>
    </w:p>
    <w:p w14:paraId="4EB6A406" w14:textId="77777777" w:rsidR="00D428F0" w:rsidRPr="00D428F0" w:rsidRDefault="00D428F0" w:rsidP="00D428F0">
      <w:pPr>
        <w:pStyle w:val="EndNoteBibliography"/>
      </w:pPr>
      <w:r w:rsidRPr="00D428F0">
        <w:t>Faircloth BC. 2013. illumiprocessor: a trimmomatic wrapper for parallel adapter and quality trimming.</w:t>
      </w:r>
    </w:p>
    <w:p w14:paraId="79211FD5" w14:textId="77777777" w:rsidR="00D428F0" w:rsidRPr="00D428F0" w:rsidRDefault="00D428F0" w:rsidP="00D428F0">
      <w:pPr>
        <w:pStyle w:val="EndNoteBibliography"/>
        <w:spacing w:after="0"/>
      </w:pPr>
    </w:p>
    <w:p w14:paraId="52D3B78D" w14:textId="77777777" w:rsidR="00D428F0" w:rsidRPr="00D428F0" w:rsidRDefault="00D428F0" w:rsidP="00D428F0">
      <w:pPr>
        <w:pStyle w:val="EndNoteBibliography"/>
      </w:pPr>
      <w:r w:rsidRPr="00D428F0">
        <w:t>Faircloth BC. 2016. PHYLUCE is a software package for the analysis of conserved genomic loci. Bioinformatics 32:786-788.</w:t>
      </w:r>
    </w:p>
    <w:p w14:paraId="61E7EB02" w14:textId="77777777" w:rsidR="00D428F0" w:rsidRPr="00D428F0" w:rsidRDefault="00D428F0" w:rsidP="00D428F0">
      <w:pPr>
        <w:pStyle w:val="EndNoteBibliography"/>
        <w:spacing w:after="0"/>
      </w:pPr>
    </w:p>
    <w:p w14:paraId="005E46A7" w14:textId="77777777" w:rsidR="00D428F0" w:rsidRPr="00D428F0" w:rsidRDefault="00D428F0" w:rsidP="00D428F0">
      <w:pPr>
        <w:pStyle w:val="EndNoteBibliography"/>
      </w:pPr>
      <w:r w:rsidRPr="00D428F0">
        <w:t>Faircloth BC, McCormack JE, Crawford NG, Harvey MG, Brumfield RT, Glenn TC. 2012. Ultraconserved elements anchor thousands of genetic markers spanning multiple evolutionary timescales. Syst Biol 61:717-726.</w:t>
      </w:r>
    </w:p>
    <w:p w14:paraId="2FD95C52" w14:textId="77777777" w:rsidR="00D428F0" w:rsidRPr="00D428F0" w:rsidRDefault="00D428F0" w:rsidP="00D428F0">
      <w:pPr>
        <w:pStyle w:val="EndNoteBibliography"/>
        <w:spacing w:after="0"/>
      </w:pPr>
    </w:p>
    <w:p w14:paraId="655D9800" w14:textId="77777777" w:rsidR="00D428F0" w:rsidRPr="00D428F0" w:rsidRDefault="00D428F0" w:rsidP="00D428F0">
      <w:pPr>
        <w:pStyle w:val="EndNoteBibliography"/>
      </w:pPr>
      <w:r w:rsidRPr="00D428F0">
        <w:t>Feng S, Bai M, Rivas-Gonzalez I, Li C, Liu S, Tong Y, Yang H, Chen G, Xie D, Sears KE, et al. 2022. Incomplete lineage sorting and phenotypic evolution in marsupials. Cell 185:1646-1660 e1618.</w:t>
      </w:r>
    </w:p>
    <w:p w14:paraId="74739535" w14:textId="77777777" w:rsidR="00D428F0" w:rsidRPr="00D428F0" w:rsidRDefault="00D428F0" w:rsidP="00D428F0">
      <w:pPr>
        <w:pStyle w:val="EndNoteBibliography"/>
        <w:spacing w:after="0"/>
      </w:pPr>
    </w:p>
    <w:p w14:paraId="33A7E84F" w14:textId="77777777" w:rsidR="00D428F0" w:rsidRPr="00D428F0" w:rsidRDefault="00D428F0" w:rsidP="00D428F0">
      <w:pPr>
        <w:pStyle w:val="EndNoteBibliography"/>
      </w:pPr>
      <w:r w:rsidRPr="00D428F0">
        <w:t>Ferreira MS, Jones MR, Callahan CM, Farelo L, Tolesa Z, Suchentrunk F, Boursot P, Mills LS, Alves PC, Good JM, et al. 2021. The Legacy of Recurrent Introgression during the Radiation of Hares. Syst Biol 70:593-607.</w:t>
      </w:r>
    </w:p>
    <w:p w14:paraId="3679C44B" w14:textId="77777777" w:rsidR="00D428F0" w:rsidRPr="00D428F0" w:rsidRDefault="00D428F0" w:rsidP="00D428F0">
      <w:pPr>
        <w:pStyle w:val="EndNoteBibliography"/>
        <w:spacing w:after="0"/>
      </w:pPr>
    </w:p>
    <w:p w14:paraId="5D74566D" w14:textId="77777777" w:rsidR="00D428F0" w:rsidRPr="00D428F0" w:rsidRDefault="00D428F0" w:rsidP="00D428F0">
      <w:pPr>
        <w:pStyle w:val="EndNoteBibliography"/>
      </w:pPr>
      <w:r w:rsidRPr="00D428F0">
        <w:t>Foley NM, Harris AJ, Bredemeyer KR, Ruedi M, Puechmaille SJ, Teeling EC, Criscitiello MF, Murphy WJ. 2024. Karyotypic stasis and swarming influenced the evolution of viral tolerance in a species-rich bat radiation. Cell Genom 4:100482.</w:t>
      </w:r>
    </w:p>
    <w:p w14:paraId="39DD1876" w14:textId="77777777" w:rsidR="00D428F0" w:rsidRPr="00D428F0" w:rsidRDefault="00D428F0" w:rsidP="00D428F0">
      <w:pPr>
        <w:pStyle w:val="EndNoteBibliography"/>
        <w:spacing w:after="0"/>
      </w:pPr>
    </w:p>
    <w:p w14:paraId="71C8B3E2" w14:textId="77777777" w:rsidR="00D428F0" w:rsidRPr="00D428F0" w:rsidRDefault="00D428F0" w:rsidP="00D428F0">
      <w:pPr>
        <w:pStyle w:val="EndNoteBibliography"/>
      </w:pPr>
      <w:r w:rsidRPr="00D428F0">
        <w:t>Foley NM, Mason VC, Harris AJ, Bredemeyer KR, Damas J, Lewin HA, Eizirik E, Gatesy J, Karlsson EK, Lindblad-Toh K, et al. 2023. A genomic timescale for placental mammal evolution. Science 380:eabl8189.</w:t>
      </w:r>
    </w:p>
    <w:p w14:paraId="7F58D875" w14:textId="77777777" w:rsidR="00D428F0" w:rsidRPr="00D428F0" w:rsidRDefault="00D428F0" w:rsidP="00D428F0">
      <w:pPr>
        <w:pStyle w:val="EndNoteBibliography"/>
        <w:spacing w:after="0"/>
      </w:pPr>
    </w:p>
    <w:p w14:paraId="48E6C765" w14:textId="77777777" w:rsidR="00D428F0" w:rsidRPr="00D428F0" w:rsidRDefault="00D428F0" w:rsidP="00D428F0">
      <w:pPr>
        <w:pStyle w:val="EndNoteBibliography"/>
      </w:pPr>
      <w:r w:rsidRPr="00D428F0">
        <w:t>Fontaine MC, Pease JB, Steele A, Waterhouse RM, Neafsey DE, Sharakhov IV, Jiang X, Hall AB, Catteruccia F, Kakani E, et al. 2015. Mosquito genomics. Extensive introgression in a malaria vector species complex revealed by phylogenomics. Science 347:1258524.</w:t>
      </w:r>
    </w:p>
    <w:p w14:paraId="34522CC0" w14:textId="77777777" w:rsidR="00D428F0" w:rsidRPr="00D428F0" w:rsidRDefault="00D428F0" w:rsidP="00D428F0">
      <w:pPr>
        <w:pStyle w:val="EndNoteBibliography"/>
        <w:spacing w:after="0"/>
      </w:pPr>
    </w:p>
    <w:p w14:paraId="3786DC6E" w14:textId="77777777" w:rsidR="00D428F0" w:rsidRPr="00D428F0" w:rsidRDefault="00D428F0" w:rsidP="00D428F0">
      <w:pPr>
        <w:pStyle w:val="EndNoteBibliography"/>
      </w:pPr>
      <w:r w:rsidRPr="00D428F0">
        <w:t>Foote AD, Liu Y, Thomas GW, Vinar T, Alfoldi J, Deng J, Dugan S, van Elk CE, Hunter ME, Joshi V, et al. 2015. Convergent evolution of the genomes of marine mammals. Nat Genet 47:272-275.</w:t>
      </w:r>
    </w:p>
    <w:p w14:paraId="18E91360" w14:textId="77777777" w:rsidR="00D428F0" w:rsidRPr="00D428F0" w:rsidRDefault="00D428F0" w:rsidP="00D428F0">
      <w:pPr>
        <w:pStyle w:val="EndNoteBibliography"/>
        <w:spacing w:after="0"/>
      </w:pPr>
    </w:p>
    <w:p w14:paraId="0776C9DE" w14:textId="77777777" w:rsidR="00D428F0" w:rsidRPr="00D428F0" w:rsidRDefault="00D428F0" w:rsidP="00D428F0">
      <w:pPr>
        <w:pStyle w:val="EndNoteBibliography"/>
      </w:pPr>
      <w:r w:rsidRPr="00D428F0">
        <w:t>Gable SM, Byars MI, Literman R, Tollis M. 2022. A Genomic Perspective on the Evolutionary Diversification of Turtles. Syst Biol 71:1331-1347.</w:t>
      </w:r>
    </w:p>
    <w:p w14:paraId="55235071" w14:textId="77777777" w:rsidR="00D428F0" w:rsidRPr="00D428F0" w:rsidRDefault="00D428F0" w:rsidP="00D428F0">
      <w:pPr>
        <w:pStyle w:val="EndNoteBibliography"/>
        <w:spacing w:after="0"/>
      </w:pPr>
    </w:p>
    <w:p w14:paraId="74B96D12" w14:textId="77777777" w:rsidR="00D428F0" w:rsidRPr="00D428F0" w:rsidRDefault="00D428F0" w:rsidP="00D428F0">
      <w:pPr>
        <w:pStyle w:val="EndNoteBibliography"/>
      </w:pPr>
      <w:r w:rsidRPr="00D428F0">
        <w:t>Gibbs RA, Weinstock GM, Metzker ML, Muzny DM, Sodergren EJ, Scherer S, Scott G, Steffen D, Worley KC, Burch PE, et al. 2004. Genome sequence of the Brown Norway rat yields insights into mammalian evolution. Nature 428:493-521.</w:t>
      </w:r>
    </w:p>
    <w:p w14:paraId="21A651CA" w14:textId="77777777" w:rsidR="00D428F0" w:rsidRPr="00D428F0" w:rsidRDefault="00D428F0" w:rsidP="00D428F0">
      <w:pPr>
        <w:pStyle w:val="EndNoteBibliography"/>
        <w:spacing w:after="0"/>
      </w:pPr>
    </w:p>
    <w:p w14:paraId="49DDBE24" w14:textId="77777777" w:rsidR="00D428F0" w:rsidRPr="00D428F0" w:rsidRDefault="00D428F0" w:rsidP="00D428F0">
      <w:pPr>
        <w:pStyle w:val="EndNoteBibliography"/>
      </w:pPr>
      <w:r w:rsidRPr="00D428F0">
        <w:lastRenderedPageBreak/>
        <w:t>Good JM, Wiebe V, Albert FW, Burbano HA, Kircher M, Green RE, Halbwax M, Andre C, Atencia R, Fischer A, et al. 2013. Comparative population genomics of the ejaculate in humans and the great apes. Mol Biol Evol 30:964-976.</w:t>
      </w:r>
    </w:p>
    <w:p w14:paraId="1B848722" w14:textId="77777777" w:rsidR="00D428F0" w:rsidRPr="00D428F0" w:rsidRDefault="00D428F0" w:rsidP="00D428F0">
      <w:pPr>
        <w:pStyle w:val="EndNoteBibliography"/>
        <w:spacing w:after="0"/>
      </w:pPr>
    </w:p>
    <w:p w14:paraId="429ABC60" w14:textId="77777777" w:rsidR="00D428F0" w:rsidRPr="00D428F0" w:rsidRDefault="00D428F0" w:rsidP="00D428F0">
      <w:pPr>
        <w:pStyle w:val="EndNoteBibliography"/>
      </w:pPr>
      <w:r w:rsidRPr="00D428F0">
        <w:t>Green RE, Krause J, Briggs AW, Maricic T, Stenzel U, Kircher M, Patterson N, Li H, Zhai W, Fritz MH, et al. 2010. A draft sequence of the Neandertal genome. Science 328:710-722.</w:t>
      </w:r>
    </w:p>
    <w:p w14:paraId="4A0DF3DC" w14:textId="77777777" w:rsidR="00D428F0" w:rsidRPr="00D428F0" w:rsidRDefault="00D428F0" w:rsidP="00D428F0">
      <w:pPr>
        <w:pStyle w:val="EndNoteBibliography"/>
        <w:spacing w:after="0"/>
      </w:pPr>
    </w:p>
    <w:p w14:paraId="26155FFD" w14:textId="77777777" w:rsidR="00D428F0" w:rsidRPr="00D428F0" w:rsidRDefault="00D428F0" w:rsidP="00D428F0">
      <w:pPr>
        <w:pStyle w:val="EndNoteBibliography"/>
      </w:pPr>
      <w:r w:rsidRPr="00D428F0">
        <w:t>Guindon S, Dufayard JF, Lefort V, Anisimova M, Hordijk W, Gascuel O. 2010. New algorithms and methods to estimate maximum-likelihood phylogenies: assessing the performance of PhyML 3.0. Syst Biol 59:307-321.</w:t>
      </w:r>
    </w:p>
    <w:p w14:paraId="120181BF" w14:textId="77777777" w:rsidR="00D428F0" w:rsidRPr="00D428F0" w:rsidRDefault="00D428F0" w:rsidP="00D428F0">
      <w:pPr>
        <w:pStyle w:val="EndNoteBibliography"/>
        <w:spacing w:after="0"/>
      </w:pPr>
    </w:p>
    <w:p w14:paraId="737D13A3" w14:textId="77777777" w:rsidR="00D428F0" w:rsidRPr="00D428F0" w:rsidRDefault="00D428F0" w:rsidP="00D428F0">
      <w:pPr>
        <w:pStyle w:val="EndNoteBibliography"/>
      </w:pPr>
      <w:r w:rsidRPr="00D428F0">
        <w:t>Hahn MW, Nakhleh L. 2016. Irrational exuberance for resolved species trees. Evolution 70:7-17.</w:t>
      </w:r>
    </w:p>
    <w:p w14:paraId="32E58F3F" w14:textId="77777777" w:rsidR="00D428F0" w:rsidRPr="00D428F0" w:rsidRDefault="00D428F0" w:rsidP="00D428F0">
      <w:pPr>
        <w:pStyle w:val="EndNoteBibliography"/>
        <w:spacing w:after="0"/>
      </w:pPr>
    </w:p>
    <w:p w14:paraId="39974484" w14:textId="77777777" w:rsidR="00D428F0" w:rsidRPr="00D428F0" w:rsidRDefault="00D428F0" w:rsidP="00D428F0">
      <w:pPr>
        <w:pStyle w:val="EndNoteBibliography"/>
      </w:pPr>
      <w:r w:rsidRPr="00D428F0">
        <w:t>He B, Zhao Y, Su C, Lin G, Wang Y, Li L, Ma J, Yang Q, Hao J. 2023. Phylogenomics reveal extensive phylogenetic discordance due to incomplete lineage sorting following the rapid radiation of alpine butterflies (Papilionidae: Parnassius). Syst Entomol.</w:t>
      </w:r>
    </w:p>
    <w:p w14:paraId="6C043F86" w14:textId="77777777" w:rsidR="00D428F0" w:rsidRPr="00D428F0" w:rsidRDefault="00D428F0" w:rsidP="00D428F0">
      <w:pPr>
        <w:pStyle w:val="EndNoteBibliography"/>
        <w:spacing w:after="0"/>
      </w:pPr>
    </w:p>
    <w:p w14:paraId="4F180C79" w14:textId="77777777" w:rsidR="00D428F0" w:rsidRPr="00D428F0" w:rsidRDefault="00D428F0" w:rsidP="00D428F0">
      <w:pPr>
        <w:pStyle w:val="EndNoteBibliography"/>
      </w:pPr>
      <w:r w:rsidRPr="00D428F0">
        <w:t>Hibbins MS, Breithaupt LC, Hahn MW. 2023. Phylogenomic comparative methods: Accurate evolutionary inferences in the presence of gene tree discordance. Proc Natl Acad Sci U S A 120:e2220389120.</w:t>
      </w:r>
    </w:p>
    <w:p w14:paraId="5E01780E" w14:textId="77777777" w:rsidR="00D428F0" w:rsidRPr="00D428F0" w:rsidRDefault="00D428F0" w:rsidP="00D428F0">
      <w:pPr>
        <w:pStyle w:val="EndNoteBibliography"/>
        <w:spacing w:after="0"/>
      </w:pPr>
    </w:p>
    <w:p w14:paraId="1E2DCF6F" w14:textId="77777777" w:rsidR="00D428F0" w:rsidRPr="00D428F0" w:rsidRDefault="00D428F0" w:rsidP="00D428F0">
      <w:pPr>
        <w:pStyle w:val="EndNoteBibliography"/>
      </w:pPr>
      <w:r w:rsidRPr="00D428F0">
        <w:t>Hinrichs AS, Karolchik D, Baertsch R, Barber GP, Bejerano G, Clawson H, Diekhans M, Furey TS, Harte RA, Hsu F, et al. 2006. The UCSC Genome Browser Database: update 2006. Nucleic Acids Res 34:D590-598.</w:t>
      </w:r>
    </w:p>
    <w:p w14:paraId="484F6333" w14:textId="77777777" w:rsidR="00D428F0" w:rsidRPr="00D428F0" w:rsidRDefault="00D428F0" w:rsidP="00D428F0">
      <w:pPr>
        <w:pStyle w:val="EndNoteBibliography"/>
        <w:spacing w:after="0"/>
      </w:pPr>
    </w:p>
    <w:p w14:paraId="156ADC02" w14:textId="77777777" w:rsidR="00D428F0" w:rsidRPr="00D428F0" w:rsidRDefault="00D428F0" w:rsidP="00D428F0">
      <w:pPr>
        <w:pStyle w:val="EndNoteBibliography"/>
      </w:pPr>
      <w:r w:rsidRPr="00D428F0">
        <w:t>Hoang DT, Chernomor O, von Haeseler A, Minh BQ, Vinh LS. 2018. UFBoot2: Improving the Ultrafast Bootstrap Approximation. Mol Biol Evol 35:518-522.</w:t>
      </w:r>
    </w:p>
    <w:p w14:paraId="39F76C55" w14:textId="77777777" w:rsidR="00D428F0" w:rsidRPr="00D428F0" w:rsidRDefault="00D428F0" w:rsidP="00D428F0">
      <w:pPr>
        <w:pStyle w:val="EndNoteBibliography"/>
        <w:spacing w:after="0"/>
      </w:pPr>
    </w:p>
    <w:p w14:paraId="03279DF7" w14:textId="77777777" w:rsidR="00D428F0" w:rsidRPr="00D428F0" w:rsidRDefault="00D428F0" w:rsidP="00D428F0">
      <w:pPr>
        <w:pStyle w:val="EndNoteBibliography"/>
      </w:pPr>
      <w:r w:rsidRPr="00D428F0">
        <w:t>Hobolth A, Christensen OF, Mailund T, Schierup MH. 2007. Genomic relationships and speciation times of human, chimpanzee, and gorilla inferred from a coalescent hidden Markov model. PLoS Genet 3:e7.</w:t>
      </w:r>
    </w:p>
    <w:p w14:paraId="3AB03327" w14:textId="77777777" w:rsidR="00D428F0" w:rsidRPr="00D428F0" w:rsidRDefault="00D428F0" w:rsidP="00D428F0">
      <w:pPr>
        <w:pStyle w:val="EndNoteBibliography"/>
        <w:spacing w:after="0"/>
      </w:pPr>
    </w:p>
    <w:p w14:paraId="6B4915AB" w14:textId="77777777" w:rsidR="00D428F0" w:rsidRPr="00D428F0" w:rsidRDefault="00D428F0" w:rsidP="00D428F0">
      <w:pPr>
        <w:pStyle w:val="EndNoteBibliography"/>
      </w:pPr>
      <w:r w:rsidRPr="00D428F0">
        <w:t>Holm S. 1979. A simple sequentially rejective multiple test procedure. Scandinavian journal of statistics:65-70.</w:t>
      </w:r>
    </w:p>
    <w:p w14:paraId="0CA1E2E9" w14:textId="77777777" w:rsidR="00D428F0" w:rsidRPr="00D428F0" w:rsidRDefault="00D428F0" w:rsidP="00D428F0">
      <w:pPr>
        <w:pStyle w:val="EndNoteBibliography"/>
        <w:spacing w:after="0"/>
      </w:pPr>
    </w:p>
    <w:p w14:paraId="4A4EBA66" w14:textId="77777777" w:rsidR="00D428F0" w:rsidRPr="00D428F0" w:rsidRDefault="00D428F0" w:rsidP="00D428F0">
      <w:pPr>
        <w:pStyle w:val="EndNoteBibliography"/>
      </w:pPr>
      <w:r w:rsidRPr="00D428F0">
        <w:t>Hu Z, Sackton TB, Edwards SV, Liu JS. 2019. Bayesian Detection of Convergent Rate Changes of Conserved Noncoding Elements on Phylogenetic Trees. Mol Biol Evol 36:1086-1100.</w:t>
      </w:r>
    </w:p>
    <w:p w14:paraId="617845A0" w14:textId="77777777" w:rsidR="00D428F0" w:rsidRPr="00D428F0" w:rsidRDefault="00D428F0" w:rsidP="00D428F0">
      <w:pPr>
        <w:pStyle w:val="EndNoteBibliography"/>
        <w:spacing w:after="0"/>
      </w:pPr>
    </w:p>
    <w:p w14:paraId="3E74302F" w14:textId="77777777" w:rsidR="00D428F0" w:rsidRPr="00D428F0" w:rsidRDefault="00D428F0" w:rsidP="00D428F0">
      <w:pPr>
        <w:pStyle w:val="EndNoteBibliography"/>
      </w:pPr>
      <w:r w:rsidRPr="00D428F0">
        <w:t>Hudson RR. 1983. Testing the Constant-Rate Neutral Allele Model with Protein Sequence Data. Evolution 37:203-217.</w:t>
      </w:r>
    </w:p>
    <w:p w14:paraId="0627C3F8" w14:textId="77777777" w:rsidR="00D428F0" w:rsidRPr="00D428F0" w:rsidRDefault="00D428F0" w:rsidP="00D428F0">
      <w:pPr>
        <w:pStyle w:val="EndNoteBibliography"/>
        <w:spacing w:after="0"/>
      </w:pPr>
    </w:p>
    <w:p w14:paraId="0EEE727D" w14:textId="77777777" w:rsidR="00D428F0" w:rsidRPr="00D428F0" w:rsidRDefault="00D428F0" w:rsidP="00D428F0">
      <w:pPr>
        <w:pStyle w:val="EndNoteBibliography"/>
      </w:pPr>
      <w:r w:rsidRPr="00D428F0">
        <w:lastRenderedPageBreak/>
        <w:t>Hudson RR, Kaplan NL. 1988. The coalescent process in models with selection and recombination. Genetics 120:831-840.</w:t>
      </w:r>
    </w:p>
    <w:p w14:paraId="73603657" w14:textId="77777777" w:rsidR="00D428F0" w:rsidRPr="00D428F0" w:rsidRDefault="00D428F0" w:rsidP="00D428F0">
      <w:pPr>
        <w:pStyle w:val="EndNoteBibliography"/>
        <w:spacing w:after="0"/>
      </w:pPr>
    </w:p>
    <w:p w14:paraId="34ED3529" w14:textId="77777777" w:rsidR="00D428F0" w:rsidRPr="00D428F0" w:rsidRDefault="00D428F0" w:rsidP="00D428F0">
      <w:pPr>
        <w:pStyle w:val="EndNoteBibliography"/>
      </w:pPr>
      <w:r w:rsidRPr="00D428F0">
        <w:t>Hudson RR, Kaplan NL. 1995. Deleterious background selection with recombination. Genetics 141:1605-1617.</w:t>
      </w:r>
    </w:p>
    <w:p w14:paraId="7A76943C" w14:textId="77777777" w:rsidR="00D428F0" w:rsidRPr="00D428F0" w:rsidRDefault="00D428F0" w:rsidP="00D428F0">
      <w:pPr>
        <w:pStyle w:val="EndNoteBibliography"/>
        <w:spacing w:after="0"/>
      </w:pPr>
    </w:p>
    <w:p w14:paraId="11BCA134" w14:textId="77777777" w:rsidR="00D428F0" w:rsidRPr="00D428F0" w:rsidRDefault="00D428F0" w:rsidP="00D428F0">
      <w:pPr>
        <w:pStyle w:val="EndNoteBibliography"/>
      </w:pPr>
      <w:r w:rsidRPr="00D428F0">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4F0F2A97" w14:textId="77777777" w:rsidR="00D428F0" w:rsidRPr="00D428F0" w:rsidRDefault="00D428F0" w:rsidP="00D428F0">
      <w:pPr>
        <w:pStyle w:val="EndNoteBibliography"/>
        <w:spacing w:after="0"/>
      </w:pPr>
    </w:p>
    <w:p w14:paraId="006410A4" w14:textId="77777777" w:rsidR="00D428F0" w:rsidRPr="00D428F0" w:rsidRDefault="00D428F0" w:rsidP="00D428F0">
      <w:pPr>
        <w:pStyle w:val="EndNoteBibliography"/>
      </w:pPr>
      <w:r w:rsidRPr="00D428F0">
        <w:t>Jackman SD, Vandervalk BP, Mohamadi H, Chu J, Yeo S, Hammond SA, Jahesh G, Khan H, Coombe L, Warren RL, et al. 2017. ABySS 2.0: resource-efficient assembly of large genomes using a Bloom filter. Genome Res 27:768-777.</w:t>
      </w:r>
    </w:p>
    <w:p w14:paraId="1E36A941" w14:textId="77777777" w:rsidR="00D428F0" w:rsidRPr="00D428F0" w:rsidRDefault="00D428F0" w:rsidP="00D428F0">
      <w:pPr>
        <w:pStyle w:val="EndNoteBibliography"/>
        <w:spacing w:after="0"/>
      </w:pPr>
    </w:p>
    <w:p w14:paraId="20C494AB" w14:textId="77777777" w:rsidR="00D428F0" w:rsidRPr="00D428F0" w:rsidRDefault="00D428F0" w:rsidP="00D428F0">
      <w:pPr>
        <w:pStyle w:val="EndNoteBibliography"/>
      </w:pPr>
      <w:r w:rsidRPr="00D428F0">
        <w:t>Jarvis ED, Mirarab S, Aberer AJ, Li B, Houde P, Li C, Ho SY, Faircloth BC, Nabholz B, Howard JT, et al. 2014. Whole-genome analyses resolve early branches in the tree of life of modern birds. Science 346:1320-1331.</w:t>
      </w:r>
    </w:p>
    <w:p w14:paraId="743CA95E" w14:textId="77777777" w:rsidR="00D428F0" w:rsidRPr="00D428F0" w:rsidRDefault="00D428F0" w:rsidP="00D428F0">
      <w:pPr>
        <w:pStyle w:val="EndNoteBibliography"/>
        <w:spacing w:after="0"/>
      </w:pPr>
    </w:p>
    <w:p w14:paraId="620F02F5" w14:textId="77777777" w:rsidR="00D428F0" w:rsidRPr="00D428F0" w:rsidRDefault="00D428F0" w:rsidP="00D428F0">
      <w:pPr>
        <w:pStyle w:val="EndNoteBibliography"/>
      </w:pPr>
      <w:r w:rsidRPr="00D428F0">
        <w:t>Jensen-Seaman MI, Furey TS, Payseur BA, Lu Y, Roskin KM, Chen CF, Thomas MA, Haussler D, Jacob HJ. 2004. Comparative recombination rates in the rat, mouse, and human genomes. Genome Res 14:528-538.</w:t>
      </w:r>
    </w:p>
    <w:p w14:paraId="6AB6B0C6" w14:textId="77777777" w:rsidR="00D428F0" w:rsidRPr="00D428F0" w:rsidRDefault="00D428F0" w:rsidP="00D428F0">
      <w:pPr>
        <w:pStyle w:val="EndNoteBibliography"/>
        <w:spacing w:after="0"/>
      </w:pPr>
    </w:p>
    <w:p w14:paraId="63885E64" w14:textId="77777777" w:rsidR="00D428F0" w:rsidRPr="00D428F0" w:rsidRDefault="00D428F0" w:rsidP="00D428F0">
      <w:pPr>
        <w:pStyle w:val="EndNoteBibliography"/>
      </w:pPr>
      <w:r w:rsidRPr="00D428F0">
        <w:t>Johri P, Aquadro CF, Beaumont M, Charlesworth B, Excoffier L, Eyre-Walker A, Keightley PD, Lynch M, McVean G, Payseur BA, et al. 2022. Recommendations for improving statistical inference in population genomics. PLoS Biol 20:e3001669.</w:t>
      </w:r>
    </w:p>
    <w:p w14:paraId="0DE152F9" w14:textId="77777777" w:rsidR="00D428F0" w:rsidRPr="00D428F0" w:rsidRDefault="00D428F0" w:rsidP="00D428F0">
      <w:pPr>
        <w:pStyle w:val="EndNoteBibliography"/>
        <w:spacing w:after="0"/>
      </w:pPr>
    </w:p>
    <w:p w14:paraId="58EA6859" w14:textId="77777777" w:rsidR="00D428F0" w:rsidRPr="00D428F0" w:rsidRDefault="00D428F0" w:rsidP="00D428F0">
      <w:pPr>
        <w:pStyle w:val="EndNoteBibliography"/>
      </w:pPr>
      <w:r w:rsidRPr="00D428F0">
        <w:t>Jones MR, Mills LS, Alves PC, Callahan CM, Alves JM, Lafferty DJR, Jiggins FM, Jensen JD, Melo-Ferreira J, Good JM. 2018. Adaptive introgression underlies polymorphic seasonal camouflage in snowshoe hares. Science 360:1355-1358.</w:t>
      </w:r>
    </w:p>
    <w:p w14:paraId="4D07B781" w14:textId="77777777" w:rsidR="00D428F0" w:rsidRPr="00D428F0" w:rsidRDefault="00D428F0" w:rsidP="00D428F0">
      <w:pPr>
        <w:pStyle w:val="EndNoteBibliography"/>
        <w:spacing w:after="0"/>
      </w:pPr>
    </w:p>
    <w:p w14:paraId="3BBD2F3B" w14:textId="77777777" w:rsidR="00D428F0" w:rsidRPr="00D428F0" w:rsidRDefault="00D428F0" w:rsidP="00D428F0">
      <w:pPr>
        <w:pStyle w:val="EndNoteBibliography"/>
      </w:pPr>
      <w:r w:rsidRPr="00D428F0">
        <w:t>Junier T, Zdobnov EM. 2010. The Newick utilities: high-throughput phylogenetic tree processing in the UNIX shell. Bioinformatics 26:1669-1670.</w:t>
      </w:r>
    </w:p>
    <w:p w14:paraId="4C539BEF" w14:textId="77777777" w:rsidR="00D428F0" w:rsidRPr="00D428F0" w:rsidRDefault="00D428F0" w:rsidP="00D428F0">
      <w:pPr>
        <w:pStyle w:val="EndNoteBibliography"/>
        <w:spacing w:after="0"/>
      </w:pPr>
    </w:p>
    <w:p w14:paraId="09242F01" w14:textId="77777777" w:rsidR="00D428F0" w:rsidRPr="00D428F0" w:rsidRDefault="00D428F0" w:rsidP="00D428F0">
      <w:pPr>
        <w:pStyle w:val="EndNoteBibliography"/>
      </w:pPr>
      <w:r w:rsidRPr="00D428F0">
        <w:t>Kalyaanamoorthy S, Minh BQ, Wong TKF, von Haeseler A, Jermiin LS. 2017. ModelFinder: fast model selection for accurate phylogenetic estimates. Nat Methods 14:587-589.</w:t>
      </w:r>
    </w:p>
    <w:p w14:paraId="4AD0D54C" w14:textId="77777777" w:rsidR="00D428F0" w:rsidRPr="00D428F0" w:rsidRDefault="00D428F0" w:rsidP="00D428F0">
      <w:pPr>
        <w:pStyle w:val="EndNoteBibliography"/>
        <w:spacing w:after="0"/>
      </w:pPr>
    </w:p>
    <w:p w14:paraId="61803B77" w14:textId="77777777" w:rsidR="00D428F0" w:rsidRPr="00D428F0" w:rsidRDefault="00D428F0" w:rsidP="00D428F0">
      <w:pPr>
        <w:pStyle w:val="EndNoteBibliography"/>
      </w:pPr>
      <w:r w:rsidRPr="00D428F0">
        <w:t>Kaplan NL, Hudson RR, Langley CH. 1989. The "hitchhiking effect" revisited. Genetics 123:887-899.</w:t>
      </w:r>
    </w:p>
    <w:p w14:paraId="4526BF46" w14:textId="77777777" w:rsidR="00D428F0" w:rsidRPr="00D428F0" w:rsidRDefault="00D428F0" w:rsidP="00D428F0">
      <w:pPr>
        <w:pStyle w:val="EndNoteBibliography"/>
        <w:spacing w:after="0"/>
      </w:pPr>
    </w:p>
    <w:p w14:paraId="59B367E6" w14:textId="77777777" w:rsidR="00D428F0" w:rsidRPr="00D428F0" w:rsidRDefault="00D428F0" w:rsidP="00D428F0">
      <w:pPr>
        <w:pStyle w:val="EndNoteBibliography"/>
      </w:pPr>
      <w:r w:rsidRPr="00D428F0">
        <w:t>Kartje ME, Jing P, Payseur BA. 2020. Weak Correlation between Nucleotide Variation and Recombination Rate across the House Mouse Genome. Genome Biol Evol 12:293-299.</w:t>
      </w:r>
    </w:p>
    <w:p w14:paraId="3D0DCB49" w14:textId="77777777" w:rsidR="00D428F0" w:rsidRPr="00D428F0" w:rsidRDefault="00D428F0" w:rsidP="00D428F0">
      <w:pPr>
        <w:pStyle w:val="EndNoteBibliography"/>
        <w:spacing w:after="0"/>
      </w:pPr>
    </w:p>
    <w:p w14:paraId="0B6EE2A1" w14:textId="77777777" w:rsidR="00D428F0" w:rsidRPr="00D428F0" w:rsidRDefault="00D428F0" w:rsidP="00D428F0">
      <w:pPr>
        <w:pStyle w:val="EndNoteBibliography"/>
      </w:pPr>
      <w:r w:rsidRPr="00D428F0">
        <w:t>Katoh K, Standley DM. 2013. MAFFT multiple sequence alignment software version 7: improvements in performance and usability. Mol Biol Evol 30:772-780.</w:t>
      </w:r>
    </w:p>
    <w:p w14:paraId="61E82442" w14:textId="77777777" w:rsidR="00D428F0" w:rsidRPr="00D428F0" w:rsidRDefault="00D428F0" w:rsidP="00D428F0">
      <w:pPr>
        <w:pStyle w:val="EndNoteBibliography"/>
        <w:spacing w:after="0"/>
      </w:pPr>
    </w:p>
    <w:p w14:paraId="7C7EC8FD" w14:textId="77777777" w:rsidR="00D428F0" w:rsidRPr="00D428F0" w:rsidRDefault="00D428F0" w:rsidP="00D428F0">
      <w:pPr>
        <w:pStyle w:val="EndNoteBibliography"/>
      </w:pPr>
      <w:r w:rsidRPr="00D428F0">
        <w:t>Katzman S, Kern AD, Bejerano G, Fewell G, Fulton L, Wilson RK, Salama SR, Haussler D. 2007. Human genome ultraconserved elements are ultraselected. Science 317:915.</w:t>
      </w:r>
    </w:p>
    <w:p w14:paraId="1920DB15" w14:textId="77777777" w:rsidR="00D428F0" w:rsidRPr="00D428F0" w:rsidRDefault="00D428F0" w:rsidP="00D428F0">
      <w:pPr>
        <w:pStyle w:val="EndNoteBibliography"/>
        <w:spacing w:after="0"/>
      </w:pPr>
    </w:p>
    <w:p w14:paraId="664630E0" w14:textId="77777777" w:rsidR="00D428F0" w:rsidRPr="00D428F0" w:rsidRDefault="00D428F0" w:rsidP="00D428F0">
      <w:pPr>
        <w:pStyle w:val="EndNoteBibliography"/>
      </w:pPr>
      <w:r w:rsidRPr="00D428F0">
        <w:t>Keane TM, Wong K, Adams DJ, Flint J, Reymond A, Yalcin B. 2014. Identification of structural variation in mouse genomes. Front Genet 5:192.</w:t>
      </w:r>
    </w:p>
    <w:p w14:paraId="5147F1A5" w14:textId="77777777" w:rsidR="00D428F0" w:rsidRPr="00D428F0" w:rsidRDefault="00D428F0" w:rsidP="00D428F0">
      <w:pPr>
        <w:pStyle w:val="EndNoteBibliography"/>
        <w:spacing w:after="0"/>
      </w:pPr>
    </w:p>
    <w:p w14:paraId="4C87823D" w14:textId="77777777" w:rsidR="00D428F0" w:rsidRPr="00D428F0" w:rsidRDefault="00D428F0" w:rsidP="00D428F0">
      <w:pPr>
        <w:pStyle w:val="EndNoteBibliography"/>
      </w:pPr>
      <w:r w:rsidRPr="00D428F0">
        <w:t>Kimura Y, Hawkins MT, McDonough MM, Jacobs LL, Flynn LJ. 2015. Corrected placement of Mus-Rattus fossil calibration forces precision in the molecular tree of rodents. Sci Rep 5:14444.</w:t>
      </w:r>
    </w:p>
    <w:p w14:paraId="53513E5D" w14:textId="77777777" w:rsidR="00D428F0" w:rsidRPr="00D428F0" w:rsidRDefault="00D428F0" w:rsidP="00D428F0">
      <w:pPr>
        <w:pStyle w:val="EndNoteBibliography"/>
        <w:spacing w:after="0"/>
      </w:pPr>
    </w:p>
    <w:p w14:paraId="6ADF6BA8" w14:textId="77777777" w:rsidR="00D428F0" w:rsidRPr="00D428F0" w:rsidRDefault="00D428F0" w:rsidP="00D428F0">
      <w:pPr>
        <w:pStyle w:val="EndNoteBibliography"/>
      </w:pPr>
      <w:r w:rsidRPr="00D428F0">
        <w:t>Kimura Y, Jacobs LL, Cerling TE, Uno KT, Ferguson KM, Flynn LJ, Patnaik R. 2013. Fossil mice and rats show isotopic evidence of niche partitioning and change in dental ecomorphology related to dietary shift in Late Miocene of Pakistan. PLoS One 8:e69308.</w:t>
      </w:r>
    </w:p>
    <w:p w14:paraId="509C67AE" w14:textId="77777777" w:rsidR="00D428F0" w:rsidRPr="00D428F0" w:rsidRDefault="00D428F0" w:rsidP="00D428F0">
      <w:pPr>
        <w:pStyle w:val="EndNoteBibliography"/>
        <w:spacing w:after="0"/>
      </w:pPr>
    </w:p>
    <w:p w14:paraId="31DE8104" w14:textId="77777777" w:rsidR="00D428F0" w:rsidRPr="00D428F0" w:rsidRDefault="00D428F0" w:rsidP="00D428F0">
      <w:pPr>
        <w:pStyle w:val="EndNoteBibliography"/>
      </w:pPr>
      <w:r w:rsidRPr="00D428F0">
        <w:t>Kong A, Gudbjartsson DF, Sainz J, Jonsdottir GM, Gudjonsson SA, Richardsson B, Sigurdardottir S, Barnard J, Hallbeck B, Masson G, et al. 2002. A high-resolution recombination map of the human genome. Nat Genet 31:241-247.</w:t>
      </w:r>
    </w:p>
    <w:p w14:paraId="1A089E67" w14:textId="77777777" w:rsidR="00D428F0" w:rsidRPr="00D428F0" w:rsidRDefault="00D428F0" w:rsidP="00D428F0">
      <w:pPr>
        <w:pStyle w:val="EndNoteBibliography"/>
        <w:spacing w:after="0"/>
      </w:pPr>
    </w:p>
    <w:p w14:paraId="10CF6668" w14:textId="77777777" w:rsidR="00D428F0" w:rsidRPr="00D428F0" w:rsidRDefault="00D428F0" w:rsidP="00D428F0">
      <w:pPr>
        <w:pStyle w:val="EndNoteBibliography"/>
      </w:pPr>
      <w:r w:rsidRPr="00D428F0">
        <w:t>Kowalczyk A, Meyer WK, Partha R, Mao W, Clark NL, Chikina M. 2019. RERconverge: an R package for associating evolutionary rates with convergent traits. Bioinformatics 35:4815-4817.</w:t>
      </w:r>
    </w:p>
    <w:p w14:paraId="1529D031" w14:textId="77777777" w:rsidR="00D428F0" w:rsidRPr="00D428F0" w:rsidRDefault="00D428F0" w:rsidP="00D428F0">
      <w:pPr>
        <w:pStyle w:val="EndNoteBibliography"/>
        <w:spacing w:after="0"/>
      </w:pPr>
    </w:p>
    <w:p w14:paraId="3E08AD17" w14:textId="77777777" w:rsidR="00D428F0" w:rsidRPr="00D428F0" w:rsidRDefault="00D428F0" w:rsidP="00D428F0">
      <w:pPr>
        <w:pStyle w:val="EndNoteBibliography"/>
      </w:pPr>
      <w:r w:rsidRPr="00D428F0">
        <w:t>Kulathinal RJ, Stevison LS, Noor MA. 2009. The genomics of speciation in Drosophila: diversity, divergence, and introgression estimated using low-coverage genome sequencing. PLoS Genet 5:e1000550.</w:t>
      </w:r>
    </w:p>
    <w:p w14:paraId="0C039B0D" w14:textId="77777777" w:rsidR="00D428F0" w:rsidRPr="00D428F0" w:rsidRDefault="00D428F0" w:rsidP="00D428F0">
      <w:pPr>
        <w:pStyle w:val="EndNoteBibliography"/>
        <w:spacing w:after="0"/>
      </w:pPr>
    </w:p>
    <w:p w14:paraId="5C95D16F" w14:textId="77777777" w:rsidR="00D428F0" w:rsidRPr="00D428F0" w:rsidRDefault="00D428F0" w:rsidP="00D428F0">
      <w:pPr>
        <w:pStyle w:val="EndNoteBibliography"/>
      </w:pPr>
      <w:r w:rsidRPr="00D428F0">
        <w:t>Kumon T, Ma J, Akins RB, Stefanik D, Nordgren CE, Kim J, Levine MT, Lampson MA. 2021. Parallel pathways for recruiting effector proteins determine centromere drive and suppression. Cell 184:4904-4918 e4911.</w:t>
      </w:r>
    </w:p>
    <w:p w14:paraId="14B16445" w14:textId="77777777" w:rsidR="00D428F0" w:rsidRPr="00D428F0" w:rsidRDefault="00D428F0" w:rsidP="00D428F0">
      <w:pPr>
        <w:pStyle w:val="EndNoteBibliography"/>
        <w:spacing w:after="0"/>
      </w:pPr>
    </w:p>
    <w:p w14:paraId="1777F03F" w14:textId="775DFA9A" w:rsidR="00D428F0" w:rsidRPr="00D428F0" w:rsidRDefault="00D428F0" w:rsidP="00D428F0">
      <w:pPr>
        <w:pStyle w:val="EndNoteBibliography"/>
      </w:pPr>
      <w:r w:rsidRPr="00D428F0">
        <w:t xml:space="preserve">Calculating and interpreting gene- and site-concordance factors in phylogenomics [Internet]. The Lanfear Lab @ ANU2018 September 20, 2021]. Available from: </w:t>
      </w:r>
      <w:hyperlink r:id="rId23" w:history="1">
        <w:r w:rsidRPr="00D428F0">
          <w:rPr>
            <w:rStyle w:val="Hyperlink"/>
          </w:rPr>
          <w:t>http://www.robertlanfear.com/blog/files/concordance_factors.html</w:t>
        </w:r>
      </w:hyperlink>
    </w:p>
    <w:p w14:paraId="43B6F285" w14:textId="77777777" w:rsidR="00D428F0" w:rsidRPr="00D428F0" w:rsidRDefault="00D428F0" w:rsidP="00D428F0">
      <w:pPr>
        <w:pStyle w:val="EndNoteBibliography"/>
        <w:spacing w:after="0"/>
      </w:pPr>
    </w:p>
    <w:p w14:paraId="57440B3F" w14:textId="77777777" w:rsidR="00D428F0" w:rsidRPr="00D428F0" w:rsidRDefault="00D428F0" w:rsidP="00D428F0">
      <w:pPr>
        <w:pStyle w:val="EndNoteBibliography"/>
      </w:pPr>
      <w:r w:rsidRPr="00D428F0">
        <w:t>Lecompte E, Aplin K, Denys C, Catzeflis F, Chades M, Chevret P. 2008. Phylogeny and biogeography of African Murinae based on mitochondrial and nuclear gene sequences, with a new tribal classification of the subfamily. BMC Evol Biol 8:199.</w:t>
      </w:r>
    </w:p>
    <w:p w14:paraId="3630DD19" w14:textId="77777777" w:rsidR="00D428F0" w:rsidRPr="00D428F0" w:rsidRDefault="00D428F0" w:rsidP="00D428F0">
      <w:pPr>
        <w:pStyle w:val="EndNoteBibliography"/>
        <w:spacing w:after="0"/>
      </w:pPr>
    </w:p>
    <w:p w14:paraId="369DBEFE" w14:textId="77777777" w:rsidR="00D428F0" w:rsidRPr="00D428F0" w:rsidRDefault="00D428F0" w:rsidP="00D428F0">
      <w:pPr>
        <w:pStyle w:val="EndNoteBibliography"/>
      </w:pPr>
      <w:r w:rsidRPr="00D428F0">
        <w:t>Lewontin RC, Birch LC. 1966. Hybridization as a Source of Variation for Adaptation to New Environments. Evolution 20:315-336.</w:t>
      </w:r>
    </w:p>
    <w:p w14:paraId="2507933A" w14:textId="77777777" w:rsidR="00D428F0" w:rsidRPr="00D428F0" w:rsidRDefault="00D428F0" w:rsidP="00D428F0">
      <w:pPr>
        <w:pStyle w:val="EndNoteBibliography"/>
        <w:spacing w:after="0"/>
      </w:pPr>
    </w:p>
    <w:p w14:paraId="774C7F1D" w14:textId="77777777" w:rsidR="00D428F0" w:rsidRPr="00D428F0" w:rsidRDefault="00D428F0" w:rsidP="00D428F0">
      <w:pPr>
        <w:pStyle w:val="EndNoteBibliography"/>
      </w:pPr>
      <w:r w:rsidRPr="00D428F0">
        <w:t>Li H. 2013. Aligning sequence reads, clone sequences and assembly contigs with BWA-MEM. arXiv preprint arXiv:1303.3997.</w:t>
      </w:r>
    </w:p>
    <w:p w14:paraId="677BA8DF" w14:textId="77777777" w:rsidR="00D428F0" w:rsidRPr="00D428F0" w:rsidRDefault="00D428F0" w:rsidP="00D428F0">
      <w:pPr>
        <w:pStyle w:val="EndNoteBibliography"/>
        <w:spacing w:after="0"/>
      </w:pPr>
    </w:p>
    <w:p w14:paraId="0A6807F4" w14:textId="77777777" w:rsidR="00D428F0" w:rsidRPr="00D428F0" w:rsidRDefault="00D428F0" w:rsidP="00D428F0">
      <w:pPr>
        <w:pStyle w:val="EndNoteBibliography"/>
      </w:pPr>
      <w:r w:rsidRPr="00D428F0">
        <w:t>Li H. 2018. Minimap2: pairwise alignment for nucleotide sequences. Bioinformatics 34:3094-3100.</w:t>
      </w:r>
    </w:p>
    <w:p w14:paraId="7C3856F7" w14:textId="77777777" w:rsidR="00D428F0" w:rsidRPr="00D428F0" w:rsidRDefault="00D428F0" w:rsidP="00D428F0">
      <w:pPr>
        <w:pStyle w:val="EndNoteBibliography"/>
        <w:spacing w:after="0"/>
      </w:pPr>
    </w:p>
    <w:p w14:paraId="6FEC26B5" w14:textId="77777777" w:rsidR="00D428F0" w:rsidRPr="00D428F0" w:rsidRDefault="00D428F0" w:rsidP="00D428F0">
      <w:pPr>
        <w:pStyle w:val="EndNoteBibliography"/>
      </w:pPr>
      <w:r w:rsidRPr="00D428F0">
        <w:t>Liu X, Wei F, Li M, Jiang X, Feng Z, Hu J. 2004. Molecular phylogeny and taxonomy of wood mice (genus Apodemus Kaup, 1829) based on complete mtDNA cytochrome b sequences, with emphasis on Chinese species. Mol Phylogenet Evol 33:1-15.</w:t>
      </w:r>
    </w:p>
    <w:p w14:paraId="00665B4A" w14:textId="77777777" w:rsidR="00D428F0" w:rsidRPr="00D428F0" w:rsidRDefault="00D428F0" w:rsidP="00D428F0">
      <w:pPr>
        <w:pStyle w:val="EndNoteBibliography"/>
        <w:spacing w:after="0"/>
      </w:pPr>
    </w:p>
    <w:p w14:paraId="0E4F95D6" w14:textId="77777777" w:rsidR="00D428F0" w:rsidRPr="00D428F0" w:rsidRDefault="00D428F0" w:rsidP="00D428F0">
      <w:pPr>
        <w:pStyle w:val="EndNoteBibliography"/>
      </w:pPr>
      <w:r w:rsidRPr="00D428F0">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46A0F4B3" w14:textId="77777777" w:rsidR="00D428F0" w:rsidRPr="00D428F0" w:rsidRDefault="00D428F0" w:rsidP="00D428F0">
      <w:pPr>
        <w:pStyle w:val="EndNoteBibliography"/>
        <w:spacing w:after="0"/>
      </w:pPr>
    </w:p>
    <w:p w14:paraId="2FC0108A" w14:textId="77777777" w:rsidR="00D428F0" w:rsidRPr="00D428F0" w:rsidRDefault="00D428F0" w:rsidP="00D428F0">
      <w:pPr>
        <w:pStyle w:val="EndNoteBibliography"/>
      </w:pPr>
      <w:r w:rsidRPr="00D428F0">
        <w:t>Louca S, Pennell MW. 2020. Extant timetrees are consistent with a myriad of diversification histories. Nature 580:502-505.</w:t>
      </w:r>
    </w:p>
    <w:p w14:paraId="27017FEB" w14:textId="77777777" w:rsidR="00D428F0" w:rsidRPr="00D428F0" w:rsidRDefault="00D428F0" w:rsidP="00D428F0">
      <w:pPr>
        <w:pStyle w:val="EndNoteBibliography"/>
        <w:spacing w:after="0"/>
      </w:pPr>
    </w:p>
    <w:p w14:paraId="2FDC6B9D" w14:textId="77777777" w:rsidR="00D428F0" w:rsidRPr="00D428F0" w:rsidRDefault="00D428F0" w:rsidP="00D428F0">
      <w:pPr>
        <w:pStyle w:val="EndNoteBibliography"/>
      </w:pPr>
      <w:r w:rsidRPr="00D428F0">
        <w:t>Lundrigan BL, Jansa SA, Tucker PK. 2002. Phylogenetic relationships in the genus mus, based on paternally, maternally, and biparentally inherited characters. Syst Biol 51:410-431.</w:t>
      </w:r>
    </w:p>
    <w:p w14:paraId="0274DD63" w14:textId="77777777" w:rsidR="00D428F0" w:rsidRPr="00D428F0" w:rsidRDefault="00D428F0" w:rsidP="00D428F0">
      <w:pPr>
        <w:pStyle w:val="EndNoteBibliography"/>
        <w:spacing w:after="0"/>
      </w:pPr>
    </w:p>
    <w:p w14:paraId="212B7891" w14:textId="77777777" w:rsidR="00D428F0" w:rsidRPr="00D428F0" w:rsidRDefault="00D428F0" w:rsidP="00D428F0">
      <w:pPr>
        <w:pStyle w:val="EndNoteBibliography"/>
      </w:pPr>
      <w:r w:rsidRPr="00D428F0">
        <w:t>Maddison WP. 1997. Gene Trees in Species Trees. Systematic Biology 46:523-536.</w:t>
      </w:r>
    </w:p>
    <w:p w14:paraId="3E1A9269" w14:textId="77777777" w:rsidR="00D428F0" w:rsidRPr="00D428F0" w:rsidRDefault="00D428F0" w:rsidP="00D428F0">
      <w:pPr>
        <w:pStyle w:val="EndNoteBibliography"/>
        <w:spacing w:after="0"/>
      </w:pPr>
    </w:p>
    <w:p w14:paraId="69E35B09" w14:textId="77777777" w:rsidR="00D428F0" w:rsidRPr="00D428F0" w:rsidRDefault="00D428F0" w:rsidP="00D428F0">
      <w:pPr>
        <w:pStyle w:val="EndNoteBibliography"/>
      </w:pPr>
      <w:r w:rsidRPr="00D428F0">
        <w:t>Martin Y, Gerlach G, Schlotterer C, Meyer A. 2000. Molecular phylogeny of European muroid rodents based on complete cytochrome b sequences. Mol Phylogenet Evol 16:37-47.</w:t>
      </w:r>
    </w:p>
    <w:p w14:paraId="6DF5B869" w14:textId="77777777" w:rsidR="00D428F0" w:rsidRPr="00D428F0" w:rsidRDefault="00D428F0" w:rsidP="00D428F0">
      <w:pPr>
        <w:pStyle w:val="EndNoteBibliography"/>
        <w:spacing w:after="0"/>
      </w:pPr>
    </w:p>
    <w:p w14:paraId="3C358EBD" w14:textId="77777777" w:rsidR="00D428F0" w:rsidRPr="00D428F0" w:rsidRDefault="00D428F0" w:rsidP="00D428F0">
      <w:pPr>
        <w:pStyle w:val="EndNoteBibliography"/>
      </w:pPr>
      <w:r w:rsidRPr="00D428F0">
        <w:t>Maynard Smith J, Haigh J. 1974. The hitch-hiking effect of a favourable gene. Genet Res 23:23-35.</w:t>
      </w:r>
    </w:p>
    <w:p w14:paraId="57431CE3" w14:textId="77777777" w:rsidR="00D428F0" w:rsidRPr="00D428F0" w:rsidRDefault="00D428F0" w:rsidP="00D428F0">
      <w:pPr>
        <w:pStyle w:val="EndNoteBibliography"/>
        <w:spacing w:after="0"/>
      </w:pPr>
    </w:p>
    <w:p w14:paraId="26CA5857" w14:textId="77777777" w:rsidR="00D428F0" w:rsidRPr="00D428F0" w:rsidRDefault="00D428F0" w:rsidP="00D428F0">
      <w:pPr>
        <w:pStyle w:val="EndNoteBibliography"/>
      </w:pPr>
      <w:r w:rsidRPr="00D428F0">
        <w:t>McKenzie PF, Eaton DAR. 2020. The Multispecies Coalescent in Space and Time. bioRxiv:2020.2008.2002.233395.</w:t>
      </w:r>
    </w:p>
    <w:p w14:paraId="4AA41ADF" w14:textId="77777777" w:rsidR="00D428F0" w:rsidRPr="00D428F0" w:rsidRDefault="00D428F0" w:rsidP="00D428F0">
      <w:pPr>
        <w:pStyle w:val="EndNoteBibliography"/>
        <w:spacing w:after="0"/>
      </w:pPr>
    </w:p>
    <w:p w14:paraId="00E7FD54" w14:textId="77777777" w:rsidR="00D428F0" w:rsidRPr="00D428F0" w:rsidRDefault="00D428F0" w:rsidP="00D428F0">
      <w:pPr>
        <w:pStyle w:val="EndNoteBibliography"/>
      </w:pPr>
      <w:r w:rsidRPr="00D428F0">
        <w:t>Mendes FK, Fuentes-Gonzalez JA, Schraiber JG, Hahn MW. 2018. A multispecies coalescent model for quantitative traits. Elife 7:e36482.</w:t>
      </w:r>
    </w:p>
    <w:p w14:paraId="73522A01" w14:textId="77777777" w:rsidR="00D428F0" w:rsidRPr="00D428F0" w:rsidRDefault="00D428F0" w:rsidP="00D428F0">
      <w:pPr>
        <w:pStyle w:val="EndNoteBibliography"/>
        <w:spacing w:after="0"/>
      </w:pPr>
    </w:p>
    <w:p w14:paraId="7194E9BD" w14:textId="77777777" w:rsidR="00D428F0" w:rsidRPr="00D428F0" w:rsidRDefault="00D428F0" w:rsidP="00D428F0">
      <w:pPr>
        <w:pStyle w:val="EndNoteBibliography"/>
      </w:pPr>
      <w:r w:rsidRPr="00D428F0">
        <w:t>Mendes FK, Hahn MW. 2016. Gene Tree Discordance Causes Apparent Substitution Rate Variation. Syst Biol 65:711-721.</w:t>
      </w:r>
    </w:p>
    <w:p w14:paraId="101EAD1B" w14:textId="77777777" w:rsidR="00D428F0" w:rsidRPr="00D428F0" w:rsidRDefault="00D428F0" w:rsidP="00D428F0">
      <w:pPr>
        <w:pStyle w:val="EndNoteBibliography"/>
        <w:spacing w:after="0"/>
      </w:pPr>
    </w:p>
    <w:p w14:paraId="4CB5016F" w14:textId="77777777" w:rsidR="00D428F0" w:rsidRPr="00D428F0" w:rsidRDefault="00D428F0" w:rsidP="00D428F0">
      <w:pPr>
        <w:pStyle w:val="EndNoteBibliography"/>
      </w:pPr>
      <w:r w:rsidRPr="00D428F0">
        <w:t>Mendes FK, Hahn Y, Hahn MW. 2016. Gene Tree Discordance Can Generate Patterns of Diminishing Convergence over Time. Mol Biol Evol 33:3299-3307.</w:t>
      </w:r>
    </w:p>
    <w:p w14:paraId="7011B1AB" w14:textId="77777777" w:rsidR="00D428F0" w:rsidRPr="00D428F0" w:rsidRDefault="00D428F0" w:rsidP="00D428F0">
      <w:pPr>
        <w:pStyle w:val="EndNoteBibliography"/>
        <w:spacing w:after="0"/>
      </w:pPr>
    </w:p>
    <w:p w14:paraId="562E0EAB" w14:textId="77777777" w:rsidR="00D428F0" w:rsidRPr="00D428F0" w:rsidRDefault="00D428F0" w:rsidP="00D428F0">
      <w:pPr>
        <w:pStyle w:val="EndNoteBibliography"/>
      </w:pPr>
      <w:r w:rsidRPr="00D428F0">
        <w:t>Mendes FK, Livera AP, Hahn MW. 2019. The perils of intralocus recombination for inferences of molecular convergence. Philos Trans R Soc Lond B Biol Sci 374:20180244.</w:t>
      </w:r>
    </w:p>
    <w:p w14:paraId="4E4C97C0" w14:textId="77777777" w:rsidR="00D428F0" w:rsidRPr="00D428F0" w:rsidRDefault="00D428F0" w:rsidP="00D428F0">
      <w:pPr>
        <w:pStyle w:val="EndNoteBibliography"/>
        <w:spacing w:after="0"/>
      </w:pPr>
    </w:p>
    <w:p w14:paraId="25EDEA46" w14:textId="77777777" w:rsidR="00D428F0" w:rsidRPr="00D428F0" w:rsidRDefault="00D428F0" w:rsidP="00D428F0">
      <w:pPr>
        <w:pStyle w:val="EndNoteBibliography"/>
      </w:pPr>
      <w:r w:rsidRPr="00D428F0">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685BD3AA" w14:textId="77777777" w:rsidR="00D428F0" w:rsidRPr="00D428F0" w:rsidRDefault="00D428F0" w:rsidP="00D428F0">
      <w:pPr>
        <w:pStyle w:val="EndNoteBibliography"/>
        <w:spacing w:after="0"/>
      </w:pPr>
    </w:p>
    <w:p w14:paraId="3ABA2229" w14:textId="77777777" w:rsidR="00D428F0" w:rsidRPr="00D428F0" w:rsidRDefault="00D428F0" w:rsidP="00D428F0">
      <w:pPr>
        <w:pStyle w:val="EndNoteBibliography"/>
      </w:pPr>
      <w:r w:rsidRPr="00D428F0">
        <w:t>Minh BQ, Hahn MW, Lanfear R. 2020. New Methods to Calculate Concordance Factors for Phylogenomic Datasets. Mol Biol Evol 37:2727-2733.</w:t>
      </w:r>
    </w:p>
    <w:p w14:paraId="25C8CF94" w14:textId="77777777" w:rsidR="00D428F0" w:rsidRPr="00D428F0" w:rsidRDefault="00D428F0" w:rsidP="00D428F0">
      <w:pPr>
        <w:pStyle w:val="EndNoteBibliography"/>
        <w:spacing w:after="0"/>
      </w:pPr>
    </w:p>
    <w:p w14:paraId="3FB6D11F" w14:textId="77777777" w:rsidR="00D428F0" w:rsidRPr="00D428F0" w:rsidRDefault="00D428F0" w:rsidP="00D428F0">
      <w:pPr>
        <w:pStyle w:val="EndNoteBibliography"/>
      </w:pPr>
      <w:r w:rsidRPr="00D428F0">
        <w:t>Minh BQ, Schmidt HA, Chernomor O, Schrempf D, Woodhams MD, von Haeseler A, Lanfear R. 2020. IQ-TREE 2: New Models and Efficient Methods for Phylogenetic Inference in the Genomic Era. Mol Biol Evol 37:1530-1534.</w:t>
      </w:r>
    </w:p>
    <w:p w14:paraId="7708EB06" w14:textId="77777777" w:rsidR="00D428F0" w:rsidRPr="00D428F0" w:rsidRDefault="00D428F0" w:rsidP="00D428F0">
      <w:pPr>
        <w:pStyle w:val="EndNoteBibliography"/>
        <w:spacing w:after="0"/>
      </w:pPr>
    </w:p>
    <w:p w14:paraId="5CF17332" w14:textId="77777777" w:rsidR="00D428F0" w:rsidRPr="00D428F0" w:rsidRDefault="00D428F0" w:rsidP="00D428F0">
      <w:pPr>
        <w:pStyle w:val="EndNoteBibliography"/>
      </w:pPr>
      <w:r w:rsidRPr="00D428F0">
        <w:t>Mirarab S, Nakhleh L, Warnow T. 2021. Multispecies coalescent: theory and applications in phylogenetics. Annual Review of Ecology, Evolution, and Systematics 52:247-268.</w:t>
      </w:r>
    </w:p>
    <w:p w14:paraId="0198FCE8" w14:textId="77777777" w:rsidR="00D428F0" w:rsidRPr="00D428F0" w:rsidRDefault="00D428F0" w:rsidP="00D428F0">
      <w:pPr>
        <w:pStyle w:val="EndNoteBibliography"/>
        <w:spacing w:after="0"/>
      </w:pPr>
    </w:p>
    <w:p w14:paraId="125815F5" w14:textId="77777777" w:rsidR="00D428F0" w:rsidRPr="00D428F0" w:rsidRDefault="00D428F0" w:rsidP="00D428F0">
      <w:pPr>
        <w:pStyle w:val="EndNoteBibliography"/>
      </w:pPr>
      <w:r w:rsidRPr="00D428F0">
        <w:t>Mölder F, Jablonski KP, Letcher B, Hall MB, Tomkins-Tinch CH, Sochat V, Forster J, Lee S, Twardziok SO, Kanitz A, et al. 2021. Sustainable data analysis with Snakemake. F1000Res 10:33.</w:t>
      </w:r>
    </w:p>
    <w:p w14:paraId="6D190C9A" w14:textId="77777777" w:rsidR="00D428F0" w:rsidRPr="00D428F0" w:rsidRDefault="00D428F0" w:rsidP="00D428F0">
      <w:pPr>
        <w:pStyle w:val="EndNoteBibliography"/>
        <w:spacing w:after="0"/>
      </w:pPr>
    </w:p>
    <w:p w14:paraId="7C7AE76F" w14:textId="77777777" w:rsidR="00D428F0" w:rsidRPr="00D428F0" w:rsidRDefault="00D428F0" w:rsidP="00D428F0">
      <w:pPr>
        <w:pStyle w:val="EndNoteBibliography"/>
      </w:pPr>
      <w:r w:rsidRPr="00D428F0">
        <w:t>Moore EC, Thomas GWC, Mortimer S, Kopania EEK, Hunnicutt KE, Clare-Salzler ZJ, Larson EL, Good JM. 2022. The Evolution of Widespread Recombination Suppression on the Dwarf Hamster (Phodopus) X Chromosome. Genome Biol Evol 14:evac080.</w:t>
      </w:r>
    </w:p>
    <w:p w14:paraId="2B65F81A" w14:textId="77777777" w:rsidR="00D428F0" w:rsidRPr="00D428F0" w:rsidRDefault="00D428F0" w:rsidP="00D428F0">
      <w:pPr>
        <w:pStyle w:val="EndNoteBibliography"/>
        <w:spacing w:after="0"/>
      </w:pPr>
    </w:p>
    <w:p w14:paraId="4DB82C4B" w14:textId="77777777" w:rsidR="00D428F0" w:rsidRPr="00D428F0" w:rsidRDefault="00D428F0" w:rsidP="00D428F0">
      <w:pPr>
        <w:pStyle w:val="EndNoteBibliography"/>
      </w:pPr>
      <w:r w:rsidRPr="00D428F0">
        <w:t>Mouse Genome Sequencing C, Waterston RH, Lindblad-Toh K, Birney E, Rogers J, Abril JF, Agarwal P, Agarwala R, Ainscough R, Alexandersson M, et al. 2002. Initial sequencing and comparative analysis of the mouse genome. Nature 420:520-562.</w:t>
      </w:r>
    </w:p>
    <w:p w14:paraId="5717B2C2" w14:textId="77777777" w:rsidR="00D428F0" w:rsidRPr="00D428F0" w:rsidRDefault="00D428F0" w:rsidP="00D428F0">
      <w:pPr>
        <w:pStyle w:val="EndNoteBibliography"/>
        <w:spacing w:after="0"/>
      </w:pPr>
    </w:p>
    <w:p w14:paraId="375E0A70" w14:textId="77777777" w:rsidR="00D428F0" w:rsidRPr="00D428F0" w:rsidRDefault="00D428F0" w:rsidP="00D428F0">
      <w:pPr>
        <w:pStyle w:val="EndNoteBibliography"/>
      </w:pPr>
      <w:r w:rsidRPr="00D428F0">
        <w:t>Murrell B, Weaver S, Smith MD, Wertheim JO, Murrell S, Aylward A, Eren K, Pollner T, Martin DP, Smith DM, et al. 2015. Gene-wide identification of episodic selection. Mol Biol Evol 32:1365-1371.</w:t>
      </w:r>
    </w:p>
    <w:p w14:paraId="3836F48F" w14:textId="77777777" w:rsidR="00D428F0" w:rsidRPr="00D428F0" w:rsidRDefault="00D428F0" w:rsidP="00D428F0">
      <w:pPr>
        <w:pStyle w:val="EndNoteBibliography"/>
        <w:spacing w:after="0"/>
      </w:pPr>
    </w:p>
    <w:p w14:paraId="4DD17D4C" w14:textId="77777777" w:rsidR="00D428F0" w:rsidRPr="00D428F0" w:rsidRDefault="00D428F0" w:rsidP="00D428F0">
      <w:pPr>
        <w:pStyle w:val="EndNoteBibliography"/>
      </w:pPr>
      <w:r w:rsidRPr="00D428F0">
        <w:t>Nilsson P, Solbakken MH, Schmid BV, Orr RJS, Lv R, Cui Y, Song Y, Zhang Y, Baalsrud HT, Torresen OK, et al. 2020. The Genome of the Great Gerbil Reveals Species-Specific Duplication of an MHCII Gene. Genome Biol Evol 12:3832-3849.</w:t>
      </w:r>
    </w:p>
    <w:p w14:paraId="11C41B32" w14:textId="77777777" w:rsidR="00D428F0" w:rsidRPr="00D428F0" w:rsidRDefault="00D428F0" w:rsidP="00D428F0">
      <w:pPr>
        <w:pStyle w:val="EndNoteBibliography"/>
        <w:spacing w:after="0"/>
      </w:pPr>
    </w:p>
    <w:p w14:paraId="15B62653" w14:textId="77777777" w:rsidR="00D428F0" w:rsidRPr="00D428F0" w:rsidRDefault="00D428F0" w:rsidP="00D428F0">
      <w:pPr>
        <w:pStyle w:val="EndNoteBibliography"/>
      </w:pPr>
      <w:r w:rsidRPr="00D428F0">
        <w:t>Pagès M, Fabre P-H, Chaval Y, Mortelliti A, Nicolas V, Wells K, Michaux JR, Lazzari V. 2016. Molecular phylogeny of South-East Asian arboreal murine rodents. Zoologica Scripta 45:349-364.</w:t>
      </w:r>
    </w:p>
    <w:p w14:paraId="11C939CA" w14:textId="77777777" w:rsidR="00D428F0" w:rsidRPr="00D428F0" w:rsidRDefault="00D428F0" w:rsidP="00D428F0">
      <w:pPr>
        <w:pStyle w:val="EndNoteBibliography"/>
        <w:spacing w:after="0"/>
      </w:pPr>
    </w:p>
    <w:p w14:paraId="66EC7BDA" w14:textId="77777777" w:rsidR="00D428F0" w:rsidRPr="00D428F0" w:rsidRDefault="00D428F0" w:rsidP="00D428F0">
      <w:pPr>
        <w:pStyle w:val="EndNoteBibliography"/>
      </w:pPr>
      <w:r w:rsidRPr="00D428F0">
        <w:lastRenderedPageBreak/>
        <w:t>Pamilo P, Nei M. 1988. Relationships between gene trees and species trees. Mol Biol Evol 5:568-583.</w:t>
      </w:r>
    </w:p>
    <w:p w14:paraId="6B3DC77F" w14:textId="77777777" w:rsidR="00D428F0" w:rsidRPr="00D428F0" w:rsidRDefault="00D428F0" w:rsidP="00D428F0">
      <w:pPr>
        <w:pStyle w:val="EndNoteBibliography"/>
        <w:spacing w:after="0"/>
      </w:pPr>
    </w:p>
    <w:p w14:paraId="7AE3D5C4" w14:textId="77777777" w:rsidR="00D428F0" w:rsidRPr="00D428F0" w:rsidRDefault="00D428F0" w:rsidP="00D428F0">
      <w:pPr>
        <w:pStyle w:val="EndNoteBibliography"/>
      </w:pPr>
      <w:r w:rsidRPr="00D428F0">
        <w:t>Paradis E, Schliep K. 2019. ape 5.0: an environment for modern phylogenetics and evolutionary analyses in R. Bioinformatics 35:526-528.</w:t>
      </w:r>
    </w:p>
    <w:p w14:paraId="5FBB47BB" w14:textId="77777777" w:rsidR="00D428F0" w:rsidRPr="00D428F0" w:rsidRDefault="00D428F0" w:rsidP="00D428F0">
      <w:pPr>
        <w:pStyle w:val="EndNoteBibliography"/>
        <w:spacing w:after="0"/>
      </w:pPr>
    </w:p>
    <w:p w14:paraId="169F04A5" w14:textId="77777777" w:rsidR="00D428F0" w:rsidRPr="00D428F0" w:rsidRDefault="00D428F0" w:rsidP="00D428F0">
      <w:pPr>
        <w:pStyle w:val="EndNoteBibliography"/>
      </w:pPr>
      <w:r w:rsidRPr="00D428F0">
        <w:t>Partha R, Kowalczyk A, Clark NL, Chikina M. 2019. Robust Method for Detecting Convergent Shifts in Evolutionary Rates. Mol Biol Evol 36:1817-1830.</w:t>
      </w:r>
    </w:p>
    <w:p w14:paraId="2AA61810" w14:textId="77777777" w:rsidR="00D428F0" w:rsidRPr="00D428F0" w:rsidRDefault="00D428F0" w:rsidP="00D428F0">
      <w:pPr>
        <w:pStyle w:val="EndNoteBibliography"/>
        <w:spacing w:after="0"/>
      </w:pPr>
    </w:p>
    <w:p w14:paraId="33D7B99F" w14:textId="77777777" w:rsidR="00D428F0" w:rsidRPr="00D428F0" w:rsidRDefault="00D428F0" w:rsidP="00D428F0">
      <w:pPr>
        <w:pStyle w:val="EndNoteBibliography"/>
      </w:pPr>
      <w:r w:rsidRPr="00D428F0">
        <w:t>Pease JB, Haak DC, Hahn MW, Moyle LC. 2016. Phylogenomics Reveals Three Sources of Adaptive Variation during a Rapid Radiation. PLoS Biol 14:e1002379.</w:t>
      </w:r>
    </w:p>
    <w:p w14:paraId="66DDCDD7" w14:textId="77777777" w:rsidR="00D428F0" w:rsidRPr="00D428F0" w:rsidRDefault="00D428F0" w:rsidP="00D428F0">
      <w:pPr>
        <w:pStyle w:val="EndNoteBibliography"/>
        <w:spacing w:after="0"/>
      </w:pPr>
    </w:p>
    <w:p w14:paraId="4AD4B9D6" w14:textId="77777777" w:rsidR="00D428F0" w:rsidRPr="00D428F0" w:rsidRDefault="00D428F0" w:rsidP="00D428F0">
      <w:pPr>
        <w:pStyle w:val="EndNoteBibliography"/>
      </w:pPr>
      <w:r w:rsidRPr="00D428F0">
        <w:t>Pease JB, Hahn MW. 2013. More accurate phylogenies inferred from low-recombination regions in the presence of incomplete lineage sorting. Evolution 67:2376-2384.</w:t>
      </w:r>
    </w:p>
    <w:p w14:paraId="7855B84B" w14:textId="77777777" w:rsidR="00D428F0" w:rsidRPr="00D428F0" w:rsidRDefault="00D428F0" w:rsidP="00D428F0">
      <w:pPr>
        <w:pStyle w:val="EndNoteBibliography"/>
        <w:spacing w:after="0"/>
      </w:pPr>
    </w:p>
    <w:p w14:paraId="20E24D52" w14:textId="77777777" w:rsidR="00D428F0" w:rsidRPr="00D428F0" w:rsidRDefault="00D428F0" w:rsidP="00D428F0">
      <w:pPr>
        <w:pStyle w:val="EndNoteBibliography"/>
      </w:pPr>
      <w:r w:rsidRPr="00D428F0">
        <w:t>Platt RN, 2nd, Vandewege MW, Ray DA. 2018. Mammalian transposable elements and their impacts on genome evolution. Chromosome Res 26:25-43.</w:t>
      </w:r>
    </w:p>
    <w:p w14:paraId="0193911E" w14:textId="77777777" w:rsidR="00D428F0" w:rsidRPr="00D428F0" w:rsidRDefault="00D428F0" w:rsidP="00D428F0">
      <w:pPr>
        <w:pStyle w:val="EndNoteBibliography"/>
        <w:spacing w:after="0"/>
      </w:pPr>
    </w:p>
    <w:p w14:paraId="5D7C22DB" w14:textId="77777777" w:rsidR="00D428F0" w:rsidRPr="00D428F0" w:rsidRDefault="00D428F0" w:rsidP="00D428F0">
      <w:pPr>
        <w:pStyle w:val="EndNoteBibliography"/>
      </w:pPr>
      <w:r w:rsidRPr="00D428F0">
        <w:t>Pollard KS, Hubisz MJ, Rosenbloom KR, Siepel A. 2010. Detection of nonneutral substitution rates on mammalian phylogenies. Genome Res 20:110-121.</w:t>
      </w:r>
    </w:p>
    <w:p w14:paraId="2C39F51B" w14:textId="77777777" w:rsidR="00D428F0" w:rsidRPr="00D428F0" w:rsidRDefault="00D428F0" w:rsidP="00D428F0">
      <w:pPr>
        <w:pStyle w:val="EndNoteBibliography"/>
        <w:spacing w:after="0"/>
      </w:pPr>
    </w:p>
    <w:p w14:paraId="48383C93" w14:textId="77777777" w:rsidR="00D428F0" w:rsidRPr="00D428F0" w:rsidRDefault="00D428F0" w:rsidP="00D428F0">
      <w:pPr>
        <w:pStyle w:val="EndNoteBibliography"/>
      </w:pPr>
      <w:r w:rsidRPr="00D428F0">
        <w:t>Pond SL, Frost SD, Muse SV. 2005. HyPhy: hypothesis testing using phylogenies. Bioinformatics 21:676-679.</w:t>
      </w:r>
    </w:p>
    <w:p w14:paraId="2316389E" w14:textId="77777777" w:rsidR="00D428F0" w:rsidRPr="00D428F0" w:rsidRDefault="00D428F0" w:rsidP="00D428F0">
      <w:pPr>
        <w:pStyle w:val="EndNoteBibliography"/>
        <w:spacing w:after="0"/>
      </w:pPr>
    </w:p>
    <w:p w14:paraId="1ADC4AA0" w14:textId="77777777" w:rsidR="00D428F0" w:rsidRPr="00D428F0" w:rsidRDefault="00D428F0" w:rsidP="00D428F0">
      <w:pPr>
        <w:pStyle w:val="EndNoteBibliography"/>
      </w:pPr>
      <w:r w:rsidRPr="00D428F0">
        <w:t>Poplin R, Ruano-Rubio V, DePristo MA, Fennell TJ, Carneiro MO, Auwera GAVd, Kling DE, Gauthier LD, Levy-Moonshine A, Roazen D, et al. 2018. Scaling accurate genetic variant discovery to tens of thousands of samples. bioRxiv:201178.</w:t>
      </w:r>
    </w:p>
    <w:p w14:paraId="5AB9A1BA" w14:textId="77777777" w:rsidR="00D428F0" w:rsidRPr="00D428F0" w:rsidRDefault="00D428F0" w:rsidP="00D428F0">
      <w:pPr>
        <w:pStyle w:val="EndNoteBibliography"/>
        <w:spacing w:after="0"/>
      </w:pPr>
    </w:p>
    <w:p w14:paraId="00DC69BE" w14:textId="77777777" w:rsidR="00D428F0" w:rsidRPr="00D428F0" w:rsidRDefault="00D428F0" w:rsidP="00D428F0">
      <w:pPr>
        <w:pStyle w:val="EndNoteBibliography"/>
      </w:pPr>
      <w:r w:rsidRPr="00D428F0">
        <w:t>Ptak SE, Hinds DA, Koehler K, Nickel B, Patil N, Ballinger DG, Przeworski M, Frazer KA, Paabo S. 2005. Fine-scale recombination patterns differ between chimpanzees and humans. Nat Genet 37:429-434.</w:t>
      </w:r>
    </w:p>
    <w:p w14:paraId="50B809A0" w14:textId="77777777" w:rsidR="00D428F0" w:rsidRPr="00D428F0" w:rsidRDefault="00D428F0" w:rsidP="00D428F0">
      <w:pPr>
        <w:pStyle w:val="EndNoteBibliography"/>
        <w:spacing w:after="0"/>
      </w:pPr>
    </w:p>
    <w:p w14:paraId="2203312C" w14:textId="77777777" w:rsidR="00D428F0" w:rsidRPr="00D428F0" w:rsidRDefault="00D428F0" w:rsidP="00D428F0">
      <w:pPr>
        <w:pStyle w:val="EndNoteBibliography"/>
      </w:pPr>
      <w:r w:rsidRPr="00D428F0">
        <w:t>Quinlan AR, Hall IM. 2010. BEDTools: a flexible suite of utilities for comparing genomic features. Bioinformatics 26:841-842.</w:t>
      </w:r>
    </w:p>
    <w:p w14:paraId="713E2701" w14:textId="77777777" w:rsidR="00D428F0" w:rsidRPr="00D428F0" w:rsidRDefault="00D428F0" w:rsidP="00D428F0">
      <w:pPr>
        <w:pStyle w:val="EndNoteBibliography"/>
        <w:spacing w:after="0"/>
      </w:pPr>
    </w:p>
    <w:p w14:paraId="4744C383" w14:textId="77777777" w:rsidR="00D428F0" w:rsidRPr="00D428F0" w:rsidRDefault="00D428F0" w:rsidP="00D428F0">
      <w:pPr>
        <w:pStyle w:val="EndNoteBibliography"/>
      </w:pPr>
      <w:r w:rsidRPr="00D428F0">
        <w:t>R Core Team. 2021. R: A language and environment for statistical computing. Vienna, Austria.</w:t>
      </w:r>
    </w:p>
    <w:p w14:paraId="7B8AF560" w14:textId="77777777" w:rsidR="00D428F0" w:rsidRPr="00D428F0" w:rsidRDefault="00D428F0" w:rsidP="00D428F0">
      <w:pPr>
        <w:pStyle w:val="EndNoteBibliography"/>
        <w:spacing w:after="0"/>
      </w:pPr>
    </w:p>
    <w:p w14:paraId="5BA03D81" w14:textId="77777777" w:rsidR="00D428F0" w:rsidRPr="00D428F0" w:rsidRDefault="00D428F0" w:rsidP="00D428F0">
      <w:pPr>
        <w:pStyle w:val="EndNoteBibliography"/>
      </w:pPr>
      <w:r w:rsidRPr="00D428F0">
        <w:t>Ranwez V, Douzery EJP, Cambon C, Chantret N, Delsuc F. 2018. MACSE v2: Toolkit for the Alignment of Coding Sequences Accounting for Frameshifts and Stop Codons. Mol Biol Evol 35:2582-2584.</w:t>
      </w:r>
    </w:p>
    <w:p w14:paraId="7DE721A9" w14:textId="77777777" w:rsidR="00D428F0" w:rsidRPr="00D428F0" w:rsidRDefault="00D428F0" w:rsidP="00D428F0">
      <w:pPr>
        <w:pStyle w:val="EndNoteBibliography"/>
        <w:spacing w:after="0"/>
      </w:pPr>
    </w:p>
    <w:p w14:paraId="47263916" w14:textId="77777777" w:rsidR="00D428F0" w:rsidRPr="00D428F0" w:rsidRDefault="00D428F0" w:rsidP="00D428F0">
      <w:pPr>
        <w:pStyle w:val="EndNoteBibliography"/>
      </w:pPr>
      <w:r w:rsidRPr="00D428F0">
        <w:lastRenderedPageBreak/>
        <w:t>Revell LJ. 2012. phytools: an R package for phylogenetic comparative biology (and other things). Methods in Ecology and Evolution 3:217-223.</w:t>
      </w:r>
    </w:p>
    <w:p w14:paraId="6FDCA35A" w14:textId="77777777" w:rsidR="00D428F0" w:rsidRPr="00D428F0" w:rsidRDefault="00D428F0" w:rsidP="00D428F0">
      <w:pPr>
        <w:pStyle w:val="EndNoteBibliography"/>
        <w:spacing w:after="0"/>
      </w:pPr>
    </w:p>
    <w:p w14:paraId="727694BB" w14:textId="77777777" w:rsidR="00D428F0" w:rsidRPr="00D428F0" w:rsidRDefault="00D428F0" w:rsidP="00D428F0">
      <w:pPr>
        <w:pStyle w:val="EndNoteBibliography"/>
      </w:pPr>
      <w:r w:rsidRPr="00D428F0">
        <w:t>Rivas-Gonzalez I, Rousselle M, Li F, Zhou L, Dutheil JY, Munch K, Shao Y, Wu D, Schierup MH, Zhang G. 2023. Pervasive incomplete lineage sorting illuminates speciation and selection in primates. Science 380:eabn4409.</w:t>
      </w:r>
    </w:p>
    <w:p w14:paraId="671308D6" w14:textId="77777777" w:rsidR="00D428F0" w:rsidRPr="00D428F0" w:rsidRDefault="00D428F0" w:rsidP="00D428F0">
      <w:pPr>
        <w:pStyle w:val="EndNoteBibliography"/>
        <w:spacing w:after="0"/>
      </w:pPr>
    </w:p>
    <w:p w14:paraId="0859235B" w14:textId="77777777" w:rsidR="00D428F0" w:rsidRPr="00D428F0" w:rsidRDefault="00D428F0" w:rsidP="00D428F0">
      <w:pPr>
        <w:pStyle w:val="EndNoteBibliography"/>
      </w:pPr>
      <w:r w:rsidRPr="00D428F0">
        <w:t>Robinson DF, Foulds LR. 1981. Comparison of phylogenetic trees. Mathematical Biosciences 53:131-147.</w:t>
      </w:r>
    </w:p>
    <w:p w14:paraId="5747070F" w14:textId="77777777" w:rsidR="00D428F0" w:rsidRPr="00D428F0" w:rsidRDefault="00D428F0" w:rsidP="00D428F0">
      <w:pPr>
        <w:pStyle w:val="EndNoteBibliography"/>
        <w:spacing w:after="0"/>
      </w:pPr>
    </w:p>
    <w:p w14:paraId="604D191E" w14:textId="77777777" w:rsidR="00D428F0" w:rsidRPr="00D428F0" w:rsidRDefault="00D428F0" w:rsidP="00D428F0">
      <w:pPr>
        <w:pStyle w:val="EndNoteBibliography"/>
      </w:pPr>
      <w:r w:rsidRPr="00D428F0">
        <w:t>Robinson DF, Foulds LR editors.; 1979 Berlin, Heidelberg.</w:t>
      </w:r>
    </w:p>
    <w:p w14:paraId="35B4189B" w14:textId="77777777" w:rsidR="00D428F0" w:rsidRPr="00D428F0" w:rsidRDefault="00D428F0" w:rsidP="00D428F0">
      <w:pPr>
        <w:pStyle w:val="EndNoteBibliography"/>
        <w:spacing w:after="0"/>
      </w:pPr>
    </w:p>
    <w:p w14:paraId="574801E0" w14:textId="77777777" w:rsidR="00D428F0" w:rsidRPr="00D428F0" w:rsidRDefault="00D428F0" w:rsidP="00D428F0">
      <w:pPr>
        <w:pStyle w:val="EndNoteBibliography"/>
      </w:pPr>
      <w:r w:rsidRPr="00D428F0">
        <w:t>Romanenko SA, Perelman PL, Trifonov VA, Graphodatsky AS. 2012. Chromosomal evolution in Rodentia. Heredity (Edinb) 108:4-16.</w:t>
      </w:r>
    </w:p>
    <w:p w14:paraId="51559268" w14:textId="77777777" w:rsidR="00D428F0" w:rsidRPr="00D428F0" w:rsidRDefault="00D428F0" w:rsidP="00D428F0">
      <w:pPr>
        <w:pStyle w:val="EndNoteBibliography"/>
        <w:spacing w:after="0"/>
      </w:pPr>
    </w:p>
    <w:p w14:paraId="7BCBFB15" w14:textId="77777777" w:rsidR="00D428F0" w:rsidRPr="00D428F0" w:rsidRDefault="00D428F0" w:rsidP="00D428F0">
      <w:pPr>
        <w:pStyle w:val="EndNoteBibliography"/>
      </w:pPr>
      <w:r w:rsidRPr="00D428F0">
        <w:t>Rosenberg NA. 2002. The probability of topological concordance of gene trees and species trees. Theor Popul Biol 61:225-247.</w:t>
      </w:r>
    </w:p>
    <w:p w14:paraId="63366132" w14:textId="77777777" w:rsidR="00D428F0" w:rsidRPr="00D428F0" w:rsidRDefault="00D428F0" w:rsidP="00D428F0">
      <w:pPr>
        <w:pStyle w:val="EndNoteBibliography"/>
        <w:spacing w:after="0"/>
      </w:pPr>
    </w:p>
    <w:p w14:paraId="6E82F048" w14:textId="77777777" w:rsidR="00D428F0" w:rsidRPr="00D428F0" w:rsidRDefault="00D428F0" w:rsidP="00D428F0">
      <w:pPr>
        <w:pStyle w:val="EndNoteBibliography"/>
      </w:pPr>
      <w:r w:rsidRPr="00D428F0">
        <w:t>Rowe KC, Achmadi AS, Fabre P-H, Schenk JJ, Steppan SJ, Esselstyn JA. 2019. Oceanic islands of Wallacea as a source for dispersal and diversification of murine rodents. Journal of Biogeography 46:2752-2768.</w:t>
      </w:r>
    </w:p>
    <w:p w14:paraId="79497DB8" w14:textId="77777777" w:rsidR="00D428F0" w:rsidRPr="00D428F0" w:rsidRDefault="00D428F0" w:rsidP="00D428F0">
      <w:pPr>
        <w:pStyle w:val="EndNoteBibliography"/>
        <w:spacing w:after="0"/>
      </w:pPr>
    </w:p>
    <w:p w14:paraId="350A1885" w14:textId="77777777" w:rsidR="00D428F0" w:rsidRPr="00D428F0" w:rsidRDefault="00D428F0" w:rsidP="00D428F0">
      <w:pPr>
        <w:pStyle w:val="EndNoteBibliography"/>
      </w:pPr>
      <w:r w:rsidRPr="00D428F0">
        <w:t>Roycroft E, Achmadi A, Callahan CM, Esselstyn JA, Good JM, Moussalli A, Rowe KC. 2021. Molecular Evolution of Ecological Specialisation: Genomic Insights from the Diversification of Murine Rodents. Genome Biol Evol 13:evab103.</w:t>
      </w:r>
    </w:p>
    <w:p w14:paraId="54C90AC5" w14:textId="77777777" w:rsidR="00D428F0" w:rsidRPr="00D428F0" w:rsidRDefault="00D428F0" w:rsidP="00D428F0">
      <w:pPr>
        <w:pStyle w:val="EndNoteBibliography"/>
        <w:spacing w:after="0"/>
      </w:pPr>
    </w:p>
    <w:p w14:paraId="3A9324E6" w14:textId="77777777" w:rsidR="00D428F0" w:rsidRPr="00D428F0" w:rsidRDefault="00D428F0" w:rsidP="00D428F0">
      <w:pPr>
        <w:pStyle w:val="EndNoteBibliography"/>
      </w:pPr>
      <w:r w:rsidRPr="00D428F0">
        <w:t>Roycroft EJ, Moussalli A, Rowe KC. 2020. Phylogenomics Uncovers Confidence and Conflict in the Rapid Radiation of Australo-Papuan Rodents. Syst Biol 69:431-444.</w:t>
      </w:r>
    </w:p>
    <w:p w14:paraId="7B25F41A" w14:textId="77777777" w:rsidR="00D428F0" w:rsidRPr="00D428F0" w:rsidRDefault="00D428F0" w:rsidP="00D428F0">
      <w:pPr>
        <w:pStyle w:val="EndNoteBibliography"/>
        <w:spacing w:after="0"/>
      </w:pPr>
    </w:p>
    <w:p w14:paraId="7FE0B108" w14:textId="77777777" w:rsidR="00D428F0" w:rsidRPr="00D428F0" w:rsidRDefault="00D428F0" w:rsidP="00D428F0">
      <w:pPr>
        <w:pStyle w:val="EndNoteBibliography"/>
      </w:pPr>
      <w:r w:rsidRPr="00D428F0">
        <w:t>Sarver BA, Keeble S, Cosart T, Tucker PK, Dean MD, Good JM. 2017. Phylogenomic Insights into Mouse Evolution Using a Pseudoreference Approach. Genome Biol Evol 9:726-739.</w:t>
      </w:r>
    </w:p>
    <w:p w14:paraId="639027BE" w14:textId="77777777" w:rsidR="00D428F0" w:rsidRPr="00D428F0" w:rsidRDefault="00D428F0" w:rsidP="00D428F0">
      <w:pPr>
        <w:pStyle w:val="EndNoteBibliography"/>
        <w:spacing w:after="0"/>
      </w:pPr>
    </w:p>
    <w:p w14:paraId="785C6442" w14:textId="77777777" w:rsidR="00D428F0" w:rsidRPr="00D428F0" w:rsidRDefault="00D428F0" w:rsidP="00D428F0">
      <w:pPr>
        <w:pStyle w:val="EndNoteBibliography"/>
      </w:pPr>
      <w:r w:rsidRPr="00D428F0">
        <w:t>Scally A, Dutheil JY, Hillier LW, Jordan GE, Goodhead I, Herrero J, Hobolth A, Lappalainen T, Mailund T, Marques-Bonet T, et al. 2012. Insights into hominid evolution from the gorilla genome sequence. Nature 483:169-175.</w:t>
      </w:r>
    </w:p>
    <w:p w14:paraId="2AC90C64" w14:textId="77777777" w:rsidR="00D428F0" w:rsidRPr="00D428F0" w:rsidRDefault="00D428F0" w:rsidP="00D428F0">
      <w:pPr>
        <w:pStyle w:val="EndNoteBibliography"/>
        <w:spacing w:after="0"/>
      </w:pPr>
    </w:p>
    <w:p w14:paraId="0C82B1A3" w14:textId="77777777" w:rsidR="00D428F0" w:rsidRPr="00D428F0" w:rsidRDefault="00D428F0" w:rsidP="00D428F0">
      <w:pPr>
        <w:pStyle w:val="EndNoteBibliography"/>
      </w:pPr>
      <w:r w:rsidRPr="00D428F0">
        <w:t>Schenk JJ, Rowe KC, Steppan SJ. 2013. Ecological opportunity and incumbency in the diversification of repeated continental colonizations by muroid rodents. Syst Biol 62:837-864.</w:t>
      </w:r>
    </w:p>
    <w:p w14:paraId="59B0A555" w14:textId="77777777" w:rsidR="00D428F0" w:rsidRPr="00D428F0" w:rsidRDefault="00D428F0" w:rsidP="00D428F0">
      <w:pPr>
        <w:pStyle w:val="EndNoteBibliography"/>
        <w:spacing w:after="0"/>
      </w:pPr>
    </w:p>
    <w:p w14:paraId="71F0CA69" w14:textId="77777777" w:rsidR="00D428F0" w:rsidRPr="00D428F0" w:rsidRDefault="00D428F0" w:rsidP="00D428F0">
      <w:pPr>
        <w:pStyle w:val="EndNoteBibliography"/>
      </w:pPr>
      <w:r w:rsidRPr="00D428F0">
        <w:t>Schliep KP. 2011. phangorn: phylogenetic analysis in R. Bioinformatics 27:592-593.</w:t>
      </w:r>
    </w:p>
    <w:p w14:paraId="259B1C6F" w14:textId="77777777" w:rsidR="00D428F0" w:rsidRPr="00D428F0" w:rsidRDefault="00D428F0" w:rsidP="00D428F0">
      <w:pPr>
        <w:pStyle w:val="EndNoteBibliography"/>
        <w:spacing w:after="0"/>
      </w:pPr>
    </w:p>
    <w:p w14:paraId="4113E28C" w14:textId="77777777" w:rsidR="00D428F0" w:rsidRPr="00D428F0" w:rsidRDefault="00D428F0" w:rsidP="00D428F0">
      <w:pPr>
        <w:pStyle w:val="EndNoteBibliography"/>
      </w:pPr>
      <w:r w:rsidRPr="00D428F0">
        <w:t>Serizawa K, Suzuki H, Tsuchiya K. 2000. A phylogenetic view on species radiation in Apodemus inferred from variation of nuclear and mitochondrial genes. Biochem Genet 38:27-40.</w:t>
      </w:r>
    </w:p>
    <w:p w14:paraId="5E0195FC" w14:textId="77777777" w:rsidR="00D428F0" w:rsidRPr="00D428F0" w:rsidRDefault="00D428F0" w:rsidP="00D428F0">
      <w:pPr>
        <w:pStyle w:val="EndNoteBibliography"/>
        <w:spacing w:after="0"/>
      </w:pPr>
    </w:p>
    <w:p w14:paraId="1A35B10E" w14:textId="77777777" w:rsidR="00D428F0" w:rsidRPr="00D428F0" w:rsidRDefault="00D428F0" w:rsidP="00D428F0">
      <w:pPr>
        <w:pStyle w:val="EndNoteBibliography"/>
      </w:pPr>
      <w:r w:rsidRPr="00D428F0">
        <w:t>Shifman S, Bell JT, Copley RR, Taylor MS, Williams RW, Mott R, Flint J. 2006. A high-resolution single nucleotide polymorphism genetic map of the mouse genome. PLoS Biol 4:e395.</w:t>
      </w:r>
    </w:p>
    <w:p w14:paraId="697CD106" w14:textId="77777777" w:rsidR="00D428F0" w:rsidRPr="00D428F0" w:rsidRDefault="00D428F0" w:rsidP="00D428F0">
      <w:pPr>
        <w:pStyle w:val="EndNoteBibliography"/>
        <w:spacing w:after="0"/>
      </w:pPr>
    </w:p>
    <w:p w14:paraId="03C8E4C0" w14:textId="77777777" w:rsidR="00D428F0" w:rsidRPr="00D428F0" w:rsidRDefault="00D428F0" w:rsidP="00D428F0">
      <w:pPr>
        <w:pStyle w:val="EndNoteBibliography"/>
      </w:pPr>
      <w:r w:rsidRPr="00D428F0">
        <w:t>Singhal S, Leffler EM, Sannareddy K, Turner I, Venn O, Hooper DM, Strand AI, Li Q, Raney B, Balakrishnan CN, et al. 2015. Stable recombination hotspots in birds. Science 350:928-932.</w:t>
      </w:r>
    </w:p>
    <w:p w14:paraId="08D4BD18" w14:textId="77777777" w:rsidR="00D428F0" w:rsidRPr="00D428F0" w:rsidRDefault="00D428F0" w:rsidP="00D428F0">
      <w:pPr>
        <w:pStyle w:val="EndNoteBibliography"/>
        <w:spacing w:after="0"/>
      </w:pPr>
    </w:p>
    <w:p w14:paraId="5FE44DC9" w14:textId="77777777" w:rsidR="00D428F0" w:rsidRPr="00D428F0" w:rsidRDefault="00D428F0" w:rsidP="00D428F0">
      <w:pPr>
        <w:pStyle w:val="EndNoteBibliography"/>
      </w:pPr>
      <w:r w:rsidRPr="00D428F0">
        <w:t>Slatkin M, Pollack JL. 2006. The concordance of gene trees and species trees at two linked loci. Genetics 172:1979-1984.</w:t>
      </w:r>
    </w:p>
    <w:p w14:paraId="29BDFC87" w14:textId="77777777" w:rsidR="00D428F0" w:rsidRPr="00D428F0" w:rsidRDefault="00D428F0" w:rsidP="00D428F0">
      <w:pPr>
        <w:pStyle w:val="EndNoteBibliography"/>
        <w:spacing w:after="0"/>
      </w:pPr>
    </w:p>
    <w:p w14:paraId="270B0410" w14:textId="77777777" w:rsidR="00D428F0" w:rsidRPr="00D428F0" w:rsidRDefault="00D428F0" w:rsidP="00D428F0">
      <w:pPr>
        <w:pStyle w:val="EndNoteBibliography"/>
      </w:pPr>
      <w:r w:rsidRPr="00D428F0">
        <w:t>Smagulova F, Gregoretti IV, Brick K, Khil P, Camerini-Otero RD, Petukhova GV. 2011. Genome-wide analysis reveals novel molecular features of mouse recombination hotspots. Nature 472:375-378.</w:t>
      </w:r>
    </w:p>
    <w:p w14:paraId="76AFB5D7" w14:textId="77777777" w:rsidR="00D428F0" w:rsidRPr="00D428F0" w:rsidRDefault="00D428F0" w:rsidP="00D428F0">
      <w:pPr>
        <w:pStyle w:val="EndNoteBibliography"/>
        <w:spacing w:after="0"/>
      </w:pPr>
    </w:p>
    <w:p w14:paraId="2294B2A8" w14:textId="6DD0576E" w:rsidR="00D428F0" w:rsidRPr="00D428F0" w:rsidRDefault="00D428F0" w:rsidP="00D428F0">
      <w:pPr>
        <w:pStyle w:val="EndNoteBibliography"/>
      </w:pPr>
      <w:r w:rsidRPr="00D428F0">
        <w:t xml:space="preserve">RepeatMasker Open-4.0 [Internet]. 2013-2015. Available from </w:t>
      </w:r>
      <w:hyperlink r:id="rId24" w:history="1">
        <w:r w:rsidRPr="00D428F0">
          <w:rPr>
            <w:rStyle w:val="Hyperlink"/>
          </w:rPr>
          <w:t>http://www.repeatmasker.org</w:t>
        </w:r>
      </w:hyperlink>
      <w:r w:rsidRPr="00D428F0">
        <w:t>.</w:t>
      </w:r>
    </w:p>
    <w:p w14:paraId="57D2DAC7" w14:textId="77777777" w:rsidR="00D428F0" w:rsidRPr="00D428F0" w:rsidRDefault="00D428F0" w:rsidP="00D428F0">
      <w:pPr>
        <w:pStyle w:val="EndNoteBibliography"/>
        <w:spacing w:after="0"/>
      </w:pPr>
    </w:p>
    <w:p w14:paraId="0EC8FAA8" w14:textId="77777777" w:rsidR="00D428F0" w:rsidRPr="00D428F0" w:rsidRDefault="00D428F0" w:rsidP="00D428F0">
      <w:pPr>
        <w:pStyle w:val="EndNoteBibliography"/>
      </w:pPr>
      <w:r w:rsidRPr="00D428F0">
        <w:t>Smith BT, Merwin J, Provost KL, Thom G, Brumfield RT, Ferreira M, Mauck WM, Moyle RG, Wright TF, Joseph L. 2023. Phylogenomic Analysis of the Parrots of the World Distinguishes Artifactual from Biological Sources of Gene Tree Discordance. Syst Biol 72:228-241.</w:t>
      </w:r>
    </w:p>
    <w:p w14:paraId="18B4E015" w14:textId="77777777" w:rsidR="00D428F0" w:rsidRPr="00D428F0" w:rsidRDefault="00D428F0" w:rsidP="00D428F0">
      <w:pPr>
        <w:pStyle w:val="EndNoteBibliography"/>
        <w:spacing w:after="0"/>
      </w:pPr>
    </w:p>
    <w:p w14:paraId="5CF609BE" w14:textId="77777777" w:rsidR="00D428F0" w:rsidRPr="00D428F0" w:rsidRDefault="00D428F0" w:rsidP="00D428F0">
      <w:pPr>
        <w:pStyle w:val="EndNoteBibliography"/>
      </w:pPr>
      <w:r w:rsidRPr="00D428F0">
        <w:t>Smith MD, Wertheim JO, Weaver S, Murrell B, Scheffler K, Kosakovsky Pond SL. 2015. Less is more: an adaptive branch-site random effects model for efficient detection of episodic diversifying selection. Mol Biol Evol 32:1342-1353.</w:t>
      </w:r>
    </w:p>
    <w:p w14:paraId="750F00DE" w14:textId="77777777" w:rsidR="00D428F0" w:rsidRPr="00D428F0" w:rsidRDefault="00D428F0" w:rsidP="00D428F0">
      <w:pPr>
        <w:pStyle w:val="EndNoteBibliography"/>
        <w:spacing w:after="0"/>
      </w:pPr>
    </w:p>
    <w:p w14:paraId="50EEB3C6" w14:textId="77777777" w:rsidR="00D428F0" w:rsidRPr="00D428F0" w:rsidRDefault="00D428F0" w:rsidP="00D428F0">
      <w:pPr>
        <w:pStyle w:val="EndNoteBibliography"/>
      </w:pPr>
      <w:r w:rsidRPr="00D428F0">
        <w:t>Smith SA, Brown JW, Walker JF. 2018. So many genes, so little time: A practical approach to divergence-time estimation in the genomic era. PLoS One 13:e0197433.</w:t>
      </w:r>
    </w:p>
    <w:p w14:paraId="1F954915" w14:textId="77777777" w:rsidR="00D428F0" w:rsidRPr="00D428F0" w:rsidRDefault="00D428F0" w:rsidP="00D428F0">
      <w:pPr>
        <w:pStyle w:val="EndNoteBibliography"/>
        <w:spacing w:after="0"/>
      </w:pPr>
    </w:p>
    <w:p w14:paraId="503FC0D2" w14:textId="77777777" w:rsidR="00D428F0" w:rsidRPr="00D428F0" w:rsidRDefault="00D428F0" w:rsidP="00D428F0">
      <w:pPr>
        <w:pStyle w:val="EndNoteBibliography"/>
      </w:pPr>
      <w:r w:rsidRPr="00D428F0">
        <w:t>Smith SA, Moore MJ, Brown JW, Yang Y. 2015. Analysis of phylogenomic datasets reveals conflict, concordance, and gene duplications with examples from animals and plants. BMC Evol Biol 15:150.</w:t>
      </w:r>
    </w:p>
    <w:p w14:paraId="644189D6" w14:textId="77777777" w:rsidR="00D428F0" w:rsidRPr="00D428F0" w:rsidRDefault="00D428F0" w:rsidP="00D428F0">
      <w:pPr>
        <w:pStyle w:val="EndNoteBibliography"/>
        <w:spacing w:after="0"/>
      </w:pPr>
    </w:p>
    <w:p w14:paraId="593C6BDA" w14:textId="77777777" w:rsidR="00D428F0" w:rsidRPr="00D428F0" w:rsidRDefault="00D428F0" w:rsidP="00D428F0">
      <w:pPr>
        <w:pStyle w:val="EndNoteBibliography"/>
      </w:pPr>
      <w:r w:rsidRPr="00D428F0">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3BF58841" w14:textId="77777777" w:rsidR="00D428F0" w:rsidRPr="00D428F0" w:rsidRDefault="00D428F0" w:rsidP="00D428F0">
      <w:pPr>
        <w:pStyle w:val="EndNoteBibliography"/>
        <w:spacing w:after="0"/>
      </w:pPr>
    </w:p>
    <w:p w14:paraId="5377DA42" w14:textId="77777777" w:rsidR="00D428F0" w:rsidRPr="00D428F0" w:rsidRDefault="00D428F0" w:rsidP="00D428F0">
      <w:pPr>
        <w:pStyle w:val="EndNoteBibliography"/>
      </w:pPr>
      <w:r w:rsidRPr="00D428F0">
        <w:t>Stapley J, Feulner PGD, Johnston SE, Santure AW, Smadja CM. 2017. Variation in recombination frequency and distribution across eukaryotes: patterns and processes. Philos Trans R Soc Lond B Biol Sci 372.</w:t>
      </w:r>
    </w:p>
    <w:p w14:paraId="7F6EC0BD" w14:textId="77777777" w:rsidR="00D428F0" w:rsidRPr="00D428F0" w:rsidRDefault="00D428F0" w:rsidP="00D428F0">
      <w:pPr>
        <w:pStyle w:val="EndNoteBibliography"/>
        <w:spacing w:after="0"/>
      </w:pPr>
    </w:p>
    <w:p w14:paraId="2C1D251A" w14:textId="77777777" w:rsidR="00D428F0" w:rsidRPr="00D428F0" w:rsidRDefault="00D428F0" w:rsidP="00D428F0">
      <w:pPr>
        <w:pStyle w:val="EndNoteBibliography"/>
      </w:pPr>
      <w:r w:rsidRPr="00D428F0">
        <w:t>Steenwyk JL, Li Y, Zhou X, Shen XX, Rokas A. 2023. Incongruence in the phylogenomics era. Nat Rev Genet 24:834-850.</w:t>
      </w:r>
    </w:p>
    <w:p w14:paraId="2BC07477" w14:textId="77777777" w:rsidR="00D428F0" w:rsidRPr="00D428F0" w:rsidRDefault="00D428F0" w:rsidP="00D428F0">
      <w:pPr>
        <w:pStyle w:val="EndNoteBibliography"/>
        <w:spacing w:after="0"/>
      </w:pPr>
    </w:p>
    <w:p w14:paraId="51859267" w14:textId="77777777" w:rsidR="00D428F0" w:rsidRPr="00D428F0" w:rsidRDefault="00D428F0" w:rsidP="00D428F0">
      <w:pPr>
        <w:pStyle w:val="EndNoteBibliography"/>
      </w:pPr>
      <w:r w:rsidRPr="00D428F0">
        <w:t>Steppan SJ, Adkins RM, Spinks PQ, Hale C. 2005. Multigene phylogeny of the Old World mice, Murinae, reveals distinct geographic lineages and the declining utility of mitochondrial genes compared to nuclear genes. Mol Phylogenet Evol 37:370-388.</w:t>
      </w:r>
    </w:p>
    <w:p w14:paraId="33C5DDAF" w14:textId="77777777" w:rsidR="00D428F0" w:rsidRPr="00D428F0" w:rsidRDefault="00D428F0" w:rsidP="00D428F0">
      <w:pPr>
        <w:pStyle w:val="EndNoteBibliography"/>
        <w:spacing w:after="0"/>
      </w:pPr>
    </w:p>
    <w:p w14:paraId="33FF1AA1" w14:textId="77777777" w:rsidR="00D428F0" w:rsidRPr="00D428F0" w:rsidRDefault="00D428F0" w:rsidP="00D428F0">
      <w:pPr>
        <w:pStyle w:val="EndNoteBibliography"/>
      </w:pPr>
      <w:r w:rsidRPr="00D428F0">
        <w:t>Steppan SJ, Schenk JJ. 2017. Muroid rodent phylogenetics: 900-species tree reveals increasing diversification rates. PLoS One 12:e0183070.</w:t>
      </w:r>
    </w:p>
    <w:p w14:paraId="03C2C876" w14:textId="77777777" w:rsidR="00D428F0" w:rsidRPr="00D428F0" w:rsidRDefault="00D428F0" w:rsidP="00D428F0">
      <w:pPr>
        <w:pStyle w:val="EndNoteBibliography"/>
        <w:spacing w:after="0"/>
      </w:pPr>
    </w:p>
    <w:p w14:paraId="4A43C819" w14:textId="77777777" w:rsidR="00D428F0" w:rsidRPr="00D428F0" w:rsidRDefault="00D428F0" w:rsidP="00D428F0">
      <w:pPr>
        <w:pStyle w:val="EndNoteBibliography"/>
      </w:pPr>
      <w:r w:rsidRPr="00D428F0">
        <w:t>Stevison LS, Woerner AE, Kidd JM, Kelley JL, Veeramah KR, McManus KF, Great Ape Genome P, Bustamante CD, Hammer MF, Wall JD. 2016. The Time Scale of Recombination Rate Evolution in Great Apes. Mol Biol Evol 33:928-945.</w:t>
      </w:r>
    </w:p>
    <w:p w14:paraId="7AC3D717" w14:textId="77777777" w:rsidR="00D428F0" w:rsidRPr="00D428F0" w:rsidRDefault="00D428F0" w:rsidP="00D428F0">
      <w:pPr>
        <w:pStyle w:val="EndNoteBibliography"/>
        <w:spacing w:after="0"/>
      </w:pPr>
    </w:p>
    <w:p w14:paraId="6FA94C9C" w14:textId="77777777" w:rsidR="00D428F0" w:rsidRPr="00D428F0" w:rsidRDefault="00D428F0" w:rsidP="00D428F0">
      <w:pPr>
        <w:pStyle w:val="EndNoteBibliography"/>
      </w:pPr>
      <w:r w:rsidRPr="00D428F0">
        <w:t>Sun C, Huang J, Wang Y, Zhao X, Su L, Thomas GWC, Zhao M, Zhang X, Jungreis I, Kellis M, et al. 2021. Genus-Wide Characterization of Bumblebee Genomes Provides Insights into Their Evolution and Variation in Ecological and Behavioral Traits. Mol Biol Evol 38:486-501.</w:t>
      </w:r>
    </w:p>
    <w:p w14:paraId="381E8C9C" w14:textId="77777777" w:rsidR="00D428F0" w:rsidRPr="00D428F0" w:rsidRDefault="00D428F0" w:rsidP="00D428F0">
      <w:pPr>
        <w:pStyle w:val="EndNoteBibliography"/>
        <w:spacing w:after="0"/>
      </w:pPr>
    </w:p>
    <w:p w14:paraId="6F9961A4" w14:textId="77777777" w:rsidR="00D428F0" w:rsidRPr="00D428F0" w:rsidRDefault="00D428F0" w:rsidP="00D428F0">
      <w:pPr>
        <w:pStyle w:val="EndNoteBibliography"/>
      </w:pPr>
      <w:r w:rsidRPr="00D428F0">
        <w:t>Suzuki H, Shimada T, Terashima M, Tsuchiya K, Aplin K. 2004. Temporal, spatial, and ecological modes of evolution of Eurasian Mus based on mitochondrial and nuclear gene sequences. Mol Phylogenet Evol 33:626-646.</w:t>
      </w:r>
    </w:p>
    <w:p w14:paraId="46B8D9E3" w14:textId="77777777" w:rsidR="00D428F0" w:rsidRPr="00D428F0" w:rsidRDefault="00D428F0" w:rsidP="00D428F0">
      <w:pPr>
        <w:pStyle w:val="EndNoteBibliography"/>
        <w:spacing w:after="0"/>
      </w:pPr>
    </w:p>
    <w:p w14:paraId="54EC3A35" w14:textId="77777777" w:rsidR="00D428F0" w:rsidRPr="00D428F0" w:rsidRDefault="00D428F0" w:rsidP="00D428F0">
      <w:pPr>
        <w:pStyle w:val="EndNoteBibliography"/>
      </w:pPr>
      <w:r w:rsidRPr="00D428F0">
        <w:t>Tange O. 2018. GNU Parallel.</w:t>
      </w:r>
    </w:p>
    <w:p w14:paraId="63A10127" w14:textId="77777777" w:rsidR="00D428F0" w:rsidRPr="00D428F0" w:rsidRDefault="00D428F0" w:rsidP="00D428F0">
      <w:pPr>
        <w:pStyle w:val="EndNoteBibliography"/>
        <w:spacing w:after="0"/>
      </w:pPr>
    </w:p>
    <w:p w14:paraId="124179A9" w14:textId="77777777" w:rsidR="00D428F0" w:rsidRPr="00D428F0" w:rsidRDefault="00D428F0" w:rsidP="00D428F0">
      <w:pPr>
        <w:pStyle w:val="EndNoteBibliography"/>
      </w:pPr>
      <w:r w:rsidRPr="00D428F0">
        <w:t>To TH, Jung M, Lycett S, Gascuel O. 2016. Fast Dating Using Least-Squares Criteria and Algorithms. Syst Biol 65:82-97.</w:t>
      </w:r>
    </w:p>
    <w:p w14:paraId="13961E09" w14:textId="77777777" w:rsidR="00D428F0" w:rsidRPr="00D428F0" w:rsidRDefault="00D428F0" w:rsidP="00D428F0">
      <w:pPr>
        <w:pStyle w:val="EndNoteBibliography"/>
        <w:spacing w:after="0"/>
      </w:pPr>
    </w:p>
    <w:p w14:paraId="160C0BE8" w14:textId="77777777" w:rsidR="00D428F0" w:rsidRPr="00D428F0" w:rsidRDefault="00D428F0" w:rsidP="00D428F0">
      <w:pPr>
        <w:pStyle w:val="EndNoteBibliography"/>
      </w:pPr>
      <w:r w:rsidRPr="00D428F0">
        <w:t>Treaster S, Deelen J, Daane JM, Murabito J, Karasik D, Harris MP. 2023. Convergent genomics of longevity in rockfishes highlights the genetics of human life span variation. Sci Adv 9:eadd2743.</w:t>
      </w:r>
    </w:p>
    <w:p w14:paraId="71A6DB10" w14:textId="77777777" w:rsidR="00D428F0" w:rsidRPr="00D428F0" w:rsidRDefault="00D428F0" w:rsidP="00D428F0">
      <w:pPr>
        <w:pStyle w:val="EndNoteBibliography"/>
        <w:spacing w:after="0"/>
      </w:pPr>
    </w:p>
    <w:p w14:paraId="0607B165" w14:textId="77777777" w:rsidR="00D428F0" w:rsidRPr="00D428F0" w:rsidRDefault="00D428F0" w:rsidP="00D428F0">
      <w:pPr>
        <w:pStyle w:val="EndNoteBibliography"/>
      </w:pPr>
      <w:r w:rsidRPr="00D428F0">
        <w:t>van der Valk T, Pecnerova P, Diez-Del-Molino D, Bergstrom A, Oppenheimer J, Hartmann S, Xenikoudakis G, Thomas JA, Dehasque M, Saglican E, et al. 2021. Million-year-old DNA sheds light on the genomic history of mammoths. Nature 591:265-269.</w:t>
      </w:r>
    </w:p>
    <w:p w14:paraId="1037A873" w14:textId="77777777" w:rsidR="00D428F0" w:rsidRPr="00D428F0" w:rsidRDefault="00D428F0" w:rsidP="00D428F0">
      <w:pPr>
        <w:pStyle w:val="EndNoteBibliography"/>
        <w:spacing w:after="0"/>
      </w:pPr>
    </w:p>
    <w:p w14:paraId="73E86AB9" w14:textId="77777777" w:rsidR="00D428F0" w:rsidRPr="00D428F0" w:rsidRDefault="00D428F0" w:rsidP="00D428F0">
      <w:pPr>
        <w:pStyle w:val="EndNoteBibliography"/>
      </w:pPr>
      <w:r w:rsidRPr="00D428F0">
        <w:t>Vanderpool D, Minh BQ, Lanfear R, Hughes D, Murali S, Harris RA, Raveendran M, Muzny DM, Hibbins MS, Williamson RJ, et al. 2020. Primate phylogenomics uncovers multiple rapid radiations and ancient interspecific introgression. PLoS Biol 18:e3000954.</w:t>
      </w:r>
    </w:p>
    <w:p w14:paraId="2F54FCC3" w14:textId="77777777" w:rsidR="00D428F0" w:rsidRPr="00D428F0" w:rsidRDefault="00D428F0" w:rsidP="00D428F0">
      <w:pPr>
        <w:pStyle w:val="EndNoteBibliography"/>
        <w:spacing w:after="0"/>
      </w:pPr>
    </w:p>
    <w:p w14:paraId="0B9F4248" w14:textId="77777777" w:rsidR="00D428F0" w:rsidRPr="00D428F0" w:rsidRDefault="00D428F0" w:rsidP="00D428F0">
      <w:pPr>
        <w:pStyle w:val="EndNoteBibliography"/>
      </w:pPr>
      <w:r w:rsidRPr="00D428F0">
        <w:lastRenderedPageBreak/>
        <w:t>Wang LG, Lam TT, Xu S, Dai Z, Zhou L, Feng T, Guo P, Dunn CW, Jones BR, Bradley T, et al. 2020. Treeio: An R Package for Phylogenetic Tree Input and Output with Richly Annotated and Associated Data. Mol Biol Evol 37:599-603.</w:t>
      </w:r>
    </w:p>
    <w:p w14:paraId="62C0BF59" w14:textId="77777777" w:rsidR="00D428F0" w:rsidRPr="00D428F0" w:rsidRDefault="00D428F0" w:rsidP="00D428F0">
      <w:pPr>
        <w:pStyle w:val="EndNoteBibliography"/>
        <w:spacing w:after="0"/>
      </w:pPr>
    </w:p>
    <w:p w14:paraId="2F68C123" w14:textId="77777777" w:rsidR="00D428F0" w:rsidRPr="00D428F0" w:rsidRDefault="00D428F0" w:rsidP="00D428F0">
      <w:pPr>
        <w:pStyle w:val="EndNoteBibliography"/>
      </w:pPr>
      <w:r w:rsidRPr="00D428F0">
        <w:t>White MA, Ane C, Dewey CN, Larget BR, Payseur BA. 2009. Fine-scale phylogenetic discordance across the house mouse genome. PLoS Genet 5:e1000729.</w:t>
      </w:r>
    </w:p>
    <w:p w14:paraId="2F9113CB" w14:textId="77777777" w:rsidR="00D428F0" w:rsidRPr="00D428F0" w:rsidRDefault="00D428F0" w:rsidP="00D428F0">
      <w:pPr>
        <w:pStyle w:val="EndNoteBibliography"/>
        <w:spacing w:after="0"/>
      </w:pPr>
    </w:p>
    <w:p w14:paraId="75DC3A39" w14:textId="77777777" w:rsidR="00D428F0" w:rsidRPr="00D428F0" w:rsidRDefault="00D428F0" w:rsidP="00D428F0">
      <w:pPr>
        <w:pStyle w:val="EndNoteBibliography"/>
      </w:pPr>
      <w:r w:rsidRPr="00D428F0">
        <w:t>Yalcin B, Wong K, Agam A, Goodson M, Keane TM, Gan X, Nellaker C, Goodstadt L, Nicod J, Bhomra A, et al. 2011. Sequence-based characterization of structural variation in the mouse genome. Nature 477:326-329.</w:t>
      </w:r>
    </w:p>
    <w:p w14:paraId="0C11FEC5" w14:textId="77777777" w:rsidR="00D428F0" w:rsidRPr="00D428F0" w:rsidRDefault="00D428F0" w:rsidP="00D428F0">
      <w:pPr>
        <w:pStyle w:val="EndNoteBibliography"/>
        <w:spacing w:after="0"/>
      </w:pPr>
    </w:p>
    <w:p w14:paraId="4C9FE100" w14:textId="77777777" w:rsidR="00D428F0" w:rsidRPr="00D428F0" w:rsidRDefault="00D428F0" w:rsidP="00D428F0">
      <w:pPr>
        <w:pStyle w:val="EndNoteBibliography"/>
      </w:pPr>
      <w:r w:rsidRPr="00D428F0">
        <w:t>Yang Z. 2007. PAML 4: phylogenetic analysis by maximum likelihood. Mol Biol Evol 24:1586-1591.</w:t>
      </w:r>
    </w:p>
    <w:p w14:paraId="69AF7C65" w14:textId="77777777" w:rsidR="00D428F0" w:rsidRPr="00D428F0" w:rsidRDefault="00D428F0" w:rsidP="00D428F0">
      <w:pPr>
        <w:pStyle w:val="EndNoteBibliography"/>
        <w:spacing w:after="0"/>
      </w:pPr>
    </w:p>
    <w:p w14:paraId="2C1BB7A5" w14:textId="77777777" w:rsidR="00D428F0" w:rsidRPr="00D428F0" w:rsidRDefault="00D428F0" w:rsidP="00D428F0">
      <w:pPr>
        <w:pStyle w:val="EndNoteBibliography"/>
      </w:pPr>
      <w:r w:rsidRPr="00D428F0">
        <w:t>Yekutieli D, Benjamini Y. 1999. Resampling-based false discovery rate controlling multiple test procedures for correlated test statistics. Journal of Statistical Planning and Inference 82:171-196.</w:t>
      </w:r>
    </w:p>
    <w:p w14:paraId="29F17DD1" w14:textId="77777777" w:rsidR="00D428F0" w:rsidRPr="00D428F0" w:rsidRDefault="00D428F0" w:rsidP="00D428F0">
      <w:pPr>
        <w:pStyle w:val="EndNoteBibliography"/>
        <w:spacing w:after="0"/>
      </w:pPr>
    </w:p>
    <w:p w14:paraId="304407D9" w14:textId="77777777" w:rsidR="00D428F0" w:rsidRPr="00D428F0" w:rsidRDefault="00D428F0" w:rsidP="00D428F0">
      <w:pPr>
        <w:pStyle w:val="EndNoteBibliography"/>
      </w:pPr>
      <w:r w:rsidRPr="00D428F0">
        <w:t>Yu G. 2020. Using ggtree to Visualize Data on Tree-Like Structures. Curr Protoc Bioinformatics 69:e96.</w:t>
      </w:r>
    </w:p>
    <w:p w14:paraId="0EBCE211" w14:textId="77777777" w:rsidR="00D428F0" w:rsidRPr="00D428F0" w:rsidRDefault="00D428F0" w:rsidP="00D428F0">
      <w:pPr>
        <w:pStyle w:val="EndNoteBibliography"/>
        <w:spacing w:after="0"/>
      </w:pPr>
    </w:p>
    <w:p w14:paraId="06847C16" w14:textId="77777777" w:rsidR="00D428F0" w:rsidRPr="00D428F0" w:rsidRDefault="00D428F0" w:rsidP="00D428F0">
      <w:pPr>
        <w:pStyle w:val="EndNoteBibliography"/>
      </w:pPr>
      <w:r w:rsidRPr="00D428F0">
        <w:t>Yu G, Smith DK, Zhu H, Guan Y, Lam TT-Y. 2017. ggtree: an r package for visualization and annotation of phylogenetic trees with their covariates and other associated data. Methods in Ecology and Evolution 8:28-36.</w:t>
      </w:r>
    </w:p>
    <w:p w14:paraId="4350D5A2" w14:textId="77777777" w:rsidR="00D428F0" w:rsidRPr="00D428F0" w:rsidRDefault="00D428F0" w:rsidP="00D428F0">
      <w:pPr>
        <w:pStyle w:val="EndNoteBibliography"/>
        <w:spacing w:after="0"/>
      </w:pPr>
    </w:p>
    <w:p w14:paraId="6E33086D" w14:textId="77777777" w:rsidR="00D428F0" w:rsidRPr="00D428F0" w:rsidRDefault="00D428F0" w:rsidP="00D428F0">
      <w:pPr>
        <w:pStyle w:val="EndNoteBibliography"/>
      </w:pPr>
      <w:r w:rsidRPr="00D428F0">
        <w:t>Zhang C, Rabiee M, Sayyari E, Mirarab S. 2018. ASTRAL-III: polynomial time species tree reconstruction from partially resolved gene trees. BMC Bioinformatics 19:153.</w:t>
      </w:r>
    </w:p>
    <w:p w14:paraId="77EF6FDF" w14:textId="77777777" w:rsidR="00D428F0" w:rsidRPr="00D428F0" w:rsidRDefault="00D428F0" w:rsidP="00D428F0">
      <w:pPr>
        <w:pStyle w:val="EndNoteBibliography"/>
      </w:pPr>
    </w:p>
    <w:p w14:paraId="4E5B64FE" w14:textId="36D72D3E"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Good, Jeffrey" w:date="2025-01-06T09:47:00Z" w:initials="JG">
    <w:p w14:paraId="307ACF73" w14:textId="77777777" w:rsidR="00DE5819" w:rsidRDefault="00DE5819" w:rsidP="00DE5819">
      <w:r>
        <w:rPr>
          <w:rStyle w:val="CommentReference"/>
        </w:rPr>
        <w:annotationRef/>
      </w:r>
      <w:r>
        <w:rPr>
          <w:color w:val="000000"/>
          <w:sz w:val="20"/>
          <w:szCs w:val="20"/>
        </w:rPr>
        <w:t>Insert reference to John et al. 2023 here, this is all about local patterns of drift selection etc.</w:t>
      </w:r>
    </w:p>
  </w:comment>
  <w:comment w:id="2" w:author="Good, Jeffrey" w:date="2025-01-06T10:25:00Z" w:initials="JG">
    <w:p w14:paraId="1E0D0E15" w14:textId="77777777" w:rsidR="004B6E38" w:rsidRDefault="004B6E38" w:rsidP="004B6E38">
      <w:r>
        <w:rPr>
          <w:rStyle w:val="CommentReference"/>
        </w:rPr>
        <w:annotationRef/>
      </w:r>
      <w:r>
        <w:rPr>
          <w:color w:val="000000"/>
          <w:sz w:val="20"/>
          <w:szCs w:val="20"/>
        </w:rPr>
        <w:t>A more generic title, not assuming truth here.</w:t>
      </w:r>
    </w:p>
  </w:comment>
  <w:comment w:id="3" w:author="Good, Jeffrey" w:date="2025-01-06T10:27:00Z" w:initials="JG">
    <w:p w14:paraId="1ACEEC30" w14:textId="77777777" w:rsidR="004B6E38" w:rsidRDefault="004B6E38" w:rsidP="004B6E38">
      <w:r>
        <w:rPr>
          <w:rStyle w:val="CommentReference"/>
        </w:rPr>
        <w:annotationRef/>
      </w:r>
      <w:r>
        <w:rPr>
          <w:color w:val="000000"/>
          <w:sz w:val="20"/>
          <w:szCs w:val="20"/>
        </w:rPr>
        <w:t>softening this some as I do not think this will prove that limiting from chromosome scale as technologies improve. T2T will be another issue, but also probably not that critical here.</w:t>
      </w:r>
    </w:p>
  </w:comment>
  <w:comment w:id="5" w:author="Good, Jeffrey" w:date="2025-01-06T10:57:00Z" w:initials="JG">
    <w:p w14:paraId="44577DD8" w14:textId="19DA5ED0" w:rsidR="00F5754F" w:rsidRDefault="00F5754F" w:rsidP="00F5754F">
      <w:r>
        <w:rPr>
          <w:rStyle w:val="CommentReference"/>
        </w:rPr>
        <w:annotationRef/>
      </w:r>
      <w:r>
        <w:rPr>
          <w:color w:val="000000"/>
          <w:sz w:val="20"/>
          <w:szCs w:val="20"/>
        </w:rPr>
        <w:t>This was not clear to me, check that I have not mucked it up with the edits.</w:t>
      </w:r>
    </w:p>
  </w:comment>
  <w:comment w:id="8" w:author="Good, Jeffrey" w:date="2025-01-06T11:04:00Z" w:initials="JG">
    <w:p w14:paraId="2B72C62F" w14:textId="77777777" w:rsidR="00C03EBD" w:rsidRDefault="00C03EBD" w:rsidP="00C03EBD">
      <w:r>
        <w:rPr>
          <w:rStyle w:val="CommentReference"/>
        </w:rPr>
        <w:annotationRef/>
      </w:r>
      <w:r>
        <w:rPr>
          <w:sz w:val="20"/>
          <w:szCs w:val="20"/>
        </w:rPr>
        <w:t>Do you have this right? I read this as saying the same thing as you say for branch-site… Don’t you mean that site-based tests showed and increase in positive selection when using the species tree (ln 275 suggests this)?</w:t>
      </w:r>
      <w:r>
        <w:rPr>
          <w:sz w:val="20"/>
          <w:szCs w:val="20"/>
        </w:rPr>
        <w:cr/>
      </w:r>
      <w:r>
        <w:rPr>
          <w:sz w:val="20"/>
          <w:szCs w:val="20"/>
        </w:rPr>
        <w:cr/>
        <w:t>My edits swap the gene tree species tree to reflect this direction.</w:t>
      </w:r>
    </w:p>
  </w:comment>
  <w:comment w:id="10" w:author="Good, Jeffrey" w:date="2025-01-06T11:17:00Z" w:initials="JG">
    <w:p w14:paraId="42E1B15E" w14:textId="77777777" w:rsidR="00FE003A" w:rsidRDefault="00FE003A" w:rsidP="00FE003A">
      <w:r>
        <w:rPr>
          <w:rStyle w:val="CommentReference"/>
        </w:rPr>
        <w:annotationRef/>
      </w:r>
      <w:r>
        <w:rPr>
          <w:color w:val="000000"/>
          <w:sz w:val="20"/>
          <w:szCs w:val="20"/>
        </w:rPr>
        <w:t>reframing this some to make our point, but to underscore we are not assuming the truth is known without error.</w:t>
      </w:r>
    </w:p>
  </w:comment>
  <w:comment w:id="11" w:author="Good, Jeffrey" w:date="2025-01-06T11:19:00Z" w:initials="JG">
    <w:p w14:paraId="5985A2C2" w14:textId="77777777" w:rsidR="00FE003A" w:rsidRDefault="00FE003A" w:rsidP="00FE003A">
      <w:r>
        <w:rPr>
          <w:rStyle w:val="CommentReference"/>
        </w:rPr>
        <w:annotationRef/>
      </w:r>
      <w:r>
        <w:rPr>
          <w:color w:val="000000"/>
          <w:sz w:val="20"/>
          <w:szCs w:val="20"/>
        </w:rPr>
        <w:t>Given the changes, we are not using this assumption anymore right? Just in these suggestions.</w:t>
      </w:r>
    </w:p>
  </w:comment>
  <w:comment w:id="16" w:author="Good, Jeffrey" w:date="2025-01-06T12:57:00Z" w:initials="JG">
    <w:p w14:paraId="6716B71A" w14:textId="77777777" w:rsidR="00FE27F9" w:rsidRDefault="00FE27F9" w:rsidP="00FE27F9">
      <w:r>
        <w:rPr>
          <w:rStyle w:val="CommentReference"/>
        </w:rPr>
        <w:annotationRef/>
      </w:r>
      <w:r>
        <w:rPr>
          <w:color w:val="000000"/>
          <w:sz w:val="20"/>
          <w:szCs w:val="20"/>
        </w:rPr>
        <w:t>This seems appropriate</w:t>
      </w:r>
    </w:p>
    <w:p w14:paraId="6D7B3D81" w14:textId="77777777" w:rsidR="00FE27F9" w:rsidRDefault="00FE27F9" w:rsidP="00FE27F9"/>
    <w:p w14:paraId="0DB0EBD8" w14:textId="77777777" w:rsidR="00FE27F9" w:rsidRDefault="00FE27F9" w:rsidP="00FE27F9">
      <w:r>
        <w:rPr>
          <w:color w:val="000000"/>
          <w:sz w:val="20"/>
          <w:szCs w:val="20"/>
        </w:rPr>
        <w:t xml:space="preserve">https://academic.oup.com/evolut/article/67/6/1823/6851473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07ACF73" w15:done="0"/>
  <w15:commentEx w15:paraId="1E0D0E15" w15:done="1"/>
  <w15:commentEx w15:paraId="1ACEEC30" w15:done="1"/>
  <w15:commentEx w15:paraId="44577DD8" w15:done="1"/>
  <w15:commentEx w15:paraId="2B72C62F" w15:done="0"/>
  <w15:commentEx w15:paraId="42E1B15E" w15:done="1"/>
  <w15:commentEx w15:paraId="5985A2C2" w15:done="0"/>
  <w15:commentEx w15:paraId="0DB0EBD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77F44E3" w16cex:dateUtc="2025-01-06T16:47:00Z"/>
  <w16cex:commentExtensible w16cex:durableId="47C1572C" w16cex:dateUtc="2025-01-06T17:25:00Z">
    <w16cex:extLst>
      <w16:ext w16:uri="{CE6994B0-6A32-4C9F-8C6B-6E91EDA988CE}">
        <cr:reactions xmlns:cr="http://schemas.microsoft.com/office/comments/2020/reactions">
          <cr:reaction reactionType="1">
            <cr:reactionInfo dateUtc="2025-01-06T20:25:50Z">
              <cr:user userId="S::gregg.thomas@umt.edu::a9f431c7-9204-47a4-b1ca-563800683eed" userProvider="AD" userName="Thomas, Gregg"/>
            </cr:reactionInfo>
          </cr:reaction>
        </cr:reactions>
      </w16:ext>
    </w16cex:extLst>
  </w16cex:commentExtensible>
  <w16cex:commentExtensible w16cex:durableId="1895635A" w16cex:dateUtc="2025-01-06T17:27:00Z">
    <w16cex:extLst>
      <w16:ext w16:uri="{CE6994B0-6A32-4C9F-8C6B-6E91EDA988CE}">
        <cr:reactions xmlns:cr="http://schemas.microsoft.com/office/comments/2020/reactions">
          <cr:reaction reactionType="1">
            <cr:reactionInfo dateUtc="2025-01-06T20:38:19Z">
              <cr:user userId="S::gregg.thomas@umt.edu::a9f431c7-9204-47a4-b1ca-563800683eed" userProvider="AD" userName="Thomas, Gregg"/>
            </cr:reactionInfo>
          </cr:reaction>
        </cr:reactions>
      </w16:ext>
    </w16cex:extLst>
  </w16cex:commentExtensible>
  <w16cex:commentExtensible w16cex:durableId="301D9339" w16cex:dateUtc="2025-01-06T17:57:00Z">
    <w16cex:extLst>
      <w16:ext w16:uri="{CE6994B0-6A32-4C9F-8C6B-6E91EDA988CE}">
        <cr:reactions xmlns:cr="http://schemas.microsoft.com/office/comments/2020/reactions">
          <cr:reaction reactionType="1">
            <cr:reactionInfo dateUtc="2025-01-06T21:03:40Z">
              <cr:user userId="S::gregg.thomas@umt.edu::a9f431c7-9204-47a4-b1ca-563800683eed" userProvider="AD" userName="Thomas, Gregg"/>
            </cr:reactionInfo>
          </cr:reaction>
        </cr:reactions>
      </w16:ext>
    </w16cex:extLst>
  </w16cex:commentExtensible>
  <w16cex:commentExtensible w16cex:durableId="41750CEE" w16cex:dateUtc="2025-01-06T18:04:00Z"/>
  <w16cex:commentExtensible w16cex:durableId="577272EC" w16cex:dateUtc="2025-01-06T18:17:00Z">
    <w16cex:extLst>
      <w16:ext w16:uri="{CE6994B0-6A32-4C9F-8C6B-6E91EDA988CE}">
        <cr:reactions xmlns:cr="http://schemas.microsoft.com/office/comments/2020/reactions">
          <cr:reaction reactionType="1">
            <cr:reactionInfo dateUtc="2025-01-06T21:08:18Z">
              <cr:user userId="S::gregg.thomas@umt.edu::a9f431c7-9204-47a4-b1ca-563800683eed" userProvider="AD" userName="Thomas, Gregg"/>
            </cr:reactionInfo>
          </cr:reaction>
        </cr:reactions>
      </w16:ext>
    </w16cex:extLst>
  </w16cex:commentExtensible>
  <w16cex:commentExtensible w16cex:durableId="18080667" w16cex:dateUtc="2025-01-06T18:19:00Z"/>
  <w16cex:commentExtensible w16cex:durableId="11AC63F5" w16cex:dateUtc="2025-01-06T19:57:00Z">
    <w16cex:extLst>
      <w16:ext w16:uri="{CE6994B0-6A32-4C9F-8C6B-6E91EDA988CE}">
        <cr:reactions xmlns:cr="http://schemas.microsoft.com/office/comments/2020/reactions">
          <cr:reaction reactionType="1">
            <cr:reactionInfo dateUtc="2025-01-06T21:10:31Z">
              <cr:user userId="S::gregg.thomas@umt.edu::a9f431c7-9204-47a4-b1ca-563800683eed" userProvider="AD" userName="Thomas, Gregg"/>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07ACF73" w16cid:durableId="177F44E3"/>
  <w16cid:commentId w16cid:paraId="1E0D0E15" w16cid:durableId="47C1572C"/>
  <w16cid:commentId w16cid:paraId="1ACEEC30" w16cid:durableId="1895635A"/>
  <w16cid:commentId w16cid:paraId="44577DD8" w16cid:durableId="301D9339"/>
  <w16cid:commentId w16cid:paraId="2B72C62F" w16cid:durableId="41750CEE"/>
  <w16cid:commentId w16cid:paraId="42E1B15E" w16cid:durableId="577272EC"/>
  <w16cid:commentId w16cid:paraId="5985A2C2" w16cid:durableId="18080667"/>
  <w16cid:commentId w16cid:paraId="0DB0EBD8" w16cid:durableId="11AC63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1E17B5" w14:textId="77777777" w:rsidR="00EF762C" w:rsidRDefault="00EF762C" w:rsidP="007E3690">
      <w:pPr>
        <w:spacing w:after="0" w:line="240" w:lineRule="auto"/>
      </w:pPr>
      <w:r>
        <w:separator/>
      </w:r>
    </w:p>
  </w:endnote>
  <w:endnote w:type="continuationSeparator" w:id="0">
    <w:p w14:paraId="1DA757FB" w14:textId="77777777" w:rsidR="00EF762C" w:rsidRDefault="00EF762C"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25A722BA" w:rsidR="003D129A" w:rsidRDefault="003D129A">
        <w:pPr>
          <w:pStyle w:val="Footer"/>
          <w:jc w:val="center"/>
        </w:pPr>
        <w:r>
          <w:fldChar w:fldCharType="begin"/>
        </w:r>
        <w:r>
          <w:instrText xml:space="preserve"> PAGE   \* MERGEFORMAT </w:instrText>
        </w:r>
        <w:r>
          <w:fldChar w:fldCharType="separate"/>
        </w:r>
        <w:r w:rsidR="00462520">
          <w:rPr>
            <w:noProof/>
          </w:rPr>
          <w:t>40</w:t>
        </w:r>
        <w:r>
          <w:rPr>
            <w:noProof/>
          </w:rPr>
          <w:fldChar w:fldCharType="end"/>
        </w:r>
      </w:p>
    </w:sdtContent>
  </w:sdt>
  <w:p w14:paraId="559007D4" w14:textId="77777777" w:rsidR="003D129A" w:rsidRDefault="003D1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8F252" w14:textId="77777777" w:rsidR="00EF762C" w:rsidRDefault="00EF762C" w:rsidP="007E3690">
      <w:pPr>
        <w:spacing w:after="0" w:line="240" w:lineRule="auto"/>
      </w:pPr>
      <w:r>
        <w:separator/>
      </w:r>
    </w:p>
  </w:footnote>
  <w:footnote w:type="continuationSeparator" w:id="0">
    <w:p w14:paraId="366EA0D1" w14:textId="77777777" w:rsidR="00EF762C" w:rsidRDefault="00EF762C"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8044613">
    <w:abstractNumId w:val="1"/>
  </w:num>
  <w:num w:numId="2" w16cid:durableId="719984593">
    <w:abstractNumId w:val="4"/>
  </w:num>
  <w:num w:numId="3" w16cid:durableId="239290470">
    <w:abstractNumId w:val="5"/>
  </w:num>
  <w:num w:numId="4" w16cid:durableId="626474500">
    <w:abstractNumId w:val="0"/>
  </w:num>
  <w:num w:numId="5" w16cid:durableId="1418400831">
    <w:abstractNumId w:val="3"/>
  </w:num>
  <w:num w:numId="6" w16cid:durableId="187927226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ood, Jeffrey">
    <w15:presenceInfo w15:providerId="AD" w15:userId="S::jeffrey.good@umt.edu::49e0c50d-23ea-417b-b052-3581821cf089"/>
  </w15:person>
  <w15:person w15:author="Thomas, Gregg">
    <w15:presenceInfo w15:providerId="AD" w15:userId="S::gthomas@fas.harvard.edu::dfa61f86-18d4-44e1-a72b-c953fd59092c"/>
  </w15:person>
  <w15:person w15:author="Jeremy B. Searle">
    <w15:presenceInfo w15:providerId="AD" w15:userId="S-1-5-21-1275210071-879983540-725345543-306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4E1"/>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2931"/>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D7A98"/>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0457"/>
    <w:rsid w:val="00101668"/>
    <w:rsid w:val="001023D9"/>
    <w:rsid w:val="00103DB8"/>
    <w:rsid w:val="0010702C"/>
    <w:rsid w:val="0010719C"/>
    <w:rsid w:val="00107B51"/>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0B14"/>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407E"/>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1E65"/>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944"/>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191"/>
    <w:rsid w:val="003B3E01"/>
    <w:rsid w:val="003B427E"/>
    <w:rsid w:val="003B6AA5"/>
    <w:rsid w:val="003C0682"/>
    <w:rsid w:val="003C12DD"/>
    <w:rsid w:val="003C2652"/>
    <w:rsid w:val="003C511A"/>
    <w:rsid w:val="003C5940"/>
    <w:rsid w:val="003C5A3D"/>
    <w:rsid w:val="003C6D3F"/>
    <w:rsid w:val="003D022E"/>
    <w:rsid w:val="003D0F8C"/>
    <w:rsid w:val="003D129A"/>
    <w:rsid w:val="003D23AB"/>
    <w:rsid w:val="003D29BA"/>
    <w:rsid w:val="003D2D5C"/>
    <w:rsid w:val="003D5D41"/>
    <w:rsid w:val="003D64B1"/>
    <w:rsid w:val="003D765D"/>
    <w:rsid w:val="003E11C2"/>
    <w:rsid w:val="003E2699"/>
    <w:rsid w:val="003E42EC"/>
    <w:rsid w:val="003E4E7C"/>
    <w:rsid w:val="003E542F"/>
    <w:rsid w:val="003E69F8"/>
    <w:rsid w:val="003E7171"/>
    <w:rsid w:val="003E745C"/>
    <w:rsid w:val="003E7B41"/>
    <w:rsid w:val="003F002B"/>
    <w:rsid w:val="003F01B4"/>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9B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4BA"/>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520"/>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87699"/>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463C"/>
    <w:rsid w:val="004B61FB"/>
    <w:rsid w:val="004B6E38"/>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D757D"/>
    <w:rsid w:val="004E0C77"/>
    <w:rsid w:val="004E0DDF"/>
    <w:rsid w:val="004E117A"/>
    <w:rsid w:val="004E11B9"/>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04DA"/>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D76D2"/>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27E80"/>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5FD"/>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6BC9"/>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30D"/>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16D5D"/>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345"/>
    <w:rsid w:val="00771587"/>
    <w:rsid w:val="00773C6F"/>
    <w:rsid w:val="00773EA5"/>
    <w:rsid w:val="007753F1"/>
    <w:rsid w:val="0077627E"/>
    <w:rsid w:val="0078018B"/>
    <w:rsid w:val="0078218F"/>
    <w:rsid w:val="00783267"/>
    <w:rsid w:val="007833FB"/>
    <w:rsid w:val="007850AD"/>
    <w:rsid w:val="00785CCB"/>
    <w:rsid w:val="00786BCF"/>
    <w:rsid w:val="007903E2"/>
    <w:rsid w:val="00790956"/>
    <w:rsid w:val="0079322A"/>
    <w:rsid w:val="00793867"/>
    <w:rsid w:val="007939DA"/>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918"/>
    <w:rsid w:val="00845E6D"/>
    <w:rsid w:val="00850842"/>
    <w:rsid w:val="00851079"/>
    <w:rsid w:val="00851991"/>
    <w:rsid w:val="008523AD"/>
    <w:rsid w:val="008533D4"/>
    <w:rsid w:val="00853F4D"/>
    <w:rsid w:val="00854D7B"/>
    <w:rsid w:val="0085504E"/>
    <w:rsid w:val="00856466"/>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0FE"/>
    <w:rsid w:val="008C347C"/>
    <w:rsid w:val="008C63C6"/>
    <w:rsid w:val="008C6D7E"/>
    <w:rsid w:val="008C6F17"/>
    <w:rsid w:val="008C75C1"/>
    <w:rsid w:val="008C7603"/>
    <w:rsid w:val="008C7672"/>
    <w:rsid w:val="008C77EA"/>
    <w:rsid w:val="008D101F"/>
    <w:rsid w:val="008D15D3"/>
    <w:rsid w:val="008D160B"/>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33D"/>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6218"/>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5439"/>
    <w:rsid w:val="009A7519"/>
    <w:rsid w:val="009B06EA"/>
    <w:rsid w:val="009B1158"/>
    <w:rsid w:val="009B34FB"/>
    <w:rsid w:val="009B3643"/>
    <w:rsid w:val="009B43C4"/>
    <w:rsid w:val="009B48E2"/>
    <w:rsid w:val="009B506F"/>
    <w:rsid w:val="009B6BD0"/>
    <w:rsid w:val="009B7498"/>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027"/>
    <w:rsid w:val="009E09A0"/>
    <w:rsid w:val="009E1068"/>
    <w:rsid w:val="009E1280"/>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0743B"/>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59B"/>
    <w:rsid w:val="00A30EEC"/>
    <w:rsid w:val="00A33492"/>
    <w:rsid w:val="00A3410D"/>
    <w:rsid w:val="00A35E3F"/>
    <w:rsid w:val="00A37DF6"/>
    <w:rsid w:val="00A40119"/>
    <w:rsid w:val="00A409BC"/>
    <w:rsid w:val="00A41AE6"/>
    <w:rsid w:val="00A43809"/>
    <w:rsid w:val="00A43EAA"/>
    <w:rsid w:val="00A46C35"/>
    <w:rsid w:val="00A50454"/>
    <w:rsid w:val="00A50799"/>
    <w:rsid w:val="00A50A99"/>
    <w:rsid w:val="00A50E98"/>
    <w:rsid w:val="00A51312"/>
    <w:rsid w:val="00A5241E"/>
    <w:rsid w:val="00A53792"/>
    <w:rsid w:val="00A54076"/>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066"/>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16C7"/>
    <w:rsid w:val="00B22231"/>
    <w:rsid w:val="00B22763"/>
    <w:rsid w:val="00B22C3A"/>
    <w:rsid w:val="00B237C2"/>
    <w:rsid w:val="00B23B40"/>
    <w:rsid w:val="00B243F2"/>
    <w:rsid w:val="00B246A2"/>
    <w:rsid w:val="00B2490E"/>
    <w:rsid w:val="00B30100"/>
    <w:rsid w:val="00B30752"/>
    <w:rsid w:val="00B335C4"/>
    <w:rsid w:val="00B348B2"/>
    <w:rsid w:val="00B3593A"/>
    <w:rsid w:val="00B35B86"/>
    <w:rsid w:val="00B36104"/>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ABB"/>
    <w:rsid w:val="00B62CA2"/>
    <w:rsid w:val="00B63ACE"/>
    <w:rsid w:val="00B63FFD"/>
    <w:rsid w:val="00B644CA"/>
    <w:rsid w:val="00B65604"/>
    <w:rsid w:val="00B65D53"/>
    <w:rsid w:val="00B6622C"/>
    <w:rsid w:val="00B67A99"/>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76A"/>
    <w:rsid w:val="00BC5D1E"/>
    <w:rsid w:val="00BC5D92"/>
    <w:rsid w:val="00BC7F34"/>
    <w:rsid w:val="00BD1339"/>
    <w:rsid w:val="00BD6335"/>
    <w:rsid w:val="00BD6EF9"/>
    <w:rsid w:val="00BD7316"/>
    <w:rsid w:val="00BE5B09"/>
    <w:rsid w:val="00BE5E87"/>
    <w:rsid w:val="00BE613A"/>
    <w:rsid w:val="00BF08A1"/>
    <w:rsid w:val="00BF08AC"/>
    <w:rsid w:val="00BF3D2B"/>
    <w:rsid w:val="00BF633A"/>
    <w:rsid w:val="00BF6E50"/>
    <w:rsid w:val="00C008C5"/>
    <w:rsid w:val="00C03B76"/>
    <w:rsid w:val="00C03EBD"/>
    <w:rsid w:val="00C04E5F"/>
    <w:rsid w:val="00C102DF"/>
    <w:rsid w:val="00C10680"/>
    <w:rsid w:val="00C120DB"/>
    <w:rsid w:val="00C122F0"/>
    <w:rsid w:val="00C14D2B"/>
    <w:rsid w:val="00C15749"/>
    <w:rsid w:val="00C159A9"/>
    <w:rsid w:val="00C16444"/>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06A9"/>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4F1A"/>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0F46"/>
    <w:rsid w:val="00CB1869"/>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5C4D"/>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8F0"/>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621"/>
    <w:rsid w:val="00D92E9C"/>
    <w:rsid w:val="00D93834"/>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5B3B"/>
    <w:rsid w:val="00DC6999"/>
    <w:rsid w:val="00DC77C5"/>
    <w:rsid w:val="00DC7C74"/>
    <w:rsid w:val="00DD18A8"/>
    <w:rsid w:val="00DD27E4"/>
    <w:rsid w:val="00DD6ADB"/>
    <w:rsid w:val="00DD7998"/>
    <w:rsid w:val="00DE017B"/>
    <w:rsid w:val="00DE0DCD"/>
    <w:rsid w:val="00DE0F26"/>
    <w:rsid w:val="00DE3522"/>
    <w:rsid w:val="00DE47D8"/>
    <w:rsid w:val="00DE507A"/>
    <w:rsid w:val="00DE5819"/>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40DC"/>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370DA"/>
    <w:rsid w:val="00E409EC"/>
    <w:rsid w:val="00E41C86"/>
    <w:rsid w:val="00E4229C"/>
    <w:rsid w:val="00E43363"/>
    <w:rsid w:val="00E44640"/>
    <w:rsid w:val="00E46077"/>
    <w:rsid w:val="00E474D8"/>
    <w:rsid w:val="00E5055B"/>
    <w:rsid w:val="00E51274"/>
    <w:rsid w:val="00E540E8"/>
    <w:rsid w:val="00E54808"/>
    <w:rsid w:val="00E54BBB"/>
    <w:rsid w:val="00E556AD"/>
    <w:rsid w:val="00E56207"/>
    <w:rsid w:val="00E56652"/>
    <w:rsid w:val="00E56D9A"/>
    <w:rsid w:val="00E6058E"/>
    <w:rsid w:val="00E60B2F"/>
    <w:rsid w:val="00E6507A"/>
    <w:rsid w:val="00E65A92"/>
    <w:rsid w:val="00E6760A"/>
    <w:rsid w:val="00E7006D"/>
    <w:rsid w:val="00E72663"/>
    <w:rsid w:val="00E72682"/>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C7374"/>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62C"/>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5754F"/>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66E"/>
    <w:rsid w:val="00F75921"/>
    <w:rsid w:val="00F75BB4"/>
    <w:rsid w:val="00F7664A"/>
    <w:rsid w:val="00F76A21"/>
    <w:rsid w:val="00F77BBD"/>
    <w:rsid w:val="00F810BC"/>
    <w:rsid w:val="00F816E6"/>
    <w:rsid w:val="00F82A3D"/>
    <w:rsid w:val="00F83EB8"/>
    <w:rsid w:val="00F858D7"/>
    <w:rsid w:val="00F85BD9"/>
    <w:rsid w:val="00F85D98"/>
    <w:rsid w:val="00F85DF5"/>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03A"/>
    <w:rsid w:val="00FE019E"/>
    <w:rsid w:val="00FE0321"/>
    <w:rsid w:val="00FE0EA2"/>
    <w:rsid w:val="00FE27F9"/>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customStyle="1" w:styleId="UnresolvedMention5">
    <w:name w:val="Unresolved Mention5"/>
    <w:basedOn w:val="DefaultParagraphFont"/>
    <w:uiPriority w:val="99"/>
    <w:semiHidden/>
    <w:unhideWhenUsed/>
    <w:rsid w:val="00405C93"/>
    <w:rPr>
      <w:color w:val="605E5C"/>
      <w:shd w:val="clear" w:color="auto" w:fill="E1DFDD"/>
    </w:rPr>
  </w:style>
  <w:style w:type="character" w:styleId="UnresolvedMention">
    <w:name w:val="Unresolved Mention"/>
    <w:basedOn w:val="DefaultParagraphFont"/>
    <w:uiPriority w:val="99"/>
    <w:semiHidden/>
    <w:unhideWhenUsed/>
    <w:rsid w:val="00D428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hyperlink" Target="https://github.com/goodest-goodlab/pseudo-it"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gwct/murine-discordanc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ww.repeatmasker.org" TargetMode="External"/><Relationship Id="rId5" Type="http://schemas.openxmlformats.org/officeDocument/2006/relationships/webSettings" Target="webSettings.xml"/><Relationship Id="rId15" Type="http://schemas.openxmlformats.org/officeDocument/2006/relationships/hyperlink" Target="https://doi.org/10.5061/dryad.866t1g1wq" TargetMode="External"/><Relationship Id="rId23" Type="http://schemas.openxmlformats.org/officeDocument/2006/relationships/hyperlink" Target="http://www.robertlanfear.com/blog/files/concordance_factors.html" TargetMode="Externa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dwinter/pafr" TargetMode="External"/><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9FC96-2ED6-45D1-A6CF-3506263FD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42</Pages>
  <Words>27969</Words>
  <Characters>159429</Characters>
  <Application>Microsoft Office Word</Application>
  <DocSecurity>0</DocSecurity>
  <Lines>1328</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13</cp:revision>
  <cp:lastPrinted>2024-06-07T19:36:00Z</cp:lastPrinted>
  <dcterms:created xsi:type="dcterms:W3CDTF">2025-01-06T18:40:00Z</dcterms:created>
  <dcterms:modified xsi:type="dcterms:W3CDTF">2025-01-06T21:13:00Z</dcterms:modified>
</cp:coreProperties>
</file>