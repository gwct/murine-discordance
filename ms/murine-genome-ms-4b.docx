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1796A9BA"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commentRangeStart w:id="0"/>
      <w:commentRangeStart w:id="1"/>
      <w:del w:id="2" w:author="Thomas, Gregg" w:date="2024-06-11T12:13:00Z" w16du:dateUtc="2024-06-11T16:13:00Z">
        <w:r w:rsidR="00BE5B09" w:rsidRPr="00004FE6" w:rsidDel="004707B4">
          <w:rPr>
            <w:rFonts w:ascii="Times New Roman" w:hAnsi="Times New Roman" w:cs="Times New Roman"/>
            <w:b/>
            <w:bCs/>
            <w:sz w:val="24"/>
            <w:szCs w:val="24"/>
          </w:rPr>
          <w:delText>Old World</w:delText>
        </w:r>
      </w:del>
      <w:ins w:id="3" w:author="Thomas, Gregg" w:date="2024-06-11T12:13:00Z" w16du:dateUtc="2024-06-11T16:13:00Z">
        <w:r w:rsidR="004707B4">
          <w:rPr>
            <w:rFonts w:ascii="Times New Roman" w:hAnsi="Times New Roman" w:cs="Times New Roman"/>
            <w:b/>
            <w:bCs/>
            <w:sz w:val="24"/>
            <w:szCs w:val="24"/>
          </w:rPr>
          <w:t>murine</w:t>
        </w:r>
      </w:ins>
      <w:r w:rsidR="00BE5B09" w:rsidRPr="00004FE6">
        <w:rPr>
          <w:rFonts w:ascii="Times New Roman" w:hAnsi="Times New Roman" w:cs="Times New Roman"/>
          <w:b/>
          <w:bCs/>
          <w:sz w:val="24"/>
          <w:szCs w:val="24"/>
        </w:rPr>
        <w:t xml:space="preserve"> </w:t>
      </w:r>
      <w:commentRangeEnd w:id="0"/>
      <w:r w:rsidR="0042542A">
        <w:rPr>
          <w:rStyle w:val="CommentReference"/>
        </w:rPr>
        <w:commentReference w:id="0"/>
      </w:r>
      <w:commentRangeEnd w:id="1"/>
      <w:r w:rsidR="004707B4">
        <w:rPr>
          <w:rStyle w:val="CommentReference"/>
        </w:rPr>
        <w:commentReference w:id="1"/>
      </w:r>
      <w:r w:rsidR="00BE5B09" w:rsidRPr="00004FE6">
        <w:rPr>
          <w:rFonts w:ascii="Times New Roman" w:hAnsi="Times New Roman" w:cs="Times New Roman"/>
          <w:b/>
          <w:bCs/>
          <w:sz w:val="24"/>
          <w:szCs w:val="24"/>
        </w:rPr>
        <w:t>mice and rats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proofErr w:type="gramStart"/>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proofErr w:type="gramEnd"/>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12"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3B4D95E8"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D0250C">
        <w:rPr>
          <w:rFonts w:ascii="Times New Roman" w:hAnsi="Times New Roman" w:cs="Times New Roman"/>
          <w:sz w:val="24"/>
          <w:szCs w:val="24"/>
        </w:rPr>
        <w:t>mice and rats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w:t>
      </w:r>
      <w:commentRangeStart w:id="4"/>
      <w:r w:rsidR="00A03219">
        <w:rPr>
          <w:rFonts w:ascii="Times New Roman" w:hAnsi="Times New Roman" w:cs="Times New Roman"/>
          <w:sz w:val="24"/>
          <w:szCs w:val="24"/>
        </w:rPr>
        <w:t>12 million years of divergence</w:t>
      </w:r>
      <w:commentRangeEnd w:id="4"/>
      <w:r w:rsidR="00A03219">
        <w:rPr>
          <w:rStyle w:val="CommentReference"/>
        </w:rPr>
        <w:commentReference w:id="4"/>
      </w:r>
      <w:r w:rsidR="00A03219">
        <w:rPr>
          <w:rFonts w:ascii="Times New Roman" w:hAnsi="Times New Roman" w:cs="Times New Roman"/>
          <w:sz w:val="24"/>
          <w:szCs w:val="24"/>
        </w:rPr>
        <w:t xml:space="preserv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commentRangeStart w:id="5"/>
      <w:r w:rsidRPr="00197A2B">
        <w:lastRenderedPageBreak/>
        <w:t>Introduction</w:t>
      </w:r>
      <w:commentRangeEnd w:id="5"/>
      <w:r w:rsidR="00340D8F">
        <w:rPr>
          <w:rStyle w:val="CommentReference"/>
          <w:rFonts w:asciiTheme="minorHAnsi" w:hAnsiTheme="minorHAnsi" w:cstheme="minorBidi"/>
          <w:b w:val="0"/>
        </w:rPr>
        <w:commentReference w:id="5"/>
      </w:r>
    </w:p>
    <w:p w14:paraId="2E9D066F" w14:textId="2375FB67"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ins w:id="6" w:author="Good, Jeffrey" w:date="2024-06-06T09:47:00Z">
        <w:r w:rsidR="00340D8F">
          <w:rPr>
            <w:rFonts w:ascii="Times New Roman" w:hAnsi="Times New Roman" w:cs="Times New Roman"/>
            <w:sz w:val="24"/>
            <w:szCs w:val="24"/>
          </w:rPr>
          <w:t xml:space="preserve"> </w:t>
        </w:r>
      </w:ins>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PEVuZE5vdGU+PENpdGU+PEF1dGhvcj5HYWJsZTwvQXV0aG9yPjxZZWFyPjIwMjI8L1llYXI+PFJl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E23F63">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 xml:space="preserve">For </w:t>
      </w:r>
      <w:commentRangeStart w:id="7"/>
      <w:r w:rsidR="00340D8F">
        <w:rPr>
          <w:rFonts w:ascii="Times New Roman" w:hAnsi="Times New Roman" w:cs="Times New Roman"/>
          <w:sz w:val="24"/>
          <w:szCs w:val="24"/>
        </w:rPr>
        <w:t>example</w:t>
      </w:r>
      <w:commentRangeEnd w:id="7"/>
      <w:r w:rsidR="00340D8F">
        <w:rPr>
          <w:rStyle w:val="CommentReference"/>
        </w:rPr>
        <w:commentReference w:id="7"/>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 </w:instrTex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ZWNOdW0+MTI8L1JlY051bT48RGlzcGxheVRleHQ+KEphcnZpcyBldCBhbC4gMjAxNCk8L0Rpc3Bs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</w:fldData>
        </w:fldChar>
      </w:r>
      <w:r w:rsidR="001556AF">
        <w:rPr>
          <w:rFonts w:ascii="Times New Roman" w:hAnsi="Times New Roman" w:cs="Times New Roman"/>
          <w:sz w:val="24"/>
          <w:szCs w:val="24"/>
        </w:rPr>
        <w:instrText xml:space="preserve"> ADDIN EN.CITE.DATA </w:instrText>
      </w:r>
      <w:r w:rsidR="001556AF">
        <w:rPr>
          <w:rFonts w:ascii="Times New Roman" w:hAnsi="Times New Roman" w:cs="Times New Roman"/>
          <w:sz w:val="24"/>
          <w:szCs w:val="24"/>
        </w:rPr>
      </w:r>
      <w:r w:rsidR="001556AF">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commentRangeStart w:id="8"/>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Y051bT4xMDwvUmVjTnVtPjxEaXNwbGF5VGV4dD4oRmVycmVpcmEgZXQgYWwuIDIwMjE7IExvcGVz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</w:fldData>
        </w:fldChar>
      </w:r>
      <w:r w:rsidR="008E71B1">
        <w:rPr>
          <w:rFonts w:ascii="Times New Roman" w:hAnsi="Times New Roman" w:cs="Times New Roman"/>
          <w:sz w:val="24"/>
          <w:szCs w:val="24"/>
        </w:rPr>
        <w:instrText xml:space="preserve"> ADDIN EN.CITE </w:instrText>
      </w:r>
      <w:r w:rsidR="008E71B1">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Y051bT4xMDwvUmVjTnVtPjxEaXNwbGF5VGV4dD4oRmVycmVpcmEgZXQgYWwuIDIwMjE7IExvcGVz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</w:fldData>
        </w:fldChar>
      </w:r>
      <w:r w:rsidR="008E71B1">
        <w:rPr>
          <w:rFonts w:ascii="Times New Roman" w:hAnsi="Times New Roman" w:cs="Times New Roman"/>
          <w:sz w:val="24"/>
          <w:szCs w:val="24"/>
        </w:rPr>
        <w:instrText xml:space="preserve"> ADDIN EN.CITE.DATA </w:instrText>
      </w:r>
      <w:r w:rsidR="008E71B1">
        <w:rPr>
          <w:rFonts w:ascii="Times New Roman" w:hAnsi="Times New Roman" w:cs="Times New Roman"/>
          <w:sz w:val="24"/>
          <w:szCs w:val="24"/>
        </w:rPr>
      </w:r>
      <w:r w:rsidR="008E71B1">
        <w:rPr>
          <w:rFonts w:ascii="Times New Roman" w:hAnsi="Times New Roman" w:cs="Times New Roman"/>
          <w:sz w:val="24"/>
          <w:szCs w:val="24"/>
        </w:rPr>
        <w:fldChar w:fldCharType="end"/>
      </w:r>
      <w:r w:rsidR="006831BB">
        <w:rPr>
          <w:rFonts w:ascii="Times New Roman" w:hAnsi="Times New Roman" w:cs="Times New Roman"/>
          <w:sz w:val="24"/>
          <w:szCs w:val="24"/>
        </w:rPr>
        <w:fldChar w:fldCharType="separate"/>
      </w:r>
      <w:r w:rsidR="008E71B1">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commentRangeEnd w:id="8"/>
      <w:r w:rsidR="00340D8F">
        <w:rPr>
          <w:rStyle w:val="CommentReference"/>
        </w:rPr>
        <w:commentReference w:id="8"/>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556AF">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556AF">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dW0+MTk8L1JlY051bT48RGlzcGxheVRleHQ+KFN1biBldCBhbC4gMjAyMTsgSGUgZXQgYWwuIDIw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</w:fldData>
        </w:fldChar>
      </w:r>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PEVuZE5vdGU+PENpdGU+PEF1dGhvcj5TdW48L0F1dGhvcj48WWVhcj4yMDIxPC9ZZWFyPjxSZWNO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r w:rsidR="001556AF">
        <w:rPr>
          <w:rFonts w:ascii="Times New Roman" w:hAnsi="Times New Roman" w:cs="Times New Roman"/>
          <w:sz w:val="24"/>
          <w:szCs w:val="24"/>
        </w:rPr>
        <w:fldChar w:fldCharType="separate"/>
      </w:r>
      <w:r w:rsidR="00E60B2F">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61DA5173"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 </w:instrTex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TnVtPjQzPC9SZWNOdW0+PERpc3BsYXlUZXh0PihQb25kIGV0IGFsLiAyMDA1OyBZYW5nIDIwMDc7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==
</w:fldData>
        </w:fldChar>
      </w:r>
      <w:r w:rsidR="00A06EDD">
        <w:rPr>
          <w:rFonts w:ascii="Times New Roman" w:hAnsi="Times New Roman" w:cs="Times New Roman"/>
          <w:sz w:val="24"/>
          <w:szCs w:val="24"/>
        </w:rPr>
        <w:instrText xml:space="preserve"> ADDIN EN.CITE.DATA </w:instrText>
      </w:r>
      <w:r w:rsidR="00A06EDD">
        <w:rPr>
          <w:rFonts w:ascii="Times New Roman" w:hAnsi="Times New Roman" w:cs="Times New Roman"/>
          <w:sz w:val="24"/>
          <w:szCs w:val="24"/>
        </w:rPr>
      </w:r>
      <w:r w:rsidR="00A06EDD">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A06EDD">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del w:id="9" w:author="Thomas, Gregg" w:date="2024-06-11T14:33:00Z" w16du:dateUtc="2024-06-11T18:33:00Z">
        <w:r w:rsidR="006515CF" w:rsidDel="00E60B2F">
          <w:rPr>
            <w:rFonts w:ascii="Times New Roman" w:hAnsi="Times New Roman" w:cs="Times New Roman"/>
            <w:sz w:val="24"/>
            <w:szCs w:val="24"/>
          </w:rPr>
          <w:delText xml:space="preserve">compromise </w:delText>
        </w:r>
      </w:del>
      <w:ins w:id="10" w:author="Thomas, Gregg" w:date="2024-06-11T14:33:00Z" w16du:dateUtc="2024-06-11T18:33:00Z">
        <w:r w:rsidR="00E60B2F">
          <w:rPr>
            <w:rFonts w:ascii="Times New Roman" w:hAnsi="Times New Roman" w:cs="Times New Roman"/>
            <w:sz w:val="24"/>
            <w:szCs w:val="24"/>
          </w:rPr>
          <w:t>cause erroneous</w:t>
        </w:r>
        <w:r w:rsidR="00E60B2F">
          <w:rPr>
            <w:rFonts w:ascii="Times New Roman" w:hAnsi="Times New Roman" w:cs="Times New Roman"/>
            <w:sz w:val="24"/>
            <w:szCs w:val="24"/>
          </w:rPr>
          <w:t xml:space="preserve"> </w:t>
        </w:r>
      </w:ins>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 </w:instrTex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ZWNOdW0+NDg8L1JlY051bT48RGlzcGxheVRleHQ+KE1lbmRlcyBldCBhbC4gMjAxNik8L0Rpc3Bs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</w:fldData>
        </w:fldChar>
      </w:r>
      <w:r w:rsidR="000041F7">
        <w:rPr>
          <w:rFonts w:ascii="Times New Roman" w:hAnsi="Times New Roman" w:cs="Times New Roman"/>
          <w:sz w:val="24"/>
          <w:szCs w:val="24"/>
        </w:rPr>
        <w:instrText xml:space="preserve"> ADDIN EN.CITE.DATA </w:instrText>
      </w:r>
      <w:r w:rsidR="000041F7">
        <w:rPr>
          <w:rFonts w:ascii="Times New Roman" w:hAnsi="Times New Roman" w:cs="Times New Roman"/>
          <w:sz w:val="24"/>
          <w:szCs w:val="24"/>
        </w:rPr>
      </w:r>
      <w:r w:rsidR="000041F7">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0041F7">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E43363">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 xml:space="preserve">the true signal of </w:t>
      </w:r>
      <w:commentRangeStart w:id="11"/>
      <w:r w:rsidR="00E9567D">
        <w:rPr>
          <w:rFonts w:ascii="Times New Roman" w:hAnsi="Times New Roman" w:cs="Times New Roman"/>
          <w:sz w:val="24"/>
          <w:szCs w:val="24"/>
        </w:rPr>
        <w:t>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PFJlY051bT4yNDQ8L1JlY051bT48RGlzcGxheVRleHQ+KEZvbnRhaW5lIGV0IGFsLiAyMDE1OyBG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</w:fldData>
        </w:fldChar>
      </w:r>
      <w:r w:rsidR="008E71B1">
        <w:rPr>
          <w:rFonts w:ascii="Times New Roman" w:hAnsi="Times New Roman" w:cs="Times New Roman"/>
          <w:sz w:val="24"/>
          <w:szCs w:val="24"/>
        </w:rPr>
        <w:instrText xml:space="preserve"> ADDIN EN.CITE </w:instrText>
      </w:r>
      <w:r w:rsidR="008E71B1">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PFJlY051bT4yNDQ8L1JlY051bT48RGlzcGxheVRleHQ+KEZvbnRhaW5lIGV0IGFsLiAyMDE1OyBG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</w:fldData>
        </w:fldChar>
      </w:r>
      <w:r w:rsidR="008E71B1">
        <w:rPr>
          <w:rFonts w:ascii="Times New Roman" w:hAnsi="Times New Roman" w:cs="Times New Roman"/>
          <w:sz w:val="24"/>
          <w:szCs w:val="24"/>
        </w:rPr>
        <w:instrText xml:space="preserve"> ADDIN EN.CITE.DATA </w:instrText>
      </w:r>
      <w:r w:rsidR="008E71B1">
        <w:rPr>
          <w:rFonts w:ascii="Times New Roman" w:hAnsi="Times New Roman" w:cs="Times New Roman"/>
          <w:sz w:val="24"/>
          <w:szCs w:val="24"/>
        </w:rPr>
      </w:r>
      <w:r w:rsidR="008E71B1">
        <w:rPr>
          <w:rFonts w:ascii="Times New Roman" w:hAnsi="Times New Roman" w:cs="Times New Roman"/>
          <w:sz w:val="24"/>
          <w:szCs w:val="24"/>
        </w:rPr>
        <w:fldChar w:fldCharType="end"/>
      </w:r>
      <w:r w:rsidR="00464824">
        <w:rPr>
          <w:rFonts w:ascii="Times New Roman" w:hAnsi="Times New Roman" w:cs="Times New Roman"/>
          <w:sz w:val="24"/>
          <w:szCs w:val="24"/>
        </w:rPr>
        <w:fldChar w:fldCharType="separate"/>
      </w:r>
      <w:r w:rsidR="008E71B1">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commentRangeEnd w:id="11"/>
      <w:r w:rsidR="00065343">
        <w:rPr>
          <w:rStyle w:val="CommentReference"/>
        </w:rPr>
        <w:commentReference w:id="11"/>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2BCB54E3"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IEpvbmVzIGV0IGFsLiAyMDE4KTwvRGlzcGxheVRleHQ+PHJlY29yZD48cmVjLW51bWJlcj4zNzwv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==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 </w:instrText>
      </w:r>
      <w:r w:rsidR="004D1166">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cj48UmVjTnVtPjM4PC9SZWNOdW0+PERpc3BsYXlUZXh0PihIdXNvbiBldCBhbC4gMjAwNTsgS3Vs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</w:fldData>
        </w:fldChar>
      </w:r>
      <w:r w:rsidR="004D1166">
        <w:rPr>
          <w:rFonts w:ascii="Times New Roman" w:hAnsi="Times New Roman" w:cs="Times New Roman"/>
          <w:sz w:val="24"/>
          <w:szCs w:val="24"/>
        </w:rPr>
        <w:instrText xml:space="preserve"> ADDIN EN.CITE.DATA </w:instrText>
      </w:r>
      <w:r w:rsidR="004D1166">
        <w:rPr>
          <w:rFonts w:ascii="Times New Roman" w:hAnsi="Times New Roman" w:cs="Times New Roman"/>
          <w:sz w:val="24"/>
          <w:szCs w:val="24"/>
        </w:rPr>
      </w:r>
      <w:r w:rsidR="004D1166">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4D1166">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commentRangeStart w:id="12"/>
      <w:commentRangeStart w:id="13"/>
      <w:r w:rsidR="000439E4">
        <w:rPr>
          <w:rFonts w:ascii="Times New Roman" w:hAnsi="Times New Roman" w:cs="Times New Roman"/>
          <w:sz w:val="24"/>
          <w:szCs w:val="24"/>
        </w:rPr>
        <w:t>However</w:t>
      </w:r>
      <w:commentRangeEnd w:id="12"/>
      <w:r w:rsidR="00DE0DCD">
        <w:rPr>
          <w:rStyle w:val="CommentReference"/>
        </w:rPr>
        <w:commentReference w:id="12"/>
      </w:r>
      <w:commentRangeEnd w:id="13"/>
      <w:r w:rsidR="00DE0DCD">
        <w:rPr>
          <w:rStyle w:val="CommentReference"/>
        </w:rPr>
        <w:commentReference w:id="13"/>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ins w:id="14" w:author="Thomas, Gregg" w:date="2024-06-11T14:35:00Z" w16du:dateUtc="2024-06-11T18:35:00Z">
        <w:r w:rsidR="00E60B2F">
          <w:rPr>
            <w:rFonts w:ascii="Times New Roman" w:hAnsi="Times New Roman" w:cs="Times New Roman"/>
            <w:sz w:val="24"/>
            <w:szCs w:val="24"/>
          </w:rPr>
          <w:t xml:space="preserve">empirical </w:t>
        </w:r>
      </w:ins>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 </w:instrText>
      </w:r>
      <w:r w:rsidR="00CA393B">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Pr>
          <w:rFonts w:ascii="Times New Roman" w:hAnsi="Times New Roman" w:cs="Times New Roman"/>
          <w:sz w:val="24"/>
          <w:szCs w:val="24"/>
        </w:rPr>
        <w:instrText xml:space="preserve"> ADDIN EN.CITE.DATA </w:instrText>
      </w:r>
      <w:r w:rsidR="00CA393B">
        <w:rPr>
          <w:rFonts w:ascii="Times New Roman" w:hAnsi="Times New Roman" w:cs="Times New Roman"/>
          <w:sz w:val="24"/>
          <w:szCs w:val="24"/>
        </w:rPr>
      </w:r>
      <w:r w:rsidR="00CA393B">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commentRangeStart w:id="15"/>
      <w:commentRangeStart w:id="16"/>
      <w:r w:rsidR="00DE0DCD">
        <w:rPr>
          <w:rFonts w:ascii="Times New Roman" w:hAnsi="Times New Roman" w:cs="Times New Roman"/>
          <w:sz w:val="24"/>
          <w:szCs w:val="24"/>
        </w:rPr>
        <w:t xml:space="preserve">positive </w:t>
      </w:r>
      <w:commentRangeEnd w:id="15"/>
      <w:r w:rsidR="00DE0DCD">
        <w:rPr>
          <w:rStyle w:val="CommentReference"/>
        </w:rPr>
        <w:commentReference w:id="15"/>
      </w:r>
      <w:commentRangeEnd w:id="16"/>
      <w:r w:rsidR="00E54808">
        <w:rPr>
          <w:rStyle w:val="CommentReference"/>
        </w:rPr>
        <w:commentReference w:id="16"/>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91678A">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91678A">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YXMtR29uemFsZXogZXQgYWwuICgyMDIzKTwvRGlzcGxheVRleHQ+PHJlY29yZD48cmVjLW51bWJl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r w:rsidR="00DE0DCD">
        <w:rPr>
          <w:rFonts w:ascii="Times New Roman" w:hAnsi="Times New Roman" w:cs="Times New Roman"/>
          <w:sz w:val="24"/>
          <w:szCs w:val="24"/>
        </w:rPr>
        <w:fldChar w:fldCharType="separate"/>
      </w:r>
      <w:r w:rsidR="00E60B2F">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 </w:instrTex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Y051bT4yMjg8L1JlY051bT48RGlzcGxheVRleHQ+KFNjYWxseSBldCBhbC4gMjAxMjsgUGVhc2Ug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TE08L3JlbW90ZS1kYXRhYmFzZS1wcm92aWRlcj48L3JlY29yZD48L0NpdGU+PC9FbmROb3RlPgB=
</w:fldData>
        </w:fldChar>
      </w:r>
      <w:r w:rsidR="00F43E15">
        <w:rPr>
          <w:rFonts w:ascii="Times New Roman" w:hAnsi="Times New Roman" w:cs="Times New Roman"/>
          <w:sz w:val="24"/>
          <w:szCs w:val="24"/>
        </w:rPr>
        <w:instrText xml:space="preserve"> ADDIN EN.CITE.DATA </w:instrText>
      </w:r>
      <w:r w:rsidR="00F43E15">
        <w:rPr>
          <w:rFonts w:ascii="Times New Roman" w:hAnsi="Times New Roman" w:cs="Times New Roman"/>
          <w:sz w:val="24"/>
          <w:szCs w:val="24"/>
        </w:rPr>
      </w:r>
      <w:r w:rsidR="00F43E15">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F43E15">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proofErr w:type="spellStart"/>
      <w:ins w:id="17" w:author="Thomas, Gregg" w:date="2024-06-11T14:38:00Z" w16du:dateUtc="2024-06-11T18:38:00Z">
        <w:r w:rsidR="00E60B2F">
          <w:rPr>
            <w:rFonts w:ascii="Times New Roman" w:hAnsi="Times New Roman" w:cs="Times New Roman"/>
            <w:sz w:val="24"/>
            <w:szCs w:val="24"/>
          </w:rPr>
          <w:t>e</w:t>
        </w:r>
      </w:ins>
      <w:r w:rsidR="00372855">
        <w:rPr>
          <w:rFonts w:ascii="Times New Roman" w:hAnsi="Times New Roman" w:cs="Times New Roman"/>
          <w:sz w:val="24"/>
          <w:szCs w:val="24"/>
        </w:rPr>
        <w:t>genomic</w:t>
      </w:r>
      <w:proofErr w:type="spellEnd"/>
      <w:r w:rsidR="00372855">
        <w:rPr>
          <w:rFonts w:ascii="Times New Roman" w:hAnsi="Times New Roman" w:cs="Times New Roman"/>
          <w:sz w:val="24"/>
          <w:szCs w:val="24"/>
        </w:rPr>
        <w:t xml:space="preserve">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5A145956" w14:textId="24601A7A" w:rsidR="00F253F3" w:rsidDel="00372855" w:rsidRDefault="001C6851" w:rsidP="00372855">
      <w:pPr>
        <w:spacing w:after="0"/>
        <w:jc w:val="both"/>
        <w:rPr>
          <w:del w:id="18" w:author="Good, Jeffrey" w:date="2024-06-06T10:06:00Z"/>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w:t>
      </w:r>
      <w:r w:rsidR="00B445B3">
        <w:rPr>
          <w:rFonts w:ascii="Times New Roman" w:hAnsi="Times New Roman" w:cs="Times New Roman"/>
          <w:sz w:val="24"/>
          <w:szCs w:val="24"/>
        </w:rPr>
        <w:t>murine</w:t>
      </w:r>
      <w:r w:rsidR="00426302" w:rsidRPr="00E358E6">
        <w:rPr>
          <w:rFonts w:ascii="Times New Roman" w:hAnsi="Times New Roman" w:cs="Times New Roman"/>
          <w:sz w:val="24"/>
          <w:szCs w:val="24"/>
        </w:rPr>
        <w:t xml:space="preserve"> rats and mice (</w:t>
      </w:r>
      <w:proofErr w:type="spellStart"/>
      <w:r w:rsidR="00426302" w:rsidRPr="00E358E6">
        <w:rPr>
          <w:rFonts w:ascii="Times New Roman" w:hAnsi="Times New Roman" w:cs="Times New Roman"/>
          <w:sz w:val="24"/>
          <w:szCs w:val="24"/>
        </w:rPr>
        <w:t>Murinae</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PjxSZWNOdW0+MjI5PC9SZWNOdW0+PERpc3BsYXlUZXh0PihDaHJpc3RtYXMgZXQgYWwuIDIwMjMp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p>
    <w:p w14:paraId="1F534B65" w14:textId="786FEA28" w:rsidR="00372855" w:rsidRDefault="00372855" w:rsidP="005D3A4E">
      <w:pPr>
        <w:spacing w:after="0"/>
        <w:jc w:val="both"/>
        <w:rPr>
          <w:rFonts w:ascii="Times New Roman" w:hAnsi="Times New Roman" w:cs="Times New Roman"/>
          <w:sz w:val="24"/>
          <w:szCs w:val="24"/>
        </w:rPr>
      </w:pPr>
      <w:r>
        <w:rPr>
          <w:rFonts w:ascii="Times New Roman" w:hAnsi="Times New Roman" w:cs="Times New Roman"/>
          <w:sz w:val="24"/>
          <w:szCs w:val="24"/>
        </w:rPr>
        <w:tab/>
      </w:r>
    </w:p>
    <w:p w14:paraId="3093FDA3" w14:textId="35E32B2A"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Mastomys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natalensis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Hylomyscus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alleni</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Praomys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delectorum</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Rhabdomys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dilectus</w:t>
      </w:r>
      <w:proofErr w:type="spellEnd"/>
      <w:r w:rsidR="00426302" w:rsidRPr="00E358E6">
        <w:rPr>
          <w:rFonts w:ascii="Times New Roman" w:hAnsi="Times New Roman" w:cs="Times New Roman"/>
          <w:sz w:val="24"/>
          <w:szCs w:val="24"/>
        </w:rPr>
        <w:t xml:space="preserve">, </w:t>
      </w:r>
      <w:proofErr w:type="spellStart"/>
      <w:r w:rsidR="00426302" w:rsidRPr="00E358E6">
        <w:rPr>
          <w:rFonts w:ascii="Times New Roman" w:hAnsi="Times New Roman" w:cs="Times New Roman"/>
          <w:i/>
          <w:iCs/>
          <w:sz w:val="24"/>
          <w:szCs w:val="24"/>
        </w:rPr>
        <w:t>Grammoyms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dolichurus</w:t>
      </w:r>
      <w:proofErr w:type="spellEnd"/>
      <w:r w:rsidR="00426302" w:rsidRPr="00E358E6">
        <w:rPr>
          <w:rFonts w:ascii="Times New Roman" w:hAnsi="Times New Roman" w:cs="Times New Roman"/>
          <w:sz w:val="24"/>
          <w:szCs w:val="24"/>
        </w:rPr>
        <w:t xml:space="preserve">, </w:t>
      </w:r>
      <w:proofErr w:type="spellStart"/>
      <w:r w:rsidR="00020FEE">
        <w:rPr>
          <w:rFonts w:ascii="Times New Roman" w:hAnsi="Times New Roman" w:cs="Times New Roman"/>
          <w:i/>
          <w:iCs/>
          <w:sz w:val="24"/>
          <w:szCs w:val="24"/>
        </w:rPr>
        <w:t>Otomoys</w:t>
      </w:r>
      <w:proofErr w:type="spellEnd"/>
      <w:r w:rsidR="00020FEE">
        <w:rPr>
          <w:rFonts w:ascii="Times New Roman" w:hAnsi="Times New Roman" w:cs="Times New Roman"/>
          <w:i/>
          <w:iCs/>
          <w:sz w:val="24"/>
          <w:szCs w:val="24"/>
        </w:rPr>
        <w:t xml:space="preserve">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proofErr w:type="spellStart"/>
      <w:r w:rsidR="00426302" w:rsidRPr="00E358E6">
        <w:rPr>
          <w:rFonts w:ascii="Times New Roman" w:hAnsi="Times New Roman" w:cs="Times New Roman"/>
          <w:i/>
          <w:iCs/>
          <w:sz w:val="24"/>
          <w:szCs w:val="24"/>
        </w:rPr>
        <w:t>Rhynchomys</w:t>
      </w:r>
      <w:proofErr w:type="spellEnd"/>
      <w:r w:rsidR="00426302" w:rsidRPr="00E358E6">
        <w:rPr>
          <w:rFonts w:ascii="Times New Roman" w:hAnsi="Times New Roman" w:cs="Times New Roman"/>
          <w:i/>
          <w:iCs/>
          <w:sz w:val="24"/>
          <w:szCs w:val="24"/>
        </w:rPr>
        <w:t xml:space="preserve"> </w:t>
      </w:r>
      <w:proofErr w:type="spellStart"/>
      <w:r w:rsidR="00426302" w:rsidRPr="00E358E6">
        <w:rPr>
          <w:rFonts w:ascii="Times New Roman" w:hAnsi="Times New Roman" w:cs="Times New Roman"/>
          <w:i/>
          <w:iCs/>
          <w:sz w:val="24"/>
          <w:szCs w:val="24"/>
        </w:rPr>
        <w:t>soricoides</w:t>
      </w:r>
      <w:proofErr w:type="spellEnd"/>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 </w:instrTex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Y051bT43PC9SZWNOdW0+PERpc3BsYXlUZXh0PihLdW1vbiBldCBhbC4gMjAyMSk8L0Rpc3BsYXlU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</w:fldData>
        </w:fldChar>
      </w:r>
      <w:r w:rsidR="00E23F63">
        <w:rPr>
          <w:rFonts w:ascii="Times New Roman" w:hAnsi="Times New Roman" w:cs="Times New Roman"/>
          <w:sz w:val="24"/>
          <w:szCs w:val="24"/>
        </w:rPr>
        <w:instrText xml:space="preserve"> ADDIN EN.CITE.DATA </w:instrText>
      </w:r>
      <w:r w:rsidR="00E23F63">
        <w:rPr>
          <w:rFonts w:ascii="Times New Roman" w:hAnsi="Times New Roman" w:cs="Times New Roman"/>
          <w:sz w:val="24"/>
          <w:szCs w:val="24"/>
        </w:rPr>
      </w:r>
      <w:r w:rsidR="00E23F63">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E23F63">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proofErr w:type="spellStart"/>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w:t>
      </w:r>
      <w:proofErr w:type="spellEnd"/>
      <w:r w:rsidR="00426302" w:rsidRPr="00E358E6">
        <w:rPr>
          <w:rFonts w:ascii="Times New Roman" w:hAnsi="Times New Roman" w:cs="Times New Roman"/>
          <w:sz w:val="24"/>
          <w:szCs w:val="24"/>
        </w:rPr>
        <w:t xml:space="preserv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t>
      </w:r>
      <w:commentRangeStart w:id="19"/>
      <w:r w:rsidR="00045BDB" w:rsidRPr="00075439">
        <w:rPr>
          <w:rFonts w:ascii="Times New Roman" w:hAnsi="Times New Roman" w:cs="Times New Roman"/>
          <w:sz w:val="24"/>
          <w:szCs w:val="24"/>
        </w:rPr>
        <w:t>The aims of our study are two-fold</w:t>
      </w:r>
      <w:commentRangeEnd w:id="19"/>
      <w:r w:rsidR="00432EE1">
        <w:rPr>
          <w:rStyle w:val="CommentReference"/>
        </w:rPr>
        <w:commentReference w:id="19"/>
      </w:r>
      <w:r w:rsidR="00045BDB">
        <w:rPr>
          <w:rFonts w:ascii="Times New Roman" w:hAnsi="Times New Roman" w:cs="Times New Roman"/>
          <w:sz w:val="24"/>
          <w:szCs w:val="24"/>
        </w:rPr>
        <w:t xml:space="preserve">. </w:t>
      </w:r>
      <w:commentRangeStart w:id="20"/>
      <w:r w:rsidR="00020FEE">
        <w:rPr>
          <w:rFonts w:ascii="Times New Roman" w:hAnsi="Times New Roman" w:cs="Times New Roman"/>
          <w:sz w:val="24"/>
          <w:szCs w:val="24"/>
        </w:rPr>
        <w:t xml:space="preserve">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w:t>
      </w:r>
      <w:commentRangeEnd w:id="20"/>
      <w:r w:rsidR="00B91982">
        <w:rPr>
          <w:rStyle w:val="CommentReference"/>
        </w:rPr>
        <w:commentReference w:id="20"/>
      </w:r>
      <w:r w:rsidR="00020FEE">
        <w:rPr>
          <w:rFonts w:ascii="Times New Roman" w:hAnsi="Times New Roman" w:cs="Times New Roman"/>
          <w:sz w:val="24"/>
          <w:szCs w:val="24"/>
        </w:rPr>
        <w:t>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21"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21"/>
      <w:r w:rsidR="00FA2AA1">
        <w:rPr>
          <w:rFonts w:ascii="Times New Roman" w:hAnsi="Times New Roman" w:cs="Times New Roman"/>
          <w:sz w:val="24"/>
          <w:szCs w:val="24"/>
        </w:rPr>
        <w:t>We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ins w:id="22" w:author="Good, Jeffrey" w:date="2024-06-06T10:09:00Z">
        <w:r>
          <w:rPr>
            <w:rFonts w:ascii="Times New Roman" w:hAnsi="Times New Roman" w:cs="Times New Roman"/>
            <w:sz w:val="24"/>
            <w:szCs w:val="24"/>
          </w:rPr>
          <w:t>s</w:t>
        </w:r>
      </w:ins>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w:t>
      </w:r>
      <w:r w:rsidR="00045BDB">
        <w:rPr>
          <w:rFonts w:ascii="Times New Roman" w:hAnsi="Times New Roman" w:cs="Times New Roman"/>
          <w:sz w:val="24"/>
          <w:szCs w:val="24"/>
        </w:rPr>
        <w:lastRenderedPageBreak/>
        <w:t xml:space="preserve">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proofErr w:type="gramStart"/>
      <w:r w:rsidR="00045BDB">
        <w:rPr>
          <w:rFonts w:ascii="Times New Roman" w:hAnsi="Times New Roman" w:cs="Times New Roman"/>
          <w:sz w:val="24"/>
          <w:szCs w:val="24"/>
        </w:rPr>
        <w:t>test</w:t>
      </w:r>
      <w:proofErr w:type="gramEnd"/>
      <w:r w:rsidR="00045BDB">
        <w:rPr>
          <w:rFonts w:ascii="Times New Roman" w:hAnsi="Times New Roman" w:cs="Times New Roman"/>
          <w:sz w:val="24"/>
          <w:szCs w:val="24"/>
        </w:rPr>
        <w:t xml:space="preserve">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1DB43B9E"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ins w:id="23" w:author="Thomas, Gregg" w:date="2024-06-11T15:48:00Z" w16du:dateUtc="2024-06-11T19:48:00Z">
        <w:r w:rsidR="005E3AC8">
          <w:rPr>
            <w:rFonts w:ascii="Times New Roman" w:hAnsi="Times New Roman" w:cs="Times New Roman"/>
            <w:sz w:val="24"/>
            <w:szCs w:val="24"/>
          </w:rPr>
          <w:t xml:space="preserve"> of 18 murine rodent species</w:t>
        </w:r>
      </w:ins>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ins w:id="24" w:author="Thomas, Gregg" w:date="2024-06-11T15:48:00Z" w16du:dateUtc="2024-06-11T19:48:00Z">
        <w:r w:rsidR="005E3AC8">
          <w:rPr>
            <w:rFonts w:ascii="Times New Roman" w:hAnsi="Times New Roman" w:cs="Times New Roman"/>
            <w:sz w:val="24"/>
            <w:szCs w:val="24"/>
          </w:rPr>
          <w:t>; Table S1</w:t>
        </w:r>
      </w:ins>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w:t>
      </w:r>
      <w:proofErr w:type="spellStart"/>
      <w:r w:rsidR="007B17B5">
        <w:rPr>
          <w:rFonts w:ascii="Times New Roman" w:hAnsi="Times New Roman" w:cs="Times New Roman"/>
          <w:sz w:val="24"/>
          <w:szCs w:val="24"/>
        </w:rPr>
        <w:t>Murinae</w:t>
      </w:r>
      <w:proofErr w:type="spellEnd"/>
      <w:r w:rsidR="007B17B5">
        <w:rPr>
          <w:rFonts w:ascii="Times New Roman" w:hAnsi="Times New Roman" w:cs="Times New Roman"/>
          <w:sz w:val="24"/>
          <w:szCs w:val="24"/>
        </w:rPr>
        <w:t xml:space="preserv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 </w:instrText>
      </w:r>
      <w:r w:rsidR="00B84C77">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B84C77">
        <w:rPr>
          <w:rFonts w:ascii="Times New Roman" w:hAnsi="Times New Roman" w:cs="Times New Roman"/>
          <w:sz w:val="24"/>
          <w:szCs w:val="24"/>
        </w:rPr>
        <w:instrText xml:space="preserve"> ADDIN EN.CITE.DATA </w:instrText>
      </w:r>
      <w:r w:rsidR="00B84C77">
        <w:rPr>
          <w:rFonts w:ascii="Times New Roman" w:hAnsi="Times New Roman" w:cs="Times New Roman"/>
          <w:sz w:val="24"/>
          <w:szCs w:val="24"/>
        </w:rPr>
      </w:r>
      <w:r w:rsidR="00B84C77">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B84C77">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w:t>
      </w:r>
      <w:proofErr w:type="spellStart"/>
      <w:r w:rsidR="002F605F" w:rsidRPr="002F605F">
        <w:rPr>
          <w:rFonts w:ascii="Times New Roman" w:hAnsi="Times New Roman" w:cs="Times New Roman"/>
          <w:sz w:val="24"/>
          <w:szCs w:val="24"/>
        </w:rPr>
        <w:t>aLRT</w:t>
      </w:r>
      <w:proofErr w:type="spellEnd"/>
      <w:r w:rsidR="002F605F" w:rsidRPr="002F605F">
        <w:rPr>
          <w:rFonts w:ascii="Times New Roman" w:hAnsi="Times New Roman" w:cs="Times New Roman"/>
          <w:sz w:val="24"/>
          <w:szCs w:val="24"/>
        </w:rPr>
        <w:t xml:space="preserve">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proofErr w:type="spellStart"/>
      <w:r w:rsidR="002F605F" w:rsidRPr="002F605F">
        <w:rPr>
          <w:rFonts w:ascii="Times New Roman" w:hAnsi="Times New Roman" w:cs="Times New Roman"/>
          <w:sz w:val="24"/>
          <w:szCs w:val="24"/>
        </w:rPr>
        <w:t>sCF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proofErr w:type="spellStart"/>
      <w:r w:rsidR="002F605F" w:rsidRPr="002F605F">
        <w:rPr>
          <w:rFonts w:ascii="Times New Roman" w:hAnsi="Times New Roman" w:cs="Times New Roman"/>
          <w:sz w:val="24"/>
          <w:szCs w:val="24"/>
        </w:rPr>
        <w:t>gCF</w:t>
      </w:r>
      <w:proofErr w:type="spellEnd"/>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2DE8A3DC" w14:textId="765FB902" w:rsidR="00F17BCC" w:rsidDel="00A03219" w:rsidRDefault="001C6851" w:rsidP="005D3A4E">
      <w:pPr>
        <w:spacing w:after="0"/>
        <w:jc w:val="both"/>
        <w:rPr>
          <w:del w:id="25" w:author="Good, Jeffrey" w:date="2024-06-06T10:31:00Z"/>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22.62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and the </w:t>
      </w:r>
      <w:proofErr w:type="spellStart"/>
      <w:r w:rsidR="00F17BCC" w:rsidRPr="00F17BCC">
        <w:rPr>
          <w:rFonts w:ascii="Times New Roman" w:hAnsi="Times New Roman" w:cs="Times New Roman"/>
          <w:sz w:val="24"/>
          <w:szCs w:val="24"/>
        </w:rPr>
        <w:t>Gerbillinae</w:t>
      </w:r>
      <w:proofErr w:type="spellEnd"/>
      <w:r w:rsidR="00F17BCC" w:rsidRPr="00F17BCC">
        <w:rPr>
          <w:rFonts w:ascii="Times New Roman" w:hAnsi="Times New Roman" w:cs="Times New Roman"/>
          <w:sz w:val="24"/>
          <w:szCs w:val="24"/>
        </w:rPr>
        <w:t xml:space="preserve"> at </w:t>
      </w:r>
      <w:r w:rsidR="007B17B5">
        <w:rPr>
          <w:rFonts w:ascii="Times New Roman" w:hAnsi="Times New Roman" w:cs="Times New Roman"/>
          <w:sz w:val="24"/>
          <w:szCs w:val="24"/>
        </w:rPr>
        <w:t>21.30</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With the</w:t>
      </w:r>
      <w:r w:rsidR="00F17BCC" w:rsidRPr="00F17BCC">
        <w:rPr>
          <w:rFonts w:ascii="Times New Roman" w:hAnsi="Times New Roman" w:cs="Times New Roman"/>
          <w:sz w:val="24"/>
          <w:szCs w:val="24"/>
        </w:rPr>
        <w:t xml:space="preserve"> </w:t>
      </w:r>
      <w:r w:rsidR="00F529D0">
        <w:rPr>
          <w:rFonts w:ascii="Times New Roman" w:hAnsi="Times New Roman" w:cs="Times New Roman"/>
          <w:sz w:val="24"/>
          <w:szCs w:val="24"/>
        </w:rPr>
        <w:t>ancestral</w:t>
      </w:r>
      <w:r w:rsidR="00F529D0" w:rsidRPr="00F17BCC">
        <w:rPr>
          <w:rFonts w:ascii="Times New Roman" w:hAnsi="Times New Roman" w:cs="Times New Roman"/>
          <w:sz w:val="24"/>
          <w:szCs w:val="24"/>
        </w:rPr>
        <w:t xml:space="preserve"> </w:t>
      </w:r>
      <w:proofErr w:type="spellStart"/>
      <w:r w:rsidR="00F17BCC" w:rsidRPr="00F17BCC">
        <w:rPr>
          <w:rFonts w:ascii="Times New Roman" w:hAnsi="Times New Roman" w:cs="Times New Roman"/>
          <w:sz w:val="24"/>
          <w:szCs w:val="24"/>
        </w:rPr>
        <w:t>Murinae</w:t>
      </w:r>
      <w:proofErr w:type="spellEnd"/>
      <w:r w:rsidR="00F17BCC" w:rsidRPr="00F17BCC">
        <w:rPr>
          <w:rFonts w:ascii="Times New Roman" w:hAnsi="Times New Roman" w:cs="Times New Roman"/>
          <w:sz w:val="24"/>
          <w:szCs w:val="24"/>
        </w:rPr>
        <w:t xml:space="preserve"> node (C) fixed </w:t>
      </w:r>
      <w:r w:rsidR="00E15915">
        <w:rPr>
          <w:rFonts w:ascii="Times New Roman" w:hAnsi="Times New Roman" w:cs="Times New Roman"/>
          <w:sz w:val="24"/>
          <w:szCs w:val="24"/>
        </w:rPr>
        <w:t xml:space="preserve">for </w:t>
      </w:r>
      <w:r w:rsidR="00F17BCC" w:rsidRPr="00F17BCC">
        <w:rPr>
          <w:rFonts w:ascii="Times New Roman" w:hAnsi="Times New Roman" w:cs="Times New Roman"/>
          <w:sz w:val="24"/>
          <w:szCs w:val="24"/>
        </w:rPr>
        <w:t>calibration</w:t>
      </w:r>
      <w:r w:rsidR="00E1591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Hydromyini</w:t>
      </w:r>
      <w:proofErr w:type="spellEnd"/>
      <w:r w:rsidR="00F17BCC" w:rsidRPr="00F17BCC">
        <w:rPr>
          <w:rFonts w:ascii="Times New Roman" w:hAnsi="Times New Roman" w:cs="Times New Roman"/>
          <w:sz w:val="24"/>
          <w:szCs w:val="24"/>
        </w:rPr>
        <w:t xml:space="preserve"> </w:t>
      </w:r>
      <w:r w:rsidR="00E15915">
        <w:rPr>
          <w:rFonts w:ascii="Times New Roman" w:hAnsi="Times New Roman" w:cs="Times New Roman"/>
          <w:sz w:val="24"/>
          <w:szCs w:val="24"/>
        </w:rPr>
        <w:t>arose</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12.12</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 an</w:t>
      </w:r>
      <w:r w:rsidR="00E15915">
        <w:rPr>
          <w:rFonts w:ascii="Times New Roman" w:hAnsi="Times New Roman" w:cs="Times New Roman"/>
          <w:sz w:val="24"/>
          <w:szCs w:val="24"/>
        </w:rPr>
        <w:t xml:space="preserve">d </w:t>
      </w:r>
      <w:r w:rsidR="007B17B5">
        <w:rPr>
          <w:rFonts w:ascii="Times New Roman" w:hAnsi="Times New Roman" w:cs="Times New Roman"/>
          <w:sz w:val="24"/>
          <w:szCs w:val="24"/>
        </w:rPr>
        <w:t>was</w:t>
      </w:r>
      <w:r w:rsidR="00F17BCC" w:rsidRPr="00F17BCC">
        <w:rPr>
          <w:rFonts w:ascii="Times New Roman" w:hAnsi="Times New Roman" w:cs="Times New Roman"/>
          <w:sz w:val="24"/>
          <w:szCs w:val="24"/>
        </w:rPr>
        <w:t xml:space="preserve"> followed by</w:t>
      </w:r>
      <w:r w:rsidR="007B17B5">
        <w:rPr>
          <w:rFonts w:ascii="Times New Roman" w:hAnsi="Times New Roman" w:cs="Times New Roman"/>
          <w:sz w:val="24"/>
          <w:szCs w:val="24"/>
        </w:rPr>
        <w:t xml:space="preserve"> </w:t>
      </w:r>
      <w:proofErr w:type="spellStart"/>
      <w:r w:rsidR="007B17B5">
        <w:rPr>
          <w:rFonts w:ascii="Times New Roman" w:hAnsi="Times New Roman" w:cs="Times New Roman"/>
          <w:sz w:val="24"/>
          <w:szCs w:val="24"/>
        </w:rPr>
        <w:t>Otomyini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Arvicanthini</w:t>
      </w:r>
      <w:proofErr w:type="spellEnd"/>
      <w:r w:rsidR="007B17B5">
        <w:rPr>
          <w:rFonts w:ascii="Times New Roman" w:hAnsi="Times New Roman" w:cs="Times New Roman"/>
          <w:sz w:val="24"/>
          <w:szCs w:val="24"/>
        </w:rPr>
        <w:t xml:space="preserve"> at 11.67 Ma (E).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 xml:space="preserve">es evolved in rapid succession, with </w:t>
      </w:r>
      <w:proofErr w:type="spellStart"/>
      <w:r w:rsidR="007B17B5">
        <w:rPr>
          <w:rFonts w:ascii="Times New Roman" w:hAnsi="Times New Roman" w:cs="Times New Roman"/>
          <w:sz w:val="24"/>
          <w:szCs w:val="24"/>
        </w:rPr>
        <w:t>Apodemini</w:t>
      </w:r>
      <w:proofErr w:type="spellEnd"/>
      <w:r w:rsidR="007B17B5">
        <w:rPr>
          <w:rFonts w:ascii="Times New Roman" w:hAnsi="Times New Roman" w:cs="Times New Roman"/>
          <w:sz w:val="24"/>
          <w:szCs w:val="24"/>
        </w:rPr>
        <w:t xml:space="preserve"> diverging at 10.82 Ma (F) and </w:t>
      </w:r>
      <w:proofErr w:type="spellStart"/>
      <w:r w:rsidR="007B17B5">
        <w:rPr>
          <w:rFonts w:ascii="Times New Roman" w:hAnsi="Times New Roman" w:cs="Times New Roman"/>
          <w:sz w:val="24"/>
          <w:szCs w:val="24"/>
        </w:rPr>
        <w:t>Murini</w:t>
      </w:r>
      <w:proofErr w:type="spellEnd"/>
      <w:r w:rsidR="007B17B5">
        <w:rPr>
          <w:rFonts w:ascii="Times New Roman" w:hAnsi="Times New Roman" w:cs="Times New Roman"/>
          <w:sz w:val="24"/>
          <w:szCs w:val="24"/>
        </w:rPr>
        <w:t xml:space="preserve"> and </w:t>
      </w:r>
      <w:proofErr w:type="spellStart"/>
      <w:r w:rsidR="007B17B5">
        <w:rPr>
          <w:rFonts w:ascii="Times New Roman" w:hAnsi="Times New Roman" w:cs="Times New Roman"/>
          <w:sz w:val="24"/>
          <w:szCs w:val="24"/>
        </w:rPr>
        <w:t>Praomyini</w:t>
      </w:r>
      <w:proofErr w:type="spellEnd"/>
      <w:r w:rsidR="007B17B5">
        <w:rPr>
          <w:rFonts w:ascii="Times New Roman" w:hAnsi="Times New Roman" w:cs="Times New Roman"/>
          <w:sz w:val="24"/>
          <w:szCs w:val="24"/>
        </w:rPr>
        <w:t xml:space="preserve"> splitting at 10.08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 xml:space="preserve">The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node</w:t>
      </w:r>
      <w:r w:rsidR="007B17B5">
        <w:rPr>
          <w:rFonts w:ascii="Times New Roman" w:hAnsi="Times New Roman" w:cs="Times New Roman"/>
          <w:sz w:val="24"/>
          <w:szCs w:val="24"/>
        </w:rPr>
        <w:t>,</w:t>
      </w:r>
      <w:r w:rsidR="00ED3A6B" w:rsidRPr="00ED3A6B">
        <w:rPr>
          <w:rFonts w:ascii="Times New Roman" w:hAnsi="Times New Roman" w:cs="Times New Roman"/>
          <w:sz w:val="24"/>
          <w:szCs w:val="24"/>
        </w:rPr>
        <w:t xml:space="preserve"> </w:t>
      </w:r>
      <w:r w:rsidR="00B10B6E">
        <w:rPr>
          <w:rFonts w:ascii="Times New Roman" w:hAnsi="Times New Roman" w:cs="Times New Roman"/>
          <w:sz w:val="24"/>
          <w:szCs w:val="24"/>
        </w:rPr>
        <w:t>which was</w:t>
      </w:r>
      <w:r w:rsidR="00ED3A6B" w:rsidRPr="00ED3A6B">
        <w:rPr>
          <w:rFonts w:ascii="Times New Roman" w:hAnsi="Times New Roman" w:cs="Times New Roman"/>
          <w:sz w:val="24"/>
          <w:szCs w:val="24"/>
        </w:rPr>
        <w:t xml:space="preserve"> fossil calibrat</w:t>
      </w:r>
      <w:r w:rsidR="00B10B6E">
        <w:rPr>
          <w:rFonts w:ascii="Times New Roman" w:hAnsi="Times New Roman" w:cs="Times New Roman"/>
          <w:sz w:val="24"/>
          <w:szCs w:val="24"/>
        </w:rPr>
        <w:t>ed</w:t>
      </w:r>
      <w:r w:rsidR="00304F44">
        <w:rPr>
          <w:rFonts w:ascii="Times New Roman" w:hAnsi="Times New Roman" w:cs="Times New Roman"/>
          <w:sz w:val="24"/>
          <w:szCs w:val="24"/>
        </w:rPr>
        <w:t>,</w:t>
      </w:r>
      <w:r w:rsidR="00D0255F">
        <w:rPr>
          <w:rFonts w:ascii="Times New Roman" w:hAnsi="Times New Roman" w:cs="Times New Roman"/>
          <w:sz w:val="24"/>
          <w:szCs w:val="24"/>
        </w:rPr>
        <w:t xml:space="preserve"> </w:t>
      </w:r>
      <w:r w:rsidR="00B10B6E">
        <w:rPr>
          <w:rFonts w:ascii="Times New Roman" w:hAnsi="Times New Roman" w:cs="Times New Roman"/>
          <w:sz w:val="24"/>
          <w:szCs w:val="24"/>
        </w:rPr>
        <w:t>was</w:t>
      </w:r>
      <w:r w:rsidR="00ED3A6B" w:rsidRPr="00ED3A6B">
        <w:rPr>
          <w:rFonts w:ascii="Times New Roman" w:hAnsi="Times New Roman" w:cs="Times New Roman"/>
          <w:sz w:val="24"/>
          <w:szCs w:val="24"/>
        </w:rPr>
        <w:t xml:space="preserve"> recovered at the very youngest end of the calibration range.</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A03219">
        <w:rPr>
          <w:rFonts w:ascii="Times New Roman" w:hAnsi="Times New Roman" w:cs="Times New Roman"/>
          <w:sz w:val="24"/>
          <w:szCs w:val="24"/>
        </w:rPr>
        <w:instrText xml:space="preserve"> ADDIN EN.CITE </w:instrTex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UmVjTnVtPjEzMDwvUmVjTnVtPjxEaXNwbGF5VGV4dD4oTGVjb21wdGUgZXQgYWwuIDIwMDg7IFN0
ZXBwYW4gYW5kIFNjaGVuayAyMDE3KTwvRGlzcGxheVRleHQ+PHJlY29yZD48cmVjLW51bWJlcj4x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MDcwPC9lbGVjdHJvbmljLXJlc291cmNlLW51bT48L3JlY29yZD48L0NpdGU+PENpdGU+PEF1dGhv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==
</w:fldData>
        </w:fldChar>
      </w:r>
      <w:r w:rsidR="00A03219">
        <w:rPr>
          <w:rFonts w:ascii="Times New Roman" w:hAnsi="Times New Roman" w:cs="Times New Roman"/>
          <w:sz w:val="24"/>
          <w:szCs w:val="24"/>
        </w:rPr>
        <w:instrText xml:space="preserve"> ADDIN EN.CITE.DATA </w:instrText>
      </w:r>
      <w:r w:rsidR="00A03219">
        <w:rPr>
          <w:rFonts w:ascii="Times New Roman" w:hAnsi="Times New Roman" w:cs="Times New Roman"/>
          <w:sz w:val="24"/>
          <w:szCs w:val="24"/>
        </w:rPr>
      </w:r>
      <w:r w:rsidR="00A0321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A0321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w:t>
      </w:r>
      <w:commentRangeStart w:id="26"/>
      <w:r w:rsidR="00A03219">
        <w:rPr>
          <w:rFonts w:ascii="Times New Roman" w:hAnsi="Times New Roman" w:cs="Times New Roman"/>
          <w:sz w:val="24"/>
          <w:szCs w:val="24"/>
        </w:rPr>
        <w:t xml:space="preserve">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 xml:space="preserve">phylogeny provides context on the evolutionary timescale upon </w:t>
      </w:r>
      <w:commentRangeEnd w:id="26"/>
      <w:r w:rsidR="00A03219">
        <w:rPr>
          <w:rStyle w:val="CommentReference"/>
        </w:rPr>
        <w:commentReference w:id="26"/>
      </w:r>
      <w:r w:rsidR="00A03219">
        <w:rPr>
          <w:rFonts w:ascii="Times New Roman" w:hAnsi="Times New Roman" w:cs="Times New Roman"/>
          <w:sz w:val="24"/>
          <w:szCs w:val="24"/>
        </w:rPr>
        <w:t>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76A80CCF" w14:textId="77777777" w:rsidR="00A03219" w:rsidRDefault="00A03219" w:rsidP="005D3A4E">
      <w:pPr>
        <w:spacing w:after="0"/>
        <w:jc w:val="both"/>
        <w:rPr>
          <w:ins w:id="27" w:author="Good, Jeffrey" w:date="2024-06-06T10:32:00Z"/>
          <w:rFonts w:ascii="Times New Roman" w:hAnsi="Times New Roman" w:cs="Times New Roman"/>
          <w:sz w:val="24"/>
          <w:szCs w:val="24"/>
        </w:rPr>
      </w:pP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w:t>
      </w:r>
      <w:commentRangeStart w:id="28"/>
      <w:r w:rsidR="00A03219">
        <w:rPr>
          <w:rFonts w:ascii="Times New Roman" w:hAnsi="Times New Roman" w:cs="Times New Roman"/>
          <w:sz w:val="24"/>
          <w:szCs w:val="24"/>
        </w:rPr>
        <w:t>12 million years of divergence</w:t>
      </w:r>
      <w:r w:rsidR="006E16FF">
        <w:rPr>
          <w:rFonts w:ascii="Times New Roman" w:hAnsi="Times New Roman" w:cs="Times New Roman"/>
          <w:sz w:val="24"/>
          <w:szCs w:val="24"/>
        </w:rPr>
        <w:t xml:space="preserve"> </w:t>
      </w:r>
      <w:commentRangeEnd w:id="28"/>
      <w:r w:rsidR="00A03219">
        <w:rPr>
          <w:rStyle w:val="CommentReference"/>
        </w:rPr>
        <w:commentReference w:id="28"/>
      </w:r>
      <w:r w:rsidR="006E16FF">
        <w:rPr>
          <w:rFonts w:ascii="Times New Roman" w:hAnsi="Times New Roman" w:cs="Times New Roman"/>
          <w:sz w:val="24"/>
          <w:szCs w:val="24"/>
        </w:rPr>
        <w:t>(see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proofErr w:type="spellStart"/>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oricoides</w:t>
      </w:r>
      <w:proofErr w:type="spellEnd"/>
      <w:r w:rsidR="0026539F" w:rsidRPr="005B28B3">
        <w:rPr>
          <w:rFonts w:ascii="Times New Roman" w:hAnsi="Times New Roman" w:cs="Times New Roman"/>
          <w:i/>
          <w:iCs/>
          <w:sz w:val="24"/>
          <w:szCs w:val="24"/>
        </w:rPr>
        <w:t xml:space="preserve">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w:t>
      </w:r>
      <w:commentRangeStart w:id="29"/>
      <w:r w:rsidR="00A1117F" w:rsidRPr="00031896">
        <w:rPr>
          <w:rFonts w:ascii="Times New Roman" w:hAnsi="Times New Roman" w:cs="Times New Roman"/>
          <w:sz w:val="24"/>
          <w:szCs w:val="24"/>
        </w:rPr>
        <w:t>The numb</w:t>
      </w:r>
      <w:commentRangeEnd w:id="29"/>
      <w:r w:rsidR="00B8137C">
        <w:rPr>
          <w:rStyle w:val="CommentReference"/>
        </w:rPr>
        <w:commentReference w:id="29"/>
      </w:r>
      <w:r w:rsidR="00A1117F" w:rsidRPr="00031896">
        <w:rPr>
          <w:rFonts w:ascii="Times New Roman" w:hAnsi="Times New Roman" w:cs="Times New Roman"/>
          <w:sz w:val="24"/>
          <w:szCs w:val="24"/>
        </w:rPr>
        <w:t>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proofErr w:type="spellStart"/>
      <w:r w:rsidR="00DB4B2B" w:rsidRPr="00031896">
        <w:rPr>
          <w:rFonts w:ascii="Times New Roman" w:hAnsi="Times New Roman" w:cs="Times New Roman"/>
          <w:i/>
          <w:iCs/>
          <w:sz w:val="24"/>
          <w:szCs w:val="24"/>
        </w:rPr>
        <w:t>Hylomyscus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alleni</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Mastomys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natalensis</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Praomys</w:t>
      </w:r>
      <w:proofErr w:type="spellEnd"/>
      <w:r w:rsidR="00DB4B2B" w:rsidRPr="00031896">
        <w:rPr>
          <w:rFonts w:ascii="Times New Roman" w:hAnsi="Times New Roman" w:cs="Times New Roman"/>
          <w:i/>
          <w:iCs/>
          <w:sz w:val="24"/>
          <w:szCs w:val="24"/>
        </w:rPr>
        <w:t xml:space="preserve"> </w:t>
      </w:r>
      <w:proofErr w:type="spellStart"/>
      <w:r w:rsidR="00DB4B2B" w:rsidRPr="00031896">
        <w:rPr>
          <w:rFonts w:ascii="Times New Roman" w:hAnsi="Times New Roman" w:cs="Times New Roman"/>
          <w:i/>
          <w:iCs/>
          <w:sz w:val="24"/>
          <w:szCs w:val="24"/>
        </w:rPr>
        <w:t>delectorum</w:t>
      </w:r>
      <w:proofErr w:type="spellEnd"/>
      <w:r w:rsidR="00DB4B2B" w:rsidRPr="00031896">
        <w:rPr>
          <w:rFonts w:ascii="Times New Roman" w:hAnsi="Times New Roman" w:cs="Times New Roman"/>
          <w:i/>
          <w:iCs/>
          <w:sz w:val="24"/>
          <w:szCs w:val="24"/>
        </w:rPr>
        <w:t xml:space="preserve">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1799912E"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proofErr w:type="spellStart"/>
      <w:r w:rsidR="00CA0CB2">
        <w:rPr>
          <w:rFonts w:ascii="Times New Roman" w:hAnsi="Times New Roman" w:cs="Times New Roman"/>
          <w:sz w:val="24"/>
          <w:szCs w:val="24"/>
        </w:rPr>
        <w:t>Megabases</w:t>
      </w:r>
      <w:proofErr w:type="spellEnd"/>
      <w:r w:rsidR="00CA0CB2">
        <w:rPr>
          <w:rFonts w:ascii="Times New Roman" w:hAnsi="Times New Roman" w:cs="Times New Roman"/>
          <w:sz w:val="24"/>
          <w:szCs w:val="24"/>
        </w:rPr>
        <w:t xml:space="preserve">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7C547253"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commentRangeStart w:id="30"/>
      <w:r w:rsidR="00A709D0">
        <w:rPr>
          <w:rFonts w:ascii="Times New Roman" w:hAnsi="Times New Roman" w:cs="Times New Roman"/>
          <w:sz w:val="24"/>
          <w:szCs w:val="24"/>
        </w:rPr>
        <w:t xml:space="preserve">300,000 </w:t>
      </w:r>
      <w:commentRangeEnd w:id="30"/>
      <w:r w:rsidR="00CB787E">
        <w:rPr>
          <w:rStyle w:val="CommentReference"/>
        </w:rPr>
        <w:commentReference w:id="30"/>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ins w:id="31" w:author="Good, Jeffrey" w:date="2024-06-04T15:31:00Z">
        <w:r w:rsidR="00CB787E">
          <w:rPr>
            <w:rFonts w:ascii="Times New Roman" w:hAnsi="Times New Roman" w:cs="Times New Roman"/>
            <w:sz w:val="24"/>
            <w:szCs w:val="24"/>
          </w:rPr>
          <w:t>,</w:t>
        </w:r>
      </w:ins>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w:t>
      </w:r>
      <w:r w:rsidR="00A709D0">
        <w:rPr>
          <w:rFonts w:ascii="Times New Roman" w:hAnsi="Times New Roman" w:cs="Times New Roman"/>
          <w:sz w:val="24"/>
          <w:szCs w:val="24"/>
        </w:rPr>
        <w:lastRenderedPageBreak/>
        <w:t xml:space="preserve">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 xml:space="preserve">most other structural variation in our sample </w:t>
      </w:r>
      <w:r w:rsidR="00696496">
        <w:rPr>
          <w:rFonts w:ascii="Times New Roman" w:hAnsi="Times New Roman" w:cs="Times New Roman"/>
          <w:sz w:val="24"/>
          <w:szCs w:val="24"/>
        </w:rPr>
        <w:t xml:space="preserve">appears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w:t>
      </w:r>
      <w:r w:rsidR="00C6053D">
        <w:rPr>
          <w:rFonts w:ascii="Times New Roman" w:hAnsi="Times New Roman" w:cs="Times New Roman"/>
          <w:sz w:val="24"/>
          <w:szCs w:val="24"/>
        </w:rPr>
        <w:fldChar w:fldCharType="begin"/>
      </w:r>
      <w:r w:rsidR="00C6053D">
        <w:rPr>
          <w:rFonts w:ascii="Times New Roman" w:hAnsi="Times New Roman" w:cs="Times New Roman"/>
          <w:sz w:val="24"/>
          <w:szCs w:val="24"/>
        </w:rPr>
        <w:instrText xml:space="preserve"> ADDIN EN.CITE &lt;EndNote&gt;&lt;Cite&gt;&lt;Author&gt;Platt&lt;/Author&gt;&lt;Year&gt;2018&lt;/Year&gt;&lt;RecNum&gt;12&lt;/RecNum&gt;&lt;DisplayText&gt;(Platt et al. 2018)&lt;/DisplayText&gt;&lt;record&gt;&lt;rec-number&gt;12&lt;/rec-number&gt;&lt;foreign-keys&gt;&lt;key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del w:id="32" w:author="Good, Jeffrey" w:date="2024-06-04T15:33:00Z">
        <w:r w:rsidR="00C6053D" w:rsidDel="00CB787E">
          <w:rPr>
            <w:rFonts w:ascii="Times New Roman" w:hAnsi="Times New Roman" w:cs="Times New Roman"/>
            <w:noProof/>
            <w:sz w:val="24"/>
            <w:szCs w:val="24"/>
          </w:rPr>
          <w:delText>(</w:delText>
        </w:r>
      </w:del>
      <w:r w:rsidR="00C6053D">
        <w:rPr>
          <w:rFonts w:ascii="Times New Roman" w:hAnsi="Times New Roman" w:cs="Times New Roman"/>
          <w:noProof/>
          <w:sz w:val="24"/>
          <w:szCs w:val="24"/>
        </w:rPr>
        <w:t>Platt et al. 2018)</w:t>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4B7CCC2E"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 </w:instrTex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sidR="00AD6070">
        <w:rPr>
          <w:rFonts w:ascii="Times New Roman" w:hAnsi="Times New Roman" w:cs="Times New Roman"/>
          <w:sz w:val="24"/>
          <w:szCs w:val="24"/>
        </w:rPr>
        <w:instrText xml:space="preserve"> ADDIN EN.CITE.DATA </w:instrText>
      </w:r>
      <w:r w:rsidR="00AD6070">
        <w:rPr>
          <w:rFonts w:ascii="Times New Roman" w:hAnsi="Times New Roman" w:cs="Times New Roman"/>
          <w:sz w:val="24"/>
          <w:szCs w:val="24"/>
        </w:rPr>
      </w:r>
      <w:r w:rsidR="00AD6070">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AD6070">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commentRangeStart w:id="33"/>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ins w:id="34" w:author="Good, Jeffrey" w:date="2024-06-06T11:11:00Z">
        <w:r w:rsidR="005404E8">
          <w:rPr>
            <w:rFonts w:ascii="Times New Roman" w:hAnsi="Times New Roman" w:cs="Times New Roman"/>
            <w:sz w:val="24"/>
            <w:szCs w:val="24"/>
          </w:rPr>
          <w:t>dis</w:t>
        </w:r>
      </w:ins>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t>
      </w:r>
      <w:proofErr w:type="spellStart"/>
      <w:r w:rsidR="00CC2409">
        <w:rPr>
          <w:rFonts w:ascii="Times New Roman" w:hAnsi="Times New Roman" w:cs="Times New Roman"/>
          <w:sz w:val="24"/>
          <w:szCs w:val="24"/>
        </w:rPr>
        <w:t>wRF</w:t>
      </w:r>
      <w:proofErr w:type="spellEnd"/>
      <w:r w:rsidR="00CC2409">
        <w:rPr>
          <w:rFonts w:ascii="Times New Roman" w:hAnsi="Times New Roman" w:cs="Times New Roman"/>
          <w:sz w:val="24"/>
          <w:szCs w:val="24"/>
        </w:rPr>
        <w:t xml:space="preserve"> over all 10</w:t>
      </w:r>
      <w:ins w:id="35" w:author="Good, Jeffrey" w:date="2024-06-06T11:02:00Z">
        <w:r w:rsidR="00231CAE">
          <w:rPr>
            <w:rFonts w:ascii="Times New Roman" w:hAnsi="Times New Roman" w:cs="Times New Roman"/>
            <w:sz w:val="24"/>
            <w:szCs w:val="24"/>
          </w:rPr>
          <w:t xml:space="preserve"> </w:t>
        </w:r>
      </w:ins>
      <w:r w:rsidR="00CC2409">
        <w:rPr>
          <w:rFonts w:ascii="Times New Roman" w:hAnsi="Times New Roman" w:cs="Times New Roman"/>
          <w:sz w:val="24"/>
          <w:szCs w:val="24"/>
        </w:rPr>
        <w:t>kb window trees within a 5</w:t>
      </w:r>
      <w:ins w:id="36" w:author="Good, Jeffrey" w:date="2024-06-06T11:02:00Z">
        <w:r w:rsidR="00231CAE">
          <w:rPr>
            <w:rFonts w:ascii="Times New Roman" w:hAnsi="Times New Roman" w:cs="Times New Roman"/>
            <w:sz w:val="24"/>
            <w:szCs w:val="24"/>
          </w:rPr>
          <w:t xml:space="preserve"> </w:t>
        </w:r>
      </w:ins>
      <w:r w:rsidR="00CC2409">
        <w:rPr>
          <w:rFonts w:ascii="Times New Roman" w:hAnsi="Times New Roman" w:cs="Times New Roman"/>
          <w:sz w:val="24"/>
          <w:szCs w:val="24"/>
        </w:rPr>
        <w:t xml:space="preserve">Mb recombination window </w:t>
      </w:r>
      <w:commentRangeEnd w:id="33"/>
      <w:r w:rsidR="005404E8">
        <w:rPr>
          <w:rStyle w:val="CommentReference"/>
        </w:rPr>
        <w:commentReference w:id="33"/>
      </w:r>
      <w:r w:rsidR="00CC2409">
        <w:rPr>
          <w:rFonts w:ascii="Times New Roman" w:hAnsi="Times New Roman" w:cs="Times New Roman"/>
          <w:sz w:val="24"/>
          <w:szCs w:val="24"/>
        </w:rPr>
        <w:t>(</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 </w:instrTex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PjxSZWNOdW0+NTwvUmVjTnVtPjxEaXNwbGF5VGV4dD4oU21hZ3Vsb3ZhIGV0IGFsLiAyMDExKTwv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==
</w:fldData>
        </w:fldChar>
      </w:r>
      <w:r w:rsidR="00751B61" w:rsidRPr="00751B61">
        <w:rPr>
          <w:rFonts w:ascii="Times New Roman" w:hAnsi="Times New Roman" w:cs="Times New Roman"/>
          <w:sz w:val="24"/>
          <w:szCs w:val="24"/>
        </w:rPr>
        <w:instrText xml:space="preserve"> ADDIN EN.CITE.DATA </w:instrText>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751B61" w:rsidRPr="00751B61">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2ECE60BE"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commentRangeStart w:id="37"/>
      <w:commentRangeStart w:id="38"/>
      <w:r w:rsidR="00941CD1" w:rsidRPr="00031896">
        <w:rPr>
          <w:rFonts w:ascii="Times New Roman" w:hAnsi="Times New Roman" w:cs="Times New Roman"/>
          <w:sz w:val="24"/>
          <w:szCs w:val="24"/>
        </w:rPr>
        <w:t xml:space="preserve">Evolutionary relationships around certain </w:t>
      </w:r>
      <w:commentRangeEnd w:id="37"/>
      <w:r w:rsidR="00E73F5A">
        <w:rPr>
          <w:rStyle w:val="CommentReference"/>
        </w:rPr>
        <w:commentReference w:id="37"/>
      </w:r>
      <w:commentRangeEnd w:id="38"/>
      <w:r w:rsidR="00E73F5A">
        <w:rPr>
          <w:rStyle w:val="CommentReference"/>
        </w:rPr>
        <w:commentReference w:id="38"/>
      </w:r>
      <w:r w:rsidR="00941CD1" w:rsidRPr="00031896">
        <w:rPr>
          <w:rFonts w:ascii="Times New Roman" w:hAnsi="Times New Roman" w:cs="Times New Roman"/>
          <w:sz w:val="24"/>
          <w:szCs w:val="24"/>
        </w:rPr>
        <w:t xml:space="preserve">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proofErr w:type="spellEnd"/>
      <w:r w:rsidR="005235A3">
        <w:rPr>
          <w:rFonts w:ascii="Times New Roman" w:hAnsi="Times New Roman" w:cs="Times New Roman"/>
          <w:sz w:val="24"/>
          <w:szCs w:val="24"/>
        </w:rPr>
        <w:t>/</w:t>
      </w:r>
      <w:proofErr w:type="spellStart"/>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proofErr w:type="spellEnd"/>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ins w:id="39" w:author="Good, Jeffrey" w:date="2024-06-07T14:03:00Z">
        <w:r w:rsidR="00E73F5A">
          <w:rPr>
            <w:rFonts w:ascii="Times New Roman" w:hAnsi="Times New Roman" w:cs="Times New Roman"/>
            <w:sz w:val="24"/>
            <w:szCs w:val="24"/>
          </w:rPr>
          <w:t xml:space="preserve"> (i.e., </w:t>
        </w:r>
      </w:ins>
      <w:ins w:id="40" w:author="Good, Jeffrey" w:date="2024-06-07T14:31:00Z">
        <w:r w:rsidR="00D72636">
          <w:rPr>
            <w:rFonts w:ascii="Times New Roman" w:hAnsi="Times New Roman" w:cs="Times New Roman"/>
            <w:sz w:val="24"/>
            <w:szCs w:val="24"/>
          </w:rPr>
          <w:t xml:space="preserve">windows without </w:t>
        </w:r>
      </w:ins>
      <w:ins w:id="41" w:author="Good, Jeffrey" w:date="2024-06-07T14:32:00Z">
        <w:r w:rsidR="00D72636">
          <w:rPr>
            <w:rFonts w:ascii="Times New Roman" w:hAnsi="Times New Roman" w:cs="Times New Roman"/>
            <w:sz w:val="24"/>
            <w:szCs w:val="24"/>
          </w:rPr>
          <w:t xml:space="preserve">annotated </w:t>
        </w:r>
      </w:ins>
      <w:ins w:id="42" w:author="Good, Jeffrey" w:date="2024-06-07T14:03:00Z">
        <w:r w:rsidR="00E73F5A">
          <w:rPr>
            <w:rFonts w:ascii="Times New Roman" w:hAnsi="Times New Roman" w:cs="Times New Roman"/>
            <w:sz w:val="24"/>
            <w:szCs w:val="24"/>
          </w:rPr>
          <w:t>feature</w:t>
        </w:r>
      </w:ins>
      <w:ins w:id="43" w:author="Good, Jeffrey" w:date="2024-06-07T14:32:00Z">
        <w:r w:rsidR="00D72636">
          <w:rPr>
            <w:rFonts w:ascii="Times New Roman" w:hAnsi="Times New Roman" w:cs="Times New Roman"/>
            <w:sz w:val="24"/>
            <w:szCs w:val="24"/>
          </w:rPr>
          <w:t>s</w:t>
        </w:r>
      </w:ins>
      <w:ins w:id="44" w:author="Good, Jeffrey" w:date="2024-06-07T14:11:00Z">
        <w:r w:rsidR="000450A5">
          <w:rPr>
            <w:rFonts w:ascii="Times New Roman" w:hAnsi="Times New Roman" w:cs="Times New Roman"/>
            <w:sz w:val="24"/>
            <w:szCs w:val="24"/>
          </w:rPr>
          <w:t>)</w:t>
        </w:r>
      </w:ins>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ins w:id="45" w:author="Good, Jeffrey" w:date="2024-06-07T14:01:00Z">
        <w:r w:rsidR="00E73F5A">
          <w:rPr>
            <w:rFonts w:ascii="Times New Roman" w:hAnsi="Times New Roman" w:cs="Times New Roman"/>
            <w:sz w:val="24"/>
            <w:szCs w:val="24"/>
          </w:rPr>
          <w:t xml:space="preserve">In general, </w:t>
        </w:r>
      </w:ins>
      <w:ins w:id="46" w:author="Good, Jeffrey" w:date="2024-06-07T14:11:00Z">
        <w:r w:rsidR="000450A5">
          <w:rPr>
            <w:rFonts w:ascii="Times New Roman" w:hAnsi="Times New Roman" w:cs="Times New Roman"/>
            <w:sz w:val="24"/>
            <w:szCs w:val="24"/>
          </w:rPr>
          <w:t xml:space="preserve">UCEs </w:t>
        </w:r>
      </w:ins>
      <w:ins w:id="47" w:author="Good, Jeffrey" w:date="2024-06-07T14:12:00Z">
        <w:r w:rsidR="000450A5">
          <w:rPr>
            <w:rFonts w:ascii="Times New Roman" w:hAnsi="Times New Roman" w:cs="Times New Roman"/>
            <w:sz w:val="24"/>
            <w:szCs w:val="24"/>
          </w:rPr>
          <w:t xml:space="preserve">showed </w:t>
        </w:r>
      </w:ins>
      <w:del w:id="48" w:author="Good, Jeffrey" w:date="2024-06-07T14:12:00Z">
        <w:r w:rsidR="00200A45" w:rsidDel="000450A5">
          <w:rPr>
            <w:rFonts w:ascii="Times New Roman" w:hAnsi="Times New Roman" w:cs="Times New Roman"/>
            <w:sz w:val="24"/>
            <w:szCs w:val="24"/>
          </w:rPr>
          <w:delText xml:space="preserve">We </w:delText>
        </w:r>
        <w:r w:rsidR="00F1796B" w:rsidDel="000450A5">
          <w:rPr>
            <w:rFonts w:ascii="Times New Roman" w:hAnsi="Times New Roman" w:cs="Times New Roman"/>
            <w:sz w:val="24"/>
            <w:szCs w:val="24"/>
          </w:rPr>
          <w:delText xml:space="preserve">found </w:delText>
        </w:r>
        <w:r w:rsidR="00200A45" w:rsidDel="000450A5">
          <w:rPr>
            <w:rFonts w:ascii="Times New Roman" w:hAnsi="Times New Roman" w:cs="Times New Roman"/>
            <w:sz w:val="24"/>
            <w:szCs w:val="24"/>
          </w:rPr>
          <w:delText>that phylogenetic similarity around protein</w:delText>
        </w:r>
        <w:r w:rsidR="00AB65E3" w:rsidDel="000450A5">
          <w:rPr>
            <w:rFonts w:ascii="Times New Roman" w:hAnsi="Times New Roman" w:cs="Times New Roman"/>
            <w:sz w:val="24"/>
            <w:szCs w:val="24"/>
          </w:rPr>
          <w:delText>-</w:delText>
        </w:r>
        <w:r w:rsidR="00200A45" w:rsidDel="000450A5">
          <w:rPr>
            <w:rFonts w:ascii="Times New Roman" w:hAnsi="Times New Roman" w:cs="Times New Roman"/>
            <w:sz w:val="24"/>
            <w:szCs w:val="24"/>
          </w:rPr>
          <w:delText xml:space="preserve">coding genes </w:delText>
        </w:r>
        <w:r w:rsidR="00F1796B" w:rsidDel="000450A5">
          <w:rPr>
            <w:rFonts w:ascii="Times New Roman" w:hAnsi="Times New Roman" w:cs="Times New Roman"/>
            <w:sz w:val="24"/>
            <w:szCs w:val="24"/>
          </w:rPr>
          <w:delText xml:space="preserve">was </w:delText>
        </w:r>
        <w:r w:rsidR="00200A45" w:rsidDel="000450A5">
          <w:rPr>
            <w:rFonts w:ascii="Times New Roman" w:hAnsi="Times New Roman" w:cs="Times New Roman"/>
            <w:sz w:val="24"/>
            <w:szCs w:val="24"/>
          </w:rPr>
          <w:delText xml:space="preserve">similar to that of windows without </w:delText>
        </w:r>
      </w:del>
      <w:del w:id="49" w:author="Good, Jeffrey" w:date="2024-06-06T11:14:00Z">
        <w:r w:rsidR="00200A45" w:rsidDel="005404E8">
          <w:rPr>
            <w:rFonts w:ascii="Times New Roman" w:hAnsi="Times New Roman" w:cs="Times New Roman"/>
            <w:sz w:val="24"/>
            <w:szCs w:val="24"/>
          </w:rPr>
          <w:delText xml:space="preserve">any </w:delText>
        </w:r>
      </w:del>
      <w:del w:id="50" w:author="Good, Jeffrey" w:date="2024-06-07T14:12:00Z">
        <w:r w:rsidR="00200A45" w:rsidDel="000450A5">
          <w:rPr>
            <w:rFonts w:ascii="Times New Roman" w:hAnsi="Times New Roman" w:cs="Times New Roman"/>
            <w:sz w:val="24"/>
            <w:szCs w:val="24"/>
          </w:rPr>
          <w:delText>genomic features (Fig. 5B</w:delText>
        </w:r>
        <w:r w:rsidR="00265EE4" w:rsidDel="000450A5">
          <w:rPr>
            <w:rFonts w:ascii="Times New Roman" w:hAnsi="Times New Roman" w:cs="Times New Roman"/>
            <w:sz w:val="24"/>
            <w:szCs w:val="24"/>
          </w:rPr>
          <w:delText>)</w:delText>
        </w:r>
      </w:del>
      <w:del w:id="51" w:author="Good, Jeffrey" w:date="2024-06-07T13:57:00Z">
        <w:r w:rsidR="00200A45" w:rsidDel="00E73F5A">
          <w:rPr>
            <w:rFonts w:ascii="Times New Roman" w:hAnsi="Times New Roman" w:cs="Times New Roman"/>
            <w:sz w:val="24"/>
            <w:szCs w:val="24"/>
          </w:rPr>
          <w:delText>, but that this similarity decay</w:delText>
        </w:r>
        <w:r w:rsidR="00F1796B" w:rsidDel="00E73F5A">
          <w:rPr>
            <w:rFonts w:ascii="Times New Roman" w:hAnsi="Times New Roman" w:cs="Times New Roman"/>
            <w:sz w:val="24"/>
            <w:szCs w:val="24"/>
          </w:rPr>
          <w:delText>ed</w:delText>
        </w:r>
        <w:r w:rsidR="00200A45" w:rsidDel="00E73F5A">
          <w:rPr>
            <w:rFonts w:ascii="Times New Roman" w:hAnsi="Times New Roman" w:cs="Times New Roman"/>
            <w:sz w:val="24"/>
            <w:szCs w:val="24"/>
          </w:rPr>
          <w:delText xml:space="preserve"> more rapidly around genes (</w:delText>
        </w:r>
        <w:r w:rsidR="00200A45" w:rsidDel="00E73F5A">
          <w:rPr>
            <w:rFonts w:ascii="Times New Roman" w:hAnsi="Times New Roman" w:cs="Times New Roman"/>
            <w:i/>
            <w:iCs/>
            <w:sz w:val="24"/>
            <w:szCs w:val="24"/>
          </w:rPr>
          <w:delText>p</w:delText>
        </w:r>
        <w:r w:rsidR="00200A45" w:rsidDel="00E73F5A">
          <w:rPr>
            <w:rFonts w:ascii="Times New Roman" w:hAnsi="Times New Roman" w:cs="Times New Roman"/>
            <w:sz w:val="24"/>
            <w:szCs w:val="24"/>
          </w:rPr>
          <w:delText xml:space="preserve"> = </w:delText>
        </w:r>
        <w:r w:rsidR="00265EE4" w:rsidDel="00E73F5A">
          <w:rPr>
            <w:rFonts w:ascii="Times New Roman" w:hAnsi="Times New Roman" w:cs="Times New Roman"/>
            <w:sz w:val="24"/>
            <w:szCs w:val="24"/>
          </w:rPr>
          <w:delText>6.38e-8</w:delText>
        </w:r>
        <w:r w:rsidR="00200A45" w:rsidDel="00E73F5A">
          <w:rPr>
            <w:rFonts w:ascii="Times New Roman" w:hAnsi="Times New Roman" w:cs="Times New Roman"/>
            <w:sz w:val="24"/>
            <w:szCs w:val="24"/>
          </w:rPr>
          <w:delText>; Fig. 5A)</w:delText>
        </w:r>
      </w:del>
      <w:del w:id="52" w:author="Good, Jeffrey" w:date="2024-06-07T14:12:00Z">
        <w:r w:rsidR="00265EE4" w:rsidDel="000450A5">
          <w:rPr>
            <w:rFonts w:ascii="Times New Roman" w:hAnsi="Times New Roman" w:cs="Times New Roman"/>
            <w:sz w:val="24"/>
            <w:szCs w:val="24"/>
          </w:rPr>
          <w:delText xml:space="preserve">. </w:delText>
        </w:r>
      </w:del>
      <w:del w:id="53" w:author="Good, Jeffrey" w:date="2024-06-07T14:13:00Z">
        <w:r w:rsidR="006017A7" w:rsidDel="000450A5">
          <w:rPr>
            <w:rFonts w:ascii="Times New Roman" w:hAnsi="Times New Roman" w:cs="Times New Roman"/>
            <w:sz w:val="24"/>
            <w:szCs w:val="24"/>
          </w:rPr>
          <w:delText>Notably, UCEs</w:delText>
        </w:r>
        <w:r w:rsidR="00F1796B" w:rsidDel="000450A5">
          <w:rPr>
            <w:rFonts w:ascii="Times New Roman" w:hAnsi="Times New Roman" w:cs="Times New Roman"/>
            <w:sz w:val="24"/>
            <w:szCs w:val="24"/>
          </w:rPr>
          <w:delText xml:space="preserve"> showed the opposite pattern with </w:delText>
        </w:r>
        <w:r w:rsidR="006017A7" w:rsidDel="000450A5">
          <w:rPr>
            <w:rFonts w:ascii="Times New Roman" w:hAnsi="Times New Roman" w:cs="Times New Roman"/>
            <w:sz w:val="24"/>
            <w:szCs w:val="24"/>
          </w:rPr>
          <w:delText xml:space="preserve">much </w:delText>
        </w:r>
      </w:del>
      <w:r w:rsidR="006017A7">
        <w:rPr>
          <w:rFonts w:ascii="Times New Roman" w:hAnsi="Times New Roman" w:cs="Times New Roman"/>
          <w:sz w:val="24"/>
          <w:szCs w:val="24"/>
        </w:rPr>
        <w:t>more</w:t>
      </w:r>
      <w:ins w:id="54" w:author="Good, Jeffrey" w:date="2024-06-07T14:17:00Z">
        <w:r w:rsidR="00CB58A3">
          <w:rPr>
            <w:rFonts w:ascii="Times New Roman" w:hAnsi="Times New Roman" w:cs="Times New Roman"/>
            <w:sz w:val="24"/>
            <w:szCs w:val="24"/>
          </w:rPr>
          <w:t xml:space="preserve"> local</w:t>
        </w:r>
      </w:ins>
      <w:ins w:id="55" w:author="Good, Jeffrey" w:date="2024-06-07T14:13:00Z">
        <w:r w:rsidR="000450A5">
          <w:rPr>
            <w:rFonts w:ascii="Times New Roman" w:hAnsi="Times New Roman" w:cs="Times New Roman"/>
            <w:sz w:val="24"/>
            <w:szCs w:val="24"/>
          </w:rPr>
          <w:t xml:space="preserve"> phylogenetic</w:t>
        </w:r>
      </w:ins>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ins w:id="56" w:author="Good, Jeffrey" w:date="2024-06-07T14:16:00Z">
        <w:r w:rsidR="000450A5">
          <w:rPr>
            <w:rFonts w:ascii="Times New Roman" w:hAnsi="Times New Roman" w:cs="Times New Roman"/>
            <w:sz w:val="24"/>
            <w:szCs w:val="24"/>
          </w:rPr>
          <w:t xml:space="preserve"> (</w:t>
        </w:r>
      </w:ins>
      <w:ins w:id="57" w:author="Good, Jeffrey" w:date="2024-06-07T14:28:00Z">
        <w:r w:rsidR="00D72636">
          <w:rPr>
            <w:rFonts w:ascii="Times New Roman" w:hAnsi="Times New Roman" w:cs="Times New Roman"/>
            <w:sz w:val="24"/>
            <w:szCs w:val="24"/>
          </w:rPr>
          <w:t xml:space="preserve">i.e., </w:t>
        </w:r>
      </w:ins>
      <w:ins w:id="58" w:author="Good, Jeffrey" w:date="2024-06-07T14:16:00Z">
        <w:r w:rsidR="00CB58A3">
          <w:rPr>
            <w:rFonts w:ascii="Times New Roman" w:hAnsi="Times New Roman" w:cs="Times New Roman"/>
            <w:sz w:val="24"/>
            <w:szCs w:val="24"/>
          </w:rPr>
          <w:t>less discordance)</w:t>
        </w:r>
      </w:ins>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Fig. 5B)</w:t>
      </w:r>
      <w:del w:id="59" w:author="Good, Jeffrey" w:date="2024-06-07T14:13:00Z">
        <w:r w:rsidR="00455BDD" w:rsidDel="000450A5">
          <w:rPr>
            <w:rFonts w:ascii="Times New Roman" w:hAnsi="Times New Roman" w:cs="Times New Roman"/>
            <w:sz w:val="24"/>
            <w:szCs w:val="24"/>
          </w:rPr>
          <w:delText xml:space="preserve"> while decaying at roughly equivalent rates</w:delText>
        </w:r>
        <w:r w:rsidR="008A4AF9" w:rsidDel="000450A5">
          <w:rPr>
            <w:rFonts w:ascii="Times New Roman" w:hAnsi="Times New Roman" w:cs="Times New Roman"/>
            <w:sz w:val="24"/>
            <w:szCs w:val="24"/>
          </w:rPr>
          <w:delText xml:space="preserve"> as these features</w:delText>
        </w:r>
        <w:r w:rsidR="00455BDD" w:rsidDel="000450A5">
          <w:rPr>
            <w:rFonts w:ascii="Times New Roman" w:hAnsi="Times New Roman" w:cs="Times New Roman"/>
            <w:sz w:val="24"/>
            <w:szCs w:val="24"/>
          </w:rPr>
          <w:delText xml:space="preserve"> with</w:delText>
        </w:r>
        <w:r w:rsidR="008A4AF9" w:rsidDel="000450A5">
          <w:rPr>
            <w:rFonts w:ascii="Times New Roman" w:hAnsi="Times New Roman" w:cs="Times New Roman"/>
            <w:sz w:val="24"/>
            <w:szCs w:val="24"/>
          </w:rPr>
          <w:delText xml:space="preserve"> increasing</w:delText>
        </w:r>
        <w:r w:rsidR="00455BDD" w:rsidDel="000450A5">
          <w:rPr>
            <w:rFonts w:ascii="Times New Roman" w:hAnsi="Times New Roman" w:cs="Times New Roman"/>
            <w:sz w:val="24"/>
            <w:szCs w:val="24"/>
          </w:rPr>
          <w:delText xml:space="preserve"> genomic distance</w:delText>
        </w:r>
        <w:r w:rsidR="00265EE4" w:rsidDel="000450A5">
          <w:rPr>
            <w:rFonts w:ascii="Times New Roman" w:hAnsi="Times New Roman" w:cs="Times New Roman"/>
            <w:sz w:val="24"/>
            <w:szCs w:val="24"/>
          </w:rPr>
          <w:delText xml:space="preserve"> (Fig. 5A)</w:delText>
        </w:r>
      </w:del>
      <w:r w:rsidR="00455BDD">
        <w:rPr>
          <w:rFonts w:ascii="Times New Roman" w:hAnsi="Times New Roman" w:cs="Times New Roman"/>
          <w:sz w:val="24"/>
          <w:szCs w:val="24"/>
        </w:rPr>
        <w:t xml:space="preserve">. </w:t>
      </w:r>
      <w:ins w:id="60" w:author="Good, Jeffrey" w:date="2024-06-07T14:26:00Z">
        <w:r w:rsidR="00CB58A3">
          <w:rPr>
            <w:rFonts w:ascii="Times New Roman" w:hAnsi="Times New Roman" w:cs="Times New Roman"/>
            <w:sz w:val="24"/>
            <w:szCs w:val="24"/>
          </w:rPr>
          <w:t>In contrast, protein-coding genes</w:t>
        </w:r>
      </w:ins>
      <w:ins w:id="61" w:author="Good, Jeffrey" w:date="2024-06-07T14:28:00Z">
        <w:r w:rsidR="00D72636">
          <w:rPr>
            <w:rFonts w:ascii="Times New Roman" w:hAnsi="Times New Roman" w:cs="Times New Roman"/>
            <w:sz w:val="24"/>
            <w:szCs w:val="24"/>
          </w:rPr>
          <w:t xml:space="preserve"> (including rapidly evol</w:t>
        </w:r>
      </w:ins>
      <w:ins w:id="62" w:author="Good, Jeffrey" w:date="2024-06-07T14:29:00Z">
        <w:r w:rsidR="00D72636">
          <w:rPr>
            <w:rFonts w:ascii="Times New Roman" w:hAnsi="Times New Roman" w:cs="Times New Roman"/>
            <w:sz w:val="24"/>
            <w:szCs w:val="24"/>
          </w:rPr>
          <w:t>v</w:t>
        </w:r>
      </w:ins>
      <w:ins w:id="63" w:author="Good, Jeffrey" w:date="2024-06-07T14:28:00Z">
        <w:r w:rsidR="00D72636">
          <w:rPr>
            <w:rFonts w:ascii="Times New Roman" w:hAnsi="Times New Roman" w:cs="Times New Roman"/>
            <w:sz w:val="24"/>
            <w:szCs w:val="24"/>
          </w:rPr>
          <w:t>ing genes)</w:t>
        </w:r>
      </w:ins>
      <w:ins w:id="64" w:author="Good, Jeffrey" w:date="2024-06-07T14:26:00Z">
        <w:r w:rsidR="00CB58A3">
          <w:rPr>
            <w:rFonts w:ascii="Times New Roman" w:hAnsi="Times New Roman" w:cs="Times New Roman"/>
            <w:sz w:val="24"/>
            <w:szCs w:val="24"/>
          </w:rPr>
          <w:t xml:space="preserve"> w</w:t>
        </w:r>
      </w:ins>
      <w:ins w:id="65" w:author="Good, Jeffrey" w:date="2024-06-07T14:29:00Z">
        <w:r w:rsidR="00D72636">
          <w:rPr>
            <w:rFonts w:ascii="Times New Roman" w:hAnsi="Times New Roman" w:cs="Times New Roman"/>
            <w:sz w:val="24"/>
            <w:szCs w:val="24"/>
          </w:rPr>
          <w:t>ere</w:t>
        </w:r>
      </w:ins>
      <w:ins w:id="66" w:author="Good, Jeffrey" w:date="2024-06-07T14:26:00Z">
        <w:r w:rsidR="00CB58A3">
          <w:rPr>
            <w:rFonts w:ascii="Times New Roman" w:hAnsi="Times New Roman" w:cs="Times New Roman"/>
            <w:sz w:val="24"/>
            <w:szCs w:val="24"/>
          </w:rPr>
          <w:t xml:space="preserve"> </w:t>
        </w:r>
      </w:ins>
      <w:ins w:id="67" w:author="Good, Jeffrey" w:date="2024-06-07T14:30:00Z">
        <w:r w:rsidR="00D72636">
          <w:rPr>
            <w:rFonts w:ascii="Times New Roman" w:hAnsi="Times New Roman" w:cs="Times New Roman"/>
            <w:sz w:val="24"/>
            <w:szCs w:val="24"/>
          </w:rPr>
          <w:t xml:space="preserve">indistinguishable from background rates of discordance </w:t>
        </w:r>
      </w:ins>
      <w:ins w:id="68" w:author="Good, Jeffrey" w:date="2024-06-07T14:38:00Z">
        <w:r w:rsidR="00232ED1">
          <w:rPr>
            <w:rFonts w:ascii="Times New Roman" w:hAnsi="Times New Roman" w:cs="Times New Roman"/>
            <w:sz w:val="24"/>
            <w:szCs w:val="24"/>
          </w:rPr>
          <w:t xml:space="preserve">observed </w:t>
        </w:r>
      </w:ins>
      <w:ins w:id="69" w:author="Good, Jeffrey" w:date="2024-06-07T14:30:00Z">
        <w:r w:rsidR="00D72636">
          <w:rPr>
            <w:rFonts w:ascii="Times New Roman" w:hAnsi="Times New Roman" w:cs="Times New Roman"/>
            <w:sz w:val="24"/>
            <w:szCs w:val="24"/>
          </w:rPr>
          <w:t xml:space="preserve">in </w:t>
        </w:r>
      </w:ins>
      <w:ins w:id="70" w:author="Good, Jeffrey" w:date="2024-06-07T14:26:00Z">
        <w:r w:rsidR="00CB58A3">
          <w:rPr>
            <w:rFonts w:ascii="Times New Roman" w:hAnsi="Times New Roman" w:cs="Times New Roman"/>
            <w:sz w:val="24"/>
            <w:szCs w:val="24"/>
          </w:rPr>
          <w:t>windows without annotated genomic features (Fig. 5B).</w:t>
        </w:r>
      </w:ins>
      <w:ins w:id="71" w:author="Good, Jeffrey" w:date="2024-06-07T14:31:00Z">
        <w:r w:rsidR="00D72636">
          <w:rPr>
            <w:rFonts w:ascii="Times New Roman" w:hAnsi="Times New Roman" w:cs="Times New Roman"/>
            <w:sz w:val="24"/>
            <w:szCs w:val="24"/>
          </w:rPr>
          <w:t xml:space="preserve"> </w:t>
        </w:r>
      </w:ins>
      <w:ins w:id="72" w:author="Good, Jeffrey" w:date="2024-06-07T14:21:00Z">
        <w:r w:rsidR="00CB58A3">
          <w:rPr>
            <w:rFonts w:ascii="Times New Roman" w:hAnsi="Times New Roman" w:cs="Times New Roman"/>
            <w:sz w:val="24"/>
            <w:szCs w:val="24"/>
          </w:rPr>
          <w:t xml:space="preserve">Likewise, </w:t>
        </w:r>
      </w:ins>
      <w:ins w:id="73" w:author="Good, Jeffrey" w:date="2024-06-07T14:22:00Z">
        <w:r w:rsidR="00CB58A3">
          <w:rPr>
            <w:rFonts w:ascii="Times New Roman" w:hAnsi="Times New Roman" w:cs="Times New Roman"/>
            <w:sz w:val="24"/>
            <w:szCs w:val="24"/>
          </w:rPr>
          <w:t xml:space="preserve">UCEs were also much more </w:t>
        </w:r>
        <w:proofErr w:type="gramStart"/>
        <w:r w:rsidR="00CB58A3">
          <w:rPr>
            <w:rFonts w:ascii="Times New Roman" w:hAnsi="Times New Roman" w:cs="Times New Roman"/>
            <w:sz w:val="24"/>
            <w:szCs w:val="24"/>
          </w:rPr>
          <w:lastRenderedPageBreak/>
          <w:t>similar to</w:t>
        </w:r>
        <w:proofErr w:type="gramEnd"/>
        <w:r w:rsidR="00CB58A3">
          <w:rPr>
            <w:rFonts w:ascii="Times New Roman" w:hAnsi="Times New Roman" w:cs="Times New Roman"/>
            <w:sz w:val="24"/>
            <w:szCs w:val="24"/>
          </w:rPr>
          <w:t xml:space="preserve"> the overall species tree when compared to any other feature</w:t>
        </w:r>
      </w:ins>
      <w:ins w:id="74" w:author="Good, Jeffrey" w:date="2024-06-07T14:23:00Z">
        <w:r w:rsidR="00CB58A3">
          <w:rPr>
            <w:rFonts w:ascii="Times New Roman" w:hAnsi="Times New Roman" w:cs="Times New Roman"/>
            <w:sz w:val="24"/>
            <w:szCs w:val="24"/>
          </w:rPr>
          <w:t xml:space="preserve"> </w:t>
        </w:r>
      </w:ins>
      <w:moveToRangeStart w:id="75" w:author="Good, Jeffrey" w:date="2024-06-07T14:23:00Z" w:name="move168662613"/>
      <w:moveTo w:id="76" w:author="Good, Jeffrey" w:date="2024-06-07T14:23:00Z">
        <w:r w:rsidR="00CB58A3">
          <w:rPr>
            <w:rFonts w:ascii="Times New Roman" w:hAnsi="Times New Roman" w:cs="Times New Roman"/>
            <w:sz w:val="24"/>
            <w:szCs w:val="24"/>
          </w:rPr>
          <w:t>(Fig. 5C).</w:t>
        </w:r>
      </w:moveTo>
      <w:moveToRangeEnd w:id="75"/>
      <w:ins w:id="77" w:author="Good, Jeffrey" w:date="2024-06-07T14:23:00Z">
        <w:r w:rsidR="00CB58A3">
          <w:rPr>
            <w:rFonts w:ascii="Times New Roman" w:hAnsi="Times New Roman" w:cs="Times New Roman"/>
            <w:sz w:val="24"/>
            <w:szCs w:val="24"/>
          </w:rPr>
          <w:t xml:space="preserve"> </w:t>
        </w:r>
      </w:ins>
      <w:ins w:id="78" w:author="Good, Jeffrey" w:date="2024-06-07T14:38:00Z">
        <w:r w:rsidR="00232ED1">
          <w:rPr>
            <w:rFonts w:ascii="Times New Roman" w:hAnsi="Times New Roman" w:cs="Times New Roman"/>
            <w:sz w:val="24"/>
            <w:szCs w:val="24"/>
          </w:rPr>
          <w:t xml:space="preserve">Unlike </w:t>
        </w:r>
      </w:ins>
      <w:ins w:id="79" w:author="Good, Jeffrey" w:date="2024-06-07T14:33:00Z">
        <w:r w:rsidR="00D72636">
          <w:rPr>
            <w:rFonts w:ascii="Times New Roman" w:hAnsi="Times New Roman" w:cs="Times New Roman"/>
            <w:sz w:val="24"/>
            <w:szCs w:val="24"/>
          </w:rPr>
          <w:t>our test of local discordance, protein-coding genes also show</w:t>
        </w:r>
      </w:ins>
      <w:ins w:id="80" w:author="Good, Jeffrey" w:date="2024-06-07T14:35:00Z">
        <w:r w:rsidR="00D72636">
          <w:rPr>
            <w:rFonts w:ascii="Times New Roman" w:hAnsi="Times New Roman" w:cs="Times New Roman"/>
            <w:sz w:val="24"/>
            <w:szCs w:val="24"/>
          </w:rPr>
          <w:t>ed</w:t>
        </w:r>
      </w:ins>
      <w:ins w:id="81" w:author="Good, Jeffrey" w:date="2024-06-07T14:33:00Z">
        <w:r w:rsidR="00D72636">
          <w:rPr>
            <w:rFonts w:ascii="Times New Roman" w:hAnsi="Times New Roman" w:cs="Times New Roman"/>
            <w:sz w:val="24"/>
            <w:szCs w:val="24"/>
          </w:rPr>
          <w:t xml:space="preserve"> less species tree discordance </w:t>
        </w:r>
      </w:ins>
      <w:ins w:id="82" w:author="Good, Jeffrey" w:date="2024-06-07T14:34:00Z">
        <w:r w:rsidR="00D72636">
          <w:rPr>
            <w:rFonts w:ascii="Times New Roman" w:hAnsi="Times New Roman" w:cs="Times New Roman"/>
            <w:sz w:val="24"/>
            <w:szCs w:val="24"/>
          </w:rPr>
          <w:t xml:space="preserve">than </w:t>
        </w:r>
      </w:ins>
      <w:ins w:id="83" w:author="Good, Jeffrey" w:date="2024-06-07T14:35:00Z">
        <w:r w:rsidR="00D72636">
          <w:rPr>
            <w:rFonts w:ascii="Times New Roman" w:hAnsi="Times New Roman" w:cs="Times New Roman"/>
            <w:sz w:val="24"/>
            <w:szCs w:val="24"/>
          </w:rPr>
          <w:t>windows containing no features</w:t>
        </w:r>
      </w:ins>
      <w:ins w:id="84" w:author="Good, Jeffrey" w:date="2024-06-07T14:39:00Z">
        <w:r w:rsidR="00232ED1">
          <w:rPr>
            <w:rFonts w:ascii="Times New Roman" w:hAnsi="Times New Roman" w:cs="Times New Roman"/>
            <w:sz w:val="24"/>
            <w:szCs w:val="24"/>
          </w:rPr>
          <w:t xml:space="preserve"> or recombination hotspots</w:t>
        </w:r>
      </w:ins>
      <w:ins w:id="85" w:author="Good, Jeffrey" w:date="2024-06-07T14:35:00Z">
        <w:r w:rsidR="00D72636">
          <w:rPr>
            <w:rFonts w:ascii="Times New Roman" w:hAnsi="Times New Roman" w:cs="Times New Roman"/>
            <w:sz w:val="24"/>
            <w:szCs w:val="24"/>
          </w:rPr>
          <w:t>, but the</w:t>
        </w:r>
      </w:ins>
      <w:ins w:id="86" w:author="Good, Jeffrey" w:date="2024-06-07T14:36:00Z">
        <w:r w:rsidR="00D72636">
          <w:rPr>
            <w:rFonts w:ascii="Times New Roman" w:hAnsi="Times New Roman" w:cs="Times New Roman"/>
            <w:sz w:val="24"/>
            <w:szCs w:val="24"/>
          </w:rPr>
          <w:t xml:space="preserve"> effect was much less pronounced than observed at UCEs. </w:t>
        </w:r>
      </w:ins>
      <w:del w:id="87" w:author="Good, Jeffrey" w:date="2024-06-07T14:40:00Z">
        <w:r w:rsidR="00455BDD" w:rsidDel="00232ED1">
          <w:rPr>
            <w:rFonts w:ascii="Times New Roman" w:hAnsi="Times New Roman" w:cs="Times New Roman"/>
            <w:sz w:val="24"/>
            <w:szCs w:val="24"/>
          </w:rPr>
          <w:delText>We also find that the 10kb windows centered on most features differ in how similar they are to the species tree as inferred from coding genes</w:delText>
        </w:r>
        <w:r w:rsidR="00265EE4" w:rsidDel="00232ED1">
          <w:rPr>
            <w:rFonts w:ascii="Times New Roman" w:hAnsi="Times New Roman" w:cs="Times New Roman"/>
            <w:sz w:val="24"/>
            <w:szCs w:val="24"/>
          </w:rPr>
          <w:delText xml:space="preserve"> or UCEs alone</w:delText>
        </w:r>
        <w:r w:rsidR="00455BDD" w:rsidDel="00232ED1">
          <w:rPr>
            <w:rFonts w:ascii="Times New Roman" w:hAnsi="Times New Roman" w:cs="Times New Roman"/>
            <w:sz w:val="24"/>
            <w:szCs w:val="24"/>
          </w:rPr>
          <w:delText xml:space="preserve">. All features </w:delText>
        </w:r>
        <w:r w:rsidR="009D5626" w:rsidDel="00232ED1">
          <w:rPr>
            <w:rFonts w:ascii="Times New Roman" w:hAnsi="Times New Roman" w:cs="Times New Roman"/>
            <w:sz w:val="24"/>
            <w:szCs w:val="24"/>
          </w:rPr>
          <w:delText xml:space="preserve">except </w:delText>
        </w:r>
        <w:r w:rsidR="00265EE4" w:rsidDel="00232ED1">
          <w:rPr>
            <w:rFonts w:ascii="Times New Roman" w:hAnsi="Times New Roman" w:cs="Times New Roman"/>
            <w:sz w:val="24"/>
            <w:szCs w:val="24"/>
          </w:rPr>
          <w:delText>recombination hotspots</w:delText>
        </w:r>
        <w:r w:rsidR="009D5626" w:rsidDel="00232ED1">
          <w:rPr>
            <w:rFonts w:ascii="Times New Roman" w:hAnsi="Times New Roman" w:cs="Times New Roman"/>
            <w:sz w:val="24"/>
            <w:szCs w:val="24"/>
          </w:rPr>
          <w:delText xml:space="preserve"> </w:delText>
        </w:r>
      </w:del>
      <w:del w:id="88" w:author="Good, Jeffrey" w:date="2024-06-06T11:15:00Z">
        <w:r w:rsidR="009D5626" w:rsidDel="005404E8">
          <w:rPr>
            <w:rFonts w:ascii="Times New Roman" w:hAnsi="Times New Roman" w:cs="Times New Roman"/>
            <w:sz w:val="24"/>
            <w:szCs w:val="24"/>
          </w:rPr>
          <w:delText xml:space="preserve">are </w:delText>
        </w:r>
      </w:del>
      <w:del w:id="89" w:author="Good, Jeffrey" w:date="2024-06-07T14:40:00Z">
        <w:r w:rsidR="009D5626" w:rsidDel="00232ED1">
          <w:rPr>
            <w:rFonts w:ascii="Times New Roman" w:hAnsi="Times New Roman" w:cs="Times New Roman"/>
            <w:sz w:val="24"/>
            <w:szCs w:val="24"/>
          </w:rPr>
          <w:delText xml:space="preserve">more </w:delText>
        </w:r>
        <w:r w:rsidR="00455BDD" w:rsidDel="00232ED1">
          <w:rPr>
            <w:rFonts w:ascii="Times New Roman" w:hAnsi="Times New Roman" w:cs="Times New Roman"/>
            <w:sz w:val="24"/>
            <w:szCs w:val="24"/>
          </w:rPr>
          <w:delText xml:space="preserve">similar to the species tree on average than windows that contain no features, while UCEs </w:delText>
        </w:r>
      </w:del>
      <w:del w:id="90" w:author="Good, Jeffrey" w:date="2024-06-06T11:15:00Z">
        <w:r w:rsidR="00455BDD" w:rsidDel="005404E8">
          <w:rPr>
            <w:rFonts w:ascii="Times New Roman" w:hAnsi="Times New Roman" w:cs="Times New Roman"/>
            <w:sz w:val="24"/>
            <w:szCs w:val="24"/>
          </w:rPr>
          <w:delText xml:space="preserve">are </w:delText>
        </w:r>
      </w:del>
      <w:del w:id="91" w:author="Good, Jeffrey" w:date="2024-06-07T14:40:00Z">
        <w:r w:rsidR="00455BDD" w:rsidDel="00232ED1">
          <w:rPr>
            <w:rFonts w:ascii="Times New Roman" w:hAnsi="Times New Roman" w:cs="Times New Roman"/>
            <w:sz w:val="24"/>
            <w:szCs w:val="24"/>
          </w:rPr>
          <w:delText xml:space="preserve">more similar to the species tree than when compared to any other feature </w:delText>
        </w:r>
      </w:del>
      <w:moveFromRangeStart w:id="92" w:author="Good, Jeffrey" w:date="2024-06-07T14:23:00Z" w:name="move168662613"/>
      <w:moveFrom w:id="93" w:author="Good, Jeffrey" w:date="2024-06-07T14:23:00Z">
        <w:del w:id="94" w:author="Good, Jeffrey" w:date="2024-06-07T14:40:00Z">
          <w:r w:rsidR="00455BDD" w:rsidDel="00232ED1">
            <w:rPr>
              <w:rFonts w:ascii="Times New Roman" w:hAnsi="Times New Roman" w:cs="Times New Roman"/>
              <w:sz w:val="24"/>
              <w:szCs w:val="24"/>
            </w:rPr>
            <w:delText xml:space="preserve">(Fig. 5C). </w:delText>
          </w:r>
        </w:del>
      </w:moveFrom>
      <w:moveFromRangeEnd w:id="92"/>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481C73">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789BD4FC"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t>
      </w:r>
      <w:proofErr w:type="spellStart"/>
      <w:r w:rsidR="00023CCC" w:rsidRPr="00031896">
        <w:rPr>
          <w:rFonts w:ascii="Times New Roman" w:hAnsi="Times New Roman" w:cs="Times New Roman"/>
          <w:sz w:val="24"/>
          <w:szCs w:val="24"/>
        </w:rPr>
        <w:t>wRF</w:t>
      </w:r>
      <w:proofErr w:type="spellEnd"/>
      <w:r w:rsidR="00023CCC" w:rsidRPr="00031896">
        <w:rPr>
          <w:rFonts w:ascii="Times New Roman" w:hAnsi="Times New Roman" w:cs="Times New Roman"/>
          <w:sz w:val="24"/>
          <w:szCs w:val="24"/>
        </w:rPr>
        <w:t xml:space="preserve">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 </w:instrText>
      </w:r>
      <w:r w:rsidR="00FB047A">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cyBldCBhbC4gMjAxOSk8L0Rpc3BsYXlUZXh0PjxyZWNvcmQ+PHJlYy1udW1iZXI+MTwvcmVjLW51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==
</w:fldData>
        </w:fldChar>
      </w:r>
      <w:r w:rsidR="00FB047A">
        <w:rPr>
          <w:rFonts w:ascii="Times New Roman" w:hAnsi="Times New Roman" w:cs="Times New Roman"/>
          <w:sz w:val="24"/>
          <w:szCs w:val="24"/>
        </w:rPr>
        <w:instrText xml:space="preserve"> ADDIN EN.CITE.DATA </w:instrText>
      </w:r>
      <w:r w:rsidR="00FB047A">
        <w:rPr>
          <w:rFonts w:ascii="Times New Roman" w:hAnsi="Times New Roman" w:cs="Times New Roman"/>
          <w:sz w:val="24"/>
          <w:szCs w:val="24"/>
        </w:rPr>
      </w:r>
      <w:r w:rsidR="00FB047A">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FB047A">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45CD508E"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proofErr w:type="spellEnd"/>
      <w:r w:rsidR="00D453F8">
        <w:rPr>
          <w:rFonts w:ascii="Times New Roman" w:hAnsi="Times New Roman" w:cs="Times New Roman"/>
          <w:sz w:val="24"/>
          <w:szCs w:val="24"/>
        </w:rPr>
        <w:t>/</w:t>
      </w:r>
      <w:proofErr w:type="spellStart"/>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proofErr w:type="spellEnd"/>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 </w:instrTex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sidR="00E900C6">
        <w:rPr>
          <w:rFonts w:ascii="Times New Roman" w:hAnsi="Times New Roman" w:cs="Times New Roman"/>
          <w:sz w:val="24"/>
          <w:szCs w:val="24"/>
        </w:rPr>
        <w:instrText xml:space="preserve"> ADDIN EN.CITE.DATA </w:instrText>
      </w:r>
      <w:r w:rsidR="00E900C6">
        <w:rPr>
          <w:rFonts w:ascii="Times New Roman" w:hAnsi="Times New Roman" w:cs="Times New Roman"/>
          <w:sz w:val="24"/>
          <w:szCs w:val="24"/>
        </w:rPr>
      </w:r>
      <w:r w:rsidR="00E900C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and </w:t>
      </w:r>
      <w:proofErr w:type="spellStart"/>
      <w:r w:rsidR="00352DEE">
        <w:rPr>
          <w:rFonts w:ascii="Times New Roman" w:hAnsi="Times New Roman" w:cs="Times New Roman"/>
          <w:sz w:val="24"/>
          <w:szCs w:val="24"/>
        </w:rPr>
        <w:t>HyPhy’s</w:t>
      </w:r>
      <w:proofErr w:type="spellEnd"/>
      <w:r w:rsidR="00352DEE">
        <w:rPr>
          <w:rFonts w:ascii="Times New Roman" w:hAnsi="Times New Roman" w:cs="Times New Roman"/>
          <w:sz w:val="24"/>
          <w:szCs w:val="24"/>
        </w:rPr>
        <w:t xml:space="preserve"> </w:t>
      </w:r>
      <w:proofErr w:type="spellStart"/>
      <w:r w:rsidR="00352DEE">
        <w:rPr>
          <w:rFonts w:ascii="Times New Roman" w:hAnsi="Times New Roman" w:cs="Times New Roman"/>
          <w:sz w:val="24"/>
          <w:szCs w:val="24"/>
        </w:rPr>
        <w:t>aBSREL</w:t>
      </w:r>
      <w:proofErr w:type="spellEnd"/>
      <w:r w:rsidR="00352DEE">
        <w:rPr>
          <w:rFonts w:ascii="Times New Roman" w:hAnsi="Times New Roman" w:cs="Times New Roman"/>
          <w:sz w:val="24"/>
          <w:szCs w:val="24"/>
        </w:rPr>
        <w:t xml:space="preserve">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A849E6">
        <w:rPr>
          <w:rFonts w:ascii="Times New Roman" w:hAnsi="Times New Roman" w:cs="Times New Roman"/>
          <w:noProof/>
          <w:sz w:val="24"/>
          <w:szCs w:val="24"/>
        </w:rPr>
        <w:t>(Smith et al. 2015a)</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ins w:id="95" w:author="Good, Jeffrey" w:date="2024-06-06T11:19:00Z">
        <w:r w:rsidR="00587DCF">
          <w:rPr>
            <w:rFonts w:ascii="Times New Roman" w:hAnsi="Times New Roman" w:cs="Times New Roman"/>
            <w:sz w:val="24"/>
            <w:szCs w:val="24"/>
          </w:rPr>
          <w:t xml:space="preserve"> than the genome-wide </w:t>
        </w:r>
      </w:ins>
      <w:ins w:id="96" w:author="Good, Jeffrey" w:date="2024-06-06T11:20:00Z">
        <w:r w:rsidR="00587DCF">
          <w:rPr>
            <w:rFonts w:ascii="Times New Roman" w:hAnsi="Times New Roman" w:cs="Times New Roman"/>
            <w:sz w:val="24"/>
            <w:szCs w:val="24"/>
          </w:rPr>
          <w:t>model</w:t>
        </w:r>
      </w:ins>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2B242620"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lastRenderedPageBreak/>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77055966"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PjxSZWNOdW0+MTEyPC9SZWNOdW0+PERpc3BsYXlUZXh0PihMdW5kcmlnYW4gZXQgYWwuIDIwMDI7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proofErr w:type="spellStart"/>
      <w:r w:rsidRPr="005B28B3">
        <w:rPr>
          <w:rFonts w:ascii="Times New Roman" w:hAnsi="Times New Roman" w:cs="Times New Roman"/>
          <w:i/>
          <w:iCs/>
          <w:sz w:val="24"/>
          <w:szCs w:val="24"/>
        </w:rPr>
        <w:t>Apodemus</w:t>
      </w:r>
      <w:proofErr w:type="spellEnd"/>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dW0+MjA5PC9SZWNOdW0+PERpc3BsYXlUZXh0PihTZXJpemF3YSBldCBhbC4gMjAwMDsgTGl1IGV0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ZWNOdW0+MjEwPC9SZWNOdW0+PERpc3BsYXlUZXh0PihNYXJ0aW4gZXQgYWwuIDIwMDA7IFN0ZXBw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E51274">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E</w:t>
      </w:r>
      <w:r w:rsidRPr="00B17D7F">
        <w:rPr>
          <w:rFonts w:ascii="Times New Roman" w:hAnsi="Times New Roman" w:cs="Times New Roman"/>
          <w:sz w:val="24"/>
          <w:szCs w:val="24"/>
        </w:rPr>
        <w:t xml:space="preserve">vidence from </w:t>
      </w:r>
      <w:r w:rsidR="0093760B">
        <w:rPr>
          <w:rFonts w:ascii="Times New Roman" w:hAnsi="Times New Roman" w:cs="Times New Roman"/>
          <w:sz w:val="24"/>
          <w:szCs w:val="24"/>
        </w:rPr>
        <w:t xml:space="preserve">these datasets </w:t>
      </w:r>
      <w:r w:rsidRPr="00B17D7F">
        <w:rPr>
          <w:rFonts w:ascii="Times New Roman" w:hAnsi="Times New Roman" w:cs="Times New Roman"/>
          <w:sz w:val="24"/>
          <w:szCs w:val="24"/>
        </w:rPr>
        <w:t xml:space="preserve">suggested </w:t>
      </w:r>
      <w:r w:rsidR="00587DCF">
        <w:rPr>
          <w:rFonts w:ascii="Times New Roman" w:hAnsi="Times New Roman" w:cs="Times New Roman"/>
          <w:sz w:val="24"/>
          <w:szCs w:val="24"/>
        </w:rPr>
        <w:t xml:space="preserve">appreciable </w:t>
      </w:r>
      <w:r w:rsidRPr="00B17D7F">
        <w:rPr>
          <w:rFonts w:ascii="Times New Roman" w:hAnsi="Times New Roman" w:cs="Times New Roman"/>
          <w:sz w:val="24"/>
          <w:szCs w:val="24"/>
        </w:rPr>
        <w:t xml:space="preserve">phylogenetic discordance across </w:t>
      </w:r>
      <w:proofErr w:type="spellStart"/>
      <w:r w:rsidRPr="00B17D7F">
        <w:rPr>
          <w:rFonts w:ascii="Times New Roman" w:hAnsi="Times New Roman" w:cs="Times New Roman"/>
          <w:sz w:val="24"/>
          <w:szCs w:val="24"/>
        </w:rPr>
        <w:t>Murinae</w:t>
      </w:r>
      <w:proofErr w:type="spellEnd"/>
      <w:r w:rsidR="000E014B">
        <w:rPr>
          <w:rFonts w:ascii="Times New Roman" w:hAnsi="Times New Roman" w:cs="Times New Roman"/>
          <w:sz w:val="24"/>
          <w:szCs w:val="24"/>
        </w:rPr>
        <w:t xml:space="preserve"> </w:t>
      </w:r>
      <w:r w:rsidR="00B3724E">
        <w:rPr>
          <w:rFonts w:ascii="Times New Roman" w:hAnsi="Times New Roman" w:cs="Times New Roman"/>
          <w:sz w:val="24"/>
          <w:szCs w:val="24"/>
        </w:rPr>
        <w:t xml:space="preserve">that </w:t>
      </w:r>
      <w:r w:rsidRPr="00B17D7F">
        <w:rPr>
          <w:rFonts w:ascii="Times New Roman" w:hAnsi="Times New Roman" w:cs="Times New Roman"/>
          <w:sz w:val="24"/>
          <w:szCs w:val="24"/>
        </w:rPr>
        <w:t>lead to different genomic regions supporting incompatible phylogenetic reconstructions</w:t>
      </w:r>
      <w:r w:rsidR="009F1BCB">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 </w:instrText>
      </w:r>
      <w:r w:rsidR="00E51274">
        <w:rPr>
          <w:rFonts w:ascii="Times New Roman" w:hAnsi="Times New Roman" w:cs="Times New Roman"/>
          <w:sz w:val="24"/>
          <w:szCs w:val="24"/>
        </w:rPr>
        <w:fldChar w:fldCharType="begin">
          <w:fldData xml:space="preserve">PEVuZE5vdGU+PENpdGU+PEF1dGhvcj5XaGl0ZTwvQXV0aG9yPjxZZWFyPjIwMDk8L1llYXI+PFJl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==
</w:fldData>
        </w:fldChar>
      </w:r>
      <w:r w:rsidR="00E51274">
        <w:rPr>
          <w:rFonts w:ascii="Times New Roman" w:hAnsi="Times New Roman" w:cs="Times New Roman"/>
          <w:sz w:val="24"/>
          <w:szCs w:val="24"/>
        </w:rPr>
        <w:instrText xml:space="preserve"> ADDIN EN.CITE.DATA </w:instrText>
      </w:r>
      <w:r w:rsidR="00E51274">
        <w:rPr>
          <w:rFonts w:ascii="Times New Roman" w:hAnsi="Times New Roman" w:cs="Times New Roman"/>
          <w:sz w:val="24"/>
          <w:szCs w:val="24"/>
        </w:rPr>
      </w:r>
      <w:r w:rsidR="00E51274">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E51274">
        <w:rPr>
          <w:rFonts w:ascii="Times New Roman" w:hAnsi="Times New Roman" w:cs="Times New Roman"/>
          <w:noProof/>
          <w:sz w:val="24"/>
          <w:szCs w:val="24"/>
        </w:rPr>
        <w:t>(Suzuki et al. 2004; Steppan et al. 2005; White et al. 2009)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17D7F">
        <w:rPr>
          <w:rFonts w:ascii="Times New Roman" w:hAnsi="Times New Roman" w:cs="Times New Roman"/>
          <w:sz w:val="24"/>
          <w:szCs w:val="24"/>
        </w:rPr>
        <w:t>Lecompte</w:t>
      </w:r>
      <w:proofErr w:type="spellEnd"/>
      <w:r w:rsidRPr="00B17D7F">
        <w:rPr>
          <w:rFonts w:ascii="Times New Roman" w:hAnsi="Times New Roman" w:cs="Times New Roman"/>
          <w:sz w:val="24"/>
          <w:szCs w:val="24"/>
        </w:rPr>
        <w:t xml:space="preserv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 xml:space="preserve">supported phylogenetic reconstructions from across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and the tribal classifications they proposed remain generally supported. More recent work has increased the number of taxa sampled, both for analyses of </w:t>
      </w:r>
      <w:proofErr w:type="spellStart"/>
      <w:r w:rsidRPr="00B17D7F">
        <w:rPr>
          <w:rFonts w:ascii="Times New Roman" w:hAnsi="Times New Roman" w:cs="Times New Roman"/>
          <w:sz w:val="24"/>
          <w:szCs w:val="24"/>
        </w:rPr>
        <w:t>Murinae</w:t>
      </w:r>
      <w:proofErr w:type="spellEnd"/>
      <w:r w:rsidRPr="00B17D7F">
        <w:rPr>
          <w:rFonts w:ascii="Times New Roman" w:hAnsi="Times New Roman" w:cs="Times New Roman"/>
          <w:sz w:val="24"/>
          <w:szCs w:val="24"/>
        </w:rPr>
        <w:t xml:space="preserv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A3F4F">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 </w:instrTex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ZWNOdW0+MTI0PC9SZWNOdW0+PERpc3BsYXlUZXh0PihTY2hlbmsgZXQgYWwuIDIwMTM7IFN0ZXBw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</w:fldData>
        </w:fldChar>
      </w:r>
      <w:r w:rsidR="001A3F4F">
        <w:rPr>
          <w:rFonts w:ascii="Times New Roman" w:hAnsi="Times New Roman" w:cs="Times New Roman"/>
          <w:sz w:val="24"/>
          <w:szCs w:val="24"/>
        </w:rPr>
        <w:instrText xml:space="preserve"> ADDIN EN.CITE.DATA </w:instrText>
      </w:r>
      <w:r w:rsidR="001A3F4F">
        <w:rPr>
          <w:rFonts w:ascii="Times New Roman" w:hAnsi="Times New Roman" w:cs="Times New Roman"/>
          <w:sz w:val="24"/>
          <w:szCs w:val="24"/>
        </w:rPr>
      </w:r>
      <w:r w:rsidR="001A3F4F">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A3F4F">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 xml:space="preserve">expanded the number of loci used for phylogenetic inference, including the use of 1,245 exons </w:t>
      </w:r>
      <w:r w:rsidR="00975C95">
        <w:rPr>
          <w:rFonts w:ascii="Times New Roman" w:hAnsi="Times New Roman" w:cs="Times New Roman"/>
          <w:sz w:val="24"/>
          <w:szCs w:val="24"/>
        </w:rPr>
        <w:fldChar w:fldCharType="begin"/>
      </w:r>
      <w:r w:rsidR="00975C95">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975C95">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 </w:instrTex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PFJlY051bT4xNzwvUmVjTnVtPjxEaXNwbGF5VGV4dD4oUm95Y3JvZnQgZXQgYWwuIDIwMjEpPC9E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==
</w:fldData>
        </w:fldChar>
      </w:r>
      <w:r w:rsidR="002366A0">
        <w:rPr>
          <w:rFonts w:ascii="Times New Roman" w:hAnsi="Times New Roman" w:cs="Times New Roman"/>
          <w:sz w:val="24"/>
          <w:szCs w:val="24"/>
        </w:rPr>
        <w:instrText xml:space="preserve"> ADDIN EN.CITE.DATA </w:instrText>
      </w:r>
      <w:r w:rsidR="002366A0">
        <w:rPr>
          <w:rFonts w:ascii="Times New Roman" w:hAnsi="Times New Roman" w:cs="Times New Roman"/>
          <w:sz w:val="24"/>
          <w:szCs w:val="24"/>
        </w:rPr>
      </w:r>
      <w:r w:rsidR="002366A0">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2366A0">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mainly on the </w:t>
      </w:r>
      <w:proofErr w:type="spellStart"/>
      <w:r w:rsidR="00975C95">
        <w:rPr>
          <w:rFonts w:ascii="Times New Roman" w:hAnsi="Times New Roman" w:cs="Times New Roman"/>
          <w:sz w:val="24"/>
          <w:szCs w:val="24"/>
        </w:rPr>
        <w:t>Hydromyini</w:t>
      </w:r>
      <w:proofErr w:type="spellEnd"/>
      <w:r w:rsidR="00975C95">
        <w:rPr>
          <w:rFonts w:ascii="Times New Roman" w:hAnsi="Times New Roman" w:cs="Times New Roman"/>
          <w:sz w:val="24"/>
          <w:szCs w:val="24"/>
        </w:rPr>
        <w:t xml:space="preserve"> group. </w:t>
      </w:r>
    </w:p>
    <w:p w14:paraId="43BB69AE" w14:textId="7153B40D"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 </w:instrTex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dGVwcGFuIGFuZCBTY2hlbmsgMjAxNzsgQWdob3ZhIGV0IGFsLiAyMDE4KTwvRGlzcGxheVRleHQ+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b3I+QWdob3ZhPC9BdXRob3I+PFllYXI+MjAxODwvWWVhcj48UmVjTnVtPjE1NDwvUmVjTnVtPjxy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</w:fldData>
        </w:fldChar>
      </w:r>
      <w:r w:rsidR="004F3805">
        <w:rPr>
          <w:rFonts w:ascii="Times New Roman" w:hAnsi="Times New Roman" w:cs="Times New Roman"/>
          <w:sz w:val="24"/>
          <w:szCs w:val="24"/>
        </w:rPr>
        <w:instrText xml:space="preserve"> ADDIN EN.CITE.DATA </w:instrText>
      </w:r>
      <w:r w:rsidR="004F3805">
        <w:rPr>
          <w:rFonts w:ascii="Times New Roman" w:hAnsi="Times New Roman" w:cs="Times New Roman"/>
          <w:sz w:val="24"/>
          <w:szCs w:val="24"/>
        </w:rPr>
      </w:r>
      <w:r w:rsidR="004F3805">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4F3805">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4F3805">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 xml:space="preserve">(see </w:t>
      </w:r>
      <w:r w:rsidR="002F1C0B">
        <w:rPr>
          <w:rFonts w:ascii="Times New Roman" w:hAnsi="Times New Roman" w:cs="Times New Roman"/>
          <w:sz w:val="24"/>
          <w:szCs w:val="24"/>
        </w:rPr>
        <w:lastRenderedPageBreak/>
        <w:t>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500045">
        <w:rPr>
          <w:rFonts w:ascii="Times New Roman" w:hAnsi="Times New Roman" w:cs="Times New Roman"/>
          <w:sz w:val="24"/>
          <w:szCs w:val="24"/>
        </w:rPr>
        <w:t>the evolutionary timescale upon which</w:t>
      </w:r>
      <w:r w:rsidR="000E014B">
        <w:rPr>
          <w:rFonts w:ascii="Times New Roman" w:hAnsi="Times New Roman" w:cs="Times New Roman"/>
          <w:sz w:val="24"/>
          <w:szCs w:val="24"/>
        </w:rPr>
        <w:t xml:space="preserve"> 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616D1927"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ins w:id="97" w:author="Good, Jeffrey" w:date="2024-06-06T14:45:00Z">
        <w:r w:rsidR="00AB3055">
          <w:rPr>
            <w:rFonts w:ascii="Times New Roman" w:hAnsi="Times New Roman" w:cs="Times New Roman"/>
            <w:sz w:val="24"/>
            <w:szCs w:val="24"/>
          </w:rPr>
          <w:t>n</w:t>
        </w:r>
      </w:ins>
      <w:r w:rsidRPr="00031896">
        <w:rPr>
          <w:rFonts w:ascii="Times New Roman" w:hAnsi="Times New Roman" w:cs="Times New Roman"/>
          <w:sz w:val="24"/>
          <w:szCs w:val="24"/>
        </w:rPr>
        <w:t xml:space="preserve"> </w:t>
      </w:r>
      <w:del w:id="98" w:author="Good, Jeffrey" w:date="2024-06-06T14:38:00Z">
        <w:r w:rsidRPr="00031896" w:rsidDel="000E014B">
          <w:rPr>
            <w:rFonts w:ascii="Times New Roman" w:hAnsi="Times New Roman" w:cs="Times New Roman"/>
            <w:sz w:val="24"/>
            <w:szCs w:val="24"/>
          </w:rPr>
          <w:delText xml:space="preserve">clear </w:delText>
        </w:r>
      </w:del>
      <w:ins w:id="99" w:author="Good, Jeffrey" w:date="2024-06-06T14:38:00Z">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ins>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ins w:id="100" w:author="Good, Jeffrey" w:date="2024-06-07T10:00:00Z">
        <w:r w:rsidR="009624B8">
          <w:rPr>
            <w:rFonts w:ascii="Times New Roman" w:hAnsi="Times New Roman" w:cs="Times New Roman"/>
            <w:sz w:val="24"/>
            <w:szCs w:val="24"/>
          </w:rPr>
          <w:t xml:space="preserve">history of </w:t>
        </w:r>
      </w:ins>
      <w:r>
        <w:rPr>
          <w:rFonts w:ascii="Times New Roman" w:hAnsi="Times New Roman" w:cs="Times New Roman"/>
          <w:sz w:val="24"/>
          <w:szCs w:val="24"/>
        </w:rPr>
        <w:t>speci</w:t>
      </w:r>
      <w:ins w:id="101" w:author="Good, Jeffrey" w:date="2024-06-07T10:00:00Z">
        <w:r w:rsidR="009624B8">
          <w:rPr>
            <w:rFonts w:ascii="Times New Roman" w:hAnsi="Times New Roman" w:cs="Times New Roman"/>
            <w:sz w:val="24"/>
            <w:szCs w:val="24"/>
          </w:rPr>
          <w:t>ation</w:t>
        </w:r>
      </w:ins>
      <w:del w:id="102" w:author="Good, Jeffrey" w:date="2024-06-07T10:00:00Z">
        <w:r w:rsidDel="009624B8">
          <w:rPr>
            <w:rFonts w:ascii="Times New Roman" w:hAnsi="Times New Roman" w:cs="Times New Roman"/>
            <w:sz w:val="24"/>
            <w:szCs w:val="24"/>
          </w:rPr>
          <w:delText>es</w:delText>
        </w:r>
        <w:r w:rsidR="00AB65E3" w:rsidDel="009624B8">
          <w:rPr>
            <w:rFonts w:ascii="Times New Roman" w:hAnsi="Times New Roman" w:cs="Times New Roman"/>
            <w:sz w:val="24"/>
            <w:szCs w:val="24"/>
          </w:rPr>
          <w:delText>’</w:delText>
        </w:r>
        <w:r w:rsidRPr="00031896" w:rsidDel="009624B8">
          <w:rPr>
            <w:rFonts w:ascii="Times New Roman" w:hAnsi="Times New Roman" w:cs="Times New Roman"/>
            <w:sz w:val="24"/>
            <w:szCs w:val="24"/>
          </w:rPr>
          <w:delText xml:space="preserve"> history</w:delText>
        </w:r>
      </w:del>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 xml:space="preserve">driven by </w:t>
      </w:r>
      <w:del w:id="103" w:author="Good, Jeffrey" w:date="2024-06-06T14:35:00Z">
        <w:r w:rsidR="005D2EA3" w:rsidRPr="00237D7D" w:rsidDel="000E014B">
          <w:rPr>
            <w:rFonts w:ascii="Times New Roman" w:hAnsi="Times New Roman" w:cs="Times New Roman"/>
            <w:sz w:val="24"/>
            <w:szCs w:val="24"/>
          </w:rPr>
          <w:delText xml:space="preserve">a combination of </w:delText>
        </w:r>
      </w:del>
      <w:r w:rsidR="005D2EA3" w:rsidRPr="00237D7D">
        <w:rPr>
          <w:rFonts w:ascii="Times New Roman" w:hAnsi="Times New Roman" w:cs="Times New Roman"/>
          <w:sz w:val="24"/>
          <w:szCs w:val="24"/>
        </w:rPr>
        <w:t>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 </w:instrText>
      </w:r>
      <w:r w:rsidR="00515C86">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TnVtPjcxPC9SZWNOdW0+PERpc3BsYXlUZXh0PihBbGV4YW5kZXIgZXQgYWwuIDIwMTc7IENoYW4g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</w:fldData>
        </w:fldChar>
      </w:r>
      <w:r w:rsidR="00515C86">
        <w:rPr>
          <w:rFonts w:ascii="Times New Roman" w:hAnsi="Times New Roman" w:cs="Times New Roman"/>
          <w:sz w:val="24"/>
          <w:szCs w:val="24"/>
        </w:rPr>
        <w:instrText xml:space="preserve"> ADDIN EN.CITE.DATA </w:instrText>
      </w:r>
      <w:r w:rsidR="00515C86">
        <w:rPr>
          <w:rFonts w:ascii="Times New Roman" w:hAnsi="Times New Roman" w:cs="Times New Roman"/>
          <w:sz w:val="24"/>
          <w:szCs w:val="24"/>
        </w:rPr>
      </w:r>
      <w:r w:rsidR="00515C86">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5D2EA3">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t>Our results highlight</w:t>
      </w:r>
      <w:del w:id="104" w:author="Good, Jeffrey" w:date="2024-06-07T10:01:00Z">
        <w:r w:rsidR="00676CF0" w:rsidDel="009624B8">
          <w:rPr>
            <w:rFonts w:ascii="Times New Roman" w:hAnsi="Times New Roman" w:cs="Times New Roman"/>
            <w:sz w:val="24"/>
            <w:szCs w:val="24"/>
          </w:rPr>
          <w:delText>ed</w:delText>
        </w:r>
      </w:del>
      <w:r w:rsidR="00676CF0">
        <w:rPr>
          <w:rFonts w:ascii="Times New Roman" w:hAnsi="Times New Roman" w:cs="Times New Roman"/>
          <w:sz w:val="24"/>
          <w:szCs w:val="24"/>
        </w:rPr>
        <w:t xml:space="preserve"> </w:t>
      </w:r>
      <w:del w:id="105" w:author="Good, Jeffrey" w:date="2024-06-06T14:38:00Z">
        <w:r w:rsidR="00676CF0" w:rsidDel="000E014B">
          <w:rPr>
            <w:rFonts w:ascii="Times New Roman" w:hAnsi="Times New Roman" w:cs="Times New Roman"/>
            <w:sz w:val="24"/>
            <w:szCs w:val="24"/>
          </w:rPr>
          <w:delText xml:space="preserve">these </w:delText>
        </w:r>
      </w:del>
      <w:ins w:id="106" w:author="Good, Jeffrey" w:date="2024-06-06T14:38:00Z">
        <w:r w:rsidR="000E014B">
          <w:rPr>
            <w:rFonts w:ascii="Times New Roman" w:hAnsi="Times New Roman" w:cs="Times New Roman"/>
            <w:sz w:val="24"/>
            <w:szCs w:val="24"/>
          </w:rPr>
          <w:t xml:space="preserve">the </w:t>
        </w:r>
      </w:ins>
      <w:r w:rsidR="00676CF0">
        <w:rPr>
          <w:rFonts w:ascii="Times New Roman" w:hAnsi="Times New Roman" w:cs="Times New Roman"/>
          <w:sz w:val="24"/>
          <w:szCs w:val="24"/>
        </w:rPr>
        <w:t>limitations</w:t>
      </w:r>
      <w:ins w:id="107" w:author="Good, Jeffrey" w:date="2024-06-06T14:38:00Z">
        <w:r w:rsidR="000E014B">
          <w:rPr>
            <w:rFonts w:ascii="Times New Roman" w:hAnsi="Times New Roman" w:cs="Times New Roman"/>
            <w:sz w:val="24"/>
            <w:szCs w:val="24"/>
          </w:rPr>
          <w:t xml:space="preserve"> of a reduced marker-based approach</w:t>
        </w:r>
      </w:ins>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commentRangeStart w:id="108"/>
      <w:r w:rsidR="001E1A7D">
        <w:rPr>
          <w:rFonts w:ascii="Times New Roman" w:hAnsi="Times New Roman" w:cs="Times New Roman"/>
          <w:sz w:val="24"/>
          <w:szCs w:val="24"/>
        </w:rPr>
        <w:t xml:space="preserve">Using </w:t>
      </w:r>
      <w:commentRangeEnd w:id="108"/>
      <w:r w:rsidR="009624B8">
        <w:rPr>
          <w:rStyle w:val="CommentReference"/>
        </w:rPr>
        <w:commentReference w:id="108"/>
      </w:r>
      <w:del w:id="109" w:author="Good, Jeffrey" w:date="2024-06-06T14:36:00Z">
        <w:r w:rsidR="008350DE" w:rsidRPr="00031896" w:rsidDel="000E014B">
          <w:rPr>
            <w:rFonts w:ascii="Times New Roman" w:hAnsi="Times New Roman" w:cs="Times New Roman"/>
            <w:sz w:val="24"/>
            <w:szCs w:val="24"/>
          </w:rPr>
          <w:delText>resources from the</w:delText>
        </w:r>
      </w:del>
      <w:del w:id="110" w:author="Good, Jeffrey" w:date="2024-06-06T14:38:00Z">
        <w:r w:rsidR="008350DE" w:rsidRPr="00031896" w:rsidDel="000E014B">
          <w:rPr>
            <w:rFonts w:ascii="Times New Roman" w:hAnsi="Times New Roman" w:cs="Times New Roman"/>
            <w:sz w:val="24"/>
            <w:szCs w:val="24"/>
          </w:rPr>
          <w:delText xml:space="preserve"> </w:delText>
        </w:r>
      </w:del>
      <w:del w:id="111" w:author="Good, Jeffrey" w:date="2024-06-06T14:36:00Z">
        <w:r w:rsidR="005A4659" w:rsidRPr="000E014B" w:rsidDel="000E014B">
          <w:rPr>
            <w:rFonts w:ascii="Times New Roman" w:hAnsi="Times New Roman" w:cs="Times New Roman"/>
            <w:iCs/>
            <w:sz w:val="24"/>
            <w:szCs w:val="24"/>
            <w:rPrChange w:id="112" w:author="Good, Jeffrey" w:date="2024-06-06T14:36:00Z">
              <w:rPr>
                <w:rFonts w:ascii="Times New Roman" w:hAnsi="Times New Roman" w:cs="Times New Roman"/>
                <w:i/>
                <w:sz w:val="24"/>
                <w:szCs w:val="24"/>
              </w:rPr>
            </w:rPrChange>
          </w:rPr>
          <w:delText>M. musculus</w:delText>
        </w:r>
      </w:del>
      <w:ins w:id="113" w:author="Good, Jeffrey" w:date="2024-06-06T14:36:00Z">
        <w:r w:rsidR="000E014B" w:rsidRPr="000E014B">
          <w:rPr>
            <w:rFonts w:ascii="Times New Roman" w:hAnsi="Times New Roman" w:cs="Times New Roman"/>
            <w:iCs/>
            <w:sz w:val="24"/>
            <w:szCs w:val="24"/>
            <w:rPrChange w:id="114" w:author="Good, Jeffrey" w:date="2024-06-06T14:36:00Z">
              <w:rPr>
                <w:rFonts w:ascii="Times New Roman" w:hAnsi="Times New Roman" w:cs="Times New Roman"/>
                <w:i/>
                <w:sz w:val="24"/>
                <w:szCs w:val="24"/>
              </w:rPr>
            </w:rPrChange>
          </w:rPr>
          <w:t>house mouse</w:t>
        </w:r>
      </w:ins>
      <w:ins w:id="115" w:author="Good, Jeffrey" w:date="2024-06-06T14:38:00Z">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ins>
      <w:del w:id="116" w:author="Good, Jeffrey" w:date="2024-06-06T14:36:00Z">
        <w:r w:rsidR="005A4659" w:rsidRPr="00237D7D" w:rsidDel="000E014B">
          <w:rPr>
            <w:rFonts w:ascii="Times New Roman" w:hAnsi="Times New Roman" w:cs="Times New Roman"/>
            <w:sz w:val="24"/>
            <w:szCs w:val="24"/>
          </w:rPr>
          <w:delText xml:space="preserve"> </w:delText>
        </w:r>
        <w:r w:rsidR="008350DE" w:rsidRPr="00031896" w:rsidDel="000E014B">
          <w:rPr>
            <w:rFonts w:ascii="Times New Roman" w:hAnsi="Times New Roman" w:cs="Times New Roman"/>
            <w:sz w:val="24"/>
            <w:szCs w:val="24"/>
          </w:rPr>
          <w:delText>model system</w:delText>
        </w:r>
      </w:del>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ins w:id="117" w:author="Good, Jeffrey" w:date="2024-06-06T14:45:00Z">
        <w:r w:rsidR="00AB3055">
          <w:rPr>
            <w:rFonts w:ascii="Times New Roman" w:hAnsi="Times New Roman" w:cs="Times New Roman"/>
            <w:sz w:val="24"/>
            <w:szCs w:val="24"/>
          </w:rPr>
          <w:t xml:space="preserve">only </w:t>
        </w:r>
      </w:ins>
      <w:r w:rsidR="00645803">
        <w:rPr>
          <w:rFonts w:ascii="Times New Roman" w:hAnsi="Times New Roman" w:cs="Times New Roman"/>
          <w:sz w:val="24"/>
          <w:szCs w:val="24"/>
        </w:rPr>
        <w:t xml:space="preserve">genes or UCEs </w:t>
      </w:r>
      <w:del w:id="118" w:author="Good, Jeffrey" w:date="2024-06-07T10:08:00Z">
        <w:r w:rsidR="00645803" w:rsidDel="009624B8">
          <w:rPr>
            <w:rFonts w:ascii="Times New Roman" w:hAnsi="Times New Roman" w:cs="Times New Roman"/>
            <w:sz w:val="24"/>
            <w:szCs w:val="24"/>
          </w:rPr>
          <w:delText>was not the most common topology recovered</w:delText>
        </w:r>
      </w:del>
      <w:del w:id="119" w:author="Good, Jeffrey" w:date="2024-06-06T14:45:00Z">
        <w:r w:rsidR="00645803" w:rsidDel="00AB3055">
          <w:rPr>
            <w:rFonts w:ascii="Times New Roman" w:hAnsi="Times New Roman" w:cs="Times New Roman"/>
            <w:sz w:val="24"/>
            <w:szCs w:val="24"/>
          </w:rPr>
          <w:delText xml:space="preserve"> </w:delText>
        </w:r>
      </w:del>
      <w:del w:id="120" w:author="Good, Jeffrey" w:date="2024-06-07T10:08:00Z">
        <w:r w:rsidR="00645803" w:rsidDel="009624B8">
          <w:rPr>
            <w:rFonts w:ascii="Times New Roman" w:hAnsi="Times New Roman" w:cs="Times New Roman"/>
            <w:sz w:val="24"/>
            <w:szCs w:val="24"/>
          </w:rPr>
          <w:delText>across the genome</w:delText>
        </w:r>
      </w:del>
      <w:del w:id="121" w:author="Good, Jeffrey" w:date="2024-06-07T10:07:00Z">
        <w:r w:rsidR="00645803" w:rsidDel="009624B8">
          <w:rPr>
            <w:rFonts w:ascii="Times New Roman" w:hAnsi="Times New Roman" w:cs="Times New Roman"/>
            <w:sz w:val="24"/>
            <w:szCs w:val="24"/>
          </w:rPr>
          <w:delText xml:space="preserve"> </w:delText>
        </w:r>
      </w:del>
      <w:del w:id="122" w:author="Good, Jeffrey" w:date="2024-06-07T10:08:00Z">
        <w:r w:rsidR="00645803" w:rsidDel="009624B8">
          <w:rPr>
            <w:rFonts w:ascii="Times New Roman" w:hAnsi="Times New Roman" w:cs="Times New Roman"/>
            <w:sz w:val="24"/>
            <w:szCs w:val="24"/>
          </w:rPr>
          <w:delText>and</w:delText>
        </w:r>
        <w:r w:rsidR="00804026" w:rsidDel="009624B8">
          <w:rPr>
            <w:rFonts w:ascii="Times New Roman" w:hAnsi="Times New Roman" w:cs="Times New Roman"/>
            <w:sz w:val="24"/>
            <w:szCs w:val="24"/>
          </w:rPr>
          <w:delText xml:space="preserve"> </w:delText>
        </w:r>
      </w:del>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ins w:id="123" w:author="Good, Jeffrey" w:date="2024-06-07T10:04:00Z">
        <w:r w:rsidR="009624B8">
          <w:rPr>
            <w:rFonts w:ascii="Times New Roman" w:hAnsi="Times New Roman" w:cs="Times New Roman"/>
            <w:sz w:val="24"/>
            <w:szCs w:val="24"/>
          </w:rPr>
          <w:t>Although similar frequencies were observed among these three most common trees</w:t>
        </w:r>
      </w:ins>
      <w:ins w:id="124" w:author="Good, Jeffrey" w:date="2024-06-07T10:08:00Z">
        <w:r w:rsidR="009624B8">
          <w:rPr>
            <w:rFonts w:ascii="Times New Roman" w:hAnsi="Times New Roman" w:cs="Times New Roman"/>
            <w:sz w:val="24"/>
            <w:szCs w:val="24"/>
          </w:rPr>
          <w:t xml:space="preserve"> (Fig. 2)</w:t>
        </w:r>
      </w:ins>
      <w:ins w:id="125" w:author="Good, Jeffrey" w:date="2024-06-07T10:04:00Z">
        <w:r w:rsidR="009624B8">
          <w:rPr>
            <w:rFonts w:ascii="Times New Roman" w:hAnsi="Times New Roman" w:cs="Times New Roman"/>
            <w:sz w:val="24"/>
            <w:szCs w:val="24"/>
          </w:rPr>
          <w:t>, the topology robustly inferred from genes or UCEs was not that common overall and only the third most frequent topology among 10</w:t>
        </w:r>
      </w:ins>
      <w:ins w:id="126" w:author="Good, Jeffrey" w:date="2024-06-10T16:01:00Z">
        <w:r w:rsidR="00485CEA">
          <w:rPr>
            <w:rFonts w:ascii="Times New Roman" w:hAnsi="Times New Roman" w:cs="Times New Roman"/>
            <w:sz w:val="24"/>
            <w:szCs w:val="24"/>
          </w:rPr>
          <w:t xml:space="preserve"> </w:t>
        </w:r>
      </w:ins>
      <w:ins w:id="127" w:author="Good, Jeffrey" w:date="2024-06-07T10:04:00Z">
        <w:r w:rsidR="009624B8">
          <w:rPr>
            <w:rFonts w:ascii="Times New Roman" w:hAnsi="Times New Roman" w:cs="Times New Roman"/>
            <w:sz w:val="24"/>
            <w:szCs w:val="24"/>
          </w:rPr>
          <w:t>kb windows genome</w:t>
        </w:r>
      </w:ins>
      <w:ins w:id="128" w:author="Good, Jeffrey" w:date="2024-06-07T10:09:00Z">
        <w:r w:rsidR="009624B8">
          <w:rPr>
            <w:rFonts w:ascii="Times New Roman" w:hAnsi="Times New Roman" w:cs="Times New Roman"/>
            <w:sz w:val="24"/>
            <w:szCs w:val="24"/>
          </w:rPr>
          <w:t>-wide</w:t>
        </w:r>
      </w:ins>
      <w:ins w:id="129" w:author="Good, Jeffrey" w:date="2024-06-07T10:04:00Z">
        <w:r w:rsidR="009624B8">
          <w:rPr>
            <w:rFonts w:ascii="Times New Roman" w:hAnsi="Times New Roman" w:cs="Times New Roman"/>
            <w:sz w:val="24"/>
            <w:szCs w:val="24"/>
          </w:rPr>
          <w:t xml:space="preserve">. </w:t>
        </w:r>
      </w:ins>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proofErr w:type="spellStart"/>
      <w:r w:rsidR="00F726B3">
        <w:rPr>
          <w:rFonts w:ascii="Times New Roman" w:hAnsi="Times New Roman" w:cs="Times New Roman"/>
          <w:sz w:val="24"/>
          <w:szCs w:val="24"/>
        </w:rPr>
        <w:t>Praomyini</w:t>
      </w:r>
      <w:proofErr w:type="spellEnd"/>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ins w:id="130" w:author="Good, Jeffrey" w:date="2024-06-06T14:46:00Z">
        <w:r w:rsidR="00AB3055">
          <w:rPr>
            <w:rFonts w:ascii="Times New Roman" w:hAnsi="Times New Roman" w:cs="Times New Roman"/>
            <w:sz w:val="24"/>
            <w:szCs w:val="24"/>
          </w:rPr>
          <w:t xml:space="preserve"> nodes with low support </w:t>
        </w:r>
      </w:ins>
      <w:del w:id="131" w:author="Good, Jeffrey" w:date="2024-06-06T14:46:00Z">
        <w:r w:rsidR="000E72EA" w:rsidDel="00AB3055">
          <w:rPr>
            <w:rFonts w:ascii="Times New Roman" w:hAnsi="Times New Roman" w:cs="Times New Roman"/>
            <w:sz w:val="24"/>
            <w:szCs w:val="24"/>
          </w:rPr>
          <w:delText xml:space="preserve"> the lowest gCF and second lowest sCF </w:delText>
        </w:r>
      </w:del>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del w:id="132" w:author="Good, Jeffrey" w:date="2024-06-06T14:47:00Z">
        <w:r w:rsidR="00F726B3" w:rsidDel="00AB3055">
          <w:rPr>
            <w:rFonts w:ascii="Times New Roman" w:hAnsi="Times New Roman" w:cs="Times New Roman"/>
            <w:sz w:val="24"/>
            <w:szCs w:val="24"/>
          </w:rPr>
          <w:delText xml:space="preserve">roughly </w:delText>
        </w:r>
      </w:del>
      <w:ins w:id="133" w:author="Good, Jeffrey" w:date="2024-06-06T14:47:00Z">
        <w:r w:rsidR="00AB3055">
          <w:rPr>
            <w:rFonts w:ascii="Times New Roman" w:hAnsi="Times New Roman" w:cs="Times New Roman"/>
            <w:sz w:val="24"/>
            <w:szCs w:val="24"/>
          </w:rPr>
          <w:t>~</w:t>
        </w:r>
      </w:ins>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ins w:id="134" w:author="Good, Jeffrey" w:date="2024-06-07T10:10:00Z">
        <w:r w:rsidR="009624B8">
          <w:rPr>
            <w:rFonts w:ascii="Times New Roman" w:hAnsi="Times New Roman" w:cs="Times New Roman"/>
            <w:sz w:val="24"/>
            <w:szCs w:val="24"/>
          </w:rPr>
          <w:t xml:space="preserve">, </w:t>
        </w:r>
      </w:ins>
      <w:del w:id="135" w:author="Good, Jeffrey" w:date="2024-06-07T10:10:00Z">
        <w:r w:rsidR="00F726B3" w:rsidDel="009624B8">
          <w:rPr>
            <w:rFonts w:ascii="Times New Roman" w:hAnsi="Times New Roman" w:cs="Times New Roman"/>
            <w:sz w:val="24"/>
            <w:szCs w:val="24"/>
          </w:rPr>
          <w:delText>. The equal frequencies of</w:delText>
        </w:r>
        <w:r w:rsidR="008C7672" w:rsidDel="009624B8">
          <w:rPr>
            <w:rFonts w:ascii="Times New Roman" w:hAnsi="Times New Roman" w:cs="Times New Roman"/>
            <w:sz w:val="24"/>
            <w:szCs w:val="24"/>
          </w:rPr>
          <w:delText xml:space="preserve"> the</w:delText>
        </w:r>
      </w:del>
      <w:ins w:id="136" w:author="Good, Jeffrey" w:date="2024-06-07T10:10:00Z">
        <w:r w:rsidR="009624B8">
          <w:rPr>
            <w:rFonts w:ascii="Times New Roman" w:hAnsi="Times New Roman" w:cs="Times New Roman"/>
            <w:sz w:val="24"/>
            <w:szCs w:val="24"/>
          </w:rPr>
          <w:t>indicating that the</w:t>
        </w:r>
      </w:ins>
      <w:r w:rsidR="008C7672">
        <w:rPr>
          <w:rFonts w:ascii="Times New Roman" w:hAnsi="Times New Roman" w:cs="Times New Roman"/>
          <w:sz w:val="24"/>
          <w:szCs w:val="24"/>
        </w:rPr>
        <w:t xml:space="preserve"> alternate topologies </w:t>
      </w:r>
      <w:del w:id="137" w:author="Good, Jeffrey" w:date="2024-06-07T10:10:00Z">
        <w:r w:rsidR="008C7672" w:rsidDel="005926B1">
          <w:rPr>
            <w:rFonts w:ascii="Times New Roman" w:hAnsi="Times New Roman" w:cs="Times New Roman"/>
            <w:sz w:val="24"/>
            <w:szCs w:val="24"/>
          </w:rPr>
          <w:delText>of the Praomyini clade</w:delText>
        </w:r>
        <w:r w:rsidR="00F726B3" w:rsidDel="005926B1">
          <w:rPr>
            <w:rFonts w:ascii="Times New Roman" w:hAnsi="Times New Roman" w:cs="Times New Roman"/>
            <w:sz w:val="24"/>
            <w:szCs w:val="24"/>
          </w:rPr>
          <w:delText xml:space="preserve"> along the chromosome suggest that</w:delText>
        </w:r>
      </w:del>
      <w:ins w:id="138" w:author="Good, Jeffrey" w:date="2024-06-07T10:10:00Z">
        <w:r w:rsidR="005926B1">
          <w:rPr>
            <w:rFonts w:ascii="Times New Roman" w:hAnsi="Times New Roman" w:cs="Times New Roman"/>
            <w:sz w:val="24"/>
            <w:szCs w:val="24"/>
          </w:rPr>
          <w:t>are caused by</w:t>
        </w:r>
      </w:ins>
      <w:r w:rsidR="00F726B3">
        <w:rPr>
          <w:rFonts w:ascii="Times New Roman" w:hAnsi="Times New Roman" w:cs="Times New Roman"/>
          <w:sz w:val="24"/>
          <w:szCs w:val="24"/>
        </w:rPr>
        <w:t xml:space="preserve"> </w:t>
      </w:r>
      <w:ins w:id="139" w:author="Good, Jeffrey" w:date="2024-06-10T16:01:00Z">
        <w:r w:rsidR="00485CEA">
          <w:rPr>
            <w:rFonts w:ascii="Times New Roman" w:hAnsi="Times New Roman" w:cs="Times New Roman"/>
            <w:sz w:val="24"/>
            <w:szCs w:val="24"/>
          </w:rPr>
          <w:t xml:space="preserve">high levels of </w:t>
        </w:r>
      </w:ins>
      <w:del w:id="140" w:author="Good, Jeffrey" w:date="2024-06-07T10:01:00Z">
        <w:r w:rsidR="00F726B3" w:rsidDel="009624B8">
          <w:rPr>
            <w:rFonts w:ascii="Times New Roman" w:hAnsi="Times New Roman" w:cs="Times New Roman"/>
            <w:sz w:val="24"/>
            <w:szCs w:val="24"/>
          </w:rPr>
          <w:delText>incomplete lineage sorting</w:delText>
        </w:r>
      </w:del>
      <w:ins w:id="141" w:author="Good, Jeffrey" w:date="2024-06-07T10:01:00Z">
        <w:r w:rsidR="009624B8">
          <w:rPr>
            <w:rFonts w:ascii="Times New Roman" w:hAnsi="Times New Roman" w:cs="Times New Roman"/>
            <w:sz w:val="24"/>
            <w:szCs w:val="24"/>
          </w:rPr>
          <w:t>ILS</w:t>
        </w:r>
      </w:ins>
      <w:ins w:id="142" w:author="Good, Jeffrey" w:date="2024-06-10T16:01:00Z">
        <w:r w:rsidR="00485CEA">
          <w:rPr>
            <w:rFonts w:ascii="Times New Roman" w:hAnsi="Times New Roman" w:cs="Times New Roman"/>
            <w:sz w:val="24"/>
            <w:szCs w:val="24"/>
          </w:rPr>
          <w:t xml:space="preserve"> at these nodes</w:t>
        </w:r>
      </w:ins>
      <w:del w:id="143" w:author="Good, Jeffrey" w:date="2024-06-07T10:10:00Z">
        <w:r w:rsidR="00F726B3" w:rsidDel="005926B1">
          <w:rPr>
            <w:rFonts w:ascii="Times New Roman" w:hAnsi="Times New Roman" w:cs="Times New Roman"/>
            <w:sz w:val="24"/>
            <w:szCs w:val="24"/>
          </w:rPr>
          <w:delText xml:space="preserve"> is the </w:delText>
        </w:r>
        <w:r w:rsidR="008C7672" w:rsidDel="005926B1">
          <w:rPr>
            <w:rFonts w:ascii="Times New Roman" w:hAnsi="Times New Roman" w:cs="Times New Roman"/>
            <w:sz w:val="24"/>
            <w:szCs w:val="24"/>
          </w:rPr>
          <w:delText>cause</w:delText>
        </w:r>
        <w:r w:rsidR="00F726B3" w:rsidDel="005926B1">
          <w:rPr>
            <w:rFonts w:ascii="Times New Roman" w:hAnsi="Times New Roman" w:cs="Times New Roman"/>
            <w:sz w:val="24"/>
            <w:szCs w:val="24"/>
          </w:rPr>
          <w:delText xml:space="preserve"> of </w:delText>
        </w:r>
      </w:del>
      <w:del w:id="144" w:author="Good, Jeffrey" w:date="2024-06-07T10:01:00Z">
        <w:r w:rsidR="00F726B3" w:rsidDel="009624B8">
          <w:rPr>
            <w:rFonts w:ascii="Times New Roman" w:hAnsi="Times New Roman" w:cs="Times New Roman"/>
            <w:sz w:val="24"/>
            <w:szCs w:val="24"/>
          </w:rPr>
          <w:delText xml:space="preserve">this </w:delText>
        </w:r>
      </w:del>
      <w:del w:id="145" w:author="Good, Jeffrey" w:date="2024-06-07T10:10:00Z">
        <w:r w:rsidR="00F726B3" w:rsidDel="005926B1">
          <w:rPr>
            <w:rFonts w:ascii="Times New Roman" w:hAnsi="Times New Roman" w:cs="Times New Roman"/>
            <w:sz w:val="24"/>
            <w:szCs w:val="24"/>
          </w:rPr>
          <w:delText>discordance</w:delText>
        </w:r>
      </w:del>
      <w:ins w:id="146" w:author="Good, Jeffrey" w:date="2024-06-06T14:48:00Z">
        <w:r w:rsidR="00AB3055">
          <w:rPr>
            <w:rFonts w:ascii="Times New Roman" w:hAnsi="Times New Roman" w:cs="Times New Roman"/>
            <w:sz w:val="24"/>
            <w:szCs w:val="24"/>
          </w:rPr>
          <w:t xml:space="preserve">. </w:t>
        </w:r>
      </w:ins>
      <w:ins w:id="147" w:author="Good, Jeffrey" w:date="2024-06-10T16:07:00Z">
        <w:r w:rsidR="00485CEA">
          <w:rPr>
            <w:rFonts w:ascii="Times New Roman" w:hAnsi="Times New Roman" w:cs="Times New Roman"/>
            <w:sz w:val="24"/>
            <w:szCs w:val="24"/>
          </w:rPr>
          <w:t xml:space="preserve">Enhanced discordance at unresolved nodes is a common feature of phylogenomic datasets. </w:t>
        </w:r>
      </w:ins>
      <w:ins w:id="148" w:author="Good, Jeffrey" w:date="2024-06-06T14:48:00Z">
        <w:r w:rsidR="00AB3055">
          <w:rPr>
            <w:rFonts w:ascii="Times New Roman" w:hAnsi="Times New Roman" w:cs="Times New Roman"/>
            <w:sz w:val="24"/>
            <w:szCs w:val="24"/>
          </w:rPr>
          <w:t xml:space="preserve">These patterns illustrate </w:t>
        </w:r>
      </w:ins>
      <w:ins w:id="149" w:author="Thomas, Gregg [2]" w:date="2024-05-10T11:51:00Z">
        <w:del w:id="150" w:author="Good, Jeffrey" w:date="2024-06-06T14:48:00Z">
          <w:r w:rsidR="009B34FB" w:rsidDel="00AB3055">
            <w:rPr>
              <w:rFonts w:ascii="Times New Roman" w:hAnsi="Times New Roman" w:cs="Times New Roman"/>
              <w:sz w:val="24"/>
              <w:szCs w:val="24"/>
            </w:rPr>
            <w:delText>,</w:delText>
          </w:r>
        </w:del>
        <w:del w:id="151" w:author="Good, Jeffrey" w:date="2024-06-06T11:41:00Z">
          <w:r w:rsidR="009B34FB" w:rsidDel="00500045">
            <w:rPr>
              <w:rFonts w:ascii="Times New Roman" w:hAnsi="Times New Roman" w:cs="Times New Roman"/>
              <w:sz w:val="24"/>
              <w:szCs w:val="24"/>
            </w:rPr>
            <w:delText xml:space="preserve"> </w:delText>
          </w:r>
        </w:del>
        <w:del w:id="152" w:author="Good, Jeffrey" w:date="2024-06-06T14:48:00Z">
          <w:r w:rsidR="009B34FB" w:rsidDel="00AB3055">
            <w:rPr>
              <w:rFonts w:ascii="Times New Roman" w:hAnsi="Times New Roman" w:cs="Times New Roman"/>
              <w:sz w:val="24"/>
              <w:szCs w:val="24"/>
            </w:rPr>
            <w:delText xml:space="preserve">and show </w:delText>
          </w:r>
        </w:del>
        <w:r w:rsidR="009B34FB">
          <w:rPr>
            <w:rFonts w:ascii="Times New Roman" w:hAnsi="Times New Roman" w:cs="Times New Roman"/>
            <w:sz w:val="24"/>
            <w:szCs w:val="24"/>
          </w:rPr>
          <w:t xml:space="preserve">how </w:t>
        </w:r>
        <w:del w:id="153" w:author="Good, Jeffrey" w:date="2024-06-06T14:48:00Z">
          <w:r w:rsidR="009B34FB" w:rsidDel="00AB3055">
            <w:rPr>
              <w:rFonts w:ascii="Times New Roman" w:hAnsi="Times New Roman" w:cs="Times New Roman"/>
              <w:sz w:val="24"/>
              <w:szCs w:val="24"/>
            </w:rPr>
            <w:delText>a single clade can drive vast</w:delText>
          </w:r>
        </w:del>
      </w:ins>
      <w:ins w:id="154" w:author="Good, Jeffrey" w:date="2024-06-06T14:48:00Z">
        <w:r w:rsidR="00AB3055">
          <w:rPr>
            <w:rFonts w:ascii="Times New Roman" w:hAnsi="Times New Roman" w:cs="Times New Roman"/>
            <w:sz w:val="24"/>
            <w:szCs w:val="24"/>
          </w:rPr>
          <w:t>extensive</w:t>
        </w:r>
      </w:ins>
      <w:ins w:id="155" w:author="Thomas, Gregg [2]" w:date="2024-05-10T11:51:00Z">
        <w:del w:id="156" w:author="Good, Jeffrey" w:date="2024-06-06T14:48:00Z">
          <w:r w:rsidR="009B34FB" w:rsidDel="00AB3055">
            <w:rPr>
              <w:rFonts w:ascii="Times New Roman" w:hAnsi="Times New Roman" w:cs="Times New Roman"/>
              <w:sz w:val="24"/>
              <w:szCs w:val="24"/>
            </w:rPr>
            <w:delText xml:space="preserve"> amounts of</w:delText>
          </w:r>
        </w:del>
        <w:r w:rsidR="009B34FB">
          <w:rPr>
            <w:rFonts w:ascii="Times New Roman" w:hAnsi="Times New Roman" w:cs="Times New Roman"/>
            <w:sz w:val="24"/>
            <w:szCs w:val="24"/>
          </w:rPr>
          <w:t xml:space="preserve"> discordance</w:t>
        </w:r>
      </w:ins>
      <w:ins w:id="157" w:author="Good, Jeffrey" w:date="2024-06-06T14:48:00Z">
        <w:r w:rsidR="00AB3055">
          <w:rPr>
            <w:rFonts w:ascii="Times New Roman" w:hAnsi="Times New Roman" w:cs="Times New Roman"/>
            <w:sz w:val="24"/>
            <w:szCs w:val="24"/>
          </w:rPr>
          <w:t xml:space="preserve"> can arise even</w:t>
        </w:r>
      </w:ins>
      <w:ins w:id="158" w:author="Thomas, Gregg [2]" w:date="2024-05-10T11:51:00Z">
        <w:r w:rsidR="009B34FB">
          <w:rPr>
            <w:rFonts w:ascii="Times New Roman" w:hAnsi="Times New Roman" w:cs="Times New Roman"/>
            <w:sz w:val="24"/>
            <w:szCs w:val="24"/>
          </w:rPr>
          <w:t xml:space="preserve"> in a small sample of species</w:t>
        </w:r>
      </w:ins>
      <w:ins w:id="159" w:author="Thomas, Gregg [2]" w:date="2024-05-10T12:10:00Z">
        <w:del w:id="160" w:author="Good, Jeffrey" w:date="2024-06-06T14:49:00Z">
          <w:r w:rsidR="00264EA4" w:rsidDel="00AB3055">
            <w:rPr>
              <w:rFonts w:ascii="Times New Roman" w:hAnsi="Times New Roman" w:cs="Times New Roman"/>
              <w:sz w:val="24"/>
              <w:szCs w:val="24"/>
            </w:rPr>
            <w:delText>, warranting further investigation as to how much a single lineage may affect analyses of discordance</w:delText>
          </w:r>
        </w:del>
      </w:ins>
      <w:ins w:id="161" w:author="Good, Jeffrey" w:date="2024-06-07T10:11:00Z">
        <w:r w:rsidR="005926B1">
          <w:rPr>
            <w:rFonts w:ascii="Times New Roman" w:hAnsi="Times New Roman" w:cs="Times New Roman"/>
            <w:sz w:val="24"/>
            <w:szCs w:val="24"/>
          </w:rPr>
          <w:t xml:space="preserve"> and </w:t>
        </w:r>
      </w:ins>
      <w:del w:id="162" w:author="Good, Jeffrey" w:date="2024-06-07T10:11:00Z">
        <w:r w:rsidR="00F726B3" w:rsidDel="005926B1">
          <w:rPr>
            <w:rFonts w:ascii="Times New Roman" w:hAnsi="Times New Roman" w:cs="Times New Roman"/>
            <w:sz w:val="24"/>
            <w:szCs w:val="24"/>
          </w:rPr>
          <w:delText xml:space="preserve">. </w:delText>
        </w:r>
      </w:del>
      <w:del w:id="163" w:author="Good, Jeffrey" w:date="2024-06-07T10:04:00Z">
        <w:r w:rsidR="00213DE4" w:rsidDel="009624B8">
          <w:rPr>
            <w:rFonts w:ascii="Times New Roman" w:hAnsi="Times New Roman" w:cs="Times New Roman"/>
            <w:sz w:val="24"/>
            <w:szCs w:val="24"/>
          </w:rPr>
          <w:delText xml:space="preserve">Although </w:delText>
        </w:r>
        <w:r w:rsidR="008C7672" w:rsidDel="009624B8">
          <w:rPr>
            <w:rFonts w:ascii="Times New Roman" w:hAnsi="Times New Roman" w:cs="Times New Roman"/>
            <w:sz w:val="24"/>
            <w:szCs w:val="24"/>
          </w:rPr>
          <w:delText>similar</w:delText>
        </w:r>
        <w:r w:rsidR="00213DE4" w:rsidDel="009624B8">
          <w:rPr>
            <w:rFonts w:ascii="Times New Roman" w:hAnsi="Times New Roman" w:cs="Times New Roman"/>
            <w:sz w:val="24"/>
            <w:szCs w:val="24"/>
          </w:rPr>
          <w:delText xml:space="preserve"> frequencies were observed among the</w:delText>
        </w:r>
        <w:r w:rsidR="008C7672" w:rsidDel="009624B8">
          <w:rPr>
            <w:rFonts w:ascii="Times New Roman" w:hAnsi="Times New Roman" w:cs="Times New Roman"/>
            <w:sz w:val="24"/>
            <w:szCs w:val="24"/>
          </w:rPr>
          <w:delText>se</w:delText>
        </w:r>
        <w:r w:rsidR="00213DE4" w:rsidDel="009624B8">
          <w:rPr>
            <w:rFonts w:ascii="Times New Roman" w:hAnsi="Times New Roman" w:cs="Times New Roman"/>
            <w:sz w:val="24"/>
            <w:szCs w:val="24"/>
          </w:rPr>
          <w:delText xml:space="preserve"> three most common trees</w:delText>
        </w:r>
        <w:r w:rsidR="00F726B3" w:rsidDel="009624B8">
          <w:rPr>
            <w:rFonts w:ascii="Times New Roman" w:hAnsi="Times New Roman" w:cs="Times New Roman"/>
            <w:sz w:val="24"/>
            <w:szCs w:val="24"/>
          </w:rPr>
          <w:delText xml:space="preserve">, it </w:delText>
        </w:r>
        <w:r w:rsidR="00213DE4" w:rsidDel="009624B8">
          <w:rPr>
            <w:rFonts w:ascii="Times New Roman" w:hAnsi="Times New Roman" w:cs="Times New Roman"/>
            <w:sz w:val="24"/>
            <w:szCs w:val="24"/>
          </w:rPr>
          <w:delText>is noteworthy</w:delText>
        </w:r>
        <w:r w:rsidR="00F726B3" w:rsidDel="009624B8">
          <w:rPr>
            <w:rFonts w:ascii="Times New Roman" w:hAnsi="Times New Roman" w:cs="Times New Roman"/>
            <w:sz w:val="24"/>
            <w:szCs w:val="24"/>
          </w:rPr>
          <w:delText xml:space="preserve"> that the topology robustly inferred from genes or UCEs was </w:delText>
        </w:r>
        <w:r w:rsidR="00213DE4" w:rsidDel="009624B8">
          <w:rPr>
            <w:rFonts w:ascii="Times New Roman" w:hAnsi="Times New Roman" w:cs="Times New Roman"/>
            <w:sz w:val="24"/>
            <w:szCs w:val="24"/>
          </w:rPr>
          <w:delText xml:space="preserve">not that common overall and </w:delText>
        </w:r>
        <w:r w:rsidR="00F726B3" w:rsidDel="009624B8">
          <w:rPr>
            <w:rFonts w:ascii="Times New Roman" w:hAnsi="Times New Roman" w:cs="Times New Roman"/>
            <w:sz w:val="24"/>
            <w:szCs w:val="24"/>
          </w:rPr>
          <w:delText xml:space="preserve">only the third most frequent topology among 10kb windows across the entire genome. This </w:delText>
        </w:r>
        <w:r w:rsidR="00213DE4" w:rsidDel="009624B8">
          <w:rPr>
            <w:rFonts w:ascii="Times New Roman" w:hAnsi="Times New Roman" w:cs="Times New Roman"/>
            <w:sz w:val="24"/>
            <w:szCs w:val="24"/>
          </w:rPr>
          <w:delText>underscores that while</w:delText>
        </w:r>
        <w:r w:rsidR="00F726B3" w:rsidDel="009624B8">
          <w:rPr>
            <w:rFonts w:ascii="Times New Roman" w:hAnsi="Times New Roman" w:cs="Times New Roman"/>
            <w:sz w:val="24"/>
            <w:szCs w:val="24"/>
          </w:rPr>
          <w:delText xml:space="preserve"> a single inferred species tree </w:delText>
        </w:r>
        <w:r w:rsidR="00213DE4" w:rsidDel="009624B8">
          <w:rPr>
            <w:rFonts w:ascii="Times New Roman" w:hAnsi="Times New Roman" w:cs="Times New Roman"/>
            <w:sz w:val="24"/>
            <w:szCs w:val="24"/>
          </w:rPr>
          <w:delText>may</w:delText>
        </w:r>
        <w:r w:rsidR="00AB65E3" w:rsidDel="009624B8">
          <w:rPr>
            <w:rFonts w:ascii="Times New Roman" w:hAnsi="Times New Roman" w:cs="Times New Roman"/>
            <w:sz w:val="24"/>
            <w:szCs w:val="24"/>
          </w:rPr>
          <w:delText xml:space="preserve"> </w:delText>
        </w:r>
        <w:r w:rsidR="00213DE4" w:rsidDel="009624B8">
          <w:rPr>
            <w:rFonts w:ascii="Times New Roman" w:hAnsi="Times New Roman" w:cs="Times New Roman"/>
            <w:sz w:val="24"/>
            <w:szCs w:val="24"/>
          </w:rPr>
          <w:delText xml:space="preserve">be </w:delText>
        </w:r>
        <w:r w:rsidR="00F726B3" w:rsidDel="009624B8">
          <w:rPr>
            <w:rFonts w:ascii="Times New Roman" w:hAnsi="Times New Roman" w:cs="Times New Roman"/>
            <w:sz w:val="24"/>
            <w:szCs w:val="24"/>
          </w:rPr>
          <w:delText xml:space="preserve">of </w:delText>
        </w:r>
        <w:r w:rsidR="00213DE4" w:rsidDel="009624B8">
          <w:rPr>
            <w:rFonts w:ascii="Times New Roman" w:hAnsi="Times New Roman" w:cs="Times New Roman"/>
            <w:sz w:val="24"/>
            <w:szCs w:val="24"/>
          </w:rPr>
          <w:delText>general interest when reconstructing</w:delText>
        </w:r>
        <w:r w:rsidR="00AB65E3" w:rsidDel="009624B8">
          <w:rPr>
            <w:rFonts w:ascii="Times New Roman" w:hAnsi="Times New Roman" w:cs="Times New Roman"/>
            <w:sz w:val="24"/>
            <w:szCs w:val="24"/>
          </w:rPr>
          <w:delText xml:space="preserve"> the</w:delText>
        </w:r>
        <w:r w:rsidR="00F726B3" w:rsidDel="009624B8">
          <w:rPr>
            <w:rFonts w:ascii="Times New Roman" w:hAnsi="Times New Roman" w:cs="Times New Roman"/>
            <w:sz w:val="24"/>
            <w:szCs w:val="24"/>
          </w:rPr>
          <w:delText xml:space="preserve"> speciation </w:delText>
        </w:r>
        <w:r w:rsidR="00213DE4" w:rsidDel="009624B8">
          <w:rPr>
            <w:rFonts w:ascii="Times New Roman" w:hAnsi="Times New Roman" w:cs="Times New Roman"/>
            <w:sz w:val="24"/>
            <w:szCs w:val="24"/>
          </w:rPr>
          <w:delText>history</w:delText>
        </w:r>
        <w:r w:rsidR="00F726B3" w:rsidDel="009624B8">
          <w:rPr>
            <w:rFonts w:ascii="Times New Roman" w:hAnsi="Times New Roman" w:cs="Times New Roman"/>
            <w:sz w:val="24"/>
            <w:szCs w:val="24"/>
          </w:rPr>
          <w:delText xml:space="preserve"> of a group, individual </w:delText>
        </w:r>
      </w:del>
      <w:del w:id="164" w:author="Good, Jeffrey" w:date="2024-06-06T14:50:00Z">
        <w:r w:rsidR="00F726B3" w:rsidDel="00AB3055">
          <w:rPr>
            <w:rFonts w:ascii="Times New Roman" w:hAnsi="Times New Roman" w:cs="Times New Roman"/>
            <w:sz w:val="24"/>
            <w:szCs w:val="24"/>
          </w:rPr>
          <w:delText xml:space="preserve">locus </w:delText>
        </w:r>
      </w:del>
      <w:del w:id="165" w:author="Good, Jeffrey" w:date="2024-06-06T14:51:00Z">
        <w:r w:rsidR="00F726B3" w:rsidDel="00AB3055">
          <w:rPr>
            <w:rFonts w:ascii="Times New Roman" w:hAnsi="Times New Roman" w:cs="Times New Roman"/>
            <w:sz w:val="24"/>
            <w:szCs w:val="24"/>
          </w:rPr>
          <w:delText xml:space="preserve">trees </w:delText>
        </w:r>
        <w:r w:rsidR="00213DE4" w:rsidDel="00AB3055">
          <w:rPr>
            <w:rFonts w:ascii="Times New Roman" w:hAnsi="Times New Roman" w:cs="Times New Roman"/>
            <w:sz w:val="24"/>
            <w:szCs w:val="24"/>
          </w:rPr>
          <w:delText xml:space="preserve">are likely to be more accurate </w:delText>
        </w:r>
        <w:r w:rsidR="00F726B3" w:rsidDel="00AB3055">
          <w:rPr>
            <w:rFonts w:ascii="Times New Roman" w:hAnsi="Times New Roman" w:cs="Times New Roman"/>
            <w:sz w:val="24"/>
            <w:szCs w:val="24"/>
          </w:rPr>
          <w:delText>when making inferences about the evolution of particular regions or features of the genome</w:delText>
        </w:r>
      </w:del>
      <w:del w:id="166" w:author="Good, Jeffrey" w:date="2024-06-07T10:04:00Z">
        <w:r w:rsidR="00F726B3" w:rsidDel="009624B8">
          <w:rPr>
            <w:rFonts w:ascii="Times New Roman" w:hAnsi="Times New Roman" w:cs="Times New Roman"/>
            <w:sz w:val="24"/>
            <w:szCs w:val="24"/>
          </w:rPr>
          <w:delText>.</w:delText>
        </w:r>
        <w:r w:rsidR="00804026" w:rsidDel="009624B8">
          <w:rPr>
            <w:rFonts w:ascii="Times New Roman" w:hAnsi="Times New Roman" w:cs="Times New Roman"/>
            <w:sz w:val="24"/>
            <w:szCs w:val="24"/>
          </w:rPr>
          <w:delText xml:space="preserve"> </w:delText>
        </w:r>
      </w:del>
      <w:ins w:id="167" w:author="Good, Jeffrey" w:date="2024-06-07T10:10:00Z">
        <w:r w:rsidR="005926B1">
          <w:rPr>
            <w:rFonts w:ascii="Times New Roman" w:hAnsi="Times New Roman" w:cs="Times New Roman"/>
            <w:sz w:val="24"/>
            <w:szCs w:val="24"/>
          </w:rPr>
          <w:t xml:space="preserve">underscores that a single inferred species tree </w:t>
        </w:r>
      </w:ins>
      <w:ins w:id="168" w:author="Good, Jeffrey" w:date="2024-06-07T10:11:00Z">
        <w:r w:rsidR="005926B1">
          <w:rPr>
            <w:rFonts w:ascii="Times New Roman" w:hAnsi="Times New Roman" w:cs="Times New Roman"/>
            <w:sz w:val="24"/>
            <w:szCs w:val="24"/>
          </w:rPr>
          <w:t xml:space="preserve">often </w:t>
        </w:r>
      </w:ins>
      <w:ins w:id="169" w:author="Good, Jeffrey" w:date="2024-06-07T10:10:00Z">
        <w:r w:rsidR="005926B1">
          <w:rPr>
            <w:rFonts w:ascii="Times New Roman" w:hAnsi="Times New Roman" w:cs="Times New Roman"/>
            <w:sz w:val="24"/>
            <w:szCs w:val="24"/>
          </w:rPr>
          <w:t>may not capture the history of individual regions of the genome.</w:t>
        </w:r>
      </w:ins>
      <w:ins w:id="170" w:author="Good, Jeffrey" w:date="2024-06-10T16:04:00Z">
        <w:r w:rsidR="00485CEA">
          <w:rPr>
            <w:rFonts w:ascii="Times New Roman" w:hAnsi="Times New Roman" w:cs="Times New Roman"/>
            <w:sz w:val="24"/>
            <w:szCs w:val="24"/>
          </w:rPr>
          <w:t xml:space="preserve"> </w:t>
        </w:r>
      </w:ins>
    </w:p>
    <w:p w14:paraId="08696E1D" w14:textId="7ED3457E" w:rsidR="007E554A" w:rsidRDefault="00F726B3" w:rsidP="001B16F4">
      <w:pPr>
        <w:spacing w:after="0"/>
        <w:ind w:firstLine="720"/>
        <w:jc w:val="both"/>
        <w:rPr>
          <w:rFonts w:ascii="Times New Roman" w:hAnsi="Times New Roman" w:cs="Times New Roman"/>
          <w:sz w:val="24"/>
          <w:szCs w:val="24"/>
        </w:rPr>
      </w:pPr>
      <w:commentRangeStart w:id="171"/>
      <w:del w:id="172" w:author="Good, Jeffrey" w:date="2024-06-07T12:52:00Z">
        <w:r w:rsidDel="00433355">
          <w:rPr>
            <w:rFonts w:ascii="Times New Roman" w:hAnsi="Times New Roman" w:cs="Times New Roman"/>
            <w:sz w:val="24"/>
            <w:szCs w:val="24"/>
          </w:rPr>
          <w:delText>W</w:delText>
        </w:r>
        <w:r w:rsidR="00645BBB" w:rsidDel="00433355">
          <w:rPr>
            <w:rFonts w:ascii="Times New Roman" w:hAnsi="Times New Roman" w:cs="Times New Roman"/>
            <w:sz w:val="24"/>
            <w:szCs w:val="24"/>
          </w:rPr>
          <w:delText>hile we</w:delText>
        </w:r>
        <w:r w:rsidR="00283689" w:rsidDel="00433355">
          <w:rPr>
            <w:rFonts w:ascii="Times New Roman" w:hAnsi="Times New Roman" w:cs="Times New Roman"/>
            <w:sz w:val="24"/>
            <w:szCs w:val="24"/>
          </w:rPr>
          <w:delText xml:space="preserve"> observed </w:delText>
        </w:r>
        <w:r w:rsidR="00283689" w:rsidRPr="00031896" w:rsidDel="00433355">
          <w:rPr>
            <w:rFonts w:ascii="Times New Roman" w:hAnsi="Times New Roman" w:cs="Times New Roman"/>
            <w:sz w:val="24"/>
            <w:szCs w:val="24"/>
          </w:rPr>
          <w:delText xml:space="preserve">no clear </w:delText>
        </w:r>
        <w:r w:rsidR="00283689" w:rsidDel="00433355">
          <w:rPr>
            <w:rFonts w:ascii="Times New Roman" w:hAnsi="Times New Roman" w:cs="Times New Roman"/>
            <w:sz w:val="24"/>
            <w:szCs w:val="24"/>
          </w:rPr>
          <w:delText xml:space="preserve">clustering of </w:delText>
        </w:r>
        <w:r w:rsidR="00283689" w:rsidRPr="00031896" w:rsidDel="00433355">
          <w:rPr>
            <w:rFonts w:ascii="Times New Roman" w:hAnsi="Times New Roman" w:cs="Times New Roman"/>
            <w:sz w:val="24"/>
            <w:szCs w:val="24"/>
          </w:rPr>
          <w:delText>topological structure</w:delText>
        </w:r>
        <w:r w:rsidR="006C1351" w:rsidDel="00433355">
          <w:rPr>
            <w:rFonts w:ascii="Times New Roman" w:hAnsi="Times New Roman" w:cs="Times New Roman"/>
            <w:sz w:val="24"/>
            <w:szCs w:val="24"/>
          </w:rPr>
          <w:delText>s</w:delText>
        </w:r>
        <w:r w:rsidR="00283689" w:rsidRPr="00031896" w:rsidDel="00433355">
          <w:rPr>
            <w:rFonts w:ascii="Times New Roman" w:hAnsi="Times New Roman" w:cs="Times New Roman"/>
            <w:sz w:val="24"/>
            <w:szCs w:val="24"/>
          </w:rPr>
          <w:delText xml:space="preserve"> along </w:delText>
        </w:r>
        <w:r w:rsidR="00283689" w:rsidDel="00433355">
          <w:rPr>
            <w:rFonts w:ascii="Times New Roman" w:hAnsi="Times New Roman" w:cs="Times New Roman"/>
            <w:sz w:val="24"/>
            <w:szCs w:val="24"/>
          </w:rPr>
          <w:delText xml:space="preserve">most </w:delText>
        </w:r>
        <w:r w:rsidR="00283689" w:rsidRPr="00031896" w:rsidDel="00433355">
          <w:rPr>
            <w:rFonts w:ascii="Times New Roman" w:hAnsi="Times New Roman" w:cs="Times New Roman"/>
            <w:sz w:val="24"/>
            <w:szCs w:val="24"/>
          </w:rPr>
          <w:delText>chromosome</w:delText>
        </w:r>
        <w:r w:rsidR="00283689" w:rsidDel="00433355">
          <w:rPr>
            <w:rFonts w:ascii="Times New Roman" w:hAnsi="Times New Roman" w:cs="Times New Roman"/>
            <w:sz w:val="24"/>
            <w:szCs w:val="24"/>
          </w:rPr>
          <w:delText>s</w:delText>
        </w:r>
        <w:r w:rsidR="00283689" w:rsidRPr="00031896" w:rsidDel="00433355">
          <w:rPr>
            <w:rFonts w:ascii="Times New Roman" w:hAnsi="Times New Roman" w:cs="Times New Roman"/>
            <w:sz w:val="24"/>
            <w:szCs w:val="24"/>
          </w:rPr>
          <w:delText xml:space="preserve"> (</w:delText>
        </w:r>
        <w:r w:rsidR="00283689" w:rsidRPr="008462C6" w:rsidDel="00433355">
          <w:rPr>
            <w:rFonts w:ascii="Times New Roman" w:hAnsi="Times New Roman" w:cs="Times New Roman"/>
            <w:i/>
            <w:iCs/>
            <w:sz w:val="24"/>
            <w:szCs w:val="24"/>
          </w:rPr>
          <w:delText>e.g.</w:delText>
        </w:r>
        <w:r w:rsidR="00283689" w:rsidDel="00433355">
          <w:rPr>
            <w:rFonts w:ascii="Times New Roman" w:hAnsi="Times New Roman" w:cs="Times New Roman"/>
            <w:sz w:val="24"/>
            <w:szCs w:val="24"/>
          </w:rPr>
          <w:delText xml:space="preserve">, </w:delText>
        </w:r>
        <w:r w:rsidR="00283689" w:rsidRPr="00031896" w:rsidDel="00433355">
          <w:rPr>
            <w:rFonts w:ascii="Times New Roman" w:hAnsi="Times New Roman" w:cs="Times New Roman"/>
            <w:sz w:val="24"/>
            <w:szCs w:val="24"/>
          </w:rPr>
          <w:delText>Fig</w:delText>
        </w:r>
        <w:r w:rsidR="00283689" w:rsidDel="00433355">
          <w:rPr>
            <w:rFonts w:ascii="Times New Roman" w:hAnsi="Times New Roman" w:cs="Times New Roman"/>
            <w:sz w:val="24"/>
            <w:szCs w:val="24"/>
          </w:rPr>
          <w:delText>.</w:delText>
        </w:r>
        <w:r w:rsidR="00283689" w:rsidRPr="00031896" w:rsidDel="00433355">
          <w:rPr>
            <w:rFonts w:ascii="Times New Roman" w:hAnsi="Times New Roman" w:cs="Times New Roman"/>
            <w:sz w:val="24"/>
            <w:szCs w:val="24"/>
          </w:rPr>
          <w:delText xml:space="preserve"> </w:delText>
        </w:r>
        <w:r w:rsidR="00283689" w:rsidDel="00433355">
          <w:rPr>
            <w:rFonts w:ascii="Times New Roman" w:hAnsi="Times New Roman" w:cs="Times New Roman"/>
            <w:sz w:val="24"/>
            <w:szCs w:val="24"/>
          </w:rPr>
          <w:delText>3</w:delText>
        </w:r>
        <w:r w:rsidR="00283689" w:rsidRPr="00031896" w:rsidDel="00433355">
          <w:rPr>
            <w:rFonts w:ascii="Times New Roman" w:hAnsi="Times New Roman" w:cs="Times New Roman"/>
            <w:sz w:val="24"/>
            <w:szCs w:val="24"/>
          </w:rPr>
          <w:delText>C)</w:delText>
        </w:r>
        <w:r w:rsidR="00645BBB" w:rsidDel="00433355">
          <w:rPr>
            <w:rFonts w:ascii="Times New Roman" w:hAnsi="Times New Roman" w:cs="Times New Roman"/>
            <w:sz w:val="24"/>
            <w:szCs w:val="24"/>
          </w:rPr>
          <w:delText>,</w:delText>
        </w:r>
        <w:r w:rsidR="00283689" w:rsidDel="00433355">
          <w:rPr>
            <w:rFonts w:ascii="Times New Roman" w:hAnsi="Times New Roman" w:cs="Times New Roman"/>
            <w:sz w:val="24"/>
            <w:szCs w:val="24"/>
          </w:rPr>
          <w:delText xml:space="preserve"> we found that </w:delText>
        </w:r>
      </w:del>
      <w:del w:id="173" w:author="Good, Jeffrey" w:date="2024-06-06T14:51:00Z">
        <w:r w:rsidR="00645BBB" w:rsidDel="004E19EF">
          <w:rPr>
            <w:rFonts w:ascii="Times New Roman" w:hAnsi="Times New Roman" w:cs="Times New Roman"/>
            <w:sz w:val="24"/>
            <w:szCs w:val="24"/>
          </w:rPr>
          <w:delText xml:space="preserve">this </w:delText>
        </w:r>
      </w:del>
      <w:del w:id="174" w:author="Good, Jeffrey" w:date="2024-06-07T12:52:00Z">
        <w:r w:rsidR="00645BBB" w:rsidDel="00433355">
          <w:rPr>
            <w:rFonts w:ascii="Times New Roman" w:hAnsi="Times New Roman" w:cs="Times New Roman"/>
            <w:sz w:val="24"/>
            <w:szCs w:val="24"/>
          </w:rPr>
          <w:delText xml:space="preserve">enormous range of </w:delText>
        </w:r>
        <w:r w:rsidR="00283689" w:rsidRPr="00031896" w:rsidDel="00433355">
          <w:rPr>
            <w:rFonts w:ascii="Times New Roman" w:hAnsi="Times New Roman" w:cs="Times New Roman"/>
            <w:sz w:val="24"/>
            <w:szCs w:val="24"/>
          </w:rPr>
          <w:delText>phylogen</w:delText>
        </w:r>
        <w:r w:rsidR="00645BBB" w:rsidDel="00433355">
          <w:rPr>
            <w:rFonts w:ascii="Times New Roman" w:hAnsi="Times New Roman" w:cs="Times New Roman"/>
            <w:sz w:val="24"/>
            <w:szCs w:val="24"/>
          </w:rPr>
          <w:delText>etic variation was</w:delText>
        </w:r>
        <w:r w:rsidR="00283689" w:rsidRPr="00031896" w:rsidDel="00433355">
          <w:rPr>
            <w:rFonts w:ascii="Times New Roman" w:hAnsi="Times New Roman" w:cs="Times New Roman"/>
            <w:sz w:val="24"/>
            <w:szCs w:val="24"/>
          </w:rPr>
          <w:delText xml:space="preserve"> not randomly distributed </w:delText>
        </w:r>
        <w:r w:rsidR="006C1351" w:rsidDel="00433355">
          <w:rPr>
            <w:rFonts w:ascii="Times New Roman" w:hAnsi="Times New Roman" w:cs="Times New Roman"/>
            <w:sz w:val="24"/>
            <w:szCs w:val="24"/>
          </w:rPr>
          <w:delText>within</w:delText>
        </w:r>
        <w:r w:rsidR="006C1351" w:rsidRPr="00031896" w:rsidDel="00433355">
          <w:rPr>
            <w:rFonts w:ascii="Times New Roman" w:hAnsi="Times New Roman" w:cs="Times New Roman"/>
            <w:sz w:val="24"/>
            <w:szCs w:val="24"/>
          </w:rPr>
          <w:delText xml:space="preserve"> </w:delText>
        </w:r>
        <w:r w:rsidR="00283689" w:rsidRPr="00031896" w:rsidDel="00433355">
          <w:rPr>
            <w:rFonts w:ascii="Times New Roman" w:hAnsi="Times New Roman" w:cs="Times New Roman"/>
            <w:sz w:val="24"/>
            <w:szCs w:val="24"/>
          </w:rPr>
          <w:delText>chromosomes.</w:delText>
        </w:r>
        <w:r w:rsidR="00645BBB" w:rsidDel="00433355">
          <w:rPr>
            <w:rFonts w:ascii="Times New Roman" w:hAnsi="Times New Roman" w:cs="Times New Roman"/>
            <w:sz w:val="24"/>
            <w:szCs w:val="24"/>
          </w:rPr>
          <w:delText xml:space="preserve"> </w:delText>
        </w:r>
      </w:del>
      <w:ins w:id="175" w:author="Good, Jeffrey" w:date="2024-06-06T14:52:00Z">
        <w:r w:rsidR="004E19EF">
          <w:rPr>
            <w:rFonts w:ascii="Times New Roman" w:hAnsi="Times New Roman" w:cs="Times New Roman"/>
            <w:sz w:val="24"/>
            <w:szCs w:val="24"/>
          </w:rPr>
          <w:t xml:space="preserve">Given the fundamental </w:t>
        </w:r>
      </w:ins>
      <w:commentRangeEnd w:id="171"/>
      <w:ins w:id="176" w:author="Good, Jeffrey" w:date="2024-06-07T12:53:00Z">
        <w:r w:rsidR="00433355">
          <w:rPr>
            <w:rStyle w:val="CommentReference"/>
          </w:rPr>
          <w:commentReference w:id="171"/>
        </w:r>
      </w:ins>
      <w:ins w:id="177" w:author="Good, Jeffrey" w:date="2024-06-06T14:52:00Z">
        <w:r w:rsidR="004E19EF">
          <w:rPr>
            <w:rFonts w:ascii="Times New Roman" w:hAnsi="Times New Roman" w:cs="Times New Roman"/>
            <w:sz w:val="24"/>
            <w:szCs w:val="24"/>
          </w:rPr>
          <w:t xml:space="preserve">role that recombination </w:t>
        </w:r>
      </w:ins>
      <w:ins w:id="178" w:author="Good, Jeffrey" w:date="2024-06-07T12:09:00Z">
        <w:r w:rsidR="00B63FFD">
          <w:rPr>
            <w:rFonts w:ascii="Times New Roman" w:hAnsi="Times New Roman" w:cs="Times New Roman"/>
            <w:sz w:val="24"/>
            <w:szCs w:val="24"/>
          </w:rPr>
          <w:t>should play</w:t>
        </w:r>
      </w:ins>
      <w:ins w:id="179" w:author="Good, Jeffrey" w:date="2024-06-06T14:52:00Z">
        <w:r w:rsidR="004E19EF">
          <w:rPr>
            <w:rFonts w:ascii="Times New Roman" w:hAnsi="Times New Roman" w:cs="Times New Roman"/>
            <w:sz w:val="24"/>
            <w:szCs w:val="24"/>
          </w:rPr>
          <w:t xml:space="preserve"> in </w:t>
        </w:r>
      </w:ins>
      <w:ins w:id="180" w:author="Good, Jeffrey" w:date="2024-06-07T10:23:00Z">
        <w:r w:rsidR="00F74E20">
          <w:rPr>
            <w:rFonts w:ascii="Times New Roman" w:hAnsi="Times New Roman" w:cs="Times New Roman"/>
            <w:sz w:val="24"/>
            <w:szCs w:val="24"/>
          </w:rPr>
          <w:t xml:space="preserve">shaping </w:t>
        </w:r>
      </w:ins>
      <w:ins w:id="181" w:author="Good, Jeffrey" w:date="2024-06-06T14:53:00Z">
        <w:r w:rsidR="004E19EF">
          <w:rPr>
            <w:rFonts w:ascii="Times New Roman" w:hAnsi="Times New Roman" w:cs="Times New Roman"/>
            <w:sz w:val="24"/>
            <w:szCs w:val="24"/>
          </w:rPr>
          <w:t xml:space="preserve">patterns of </w:t>
        </w:r>
      </w:ins>
      <w:ins w:id="182" w:author="Good, Jeffrey" w:date="2024-06-07T12:56:00Z">
        <w:r w:rsidR="00364964">
          <w:rPr>
            <w:rFonts w:ascii="Times New Roman" w:hAnsi="Times New Roman" w:cs="Times New Roman"/>
            <w:sz w:val="24"/>
            <w:szCs w:val="24"/>
          </w:rPr>
          <w:t>genetic variation within genomes</w:t>
        </w:r>
      </w:ins>
      <w:ins w:id="183" w:author="Good, Jeffrey" w:date="2024-06-06T14:53:00Z">
        <w:r w:rsidR="004E19EF">
          <w:rPr>
            <w:rFonts w:ascii="Times New Roman" w:hAnsi="Times New Roman" w:cs="Times New Roman"/>
            <w:sz w:val="24"/>
            <w:szCs w:val="24"/>
          </w:rPr>
          <w:t>, it is rea</w:t>
        </w:r>
      </w:ins>
      <w:ins w:id="184" w:author="Good, Jeffrey" w:date="2024-06-06T14:54:00Z">
        <w:r w:rsidR="004E19EF">
          <w:rPr>
            <w:rFonts w:ascii="Times New Roman" w:hAnsi="Times New Roman" w:cs="Times New Roman"/>
            <w:sz w:val="24"/>
            <w:szCs w:val="24"/>
          </w:rPr>
          <w:t xml:space="preserve">sonable to assume that </w:t>
        </w:r>
      </w:ins>
      <w:ins w:id="185" w:author="Good, Jeffrey" w:date="2024-06-06T14:55:00Z">
        <w:r w:rsidR="004E19EF">
          <w:rPr>
            <w:rFonts w:ascii="Times New Roman" w:hAnsi="Times New Roman" w:cs="Times New Roman"/>
            <w:sz w:val="24"/>
            <w:szCs w:val="24"/>
          </w:rPr>
          <w:t xml:space="preserve">patterns of ILS should </w:t>
        </w:r>
      </w:ins>
      <w:ins w:id="186" w:author="Good, Jeffrey" w:date="2024-06-06T14:56:00Z">
        <w:r w:rsidR="004E19EF">
          <w:rPr>
            <w:rFonts w:ascii="Times New Roman" w:hAnsi="Times New Roman" w:cs="Times New Roman"/>
            <w:sz w:val="24"/>
            <w:szCs w:val="24"/>
          </w:rPr>
          <w:t xml:space="preserve">be broadly shaped by </w:t>
        </w:r>
      </w:ins>
      <w:ins w:id="187" w:author="Good, Jeffrey" w:date="2024-06-07T12:09:00Z">
        <w:r w:rsidR="00B63FFD">
          <w:rPr>
            <w:rFonts w:ascii="Times New Roman" w:hAnsi="Times New Roman" w:cs="Times New Roman"/>
            <w:sz w:val="24"/>
            <w:szCs w:val="24"/>
          </w:rPr>
          <w:t xml:space="preserve">local </w:t>
        </w:r>
      </w:ins>
      <w:ins w:id="188" w:author="Good, Jeffrey" w:date="2024-06-06T14:55:00Z">
        <w:r w:rsidR="004E19EF">
          <w:rPr>
            <w:rFonts w:ascii="Times New Roman" w:hAnsi="Times New Roman" w:cs="Times New Roman"/>
            <w:sz w:val="24"/>
            <w:szCs w:val="24"/>
          </w:rPr>
          <w:t xml:space="preserve">recombination </w:t>
        </w:r>
      </w:ins>
      <w:ins w:id="189" w:author="Good, Jeffrey" w:date="2024-06-06T14:56:00Z">
        <w:r w:rsidR="004E19EF">
          <w:rPr>
            <w:rFonts w:ascii="Times New Roman" w:hAnsi="Times New Roman" w:cs="Times New Roman"/>
            <w:sz w:val="24"/>
            <w:szCs w:val="24"/>
          </w:rPr>
          <w:t>rate.</w:t>
        </w:r>
      </w:ins>
      <w:ins w:id="190" w:author="Good, Jeffrey" w:date="2024-06-07T12:13:00Z">
        <w:r w:rsidR="00B63FFD">
          <w:rPr>
            <w:rFonts w:ascii="Times New Roman" w:hAnsi="Times New Roman" w:cs="Times New Roman"/>
            <w:sz w:val="24"/>
            <w:szCs w:val="24"/>
          </w:rPr>
          <w:t xml:space="preserve"> </w:t>
        </w:r>
      </w:ins>
      <w:del w:id="191" w:author="Thomas, Gregg [2]" w:date="2024-05-09T12:27:00Z">
        <w:r w:rsidR="00645BBB" w:rsidDel="00BF633A">
          <w:rPr>
            <w:rFonts w:ascii="Times New Roman" w:hAnsi="Times New Roman" w:cs="Times New Roman"/>
            <w:sz w:val="24"/>
            <w:szCs w:val="24"/>
          </w:rPr>
          <w:delText>Perhaps surprising</w:delText>
        </w:r>
        <w:r w:rsidR="00086687" w:rsidDel="00BF633A">
          <w:rPr>
            <w:rFonts w:ascii="Times New Roman" w:hAnsi="Times New Roman" w:cs="Times New Roman"/>
            <w:sz w:val="24"/>
            <w:szCs w:val="24"/>
          </w:rPr>
          <w:delText>ly</w:delText>
        </w:r>
        <w:r w:rsidR="00645BBB" w:rsidDel="00BF633A">
          <w:rPr>
            <w:rFonts w:ascii="Times New Roman" w:hAnsi="Times New Roman" w:cs="Times New Roman"/>
            <w:sz w:val="24"/>
            <w:szCs w:val="24"/>
          </w:rPr>
          <w:delText>, we</w:delText>
        </w:r>
      </w:del>
      <w:ins w:id="192" w:author="Thomas, Gregg [2]" w:date="2024-05-09T12:27:00Z">
        <w:del w:id="193" w:author="Good, Jeffrey" w:date="2024-06-06T14:56:00Z">
          <w:r w:rsidR="00BF633A" w:rsidDel="004E19EF">
            <w:rPr>
              <w:rFonts w:ascii="Times New Roman" w:hAnsi="Times New Roman" w:cs="Times New Roman"/>
              <w:sz w:val="24"/>
              <w:szCs w:val="24"/>
            </w:rPr>
            <w:delText>W</w:delText>
          </w:r>
        </w:del>
      </w:ins>
      <w:ins w:id="194" w:author="Good, Jeffrey" w:date="2024-06-07T12:13:00Z">
        <w:r w:rsidR="00B63FFD">
          <w:rPr>
            <w:rFonts w:ascii="Times New Roman" w:hAnsi="Times New Roman" w:cs="Times New Roman"/>
            <w:sz w:val="24"/>
            <w:szCs w:val="24"/>
          </w:rPr>
          <w:t>W</w:t>
        </w:r>
      </w:ins>
      <w:ins w:id="195" w:author="Thomas, Gregg [2]" w:date="2024-05-09T12:27:00Z">
        <w:r w:rsidR="00BF633A">
          <w:rPr>
            <w:rFonts w:ascii="Times New Roman" w:hAnsi="Times New Roman" w:cs="Times New Roman"/>
            <w:sz w:val="24"/>
            <w:szCs w:val="24"/>
          </w:rPr>
          <w:t>e</w:t>
        </w:r>
      </w:ins>
      <w:r w:rsidR="00645BBB">
        <w:rPr>
          <w:rFonts w:ascii="Times New Roman" w:hAnsi="Times New Roman" w:cs="Times New Roman"/>
          <w:sz w:val="24"/>
          <w:szCs w:val="24"/>
        </w:rPr>
        <w:t xml:space="preserve"> did not observe </w:t>
      </w:r>
      <w:r>
        <w:rPr>
          <w:rFonts w:ascii="Times New Roman" w:hAnsi="Times New Roman" w:cs="Times New Roman"/>
          <w:sz w:val="24"/>
          <w:szCs w:val="24"/>
        </w:rPr>
        <w:t xml:space="preserve">a </w:t>
      </w:r>
      <w:ins w:id="196" w:author="Good, Jeffrey" w:date="2024-06-07T10:30:00Z">
        <w:r w:rsidR="00F74E20">
          <w:rPr>
            <w:rFonts w:ascii="Times New Roman" w:hAnsi="Times New Roman" w:cs="Times New Roman"/>
            <w:sz w:val="24"/>
            <w:szCs w:val="24"/>
          </w:rPr>
          <w:t xml:space="preserve">clear </w:t>
        </w:r>
      </w:ins>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ins w:id="197" w:author="Good, Jeffrey" w:date="2024-06-07T12:14:00Z">
        <w:r w:rsidR="00B63FFD">
          <w:rPr>
            <w:rFonts w:ascii="Times New Roman" w:hAnsi="Times New Roman" w:cs="Times New Roman"/>
            <w:sz w:val="24"/>
            <w:szCs w:val="24"/>
          </w:rPr>
          <w:t xml:space="preserve">local </w:t>
        </w:r>
      </w:ins>
      <w:del w:id="198" w:author="Good, Jeffrey" w:date="2024-06-07T12:09:00Z">
        <w:r w:rsidR="00213DE4" w:rsidDel="00B63FFD">
          <w:rPr>
            <w:rFonts w:ascii="Times New Roman" w:hAnsi="Times New Roman" w:cs="Times New Roman"/>
            <w:sz w:val="24"/>
            <w:szCs w:val="24"/>
          </w:rPr>
          <w:delText xml:space="preserve">local </w:delText>
        </w:r>
      </w:del>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ins w:id="199" w:author="Good, Jeffrey" w:date="2024-06-07T12:15:00Z">
        <w:r w:rsidR="00B63FFD">
          <w:rPr>
            <w:rFonts w:ascii="Times New Roman" w:hAnsi="Times New Roman" w:cs="Times New Roman"/>
            <w:sz w:val="24"/>
            <w:szCs w:val="24"/>
          </w:rPr>
          <w:t xml:space="preserve"> </w:t>
        </w:r>
      </w:ins>
      <w:del w:id="200" w:author="Good, Jeffrey" w:date="2024-06-07T12:15:00Z">
        <w:r w:rsidR="00167C33" w:rsidDel="00B63FFD">
          <w:rPr>
            <w:rFonts w:ascii="Times New Roman" w:hAnsi="Times New Roman" w:cs="Times New Roman"/>
            <w:sz w:val="24"/>
            <w:szCs w:val="24"/>
          </w:rPr>
          <w:delText xml:space="preserve"> </w:delText>
        </w:r>
      </w:del>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lastRenderedPageBreak/>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ins w:id="201" w:author="Good, Jeffrey" w:date="2024-06-07T12:15:00Z">
        <w:r w:rsidR="00B63FFD">
          <w:rPr>
            <w:rFonts w:ascii="Times New Roman" w:hAnsi="Times New Roman" w:cs="Times New Roman"/>
            <w:sz w:val="24"/>
            <w:szCs w:val="24"/>
          </w:rPr>
          <w:t xml:space="preserve"> (</w:t>
        </w:r>
      </w:ins>
      <w:ins w:id="202" w:author="Good, Jeffrey" w:date="2024-06-07T12:53:00Z">
        <w:r w:rsidR="00433355">
          <w:rPr>
            <w:rFonts w:ascii="Times New Roman" w:hAnsi="Times New Roman" w:cs="Times New Roman"/>
            <w:sz w:val="24"/>
            <w:szCs w:val="24"/>
          </w:rPr>
          <w:t xml:space="preserve">i.e., phylogenetic similarity over </w:t>
        </w:r>
      </w:ins>
      <w:ins w:id="203" w:author="Good, Jeffrey" w:date="2024-06-07T12:15:00Z">
        <w:r w:rsidR="00B63FFD">
          <w:rPr>
            <w:rFonts w:ascii="Times New Roman" w:hAnsi="Times New Roman" w:cs="Times New Roman"/>
            <w:sz w:val="24"/>
            <w:szCs w:val="24"/>
          </w:rPr>
          <w:t>5 Mb intervals)</w:t>
        </w:r>
      </w:ins>
      <w:ins w:id="204" w:author="Good, Jeffrey" w:date="2024-06-07T12:54:00Z">
        <w:r w:rsidR="00364964">
          <w:rPr>
            <w:rFonts w:ascii="Times New Roman" w:hAnsi="Times New Roman" w:cs="Times New Roman"/>
            <w:sz w:val="24"/>
            <w:szCs w:val="24"/>
          </w:rPr>
          <w:t xml:space="preserve">. However, </w:t>
        </w:r>
      </w:ins>
      <w:ins w:id="205" w:author="Good, Jeffrey" w:date="2024-06-07T12:16:00Z">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ins>
      <w:ins w:id="206" w:author="Good, Jeffrey" w:date="2024-06-07T12:43:00Z">
        <w:r w:rsidR="00433355">
          <w:rPr>
            <w:rFonts w:ascii="Times New Roman" w:hAnsi="Times New Roman" w:cs="Times New Roman"/>
            <w:sz w:val="24"/>
            <w:szCs w:val="24"/>
          </w:rPr>
          <w:t xml:space="preserve">that regions of </w:t>
        </w:r>
      </w:ins>
      <w:ins w:id="207" w:author="Good, Jeffrey" w:date="2024-06-07T12:44:00Z">
        <w:r w:rsidR="00433355">
          <w:rPr>
            <w:rFonts w:ascii="Times New Roman" w:hAnsi="Times New Roman" w:cs="Times New Roman"/>
            <w:sz w:val="24"/>
            <w:szCs w:val="24"/>
          </w:rPr>
          <w:t>high</w:t>
        </w:r>
      </w:ins>
      <w:ins w:id="208" w:author="Good, Jeffrey" w:date="2024-06-07T12:16:00Z">
        <w:r w:rsidR="00B63FFD">
          <w:rPr>
            <w:rFonts w:ascii="Times New Roman" w:hAnsi="Times New Roman" w:cs="Times New Roman"/>
            <w:sz w:val="24"/>
            <w:szCs w:val="24"/>
          </w:rPr>
          <w:t xml:space="preserve"> recombination rate </w:t>
        </w:r>
      </w:ins>
      <w:ins w:id="209" w:author="Good, Jeffrey" w:date="2024-06-07T12:44:00Z">
        <w:r w:rsidR="00433355">
          <w:rPr>
            <w:rFonts w:ascii="Times New Roman" w:hAnsi="Times New Roman" w:cs="Times New Roman"/>
            <w:sz w:val="24"/>
            <w:szCs w:val="24"/>
          </w:rPr>
          <w:t xml:space="preserve">tended to me more discordant with </w:t>
        </w:r>
      </w:ins>
      <w:ins w:id="210" w:author="Good, Jeffrey" w:date="2024-06-07T12:16:00Z">
        <w:r w:rsidR="00B63FFD">
          <w:rPr>
            <w:rFonts w:ascii="Times New Roman" w:hAnsi="Times New Roman" w:cs="Times New Roman"/>
            <w:sz w:val="24"/>
            <w:szCs w:val="24"/>
          </w:rPr>
          <w:t xml:space="preserve">the inferred species tree, in line with </w:t>
        </w:r>
      </w:ins>
      <w:ins w:id="211" w:author="Good, Jeffrey" w:date="2024-06-07T12:48:00Z">
        <w:r w:rsidR="00433355">
          <w:rPr>
            <w:rFonts w:ascii="Times New Roman" w:hAnsi="Times New Roman" w:cs="Times New Roman"/>
            <w:sz w:val="24"/>
            <w:szCs w:val="24"/>
          </w:rPr>
          <w:t>findings</w:t>
        </w:r>
      </w:ins>
      <w:ins w:id="212" w:author="Good, Jeffrey" w:date="2024-06-07T12:16:00Z">
        <w:r w:rsidR="00B63FFD">
          <w:rPr>
            <w:rFonts w:ascii="Times New Roman" w:hAnsi="Times New Roman" w:cs="Times New Roman"/>
            <w:sz w:val="24"/>
            <w:szCs w:val="24"/>
          </w:rPr>
          <w:t xml:space="preserve"> in 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MTM7IEZvbGV5IGV0IGFsLiAyMDIzOyBSaXZhcy1Hb256YWxleiBldCBhbC4gMjAyMyk8L0Rpc3Bs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==
</w:fldData>
          </w:fldChar>
        </w:r>
      </w:ins>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MTM7IEZvbGV5IGV0IGFsLiAyMDIzOyBSaXZhcy1Hb256YWxleiBldCBhbC4gMjAyMyk8L0Rpc3Bs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==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ins w:id="213" w:author="Good, Jeffrey" w:date="2024-06-07T12:16:00Z">
        <w:r w:rsidR="00B63FFD">
          <w:rPr>
            <w:rFonts w:ascii="Times New Roman" w:hAnsi="Times New Roman" w:cs="Times New Roman"/>
            <w:sz w:val="24"/>
            <w:szCs w:val="24"/>
          </w:rPr>
          <w:fldChar w:fldCharType="separate"/>
        </w:r>
      </w:ins>
      <w:r w:rsidR="00E60B2F">
        <w:rPr>
          <w:rFonts w:ascii="Times New Roman" w:hAnsi="Times New Roman" w:cs="Times New Roman"/>
          <w:noProof/>
          <w:sz w:val="24"/>
          <w:szCs w:val="24"/>
        </w:rPr>
        <w:t>(Pease and Hahn 2013; Foley et al. 2023; Rivas-Gonzalez et al. 2023)</w:t>
      </w:r>
      <w:ins w:id="214" w:author="Good, Jeffrey" w:date="2024-06-07T12:16:00Z">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ins>
      <w:del w:id="215" w:author="Good, Jeffrey" w:date="2024-06-07T11:48:00Z">
        <w:r w:rsidR="00213DE4" w:rsidDel="007E554A">
          <w:rPr>
            <w:rFonts w:ascii="Times New Roman" w:hAnsi="Times New Roman" w:cs="Times New Roman"/>
            <w:sz w:val="24"/>
            <w:szCs w:val="24"/>
          </w:rPr>
          <w:delText xml:space="preserve">, suggesting that </w:delText>
        </w:r>
        <w:r w:rsidR="00086687" w:rsidDel="007E554A">
          <w:rPr>
            <w:rFonts w:ascii="Times New Roman" w:hAnsi="Times New Roman" w:cs="Times New Roman"/>
            <w:sz w:val="24"/>
            <w:szCs w:val="24"/>
          </w:rPr>
          <w:delText>recombination rate</w:delText>
        </w:r>
        <w:r w:rsidR="00804026" w:rsidRPr="00031896" w:rsidDel="007E554A">
          <w:rPr>
            <w:rFonts w:ascii="Times New Roman" w:hAnsi="Times New Roman" w:cs="Times New Roman"/>
            <w:sz w:val="24"/>
            <w:szCs w:val="24"/>
          </w:rPr>
          <w:delText xml:space="preserve"> </w:delText>
        </w:r>
        <w:r w:rsidR="00213DE4" w:rsidDel="007E554A">
          <w:rPr>
            <w:rFonts w:ascii="Times New Roman" w:hAnsi="Times New Roman" w:cs="Times New Roman"/>
            <w:sz w:val="24"/>
            <w:szCs w:val="24"/>
          </w:rPr>
          <w:delText xml:space="preserve">may often </w:delText>
        </w:r>
        <w:r w:rsidR="00804026" w:rsidRPr="00031896" w:rsidDel="007E554A">
          <w:rPr>
            <w:rFonts w:ascii="Times New Roman" w:hAnsi="Times New Roman" w:cs="Times New Roman"/>
            <w:sz w:val="24"/>
            <w:szCs w:val="24"/>
          </w:rPr>
          <w:delText>evolve</w:delText>
        </w:r>
        <w:r w:rsidR="00804026" w:rsidDel="007E554A">
          <w:rPr>
            <w:rFonts w:ascii="Times New Roman" w:hAnsi="Times New Roman" w:cs="Times New Roman"/>
            <w:sz w:val="24"/>
            <w:szCs w:val="24"/>
          </w:rPr>
          <w:delText xml:space="preserve"> </w:delText>
        </w:r>
        <w:r w:rsidR="00583F62" w:rsidDel="007E554A">
          <w:rPr>
            <w:rFonts w:ascii="Times New Roman" w:hAnsi="Times New Roman" w:cs="Times New Roman"/>
            <w:sz w:val="24"/>
            <w:szCs w:val="24"/>
          </w:rPr>
          <w:delText xml:space="preserve">sufficiently </w:delText>
        </w:r>
        <w:r w:rsidR="00804026" w:rsidDel="007E554A">
          <w:rPr>
            <w:rFonts w:ascii="Times New Roman" w:hAnsi="Times New Roman" w:cs="Times New Roman"/>
            <w:sz w:val="24"/>
            <w:szCs w:val="24"/>
          </w:rPr>
          <w:delText>quickly</w:delText>
        </w:r>
      </w:del>
      <w:ins w:id="216" w:author="Thomas, Gregg [2]" w:date="2024-04-09T12:11:00Z">
        <w:del w:id="217" w:author="Good, Jeffrey" w:date="2024-06-06T10:38:00Z">
          <w:r w:rsidR="00375F5F" w:rsidDel="00445D61">
            <w:rPr>
              <w:rFonts w:ascii="Times New Roman" w:hAnsi="Times New Roman" w:cs="Times New Roman"/>
              <w:sz w:val="24"/>
              <w:szCs w:val="24"/>
            </w:rPr>
            <w:delText>, both within and between lineages,</w:delText>
          </w:r>
        </w:del>
      </w:ins>
      <w:del w:id="218" w:author="Good, Jeffrey" w:date="2024-06-07T11:48:00Z">
        <w:r w:rsidR="00583F62" w:rsidDel="007E554A">
          <w:rPr>
            <w:rFonts w:ascii="Times New Roman" w:hAnsi="Times New Roman" w:cs="Times New Roman"/>
            <w:sz w:val="24"/>
            <w:szCs w:val="24"/>
          </w:rPr>
          <w:delText xml:space="preserve"> </w:delText>
        </w:r>
      </w:del>
      <w:ins w:id="219" w:author="Thomas, Gregg [2]" w:date="2024-05-09T15:53:00Z">
        <w:del w:id="220" w:author="Good, Jeffrey" w:date="2024-06-07T11:48:00Z">
          <w:r w:rsidR="003543C6" w:rsidDel="007E554A">
            <w:rPr>
              <w:rFonts w:ascii="Times New Roman" w:hAnsi="Times New Roman" w:cs="Times New Roman"/>
              <w:sz w:val="24"/>
              <w:szCs w:val="24"/>
            </w:rPr>
            <w:delText xml:space="preserve">such </w:delText>
          </w:r>
        </w:del>
      </w:ins>
      <w:del w:id="221" w:author="Good, Jeffrey" w:date="2024-06-07T11:48:00Z">
        <w:r w:rsidR="00583F62" w:rsidDel="007E554A">
          <w:rPr>
            <w:rFonts w:ascii="Times New Roman" w:hAnsi="Times New Roman" w:cs="Times New Roman"/>
            <w:sz w:val="24"/>
            <w:szCs w:val="24"/>
          </w:rPr>
          <w:delText xml:space="preserve">that contemporary estimates </w:delText>
        </w:r>
        <w:r w:rsidR="00170904" w:rsidDel="007E554A">
          <w:rPr>
            <w:rFonts w:ascii="Times New Roman" w:hAnsi="Times New Roman" w:cs="Times New Roman"/>
            <w:sz w:val="24"/>
            <w:szCs w:val="24"/>
          </w:rPr>
          <w:delText>do</w:delText>
        </w:r>
        <w:r w:rsidR="00583F62" w:rsidDel="007E554A">
          <w:rPr>
            <w:rFonts w:ascii="Times New Roman" w:hAnsi="Times New Roman" w:cs="Times New Roman"/>
            <w:sz w:val="24"/>
            <w:szCs w:val="24"/>
          </w:rPr>
          <w:delText xml:space="preserve"> not track </w:delText>
        </w:r>
        <w:r w:rsidR="00170904" w:rsidDel="007E554A">
          <w:rPr>
            <w:rFonts w:ascii="Times New Roman" w:hAnsi="Times New Roman" w:cs="Times New Roman"/>
            <w:sz w:val="24"/>
            <w:szCs w:val="24"/>
          </w:rPr>
          <w:delText>variation over deeper evolutionary</w:delText>
        </w:r>
      </w:del>
      <w:ins w:id="222" w:author="Thomas, Gregg [2]" w:date="2024-04-09T12:16:00Z">
        <w:del w:id="223" w:author="Good, Jeffrey" w:date="2024-06-07T11:48:00Z">
          <w:r w:rsidR="003E2699" w:rsidDel="007E554A">
            <w:rPr>
              <w:rFonts w:ascii="Times New Roman" w:hAnsi="Times New Roman" w:cs="Times New Roman"/>
              <w:sz w:val="24"/>
              <w:szCs w:val="24"/>
            </w:rPr>
            <w:delText xml:space="preserve"> timescales</w:delText>
          </w:r>
        </w:del>
      </w:ins>
      <w:del w:id="224" w:author="Good, Jeffrey" w:date="2024-06-07T12:19:00Z">
        <w:r w:rsidR="00804026" w:rsidRPr="00031896" w:rsidDel="00AF5646">
          <w:rPr>
            <w:rFonts w:ascii="Times New Roman" w:hAnsi="Times New Roman" w:cs="Times New Roman"/>
            <w:sz w:val="24"/>
            <w:szCs w:val="24"/>
          </w:rPr>
          <w:delText>.</w:delText>
        </w:r>
      </w:del>
      <w:ins w:id="225" w:author="Good, Jeffrey" w:date="2024-06-07T12:21:00Z">
        <w:r w:rsidR="00AF5646">
          <w:rPr>
            <w:rFonts w:ascii="Times New Roman" w:hAnsi="Times New Roman" w:cs="Times New Roman"/>
            <w:sz w:val="24"/>
            <w:szCs w:val="24"/>
          </w:rPr>
          <w:t>R</w:t>
        </w:r>
      </w:ins>
      <w:ins w:id="226" w:author="Good, Jeffrey" w:date="2024-06-07T10:28:00Z">
        <w:r w:rsidR="00F74E20">
          <w:rPr>
            <w:rFonts w:ascii="Times New Roman" w:hAnsi="Times New Roman" w:cs="Times New Roman"/>
            <w:sz w:val="24"/>
            <w:szCs w:val="24"/>
          </w:rPr>
          <w:t xml:space="preserve">ecombination rates evolve </w:t>
        </w:r>
      </w:ins>
      <w:ins w:id="227" w:author="Good, Jeffrey" w:date="2024-06-07T10:56:00Z">
        <w:r w:rsidR="00996C78">
          <w:rPr>
            <w:rFonts w:ascii="Times New Roman" w:hAnsi="Times New Roman" w:cs="Times New Roman"/>
            <w:sz w:val="24"/>
            <w:szCs w:val="24"/>
          </w:rPr>
          <w:t xml:space="preserve">fairly </w:t>
        </w:r>
      </w:ins>
      <w:ins w:id="228" w:author="Good, Jeffrey" w:date="2024-06-07T10:28:00Z">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F74E20">
          <w:rPr>
            <w:rFonts w:ascii="Times New Roman" w:hAnsi="Times New Roman" w:cs="Times New Roman"/>
            <w:sz w:val="24"/>
            <w:szCs w:val="24"/>
          </w:rPr>
          <w:instrText xml:space="preserve"> ADDIN EN.CITE </w:instrTex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F74E20">
          <w:rPr>
            <w:rFonts w:ascii="Times New Roman" w:hAnsi="Times New Roman" w:cs="Times New Roman"/>
            <w:sz w:val="24"/>
            <w:szCs w:val="24"/>
          </w:rPr>
          <w:instrText xml:space="preserve"> ADDIN EN.CITE.DATA </w:instrText>
        </w:r>
        <w:r w:rsidR="00F74E20">
          <w:rPr>
            <w:rFonts w:ascii="Times New Roman" w:hAnsi="Times New Roman" w:cs="Times New Roman"/>
            <w:sz w:val="24"/>
            <w:szCs w:val="24"/>
          </w:rPr>
        </w:r>
        <w:r w:rsidR="00F74E20">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F74E20">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ins>
      <w:ins w:id="229" w:author="Good, Jeffrey" w:date="2024-06-07T12:22:00Z">
        <w:r w:rsidR="00AF5646">
          <w:rPr>
            <w:rFonts w:ascii="Times New Roman" w:hAnsi="Times New Roman" w:cs="Times New Roman"/>
            <w:sz w:val="24"/>
            <w:szCs w:val="24"/>
          </w:rPr>
          <w:t xml:space="preserve">mammalian </w:t>
        </w:r>
      </w:ins>
      <w:ins w:id="230" w:author="Good, Jeffrey" w:date="2024-06-07T10:28:00Z">
        <w:r w:rsidR="00F74E20">
          <w:rPr>
            <w:rFonts w:ascii="Times New Roman" w:hAnsi="Times New Roman" w:cs="Times New Roman"/>
            <w:sz w:val="24"/>
            <w:szCs w:val="24"/>
          </w:rPr>
          <w:t xml:space="preserve">species </w:t>
        </w:r>
        <w:commentRangeStart w:id="231"/>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F74E20">
          <w:rPr>
            <w:rFonts w:ascii="Times New Roman" w:hAnsi="Times New Roman" w:cs="Times New Roman"/>
            <w:sz w:val="24"/>
            <w:szCs w:val="24"/>
          </w:rPr>
          <w:instrText xml:space="preserve"> ADDIN EN.CITE </w:instrTex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F74E20">
          <w:rPr>
            <w:rFonts w:ascii="Times New Roman" w:hAnsi="Times New Roman" w:cs="Times New Roman"/>
            <w:sz w:val="24"/>
            <w:szCs w:val="24"/>
          </w:rPr>
          <w:instrText xml:space="preserve"> ADDIN EN.CITE.DATA </w:instrText>
        </w:r>
        <w:r w:rsidR="00F74E20">
          <w:rPr>
            <w:rFonts w:ascii="Times New Roman" w:hAnsi="Times New Roman" w:cs="Times New Roman"/>
            <w:sz w:val="24"/>
            <w:szCs w:val="24"/>
          </w:rPr>
        </w:r>
        <w:r w:rsidR="00F74E20">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F74E20">
          <w:rPr>
            <w:rFonts w:ascii="Times New Roman" w:hAnsi="Times New Roman" w:cs="Times New Roman"/>
            <w:noProof/>
            <w:sz w:val="24"/>
            <w:szCs w:val="24"/>
          </w:rPr>
          <w:t>(Ptak et al. 2005; Stapley et al. 2017)</w:t>
        </w:r>
        <w:r w:rsidR="00F74E20">
          <w:rPr>
            <w:rFonts w:ascii="Times New Roman" w:hAnsi="Times New Roman" w:cs="Times New Roman"/>
            <w:sz w:val="24"/>
            <w:szCs w:val="24"/>
          </w:rPr>
          <w:fldChar w:fldCharType="end"/>
        </w:r>
      </w:ins>
      <w:commentRangeEnd w:id="231"/>
      <w:ins w:id="232" w:author="Good, Jeffrey" w:date="2024-06-07T10:33:00Z">
        <w:r w:rsidR="00C1711B">
          <w:rPr>
            <w:rStyle w:val="CommentReference"/>
          </w:rPr>
          <w:commentReference w:id="231"/>
        </w:r>
      </w:ins>
      <w:ins w:id="233" w:author="Good, Jeffrey" w:date="2024-06-07T10:28:00Z">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F74E20">
          <w:rPr>
            <w:rFonts w:ascii="Times New Roman" w:hAnsi="Times New Roman" w:cs="Times New Roman"/>
            <w:sz w:val="24"/>
            <w:szCs w:val="24"/>
          </w:rPr>
          <w:instrText xml:space="preserve"> ADDIN EN.CITE </w:instrTex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F74E20">
          <w:rPr>
            <w:rFonts w:ascii="Times New Roman" w:hAnsi="Times New Roman" w:cs="Times New Roman"/>
            <w:sz w:val="24"/>
            <w:szCs w:val="24"/>
          </w:rPr>
          <w:instrText xml:space="preserve"> ADDIN EN.CITE.DATA </w:instrText>
        </w:r>
        <w:r w:rsidR="00F74E20">
          <w:rPr>
            <w:rFonts w:ascii="Times New Roman" w:hAnsi="Times New Roman" w:cs="Times New Roman"/>
            <w:sz w:val="24"/>
            <w:szCs w:val="24"/>
          </w:rPr>
        </w:r>
        <w:r w:rsidR="00F74E20">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F74E20">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w:t>
        </w:r>
      </w:ins>
      <w:ins w:id="234" w:author="Good, Jeffrey" w:date="2024-06-07T10:29:00Z">
        <w:r w:rsidR="00F74E20">
          <w:rPr>
            <w:rFonts w:ascii="Times New Roman" w:hAnsi="Times New Roman" w:cs="Times New Roman"/>
            <w:sz w:val="24"/>
            <w:szCs w:val="24"/>
          </w:rPr>
          <w:t xml:space="preserve"> </w:t>
        </w:r>
      </w:ins>
      <w:proofErr w:type="gramStart"/>
      <w:ins w:id="235" w:author="Good, Jeffrey" w:date="2024-06-07T12:16:00Z">
        <w:r w:rsidR="00B63FFD">
          <w:rPr>
            <w:rFonts w:ascii="Times New Roman" w:hAnsi="Times New Roman" w:cs="Times New Roman"/>
            <w:sz w:val="24"/>
            <w:szCs w:val="24"/>
          </w:rPr>
          <w:t>Similar to</w:t>
        </w:r>
        <w:proofErr w:type="gramEnd"/>
        <w:r w:rsidR="00B63FFD">
          <w:rPr>
            <w:rFonts w:ascii="Times New Roman" w:hAnsi="Times New Roman" w:cs="Times New Roman"/>
            <w:sz w:val="24"/>
            <w:szCs w:val="24"/>
          </w:rPr>
          <w:t xml:space="preserve"> findings in </w:t>
        </w:r>
      </w:ins>
      <w:ins w:id="236" w:author="Good, Jeffrey" w:date="2024-06-07T12:58:00Z">
        <w:r w:rsidR="00364964">
          <w:rPr>
            <w:rFonts w:ascii="Times New Roman" w:hAnsi="Times New Roman" w:cs="Times New Roman"/>
            <w:sz w:val="24"/>
            <w:szCs w:val="24"/>
          </w:rPr>
          <w:t>g</w:t>
        </w:r>
      </w:ins>
      <w:ins w:id="237" w:author="Good, Jeffrey" w:date="2024-06-07T12:16:00Z">
        <w:r w:rsidR="00B63FFD">
          <w:rPr>
            <w:rFonts w:ascii="Times New Roman" w:hAnsi="Times New Roman" w:cs="Times New Roman"/>
            <w:sz w:val="24"/>
            <w:szCs w:val="24"/>
          </w:rPr>
          <w:t xml:space="preserve">reat </w:t>
        </w:r>
      </w:ins>
      <w:ins w:id="238" w:author="Good, Jeffrey" w:date="2024-06-07T12:58:00Z">
        <w:r w:rsidR="00364964">
          <w:rPr>
            <w:rFonts w:ascii="Times New Roman" w:hAnsi="Times New Roman" w:cs="Times New Roman"/>
            <w:sz w:val="24"/>
            <w:szCs w:val="24"/>
          </w:rPr>
          <w:t>a</w:t>
        </w:r>
      </w:ins>
      <w:ins w:id="239" w:author="Good, Jeffrey" w:date="2024-06-07T12:16:00Z">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B63FFD">
          <w:rPr>
            <w:rFonts w:ascii="Times New Roman" w:hAnsi="Times New Roman" w:cs="Times New Roman"/>
            <w:sz w:val="24"/>
            <w:szCs w:val="24"/>
          </w:rPr>
          <w:instrText xml:space="preserve"> ADDIN EN.CITE </w:instrTex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B63FFD">
          <w:rPr>
            <w:rFonts w:ascii="Times New Roman" w:hAnsi="Times New Roman" w:cs="Times New Roman"/>
            <w:sz w:val="24"/>
            <w:szCs w:val="24"/>
          </w:rPr>
          <w:instrText xml:space="preserve"> ADDIN EN.CITE.DATA </w:instrText>
        </w:r>
        <w:r w:rsidR="00B63FFD">
          <w:rPr>
            <w:rFonts w:ascii="Times New Roman" w:hAnsi="Times New Roman" w:cs="Times New Roman"/>
            <w:sz w:val="24"/>
            <w:szCs w:val="24"/>
          </w:rPr>
        </w:r>
        <w:r w:rsidR="00B63FFD">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ins>
      <w:ins w:id="240" w:author="Good, Jeffrey" w:date="2024-06-07T12:55:00Z">
        <w:r w:rsidR="00364964">
          <w:rPr>
            <w:rFonts w:ascii="Times New Roman" w:hAnsi="Times New Roman" w:cs="Times New Roman"/>
            <w:sz w:val="24"/>
            <w:szCs w:val="24"/>
          </w:rPr>
          <w:t>maps</w:t>
        </w:r>
      </w:ins>
      <w:ins w:id="241" w:author="Good, Jeffrey" w:date="2024-06-07T12:16:00Z">
        <w:r w:rsidR="00B63FFD">
          <w:rPr>
            <w:rFonts w:ascii="Times New Roman" w:hAnsi="Times New Roman" w:cs="Times New Roman"/>
            <w:sz w:val="24"/>
            <w:szCs w:val="24"/>
          </w:rPr>
          <w:t xml:space="preserve"> from a single species </w:t>
        </w:r>
      </w:ins>
      <w:ins w:id="242" w:author="Good, Jeffrey" w:date="2024-06-07T12:22:00Z">
        <w:r w:rsidR="00AF5646">
          <w:rPr>
            <w:rFonts w:ascii="Times New Roman" w:hAnsi="Times New Roman" w:cs="Times New Roman"/>
            <w:sz w:val="24"/>
            <w:szCs w:val="24"/>
          </w:rPr>
          <w:t>provide some</w:t>
        </w:r>
      </w:ins>
      <w:ins w:id="243" w:author="Good, Jeffrey" w:date="2024-06-07T13:30:00Z">
        <w:r w:rsidR="00E2554E">
          <w:rPr>
            <w:rFonts w:ascii="Times New Roman" w:hAnsi="Times New Roman" w:cs="Times New Roman"/>
            <w:sz w:val="24"/>
            <w:szCs w:val="24"/>
          </w:rPr>
          <w:t xml:space="preserve"> </w:t>
        </w:r>
      </w:ins>
      <w:ins w:id="244" w:author="Good, Jeffrey" w:date="2024-06-10T16:55:00Z">
        <w:r w:rsidR="001B16F4">
          <w:rPr>
            <w:rFonts w:ascii="Times New Roman" w:hAnsi="Times New Roman" w:cs="Times New Roman"/>
            <w:sz w:val="24"/>
            <w:szCs w:val="24"/>
          </w:rPr>
          <w:t xml:space="preserve">weak </w:t>
        </w:r>
      </w:ins>
      <w:ins w:id="245" w:author="Good, Jeffrey" w:date="2024-06-10T16:52:00Z">
        <w:r w:rsidR="001B16F4">
          <w:rPr>
            <w:rFonts w:ascii="Times New Roman" w:hAnsi="Times New Roman" w:cs="Times New Roman"/>
            <w:sz w:val="24"/>
            <w:szCs w:val="24"/>
          </w:rPr>
          <w:t xml:space="preserve">predictive </w:t>
        </w:r>
      </w:ins>
      <w:ins w:id="246" w:author="Good, Jeffrey" w:date="2024-06-07T12:22:00Z">
        <w:r w:rsidR="00AF5646">
          <w:rPr>
            <w:rFonts w:ascii="Times New Roman" w:hAnsi="Times New Roman" w:cs="Times New Roman"/>
            <w:sz w:val="24"/>
            <w:szCs w:val="24"/>
          </w:rPr>
          <w:t xml:space="preserve">value </w:t>
        </w:r>
      </w:ins>
      <w:ins w:id="247" w:author="Good, Jeffrey" w:date="2024-06-07T12:23:00Z">
        <w:r w:rsidR="00AF5646">
          <w:rPr>
            <w:rFonts w:ascii="Times New Roman" w:hAnsi="Times New Roman" w:cs="Times New Roman"/>
            <w:sz w:val="24"/>
            <w:szCs w:val="24"/>
          </w:rPr>
          <w:t>for</w:t>
        </w:r>
      </w:ins>
      <w:ins w:id="248" w:author="Good, Jeffrey" w:date="2024-06-07T12:24:00Z">
        <w:r w:rsidR="00AF5646">
          <w:rPr>
            <w:rFonts w:ascii="Times New Roman" w:hAnsi="Times New Roman" w:cs="Times New Roman"/>
            <w:sz w:val="24"/>
            <w:szCs w:val="24"/>
          </w:rPr>
          <w:t xml:space="preserve"> </w:t>
        </w:r>
      </w:ins>
      <w:ins w:id="249" w:author="Good, Jeffrey" w:date="2024-06-07T12:59:00Z">
        <w:r w:rsidR="00364964">
          <w:rPr>
            <w:rFonts w:ascii="Times New Roman" w:hAnsi="Times New Roman" w:cs="Times New Roman"/>
            <w:sz w:val="24"/>
            <w:szCs w:val="24"/>
          </w:rPr>
          <w:t xml:space="preserve">understanding </w:t>
        </w:r>
      </w:ins>
      <w:ins w:id="250" w:author="Good, Jeffrey" w:date="2024-06-07T12:46:00Z">
        <w:r w:rsidR="00433355">
          <w:rPr>
            <w:rFonts w:ascii="Times New Roman" w:hAnsi="Times New Roman" w:cs="Times New Roman"/>
            <w:sz w:val="24"/>
            <w:szCs w:val="24"/>
          </w:rPr>
          <w:t xml:space="preserve">broader </w:t>
        </w:r>
      </w:ins>
      <w:ins w:id="251" w:author="Good, Jeffrey" w:date="2024-06-07T12:24:00Z">
        <w:r w:rsidR="00AF5646">
          <w:rPr>
            <w:rFonts w:ascii="Times New Roman" w:hAnsi="Times New Roman" w:cs="Times New Roman"/>
            <w:sz w:val="24"/>
            <w:szCs w:val="24"/>
          </w:rPr>
          <w:t>patterns of</w:t>
        </w:r>
      </w:ins>
      <w:ins w:id="252" w:author="Good, Jeffrey" w:date="2024-06-07T12:23:00Z">
        <w:r w:rsidR="00AF5646">
          <w:rPr>
            <w:rFonts w:ascii="Times New Roman" w:hAnsi="Times New Roman" w:cs="Times New Roman"/>
            <w:sz w:val="24"/>
            <w:szCs w:val="24"/>
          </w:rPr>
          <w:t xml:space="preserve"> </w:t>
        </w:r>
      </w:ins>
      <w:ins w:id="253" w:author="Good, Jeffrey" w:date="2024-06-07T12:47:00Z">
        <w:r w:rsidR="00433355">
          <w:rPr>
            <w:rFonts w:ascii="Times New Roman" w:hAnsi="Times New Roman" w:cs="Times New Roman"/>
            <w:sz w:val="24"/>
            <w:szCs w:val="24"/>
          </w:rPr>
          <w:t>species tree</w:t>
        </w:r>
      </w:ins>
      <w:ins w:id="254" w:author="Good, Jeffrey" w:date="2024-06-07T12:23:00Z">
        <w:r w:rsidR="00AF5646">
          <w:rPr>
            <w:rFonts w:ascii="Times New Roman" w:hAnsi="Times New Roman" w:cs="Times New Roman"/>
            <w:sz w:val="24"/>
            <w:szCs w:val="24"/>
          </w:rPr>
          <w:t xml:space="preserve"> discordance</w:t>
        </w:r>
      </w:ins>
      <w:ins w:id="255" w:author="Good, Jeffrey" w:date="2024-06-10T16:53:00Z">
        <w:r w:rsidR="001B16F4">
          <w:rPr>
            <w:rFonts w:ascii="Times New Roman" w:hAnsi="Times New Roman" w:cs="Times New Roman"/>
            <w:sz w:val="24"/>
            <w:szCs w:val="24"/>
          </w:rPr>
          <w:t>. However, these limited estimates</w:t>
        </w:r>
      </w:ins>
      <w:ins w:id="256" w:author="Good, Jeffrey" w:date="2024-06-07T12:45:00Z">
        <w:r w:rsidR="00433355">
          <w:rPr>
            <w:rFonts w:ascii="Times New Roman" w:hAnsi="Times New Roman" w:cs="Times New Roman"/>
            <w:sz w:val="24"/>
            <w:szCs w:val="24"/>
          </w:rPr>
          <w:t xml:space="preserve"> </w:t>
        </w:r>
      </w:ins>
      <w:ins w:id="257" w:author="Good, Jeffrey" w:date="2024-06-07T12:16:00Z">
        <w:r w:rsidR="00B63FFD">
          <w:rPr>
            <w:rFonts w:ascii="Times New Roman" w:hAnsi="Times New Roman" w:cs="Times New Roman"/>
            <w:sz w:val="24"/>
            <w:szCs w:val="24"/>
          </w:rPr>
          <w:t xml:space="preserve">may </w:t>
        </w:r>
      </w:ins>
      <w:ins w:id="258" w:author="Good, Jeffrey" w:date="2024-06-07T12:47:00Z">
        <w:r w:rsidR="00433355">
          <w:rPr>
            <w:rFonts w:ascii="Times New Roman" w:hAnsi="Times New Roman" w:cs="Times New Roman"/>
            <w:sz w:val="24"/>
            <w:szCs w:val="24"/>
          </w:rPr>
          <w:t xml:space="preserve">not be </w:t>
        </w:r>
      </w:ins>
      <w:ins w:id="259" w:author="Good, Jeffrey" w:date="2024-06-07T12:59:00Z">
        <w:r w:rsidR="00364964">
          <w:rPr>
            <w:rFonts w:ascii="Times New Roman" w:hAnsi="Times New Roman" w:cs="Times New Roman"/>
            <w:sz w:val="24"/>
            <w:szCs w:val="24"/>
          </w:rPr>
          <w:t>predictive of</w:t>
        </w:r>
      </w:ins>
      <w:ins w:id="260" w:author="Good, Jeffrey" w:date="2024-06-07T12:55:00Z">
        <w:r w:rsidR="00364964">
          <w:rPr>
            <w:rFonts w:ascii="Times New Roman" w:hAnsi="Times New Roman" w:cs="Times New Roman"/>
            <w:sz w:val="24"/>
            <w:szCs w:val="24"/>
          </w:rPr>
          <w:t xml:space="preserve"> </w:t>
        </w:r>
      </w:ins>
      <w:ins w:id="261" w:author="Good, Jeffrey" w:date="2024-06-07T12:47:00Z">
        <w:r w:rsidR="00433355">
          <w:rPr>
            <w:rFonts w:ascii="Times New Roman" w:hAnsi="Times New Roman" w:cs="Times New Roman"/>
            <w:sz w:val="24"/>
            <w:szCs w:val="24"/>
          </w:rPr>
          <w:t>fine</w:t>
        </w:r>
      </w:ins>
      <w:ins w:id="262" w:author="Good, Jeffrey" w:date="2024-06-07T12:48:00Z">
        <w:r w:rsidR="00433355">
          <w:rPr>
            <w:rFonts w:ascii="Times New Roman" w:hAnsi="Times New Roman" w:cs="Times New Roman"/>
            <w:sz w:val="24"/>
            <w:szCs w:val="24"/>
          </w:rPr>
          <w:t>r</w:t>
        </w:r>
      </w:ins>
      <w:ins w:id="263" w:author="Good, Jeffrey" w:date="2024-06-07T12:47:00Z">
        <w:r w:rsidR="00433355">
          <w:rPr>
            <w:rFonts w:ascii="Times New Roman" w:hAnsi="Times New Roman" w:cs="Times New Roman"/>
            <w:sz w:val="24"/>
            <w:szCs w:val="24"/>
          </w:rPr>
          <w:t xml:space="preserve">-scale </w:t>
        </w:r>
      </w:ins>
      <w:ins w:id="264" w:author="Good, Jeffrey" w:date="2024-06-07T12:48:00Z">
        <w:r w:rsidR="00433355">
          <w:rPr>
            <w:rFonts w:ascii="Times New Roman" w:hAnsi="Times New Roman" w:cs="Times New Roman"/>
            <w:sz w:val="24"/>
            <w:szCs w:val="24"/>
          </w:rPr>
          <w:t>patterns</w:t>
        </w:r>
      </w:ins>
      <w:ins w:id="265" w:author="Good, Jeffrey" w:date="2024-06-07T12:16:00Z">
        <w:r w:rsidR="00B63FFD">
          <w:rPr>
            <w:rFonts w:ascii="Times New Roman" w:hAnsi="Times New Roman" w:cs="Times New Roman"/>
            <w:sz w:val="24"/>
            <w:szCs w:val="24"/>
          </w:rPr>
          <w:t xml:space="preserve"> in a sample spanning over 12 million years of mammalian evolution</w:t>
        </w:r>
      </w:ins>
      <w:ins w:id="266" w:author="Good, Jeffrey" w:date="2024-06-10T16:52:00Z">
        <w:r w:rsidR="001B16F4">
          <w:rPr>
            <w:rFonts w:ascii="Times New Roman" w:hAnsi="Times New Roman" w:cs="Times New Roman"/>
            <w:sz w:val="24"/>
            <w:szCs w:val="24"/>
          </w:rPr>
          <w:t xml:space="preserve"> (but see </w:t>
        </w:r>
        <w:r w:rsidR="001B16F4">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ins>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ins w:id="267" w:author="Good, Jeffrey" w:date="2024-06-10T16:52:00Z">
        <w:r w:rsidR="001B16F4">
          <w:rPr>
            <w:rFonts w:ascii="Times New Roman" w:hAnsi="Times New Roman" w:cs="Times New Roman"/>
            <w:sz w:val="24"/>
            <w:szCs w:val="24"/>
          </w:rPr>
          <w:fldChar w:fldCharType="separate"/>
        </w:r>
      </w:ins>
      <w:r w:rsidR="00E60B2F">
        <w:rPr>
          <w:rFonts w:ascii="Times New Roman" w:hAnsi="Times New Roman" w:cs="Times New Roman"/>
          <w:noProof/>
          <w:sz w:val="24"/>
          <w:szCs w:val="24"/>
        </w:rPr>
        <w:t>(Foley et al. 2023)</w:t>
      </w:r>
      <w:ins w:id="268" w:author="Good, Jeffrey" w:date="2024-06-10T16:52:00Z">
        <w:r w:rsidR="001B16F4">
          <w:rPr>
            <w:rFonts w:ascii="Times New Roman" w:hAnsi="Times New Roman" w:cs="Times New Roman"/>
            <w:sz w:val="24"/>
            <w:szCs w:val="24"/>
          </w:rPr>
          <w:fldChar w:fldCharType="end"/>
        </w:r>
      </w:ins>
      <w:ins w:id="269" w:author="Good, Jeffrey" w:date="2024-06-07T12:16:00Z">
        <w:r w:rsidR="00B63FFD">
          <w:rPr>
            <w:rFonts w:ascii="Times New Roman" w:hAnsi="Times New Roman" w:cs="Times New Roman"/>
            <w:sz w:val="24"/>
            <w:szCs w:val="24"/>
          </w:rPr>
          <w:t>.</w:t>
        </w:r>
      </w:ins>
      <w:ins w:id="270" w:author="Good, Jeffrey" w:date="2024-06-07T12:50:00Z">
        <w:r w:rsidR="00433355">
          <w:rPr>
            <w:rFonts w:ascii="Times New Roman" w:hAnsi="Times New Roman" w:cs="Times New Roman"/>
            <w:sz w:val="24"/>
            <w:szCs w:val="24"/>
          </w:rPr>
          <w:t xml:space="preserve"> Overall, t</w:t>
        </w:r>
      </w:ins>
      <w:ins w:id="271" w:author="Good, Jeffrey" w:date="2024-06-07T10:57:00Z">
        <w:r w:rsidR="00996C78">
          <w:rPr>
            <w:rFonts w:ascii="Times New Roman" w:hAnsi="Times New Roman" w:cs="Times New Roman"/>
            <w:sz w:val="24"/>
            <w:szCs w:val="24"/>
          </w:rPr>
          <w:t xml:space="preserve">he </w:t>
        </w:r>
      </w:ins>
      <w:ins w:id="272" w:author="Good, Jeffrey" w:date="2024-06-07T13:28:00Z">
        <w:r w:rsidR="00E2554E">
          <w:rPr>
            <w:rFonts w:ascii="Times New Roman" w:hAnsi="Times New Roman" w:cs="Times New Roman"/>
            <w:sz w:val="24"/>
            <w:szCs w:val="24"/>
          </w:rPr>
          <w:t>evol</w:t>
        </w:r>
      </w:ins>
      <w:ins w:id="273" w:author="Good, Jeffrey" w:date="2024-06-07T13:29:00Z">
        <w:r w:rsidR="00E2554E">
          <w:rPr>
            <w:rFonts w:ascii="Times New Roman" w:hAnsi="Times New Roman" w:cs="Times New Roman"/>
            <w:sz w:val="24"/>
            <w:szCs w:val="24"/>
          </w:rPr>
          <w:t>ution</w:t>
        </w:r>
      </w:ins>
      <w:ins w:id="274" w:author="Good, Jeffrey" w:date="2024-06-10T17:14:00Z">
        <w:r w:rsidR="0083795A">
          <w:rPr>
            <w:rFonts w:ascii="Times New Roman" w:hAnsi="Times New Roman" w:cs="Times New Roman"/>
            <w:sz w:val="24"/>
            <w:szCs w:val="24"/>
          </w:rPr>
          <w:t xml:space="preserve"> of</w:t>
        </w:r>
      </w:ins>
      <w:ins w:id="275" w:author="Good, Jeffrey" w:date="2024-06-07T10:29:00Z">
        <w:r w:rsidR="00F74E20">
          <w:rPr>
            <w:rFonts w:ascii="Times New Roman" w:hAnsi="Times New Roman" w:cs="Times New Roman"/>
            <w:sz w:val="24"/>
            <w:szCs w:val="24"/>
          </w:rPr>
          <w:t xml:space="preserve"> </w:t>
        </w:r>
      </w:ins>
      <w:ins w:id="276" w:author="Good, Jeffrey" w:date="2024-06-07T13:29:00Z">
        <w:r w:rsidR="00E2554E">
          <w:rPr>
            <w:rFonts w:ascii="Times New Roman" w:hAnsi="Times New Roman" w:cs="Times New Roman"/>
            <w:sz w:val="24"/>
            <w:szCs w:val="24"/>
          </w:rPr>
          <w:t xml:space="preserve">recombination landscapes across </w:t>
        </w:r>
      </w:ins>
      <w:ins w:id="277" w:author="Good, Jeffrey" w:date="2024-06-07T10:49:00Z">
        <w:r w:rsidR="005C742B">
          <w:rPr>
            <w:rFonts w:ascii="Times New Roman" w:hAnsi="Times New Roman" w:cs="Times New Roman"/>
            <w:sz w:val="24"/>
            <w:szCs w:val="24"/>
          </w:rPr>
          <w:t xml:space="preserve">closely related species remains </w:t>
        </w:r>
      </w:ins>
      <w:ins w:id="278" w:author="Good, Jeffrey" w:date="2024-06-07T12:46:00Z">
        <w:r w:rsidR="00433355">
          <w:rPr>
            <w:rFonts w:ascii="Times New Roman" w:hAnsi="Times New Roman" w:cs="Times New Roman"/>
            <w:sz w:val="24"/>
            <w:szCs w:val="24"/>
          </w:rPr>
          <w:t>an important empirical question</w:t>
        </w:r>
      </w:ins>
      <w:ins w:id="279" w:author="Good, Jeffrey" w:date="2024-06-07T12:56:00Z">
        <w:r w:rsidR="00364964">
          <w:rPr>
            <w:rFonts w:ascii="Times New Roman" w:hAnsi="Times New Roman" w:cs="Times New Roman"/>
            <w:sz w:val="24"/>
            <w:szCs w:val="24"/>
          </w:rPr>
          <w:t xml:space="preserve"> in evolutionary genetics</w:t>
        </w:r>
      </w:ins>
      <w:ins w:id="280" w:author="Good, Jeffrey" w:date="2024-06-07T10:59:00Z">
        <w:r w:rsidR="00996C78">
          <w:rPr>
            <w:rFonts w:ascii="Times New Roman" w:hAnsi="Times New Roman" w:cs="Times New Roman"/>
            <w:sz w:val="24"/>
            <w:szCs w:val="24"/>
          </w:rPr>
          <w:t xml:space="preserve"> </w:t>
        </w:r>
        <w:commentRangeStart w:id="281"/>
        <w:r w:rsidR="00996C78">
          <w:rPr>
            <w:rFonts w:ascii="Times New Roman" w:hAnsi="Times New Roman" w:cs="Times New Roman"/>
            <w:sz w:val="24"/>
            <w:szCs w:val="24"/>
          </w:rPr>
          <w:t>()</w:t>
        </w:r>
      </w:ins>
      <w:commentRangeEnd w:id="281"/>
      <w:ins w:id="282" w:author="Good, Jeffrey" w:date="2024-06-07T13:24:00Z">
        <w:r w:rsidR="00AC1DEA">
          <w:rPr>
            <w:rFonts w:ascii="Times New Roman" w:hAnsi="Times New Roman" w:cs="Times New Roman"/>
            <w:sz w:val="24"/>
            <w:szCs w:val="24"/>
          </w:rPr>
          <w:t xml:space="preserve">, especially as the generation of chromosome-scale genome assemblies </w:t>
        </w:r>
      </w:ins>
      <w:ins w:id="283" w:author="Good, Jeffrey" w:date="2024-06-07T13:31:00Z">
        <w:r w:rsidR="00E2554E">
          <w:rPr>
            <w:rFonts w:ascii="Times New Roman" w:hAnsi="Times New Roman" w:cs="Times New Roman"/>
            <w:sz w:val="24"/>
            <w:szCs w:val="24"/>
          </w:rPr>
          <w:t xml:space="preserve">continues to greatly </w:t>
        </w:r>
      </w:ins>
      <w:ins w:id="284" w:author="Good, Jeffrey" w:date="2024-06-07T13:24:00Z">
        <w:r w:rsidR="00AC1DEA">
          <w:rPr>
            <w:rFonts w:ascii="Times New Roman" w:hAnsi="Times New Roman" w:cs="Times New Roman"/>
            <w:sz w:val="24"/>
            <w:szCs w:val="24"/>
          </w:rPr>
          <w:t>outpace</w:t>
        </w:r>
      </w:ins>
      <w:ins w:id="285" w:author="Good, Jeffrey" w:date="2024-06-07T13:31:00Z">
        <w:r w:rsidR="00E2554E">
          <w:rPr>
            <w:rFonts w:ascii="Times New Roman" w:hAnsi="Times New Roman" w:cs="Times New Roman"/>
            <w:sz w:val="24"/>
            <w:szCs w:val="24"/>
          </w:rPr>
          <w:t xml:space="preserve"> estimates of</w:t>
        </w:r>
      </w:ins>
      <w:ins w:id="286" w:author="Good, Jeffrey" w:date="2024-06-07T13:30:00Z">
        <w:r w:rsidR="00E2554E">
          <w:rPr>
            <w:rFonts w:ascii="Times New Roman" w:hAnsi="Times New Roman" w:cs="Times New Roman"/>
            <w:sz w:val="24"/>
            <w:szCs w:val="24"/>
          </w:rPr>
          <w:t xml:space="preserve"> </w:t>
        </w:r>
      </w:ins>
      <w:ins w:id="287" w:author="Good, Jeffrey" w:date="2024-06-07T13:32:00Z">
        <w:r w:rsidR="00E2554E">
          <w:rPr>
            <w:rFonts w:ascii="Times New Roman" w:hAnsi="Times New Roman" w:cs="Times New Roman"/>
            <w:sz w:val="24"/>
            <w:szCs w:val="24"/>
          </w:rPr>
          <w:t xml:space="preserve">patterns of </w:t>
        </w:r>
      </w:ins>
      <w:ins w:id="288" w:author="Good, Jeffrey" w:date="2024-06-07T13:25:00Z">
        <w:r w:rsidR="00AC1DEA">
          <w:rPr>
            <w:rFonts w:ascii="Times New Roman" w:hAnsi="Times New Roman" w:cs="Times New Roman"/>
            <w:sz w:val="24"/>
            <w:szCs w:val="24"/>
          </w:rPr>
          <w:t>recombination within those genomes</w:t>
        </w:r>
      </w:ins>
      <w:ins w:id="289" w:author="Good, Jeffrey" w:date="2024-06-07T11:00:00Z">
        <w:r w:rsidR="00996C78">
          <w:rPr>
            <w:rStyle w:val="CommentReference"/>
          </w:rPr>
          <w:commentReference w:id="281"/>
        </w:r>
      </w:ins>
      <w:ins w:id="290" w:author="Good, Jeffrey" w:date="2024-06-07T10:49:00Z">
        <w:r w:rsidR="005C742B">
          <w:rPr>
            <w:rFonts w:ascii="Times New Roman" w:hAnsi="Times New Roman" w:cs="Times New Roman"/>
            <w:sz w:val="24"/>
            <w:szCs w:val="24"/>
          </w:rPr>
          <w:t>.</w:t>
        </w:r>
      </w:ins>
      <w:ins w:id="291" w:author="Good, Jeffrey" w:date="2024-06-07T13:23:00Z">
        <w:r w:rsidR="00AC1DEA">
          <w:rPr>
            <w:rFonts w:ascii="Times New Roman" w:hAnsi="Times New Roman" w:cs="Times New Roman"/>
            <w:sz w:val="24"/>
            <w:szCs w:val="24"/>
          </w:rPr>
          <w:t xml:space="preserve"> </w:t>
        </w:r>
      </w:ins>
      <w:ins w:id="292" w:author="Good, Jeffrey" w:date="2024-06-07T10:49:00Z">
        <w:r w:rsidR="005C742B">
          <w:rPr>
            <w:rFonts w:ascii="Times New Roman" w:hAnsi="Times New Roman" w:cs="Times New Roman"/>
            <w:sz w:val="24"/>
            <w:szCs w:val="24"/>
          </w:rPr>
          <w:t xml:space="preserve"> </w:t>
        </w:r>
      </w:ins>
      <w:ins w:id="293" w:author="Thomas, Gregg [2]" w:date="2024-05-09T12:29:00Z">
        <w:del w:id="294" w:author="Good, Jeffrey" w:date="2024-06-06T10:44:00Z">
          <w:r w:rsidR="00BF633A" w:rsidDel="00445D61">
            <w:rPr>
              <w:rFonts w:ascii="Times New Roman" w:hAnsi="Times New Roman" w:cs="Times New Roman"/>
              <w:sz w:val="24"/>
              <w:szCs w:val="24"/>
            </w:rPr>
            <w:delText xml:space="preserve"> </w:delText>
          </w:r>
        </w:del>
        <w:del w:id="295" w:author="Good, Jeffrey" w:date="2024-06-06T10:45:00Z">
          <w:r w:rsidR="00BF633A" w:rsidDel="00445D61">
            <w:rPr>
              <w:rFonts w:ascii="Times New Roman" w:hAnsi="Times New Roman" w:cs="Times New Roman"/>
              <w:sz w:val="24"/>
              <w:szCs w:val="24"/>
            </w:rPr>
            <w:delText>This</w:delText>
          </w:r>
        </w:del>
        <w:del w:id="296" w:author="Good, Jeffrey" w:date="2024-06-07T10:28:00Z">
          <w:r w:rsidR="00BF633A" w:rsidDel="00F74E20">
            <w:rPr>
              <w:rFonts w:ascii="Times New Roman" w:hAnsi="Times New Roman" w:cs="Times New Roman"/>
              <w:sz w:val="24"/>
              <w:szCs w:val="24"/>
            </w:rPr>
            <w:delText xml:space="preserve"> </w:delText>
          </w:r>
        </w:del>
        <w:del w:id="297" w:author="Good, Jeffrey" w:date="2024-06-06T10:42:00Z">
          <w:r w:rsidR="00BF633A" w:rsidDel="00445D61">
            <w:rPr>
              <w:rFonts w:ascii="Times New Roman" w:hAnsi="Times New Roman" w:cs="Times New Roman"/>
              <w:sz w:val="24"/>
              <w:szCs w:val="24"/>
            </w:rPr>
            <w:delText>stands in line</w:delText>
          </w:r>
        </w:del>
        <w:del w:id="298" w:author="Good, Jeffrey" w:date="2024-06-07T10:28:00Z">
          <w:r w:rsidR="00BF633A" w:rsidDel="00F74E20">
            <w:rPr>
              <w:rFonts w:ascii="Times New Roman" w:hAnsi="Times New Roman" w:cs="Times New Roman"/>
              <w:sz w:val="24"/>
              <w:szCs w:val="24"/>
            </w:rPr>
            <w:delText xml:space="preserve"> with evidence across mammals that shows that recombination rates evolve rapidly both within</w:delText>
          </w:r>
        </w:del>
      </w:ins>
      <w:del w:id="299" w:author="Good, Jeffrey" w:date="2024-06-07T10:28:00Z">
        <w:r w:rsidR="00A12CDF" w:rsidDel="00F74E20">
          <w:rPr>
            <w:rFonts w:ascii="Times New Roman" w:hAnsi="Times New Roman" w:cs="Times New Roman"/>
            <w:sz w:val="24"/>
            <w:szCs w:val="24"/>
          </w:rPr>
          <w:delText xml:space="preserve"> </w:delText>
        </w:r>
        <w:r w:rsidR="00A12CDF" w:rsidDel="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BB5D86" w:rsidDel="00F74E20">
          <w:rPr>
            <w:rFonts w:ascii="Times New Roman" w:hAnsi="Times New Roman" w:cs="Times New Roman"/>
            <w:sz w:val="24"/>
            <w:szCs w:val="24"/>
          </w:rPr>
          <w:delInstrText xml:space="preserve"> ADDIN EN.CITE </w:delInstrText>
        </w:r>
        <w:r w:rsidR="00BB5D86" w:rsidDel="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TnVtPjIzNDwvUmVjTnVtPjxEaXNwbGF5VGV4dD4oS29uZyBldCBhbC4gMjAwMjsgQ294IGV0IGFs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</w:fldData>
          </w:fldChar>
        </w:r>
        <w:r w:rsidR="00BB5D86" w:rsidDel="00F74E20">
          <w:rPr>
            <w:rFonts w:ascii="Times New Roman" w:hAnsi="Times New Roman" w:cs="Times New Roman"/>
            <w:sz w:val="24"/>
            <w:szCs w:val="24"/>
          </w:rPr>
          <w:delInstrText xml:space="preserve"> ADDIN EN.CITE.DATA </w:delInstrText>
        </w:r>
        <w:r w:rsidR="00BB5D86" w:rsidDel="00F74E20">
          <w:rPr>
            <w:rFonts w:ascii="Times New Roman" w:hAnsi="Times New Roman" w:cs="Times New Roman"/>
            <w:sz w:val="24"/>
            <w:szCs w:val="24"/>
          </w:rPr>
        </w:r>
        <w:r w:rsidR="00BB5D86" w:rsidDel="00F74E20">
          <w:rPr>
            <w:rFonts w:ascii="Times New Roman" w:hAnsi="Times New Roman" w:cs="Times New Roman"/>
            <w:sz w:val="24"/>
            <w:szCs w:val="24"/>
          </w:rPr>
          <w:fldChar w:fldCharType="end"/>
        </w:r>
        <w:r w:rsidR="00A12CDF" w:rsidDel="00F74E20">
          <w:rPr>
            <w:rFonts w:ascii="Times New Roman" w:hAnsi="Times New Roman" w:cs="Times New Roman"/>
            <w:sz w:val="24"/>
            <w:szCs w:val="24"/>
          </w:rPr>
        </w:r>
        <w:r w:rsidR="00A12CDF" w:rsidDel="00F74E20">
          <w:rPr>
            <w:rFonts w:ascii="Times New Roman" w:hAnsi="Times New Roman" w:cs="Times New Roman"/>
            <w:sz w:val="24"/>
            <w:szCs w:val="24"/>
          </w:rPr>
          <w:fldChar w:fldCharType="separate"/>
        </w:r>
        <w:r w:rsidR="00BB5D86" w:rsidDel="00F74E20">
          <w:rPr>
            <w:rFonts w:ascii="Times New Roman" w:hAnsi="Times New Roman" w:cs="Times New Roman"/>
            <w:noProof/>
            <w:sz w:val="24"/>
            <w:szCs w:val="24"/>
          </w:rPr>
          <w:delText>(Kong et al. 2002; Cox et al. 2009; Stapley et al. 2017)</w:delText>
        </w:r>
        <w:r w:rsidR="00A12CDF" w:rsidDel="00F74E20">
          <w:rPr>
            <w:rFonts w:ascii="Times New Roman" w:hAnsi="Times New Roman" w:cs="Times New Roman"/>
            <w:sz w:val="24"/>
            <w:szCs w:val="24"/>
          </w:rPr>
          <w:fldChar w:fldCharType="end"/>
        </w:r>
      </w:del>
      <w:ins w:id="300" w:author="Thomas, Gregg [2]" w:date="2024-05-09T12:29:00Z">
        <w:del w:id="301" w:author="Good, Jeffrey" w:date="2024-06-07T10:28:00Z">
          <w:r w:rsidR="00BF633A" w:rsidDel="00F74E20">
            <w:rPr>
              <w:rFonts w:ascii="Times New Roman" w:hAnsi="Times New Roman" w:cs="Times New Roman"/>
              <w:sz w:val="24"/>
              <w:szCs w:val="24"/>
            </w:rPr>
            <w:delText xml:space="preserve"> and between species</w:delText>
          </w:r>
        </w:del>
      </w:ins>
      <w:del w:id="302" w:author="Good, Jeffrey" w:date="2024-06-07T10:28:00Z">
        <w:r w:rsidR="00A12CDF" w:rsidDel="00F74E20">
          <w:rPr>
            <w:rFonts w:ascii="Times New Roman" w:hAnsi="Times New Roman" w:cs="Times New Roman"/>
            <w:sz w:val="24"/>
            <w:szCs w:val="24"/>
          </w:rPr>
          <w:delText xml:space="preserve"> </w:delText>
        </w:r>
        <w:r w:rsidR="00A12CDF" w:rsidDel="00F74E20">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BB5D86" w:rsidDel="00F74E20">
          <w:rPr>
            <w:rFonts w:ascii="Times New Roman" w:hAnsi="Times New Roman" w:cs="Times New Roman"/>
            <w:sz w:val="24"/>
            <w:szCs w:val="24"/>
          </w:rPr>
          <w:delInstrText xml:space="preserve"> ADDIN EN.CITE </w:delInstrText>
        </w:r>
        <w:r w:rsidR="00BB5D86" w:rsidDel="00F74E20">
          <w:rPr>
            <w:rFonts w:ascii="Times New Roman" w:hAnsi="Times New Roman" w:cs="Times New Roman"/>
            <w:sz w:val="24"/>
            <w:szCs w:val="24"/>
          </w:rPr>
          <w:fldChar w:fldCharType="begin">
            <w:fldData xml:space="preserve">PEVuZE5vdGU+PENpdGU+PEF1dGhvcj5QdGFrPC9BdXRob3I+PFllYXI+MjAwNTwvWWVhcj48UmVj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</w:fldData>
          </w:fldChar>
        </w:r>
        <w:r w:rsidR="00BB5D86" w:rsidDel="00F74E20">
          <w:rPr>
            <w:rFonts w:ascii="Times New Roman" w:hAnsi="Times New Roman" w:cs="Times New Roman"/>
            <w:sz w:val="24"/>
            <w:szCs w:val="24"/>
          </w:rPr>
          <w:delInstrText xml:space="preserve"> ADDIN EN.CITE.DATA </w:delInstrText>
        </w:r>
        <w:r w:rsidR="00BB5D86" w:rsidDel="00F74E20">
          <w:rPr>
            <w:rFonts w:ascii="Times New Roman" w:hAnsi="Times New Roman" w:cs="Times New Roman"/>
            <w:sz w:val="24"/>
            <w:szCs w:val="24"/>
          </w:rPr>
        </w:r>
        <w:r w:rsidR="00BB5D86" w:rsidDel="00F74E20">
          <w:rPr>
            <w:rFonts w:ascii="Times New Roman" w:hAnsi="Times New Roman" w:cs="Times New Roman"/>
            <w:sz w:val="24"/>
            <w:szCs w:val="24"/>
          </w:rPr>
          <w:fldChar w:fldCharType="end"/>
        </w:r>
        <w:r w:rsidR="00A12CDF" w:rsidDel="00F74E20">
          <w:rPr>
            <w:rFonts w:ascii="Times New Roman" w:hAnsi="Times New Roman" w:cs="Times New Roman"/>
            <w:sz w:val="24"/>
            <w:szCs w:val="24"/>
          </w:rPr>
        </w:r>
        <w:r w:rsidR="00A12CDF" w:rsidDel="00F74E20">
          <w:rPr>
            <w:rFonts w:ascii="Times New Roman" w:hAnsi="Times New Roman" w:cs="Times New Roman"/>
            <w:sz w:val="24"/>
            <w:szCs w:val="24"/>
          </w:rPr>
          <w:fldChar w:fldCharType="separate"/>
        </w:r>
        <w:r w:rsidR="00BB5D86" w:rsidDel="00F74E20">
          <w:rPr>
            <w:rFonts w:ascii="Times New Roman" w:hAnsi="Times New Roman" w:cs="Times New Roman"/>
            <w:noProof/>
            <w:sz w:val="24"/>
            <w:szCs w:val="24"/>
          </w:rPr>
          <w:delText>(Ptak et al. 2005; Stapley et al. 2017)</w:delText>
        </w:r>
        <w:r w:rsidR="00A12CDF" w:rsidDel="00F74E20">
          <w:rPr>
            <w:rFonts w:ascii="Times New Roman" w:hAnsi="Times New Roman" w:cs="Times New Roman"/>
            <w:sz w:val="24"/>
            <w:szCs w:val="24"/>
          </w:rPr>
          <w:fldChar w:fldCharType="end"/>
        </w:r>
      </w:del>
      <w:ins w:id="303" w:author="Thomas, Gregg [2]" w:date="2024-05-09T12:29:00Z">
        <w:del w:id="304" w:author="Good, Jeffrey" w:date="2024-06-07T10:28:00Z">
          <w:r w:rsidR="00BF633A" w:rsidDel="00F74E20">
            <w:rPr>
              <w:rFonts w:ascii="Times New Roman" w:hAnsi="Times New Roman" w:cs="Times New Roman"/>
              <w:sz w:val="24"/>
              <w:szCs w:val="24"/>
            </w:rPr>
            <w:delText xml:space="preserve"> due to the high turnover of hotspots due to the </w:delText>
          </w:r>
        </w:del>
      </w:ins>
      <w:ins w:id="305" w:author="Thomas, Gregg [2]" w:date="2024-05-09T12:30:00Z">
        <w:del w:id="306" w:author="Good, Jeffrey" w:date="2024-06-07T10:28:00Z">
          <w:r w:rsidR="00BF633A" w:rsidDel="00F74E20">
            <w:rPr>
              <w:rFonts w:ascii="Times New Roman" w:hAnsi="Times New Roman" w:cs="Times New Roman"/>
              <w:sz w:val="24"/>
              <w:szCs w:val="24"/>
            </w:rPr>
            <w:delText>changing landscape of binding sites for PRDM9</w:delText>
          </w:r>
        </w:del>
      </w:ins>
      <w:del w:id="307" w:author="Good, Jeffrey" w:date="2024-06-07T10:28:00Z">
        <w:r w:rsidR="003543C6" w:rsidDel="00F74E20">
          <w:rPr>
            <w:rFonts w:ascii="Times New Roman" w:hAnsi="Times New Roman" w:cs="Times New Roman"/>
            <w:sz w:val="24"/>
            <w:szCs w:val="24"/>
          </w:rPr>
          <w:delText xml:space="preserve"> </w:delText>
        </w:r>
        <w:r w:rsidR="003543C6" w:rsidDel="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0370A6" w:rsidDel="00F74E20">
          <w:rPr>
            <w:rFonts w:ascii="Times New Roman" w:hAnsi="Times New Roman" w:cs="Times New Roman"/>
            <w:sz w:val="24"/>
            <w:szCs w:val="24"/>
          </w:rPr>
          <w:delInstrText xml:space="preserve"> ADDIN EN.CITE </w:delInstrText>
        </w:r>
        <w:r w:rsidR="000370A6" w:rsidDel="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ZWNOdW0+MjMyPC9SZWNOdW0+PERpc3BsYXlUZXh0PihCYXVkYXQgZXQgYWwuIDIwMTA7IFNpbmdo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</w:fldData>
          </w:fldChar>
        </w:r>
        <w:r w:rsidR="000370A6" w:rsidDel="00F74E20">
          <w:rPr>
            <w:rFonts w:ascii="Times New Roman" w:hAnsi="Times New Roman" w:cs="Times New Roman"/>
            <w:sz w:val="24"/>
            <w:szCs w:val="24"/>
          </w:rPr>
          <w:delInstrText xml:space="preserve"> ADDIN EN.CITE.DATA </w:delInstrText>
        </w:r>
        <w:r w:rsidR="000370A6" w:rsidDel="00F74E20">
          <w:rPr>
            <w:rFonts w:ascii="Times New Roman" w:hAnsi="Times New Roman" w:cs="Times New Roman"/>
            <w:sz w:val="24"/>
            <w:szCs w:val="24"/>
          </w:rPr>
        </w:r>
        <w:r w:rsidR="000370A6" w:rsidDel="00F74E20">
          <w:rPr>
            <w:rFonts w:ascii="Times New Roman" w:hAnsi="Times New Roman" w:cs="Times New Roman"/>
            <w:sz w:val="24"/>
            <w:szCs w:val="24"/>
          </w:rPr>
          <w:fldChar w:fldCharType="end"/>
        </w:r>
        <w:r w:rsidR="003543C6" w:rsidDel="00F74E20">
          <w:rPr>
            <w:rFonts w:ascii="Times New Roman" w:hAnsi="Times New Roman" w:cs="Times New Roman"/>
            <w:sz w:val="24"/>
            <w:szCs w:val="24"/>
          </w:rPr>
        </w:r>
        <w:r w:rsidR="003543C6" w:rsidDel="00F74E20">
          <w:rPr>
            <w:rFonts w:ascii="Times New Roman" w:hAnsi="Times New Roman" w:cs="Times New Roman"/>
            <w:sz w:val="24"/>
            <w:szCs w:val="24"/>
          </w:rPr>
          <w:fldChar w:fldCharType="separate"/>
        </w:r>
        <w:r w:rsidR="000370A6" w:rsidDel="00F74E20">
          <w:rPr>
            <w:rFonts w:ascii="Times New Roman" w:hAnsi="Times New Roman" w:cs="Times New Roman"/>
            <w:noProof/>
            <w:sz w:val="24"/>
            <w:szCs w:val="24"/>
          </w:rPr>
          <w:delText>(Baudat et al. 2010; Singhal et al. 2015)</w:delText>
        </w:r>
        <w:r w:rsidR="003543C6" w:rsidDel="00F74E20">
          <w:rPr>
            <w:rFonts w:ascii="Times New Roman" w:hAnsi="Times New Roman" w:cs="Times New Roman"/>
            <w:sz w:val="24"/>
            <w:szCs w:val="24"/>
          </w:rPr>
          <w:fldChar w:fldCharType="end"/>
        </w:r>
      </w:del>
      <w:ins w:id="308" w:author="Thomas, Gregg [2]" w:date="2024-05-09T16:25:00Z">
        <w:del w:id="309" w:author="Good, Jeffrey" w:date="2024-06-07T10:28:00Z">
          <w:r w:rsidR="000370A6" w:rsidDel="00F74E20">
            <w:rPr>
              <w:rFonts w:ascii="Times New Roman" w:hAnsi="Times New Roman" w:cs="Times New Roman"/>
              <w:sz w:val="24"/>
              <w:szCs w:val="24"/>
            </w:rPr>
            <w:delText>.</w:delText>
          </w:r>
        </w:del>
      </w:ins>
      <w:del w:id="310" w:author="Good, Jeffrey" w:date="2024-06-07T10:28:00Z">
        <w:r w:rsidR="00804026" w:rsidDel="00F74E20">
          <w:rPr>
            <w:rFonts w:ascii="Times New Roman" w:hAnsi="Times New Roman" w:cs="Times New Roman"/>
            <w:sz w:val="24"/>
            <w:szCs w:val="24"/>
          </w:rPr>
          <w:delText xml:space="preserve"> </w:delText>
        </w:r>
      </w:del>
      <w:del w:id="311" w:author="Good, Jeffrey" w:date="2024-06-07T12:10:00Z">
        <w:r w:rsidR="00804026" w:rsidDel="00B63FFD">
          <w:rPr>
            <w:rFonts w:ascii="Times New Roman" w:hAnsi="Times New Roman" w:cs="Times New Roman"/>
            <w:sz w:val="24"/>
            <w:szCs w:val="24"/>
          </w:rPr>
          <w:delText xml:space="preserve">Similar to findings in </w:delText>
        </w:r>
        <w:r w:rsidR="00AB65E3" w:rsidDel="00B63FFD">
          <w:rPr>
            <w:rFonts w:ascii="Times New Roman" w:hAnsi="Times New Roman" w:cs="Times New Roman"/>
            <w:sz w:val="24"/>
            <w:szCs w:val="24"/>
          </w:rPr>
          <w:delText>G</w:delText>
        </w:r>
        <w:r w:rsidR="00804026" w:rsidDel="00B63FFD">
          <w:rPr>
            <w:rFonts w:ascii="Times New Roman" w:hAnsi="Times New Roman" w:cs="Times New Roman"/>
            <w:sz w:val="24"/>
            <w:szCs w:val="24"/>
          </w:rPr>
          <w:delText xml:space="preserve">reat </w:delText>
        </w:r>
        <w:r w:rsidR="00AB65E3" w:rsidDel="00B63FFD">
          <w:rPr>
            <w:rFonts w:ascii="Times New Roman" w:hAnsi="Times New Roman" w:cs="Times New Roman"/>
            <w:sz w:val="24"/>
            <w:szCs w:val="24"/>
          </w:rPr>
          <w:delText>A</w:delText>
        </w:r>
        <w:r w:rsidR="00804026" w:rsidDel="00B63FFD">
          <w:rPr>
            <w:rFonts w:ascii="Times New Roman" w:hAnsi="Times New Roman" w:cs="Times New Roman"/>
            <w:sz w:val="24"/>
            <w:szCs w:val="24"/>
          </w:rPr>
          <w:delText xml:space="preserve">pes </w:delText>
        </w:r>
        <w:r w:rsidR="00804026" w:rsidDel="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sidDel="00B63FFD">
          <w:rPr>
            <w:rFonts w:ascii="Times New Roman" w:hAnsi="Times New Roman" w:cs="Times New Roman"/>
            <w:sz w:val="24"/>
            <w:szCs w:val="24"/>
          </w:rPr>
          <w:delInstrText xml:space="preserve"> ADDIN EN.CITE </w:delInstrText>
        </w:r>
        <w:r w:rsidR="00CA393B" w:rsidDel="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UmVjTnVtPjIwMTwvUmVjTnVtPjxEaXNwbGF5VGV4dD4oSG9ib2x0aCBldCBhbC4gMjAwNyk8L0Rp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</w:fldData>
          </w:fldChar>
        </w:r>
        <w:r w:rsidR="00CA393B" w:rsidDel="00B63FFD">
          <w:rPr>
            <w:rFonts w:ascii="Times New Roman" w:hAnsi="Times New Roman" w:cs="Times New Roman"/>
            <w:sz w:val="24"/>
            <w:szCs w:val="24"/>
          </w:rPr>
          <w:delInstrText xml:space="preserve"> ADDIN EN.CITE.DATA </w:delInstrText>
        </w:r>
        <w:r w:rsidR="00CA393B" w:rsidDel="00B63FFD">
          <w:rPr>
            <w:rFonts w:ascii="Times New Roman" w:hAnsi="Times New Roman" w:cs="Times New Roman"/>
            <w:sz w:val="24"/>
            <w:szCs w:val="24"/>
          </w:rPr>
        </w:r>
        <w:r w:rsidR="00CA393B" w:rsidDel="00B63FFD">
          <w:rPr>
            <w:rFonts w:ascii="Times New Roman" w:hAnsi="Times New Roman" w:cs="Times New Roman"/>
            <w:sz w:val="24"/>
            <w:szCs w:val="24"/>
          </w:rPr>
          <w:fldChar w:fldCharType="end"/>
        </w:r>
        <w:r w:rsidR="00804026" w:rsidDel="00B63FFD">
          <w:rPr>
            <w:rFonts w:ascii="Times New Roman" w:hAnsi="Times New Roman" w:cs="Times New Roman"/>
            <w:sz w:val="24"/>
            <w:szCs w:val="24"/>
          </w:rPr>
        </w:r>
        <w:r w:rsidR="00804026" w:rsidDel="00B63FFD">
          <w:rPr>
            <w:rFonts w:ascii="Times New Roman" w:hAnsi="Times New Roman" w:cs="Times New Roman"/>
            <w:sz w:val="24"/>
            <w:szCs w:val="24"/>
          </w:rPr>
          <w:fldChar w:fldCharType="separate"/>
        </w:r>
        <w:r w:rsidR="00804026" w:rsidDel="00B63FFD">
          <w:rPr>
            <w:rFonts w:ascii="Times New Roman" w:hAnsi="Times New Roman" w:cs="Times New Roman"/>
            <w:noProof/>
            <w:sz w:val="24"/>
            <w:szCs w:val="24"/>
          </w:rPr>
          <w:delText>(Hobolth et al. 2007)</w:delText>
        </w:r>
        <w:r w:rsidR="00804026" w:rsidDel="00B63FFD">
          <w:rPr>
            <w:rFonts w:ascii="Times New Roman" w:hAnsi="Times New Roman" w:cs="Times New Roman"/>
            <w:sz w:val="24"/>
            <w:szCs w:val="24"/>
          </w:rPr>
          <w:fldChar w:fldCharType="end"/>
        </w:r>
        <w:r w:rsidR="00804026" w:rsidDel="00B63FFD">
          <w:rPr>
            <w:rFonts w:ascii="Times New Roman" w:hAnsi="Times New Roman" w:cs="Times New Roman"/>
            <w:sz w:val="24"/>
            <w:szCs w:val="24"/>
          </w:rPr>
          <w:delText xml:space="preserve">, these </w:delText>
        </w:r>
      </w:del>
      <w:ins w:id="312" w:author="Thomas, Gregg [2]" w:date="2024-05-09T15:52:00Z">
        <w:del w:id="313" w:author="Good, Jeffrey" w:date="2024-06-07T12:10:00Z">
          <w:r w:rsidR="003543C6" w:rsidDel="00B63FFD">
            <w:rPr>
              <w:rFonts w:ascii="Times New Roman" w:hAnsi="Times New Roman" w:cs="Times New Roman"/>
              <w:sz w:val="24"/>
              <w:szCs w:val="24"/>
            </w:rPr>
            <w:delText xml:space="preserve">our </w:delText>
          </w:r>
        </w:del>
      </w:ins>
      <w:del w:id="314" w:author="Good, Jeffrey" w:date="2024-06-07T12:10:00Z">
        <w:r w:rsidR="00804026" w:rsidDel="00B63FFD">
          <w:rPr>
            <w:rFonts w:ascii="Times New Roman" w:hAnsi="Times New Roman" w:cs="Times New Roman"/>
            <w:sz w:val="24"/>
            <w:szCs w:val="24"/>
          </w:rPr>
          <w:delText>results suggest that even high-resolution genetic resources from a single model species may be insufficient to help predict the</w:delText>
        </w:r>
        <w:r w:rsidR="00CA393B" w:rsidDel="00B63FFD">
          <w:rPr>
            <w:rFonts w:ascii="Times New Roman" w:hAnsi="Times New Roman" w:cs="Times New Roman"/>
            <w:sz w:val="24"/>
            <w:szCs w:val="24"/>
          </w:rPr>
          <w:delText xml:space="preserve"> local</w:delText>
        </w:r>
        <w:r w:rsidR="00804026" w:rsidDel="00B63FFD">
          <w:rPr>
            <w:rFonts w:ascii="Times New Roman" w:hAnsi="Times New Roman" w:cs="Times New Roman"/>
            <w:sz w:val="24"/>
            <w:szCs w:val="24"/>
          </w:rPr>
          <w:delText xml:space="preserve"> landscape of discordance in a phylogenetic sample spanning </w:delText>
        </w:r>
        <w:r w:rsidR="00213DE4" w:rsidDel="00B63FFD">
          <w:rPr>
            <w:rFonts w:ascii="Times New Roman" w:hAnsi="Times New Roman" w:cs="Times New Roman"/>
            <w:sz w:val="24"/>
            <w:szCs w:val="24"/>
          </w:rPr>
          <w:delText xml:space="preserve">over </w:delText>
        </w:r>
        <w:r w:rsidR="00804026" w:rsidDel="00B63FFD">
          <w:rPr>
            <w:rFonts w:ascii="Times New Roman" w:hAnsi="Times New Roman" w:cs="Times New Roman"/>
            <w:sz w:val="24"/>
            <w:szCs w:val="24"/>
          </w:rPr>
          <w:delText>12 million years of evolution</w:delText>
        </w:r>
      </w:del>
      <w:ins w:id="315" w:author="Thomas, Gregg [2]" w:date="2024-05-09T16:27:00Z">
        <w:del w:id="316" w:author="Good, Jeffrey" w:date="2024-06-06T10:40:00Z">
          <w:r w:rsidR="000370A6" w:rsidDel="00445D61">
            <w:rPr>
              <w:rFonts w:ascii="Times New Roman" w:hAnsi="Times New Roman" w:cs="Times New Roman"/>
              <w:sz w:val="24"/>
              <w:szCs w:val="24"/>
            </w:rPr>
            <w:delText>, at least in mammals</w:delText>
          </w:r>
        </w:del>
      </w:ins>
      <w:del w:id="317" w:author="Good, Jeffrey" w:date="2024-06-07T12:10:00Z">
        <w:r w:rsidR="00804026" w:rsidDel="00B63FFD">
          <w:rPr>
            <w:rFonts w:ascii="Times New Roman" w:hAnsi="Times New Roman" w:cs="Times New Roman"/>
            <w:sz w:val="24"/>
            <w:szCs w:val="24"/>
          </w:rPr>
          <w:delText>.</w:delText>
        </w:r>
      </w:del>
      <w:ins w:id="318" w:author="Thomas, Gregg [2]" w:date="2024-05-09T16:27:00Z">
        <w:del w:id="319" w:author="Good, Jeffrey" w:date="2024-06-07T12:10:00Z">
          <w:r w:rsidR="000370A6" w:rsidDel="00B63FFD">
            <w:rPr>
              <w:rFonts w:ascii="Times New Roman" w:hAnsi="Times New Roman" w:cs="Times New Roman"/>
              <w:sz w:val="24"/>
              <w:szCs w:val="24"/>
            </w:rPr>
            <w:delText xml:space="preserve"> </w:delText>
          </w:r>
        </w:del>
        <w:del w:id="320" w:author="Good, Jeffrey" w:date="2024-06-07T12:50:00Z">
          <w:r w:rsidR="000370A6" w:rsidDel="00433355">
            <w:rPr>
              <w:rFonts w:ascii="Times New Roman" w:hAnsi="Times New Roman" w:cs="Times New Roman"/>
              <w:sz w:val="24"/>
              <w:szCs w:val="24"/>
            </w:rPr>
            <w:delText xml:space="preserve">Recent findings show </w:delText>
          </w:r>
        </w:del>
      </w:ins>
      <w:ins w:id="321" w:author="Thomas, Gregg [2]" w:date="2024-05-09T16:28:00Z">
        <w:del w:id="322" w:author="Good, Jeffrey" w:date="2024-06-07T12:50:00Z">
          <w:r w:rsidR="000370A6" w:rsidDel="00433355">
            <w:rPr>
              <w:rFonts w:ascii="Times New Roman" w:hAnsi="Times New Roman" w:cs="Times New Roman"/>
              <w:sz w:val="24"/>
              <w:szCs w:val="24"/>
            </w:rPr>
            <w:delText>the</w:delText>
          </w:r>
        </w:del>
      </w:ins>
      <w:ins w:id="323" w:author="Thomas, Gregg [2]" w:date="2024-05-09T16:27:00Z">
        <w:del w:id="324" w:author="Good, Jeffrey" w:date="2024-06-07T12:50:00Z">
          <w:r w:rsidR="000370A6" w:rsidDel="00433355">
            <w:rPr>
              <w:rFonts w:ascii="Times New Roman" w:hAnsi="Times New Roman" w:cs="Times New Roman"/>
              <w:sz w:val="24"/>
              <w:szCs w:val="24"/>
            </w:rPr>
            <w:delText xml:space="preserve"> conservation of hotspots being more prevalent in birds who lack </w:delText>
          </w:r>
        </w:del>
      </w:ins>
      <w:ins w:id="325" w:author="Thomas, Gregg [2]" w:date="2024-05-09T16:28:00Z">
        <w:del w:id="326" w:author="Good, Jeffrey" w:date="2024-06-07T12:50:00Z">
          <w:r w:rsidR="000370A6" w:rsidDel="00433355">
            <w:rPr>
              <w:rFonts w:ascii="Times New Roman" w:hAnsi="Times New Roman" w:cs="Times New Roman"/>
              <w:sz w:val="24"/>
              <w:szCs w:val="24"/>
            </w:rPr>
            <w:delText>PRDM9</w:delText>
          </w:r>
        </w:del>
      </w:ins>
      <w:del w:id="327" w:author="Good, Jeffrey" w:date="2024-06-07T12:50:00Z">
        <w:r w:rsidR="000370A6" w:rsidDel="00433355">
          <w:rPr>
            <w:rFonts w:ascii="Times New Roman" w:hAnsi="Times New Roman" w:cs="Times New Roman"/>
            <w:sz w:val="24"/>
            <w:szCs w:val="24"/>
          </w:rPr>
          <w:delText xml:space="preserve"> </w:delText>
        </w:r>
        <w:r w:rsidR="000370A6" w:rsidDel="00433355">
          <w:rPr>
            <w:rFonts w:ascii="Times New Roman" w:hAnsi="Times New Roman" w:cs="Times New Roman"/>
            <w:sz w:val="24"/>
            <w:szCs w:val="24"/>
          </w:rPr>
          <w:fldChar w:fldCharType="begin">
            <w:fldData xml:space="preserve">PEVuZE5vdGU+PENpdGU+PEF1dGhvcj5TaW5naGFsPC9BdXRob3I+PFllYXI+MjAxNTwvWWVhcj48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==
</w:fldData>
          </w:fldChar>
        </w:r>
        <w:r w:rsidR="000370A6" w:rsidDel="00433355">
          <w:rPr>
            <w:rFonts w:ascii="Times New Roman" w:hAnsi="Times New Roman" w:cs="Times New Roman"/>
            <w:sz w:val="24"/>
            <w:szCs w:val="24"/>
          </w:rPr>
          <w:delInstrText xml:space="preserve"> ADDIN EN.CITE </w:delInstrText>
        </w:r>
        <w:r w:rsidR="000370A6" w:rsidDel="00433355">
          <w:rPr>
            <w:rFonts w:ascii="Times New Roman" w:hAnsi="Times New Roman" w:cs="Times New Roman"/>
            <w:sz w:val="24"/>
            <w:szCs w:val="24"/>
          </w:rPr>
          <w:fldChar w:fldCharType="begin">
            <w:fldData xml:space="preserve">PEVuZE5vdGU+PENpdGU+PEF1dGhvcj5TaW5naGFsPC9BdXRob3I+PFllYXI+MjAxNTwvWWVhcj48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==
</w:fldData>
          </w:fldChar>
        </w:r>
        <w:r w:rsidR="000370A6" w:rsidDel="00433355">
          <w:rPr>
            <w:rFonts w:ascii="Times New Roman" w:hAnsi="Times New Roman" w:cs="Times New Roman"/>
            <w:sz w:val="24"/>
            <w:szCs w:val="24"/>
          </w:rPr>
          <w:delInstrText xml:space="preserve"> ADDIN EN.CITE.DATA </w:delInstrText>
        </w:r>
        <w:r w:rsidR="000370A6" w:rsidDel="00433355">
          <w:rPr>
            <w:rFonts w:ascii="Times New Roman" w:hAnsi="Times New Roman" w:cs="Times New Roman"/>
            <w:sz w:val="24"/>
            <w:szCs w:val="24"/>
          </w:rPr>
        </w:r>
        <w:r w:rsidR="000370A6" w:rsidDel="00433355">
          <w:rPr>
            <w:rFonts w:ascii="Times New Roman" w:hAnsi="Times New Roman" w:cs="Times New Roman"/>
            <w:sz w:val="24"/>
            <w:szCs w:val="24"/>
          </w:rPr>
          <w:fldChar w:fldCharType="end"/>
        </w:r>
        <w:r w:rsidR="000370A6" w:rsidDel="00433355">
          <w:rPr>
            <w:rFonts w:ascii="Times New Roman" w:hAnsi="Times New Roman" w:cs="Times New Roman"/>
            <w:sz w:val="24"/>
            <w:szCs w:val="24"/>
          </w:rPr>
        </w:r>
        <w:r w:rsidR="000370A6" w:rsidDel="00433355">
          <w:rPr>
            <w:rFonts w:ascii="Times New Roman" w:hAnsi="Times New Roman" w:cs="Times New Roman"/>
            <w:sz w:val="24"/>
            <w:szCs w:val="24"/>
          </w:rPr>
          <w:fldChar w:fldCharType="separate"/>
        </w:r>
        <w:r w:rsidR="000370A6" w:rsidDel="00433355">
          <w:rPr>
            <w:rFonts w:ascii="Times New Roman" w:hAnsi="Times New Roman" w:cs="Times New Roman"/>
            <w:noProof/>
            <w:sz w:val="24"/>
            <w:szCs w:val="24"/>
          </w:rPr>
          <w:delText>(Singhal et al. 2015)</w:delText>
        </w:r>
        <w:r w:rsidR="000370A6" w:rsidDel="00433355">
          <w:rPr>
            <w:rFonts w:ascii="Times New Roman" w:hAnsi="Times New Roman" w:cs="Times New Roman"/>
            <w:sz w:val="24"/>
            <w:szCs w:val="24"/>
          </w:rPr>
          <w:fldChar w:fldCharType="end"/>
        </w:r>
      </w:del>
      <w:ins w:id="328" w:author="Thomas, Gregg [2]" w:date="2024-05-09T16:30:00Z">
        <w:del w:id="329" w:author="Good, Jeffrey" w:date="2024-06-07T12:50:00Z">
          <w:r w:rsidR="000370A6" w:rsidDel="00433355">
            <w:rPr>
              <w:rFonts w:ascii="Times New Roman" w:hAnsi="Times New Roman" w:cs="Times New Roman"/>
              <w:sz w:val="24"/>
              <w:szCs w:val="24"/>
            </w:rPr>
            <w:delText>.</w:delText>
          </w:r>
        </w:del>
      </w:ins>
      <w:del w:id="330" w:author="Good, Jeffrey" w:date="2024-06-07T12:50:00Z">
        <w:r w:rsidR="0071044A" w:rsidDel="00433355">
          <w:rPr>
            <w:rFonts w:ascii="Times New Roman" w:hAnsi="Times New Roman" w:cs="Times New Roman"/>
            <w:sz w:val="24"/>
            <w:szCs w:val="24"/>
          </w:rPr>
          <w:delText xml:space="preserve"> </w:delText>
        </w:r>
      </w:del>
      <w:commentRangeStart w:id="331"/>
      <w:ins w:id="332" w:author="Thomas, Gregg [2]" w:date="2024-05-09T12:30:00Z">
        <w:del w:id="333" w:author="Good, Jeffrey" w:date="2024-06-06T10:42:00Z">
          <w:r w:rsidR="00BF633A" w:rsidDel="00445D61">
            <w:rPr>
              <w:rFonts w:ascii="Times New Roman" w:hAnsi="Times New Roman" w:cs="Times New Roman"/>
              <w:sz w:val="24"/>
              <w:szCs w:val="24"/>
            </w:rPr>
            <w:delText xml:space="preserve">However, </w:delText>
          </w:r>
        </w:del>
      </w:ins>
      <w:del w:id="334" w:author="Good, Jeffrey" w:date="2024-06-06T10:42:00Z">
        <w:r w:rsidR="00170904" w:rsidDel="00445D61">
          <w:rPr>
            <w:rFonts w:ascii="Times New Roman" w:hAnsi="Times New Roman" w:cs="Times New Roman"/>
            <w:sz w:val="24"/>
            <w:szCs w:val="24"/>
          </w:rPr>
          <w:delText>T</w:delText>
        </w:r>
      </w:del>
      <w:ins w:id="335" w:author="Thomas, Gregg [2]" w:date="2024-05-09T12:30:00Z">
        <w:del w:id="336" w:author="Good, Jeffrey" w:date="2024-06-06T10:42:00Z">
          <w:r w:rsidR="00BF633A" w:rsidDel="00445D61">
            <w:rPr>
              <w:rFonts w:ascii="Times New Roman" w:hAnsi="Times New Roman" w:cs="Times New Roman"/>
              <w:sz w:val="24"/>
              <w:szCs w:val="24"/>
            </w:rPr>
            <w:delText>t</w:delText>
          </w:r>
        </w:del>
      </w:ins>
      <w:del w:id="337" w:author="Good, Jeffrey" w:date="2024-06-06T10:42:00Z">
        <w:r w:rsidR="00170904" w:rsidDel="00445D61">
          <w:rPr>
            <w:rFonts w:ascii="Times New Roman" w:hAnsi="Times New Roman" w:cs="Times New Roman"/>
            <w:sz w:val="24"/>
            <w:szCs w:val="24"/>
          </w:rPr>
          <w:delText>his stands in contrast to the well-known negative relationship between population-level nucleotide variation and recombination rates in several mammals</w:delText>
        </w:r>
        <w:commentRangeStart w:id="338"/>
        <w:commentRangeEnd w:id="338"/>
        <w:r w:rsidR="000370A6" w:rsidDel="00445D61">
          <w:rPr>
            <w:rStyle w:val="CommentReference"/>
          </w:rPr>
          <w:commentReference w:id="338"/>
        </w:r>
        <w:commentRangeEnd w:id="331"/>
        <w:r w:rsidR="00445D61" w:rsidDel="00445D61">
          <w:rPr>
            <w:rStyle w:val="CommentReference"/>
          </w:rPr>
          <w:commentReference w:id="331"/>
        </w:r>
        <w:r w:rsidR="004A4A0D" w:rsidDel="00445D61">
          <w:rPr>
            <w:rFonts w:ascii="Times New Roman" w:hAnsi="Times New Roman" w:cs="Times New Roman"/>
            <w:sz w:val="24"/>
            <w:szCs w:val="24"/>
          </w:rPr>
          <w:delText xml:space="preserve"> </w:delText>
        </w:r>
        <w:r w:rsidR="004A4A0D" w:rsidDel="00445D61">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sidDel="00445D61">
          <w:rPr>
            <w:rFonts w:ascii="Times New Roman" w:hAnsi="Times New Roman" w:cs="Times New Roman"/>
            <w:sz w:val="24"/>
            <w:szCs w:val="24"/>
          </w:rPr>
          <w:delInstrText xml:space="preserve"> ADDIN EN.CITE </w:delInstrText>
        </w:r>
        <w:r w:rsidR="004A4A0D" w:rsidDel="00445D61">
          <w:rPr>
            <w:rFonts w:ascii="Times New Roman" w:hAnsi="Times New Roman" w:cs="Times New Roman"/>
            <w:sz w:val="24"/>
            <w:szCs w:val="24"/>
          </w:rPr>
          <w:fldChar w:fldCharType="begin">
            <w:fldData xml:space="preserve">PEVuZE5vdGU+PENpdGU+PEF1dGhvcj5DYWk8L0F1dGhvcj48WWVhcj4yMDA5PC9ZZWFyPjxSZWNO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</w:fldData>
          </w:fldChar>
        </w:r>
        <w:r w:rsidR="004A4A0D" w:rsidDel="00445D61">
          <w:rPr>
            <w:rFonts w:ascii="Times New Roman" w:hAnsi="Times New Roman" w:cs="Times New Roman"/>
            <w:sz w:val="24"/>
            <w:szCs w:val="24"/>
          </w:rPr>
          <w:delInstrText xml:space="preserve"> ADDIN EN.CITE.DATA </w:delInstrText>
        </w:r>
        <w:r w:rsidR="004A4A0D" w:rsidDel="00445D61">
          <w:rPr>
            <w:rFonts w:ascii="Times New Roman" w:hAnsi="Times New Roman" w:cs="Times New Roman"/>
            <w:sz w:val="24"/>
            <w:szCs w:val="24"/>
          </w:rPr>
        </w:r>
        <w:r w:rsidR="004A4A0D" w:rsidDel="00445D61">
          <w:rPr>
            <w:rFonts w:ascii="Times New Roman" w:hAnsi="Times New Roman" w:cs="Times New Roman"/>
            <w:sz w:val="24"/>
            <w:szCs w:val="24"/>
          </w:rPr>
          <w:fldChar w:fldCharType="end"/>
        </w:r>
        <w:r w:rsidR="004A4A0D" w:rsidDel="00445D61">
          <w:rPr>
            <w:rFonts w:ascii="Times New Roman" w:hAnsi="Times New Roman" w:cs="Times New Roman"/>
            <w:sz w:val="24"/>
            <w:szCs w:val="24"/>
          </w:rPr>
        </w:r>
        <w:r w:rsidR="004A4A0D" w:rsidDel="00445D61">
          <w:rPr>
            <w:rFonts w:ascii="Times New Roman" w:hAnsi="Times New Roman" w:cs="Times New Roman"/>
            <w:sz w:val="24"/>
            <w:szCs w:val="24"/>
          </w:rPr>
          <w:fldChar w:fldCharType="separate"/>
        </w:r>
        <w:r w:rsidR="004A4A0D" w:rsidDel="00445D61">
          <w:rPr>
            <w:rFonts w:ascii="Times New Roman" w:hAnsi="Times New Roman" w:cs="Times New Roman"/>
            <w:noProof/>
            <w:sz w:val="24"/>
            <w:szCs w:val="24"/>
          </w:rPr>
          <w:delText>(Cai et al. 2009; Corbett-Detig et al. 2015)</w:delText>
        </w:r>
        <w:r w:rsidR="004A4A0D" w:rsidDel="00445D61">
          <w:rPr>
            <w:rFonts w:ascii="Times New Roman" w:hAnsi="Times New Roman" w:cs="Times New Roman"/>
            <w:sz w:val="24"/>
            <w:szCs w:val="24"/>
          </w:rPr>
          <w:fldChar w:fldCharType="end"/>
        </w:r>
        <w:r w:rsidR="00170904" w:rsidDel="00445D61">
          <w:rPr>
            <w:rFonts w:ascii="Times New Roman" w:hAnsi="Times New Roman" w:cs="Times New Roman"/>
            <w:sz w:val="24"/>
            <w:szCs w:val="24"/>
          </w:rPr>
          <w:delText xml:space="preserve">, including </w:delText>
        </w:r>
        <w:r w:rsidR="00213DE4" w:rsidDel="00445D61">
          <w:rPr>
            <w:rFonts w:ascii="Times New Roman" w:hAnsi="Times New Roman" w:cs="Times New Roman"/>
            <w:sz w:val="24"/>
            <w:szCs w:val="24"/>
          </w:rPr>
          <w:delText xml:space="preserve">in </w:delText>
        </w:r>
        <w:r w:rsidR="00170904" w:rsidDel="00445D61">
          <w:rPr>
            <w:rFonts w:ascii="Times New Roman" w:hAnsi="Times New Roman" w:cs="Times New Roman"/>
            <w:sz w:val="24"/>
            <w:szCs w:val="24"/>
          </w:rPr>
          <w:delText>house mouse</w:delText>
        </w:r>
        <w:r w:rsidR="00066A79" w:rsidDel="00445D61">
          <w:rPr>
            <w:rFonts w:ascii="Times New Roman" w:hAnsi="Times New Roman" w:cs="Times New Roman"/>
            <w:sz w:val="24"/>
            <w:szCs w:val="24"/>
          </w:rPr>
          <w:delText xml:space="preserve"> </w:delText>
        </w:r>
        <w:r w:rsidR="00066A79" w:rsidDel="00445D61">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sidDel="00445D61">
          <w:rPr>
            <w:rFonts w:ascii="Times New Roman" w:hAnsi="Times New Roman" w:cs="Times New Roman"/>
            <w:sz w:val="24"/>
            <w:szCs w:val="24"/>
          </w:rPr>
          <w:delInstrText xml:space="preserve"> ADDIN EN.CITE </w:delInstrText>
        </w:r>
        <w:r w:rsidR="004A4A0D" w:rsidDel="00445D61">
          <w:rPr>
            <w:rFonts w:ascii="Times New Roman" w:hAnsi="Times New Roman" w:cs="Times New Roman"/>
            <w:sz w:val="24"/>
            <w:szCs w:val="24"/>
          </w:rPr>
          <w:fldChar w:fldCharType="begin">
            <w:fldData xml:space="preserve">PEVuZE5vdGU+PENpdGU+PEF1dGhvcj5HZXJhbGRlczwvQXV0aG9yPjxZZWFyPjIwMTE8L1llYXI+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</w:fldData>
          </w:fldChar>
        </w:r>
        <w:r w:rsidR="004A4A0D" w:rsidDel="00445D61">
          <w:rPr>
            <w:rFonts w:ascii="Times New Roman" w:hAnsi="Times New Roman" w:cs="Times New Roman"/>
            <w:sz w:val="24"/>
            <w:szCs w:val="24"/>
          </w:rPr>
          <w:delInstrText xml:space="preserve"> ADDIN EN.CITE.DATA </w:delInstrText>
        </w:r>
        <w:r w:rsidR="004A4A0D" w:rsidDel="00445D61">
          <w:rPr>
            <w:rFonts w:ascii="Times New Roman" w:hAnsi="Times New Roman" w:cs="Times New Roman"/>
            <w:sz w:val="24"/>
            <w:szCs w:val="24"/>
          </w:rPr>
        </w:r>
        <w:r w:rsidR="004A4A0D" w:rsidDel="00445D61">
          <w:rPr>
            <w:rFonts w:ascii="Times New Roman" w:hAnsi="Times New Roman" w:cs="Times New Roman"/>
            <w:sz w:val="24"/>
            <w:szCs w:val="24"/>
          </w:rPr>
          <w:fldChar w:fldCharType="end"/>
        </w:r>
        <w:r w:rsidR="00066A79" w:rsidDel="00445D61">
          <w:rPr>
            <w:rFonts w:ascii="Times New Roman" w:hAnsi="Times New Roman" w:cs="Times New Roman"/>
            <w:sz w:val="24"/>
            <w:szCs w:val="24"/>
          </w:rPr>
        </w:r>
        <w:r w:rsidR="00066A79" w:rsidDel="00445D61">
          <w:rPr>
            <w:rFonts w:ascii="Times New Roman" w:hAnsi="Times New Roman" w:cs="Times New Roman"/>
            <w:sz w:val="24"/>
            <w:szCs w:val="24"/>
          </w:rPr>
          <w:fldChar w:fldCharType="separate"/>
        </w:r>
        <w:r w:rsidR="004A4A0D" w:rsidDel="00445D61">
          <w:rPr>
            <w:rFonts w:ascii="Times New Roman" w:hAnsi="Times New Roman" w:cs="Times New Roman"/>
            <w:noProof/>
            <w:sz w:val="24"/>
            <w:szCs w:val="24"/>
          </w:rPr>
          <w:delText>(Cai et al. 2009; Geraldes et al. 2011; Corbett-Detig et al. 2015; Kartje et al. 2020)</w:delText>
        </w:r>
        <w:r w:rsidR="00066A79" w:rsidDel="00445D61">
          <w:rPr>
            <w:rFonts w:ascii="Times New Roman" w:hAnsi="Times New Roman" w:cs="Times New Roman"/>
            <w:sz w:val="24"/>
            <w:szCs w:val="24"/>
          </w:rPr>
          <w:fldChar w:fldCharType="end"/>
        </w:r>
        <w:r w:rsidR="00170904" w:rsidDel="00445D61">
          <w:rPr>
            <w:rFonts w:ascii="Times New Roman" w:hAnsi="Times New Roman" w:cs="Times New Roman"/>
            <w:sz w:val="24"/>
            <w:szCs w:val="24"/>
          </w:rPr>
          <w:delText xml:space="preserve">. </w:delText>
        </w:r>
      </w:del>
      <w:del w:id="339" w:author="Good, Jeffrey" w:date="2024-06-07T12:12:00Z">
        <w:r w:rsidR="00845E6D" w:rsidDel="00B63FFD">
          <w:rPr>
            <w:rFonts w:ascii="Times New Roman" w:hAnsi="Times New Roman" w:cs="Times New Roman"/>
            <w:sz w:val="24"/>
            <w:szCs w:val="24"/>
          </w:rPr>
          <w:delText>However</w:delText>
        </w:r>
        <w:r w:rsidR="00CA393B" w:rsidDel="00B63FFD">
          <w:rPr>
            <w:rFonts w:ascii="Times New Roman" w:hAnsi="Times New Roman" w:cs="Times New Roman"/>
            <w:sz w:val="24"/>
            <w:szCs w:val="24"/>
          </w:rPr>
          <w:delText>, w</w:delText>
        </w:r>
        <w:r w:rsidR="00CA393B" w:rsidRPr="00031896" w:rsidDel="00B63FFD">
          <w:rPr>
            <w:rFonts w:ascii="Times New Roman" w:hAnsi="Times New Roman" w:cs="Times New Roman"/>
            <w:sz w:val="24"/>
            <w:szCs w:val="24"/>
          </w:rPr>
          <w:delText>e d</w:delText>
        </w:r>
        <w:r w:rsidR="00CA393B" w:rsidDel="00B63FFD">
          <w:rPr>
            <w:rFonts w:ascii="Times New Roman" w:hAnsi="Times New Roman" w:cs="Times New Roman"/>
            <w:sz w:val="24"/>
            <w:szCs w:val="24"/>
          </w:rPr>
          <w:delText>id</w:delText>
        </w:r>
        <w:r w:rsidR="00CA393B" w:rsidRPr="00031896" w:rsidDel="00B63FFD">
          <w:rPr>
            <w:rFonts w:ascii="Times New Roman" w:hAnsi="Times New Roman" w:cs="Times New Roman"/>
            <w:sz w:val="24"/>
            <w:szCs w:val="24"/>
          </w:rPr>
          <w:delText xml:space="preserve"> find</w:delText>
        </w:r>
        <w:r w:rsidR="00CA393B" w:rsidDel="00B63FFD">
          <w:rPr>
            <w:rFonts w:ascii="Times New Roman" w:hAnsi="Times New Roman" w:cs="Times New Roman"/>
            <w:sz w:val="24"/>
            <w:szCs w:val="24"/>
          </w:rPr>
          <w:delText xml:space="preserve"> a positive correlation between recombination rate and discordance with the</w:delText>
        </w:r>
        <w:r w:rsidR="00845E6D" w:rsidDel="00B63FFD">
          <w:rPr>
            <w:rFonts w:ascii="Times New Roman" w:hAnsi="Times New Roman" w:cs="Times New Roman"/>
            <w:sz w:val="24"/>
            <w:szCs w:val="24"/>
          </w:rPr>
          <w:delText xml:space="preserve"> inferred</w:delText>
        </w:r>
        <w:r w:rsidR="00CA393B" w:rsidDel="00B63FFD">
          <w:rPr>
            <w:rFonts w:ascii="Times New Roman" w:hAnsi="Times New Roman" w:cs="Times New Roman"/>
            <w:sz w:val="24"/>
            <w:szCs w:val="24"/>
          </w:rPr>
          <w:delText xml:space="preserve"> species tree, in line with previous work in </w:delText>
        </w:r>
      </w:del>
      <w:del w:id="340" w:author="Good, Jeffrey" w:date="2024-06-06T14:54:00Z">
        <w:r w:rsidR="00CA393B" w:rsidDel="004E19EF">
          <w:rPr>
            <w:rFonts w:ascii="Times New Roman" w:hAnsi="Times New Roman" w:cs="Times New Roman"/>
            <w:sz w:val="24"/>
            <w:szCs w:val="24"/>
          </w:rPr>
          <w:delText xml:space="preserve">primates </w:delText>
        </w:r>
      </w:del>
      <w:del w:id="341" w:author="Good, Jeffrey" w:date="2024-06-07T12:12:00Z">
        <w:r w:rsidR="00CA393B" w:rsidDel="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sidDel="00B63FFD">
          <w:rPr>
            <w:rFonts w:ascii="Times New Roman" w:hAnsi="Times New Roman" w:cs="Times New Roman"/>
            <w:sz w:val="24"/>
            <w:szCs w:val="24"/>
          </w:rPr>
          <w:delInstrText xml:space="preserve"> ADDIN EN.CITE </w:delInstrText>
        </w:r>
        <w:r w:rsidR="00CA393B" w:rsidDel="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MTM7IFJpdmFzLUdvbnphbGV6IGV0IGFsLiAyMDIzKTwvRGlzcGxheVRleHQ+PHJlY29yZD48cmVj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</w:fldData>
          </w:fldChar>
        </w:r>
        <w:r w:rsidR="00CA393B" w:rsidDel="00B63FFD">
          <w:rPr>
            <w:rFonts w:ascii="Times New Roman" w:hAnsi="Times New Roman" w:cs="Times New Roman"/>
            <w:sz w:val="24"/>
            <w:szCs w:val="24"/>
          </w:rPr>
          <w:delInstrText xml:space="preserve"> ADDIN EN.CITE.DATA </w:delInstrText>
        </w:r>
        <w:r w:rsidR="00CA393B" w:rsidDel="00B63FFD">
          <w:rPr>
            <w:rFonts w:ascii="Times New Roman" w:hAnsi="Times New Roman" w:cs="Times New Roman"/>
            <w:sz w:val="24"/>
            <w:szCs w:val="24"/>
          </w:rPr>
        </w:r>
        <w:r w:rsidR="00CA393B" w:rsidDel="00B63FFD">
          <w:rPr>
            <w:rFonts w:ascii="Times New Roman" w:hAnsi="Times New Roman" w:cs="Times New Roman"/>
            <w:sz w:val="24"/>
            <w:szCs w:val="24"/>
          </w:rPr>
          <w:fldChar w:fldCharType="end"/>
        </w:r>
        <w:r w:rsidR="00CA393B" w:rsidDel="00B63FFD">
          <w:rPr>
            <w:rFonts w:ascii="Times New Roman" w:hAnsi="Times New Roman" w:cs="Times New Roman"/>
            <w:sz w:val="24"/>
            <w:szCs w:val="24"/>
          </w:rPr>
        </w:r>
        <w:r w:rsidR="00CA393B" w:rsidDel="00B63FFD">
          <w:rPr>
            <w:rFonts w:ascii="Times New Roman" w:hAnsi="Times New Roman" w:cs="Times New Roman"/>
            <w:sz w:val="24"/>
            <w:szCs w:val="24"/>
          </w:rPr>
          <w:fldChar w:fldCharType="separate"/>
        </w:r>
        <w:r w:rsidR="00CA393B" w:rsidDel="00B63FFD">
          <w:rPr>
            <w:rFonts w:ascii="Times New Roman" w:hAnsi="Times New Roman" w:cs="Times New Roman"/>
            <w:noProof/>
            <w:sz w:val="24"/>
            <w:szCs w:val="24"/>
          </w:rPr>
          <w:delText>(Pease and Hahn 2013; Rivas-Gonzalez et al. 2023)</w:delText>
        </w:r>
        <w:r w:rsidR="00CA393B" w:rsidDel="00B63FFD">
          <w:rPr>
            <w:rFonts w:ascii="Times New Roman" w:hAnsi="Times New Roman" w:cs="Times New Roman"/>
            <w:sz w:val="24"/>
            <w:szCs w:val="24"/>
          </w:rPr>
          <w:fldChar w:fldCharType="end"/>
        </w:r>
      </w:del>
      <w:del w:id="342" w:author="Good, Jeffrey" w:date="2024-06-06T14:54:00Z">
        <w:r w:rsidR="00845E6D" w:rsidDel="004E19EF">
          <w:rPr>
            <w:rFonts w:ascii="Times New Roman" w:hAnsi="Times New Roman" w:cs="Times New Roman"/>
            <w:sz w:val="24"/>
            <w:szCs w:val="24"/>
          </w:rPr>
          <w:delText>, placental mammals</w:delText>
        </w:r>
        <w:r w:rsidR="004A4A0D" w:rsidDel="004E19EF">
          <w:rPr>
            <w:rFonts w:ascii="Times New Roman" w:hAnsi="Times New Roman" w:cs="Times New Roman"/>
            <w:sz w:val="24"/>
            <w:szCs w:val="24"/>
          </w:rPr>
          <w:delText xml:space="preserve"> </w:delText>
        </w:r>
      </w:del>
      <w:del w:id="343" w:author="Good, Jeffrey" w:date="2024-06-07T12:12:00Z">
        <w:r w:rsidR="004A4A0D" w:rsidDel="00B63FF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sidDel="00B63FFD">
          <w:rPr>
            <w:rFonts w:ascii="Times New Roman" w:hAnsi="Times New Roman" w:cs="Times New Roman"/>
            <w:sz w:val="24"/>
            <w:szCs w:val="24"/>
          </w:rPr>
          <w:delInstrText xml:space="preserve"> ADDIN EN.CITE </w:delInstrText>
        </w:r>
        <w:r w:rsidR="004A4A0D" w:rsidDel="00B63FFD">
          <w:rPr>
            <w:rFonts w:ascii="Times New Roman" w:hAnsi="Times New Roman" w:cs="Times New Roman"/>
            <w:sz w:val="24"/>
            <w:szCs w:val="24"/>
          </w:rPr>
          <w:fldChar w:fldCharType="begin">
            <w:fldData xml:space="preserve">PEVuZE5vdGU+PENpdGU+PEF1dGhvcj5Gb2xleTwvQXV0aG9yPjxZZWFyPjIwMjM8L1llYXI+PFJl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</w:fldData>
          </w:fldChar>
        </w:r>
        <w:r w:rsidR="004A4A0D" w:rsidDel="00B63FFD">
          <w:rPr>
            <w:rFonts w:ascii="Times New Roman" w:hAnsi="Times New Roman" w:cs="Times New Roman"/>
            <w:sz w:val="24"/>
            <w:szCs w:val="24"/>
          </w:rPr>
          <w:delInstrText xml:space="preserve"> ADDIN EN.CITE.DATA </w:delInstrText>
        </w:r>
        <w:r w:rsidR="004A4A0D" w:rsidDel="00B63FFD">
          <w:rPr>
            <w:rFonts w:ascii="Times New Roman" w:hAnsi="Times New Roman" w:cs="Times New Roman"/>
            <w:sz w:val="24"/>
            <w:szCs w:val="24"/>
          </w:rPr>
        </w:r>
        <w:r w:rsidR="004A4A0D" w:rsidDel="00B63FFD">
          <w:rPr>
            <w:rFonts w:ascii="Times New Roman" w:hAnsi="Times New Roman" w:cs="Times New Roman"/>
            <w:sz w:val="24"/>
            <w:szCs w:val="24"/>
          </w:rPr>
          <w:fldChar w:fldCharType="end"/>
        </w:r>
        <w:r w:rsidR="004A4A0D" w:rsidDel="00B63FFD">
          <w:rPr>
            <w:rFonts w:ascii="Times New Roman" w:hAnsi="Times New Roman" w:cs="Times New Roman"/>
            <w:sz w:val="24"/>
            <w:szCs w:val="24"/>
          </w:rPr>
        </w:r>
        <w:r w:rsidR="004A4A0D" w:rsidDel="00B63FFD">
          <w:rPr>
            <w:rFonts w:ascii="Times New Roman" w:hAnsi="Times New Roman" w:cs="Times New Roman"/>
            <w:sz w:val="24"/>
            <w:szCs w:val="24"/>
          </w:rPr>
          <w:fldChar w:fldCharType="separate"/>
        </w:r>
        <w:r w:rsidR="004A4A0D" w:rsidDel="00B63FFD">
          <w:rPr>
            <w:rFonts w:ascii="Times New Roman" w:hAnsi="Times New Roman" w:cs="Times New Roman"/>
            <w:noProof/>
            <w:sz w:val="24"/>
            <w:szCs w:val="24"/>
          </w:rPr>
          <w:delText>(Foley et al. 2023)</w:delText>
        </w:r>
        <w:r w:rsidR="004A4A0D" w:rsidDel="00B63FFD">
          <w:rPr>
            <w:rFonts w:ascii="Times New Roman" w:hAnsi="Times New Roman" w:cs="Times New Roman"/>
            <w:sz w:val="24"/>
            <w:szCs w:val="24"/>
          </w:rPr>
          <w:fldChar w:fldCharType="end"/>
        </w:r>
        <w:r w:rsidR="004A4A0D" w:rsidDel="00B63FFD">
          <w:rPr>
            <w:rFonts w:ascii="Times New Roman" w:hAnsi="Times New Roman" w:cs="Times New Roman"/>
            <w:sz w:val="24"/>
            <w:szCs w:val="24"/>
          </w:rPr>
          <w:delText xml:space="preserve"> </w:delText>
        </w:r>
        <w:r w:rsidR="00CA393B" w:rsidDel="00B63FFD">
          <w:rPr>
            <w:rFonts w:ascii="Times New Roman" w:hAnsi="Times New Roman" w:cs="Times New Roman"/>
            <w:sz w:val="24"/>
            <w:szCs w:val="24"/>
          </w:rPr>
          <w:delText xml:space="preserve">and </w:delText>
        </w:r>
        <w:r w:rsidR="00CA393B" w:rsidDel="00B63FFD">
          <w:rPr>
            <w:rFonts w:ascii="Times New Roman" w:hAnsi="Times New Roman" w:cs="Times New Roman"/>
            <w:i/>
            <w:iCs/>
            <w:sz w:val="24"/>
            <w:szCs w:val="24"/>
          </w:rPr>
          <w:delText>Drosophila</w:delText>
        </w:r>
        <w:r w:rsidR="00CA393B" w:rsidDel="00B63FFD">
          <w:rPr>
            <w:rFonts w:ascii="Times New Roman" w:hAnsi="Times New Roman" w:cs="Times New Roman"/>
            <w:sz w:val="24"/>
            <w:szCs w:val="24"/>
          </w:rPr>
          <w:delText xml:space="preserve"> </w:delText>
        </w:r>
        <w:r w:rsidR="00CA393B" w:rsidDel="00B63FFD">
          <w:rPr>
            <w:rFonts w:ascii="Times New Roman" w:hAnsi="Times New Roman" w:cs="Times New Roman"/>
            <w:sz w:val="24"/>
            <w:szCs w:val="24"/>
          </w:rPr>
          <w:fldChar w:fldCharType="begin"/>
        </w:r>
        <w:r w:rsidR="00CA393B" w:rsidDel="00B63FFD">
          <w:rPr>
            <w:rFonts w:ascii="Times New Roman" w:hAnsi="Times New Roman" w:cs="Times New Roman"/>
            <w:sz w:val="24"/>
            <w:szCs w:val="24"/>
          </w:rPr>
          <w:del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delInstrText>
        </w:r>
        <w:r w:rsidR="00CA393B" w:rsidDel="00B63FFD">
          <w:rPr>
            <w:rFonts w:ascii="Times New Roman" w:hAnsi="Times New Roman" w:cs="Times New Roman"/>
            <w:sz w:val="24"/>
            <w:szCs w:val="24"/>
          </w:rPr>
          <w:fldChar w:fldCharType="separate"/>
        </w:r>
        <w:r w:rsidR="00CA393B" w:rsidDel="00B63FFD">
          <w:rPr>
            <w:rFonts w:ascii="Times New Roman" w:hAnsi="Times New Roman" w:cs="Times New Roman"/>
            <w:noProof/>
            <w:sz w:val="24"/>
            <w:szCs w:val="24"/>
          </w:rPr>
          <w:delText>(Pease and Hahn 2013)</w:delText>
        </w:r>
        <w:r w:rsidR="00CA393B" w:rsidDel="00B63FFD">
          <w:rPr>
            <w:rFonts w:ascii="Times New Roman" w:hAnsi="Times New Roman" w:cs="Times New Roman"/>
            <w:sz w:val="24"/>
            <w:szCs w:val="24"/>
          </w:rPr>
          <w:fldChar w:fldCharType="end"/>
        </w:r>
        <w:r w:rsidR="00CA393B" w:rsidDel="00B63FFD">
          <w:rPr>
            <w:rFonts w:ascii="Times New Roman" w:hAnsi="Times New Roman" w:cs="Times New Roman"/>
            <w:sz w:val="24"/>
            <w:szCs w:val="24"/>
          </w:rPr>
          <w:delText>.</w:delText>
        </w:r>
        <w:r w:rsidR="00CA393B" w:rsidRPr="00031896" w:rsidDel="00B63FFD">
          <w:rPr>
            <w:rFonts w:ascii="Times New Roman" w:hAnsi="Times New Roman" w:cs="Times New Roman"/>
            <w:sz w:val="24"/>
            <w:szCs w:val="24"/>
          </w:rPr>
          <w:delText xml:space="preserve"> </w:delText>
        </w:r>
        <w:r w:rsidR="00CA393B" w:rsidDel="00B63FFD">
          <w:rPr>
            <w:rFonts w:ascii="Times New Roman" w:hAnsi="Times New Roman" w:cs="Times New Roman"/>
            <w:sz w:val="24"/>
            <w:szCs w:val="24"/>
          </w:rPr>
          <w:delText xml:space="preserve"> </w:delText>
        </w:r>
      </w:del>
    </w:p>
    <w:p w14:paraId="5EFCB32E" w14:textId="76711F30"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del w:id="344" w:author="Good, Jeffrey" w:date="2024-06-07T13:01:00Z">
        <w:r w:rsidR="00170904" w:rsidDel="00364964">
          <w:rPr>
            <w:rFonts w:ascii="Times New Roman" w:hAnsi="Times New Roman" w:cs="Times New Roman"/>
            <w:sz w:val="24"/>
            <w:szCs w:val="24"/>
          </w:rPr>
          <w:delText xml:space="preserve">are </w:delText>
        </w:r>
      </w:del>
      <w:ins w:id="345" w:author="Good, Jeffrey" w:date="2024-06-07T13:01:00Z">
        <w:r w:rsidR="00364964">
          <w:rPr>
            <w:rFonts w:ascii="Times New Roman" w:hAnsi="Times New Roman" w:cs="Times New Roman"/>
            <w:sz w:val="24"/>
            <w:szCs w:val="24"/>
          </w:rPr>
          <w:t xml:space="preserve">is </w:t>
        </w:r>
      </w:ins>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PjxSZWNOdW0+MjE2PC9SZWNOdW0+PERpc3BsYXlUZXh0PihTdGFueW9uIGV0IGFsLiAxOTk5OyBZ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==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70904">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 xml:space="preserve">may prove limiting given that most tissue resources for this group are </w:t>
      </w:r>
      <w:r w:rsidR="00170904">
        <w:rPr>
          <w:rFonts w:ascii="Times New Roman" w:hAnsi="Times New Roman" w:cs="Times New Roman"/>
          <w:sz w:val="24"/>
          <w:szCs w:val="24"/>
        </w:rPr>
        <w:lastRenderedPageBreak/>
        <w:t>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11E5C959" w14:textId="5E09392D" w:rsidR="003106CE" w:rsidDel="00232ED1" w:rsidRDefault="00D27115">
      <w:pPr>
        <w:spacing w:after="0"/>
        <w:ind w:firstLine="720"/>
        <w:jc w:val="both"/>
        <w:rPr>
          <w:del w:id="346" w:author="Good, Jeffrey" w:date="2024-06-07T14:44:00Z"/>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the processes of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MTk3NDsgS2FwbGFuIGV0IGFsLiAxOTg5KTwvRGlzcGxheVRleHQ+PHJlY29yZD48cmVjLW51bWJl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aGFybGVzd29ydGggZXQgYWwuIDE5OTM7IEh1ZHNvbiBhbmQgS2FwbGFuIDE5OTUpPC9EaXNwbGF5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0E72EA">
        <w:rPr>
          <w:rFonts w:ascii="Times New Roman" w:hAnsi="Times New Roman" w:cs="Times New Roman"/>
          <w:i/>
          <w:iCs/>
          <w:noProof/>
          <w:sz w:val="24"/>
          <w:szCs w:val="24"/>
        </w:rPr>
        <w:t>i.e.</w:t>
      </w:r>
      <w:r>
        <w:rPr>
          <w:rFonts w:ascii="Times New Roman" w:hAnsi="Times New Roman" w:cs="Times New Roman"/>
          <w:noProof/>
          <w:sz w:val="24"/>
          <w:szCs w:val="24"/>
        </w:rPr>
        <w:t>,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del w:id="347" w:author="Thomas, Gregg [2]" w:date="2024-04-09T10:54:00Z">
        <w:r w:rsidDel="00751B61">
          <w:rPr>
            <w:rFonts w:ascii="Times New Roman" w:hAnsi="Times New Roman" w:cs="Times New Roman"/>
            <w:sz w:val="24"/>
            <w:szCs w:val="24"/>
          </w:rPr>
          <w:delText xml:space="preserve">on </w:delText>
        </w:r>
      </w:del>
      <w:ins w:id="348" w:author="Thomas, Gregg [2]" w:date="2024-04-09T10:54:00Z">
        <w:r w:rsidR="00751B61">
          <w:rPr>
            <w:rFonts w:ascii="Times New Roman" w:hAnsi="Times New Roman" w:cs="Times New Roman"/>
            <w:sz w:val="24"/>
            <w:szCs w:val="24"/>
          </w:rPr>
          <w:t xml:space="preserve">in </w:t>
        </w:r>
      </w:ins>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del w:id="349" w:author="Good, Jeffrey" w:date="2024-06-07T13:43:00Z">
        <w:r w:rsidDel="001B3523">
          <w:rPr>
            <w:rFonts w:ascii="Times New Roman" w:hAnsi="Times New Roman" w:cs="Times New Roman"/>
            <w:sz w:val="24"/>
            <w:szCs w:val="24"/>
          </w:rPr>
          <w:delText xml:space="preserve">influenced </w:delText>
        </w:r>
      </w:del>
      <w:ins w:id="350" w:author="Good, Jeffrey" w:date="2024-06-07T13:43:00Z">
        <w:r w:rsidR="001B3523">
          <w:rPr>
            <w:rFonts w:ascii="Times New Roman" w:hAnsi="Times New Roman" w:cs="Times New Roman"/>
            <w:sz w:val="24"/>
            <w:szCs w:val="24"/>
          </w:rPr>
          <w:t xml:space="preserve">reduced </w:t>
        </w:r>
      </w:ins>
      <w:r>
        <w:rPr>
          <w:rFonts w:ascii="Times New Roman" w:hAnsi="Times New Roman" w:cs="Times New Roman"/>
          <w:sz w:val="24"/>
          <w:szCs w:val="24"/>
        </w:rPr>
        <w:t>by linkage to functional elements</w:t>
      </w:r>
      <w:ins w:id="351" w:author="Good, Jeffrey" w:date="2024-06-07T13:43:00Z">
        <w:r w:rsidR="001B3523">
          <w:rPr>
            <w:rFonts w:ascii="Times New Roman" w:hAnsi="Times New Roman" w:cs="Times New Roman"/>
            <w:sz w:val="24"/>
            <w:szCs w:val="24"/>
          </w:rPr>
          <w:t xml:space="preserve"> subject to selection</w:t>
        </w:r>
      </w:ins>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del w:id="352" w:author="Good, Jeffrey" w:date="2024-06-07T14:45:00Z">
        <w:r w:rsidR="00B12402" w:rsidDel="00232ED1">
          <w:rPr>
            <w:rFonts w:ascii="Times New Roman" w:hAnsi="Times New Roman" w:cs="Times New Roman"/>
            <w:sz w:val="24"/>
            <w:szCs w:val="24"/>
          </w:rPr>
          <w:delText xml:space="preserve"> this general prediction</w:delText>
        </w:r>
      </w:del>
      <w:r w:rsidR="00B12402">
        <w:rPr>
          <w:rFonts w:ascii="Times New Roman" w:hAnsi="Times New Roman" w:cs="Times New Roman"/>
          <w:sz w:val="24"/>
          <w:szCs w:val="24"/>
        </w:rPr>
        <w:t xml:space="preserve">, </w:t>
      </w:r>
      <w:ins w:id="353" w:author="Good, Jeffrey" w:date="2024-06-07T15:00:00Z">
        <w:r w:rsidR="006F0055">
          <w:rPr>
            <w:rFonts w:ascii="Times New Roman" w:hAnsi="Times New Roman" w:cs="Times New Roman"/>
            <w:sz w:val="24"/>
            <w:szCs w:val="24"/>
          </w:rPr>
          <w:t>the lowest</w:t>
        </w:r>
      </w:ins>
      <w:ins w:id="354" w:author="Good, Jeffrey" w:date="2024-06-07T14:41:00Z">
        <w:r w:rsidR="00232ED1">
          <w:rPr>
            <w:rFonts w:ascii="Times New Roman" w:hAnsi="Times New Roman" w:cs="Times New Roman"/>
            <w:sz w:val="24"/>
            <w:szCs w:val="24"/>
          </w:rPr>
          <w:t xml:space="preserve"> rates of local discordance (Fig. 5B) and </w:t>
        </w:r>
      </w:ins>
      <w:ins w:id="355" w:author="Good, Jeffrey" w:date="2024-06-07T14:42:00Z">
        <w:r w:rsidR="00232ED1">
          <w:rPr>
            <w:rFonts w:ascii="Times New Roman" w:hAnsi="Times New Roman" w:cs="Times New Roman"/>
            <w:sz w:val="24"/>
            <w:szCs w:val="24"/>
          </w:rPr>
          <w:t xml:space="preserve">overall </w:t>
        </w:r>
      </w:ins>
      <w:del w:id="356" w:author="Good, Jeffrey" w:date="2024-06-07T14:41:00Z">
        <w:r w:rsidR="00B12402" w:rsidDel="00232ED1">
          <w:rPr>
            <w:rFonts w:ascii="Times New Roman" w:hAnsi="Times New Roman" w:cs="Times New Roman"/>
            <w:sz w:val="24"/>
            <w:szCs w:val="24"/>
          </w:rPr>
          <w:delText>w</w:delText>
        </w:r>
        <w:r w:rsidR="00F43E15" w:rsidDel="00232ED1">
          <w:rPr>
            <w:rFonts w:ascii="Times New Roman" w:hAnsi="Times New Roman" w:cs="Times New Roman"/>
            <w:sz w:val="24"/>
            <w:szCs w:val="24"/>
          </w:rPr>
          <w:delText>e observe</w:delText>
        </w:r>
        <w:r w:rsidR="00B12402" w:rsidDel="00232ED1">
          <w:rPr>
            <w:rFonts w:ascii="Times New Roman" w:hAnsi="Times New Roman" w:cs="Times New Roman"/>
            <w:sz w:val="24"/>
            <w:szCs w:val="24"/>
          </w:rPr>
          <w:delText xml:space="preserve">d less </w:delText>
        </w:r>
      </w:del>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ins w:id="357" w:author="Good, Jeffrey" w:date="2024-06-07T14:47:00Z">
        <w:r w:rsidR="0089723E">
          <w:rPr>
            <w:rFonts w:ascii="Times New Roman" w:hAnsi="Times New Roman" w:cs="Times New Roman"/>
            <w:sz w:val="24"/>
            <w:szCs w:val="24"/>
          </w:rPr>
          <w:t xml:space="preserve"> (Fig. 5C)</w:t>
        </w:r>
      </w:ins>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ins w:id="358" w:author="Good, Jeffrey" w:date="2024-06-07T14:42:00Z">
        <w:r w:rsidR="00232ED1">
          <w:rPr>
            <w:rFonts w:ascii="Times New Roman" w:hAnsi="Times New Roman" w:cs="Times New Roman"/>
            <w:sz w:val="24"/>
            <w:szCs w:val="24"/>
          </w:rPr>
          <w:t xml:space="preserve">UCEs </w:t>
        </w:r>
      </w:ins>
      <w:ins w:id="359" w:author="Good, Jeffrey" w:date="2024-06-07T15:00:00Z">
        <w:r w:rsidR="006F0055">
          <w:rPr>
            <w:rFonts w:ascii="Times New Roman" w:hAnsi="Times New Roman" w:cs="Times New Roman"/>
            <w:sz w:val="24"/>
            <w:szCs w:val="24"/>
          </w:rPr>
          <w:t xml:space="preserve">when compared to </w:t>
        </w:r>
      </w:ins>
      <w:del w:id="360" w:author="Good, Jeffrey" w:date="2024-06-07T14:44:00Z">
        <w:r w:rsidR="00B12402" w:rsidDel="00232ED1">
          <w:rPr>
            <w:rFonts w:ascii="Times New Roman" w:hAnsi="Times New Roman" w:cs="Times New Roman"/>
            <w:sz w:val="24"/>
            <w:szCs w:val="24"/>
          </w:rPr>
          <w:delText>protein</w:delText>
        </w:r>
        <w:r w:rsidR="00AB65E3" w:rsidDel="00232ED1">
          <w:rPr>
            <w:rFonts w:ascii="Times New Roman" w:hAnsi="Times New Roman" w:cs="Times New Roman"/>
            <w:sz w:val="24"/>
            <w:szCs w:val="24"/>
          </w:rPr>
          <w:delText>-</w:delText>
        </w:r>
        <w:r w:rsidR="001D4181" w:rsidDel="00232ED1">
          <w:rPr>
            <w:rFonts w:ascii="Times New Roman" w:hAnsi="Times New Roman" w:cs="Times New Roman"/>
            <w:sz w:val="24"/>
            <w:szCs w:val="24"/>
          </w:rPr>
          <w:delText xml:space="preserve">coding </w:delText>
        </w:r>
        <w:r w:rsidR="00B12402" w:rsidDel="00232ED1">
          <w:rPr>
            <w:rFonts w:ascii="Times New Roman" w:hAnsi="Times New Roman" w:cs="Times New Roman"/>
            <w:sz w:val="24"/>
            <w:szCs w:val="24"/>
          </w:rPr>
          <w:delText xml:space="preserve">genes </w:delText>
        </w:r>
        <w:r w:rsidR="001D4181" w:rsidDel="00232ED1">
          <w:rPr>
            <w:rFonts w:ascii="Times New Roman" w:hAnsi="Times New Roman" w:cs="Times New Roman"/>
            <w:sz w:val="24"/>
            <w:szCs w:val="24"/>
          </w:rPr>
          <w:delText xml:space="preserve">(Fig. </w:delText>
        </w:r>
        <w:r w:rsidR="00CA393B" w:rsidDel="00232ED1">
          <w:rPr>
            <w:rFonts w:ascii="Times New Roman" w:hAnsi="Times New Roman" w:cs="Times New Roman"/>
            <w:sz w:val="24"/>
            <w:szCs w:val="24"/>
          </w:rPr>
          <w:delText>5</w:delText>
        </w:r>
        <w:r w:rsidR="001D4181" w:rsidDel="00232ED1">
          <w:rPr>
            <w:rFonts w:ascii="Times New Roman" w:hAnsi="Times New Roman" w:cs="Times New Roman"/>
            <w:sz w:val="24"/>
            <w:szCs w:val="24"/>
          </w:rPr>
          <w:delText>C)</w:delText>
        </w:r>
        <w:r w:rsidR="0016153B" w:rsidDel="00232ED1">
          <w:rPr>
            <w:rFonts w:ascii="Times New Roman" w:hAnsi="Times New Roman" w:cs="Times New Roman"/>
            <w:sz w:val="24"/>
            <w:szCs w:val="24"/>
          </w:rPr>
          <w:delText xml:space="preserve">, </w:delText>
        </w:r>
        <w:r w:rsidR="00B12402" w:rsidDel="00232ED1">
          <w:rPr>
            <w:rFonts w:ascii="Times New Roman" w:hAnsi="Times New Roman" w:cs="Times New Roman"/>
            <w:sz w:val="24"/>
            <w:szCs w:val="24"/>
          </w:rPr>
          <w:delText xml:space="preserve">similar to previous results </w:delText>
        </w:r>
        <w:r w:rsidR="00B12402" w:rsidDel="00232ED1">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sidDel="00232ED1">
          <w:rPr>
            <w:rFonts w:ascii="Times New Roman" w:hAnsi="Times New Roman" w:cs="Times New Roman"/>
            <w:sz w:val="24"/>
            <w:szCs w:val="24"/>
          </w:rPr>
          <w:delInstrText xml:space="preserve"> ADDIN EN.CITE </w:delInstrText>
        </w:r>
        <w:r w:rsidR="00526F59" w:rsidDel="00232ED1">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526F59" w:rsidDel="00232ED1">
          <w:rPr>
            <w:rFonts w:ascii="Times New Roman" w:hAnsi="Times New Roman" w:cs="Times New Roman"/>
            <w:sz w:val="24"/>
            <w:szCs w:val="24"/>
          </w:rPr>
          <w:delInstrText xml:space="preserve"> ADDIN EN.CITE.DATA </w:delInstrText>
        </w:r>
        <w:r w:rsidR="00526F59" w:rsidDel="00232ED1">
          <w:rPr>
            <w:rFonts w:ascii="Times New Roman" w:hAnsi="Times New Roman" w:cs="Times New Roman"/>
            <w:sz w:val="24"/>
            <w:szCs w:val="24"/>
          </w:rPr>
        </w:r>
        <w:r w:rsidR="00526F59" w:rsidDel="00232ED1">
          <w:rPr>
            <w:rFonts w:ascii="Times New Roman" w:hAnsi="Times New Roman" w:cs="Times New Roman"/>
            <w:sz w:val="24"/>
            <w:szCs w:val="24"/>
          </w:rPr>
          <w:fldChar w:fldCharType="end"/>
        </w:r>
        <w:r w:rsidR="00B12402" w:rsidDel="00232ED1">
          <w:rPr>
            <w:rFonts w:ascii="Times New Roman" w:hAnsi="Times New Roman" w:cs="Times New Roman"/>
            <w:sz w:val="24"/>
            <w:szCs w:val="24"/>
          </w:rPr>
        </w:r>
        <w:r w:rsidR="00B12402" w:rsidDel="00232ED1">
          <w:rPr>
            <w:rFonts w:ascii="Times New Roman" w:hAnsi="Times New Roman" w:cs="Times New Roman"/>
            <w:sz w:val="24"/>
            <w:szCs w:val="24"/>
          </w:rPr>
          <w:fldChar w:fldCharType="separate"/>
        </w:r>
        <w:r w:rsidR="00526F59" w:rsidDel="00232ED1">
          <w:rPr>
            <w:rFonts w:ascii="Times New Roman" w:hAnsi="Times New Roman" w:cs="Times New Roman"/>
            <w:noProof/>
            <w:sz w:val="24"/>
            <w:szCs w:val="24"/>
          </w:rPr>
          <w:delText>(Scally et al. 2012; Rivas-Gonzalez et al. 2023)</w:delText>
        </w:r>
        <w:r w:rsidR="00B12402" w:rsidDel="00232ED1">
          <w:rPr>
            <w:rFonts w:ascii="Times New Roman" w:hAnsi="Times New Roman" w:cs="Times New Roman"/>
            <w:sz w:val="24"/>
            <w:szCs w:val="24"/>
          </w:rPr>
          <w:fldChar w:fldCharType="end"/>
        </w:r>
        <w:r w:rsidR="00526F59" w:rsidDel="00232ED1">
          <w:rPr>
            <w:rFonts w:ascii="Times New Roman" w:hAnsi="Times New Roman" w:cs="Times New Roman"/>
            <w:sz w:val="24"/>
            <w:szCs w:val="24"/>
          </w:rPr>
          <w:delText>, as well as other features like UCEs</w:delText>
        </w:r>
      </w:del>
      <w:del w:id="361" w:author="Good, Jeffrey" w:date="2024-06-07T13:03:00Z">
        <w:r w:rsidR="00526F59" w:rsidDel="00364964">
          <w:rPr>
            <w:rFonts w:ascii="Times New Roman" w:hAnsi="Times New Roman" w:cs="Times New Roman"/>
            <w:sz w:val="24"/>
            <w:szCs w:val="24"/>
          </w:rPr>
          <w:delText xml:space="preserve"> and recombination hotspots</w:delText>
        </w:r>
      </w:del>
      <w:del w:id="362" w:author="Good, Jeffrey" w:date="2024-06-07T14:44:00Z">
        <w:r w:rsidR="001D4181" w:rsidDel="00232ED1">
          <w:rPr>
            <w:rFonts w:ascii="Times New Roman" w:hAnsi="Times New Roman" w:cs="Times New Roman"/>
            <w:sz w:val="24"/>
            <w:szCs w:val="24"/>
          </w:rPr>
          <w:delText>.</w:delText>
        </w:r>
        <w:r w:rsidR="00526F59" w:rsidDel="00232ED1">
          <w:rPr>
            <w:rFonts w:ascii="Times New Roman" w:hAnsi="Times New Roman" w:cs="Times New Roman"/>
            <w:sz w:val="24"/>
            <w:szCs w:val="24"/>
          </w:rPr>
          <w:delText xml:space="preserve"> </w:delText>
        </w:r>
        <w:r w:rsidR="003106CE" w:rsidDel="00232ED1">
          <w:rPr>
            <w:rFonts w:ascii="Times New Roman" w:hAnsi="Times New Roman" w:cs="Times New Roman"/>
            <w:sz w:val="24"/>
            <w:szCs w:val="24"/>
          </w:rPr>
          <w:delText>We also assessed local phylogenetic discordance in 10kb windows around these genomic features and</w:delText>
        </w:r>
        <w:r w:rsidR="001D4181" w:rsidDel="00232ED1">
          <w:rPr>
            <w:rFonts w:ascii="Times New Roman" w:hAnsi="Times New Roman" w:cs="Times New Roman"/>
            <w:sz w:val="24"/>
            <w:szCs w:val="24"/>
          </w:rPr>
          <w:delText xml:space="preserve"> </w:delText>
        </w:r>
        <w:r w:rsidR="003106CE" w:rsidDel="00232ED1">
          <w:rPr>
            <w:rFonts w:ascii="Times New Roman" w:hAnsi="Times New Roman" w:cs="Times New Roman"/>
            <w:sz w:val="24"/>
            <w:szCs w:val="24"/>
          </w:rPr>
          <w:delText>found</w:delText>
        </w:r>
        <w:r w:rsidR="00F43E15" w:rsidDel="00232ED1">
          <w:rPr>
            <w:rFonts w:ascii="Times New Roman" w:hAnsi="Times New Roman" w:cs="Times New Roman"/>
            <w:sz w:val="24"/>
            <w:szCs w:val="24"/>
          </w:rPr>
          <w:delText xml:space="preserve"> </w:delText>
        </w:r>
        <w:r w:rsidR="008350DE" w:rsidRPr="00031896" w:rsidDel="00232ED1">
          <w:rPr>
            <w:rFonts w:ascii="Times New Roman" w:hAnsi="Times New Roman" w:cs="Times New Roman"/>
            <w:sz w:val="24"/>
            <w:szCs w:val="24"/>
          </w:rPr>
          <w:delText xml:space="preserve">varying degrees of </w:delText>
        </w:r>
        <w:r w:rsidR="00C75391" w:rsidDel="00232ED1">
          <w:rPr>
            <w:rFonts w:ascii="Times New Roman" w:hAnsi="Times New Roman" w:cs="Times New Roman"/>
            <w:sz w:val="24"/>
            <w:szCs w:val="24"/>
          </w:rPr>
          <w:delText>phyl</w:delText>
        </w:r>
        <w:r w:rsidR="009930D8" w:rsidDel="00232ED1">
          <w:rPr>
            <w:rFonts w:ascii="Times New Roman" w:hAnsi="Times New Roman" w:cs="Times New Roman"/>
            <w:sz w:val="24"/>
            <w:szCs w:val="24"/>
          </w:rPr>
          <w:delText>o</w:delText>
        </w:r>
        <w:r w:rsidR="00C75391" w:rsidDel="00232ED1">
          <w:rPr>
            <w:rFonts w:ascii="Times New Roman" w:hAnsi="Times New Roman" w:cs="Times New Roman"/>
            <w:sz w:val="24"/>
            <w:szCs w:val="24"/>
          </w:rPr>
          <w:delText>genetic</w:delText>
        </w:r>
        <w:r w:rsidR="008350DE" w:rsidRPr="00031896" w:rsidDel="00232ED1">
          <w:rPr>
            <w:rFonts w:ascii="Times New Roman" w:hAnsi="Times New Roman" w:cs="Times New Roman"/>
            <w:sz w:val="24"/>
            <w:szCs w:val="24"/>
          </w:rPr>
          <w:delText xml:space="preserve"> similarity, </w:delText>
        </w:r>
        <w:r w:rsidR="008B682F" w:rsidDel="00232ED1">
          <w:rPr>
            <w:rFonts w:ascii="Times New Roman" w:hAnsi="Times New Roman" w:cs="Times New Roman"/>
            <w:sz w:val="24"/>
            <w:szCs w:val="24"/>
          </w:rPr>
          <w:delText xml:space="preserve">presumably reflecting variation in the </w:delText>
        </w:r>
        <w:r w:rsidR="006C1351" w:rsidDel="00232ED1">
          <w:rPr>
            <w:rFonts w:ascii="Times New Roman" w:hAnsi="Times New Roman" w:cs="Times New Roman"/>
            <w:sz w:val="24"/>
            <w:szCs w:val="24"/>
          </w:rPr>
          <w:delText xml:space="preserve">strength and </w:delText>
        </w:r>
        <w:r w:rsidR="008B682F" w:rsidDel="00232ED1">
          <w:rPr>
            <w:rFonts w:ascii="Times New Roman" w:hAnsi="Times New Roman" w:cs="Times New Roman"/>
            <w:sz w:val="24"/>
            <w:szCs w:val="24"/>
          </w:rPr>
          <w:delText>frequency of linked selection over time</w:delText>
        </w:r>
        <w:r w:rsidR="003106CE" w:rsidDel="00232ED1">
          <w:rPr>
            <w:rFonts w:ascii="Times New Roman" w:hAnsi="Times New Roman" w:cs="Times New Roman"/>
            <w:sz w:val="24"/>
            <w:szCs w:val="24"/>
          </w:rPr>
          <w:delText xml:space="preserve"> (Fig. 5A and B)</w:delText>
        </w:r>
        <w:r w:rsidR="008350DE" w:rsidRPr="00031896" w:rsidDel="00232ED1">
          <w:rPr>
            <w:rFonts w:ascii="Times New Roman" w:hAnsi="Times New Roman" w:cs="Times New Roman"/>
            <w:sz w:val="24"/>
            <w:szCs w:val="24"/>
          </w:rPr>
          <w:delText>.</w:delText>
        </w:r>
        <w:r w:rsidR="003106CE" w:rsidDel="00232ED1">
          <w:rPr>
            <w:rFonts w:ascii="Times New Roman" w:hAnsi="Times New Roman" w:cs="Times New Roman"/>
            <w:sz w:val="24"/>
            <w:szCs w:val="24"/>
          </w:rPr>
          <w:delText xml:space="preserve"> For instance, regions immediately adjacent to recombination hotspots </w:delText>
        </w:r>
      </w:del>
      <w:del w:id="363" w:author="Good, Jeffrey" w:date="2024-06-07T13:04:00Z">
        <w:r w:rsidR="003106CE" w:rsidDel="00957FCA">
          <w:rPr>
            <w:rFonts w:ascii="Times New Roman" w:hAnsi="Times New Roman" w:cs="Times New Roman"/>
            <w:sz w:val="24"/>
            <w:szCs w:val="24"/>
          </w:rPr>
          <w:delText>a</w:delText>
        </w:r>
      </w:del>
      <w:del w:id="364" w:author="Good, Jeffrey" w:date="2024-06-07T14:44:00Z">
        <w:r w:rsidR="003106CE" w:rsidDel="00232ED1">
          <w:rPr>
            <w:rFonts w:ascii="Times New Roman" w:hAnsi="Times New Roman" w:cs="Times New Roman"/>
            <w:sz w:val="24"/>
            <w:szCs w:val="24"/>
          </w:rPr>
          <w:delText>re, on average, more similar than regions around no genomic features (Fig. 5B), and this similarity is retained over long distances (up to 5Mb; Fig. 5A).</w:delText>
        </w:r>
        <w:r w:rsidR="003106CE" w:rsidRPr="00031896" w:rsidDel="00232ED1">
          <w:rPr>
            <w:rFonts w:ascii="Times New Roman" w:hAnsi="Times New Roman" w:cs="Times New Roman"/>
            <w:sz w:val="24"/>
            <w:szCs w:val="24"/>
          </w:rPr>
          <w:delText xml:space="preserve"> </w:delText>
        </w:r>
      </w:del>
      <w:ins w:id="365" w:author="Thomas, Gregg [2]" w:date="2024-05-09T16:45:00Z">
        <w:del w:id="366" w:author="Good, Jeffrey" w:date="2024-06-07T14:44:00Z">
          <w:r w:rsidR="0032023D" w:rsidDel="00232ED1">
            <w:rPr>
              <w:rFonts w:ascii="Times New Roman" w:hAnsi="Times New Roman" w:cs="Times New Roman"/>
              <w:sz w:val="24"/>
              <w:szCs w:val="24"/>
            </w:rPr>
            <w:delText xml:space="preserve">The patterns around genes are more difficult to interpret: they show similar levels of local phylogenetic similarity (Fig. 5B), but this similarity decays more rapidly </w:delText>
          </w:r>
        </w:del>
      </w:ins>
      <w:ins w:id="367" w:author="Thomas, Gregg [2]" w:date="2024-05-09T16:46:00Z">
        <w:del w:id="368" w:author="Good, Jeffrey" w:date="2024-06-07T14:44:00Z">
          <w:r w:rsidR="0032023D" w:rsidDel="00232ED1">
            <w:rPr>
              <w:rFonts w:ascii="Times New Roman" w:hAnsi="Times New Roman" w:cs="Times New Roman"/>
              <w:sz w:val="24"/>
              <w:szCs w:val="24"/>
            </w:rPr>
            <w:delText>compared to non-feature windows (Fig. 5A)</w:delText>
          </w:r>
        </w:del>
      </w:ins>
      <w:ins w:id="369" w:author="Thomas, Gregg [2]" w:date="2024-05-09T16:49:00Z">
        <w:del w:id="370" w:author="Good, Jeffrey" w:date="2024-06-07T14:44:00Z">
          <w:r w:rsidR="0032023D" w:rsidDel="00232ED1">
            <w:rPr>
              <w:rFonts w:ascii="Times New Roman" w:hAnsi="Times New Roman" w:cs="Times New Roman"/>
              <w:sz w:val="24"/>
              <w:szCs w:val="24"/>
            </w:rPr>
            <w:delText xml:space="preserve">, which again relates to the complex </w:delText>
          </w:r>
        </w:del>
      </w:ins>
    </w:p>
    <w:p w14:paraId="46626EA4" w14:textId="1FA0ADA7" w:rsidR="0089723E" w:rsidDel="006F0055" w:rsidRDefault="00F43E15" w:rsidP="006F0055">
      <w:pPr>
        <w:spacing w:after="0"/>
        <w:ind w:firstLine="720"/>
        <w:jc w:val="both"/>
        <w:rPr>
          <w:del w:id="371" w:author="Good, Jeffrey" w:date="2024-06-07T15:04:00Z"/>
          <w:moveTo w:id="372" w:author="Good, Jeffrey" w:date="2024-06-07T14:55:00Z"/>
          <w:rFonts w:ascii="Times New Roman" w:hAnsi="Times New Roman" w:cs="Times New Roman"/>
          <w:sz w:val="24"/>
          <w:szCs w:val="24"/>
        </w:rPr>
      </w:pPr>
      <w:del w:id="373" w:author="Good, Jeffrey" w:date="2024-06-07T14:44:00Z">
        <w:r w:rsidDel="00232ED1">
          <w:rPr>
            <w:rFonts w:ascii="Times New Roman" w:hAnsi="Times New Roman" w:cs="Times New Roman"/>
            <w:sz w:val="24"/>
            <w:szCs w:val="24"/>
          </w:rPr>
          <w:delText xml:space="preserve"> </w:delText>
        </w:r>
        <w:r w:rsidR="003106CE" w:rsidDel="00232ED1">
          <w:rPr>
            <w:rFonts w:ascii="Times New Roman" w:hAnsi="Times New Roman" w:cs="Times New Roman"/>
            <w:sz w:val="24"/>
            <w:szCs w:val="24"/>
          </w:rPr>
          <w:delText>The</w:delText>
        </w:r>
        <w:r w:rsidR="00526F59" w:rsidDel="00232ED1">
          <w:rPr>
            <w:rFonts w:ascii="Times New Roman" w:hAnsi="Times New Roman" w:cs="Times New Roman"/>
            <w:sz w:val="24"/>
            <w:szCs w:val="24"/>
          </w:rPr>
          <w:delText xml:space="preserve"> regions immediately adjacent to UCEs are significantly more similar than regions not near any of the genomic features we considered, and this similarity</w:delText>
        </w:r>
        <w:r w:rsidR="00526F59" w:rsidRPr="00031896" w:rsidDel="00232ED1">
          <w:rPr>
            <w:rFonts w:ascii="Times New Roman" w:hAnsi="Times New Roman" w:cs="Times New Roman"/>
            <w:sz w:val="24"/>
            <w:szCs w:val="24"/>
          </w:rPr>
          <w:delText xml:space="preserve"> </w:delText>
        </w:r>
        <w:r w:rsidR="00526F59" w:rsidDel="00232ED1">
          <w:rPr>
            <w:rFonts w:ascii="Times New Roman" w:hAnsi="Times New Roman" w:cs="Times New Roman"/>
            <w:sz w:val="24"/>
            <w:szCs w:val="24"/>
          </w:rPr>
          <w:delText>dissipated at rates similar to chromosome-wide levels</w:delText>
        </w:r>
        <w:r w:rsidR="00526F59" w:rsidRPr="00031896" w:rsidDel="00232ED1">
          <w:rPr>
            <w:rFonts w:ascii="Times New Roman" w:hAnsi="Times New Roman" w:cs="Times New Roman"/>
            <w:sz w:val="24"/>
            <w:szCs w:val="24"/>
          </w:rPr>
          <w:delText>.</w:delText>
        </w:r>
        <w:r w:rsidR="00526F59" w:rsidDel="00232ED1">
          <w:rPr>
            <w:rFonts w:ascii="Times New Roman" w:hAnsi="Times New Roman" w:cs="Times New Roman"/>
            <w:sz w:val="24"/>
            <w:szCs w:val="24"/>
          </w:rPr>
          <w:delText xml:space="preserve"> </w:delText>
        </w:r>
      </w:del>
      <w:del w:id="374" w:author="Good, Jeffrey" w:date="2024-06-07T14:45:00Z">
        <w:r w:rsidR="00526F59" w:rsidDel="00232ED1">
          <w:rPr>
            <w:rFonts w:ascii="Times New Roman" w:hAnsi="Times New Roman" w:cs="Times New Roman"/>
            <w:sz w:val="24"/>
            <w:szCs w:val="24"/>
          </w:rPr>
          <w:delText xml:space="preserve">Notably, this pattern is consistent when comparing regions around UCEs </w:delText>
        </w:r>
      </w:del>
      <w:del w:id="375" w:author="Good, Jeffrey" w:date="2024-06-07T15:00:00Z">
        <w:r w:rsidR="00526F59" w:rsidDel="006F0055">
          <w:rPr>
            <w:rFonts w:ascii="Times New Roman" w:hAnsi="Times New Roman" w:cs="Times New Roman"/>
            <w:sz w:val="24"/>
            <w:szCs w:val="24"/>
          </w:rPr>
          <w:delText>to any of the</w:delText>
        </w:r>
      </w:del>
      <w:ins w:id="376" w:author="Good, Jeffrey" w:date="2024-06-07T15:00:00Z">
        <w:r w:rsidR="006F0055">
          <w:rPr>
            <w:rFonts w:ascii="Times New Roman" w:hAnsi="Times New Roman" w:cs="Times New Roman"/>
            <w:sz w:val="24"/>
            <w:szCs w:val="24"/>
          </w:rPr>
          <w:t>all</w:t>
        </w:r>
      </w:ins>
      <w:r w:rsidR="00526F59">
        <w:rPr>
          <w:rFonts w:ascii="Times New Roman" w:hAnsi="Times New Roman" w:cs="Times New Roman"/>
          <w:sz w:val="24"/>
          <w:szCs w:val="24"/>
        </w:rPr>
        <w:t xml:space="preserve"> other genomic features we studied. These results suggest that a history of </w:t>
      </w:r>
      <w:ins w:id="377" w:author="Good, Jeffrey" w:date="2024-06-07T15:00:00Z">
        <w:r w:rsidR="006F0055">
          <w:rPr>
            <w:rFonts w:ascii="Times New Roman" w:hAnsi="Times New Roman" w:cs="Times New Roman"/>
            <w:sz w:val="24"/>
            <w:szCs w:val="24"/>
          </w:rPr>
          <w:t xml:space="preserve">recurrent </w:t>
        </w:r>
      </w:ins>
      <w:del w:id="378" w:author="Good, Jeffrey" w:date="2024-06-07T15:01:00Z">
        <w:r w:rsidR="00526F59" w:rsidDel="006F0055">
          <w:rPr>
            <w:rFonts w:ascii="Times New Roman" w:hAnsi="Times New Roman" w:cs="Times New Roman"/>
            <w:sz w:val="24"/>
            <w:szCs w:val="24"/>
          </w:rPr>
          <w:delText xml:space="preserve">strong </w:delText>
        </w:r>
      </w:del>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526F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526F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w:t>
      </w:r>
      <w:del w:id="379" w:author="Good, Jeffrey" w:date="2024-06-07T14:46:00Z">
        <w:r w:rsidR="00526F59" w:rsidDel="00232ED1">
          <w:rPr>
            <w:rFonts w:ascii="Times New Roman" w:hAnsi="Times New Roman" w:cs="Times New Roman"/>
            <w:sz w:val="24"/>
            <w:szCs w:val="24"/>
          </w:rPr>
          <w:delText xml:space="preserve">more generally </w:delText>
        </w:r>
      </w:del>
      <w:r w:rsidR="00526F59">
        <w:rPr>
          <w:rFonts w:ascii="Times New Roman" w:hAnsi="Times New Roman" w:cs="Times New Roman"/>
          <w:sz w:val="24"/>
          <w:szCs w:val="24"/>
        </w:rPr>
        <w:t xml:space="preserve">strongly </w:t>
      </w:r>
      <w:del w:id="380" w:author="Good, Jeffrey" w:date="2024-06-07T14:46:00Z">
        <w:r w:rsidR="00526F59" w:rsidDel="00232ED1">
          <w:rPr>
            <w:rFonts w:ascii="Times New Roman" w:hAnsi="Times New Roman" w:cs="Times New Roman"/>
            <w:sz w:val="24"/>
            <w:szCs w:val="24"/>
          </w:rPr>
          <w:delText xml:space="preserve">skews </w:delText>
        </w:r>
      </w:del>
      <w:ins w:id="381" w:author="Good, Jeffrey" w:date="2024-06-07T14:46:00Z">
        <w:r w:rsidR="00232ED1">
          <w:rPr>
            <w:rFonts w:ascii="Times New Roman" w:hAnsi="Times New Roman" w:cs="Times New Roman"/>
            <w:sz w:val="24"/>
            <w:szCs w:val="24"/>
          </w:rPr>
          <w:t xml:space="preserve">reduces </w:t>
        </w:r>
      </w:ins>
      <w:r w:rsidR="00526F59">
        <w:rPr>
          <w:rFonts w:ascii="Times New Roman" w:hAnsi="Times New Roman" w:cs="Times New Roman"/>
          <w:sz w:val="24"/>
          <w:szCs w:val="24"/>
        </w:rPr>
        <w:t xml:space="preserve">patterns of discordance </w:t>
      </w:r>
      <w:del w:id="382" w:author="Good, Jeffrey" w:date="2024-06-07T15:01:00Z">
        <w:r w:rsidR="00526F59" w:rsidDel="006F0055">
          <w:rPr>
            <w:rFonts w:ascii="Times New Roman" w:hAnsi="Times New Roman" w:cs="Times New Roman"/>
            <w:sz w:val="24"/>
            <w:szCs w:val="24"/>
          </w:rPr>
          <w:delText xml:space="preserve">consistent </w:delText>
        </w:r>
      </w:del>
      <w:ins w:id="383" w:author="Good, Jeffrey" w:date="2024-06-07T15:01:00Z">
        <w:r w:rsidR="006F0055">
          <w:rPr>
            <w:rFonts w:ascii="Times New Roman" w:hAnsi="Times New Roman" w:cs="Times New Roman"/>
            <w:sz w:val="24"/>
            <w:szCs w:val="24"/>
          </w:rPr>
          <w:t xml:space="preserve">through </w:t>
        </w:r>
      </w:ins>
      <w:del w:id="384" w:author="Good, Jeffrey" w:date="2024-06-07T15:01:00Z">
        <w:r w:rsidR="00526F59" w:rsidDel="006F0055">
          <w:rPr>
            <w:rFonts w:ascii="Times New Roman" w:hAnsi="Times New Roman" w:cs="Times New Roman"/>
            <w:sz w:val="24"/>
            <w:szCs w:val="24"/>
          </w:rPr>
          <w:delText xml:space="preserve">with </w:delText>
        </w:r>
      </w:del>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ins w:id="385" w:author="Good, Jeffrey" w:date="2024-06-07T14:48:00Z">
        <w:r w:rsidR="0089723E">
          <w:rPr>
            <w:rFonts w:ascii="Times New Roman" w:hAnsi="Times New Roman" w:cs="Times New Roman"/>
            <w:sz w:val="24"/>
            <w:szCs w:val="24"/>
          </w:rPr>
          <w:t>In contrast, protein coding genes</w:t>
        </w:r>
      </w:ins>
      <w:ins w:id="386" w:author="Good, Jeffrey" w:date="2024-06-07T14:49:00Z">
        <w:r w:rsidR="0089723E">
          <w:rPr>
            <w:rFonts w:ascii="Times New Roman" w:hAnsi="Times New Roman" w:cs="Times New Roman"/>
            <w:sz w:val="24"/>
            <w:szCs w:val="24"/>
          </w:rPr>
          <w:t xml:space="preserve"> showed rates of </w:t>
        </w:r>
      </w:ins>
      <w:ins w:id="387" w:author="Good, Jeffrey" w:date="2024-06-07T14:50:00Z">
        <w:r w:rsidR="0089723E">
          <w:rPr>
            <w:rFonts w:ascii="Times New Roman" w:hAnsi="Times New Roman" w:cs="Times New Roman"/>
            <w:sz w:val="24"/>
            <w:szCs w:val="24"/>
          </w:rPr>
          <w:t xml:space="preserve">local discordance that were </w:t>
        </w:r>
        <w:proofErr w:type="gramStart"/>
        <w:r w:rsidR="0089723E">
          <w:rPr>
            <w:rFonts w:ascii="Times New Roman" w:hAnsi="Times New Roman" w:cs="Times New Roman"/>
            <w:sz w:val="24"/>
            <w:szCs w:val="24"/>
          </w:rPr>
          <w:t>similar</w:t>
        </w:r>
      </w:ins>
      <w:ins w:id="388" w:author="Good, Jeffrey" w:date="2024-06-07T14:53:00Z">
        <w:r w:rsidR="0089723E">
          <w:rPr>
            <w:rFonts w:ascii="Times New Roman" w:hAnsi="Times New Roman" w:cs="Times New Roman"/>
            <w:sz w:val="24"/>
            <w:szCs w:val="24"/>
          </w:rPr>
          <w:t xml:space="preserve"> </w:t>
        </w:r>
      </w:ins>
      <w:ins w:id="389" w:author="Good, Jeffrey" w:date="2024-06-07T14:50:00Z">
        <w:r w:rsidR="0089723E">
          <w:rPr>
            <w:rFonts w:ascii="Times New Roman" w:hAnsi="Times New Roman" w:cs="Times New Roman"/>
            <w:sz w:val="24"/>
            <w:szCs w:val="24"/>
          </w:rPr>
          <w:t>to</w:t>
        </w:r>
        <w:proofErr w:type="gramEnd"/>
        <w:r w:rsidR="0089723E">
          <w:rPr>
            <w:rFonts w:ascii="Times New Roman" w:hAnsi="Times New Roman" w:cs="Times New Roman"/>
            <w:sz w:val="24"/>
            <w:szCs w:val="24"/>
          </w:rPr>
          <w:t xml:space="preserve"> background levels</w:t>
        </w:r>
      </w:ins>
      <w:ins w:id="390" w:author="Good, Jeffrey" w:date="2024-06-07T14:51:00Z">
        <w:r w:rsidR="0089723E">
          <w:rPr>
            <w:rFonts w:ascii="Times New Roman" w:hAnsi="Times New Roman" w:cs="Times New Roman"/>
            <w:sz w:val="24"/>
            <w:szCs w:val="24"/>
          </w:rPr>
          <w:t>, e</w:t>
        </w:r>
      </w:ins>
      <w:ins w:id="391" w:author="Good, Jeffrey" w:date="2024-06-07T14:50:00Z">
        <w:r w:rsidR="0089723E">
          <w:rPr>
            <w:rFonts w:ascii="Times New Roman" w:hAnsi="Times New Roman" w:cs="Times New Roman"/>
            <w:sz w:val="24"/>
            <w:szCs w:val="24"/>
          </w:rPr>
          <w:t xml:space="preserve">ven when considering </w:t>
        </w:r>
      </w:ins>
      <w:ins w:id="392" w:author="Good, Jeffrey" w:date="2024-06-07T14:53:00Z">
        <w:r w:rsidR="0089723E">
          <w:rPr>
            <w:rFonts w:ascii="Times New Roman" w:hAnsi="Times New Roman" w:cs="Times New Roman"/>
            <w:sz w:val="24"/>
            <w:szCs w:val="24"/>
          </w:rPr>
          <w:t xml:space="preserve">genes </w:t>
        </w:r>
      </w:ins>
      <w:ins w:id="393" w:author="Good, Jeffrey" w:date="2024-06-07T14:51:00Z">
        <w:r w:rsidR="0089723E">
          <w:rPr>
            <w:rFonts w:ascii="Times New Roman" w:hAnsi="Times New Roman" w:cs="Times New Roman"/>
            <w:sz w:val="24"/>
            <w:szCs w:val="24"/>
          </w:rPr>
          <w:t>rapidly</w:t>
        </w:r>
      </w:ins>
      <w:ins w:id="394" w:author="Good, Jeffrey" w:date="2024-06-07T14:53:00Z">
        <w:r w:rsidR="0089723E">
          <w:rPr>
            <w:rFonts w:ascii="Times New Roman" w:hAnsi="Times New Roman" w:cs="Times New Roman"/>
            <w:sz w:val="24"/>
            <w:szCs w:val="24"/>
          </w:rPr>
          <w:t xml:space="preserve"> </w:t>
        </w:r>
      </w:ins>
      <w:ins w:id="395" w:author="Good, Jeffrey" w:date="2024-06-07T14:51:00Z">
        <w:r w:rsidR="0089723E">
          <w:rPr>
            <w:rFonts w:ascii="Times New Roman" w:hAnsi="Times New Roman" w:cs="Times New Roman"/>
            <w:sz w:val="24"/>
            <w:szCs w:val="24"/>
          </w:rPr>
          <w:t>ev</w:t>
        </w:r>
      </w:ins>
      <w:ins w:id="396" w:author="Good, Jeffrey" w:date="2024-06-07T14:53:00Z">
        <w:r w:rsidR="0089723E">
          <w:rPr>
            <w:rFonts w:ascii="Times New Roman" w:hAnsi="Times New Roman" w:cs="Times New Roman"/>
            <w:sz w:val="24"/>
            <w:szCs w:val="24"/>
          </w:rPr>
          <w:t>o</w:t>
        </w:r>
      </w:ins>
      <w:ins w:id="397" w:author="Good, Jeffrey" w:date="2024-06-07T14:51:00Z">
        <w:r w:rsidR="0089723E">
          <w:rPr>
            <w:rFonts w:ascii="Times New Roman" w:hAnsi="Times New Roman" w:cs="Times New Roman"/>
            <w:sz w:val="24"/>
            <w:szCs w:val="24"/>
          </w:rPr>
          <w:t xml:space="preserve">lving due to positive directional selection </w:t>
        </w:r>
      </w:ins>
      <w:ins w:id="398" w:author="Good, Jeffrey" w:date="2024-06-07T14:50:00Z">
        <w:r w:rsidR="0089723E">
          <w:rPr>
            <w:rFonts w:ascii="Times New Roman" w:hAnsi="Times New Roman" w:cs="Times New Roman"/>
            <w:sz w:val="24"/>
            <w:szCs w:val="24"/>
          </w:rPr>
          <w:t>(Fig. 5B)</w:t>
        </w:r>
      </w:ins>
      <w:ins w:id="399" w:author="Good, Jeffrey" w:date="2024-06-07T14:51:00Z">
        <w:r w:rsidR="0089723E">
          <w:rPr>
            <w:rFonts w:ascii="Times New Roman" w:hAnsi="Times New Roman" w:cs="Times New Roman"/>
            <w:sz w:val="24"/>
            <w:szCs w:val="24"/>
          </w:rPr>
          <w:t xml:space="preserve">. </w:t>
        </w:r>
      </w:ins>
      <w:ins w:id="400" w:author="Good, Jeffrey" w:date="2024-06-07T15:01:00Z">
        <w:r w:rsidR="006F0055">
          <w:rPr>
            <w:rFonts w:ascii="Times New Roman" w:hAnsi="Times New Roman" w:cs="Times New Roman"/>
            <w:sz w:val="24"/>
            <w:szCs w:val="24"/>
          </w:rPr>
          <w:t>However, b</w:t>
        </w:r>
      </w:ins>
      <w:ins w:id="401" w:author="Good, Jeffrey" w:date="2024-06-07T14:53:00Z">
        <w:r w:rsidR="0089723E">
          <w:rPr>
            <w:rFonts w:ascii="Times New Roman" w:hAnsi="Times New Roman" w:cs="Times New Roman"/>
            <w:sz w:val="24"/>
            <w:szCs w:val="24"/>
          </w:rPr>
          <w:t>oth classes of genes did show less</w:t>
        </w:r>
      </w:ins>
      <w:ins w:id="402" w:author="Good, Jeffrey" w:date="2024-06-07T14:54:00Z">
        <w:r w:rsidR="0089723E">
          <w:rPr>
            <w:rFonts w:ascii="Times New Roman" w:hAnsi="Times New Roman" w:cs="Times New Roman"/>
            <w:sz w:val="24"/>
            <w:szCs w:val="24"/>
          </w:rPr>
          <w:t xml:space="preserve"> species tree discordance than background</w:t>
        </w:r>
      </w:ins>
      <w:ins w:id="403" w:author="Good, Jeffrey" w:date="2024-06-07T15:07:00Z">
        <w:r w:rsidR="006F0055">
          <w:rPr>
            <w:rFonts w:ascii="Times New Roman" w:hAnsi="Times New Roman" w:cs="Times New Roman"/>
            <w:sz w:val="24"/>
            <w:szCs w:val="24"/>
          </w:rPr>
          <w:t xml:space="preserve"> </w:t>
        </w:r>
      </w:ins>
      <w:ins w:id="404" w:author="Good, Jeffrey" w:date="2024-06-07T15:08:00Z">
        <w:r w:rsidR="006F0055">
          <w:rPr>
            <w:rFonts w:ascii="Times New Roman" w:hAnsi="Times New Roman" w:cs="Times New Roman"/>
            <w:sz w:val="24"/>
            <w:szCs w:val="24"/>
          </w:rPr>
          <w:t>consistent with</w:t>
        </w:r>
      </w:ins>
      <w:ins w:id="405" w:author="Good, Jeffrey" w:date="2024-06-07T15:07:00Z">
        <w:r w:rsidR="006F0055">
          <w:rPr>
            <w:rFonts w:ascii="Times New Roman" w:hAnsi="Times New Roman" w:cs="Times New Roman"/>
            <w:sz w:val="24"/>
            <w:szCs w:val="24"/>
          </w:rPr>
          <w:t xml:space="preserve">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6F0055">
          <w:rPr>
            <w:rFonts w:ascii="Times New Roman" w:hAnsi="Times New Roman" w:cs="Times New Roman"/>
            <w:sz w:val="24"/>
            <w:szCs w:val="24"/>
          </w:rPr>
          <w:instrText xml:space="preserve"> ADDIN EN.CITE </w:instrTex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ZWNOdW0+MjI3PC9SZWNOdW0+PERpc3BsYXlUZXh0PihTY2FsbHkgZXQgYWwuIDIwMTI7IFJpdmFz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</w:fldData>
          </w:fldChar>
        </w:r>
        <w:r w:rsidR="006F0055">
          <w:rPr>
            <w:rFonts w:ascii="Times New Roman" w:hAnsi="Times New Roman" w:cs="Times New Roman"/>
            <w:sz w:val="24"/>
            <w:szCs w:val="24"/>
          </w:rPr>
          <w:instrText xml:space="preserve"> ADDIN EN.CITE.DATA </w:instrText>
        </w:r>
        <w:r w:rsidR="006F0055">
          <w:rPr>
            <w:rFonts w:ascii="Times New Roman" w:hAnsi="Times New Roman" w:cs="Times New Roman"/>
            <w:sz w:val="24"/>
            <w:szCs w:val="24"/>
          </w:rPr>
        </w:r>
        <w:r w:rsidR="006F0055">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6F0055">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ins>
      <w:ins w:id="406" w:author="Good, Jeffrey" w:date="2024-06-07T14:54:00Z">
        <w:r w:rsidR="0089723E">
          <w:rPr>
            <w:rFonts w:ascii="Times New Roman" w:hAnsi="Times New Roman" w:cs="Times New Roman"/>
            <w:sz w:val="24"/>
            <w:szCs w:val="24"/>
          </w:rPr>
          <w:t>ut this effect was much weaker than</w:t>
        </w:r>
      </w:ins>
      <w:ins w:id="407" w:author="Good, Jeffrey" w:date="2024-06-07T15:08:00Z">
        <w:r w:rsidR="006F0055">
          <w:rPr>
            <w:rFonts w:ascii="Times New Roman" w:hAnsi="Times New Roman" w:cs="Times New Roman"/>
            <w:sz w:val="24"/>
            <w:szCs w:val="24"/>
          </w:rPr>
          <w:t xml:space="preserve"> as</w:t>
        </w:r>
      </w:ins>
      <w:ins w:id="408" w:author="Good, Jeffrey" w:date="2024-06-07T14:54:00Z">
        <w:r w:rsidR="0089723E">
          <w:rPr>
            <w:rFonts w:ascii="Times New Roman" w:hAnsi="Times New Roman" w:cs="Times New Roman"/>
            <w:sz w:val="24"/>
            <w:szCs w:val="24"/>
          </w:rPr>
          <w:t xml:space="preserve"> </w:t>
        </w:r>
      </w:ins>
      <w:ins w:id="409" w:author="Good, Jeffrey" w:date="2024-06-07T14:55:00Z">
        <w:r w:rsidR="0089723E">
          <w:rPr>
            <w:rFonts w:ascii="Times New Roman" w:hAnsi="Times New Roman" w:cs="Times New Roman"/>
            <w:sz w:val="24"/>
            <w:szCs w:val="24"/>
          </w:rPr>
          <w:t>observed at UCEs</w:t>
        </w:r>
      </w:ins>
      <w:ins w:id="410" w:author="Good, Jeffrey" w:date="2024-06-07T15:01:00Z">
        <w:r w:rsidR="006F0055">
          <w:rPr>
            <w:rFonts w:ascii="Times New Roman" w:hAnsi="Times New Roman" w:cs="Times New Roman"/>
            <w:sz w:val="24"/>
            <w:szCs w:val="24"/>
          </w:rPr>
          <w:t xml:space="preserve"> (Fig. 5C)</w:t>
        </w:r>
      </w:ins>
      <w:ins w:id="411" w:author="Good, Jeffrey" w:date="2024-06-07T14:55:00Z">
        <w:r w:rsidR="0089723E">
          <w:rPr>
            <w:rFonts w:ascii="Times New Roman" w:hAnsi="Times New Roman" w:cs="Times New Roman"/>
            <w:sz w:val="24"/>
            <w:szCs w:val="24"/>
          </w:rPr>
          <w:t>.</w:t>
        </w:r>
      </w:ins>
      <w:ins w:id="412" w:author="Good, Jeffrey" w:date="2024-06-07T14:58:00Z">
        <w:r w:rsidR="0089723E">
          <w:rPr>
            <w:rFonts w:ascii="Times New Roman" w:hAnsi="Times New Roman" w:cs="Times New Roman"/>
            <w:sz w:val="24"/>
            <w:szCs w:val="24"/>
          </w:rPr>
          <w:t xml:space="preserve"> </w:t>
        </w:r>
      </w:ins>
      <w:ins w:id="413" w:author="Good, Jeffrey" w:date="2024-06-07T14:59:00Z">
        <w:r w:rsidR="006F0055">
          <w:rPr>
            <w:rFonts w:ascii="Times New Roman" w:hAnsi="Times New Roman" w:cs="Times New Roman"/>
            <w:sz w:val="24"/>
            <w:szCs w:val="24"/>
          </w:rPr>
          <w:t xml:space="preserve">Collectively, these </w:t>
        </w:r>
      </w:ins>
      <w:moveToRangeStart w:id="414" w:author="Good, Jeffrey" w:date="2024-06-07T14:55:00Z" w:name="move168664550"/>
      <w:moveTo w:id="415" w:author="Good, Jeffrey" w:date="2024-06-07T14:55:00Z">
        <w:del w:id="416" w:author="Good, Jeffrey" w:date="2024-06-07T14:59:00Z">
          <w:r w:rsidR="0089723E" w:rsidDel="006F0055">
            <w:rPr>
              <w:rFonts w:ascii="Times New Roman" w:hAnsi="Times New Roman" w:cs="Times New Roman"/>
              <w:sz w:val="24"/>
              <w:szCs w:val="24"/>
            </w:rPr>
            <w:delText xml:space="preserve">Our </w:delText>
          </w:r>
        </w:del>
        <w:r w:rsidR="0089723E">
          <w:rPr>
            <w:rFonts w:ascii="Times New Roman" w:hAnsi="Times New Roman" w:cs="Times New Roman"/>
            <w:sz w:val="24"/>
            <w:szCs w:val="24"/>
          </w:rPr>
          <w:t>data suggest that</w:t>
        </w:r>
        <w:del w:id="417" w:author="Good, Jeffrey" w:date="2024-06-07T14:59:00Z">
          <w:r w:rsidR="0089723E" w:rsidDel="006F0055">
            <w:rPr>
              <w:rFonts w:ascii="Times New Roman" w:hAnsi="Times New Roman" w:cs="Times New Roman"/>
              <w:sz w:val="24"/>
              <w:szCs w:val="24"/>
            </w:rPr>
            <w:delText xml:space="preserve"> background</w:delText>
          </w:r>
        </w:del>
        <w:r w:rsidR="0089723E">
          <w:rPr>
            <w:rFonts w:ascii="Times New Roman" w:hAnsi="Times New Roman" w:cs="Times New Roman"/>
            <w:sz w:val="24"/>
            <w:szCs w:val="24"/>
          </w:rPr>
          <w:t xml:space="preserve"> </w:t>
        </w:r>
      </w:moveTo>
      <w:ins w:id="418" w:author="Good, Jeffrey" w:date="2024-06-07T15:02:00Z">
        <w:r w:rsidR="006F0055">
          <w:rPr>
            <w:rFonts w:ascii="Times New Roman" w:hAnsi="Times New Roman" w:cs="Times New Roman"/>
            <w:sz w:val="24"/>
            <w:szCs w:val="24"/>
          </w:rPr>
          <w:t xml:space="preserve">the frequency and strength of </w:t>
        </w:r>
      </w:ins>
      <w:moveTo w:id="419" w:author="Good, Jeffrey" w:date="2024-06-07T14:55:00Z">
        <w:r w:rsidR="0089723E">
          <w:rPr>
            <w:rFonts w:ascii="Times New Roman" w:hAnsi="Times New Roman" w:cs="Times New Roman"/>
            <w:sz w:val="24"/>
            <w:szCs w:val="24"/>
          </w:rPr>
          <w:t>selection</w:t>
        </w:r>
      </w:moveTo>
      <w:ins w:id="420" w:author="Good, Jeffrey" w:date="2024-06-07T14:59:00Z">
        <w:r w:rsidR="006F0055">
          <w:rPr>
            <w:rFonts w:ascii="Times New Roman" w:hAnsi="Times New Roman" w:cs="Times New Roman"/>
            <w:sz w:val="24"/>
            <w:szCs w:val="24"/>
          </w:rPr>
          <w:t xml:space="preserve"> plays an</w:t>
        </w:r>
      </w:ins>
      <w:moveTo w:id="421" w:author="Good, Jeffrey" w:date="2024-06-07T14:55:00Z">
        <w:r w:rsidR="0089723E">
          <w:rPr>
            <w:rFonts w:ascii="Times New Roman" w:hAnsi="Times New Roman" w:cs="Times New Roman"/>
            <w:sz w:val="24"/>
            <w:szCs w:val="24"/>
          </w:rPr>
          <w:t xml:space="preserve"> </w:t>
        </w:r>
        <w:del w:id="422" w:author="Good, Jeffrey" w:date="2024-06-07T15:03:00Z">
          <w:r w:rsidR="0089723E" w:rsidDel="006F0055">
            <w:rPr>
              <w:rFonts w:ascii="Times New Roman" w:hAnsi="Times New Roman" w:cs="Times New Roman"/>
              <w:sz w:val="24"/>
              <w:szCs w:val="24"/>
            </w:rPr>
            <w:delText xml:space="preserve">is </w:delText>
          </w:r>
        </w:del>
        <w:r w:rsidR="0089723E">
          <w:rPr>
            <w:rFonts w:ascii="Times New Roman" w:hAnsi="Times New Roman" w:cs="Times New Roman"/>
            <w:sz w:val="24"/>
            <w:szCs w:val="24"/>
          </w:rPr>
          <w:t xml:space="preserve">important </w:t>
        </w:r>
      </w:moveTo>
      <w:ins w:id="423" w:author="Good, Jeffrey" w:date="2024-06-07T15:03:00Z">
        <w:r w:rsidR="006F0055">
          <w:rPr>
            <w:rFonts w:ascii="Times New Roman" w:hAnsi="Times New Roman" w:cs="Times New Roman"/>
            <w:sz w:val="24"/>
            <w:szCs w:val="24"/>
          </w:rPr>
          <w:t xml:space="preserve">role </w:t>
        </w:r>
      </w:ins>
      <w:moveTo w:id="424" w:author="Good, Jeffrey" w:date="2024-06-07T14:55:00Z">
        <w:r w:rsidR="0089723E">
          <w:rPr>
            <w:rFonts w:ascii="Times New Roman" w:hAnsi="Times New Roman" w:cs="Times New Roman"/>
            <w:sz w:val="24"/>
            <w:szCs w:val="24"/>
          </w:rPr>
          <w:t xml:space="preserve">in structuring </w:t>
        </w:r>
        <w:del w:id="425" w:author="Good, Jeffrey" w:date="2024-06-07T15:03:00Z">
          <w:r w:rsidR="0089723E" w:rsidDel="006F0055">
            <w:rPr>
              <w:rFonts w:ascii="Times New Roman" w:hAnsi="Times New Roman" w:cs="Times New Roman"/>
              <w:sz w:val="24"/>
              <w:szCs w:val="24"/>
            </w:rPr>
            <w:delText xml:space="preserve">variation due to </w:delText>
          </w:r>
        </w:del>
      </w:moveTo>
      <w:ins w:id="426" w:author="Good, Jeffrey" w:date="2024-06-07T15:03:00Z">
        <w:r w:rsidR="006F0055">
          <w:rPr>
            <w:rFonts w:ascii="Times New Roman" w:hAnsi="Times New Roman" w:cs="Times New Roman"/>
            <w:sz w:val="24"/>
            <w:szCs w:val="24"/>
          </w:rPr>
          <w:t xml:space="preserve">patterns of </w:t>
        </w:r>
      </w:ins>
      <w:moveTo w:id="427" w:author="Good, Jeffrey" w:date="2024-06-07T14:55:00Z">
        <w:r w:rsidR="0089723E">
          <w:rPr>
            <w:rFonts w:ascii="Times New Roman" w:hAnsi="Times New Roman" w:cs="Times New Roman"/>
            <w:sz w:val="24"/>
            <w:szCs w:val="24"/>
          </w:rPr>
          <w:t>incomplete lineage sorting</w:t>
        </w:r>
      </w:moveTo>
      <w:ins w:id="428" w:author="Good, Jeffrey" w:date="2024-06-07T15:04:00Z">
        <w:r w:rsidR="006F0055">
          <w:rPr>
            <w:rFonts w:ascii="Times New Roman" w:hAnsi="Times New Roman" w:cs="Times New Roman"/>
            <w:sz w:val="24"/>
            <w:szCs w:val="24"/>
          </w:rPr>
          <w:t xml:space="preserve"> across the genome</w:t>
        </w:r>
      </w:ins>
      <w:ins w:id="429" w:author="Good, Jeffrey" w:date="2024-06-07T15:03:00Z">
        <w:r w:rsidR="006F0055">
          <w:rPr>
            <w:rFonts w:ascii="Times New Roman" w:hAnsi="Times New Roman" w:cs="Times New Roman"/>
            <w:sz w:val="24"/>
            <w:szCs w:val="24"/>
          </w:rPr>
          <w:t xml:space="preserve"> over</w:t>
        </w:r>
      </w:ins>
      <w:ins w:id="430" w:author="Good, Jeffrey" w:date="2024-06-07T15:04:00Z">
        <w:r w:rsidR="006F0055">
          <w:rPr>
            <w:rFonts w:ascii="Times New Roman" w:hAnsi="Times New Roman" w:cs="Times New Roman"/>
            <w:sz w:val="24"/>
            <w:szCs w:val="24"/>
          </w:rPr>
          <w:t xml:space="preserve"> deeper evolutionary timescales</w:t>
        </w:r>
      </w:ins>
      <w:moveTo w:id="431" w:author="Good, Jeffrey" w:date="2024-06-07T14:55:00Z">
        <w:r w:rsidR="0089723E">
          <w:rPr>
            <w:rFonts w:ascii="Times New Roman" w:hAnsi="Times New Roman" w:cs="Times New Roman"/>
            <w:sz w:val="24"/>
            <w:szCs w:val="24"/>
          </w:rPr>
          <w:t xml:space="preserve">. </w:t>
        </w:r>
      </w:moveTo>
    </w:p>
    <w:moveToRangeEnd w:id="414"/>
    <w:p w14:paraId="6F3E1B03" w14:textId="77777777" w:rsidR="0089723E" w:rsidRDefault="0089723E" w:rsidP="006F0055">
      <w:pPr>
        <w:spacing w:after="0"/>
        <w:ind w:firstLine="720"/>
        <w:jc w:val="both"/>
        <w:rPr>
          <w:ins w:id="432" w:author="Good, Jeffrey" w:date="2024-06-07T14:47:00Z"/>
          <w:rFonts w:ascii="Times New Roman" w:hAnsi="Times New Roman" w:cs="Times New Roman"/>
          <w:sz w:val="24"/>
          <w:szCs w:val="24"/>
        </w:rPr>
      </w:pPr>
    </w:p>
    <w:p w14:paraId="3FD9A6D4" w14:textId="3D67F494" w:rsidR="00232ED1" w:rsidRDefault="00526F59" w:rsidP="00F53A37">
      <w:pPr>
        <w:spacing w:after="0"/>
        <w:ind w:firstLine="720"/>
        <w:jc w:val="both"/>
        <w:rPr>
          <w:ins w:id="433" w:author="Good, Jeffrey" w:date="2024-06-07T14:43:00Z"/>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ins w:id="434" w:author="Good, Jeffrey" w:date="2024-06-07T15:05:00Z">
        <w:r w:rsidR="006F0055">
          <w:rPr>
            <w:rFonts w:ascii="Times New Roman" w:hAnsi="Times New Roman" w:cs="Times New Roman"/>
            <w:sz w:val="24"/>
            <w:szCs w:val="24"/>
          </w:rPr>
          <w:t xml:space="preserve">or protein-coding </w:t>
        </w:r>
      </w:ins>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 xml:space="preserve">coding genes). However, it is worth </w:t>
      </w:r>
      <w:r>
        <w:rPr>
          <w:rFonts w:ascii="Times New Roman" w:hAnsi="Times New Roman" w:cs="Times New Roman"/>
          <w:sz w:val="24"/>
          <w:szCs w:val="24"/>
        </w:rPr>
        <w:lastRenderedPageBreak/>
        <w:t xml:space="preserve">noting that UCEs are also more likely to provide a </w:t>
      </w:r>
      <w:del w:id="435" w:author="Good, Jeffrey" w:date="2024-06-10T17:38:00Z">
        <w:r w:rsidDel="00A2583D">
          <w:rPr>
            <w:rFonts w:ascii="Times New Roman" w:hAnsi="Times New Roman" w:cs="Times New Roman"/>
            <w:sz w:val="24"/>
            <w:szCs w:val="24"/>
          </w:rPr>
          <w:delText xml:space="preserve">skewed and </w:delText>
        </w:r>
      </w:del>
      <w:r>
        <w:rPr>
          <w:rFonts w:ascii="Times New Roman" w:hAnsi="Times New Roman" w:cs="Times New Roman"/>
          <w:sz w:val="24"/>
          <w:szCs w:val="24"/>
        </w:rPr>
        <w:t>potentially misleading underestimate</w:t>
      </w:r>
      <w:ins w:id="436" w:author="Thomas, Gregg [2]" w:date="2024-04-09T10:54:00Z">
        <w:r w:rsidR="00751B61">
          <w:rPr>
            <w:rFonts w:ascii="Times New Roman" w:hAnsi="Times New Roman" w:cs="Times New Roman"/>
            <w:sz w:val="24"/>
            <w:szCs w:val="24"/>
          </w:rPr>
          <w:t xml:space="preserve"> of</w:t>
        </w:r>
      </w:ins>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ins w:id="437" w:author="Good, Jeffrey" w:date="2024-06-07T15:13:00Z">
        <w:r w:rsidR="00F53A37">
          <w:rPr>
            <w:rFonts w:ascii="Times New Roman" w:hAnsi="Times New Roman" w:cs="Times New Roman"/>
            <w:sz w:val="24"/>
            <w:szCs w:val="24"/>
          </w:rPr>
          <w:t xml:space="preserve">species tree </w:t>
        </w:r>
      </w:ins>
      <w:r>
        <w:rPr>
          <w:rFonts w:ascii="Times New Roman" w:hAnsi="Times New Roman" w:cs="Times New Roman"/>
          <w:sz w:val="24"/>
          <w:szCs w:val="24"/>
        </w:rPr>
        <w:t xml:space="preserve">inferences based on UCEs </w:t>
      </w:r>
      <w:del w:id="438" w:author="Good, Jeffrey" w:date="2024-06-10T17:38:00Z">
        <w:r w:rsidDel="00A2583D">
          <w:rPr>
            <w:rFonts w:ascii="Times New Roman" w:hAnsi="Times New Roman" w:cs="Times New Roman"/>
            <w:sz w:val="24"/>
            <w:szCs w:val="24"/>
          </w:rPr>
          <w:delText xml:space="preserve">may </w:delText>
        </w:r>
      </w:del>
      <w:ins w:id="439" w:author="Good, Jeffrey" w:date="2024-06-10T17:38:00Z">
        <w:r w:rsidR="00A2583D">
          <w:rPr>
            <w:rFonts w:ascii="Times New Roman" w:hAnsi="Times New Roman" w:cs="Times New Roman"/>
            <w:sz w:val="24"/>
            <w:szCs w:val="24"/>
          </w:rPr>
          <w:t xml:space="preserve">should likely </w:t>
        </w:r>
      </w:ins>
      <w:r>
        <w:rPr>
          <w:rFonts w:ascii="Times New Roman" w:hAnsi="Times New Roman" w:cs="Times New Roman"/>
          <w:sz w:val="24"/>
          <w:szCs w:val="24"/>
        </w:rPr>
        <w:t xml:space="preserve">not, for example, be extended to related </w:t>
      </w:r>
      <w:ins w:id="440" w:author="Good, Jeffrey" w:date="2024-06-10T17:33:00Z">
        <w:r w:rsidR="00A2583D">
          <w:rPr>
            <w:rFonts w:ascii="Times New Roman" w:hAnsi="Times New Roman" w:cs="Times New Roman"/>
            <w:sz w:val="24"/>
            <w:szCs w:val="24"/>
          </w:rPr>
          <w:t xml:space="preserve">population </w:t>
        </w:r>
      </w:ins>
      <w:del w:id="441" w:author="Good, Jeffrey" w:date="2024-06-10T17:33:00Z">
        <w:r w:rsidDel="00A2583D">
          <w:rPr>
            <w:rFonts w:ascii="Times New Roman" w:hAnsi="Times New Roman" w:cs="Times New Roman"/>
            <w:sz w:val="24"/>
            <w:szCs w:val="24"/>
          </w:rPr>
          <w:delText>phylo</w:delText>
        </w:r>
      </w:del>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ins w:id="442" w:author="Good, Jeffrey" w:date="2024-06-10T17:33:00Z">
        <w:r w:rsidR="00A2583D">
          <w:rPr>
            <w:rFonts w:ascii="Times New Roman" w:hAnsi="Times New Roman" w:cs="Times New Roman"/>
            <w:sz w:val="24"/>
            <w:szCs w:val="24"/>
          </w:rPr>
          <w:t xml:space="preserve">, </w:t>
        </w:r>
      </w:ins>
      <w:ins w:id="443" w:author="Good, Jeffrey" w:date="2024-06-10T17:38:00Z">
        <w:r w:rsidR="00A2583D">
          <w:rPr>
            <w:rFonts w:ascii="Times New Roman" w:hAnsi="Times New Roman" w:cs="Times New Roman"/>
            <w:sz w:val="24"/>
            <w:szCs w:val="24"/>
          </w:rPr>
          <w:t xml:space="preserve">estimates </w:t>
        </w:r>
      </w:ins>
      <w:ins w:id="444" w:author="Good, Jeffrey" w:date="2024-06-10T17:34:00Z">
        <w:r w:rsidR="00A2583D">
          <w:rPr>
            <w:rFonts w:ascii="Times New Roman" w:hAnsi="Times New Roman" w:cs="Times New Roman"/>
            <w:sz w:val="24"/>
            <w:szCs w:val="24"/>
          </w:rPr>
          <w:t>population genetic diversity</w:t>
        </w:r>
      </w:ins>
      <w:r>
        <w:rPr>
          <w:rFonts w:ascii="Times New Roman" w:hAnsi="Times New Roman" w:cs="Times New Roman"/>
          <w:sz w:val="24"/>
          <w:szCs w:val="24"/>
        </w:rPr>
        <w:t xml:space="preserve">), </w:t>
      </w:r>
      <w:ins w:id="445" w:author="Good, Jeffrey" w:date="2024-06-07T15:12:00Z">
        <w:r w:rsidR="00F53A37">
          <w:rPr>
            <w:rFonts w:ascii="Times New Roman" w:hAnsi="Times New Roman" w:cs="Times New Roman"/>
            <w:sz w:val="24"/>
            <w:szCs w:val="24"/>
          </w:rPr>
          <w:t xml:space="preserve">and could </w:t>
        </w:r>
      </w:ins>
      <w:ins w:id="446" w:author="Good, Jeffrey" w:date="2024-06-07T15:13:00Z">
        <w:r w:rsidR="00F53A37">
          <w:rPr>
            <w:rFonts w:ascii="Times New Roman" w:hAnsi="Times New Roman" w:cs="Times New Roman"/>
            <w:sz w:val="24"/>
            <w:szCs w:val="24"/>
          </w:rPr>
          <w:t xml:space="preserve">mislead the reconstruction of </w:t>
        </w:r>
      </w:ins>
      <w:ins w:id="447" w:author="Good, Jeffrey" w:date="2024-06-07T15:12:00Z">
        <w:r w:rsidR="00F53A37">
          <w:rPr>
            <w:rFonts w:ascii="Times New Roman" w:hAnsi="Times New Roman" w:cs="Times New Roman"/>
            <w:sz w:val="24"/>
            <w:szCs w:val="24"/>
          </w:rPr>
          <w:t>trait</w:t>
        </w:r>
      </w:ins>
      <w:ins w:id="448" w:author="Good, Jeffrey" w:date="2024-06-07T15:14:00Z">
        <w:r w:rsidR="00F53A37">
          <w:rPr>
            <w:rFonts w:ascii="Times New Roman" w:hAnsi="Times New Roman" w:cs="Times New Roman"/>
            <w:sz w:val="24"/>
            <w:szCs w:val="24"/>
          </w:rPr>
          <w:t xml:space="preserve"> evolution</w:t>
        </w:r>
      </w:ins>
      <w:ins w:id="449" w:author="Good, Jeffrey" w:date="2024-06-07T15:12:00Z">
        <w:r w:rsidR="00F53A37">
          <w:rPr>
            <w:rFonts w:ascii="Times New Roman" w:hAnsi="Times New Roman" w:cs="Times New Roman"/>
            <w:sz w:val="24"/>
            <w:szCs w:val="24"/>
          </w:rPr>
          <w:t xml:space="preserve"> across phylogenies</w:t>
        </w:r>
      </w:ins>
      <w:ins w:id="450" w:author="Good, Jeffrey" w:date="2024-06-07T15:14:00Z">
        <w:r w:rsidR="00F53A37">
          <w:rPr>
            <w:rFonts w:ascii="Times New Roman" w:hAnsi="Times New Roman" w:cs="Times New Roman"/>
            <w:sz w:val="24"/>
            <w:szCs w:val="24"/>
          </w:rPr>
          <w:t xml:space="preserve"> </w:t>
        </w:r>
      </w:ins>
      <w:ins w:id="451" w:author="Good, Jeffrey" w:date="2024-06-07T15:12:00Z">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ins>
      <w:r w:rsidR="00E60B2F">
        <w:rPr>
          <w:rFonts w:ascii="Times New Roman" w:hAnsi="Times New Roman" w:cs="Times New Roman"/>
          <w:sz w:val="24"/>
          <w:szCs w:val="24"/>
        </w:rPr>
        <w:instrText xml:space="preserve"> ADDIN EN.CITE </w:instrText>
      </w:r>
      <w:r w:rsidR="00E60B2F">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SGFobiBhbmQgTmFraGxlaCAyMDE2OyBNZW5kZXMgZXQgYWwuIDIwMTg7IEhpYmJpbnMgZXQgYWwu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</w:fldData>
        </w:fldChar>
      </w:r>
      <w:r w:rsidR="00E60B2F">
        <w:rPr>
          <w:rFonts w:ascii="Times New Roman" w:hAnsi="Times New Roman" w:cs="Times New Roman"/>
          <w:sz w:val="24"/>
          <w:szCs w:val="24"/>
        </w:rPr>
        <w:instrText xml:space="preserve"> ADDIN EN.CITE.DATA </w:instrText>
      </w:r>
      <w:r w:rsidR="00E60B2F">
        <w:rPr>
          <w:rFonts w:ascii="Times New Roman" w:hAnsi="Times New Roman" w:cs="Times New Roman"/>
          <w:sz w:val="24"/>
          <w:szCs w:val="24"/>
        </w:rPr>
      </w:r>
      <w:r w:rsidR="00E60B2F">
        <w:rPr>
          <w:rFonts w:ascii="Times New Roman" w:hAnsi="Times New Roman" w:cs="Times New Roman"/>
          <w:sz w:val="24"/>
          <w:szCs w:val="24"/>
        </w:rPr>
        <w:fldChar w:fldCharType="end"/>
      </w:r>
      <w:ins w:id="452" w:author="Good, Jeffrey" w:date="2024-06-07T15:12:00Z">
        <w:r w:rsidR="00F53A37">
          <w:rPr>
            <w:rFonts w:ascii="Times New Roman" w:hAnsi="Times New Roman" w:cs="Times New Roman"/>
            <w:sz w:val="24"/>
            <w:szCs w:val="24"/>
          </w:rPr>
          <w:fldChar w:fldCharType="separate"/>
        </w:r>
      </w:ins>
      <w:r w:rsidR="00E60B2F">
        <w:rPr>
          <w:rFonts w:ascii="Times New Roman" w:hAnsi="Times New Roman" w:cs="Times New Roman"/>
          <w:noProof/>
          <w:sz w:val="24"/>
          <w:szCs w:val="24"/>
        </w:rPr>
        <w:t>(Avise and Robinson 2008; Hahn and Nakhleh 2016; Mendes et al. 2018; Hibbins et al. 2023)</w:t>
      </w:r>
      <w:ins w:id="453" w:author="Good, Jeffrey" w:date="2024-06-07T15:12:00Z">
        <w:r w:rsidR="00F53A37">
          <w:rPr>
            <w:rFonts w:ascii="Times New Roman" w:hAnsi="Times New Roman" w:cs="Times New Roman"/>
            <w:sz w:val="24"/>
            <w:szCs w:val="24"/>
          </w:rPr>
          <w:fldChar w:fldCharType="end"/>
        </w:r>
        <w:r w:rsidR="00F53A37">
          <w:rPr>
            <w:rFonts w:ascii="Times New Roman" w:hAnsi="Times New Roman" w:cs="Times New Roman"/>
            <w:sz w:val="24"/>
            <w:szCs w:val="24"/>
          </w:rPr>
          <w:t>.</w:t>
        </w:r>
      </w:ins>
      <w:ins w:id="454" w:author="Good, Jeffrey" w:date="2024-06-07T15:14:00Z">
        <w:r w:rsidR="00F53A37">
          <w:rPr>
            <w:rFonts w:ascii="Times New Roman" w:hAnsi="Times New Roman" w:cs="Times New Roman"/>
            <w:sz w:val="24"/>
            <w:szCs w:val="24"/>
          </w:rPr>
          <w:t xml:space="preserve"> Finally, </w:t>
        </w:r>
      </w:ins>
      <w:del w:id="455" w:author="Good, Jeffrey" w:date="2024-06-07T15:14:00Z">
        <w:r w:rsidDel="00F53A37">
          <w:rPr>
            <w:rFonts w:ascii="Times New Roman" w:hAnsi="Times New Roman" w:cs="Times New Roman"/>
            <w:sz w:val="24"/>
            <w:szCs w:val="24"/>
          </w:rPr>
          <w:delText xml:space="preserve">and, </w:delText>
        </w:r>
      </w:del>
      <w:r>
        <w:rPr>
          <w:rFonts w:ascii="Times New Roman" w:hAnsi="Times New Roman" w:cs="Times New Roman"/>
          <w:sz w:val="24"/>
          <w:szCs w:val="24"/>
        </w:rPr>
        <w:t xml:space="preserve">despite the relative ease of generating UCE data, such markers are </w:t>
      </w:r>
      <w:ins w:id="456" w:author="Good, Jeffrey" w:date="2024-06-06T11:42:00Z">
        <w:r w:rsidR="00500045">
          <w:rPr>
            <w:rFonts w:ascii="Times New Roman" w:hAnsi="Times New Roman" w:cs="Times New Roman"/>
            <w:sz w:val="24"/>
            <w:szCs w:val="24"/>
          </w:rPr>
          <w:t xml:space="preserve">likely </w:t>
        </w:r>
      </w:ins>
      <w:r>
        <w:rPr>
          <w:rFonts w:ascii="Times New Roman" w:hAnsi="Times New Roman" w:cs="Times New Roman"/>
          <w:sz w:val="24"/>
          <w:szCs w:val="24"/>
        </w:rPr>
        <w:t>not suitable for genetic inferences within populations</w:t>
      </w:r>
      <w:ins w:id="457" w:author="Good, Jeffrey" w:date="2024-06-10T17:43:00Z">
        <w:r w:rsidR="002D4BD4">
          <w:rPr>
            <w:rFonts w:ascii="Times New Roman" w:hAnsi="Times New Roman" w:cs="Times New Roman"/>
            <w:sz w:val="24"/>
            <w:szCs w:val="24"/>
          </w:rPr>
          <w:t xml:space="preserve"> given the pervasive effects of linked selection</w:t>
        </w:r>
      </w:ins>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4B141097" w14:textId="011DDBB0" w:rsidR="00136EDF" w:rsidDel="0089723E" w:rsidRDefault="003C6D3F" w:rsidP="003106CE">
      <w:pPr>
        <w:spacing w:after="0"/>
        <w:ind w:firstLine="720"/>
        <w:jc w:val="both"/>
        <w:rPr>
          <w:moveFrom w:id="458" w:author="Good, Jeffrey" w:date="2024-06-07T14:55:00Z"/>
          <w:rFonts w:ascii="Times New Roman" w:hAnsi="Times New Roman" w:cs="Times New Roman"/>
          <w:sz w:val="24"/>
          <w:szCs w:val="24"/>
        </w:rPr>
      </w:pPr>
      <w:moveFromRangeStart w:id="459" w:author="Good, Jeffrey" w:date="2024-06-07T14:55:00Z" w:name="move168664550"/>
      <w:moveFrom w:id="460" w:author="Good, Jeffrey" w:date="2024-06-07T14:55:00Z">
        <w:r w:rsidDel="0089723E">
          <w:rPr>
            <w:rFonts w:ascii="Times New Roman" w:hAnsi="Times New Roman" w:cs="Times New Roman"/>
            <w:sz w:val="24"/>
            <w:szCs w:val="24"/>
          </w:rPr>
          <w:t xml:space="preserve">Our data suggest that background selection </w:t>
        </w:r>
        <w:r w:rsidR="00D40C88" w:rsidDel="0089723E">
          <w:rPr>
            <w:rFonts w:ascii="Times New Roman" w:hAnsi="Times New Roman" w:cs="Times New Roman"/>
            <w:sz w:val="24"/>
            <w:szCs w:val="24"/>
          </w:rPr>
          <w:t>is</w:t>
        </w:r>
        <w:r w:rsidDel="0089723E">
          <w:rPr>
            <w:rFonts w:ascii="Times New Roman" w:hAnsi="Times New Roman" w:cs="Times New Roman"/>
            <w:sz w:val="24"/>
            <w:szCs w:val="24"/>
          </w:rPr>
          <w:t xml:space="preserve"> important in structuring variation </w:t>
        </w:r>
        <w:r w:rsidR="002F1C0B" w:rsidDel="0089723E">
          <w:rPr>
            <w:rFonts w:ascii="Times New Roman" w:hAnsi="Times New Roman" w:cs="Times New Roman"/>
            <w:sz w:val="24"/>
            <w:szCs w:val="24"/>
          </w:rPr>
          <w:t>due to</w:t>
        </w:r>
        <w:r w:rsidR="00CB71D0" w:rsidDel="0089723E">
          <w:rPr>
            <w:rFonts w:ascii="Times New Roman" w:hAnsi="Times New Roman" w:cs="Times New Roman"/>
            <w:sz w:val="24"/>
            <w:szCs w:val="24"/>
          </w:rPr>
          <w:t xml:space="preserve"> </w:t>
        </w:r>
        <w:r w:rsidDel="0089723E">
          <w:rPr>
            <w:rFonts w:ascii="Times New Roman" w:hAnsi="Times New Roman" w:cs="Times New Roman"/>
            <w:sz w:val="24"/>
            <w:szCs w:val="24"/>
          </w:rPr>
          <w:t>incomplete lineage sorting.</w:t>
        </w:r>
        <w:r w:rsidR="00CB71D0" w:rsidDel="0089723E">
          <w:rPr>
            <w:rFonts w:ascii="Times New Roman" w:hAnsi="Times New Roman" w:cs="Times New Roman"/>
            <w:sz w:val="24"/>
            <w:szCs w:val="24"/>
          </w:rPr>
          <w:t xml:space="preserve"> </w:t>
        </w:r>
      </w:moveFrom>
    </w:p>
    <w:moveFromRangeEnd w:id="459"/>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6955903C"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possibly leading to 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commentRangeStart w:id="461"/>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 </w:instrText>
      </w:r>
      <w:r w:rsidR="006D0342">
        <w:rPr>
          <w:rFonts w:ascii="Times New Roman" w:hAnsi="Times New Roman" w:cs="Times New Roman"/>
          <w:sz w:val="24"/>
          <w:szCs w:val="24"/>
        </w:rPr>
        <w:fldChar w:fldCharType="begin">
          <w:fldData xml:space="preserve">PEVuZE5vdGU+PENpdGU+PEF1dGhvcj5NZW5kZXM8L0F1dGhvcj48WWVhcj4yMDE2PC9ZZWFyPjxS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</w:fldData>
        </w:fldChar>
      </w:r>
      <w:r w:rsidR="006D0342">
        <w:rPr>
          <w:rFonts w:ascii="Times New Roman" w:hAnsi="Times New Roman" w:cs="Times New Roman"/>
          <w:sz w:val="24"/>
          <w:szCs w:val="24"/>
        </w:rPr>
        <w:instrText xml:space="preserve"> ADDIN EN.CITE.DATA </w:instrText>
      </w:r>
      <w:r w:rsidR="006D0342">
        <w:rPr>
          <w:rFonts w:ascii="Times New Roman" w:hAnsi="Times New Roman" w:cs="Times New Roman"/>
          <w:sz w:val="24"/>
          <w:szCs w:val="24"/>
        </w:rPr>
      </w:r>
      <w:r w:rsidR="006D0342">
        <w:rPr>
          <w:rFonts w:ascii="Times New Roman" w:hAnsi="Times New Roman" w:cs="Times New Roman"/>
          <w:sz w:val="24"/>
          <w:szCs w:val="24"/>
        </w:rPr>
        <w:fldChar w:fldCharType="end"/>
      </w:r>
      <w:r w:rsidR="006D0342">
        <w:rPr>
          <w:rFonts w:ascii="Times New Roman" w:hAnsi="Times New Roman" w:cs="Times New Roman"/>
          <w:sz w:val="24"/>
          <w:szCs w:val="24"/>
        </w:rPr>
      </w:r>
      <w:r w:rsidR="006D0342">
        <w:rPr>
          <w:rFonts w:ascii="Times New Roman" w:hAnsi="Times New Roman" w:cs="Times New Roman"/>
          <w:sz w:val="24"/>
          <w:szCs w:val="24"/>
        </w:rPr>
        <w:fldChar w:fldCharType="separate"/>
      </w:r>
      <w:r w:rsidR="006D0342">
        <w:rPr>
          <w:rFonts w:ascii="Times New Roman" w:hAnsi="Times New Roman" w:cs="Times New Roman"/>
          <w:noProof/>
          <w:sz w:val="24"/>
          <w:szCs w:val="24"/>
        </w:rPr>
        <w:t>(Hahn and Nakhleh 2016; Mendes and Hahn 2016)</w:t>
      </w:r>
      <w:r w:rsidR="006D0342">
        <w:rPr>
          <w:rFonts w:ascii="Times New Roman" w:hAnsi="Times New Roman" w:cs="Times New Roman"/>
          <w:sz w:val="24"/>
          <w:szCs w:val="24"/>
        </w:rPr>
        <w:fldChar w:fldCharType="end"/>
      </w:r>
      <w:commentRangeEnd w:id="461"/>
      <w:r w:rsidR="00B246A2">
        <w:rPr>
          <w:rStyle w:val="CommentReference"/>
        </w:rPr>
        <w:commentReference w:id="461"/>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7774FC7C"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 xml:space="preserve">For each of three selection tests run,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and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and PAML’s M1a vs. M2a</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AF67FD">
        <w:rPr>
          <w:rFonts w:ascii="Times New Roman" w:hAnsi="Times New Roman" w:cs="Times New Roman"/>
          <w:sz w:val="24"/>
          <w:szCs w:val="24"/>
        </w:rPr>
        <w:t xml:space="preserve"> while 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D40C88">
        <w:rPr>
          <w:rFonts w:ascii="Times New Roman" w:hAnsi="Times New Roman" w:cs="Times New Roman"/>
          <w:sz w:val="24"/>
          <w:szCs w:val="24"/>
        </w:rPr>
        <w:t xml:space="preserve">. In contrast, </w:t>
      </w:r>
      <w:r w:rsidRPr="00031896">
        <w:rPr>
          <w:rFonts w:ascii="Times New Roman" w:hAnsi="Times New Roman" w:cs="Times New Roman"/>
          <w:sz w:val="24"/>
          <w:szCs w:val="24"/>
        </w:rPr>
        <w:t>the genes that showed evidence of positive selection regardless of tree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w:t>
      </w:r>
      <w:proofErr w:type="spellStart"/>
      <w:r w:rsidR="0006000E" w:rsidRPr="00031896">
        <w:rPr>
          <w:rFonts w:ascii="Times New Roman" w:hAnsi="Times New Roman" w:cs="Times New Roman"/>
          <w:sz w:val="24"/>
          <w:szCs w:val="24"/>
        </w:rPr>
        <w:t>HyPhy’s</w:t>
      </w:r>
      <w:proofErr w:type="spellEnd"/>
      <w:r w:rsidR="0006000E" w:rsidRPr="00031896">
        <w:rPr>
          <w:rFonts w:ascii="Times New Roman" w:hAnsi="Times New Roman" w:cs="Times New Roman"/>
          <w:sz w:val="24"/>
          <w:szCs w:val="24"/>
        </w:rPr>
        <w:t xml:space="preserve"> BUSTED and </w:t>
      </w:r>
      <w:proofErr w:type="spellStart"/>
      <w:r w:rsidR="0006000E" w:rsidRPr="00031896">
        <w:rPr>
          <w:rFonts w:ascii="Times New Roman" w:hAnsi="Times New Roman" w:cs="Times New Roman"/>
          <w:sz w:val="24"/>
          <w:szCs w:val="24"/>
        </w:rPr>
        <w:t>aBSREL</w:t>
      </w:r>
      <w:proofErr w:type="spellEnd"/>
      <w:r w:rsidR="0006000E" w:rsidRPr="00031896">
        <w:rPr>
          <w:rFonts w:ascii="Times New Roman" w:hAnsi="Times New Roman" w:cs="Times New Roman"/>
          <w:sz w:val="24"/>
          <w:szCs w:val="24"/>
        </w:rPr>
        <w:t xml:space="preserve">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proofErr w:type="spellEnd"/>
      <w:r w:rsidR="00C445FE" w:rsidRPr="005B45C4">
        <w:rPr>
          <w:rFonts w:ascii="Times New Roman" w:hAnsi="Times New Roman" w:cs="Times New Roman"/>
          <w:i/>
          <w:iCs/>
          <w:sz w:val="24"/>
          <w:szCs w:val="24"/>
        </w:rPr>
        <w:t>/</w:t>
      </w:r>
      <w:proofErr w:type="spellStart"/>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proofErr w:type="spellEnd"/>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3F25FE99"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 </w:instrText>
      </w:r>
      <w:r w:rsidR="00751B61">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PFJlY051bT4xNzwvUmVjTnVtPjxEaXNwbGF5VGV4dD4oR29vZCBldCBhbC4gMjAxMzsgTWVuZGVz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</w:fldData>
        </w:fldChar>
      </w:r>
      <w:r w:rsidR="00751B61">
        <w:rPr>
          <w:rFonts w:ascii="Times New Roman" w:hAnsi="Times New Roman" w:cs="Times New Roman"/>
          <w:sz w:val="24"/>
          <w:szCs w:val="24"/>
        </w:rPr>
        <w:instrText xml:space="preserve"> ADDIN EN.CITE.DATA </w:instrText>
      </w:r>
      <w:r w:rsidR="00751B61">
        <w:rPr>
          <w:rFonts w:ascii="Times New Roman" w:hAnsi="Times New Roman" w:cs="Times New Roman"/>
          <w:sz w:val="24"/>
          <w:szCs w:val="24"/>
        </w:rPr>
      </w:r>
      <w:r w:rsidR="00751B61">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476B5A">
        <w:rPr>
          <w:rFonts w:ascii="Times New Roman" w:hAnsi="Times New Roman" w:cs="Times New Roman"/>
          <w:noProof/>
          <w:sz w:val="24"/>
          <w:szCs w:val="24"/>
        </w:rPr>
        <w:t xml:space="preserve">(Good et al. 2013; Mendes and Hahn 2016; </w:t>
      </w:r>
      <w:r w:rsidR="00476B5A">
        <w:rPr>
          <w:rFonts w:ascii="Times New Roman" w:hAnsi="Times New Roman" w:cs="Times New Roman"/>
          <w:noProof/>
          <w:sz w:val="24"/>
          <w:szCs w:val="24"/>
        </w:rPr>
        <w:lastRenderedPageBreak/>
        <w:t>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by from approach that reduces genome-wide levels of discordance, such as through </w:t>
      </w:r>
      <w:r w:rsidR="00B75690" w:rsidRPr="00B75690">
        <w:rPr>
          <w:rFonts w:ascii="Times New Roman" w:hAnsi="Times New Roman" w:cs="Times New Roman"/>
          <w:i/>
          <w:iCs/>
          <w:sz w:val="24"/>
          <w:szCs w:val="24"/>
          <w:rPrChange w:id="462" w:author="Good, Jeffrey" w:date="2024-06-10T16:16:00Z">
            <w:rPr>
              <w:rFonts w:ascii="Times New Roman" w:hAnsi="Times New Roman" w:cs="Times New Roman"/>
              <w:sz w:val="24"/>
              <w:szCs w:val="24"/>
            </w:rPr>
          </w:rPrChange>
        </w:rPr>
        <w:t>post hoc</w:t>
      </w:r>
      <w:r w:rsidR="00B75690">
        <w:rPr>
          <w:rFonts w:ascii="Times New Roman" w:hAnsi="Times New Roman" w:cs="Times New Roman"/>
          <w:sz w:val="24"/>
          <w:szCs w:val="24"/>
        </w:rPr>
        <w:t xml:space="preserve"> pruning of species that disproportionately contribute to unresolved nodes. </w:t>
      </w:r>
    </w:p>
    <w:p w14:paraId="74B68322" w14:textId="5625B9B4" w:rsidR="005D3A4E" w:rsidRDefault="00B75690">
      <w:pPr>
        <w:spacing w:after="0"/>
        <w:ind w:firstLine="720"/>
        <w:jc w:val="both"/>
        <w:rPr>
          <w:ins w:id="463" w:author="Good, Jeffrey" w:date="2024-06-07T15:24:00Z"/>
          <w:rFonts w:ascii="Times New Roman" w:hAnsi="Times New Roman" w:cs="Times New Roman"/>
          <w:sz w:val="24"/>
          <w:szCs w:val="24"/>
        </w:rPr>
        <w:pPrChange w:id="464" w:author="Good, Jeffrey" w:date="2024-06-10T16:17:00Z">
          <w:pPr>
            <w:spacing w:after="0"/>
            <w:jc w:val="both"/>
          </w:pPr>
        </w:pPrChange>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 </w:instrTex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bT40NzwvUmVjTnVtPjxEaXNwbGF5VGV4dD4oUG9sbGFyZCBldCBhbC4gMjAxMDsgSHUgZXQgYWwu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</w:fldData>
        </w:fldChar>
      </w:r>
      <w:r w:rsidR="00A15B4F">
        <w:rPr>
          <w:rFonts w:ascii="Times New Roman" w:hAnsi="Times New Roman" w:cs="Times New Roman"/>
          <w:sz w:val="24"/>
          <w:szCs w:val="24"/>
        </w:rPr>
        <w:instrText xml:space="preserve"> ADDIN EN.CITE.DATA </w:instrText>
      </w:r>
      <w:r w:rsidR="00A15B4F">
        <w:rPr>
          <w:rFonts w:ascii="Times New Roman" w:hAnsi="Times New Roman" w:cs="Times New Roman"/>
          <w:sz w:val="24"/>
          <w:szCs w:val="24"/>
        </w:rPr>
      </w:r>
      <w:r w:rsidR="00A15B4F">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A15B4F">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 xml:space="preserve">ven methods that allow the use of different trees for different loci (like PAML and </w:t>
      </w:r>
      <w:proofErr w:type="spellStart"/>
      <w:r w:rsidR="007146C0">
        <w:rPr>
          <w:rFonts w:ascii="Times New Roman" w:hAnsi="Times New Roman" w:cs="Times New Roman"/>
          <w:sz w:val="24"/>
          <w:szCs w:val="24"/>
        </w:rPr>
        <w:t>HyPhy</w:t>
      </w:r>
      <w:proofErr w:type="spellEnd"/>
      <w:r w:rsidR="007146C0">
        <w:rPr>
          <w:rFonts w:ascii="Times New Roman" w:hAnsi="Times New Roman" w:cs="Times New Roman"/>
          <w:sz w:val="24"/>
          <w:szCs w:val="24"/>
        </w:rPr>
        <w:t>)</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 </w:instrText>
      </w:r>
      <w:r w:rsidR="00FF1430">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UmVjTnVtPjI0MDwvUmVjTnVtPjxEaXNwbGF5VGV4dD4oQ2FyYm9uZSBldCBhbC4gMjAxNDsgRm9v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QmVpamluZyAxMDAxMDEsIENoaW5hIChCLlouKS4mI3hEOzFdIE9yZWdvbiBIZWFsdGggJmFtcDtT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==
</w:fldData>
        </w:fldChar>
      </w:r>
      <w:r w:rsidR="00FF1430">
        <w:rPr>
          <w:rFonts w:ascii="Times New Roman" w:hAnsi="Times New Roman" w:cs="Times New Roman"/>
          <w:sz w:val="24"/>
          <w:szCs w:val="24"/>
        </w:rPr>
        <w:instrText xml:space="preserve"> ADDIN EN.CITE.DATA </w:instrText>
      </w:r>
      <w:r w:rsidR="00FF1430">
        <w:rPr>
          <w:rFonts w:ascii="Times New Roman" w:hAnsi="Times New Roman" w:cs="Times New Roman"/>
          <w:sz w:val="24"/>
          <w:szCs w:val="24"/>
        </w:rPr>
      </w:r>
      <w:r w:rsidR="00FF1430">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FF1430">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 xml:space="preserve">that the use of a single tree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5A1264">
        <w:rPr>
          <w:rFonts w:ascii="Times New Roman" w:hAnsi="Times New Roman" w:cs="Times New Roman"/>
          <w:sz w:val="24"/>
          <w:szCs w:val="24"/>
        </w:rPr>
        <w:t xml:space="preserve"> and strongly encourage the use of individual gene trees for </w:t>
      </w:r>
      <w:commentRangeStart w:id="465"/>
      <w:r w:rsidR="005A1264">
        <w:rPr>
          <w:rFonts w:ascii="Times New Roman" w:hAnsi="Times New Roman" w:cs="Times New Roman"/>
          <w:sz w:val="24"/>
          <w:szCs w:val="24"/>
        </w:rPr>
        <w:t>such analyses</w:t>
      </w:r>
      <w:r w:rsidR="00A15B4F">
        <w:rPr>
          <w:rFonts w:ascii="Times New Roman" w:hAnsi="Times New Roman" w:cs="Times New Roman"/>
          <w:sz w:val="24"/>
          <w:szCs w:val="24"/>
        </w:rPr>
        <w:t>.</w:t>
      </w:r>
      <w:commentRangeEnd w:id="465"/>
      <w:r w:rsidR="004557BE">
        <w:rPr>
          <w:rStyle w:val="CommentReference"/>
        </w:rPr>
        <w:commentReference w:id="465"/>
      </w:r>
      <w:ins w:id="466" w:author="Good, Jeffrey" w:date="2024-06-10T16:03:00Z">
        <w:r w:rsidR="00485CEA">
          <w:rPr>
            <w:rFonts w:ascii="Times New Roman" w:hAnsi="Times New Roman" w:cs="Times New Roman"/>
            <w:sz w:val="24"/>
            <w:szCs w:val="24"/>
          </w:rPr>
          <w:t xml:space="preserve"> </w:t>
        </w:r>
      </w:ins>
    </w:p>
    <w:p w14:paraId="6E963037" w14:textId="0649DCEE" w:rsidR="004557BE" w:rsidRDefault="004557BE" w:rsidP="005D3A4E">
      <w:pPr>
        <w:spacing w:after="0"/>
        <w:jc w:val="both"/>
        <w:rPr>
          <w:ins w:id="467" w:author="Good, Jeffrey" w:date="2024-06-07T15:24:00Z"/>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ins w:id="468" w:author="Good, Jeffrey" w:date="2024-06-07T15:24:00Z">
        <w:r w:rsidRPr="009376C7">
          <w:rPr>
            <w:rFonts w:ascii="Times New Roman" w:hAnsi="Times New Roman" w:cs="Times New Roman"/>
            <w:i/>
            <w:iCs/>
            <w:sz w:val="24"/>
            <w:szCs w:val="24"/>
          </w:rPr>
          <w:t>Conclusions</w:t>
        </w:r>
      </w:ins>
    </w:p>
    <w:p w14:paraId="67C2F15C" w14:textId="2D354310" w:rsidR="002C4B0B" w:rsidRDefault="004557BE" w:rsidP="009376C7">
      <w:pPr>
        <w:spacing w:after="160" w:line="259" w:lineRule="auto"/>
        <w:jc w:val="both"/>
        <w:rPr>
          <w:rFonts w:ascii="Times New Roman" w:hAnsi="Times New Roman" w:cs="Times New Roman"/>
          <w:sz w:val="24"/>
          <w:szCs w:val="24"/>
        </w:rPr>
      </w:pPr>
      <w:commentRangeStart w:id="469"/>
      <w:r>
        <w:rPr>
          <w:rFonts w:ascii="Times New Roman" w:hAnsi="Times New Roman" w:cs="Times New Roman"/>
          <w:sz w:val="24"/>
          <w:szCs w:val="24"/>
        </w:rPr>
        <w:t>Murine r</w:t>
      </w:r>
      <w:r w:rsidR="002C4B0B">
        <w:rPr>
          <w:rFonts w:ascii="Times New Roman" w:hAnsi="Times New Roman" w:cs="Times New Roman"/>
          <w:sz w:val="24"/>
          <w:szCs w:val="24"/>
        </w:rPr>
        <w:t xml:space="preserve">odents </w:t>
      </w:r>
      <w:commentRangeEnd w:id="469"/>
      <w:r w:rsidR="00B63ACE">
        <w:rPr>
          <w:rStyle w:val="CommentReference"/>
        </w:rPr>
        <w:commentReference w:id="469"/>
      </w:r>
      <w:r w:rsidR="002C4B0B">
        <w:rPr>
          <w:rFonts w:ascii="Times New Roman" w:hAnsi="Times New Roman" w:cs="Times New Roman"/>
          <w:sz w:val="24"/>
          <w:szCs w:val="24"/>
        </w:rPr>
        <w:t>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to</w:t>
      </w:r>
      <w:r w:rsidR="002C4B0B">
        <w:rPr>
          <w:rFonts w:ascii="Times New Roman" w:hAnsi="Times New Roman" w:cs="Times New Roman"/>
          <w:sz w:val="24"/>
          <w:szCs w:val="24"/>
        </w:rPr>
        <w:t xml:space="preserve"> begin 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ins w:id="470" w:author="Thomas, Gregg [2]" w:date="2024-05-10T11:35:00Z">
        <w:r w:rsidR="002C4B0B" w:rsidRPr="00031896">
          <w:rPr>
            <w:rFonts w:ascii="Times New Roman" w:hAnsi="Times New Roman" w:cs="Times New Roman"/>
            <w:sz w:val="24"/>
            <w:szCs w:val="24"/>
          </w:rPr>
          <w:t>.</w:t>
        </w:r>
      </w:ins>
      <w:ins w:id="471" w:author="Good, Jeffrey" w:date="2024-06-07T15:31:00Z">
        <w:r w:rsidR="00B63ACE">
          <w:rPr>
            <w:rFonts w:ascii="Times New Roman" w:hAnsi="Times New Roman" w:cs="Times New Roman"/>
            <w:sz w:val="24"/>
            <w:szCs w:val="24"/>
          </w:rPr>
          <w:t xml:space="preserve"> </w:t>
        </w:r>
      </w:ins>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 xml:space="preserve">ensure that steps are taken to accommodate these details in </w:t>
      </w:r>
      <w:r w:rsidR="002C4B0B" w:rsidRPr="00A21B9E">
        <w:rPr>
          <w:rFonts w:ascii="Times New Roman" w:hAnsi="Times New Roman" w:cs="Times New Roman"/>
          <w:sz w:val="24"/>
          <w:szCs w:val="24"/>
        </w:rPr>
        <w:t>future</w:t>
      </w:r>
      <w:r w:rsidR="002C4B0B">
        <w:rPr>
          <w:rFonts w:ascii="Times New Roman" w:hAnsi="Times New Roman" w:cs="Times New Roman"/>
          <w:sz w:val="24"/>
          <w:szCs w:val="24"/>
        </w:rPr>
        <w:t xml:space="preserve"> </w:t>
      </w:r>
      <w:r w:rsidR="002C4B0B" w:rsidRPr="00031896">
        <w:rPr>
          <w:rFonts w:ascii="Times New Roman" w:hAnsi="Times New Roman" w:cs="Times New Roman"/>
          <w:sz w:val="24"/>
          <w:szCs w:val="24"/>
        </w:rPr>
        <w:t>comparative studies.</w:t>
      </w:r>
      <w:r w:rsidR="002C4B0B">
        <w:rPr>
          <w:rFonts w:ascii="Times New Roman" w:hAnsi="Times New Roman" w:cs="Times New Roman"/>
          <w:sz w:val="24"/>
          <w:szCs w:val="24"/>
        </w:rPr>
        <w:t xml:space="preserve"> </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rPr>
          <w:ins w:id="472" w:author="Thomas, Gregg [2]" w:date="2024-04-09T10:55:00Z"/>
        </w:rPr>
      </w:pPr>
      <w:r>
        <w:t xml:space="preserve">Materials &amp; </w:t>
      </w:r>
      <w:r w:rsidR="00A849E6" w:rsidRPr="00197A2B">
        <w:t>Methods</w:t>
      </w:r>
    </w:p>
    <w:p w14:paraId="0EEFF44E" w14:textId="77777777" w:rsidR="00A849E6" w:rsidRDefault="00A849E6" w:rsidP="00A849E6">
      <w:pPr>
        <w:pStyle w:val="Heading2"/>
      </w:pPr>
      <w:commentRangeStart w:id="473"/>
      <w:r w:rsidRPr="00031896">
        <w:t>Sample collection</w:t>
      </w:r>
      <w:r>
        <w:t xml:space="preserve"> and assembly</w:t>
      </w:r>
      <w:commentRangeEnd w:id="473"/>
      <w:r w:rsidR="00500045">
        <w:rPr>
          <w:rStyle w:val="CommentReference"/>
          <w:rFonts w:asciiTheme="minorHAnsi" w:hAnsiTheme="minorHAnsi" w:cstheme="minorBidi"/>
          <w:i w:val="0"/>
          <w:iCs w:val="0"/>
        </w:rPr>
        <w:commentReference w:id="473"/>
      </w:r>
    </w:p>
    <w:p w14:paraId="267C0DCF" w14:textId="052CCEBD"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2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PjIwMjE8L1llYXI+PFJlY051bT4yMjI8L1JlY051bT48RGlzcGxheVRleHQ+S3Vtb24gZXQgYWwu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=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sampling of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Y051bT4yMjI8L1JlY051bT48RGlzcGxheVRleHQ+KEt1bW9uIGV0IGFsLiAyMDIxKTwvRGlzcGxh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 xml:space="preserve">was too low for </w:t>
      </w:r>
      <w:r w:rsidRPr="004207A5">
        <w:rPr>
          <w:rFonts w:ascii="Times New Roman" w:hAnsi="Times New Roman" w:cs="Times New Roman"/>
          <w:sz w:val="24"/>
          <w:szCs w:val="24"/>
        </w:rPr>
        <w:lastRenderedPageBreak/>
        <w:t>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xml:space="preserve">. Adapters and low-quality bases were trimmed from the reads using </w:t>
      </w:r>
      <w:proofErr w:type="spellStart"/>
      <w:r w:rsidRPr="004207A5">
        <w:rPr>
          <w:rFonts w:ascii="Times New Roman" w:hAnsi="Times New Roman" w:cs="Times New Roman"/>
          <w:sz w:val="24"/>
          <w:szCs w:val="24"/>
        </w:rPr>
        <w:t>illumiprocessor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w:t>
      </w:r>
      <w:proofErr w:type="spellStart"/>
      <w:r w:rsidRPr="004207A5">
        <w:rPr>
          <w:rFonts w:ascii="Times New Roman" w:hAnsi="Times New Roman" w:cs="Times New Roman"/>
          <w:sz w:val="24"/>
          <w:szCs w:val="24"/>
        </w:rPr>
        <w:t>trimmomatic</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ZWNOdW0+ODA8L1JlY051bT48RGlzcGxheVRleHQ+KEJvbGdlciBldCBhbC4gMjAxNCk8L0Rpc3Bs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==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All cleaned reads were de novo assembled using </w:t>
      </w:r>
      <w:proofErr w:type="spellStart"/>
      <w:r w:rsidRPr="004207A5">
        <w:rPr>
          <w:rFonts w:ascii="Times New Roman" w:hAnsi="Times New Roman" w:cs="Times New Roman"/>
          <w:sz w:val="24"/>
          <w:szCs w:val="24"/>
        </w:rPr>
        <w:t>ABySS</w:t>
      </w:r>
      <w:proofErr w:type="spellEnd"/>
      <w:r w:rsidRPr="004207A5">
        <w:rPr>
          <w:rFonts w:ascii="Times New Roman" w:hAnsi="Times New Roman" w:cs="Times New Roman"/>
          <w:sz w:val="24"/>
          <w:szCs w:val="24"/>
        </w:rPr>
        <w:t xml:space="preserve"> 2.3.1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&lt;EndNote&gt;&lt;Cite&gt;&lt;Author&gt;Jackman&lt;/Author&gt;&lt;Year&gt;2017&lt;/Year&gt;&lt;RecNum&gt;165&lt;/RecNum&gt;&lt;DisplayText&gt;(Jackman et al. 2017)&lt;/DisplayText&gt;&lt;record&gt;&lt;rec-number&gt;165&lt;/rec-number&gt;&lt;foreign-keys&gt;&lt;key app="EN" db-id="vdwt9psdezv5tlee9vn5swzfzafw0azp5adx" timestamp="1649256879"&gt;165&lt;/key&gt;&lt;/foreign-keys&gt;&lt;ref-type name="Journal Article"&gt;17&lt;/ref-type&gt;&lt;contributors&gt;&lt;authors&gt;&lt;author&gt;Jackman, S. D.&lt;/author&gt;&lt;author&gt;Vandervalk, B. P.&lt;/author&gt;&lt;author&gt;Mohamadi, H.&lt;/author&gt;&lt;author&gt;Chu, J.&lt;/author&gt;&lt;author&gt;Yeo, S.&lt;/author&gt;&lt;author&gt;Hammond, S. A.&lt;/author&gt;&lt;author&gt;Jahesh, G.&lt;/author&gt;&lt;author&gt;Khan, H.&lt;/author&gt;&lt;author&gt;Coombe, L.&lt;/author&gt;&lt;author&gt;Warren, R. L.&lt;/author&gt;&lt;author&gt;Birol, I.&lt;/author&gt;&lt;/authors&gt;&lt;/contributors&gt;&lt;auth-address&gt;Canada&amp;apos;s Michael Smith Genome Sciences Centre, British Columbia Cancer Agency, Vancouver, British Columbia, V5Z 4S6, Canada.&lt;/auth-address&gt;&lt;titles&gt;&lt;title&gt;ABySS 2.0: resource-efficient assembly of large genomes using a Bloom filter&lt;/title&gt;&lt;secondary-title&gt;Genome Res&lt;/secondary-title&gt;&lt;/titles&gt;&lt;periodical&gt;&lt;full-title&gt;Genome Res&lt;/full-title&gt;&lt;/periodical&gt;&lt;pages&gt;768-777&lt;/pages&gt;&lt;volume&gt;27&lt;/volume&gt;&lt;number&gt;5&lt;/number&gt;&lt;edition&gt;2017/02/25&lt;/edition&gt;&lt;keywords&gt;&lt;keyword&gt;Contig Mapping/*methods/standards&lt;/keyword&gt;&lt;keyword&gt;Genome Size&lt;/keyword&gt;&lt;keyword&gt;Genomics/*methods/standards&lt;/keyword&gt;&lt;keyword&gt;Humans&lt;/keyword&gt;&lt;keyword&gt;Sequence Analysis, DNA/methods/standards&lt;/keyword&gt;&lt;keyword&gt;*Software&lt;/keyword&gt;&lt;/keywords&gt;&lt;dates&gt;&lt;year&gt;2017&lt;/year&gt;&lt;pub-dates&gt;&lt;date&gt;May&lt;/date&gt;&lt;/pub-dates&gt;&lt;/dates&gt;&lt;isbn&gt;1549-5469 (Electronic)&amp;#xD;1088-9051 (Linking)&lt;/isbn&gt;&lt;accession-num&gt;28232478&lt;/accession-num&gt;&lt;urls&gt;&lt;related-urls&gt;&lt;url&gt;https://www.ncbi.nlm.nih.gov/pubmed/28232478&lt;/url&gt;&lt;/related-urls&gt;&lt;/urls&gt;&lt;custom2&gt;PMC5411771&lt;/custom2&gt;&lt;electronic-resource-num&gt;10.1101/gr.214346.116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(Jackman et al. 2017)</w:t>
      </w:r>
      <w:r>
        <w:rPr>
          <w:rFonts w:ascii="Times New Roman" w:hAnsi="Times New Roman" w:cs="Times New Roman"/>
          <w:sz w:val="24"/>
          <w:szCs w:val="24"/>
        </w:rPr>
        <w:fldChar w:fldCharType="end"/>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D5041FE"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xml:space="preserve">), we generated reference-based pseudo-assemblies with iterative mapping using an updated version pseudo-it v3.1.1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&lt;EndNote&gt;&lt;Cite&gt;&lt;Author&gt;Sarver&lt;/Author&gt;&lt;Year&gt;2017&lt;/Year&gt;&lt;RecNum&gt;253&lt;/RecNum&gt;&lt;DisplayText&gt;(Sarver et al. 2017)&lt;/DisplayText&gt;&lt;record&gt;&lt;rec-number&gt;253&lt;/rec-number&gt;&lt;foreign-keys&gt;&lt;key app="EN" db-id="vdwt9psdezv5tlee9vn5swzfzafw0azp5adx" timestamp="1692289456"&gt;253&lt;/key&gt;&lt;/foreign-keys&gt;&lt;ref-type name="Journal Article"&gt;17&lt;/ref-type&gt;&lt;contributors&gt;&lt;authors&gt;&lt;author&gt;Sarver, B. A.&lt;/author&gt;&lt;author&gt;Keeble, S.&lt;/author&gt;&lt;author&gt;Cosart, T.&lt;/author&gt;&lt;author&gt;Tucker, P. K.&lt;/author&gt;&lt;author&gt;Dean, M. D.&lt;/author&gt;&lt;author&gt;Good, J. M.&lt;/author&gt;&lt;/authors&gt;&lt;/contributors&gt;&lt;auth-address&gt;Division of Biological Sciences, University of Montana, Missoula, MT.&amp;#xD;Department of Ecology and Evolutionary Biology and Museum of Zoology, University of Michigan, Ann Arbor, MI.&amp;#xD;Molecular and Computational Biology, University of Southern California, Los Angeles, CA.&lt;/auth-address&gt;&lt;titles&gt;&lt;title&gt;Phylogenomic Insights into Mouse Evolution Using a Pseudoreference Approach&lt;/title&gt;&lt;secondary-title&gt;Genome Biol Evol&lt;/secondary-title&gt;&lt;/titles&gt;&lt;periodical&gt;&lt;full-title&gt;Genome Biol Evol&lt;/full-title&gt;&lt;/periodical&gt;&lt;pages&gt;726-739&lt;/pages&gt;&lt;volume&gt;9&lt;/volume&gt;&lt;number&gt;3&lt;/number&gt;&lt;edition&gt;2017/03/25&lt;/edition&gt;&lt;keywords&gt;&lt;keyword&gt;Animals&lt;/keyword&gt;&lt;keyword&gt;*Evolution, Molecular&lt;/keyword&gt;&lt;keyword&gt;Exome/genetics&lt;/keyword&gt;&lt;keyword&gt;*Genome&lt;/keyword&gt;&lt;keyword&gt;Genotype&lt;/keyword&gt;&lt;keyword&gt;Mice&lt;/keyword&gt;&lt;keyword&gt;Muridae/*genetics&lt;/keyword&gt;&lt;keyword&gt;Phylogeny&lt;/keyword&gt;&lt;keyword&gt;Species Specificity&lt;/keyword&gt;&lt;keyword&gt;Mus musculus&lt;/keyword&gt;&lt;keyword&gt;bioinformatics&lt;/keyword&gt;&lt;keyword&gt;comparative genomics&lt;/keyword&gt;&lt;keyword&gt;introgression&lt;/keyword&gt;&lt;keyword&gt;mapping bias&lt;/keyword&gt;&lt;/keywords&gt;&lt;dates&gt;&lt;year&gt;2017&lt;/year&gt;&lt;pub-dates&gt;&lt;date&gt;Mar 1&lt;/date&gt;&lt;/pub-dates&gt;&lt;/dates&gt;&lt;isbn&gt;1759-6653 (Electronic)&amp;#xD;1759-6653 (Linking)&lt;/isbn&gt;&lt;accession-num&gt;28338821&lt;/accession-num&gt;&lt;urls&gt;&lt;related-urls&gt;&lt;url&gt;https://www.ncbi.nlm.nih.gov/pubmed/28338821&lt;/url&gt;&lt;/related-urls&gt;&lt;/urls&gt;&lt;custom2&gt;PMC5381554&lt;/custom2&gt;&lt;electronic-resource-num&gt;10.1093/gbe/evx034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(Sarver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that incorporates insertion-deletion variation to minimize reference bias in our genome-wide phylogenetic analyses and to maintain collinearity between assemblies (</w:t>
      </w:r>
      <w:hyperlink r:id="rId13"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w:t>
      </w:r>
      <w:proofErr w:type="spellStart"/>
      <w:r>
        <w:rPr>
          <w:rFonts w:ascii="Times New Roman" w:hAnsi="Times New Roman" w:cs="Times New Roman"/>
          <w:sz w:val="24"/>
          <w:szCs w:val="24"/>
        </w:rPr>
        <w:t>HaplotypeCaller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&lt;EndNote&gt;&lt;Cite&gt;&lt;Author&gt;Poplin&lt;/Author&gt;&lt;Year&gt;2018&lt;/Year&gt;&lt;RecNum&gt;255&lt;/RecNum&gt;&lt;DisplayText&gt;(Poplin et al. 2018)&lt;/DisplayText&gt;&lt;record&gt;&lt;rec-number&gt;255&lt;/rec-number&gt;&lt;foreign-keys&gt;&lt;key app="EN" db-id="vdwt9psdezv5tlee9vn5swzfzafw0azp5adx" timestamp="1692289965"&gt;255&lt;/key&gt;&lt;/foreign-keys&gt;&lt;ref-type name="Journal Article"&gt;17&lt;/ref-type&gt;&lt;contributors&gt;&lt;authors&gt;&lt;author&gt;Ryan Poplin&lt;/author&gt;&lt;author&gt;Valentin Ruano-Rubio&lt;/author&gt;&lt;author&gt;Mark A. DePristo&lt;/author&gt;&lt;author&gt;Tim J. Fennell&lt;/author&gt;&lt;author&gt;Mauricio O. Carneiro&lt;/author&gt;&lt;author&gt;Geraldine A. Van der Auwera&lt;/author&gt;&lt;author&gt;David E. Kling&lt;/author&gt;&lt;author&gt;Laura D. Gauthier&lt;/author&gt;&lt;author&gt;Ami Levy-Moonshine&lt;/author&gt;&lt;author&gt;David Roazen&lt;/author&gt;&lt;author&gt;Khalid Shakir&lt;/author&gt;&lt;author&gt;Joel Thibault&lt;/author&gt;&lt;author&gt;Sheila Chandran&lt;/author&gt;&lt;author&gt;Chris Whelan&lt;/author&gt;&lt;author&gt;Monkol Lek&lt;/author&gt;&lt;author&gt;Stacey Gabriel&lt;/author&gt;&lt;author&gt;Mark J Daly&lt;/author&gt;&lt;author&gt;Ben Neale&lt;/author&gt;&lt;author&gt;Daniel G. MacArthur&lt;/author&gt;&lt;author&gt;Eric Banks&lt;/author&gt;&lt;/authors&gt;&lt;/contributors&gt;&lt;titles&gt;&lt;title&gt;Scaling accurate genetic variant discovery to tens of thousands of samples&lt;/title&gt;&lt;secondary-title&gt;bioRxiv&lt;/secondary-title&gt;&lt;/titles&gt;&lt;periodical&gt;&lt;full-title&gt;bioRxiv&lt;/full-title&gt;&lt;/periodical&gt;&lt;pages&gt;201178&lt;/pages&gt;&lt;dates&gt;&lt;year&gt;2018&lt;/year&gt;&lt;/dates&gt;&lt;urls&gt;&lt;related-urls&gt;&lt;url&gt;https://www.biorxiv.org/content/biorxiv/early/2018/07/24/201178.full.pdf&lt;/url&gt;&lt;/related-urls&gt;&lt;/urls&gt;&lt;electronic-resource-num&gt;10.1101/201178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(Poplin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and filters SNPs and indels and generates a consensus assembly with </w:t>
      </w:r>
      <w:proofErr w:type="spellStart"/>
      <w:r>
        <w:rPr>
          <w:rFonts w:ascii="Times New Roman" w:hAnsi="Times New Roman" w:cs="Times New Roman"/>
          <w:sz w:val="24"/>
          <w:szCs w:val="24"/>
        </w:rPr>
        <w:t>bcftools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UmVjTnVtPjQ5PC9SZWNOdW0+PERpc3BsYXlUZXh0PihEYW5lY2VrIGV0IGFsLiAyMDIxKTwvRGlz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proofErr w:type="spellStart"/>
      <w:r>
        <w:t>Ultraconserved</w:t>
      </w:r>
      <w:proofErr w:type="spellEnd"/>
      <w:r>
        <w:t xml:space="preserve"> element (UCE) retrieval and alignment</w:t>
      </w:r>
    </w:p>
    <w:p w14:paraId="66FEBB6A" w14:textId="609FF397" w:rsidR="00A849E6" w:rsidRPr="009376C7" w:rsidRDefault="00B63ACE"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general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genomes from other Old World mice and rats (subfamily </w:t>
      </w:r>
      <w:proofErr w:type="spellStart"/>
      <w:r w:rsidR="00A849E6">
        <w:rPr>
          <w:rFonts w:ascii="Times New Roman" w:hAnsi="Times New Roman" w:cs="Times New Roman"/>
          <w:sz w:val="24"/>
          <w:szCs w:val="24"/>
        </w:rPr>
        <w:t>Murinae</w:t>
      </w:r>
      <w:proofErr w:type="spellEnd"/>
      <w:r w:rsidR="00A849E6">
        <w:rPr>
          <w:rFonts w:ascii="Times New Roman" w:hAnsi="Times New Roman" w:cs="Times New Roman"/>
          <w:sz w:val="24"/>
          <w:szCs w:val="24"/>
        </w:rPr>
        <w:t>) as well as the genomes of two non-murine rodents, the great gerbil (</w:t>
      </w:r>
      <w:proofErr w:type="spellStart"/>
      <w:r w:rsidR="00A849E6">
        <w:rPr>
          <w:rFonts w:ascii="Times New Roman" w:hAnsi="Times New Roman" w:cs="Times New Roman"/>
          <w:i/>
          <w:iCs/>
          <w:sz w:val="24"/>
          <w:szCs w:val="24"/>
        </w:rPr>
        <w:t>Rhombomys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opimus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UmVjTnVtPjE5OTwvUmVjTnVtPjxEaXNwbGF5VGV4dD4oTmlsc3NvbiBldCBhbC4gMjAyMCk8L0Rp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A849E6">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proofErr w:type="spellStart"/>
      <w:r w:rsidR="00A849E6">
        <w:rPr>
          <w:rFonts w:ascii="Times New Roman" w:hAnsi="Times New Roman" w:cs="Times New Roman"/>
          <w:i/>
          <w:iCs/>
          <w:sz w:val="24"/>
          <w:szCs w:val="24"/>
        </w:rPr>
        <w:t>Phodopus</w:t>
      </w:r>
      <w:proofErr w:type="spellEnd"/>
      <w:r w:rsidR="00A849E6">
        <w:rPr>
          <w:rFonts w:ascii="Times New Roman" w:hAnsi="Times New Roman" w:cs="Times New Roman"/>
          <w:i/>
          <w:iCs/>
          <w:sz w:val="24"/>
          <w:szCs w:val="24"/>
        </w:rPr>
        <w:t xml:space="preserve"> </w:t>
      </w:r>
      <w:proofErr w:type="spellStart"/>
      <w:r w:rsidR="00A849E6">
        <w:rPr>
          <w:rFonts w:ascii="Times New Roman" w:hAnsi="Times New Roman" w:cs="Times New Roman"/>
          <w:i/>
          <w:iCs/>
          <w:sz w:val="24"/>
          <w:szCs w:val="24"/>
        </w:rPr>
        <w:t>sungorus</w:t>
      </w:r>
      <w:proofErr w:type="spellEnd"/>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r>
      <w:r w:rsidR="00A849E6">
        <w:rPr>
          <w:rFonts w:ascii="Times New Roman" w:hAnsi="Times New Roman" w:cs="Times New Roman"/>
          <w:sz w:val="24"/>
          <w:szCs w:val="24"/>
        </w:rPr>
        <w:instrText xml:space="preserve"> ADDIN EN.CITE &lt;EndNote&gt;&lt;Cite&gt;&lt;Author&gt;Moore&lt;/Author&gt;&lt;Year&gt;2022&lt;/Year&gt;&lt;RecNum&gt;215&lt;/RecNum&gt;&lt;DisplayText&gt;(Moore et al. 2022)&lt;/DisplayText&gt;&lt;record&gt;&lt;rec-number&gt;215&lt;/rec-number&gt;&lt;foreign-keys&gt;&lt;key app="EN" db-id="vdwt9psdezv5tlee9vn5swzfzafw0azp5adx" timestamp="1660855506"&gt;215&lt;/key&gt;&lt;/foreign-keys&gt;&lt;ref-type name="Journal Article"&gt;17&lt;/ref-type&gt;&lt;contributors&gt;&lt;authors&gt;&lt;author&gt;Moore, E. C.&lt;/author&gt;&lt;author&gt;Thomas, G. W. C.&lt;/author&gt;&lt;author&gt;Mortimer, S.&lt;/author&gt;&lt;author&gt;Kopania, E. E. K.&lt;/author&gt;&lt;author&gt;Hunnicutt, K. E.&lt;/author&gt;&lt;author&gt;Clare-Salzler, Z. J.&lt;/author&gt;&lt;author&gt;Larson, E. L.&lt;/author&gt;&lt;author&gt;Good, J. M.&lt;/author&gt;&lt;/authors&gt;&lt;/contributors&gt;&lt;auth-address&gt;Division of Biological Sciences, The University of Montana, Missoula, Montana, 59812, USA.&amp;#xD;Department of Biological Sciences, The University of Denver, Denver, Colorado, 80208, USA.&lt;/auth-address&gt;&lt;titles&gt;&lt;title&gt;The Evolution of Widespread Recombination Suppression on the Dwarf Hamster (Phodopus) X Chromosome&lt;/title&gt;&lt;secondary-title&gt;Genome Biol Evol&lt;/secondary-title&gt;&lt;/titles&gt;&lt;periodical&gt;&lt;full-title&gt;Genome Biol Evol&lt;/full-title&gt;&lt;/periodical&gt;&lt;pages&gt;evac080&lt;/pages&gt;&lt;volume&gt;14&lt;/volume&gt;&lt;number&gt;6&lt;/number&gt;&lt;edition&gt;2022/06/02&lt;/edition&gt;&lt;keywords&gt;&lt;keyword&gt;Animals&lt;/keyword&gt;&lt;keyword&gt;Cricetinae&lt;/keyword&gt;&lt;keyword&gt;Evolution, Molecular&lt;/keyword&gt;&lt;keyword&gt;Female&lt;/keyword&gt;&lt;keyword&gt;*Phodopus/genetics&lt;/keyword&gt;&lt;keyword&gt;Pregnancy&lt;/keyword&gt;&lt;keyword&gt;Rats&lt;/keyword&gt;&lt;keyword&gt;Recombination, Genetic&lt;/keyword&gt;&lt;keyword&gt;*X Chromosome/genetics&lt;/keyword&gt;&lt;keyword&gt;*faster-X evolution&lt;/keyword&gt;&lt;keyword&gt;*sex chromosome evolution&lt;/keyword&gt;&lt;keyword&gt;*sex-biased genes&lt;/keyword&gt;&lt;keyword&gt;*transposable element accumulation&lt;/keyword&gt;&lt;/keywords&gt;&lt;dates&gt;&lt;year&gt;2022&lt;/year&gt;&lt;pub-dates&gt;&lt;date&gt;May 31&lt;/date&gt;&lt;/pub-dates&gt;&lt;/dates&gt;&lt;isbn&gt;1759-6653 (Electronic)&amp;#xD;1759-6653 (Linking)&lt;/isbn&gt;&lt;accession-num&gt;35642315&lt;/accession-num&gt;&lt;urls&gt;&lt;related-urls&gt;&lt;url&gt;https://www.ncbi.nlm.nih.gov/pubmed/35642315&lt;/url&gt;&lt;/related-urls&gt;&lt;/urls&gt;&lt;custom2&gt;PMC9185382&lt;/custom2&gt;&lt;electronic-resource-num&gt;10.1093/gbe/evac080&lt;/electronic-resource-num&gt;&lt;/record&gt;&lt;/Cite&gt;&lt;/EndNote&gt;</w:instrText>
      </w:r>
      <w:r w:rsidR="00A849E6">
        <w:rPr>
          <w:rFonts w:ascii="Times New Roman" w:hAnsi="Times New Roman" w:cs="Times New Roman"/>
          <w:sz w:val="24"/>
          <w:szCs w:val="24"/>
        </w:rPr>
        <w:fldChar w:fldCharType="separate"/>
      </w:r>
      <w:r w:rsidR="00A849E6">
        <w:rPr>
          <w:rFonts w:ascii="Times New Roman" w:hAnsi="Times New Roman" w:cs="Times New Roman"/>
          <w:noProof/>
          <w:sz w:val="24"/>
          <w:szCs w:val="24"/>
        </w:rPr>
        <w:t>(Moore et al. 2022)</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w:t>
      </w:r>
      <w:proofErr w:type="spellStart"/>
      <w:r w:rsidR="00A849E6">
        <w:rPr>
          <w:rFonts w:ascii="Times New Roman" w:hAnsi="Times New Roman" w:cs="Times New Roman"/>
          <w:sz w:val="24"/>
          <w:szCs w:val="24"/>
        </w:rPr>
        <w:t>phyluce</w:t>
      </w:r>
      <w:proofErr w:type="spellEnd"/>
      <w:r w:rsidR="00A849E6">
        <w:rPr>
          <w:rFonts w:ascii="Times New Roman" w:hAnsi="Times New Roman" w:cs="Times New Roman"/>
          <w:sz w:val="24"/>
          <w:szCs w:val="24"/>
        </w:rPr>
        <w:t xml:space="preserv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A849E6">
        <w:rPr>
          <w:rFonts w:ascii="Times New Roman" w:hAnsi="Times New Roman" w:cs="Times New Roman"/>
          <w:sz w:val="24"/>
          <w:szCs w:val="24"/>
        </w:rPr>
        <w:instrText xml:space="preserve"> ADDIN EN.CITE </w:instrTex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sidR="00A849E6">
        <w:rPr>
          <w:rFonts w:ascii="Times New Roman" w:hAnsi="Times New Roman" w:cs="Times New Roman"/>
          <w:sz w:val="24"/>
          <w:szCs w:val="24"/>
        </w:rPr>
        <w:instrText xml:space="preserve"> ADDIN EN.CITE.DATA </w:instrText>
      </w:r>
      <w:r w:rsidR="00A849E6">
        <w:rPr>
          <w:rFonts w:ascii="Times New Roman" w:hAnsi="Times New Roman" w:cs="Times New Roman"/>
          <w:sz w:val="24"/>
          <w:szCs w:val="24"/>
        </w:rPr>
      </w:r>
      <w:r w:rsidR="00A849E6">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A849E6">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77777777"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&lt;EndNote&gt;&lt;Cite&gt;&lt;Author&gt;Bradley&lt;/Author&gt;&lt;Year&gt;2009&lt;/Year&gt;&lt;RecNum&gt;83&lt;/RecNum&gt;&lt;DisplayText&gt;(Bradley et al. 2009)&lt;/DisplayText&gt;&lt;record&gt;&lt;rec-number&gt;83&lt;/rec-number&gt;&lt;foreign-keys&gt;&lt;key app="EN" db-id="vdwt9psdezv5tlee9vn5swzfzafw0azp5adx" timestamp="1649253851"&gt;83&lt;/key&gt;&lt;/foreign-keys&gt;&lt;ref-type name="Journal Article"&gt;17&lt;/ref-type&gt;&lt;contributors&gt;&lt;authors&gt;&lt;author&gt;Bradley, R. K.&lt;/author&gt;&lt;author&gt;Roberts, A.&lt;/author&gt;&lt;author&gt;Smoot, M.&lt;/author&gt;&lt;author&gt;Juvekar, S.&lt;/author&gt;&lt;author&gt;Do, J.&lt;/author&gt;&lt;author&gt;Dewey, C.&lt;/author&gt;&lt;author&gt;Holmes, I.&lt;/author&gt;&lt;author&gt;Pachter, L.&lt;/author&gt;&lt;/authors&gt;&lt;/contributors&gt;&lt;auth-address&gt;Department of Mathematics, University of California Berkeley, Berkeley, California, United States of America. rbradley@berkeley.edu&lt;/auth-address&gt;&lt;titles&gt;&lt;title&gt;Fast statistical alignment&lt;/title&gt;&lt;secondary-title&gt;PLoS Comput Biol&lt;/secondary-title&gt;&lt;/titles&gt;&lt;periodical&gt;&lt;full-title&gt;PLoS Comput Biol&lt;/full-title&gt;&lt;/periodical&gt;&lt;pages&gt;e1000392&lt;/pages&gt;&lt;volume&gt;5&lt;/volume&gt;&lt;number&gt;5&lt;/number&gt;&lt;edition&gt;2009/05/30&lt;/edition&gt;&lt;keywords&gt;&lt;keyword&gt;Algorithms&lt;/keyword&gt;&lt;keyword&gt;Amino Acid Sequence&lt;/keyword&gt;&lt;keyword&gt;Animals&lt;/keyword&gt;&lt;keyword&gt;Artificial Intelligence&lt;/keyword&gt;&lt;keyword&gt;Base Sequence&lt;/keyword&gt;&lt;keyword&gt;*Data Interpretation, Statistical&lt;/keyword&gt;&lt;keyword&gt;Databases, Genetic&lt;/keyword&gt;&lt;keyword&gt;Humans&lt;/keyword&gt;&lt;keyword&gt;Markov Chains&lt;/keyword&gt;&lt;keyword&gt;*Models, Genetic&lt;/keyword&gt;&lt;keyword&gt;Molecular Sequence Data&lt;/keyword&gt;&lt;keyword&gt;Sensitivity and Specificity&lt;/keyword&gt;&lt;keyword&gt;Sequence Alignment/*methods&lt;/keyword&gt;&lt;keyword&gt;Sequence Analysis&lt;/keyword&gt;&lt;keyword&gt;*Software&lt;/keyword&gt;&lt;/keywords&gt;&lt;dates&gt;&lt;year&gt;2009&lt;/year&gt;&lt;pub-dates&gt;&lt;date&gt;May&lt;/date&gt;&lt;/pub-dates&gt;&lt;/dates&gt;&lt;isbn&gt;1553-7358 (Electronic)&amp;#xD;1553-734X (Linking)&lt;/isbn&gt;&lt;accession-num&gt;19478997&lt;/accession-num&gt;&lt;urls&gt;&lt;related-urls&gt;&lt;url&gt;https://www.ncbi.nlm.nih.gov/pubmed/19478997&lt;/url&gt;&lt;/related-urls&gt;&lt;/urls&gt;&lt;custom2&gt;PMC2684580&lt;/custom2&gt;&lt;electronic-resource-num&gt;10.1371/journal.pcbi.1000392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(Bradley et al. 2009)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w:t>
      </w:r>
      <w:proofErr w:type="spellStart"/>
      <w:r w:rsidRPr="00B12D60">
        <w:rPr>
          <w:rFonts w:ascii="Times New Roman" w:hAnsi="Times New Roman" w:cs="Times New Roman"/>
          <w:sz w:val="24"/>
          <w:szCs w:val="24"/>
        </w:rPr>
        <w:t>TrimAl</w:t>
      </w:r>
      <w:proofErr w:type="spellEnd"/>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77777777"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lastRenderedPageBreak/>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PjxSZWNOdW0+ODg8L1JlY051bT48RGlzcGxheVRleHQ+KENoZXJub21vciBldCBhbC4gMjAxNik8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UFBoot</w:t>
      </w:r>
      <w:proofErr w:type="spellEnd"/>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&lt;EndNote&gt;&lt;Cite&gt;&lt;Author&gt;Hoang&lt;/Author&gt;&lt;Year&gt;2018&lt;/Year&gt;&lt;RecNum&gt;101&lt;/RecNum&gt;&lt;DisplayText&gt;(Hoang et al. 2018)&lt;/DisplayText&gt;&lt;record&gt;&lt;rec-number&gt;101&lt;/rec-number&gt;&lt;foreign-keys&gt;&lt;key app="EN" db-id="vdwt9psdezv5tlee9vn5swzfzafw0azp5adx" timestamp="1649254331"&gt;101&lt;/key&gt;&lt;/foreign-keys&gt;&lt;ref-type name="Journal Article"&gt;17&lt;/ref-type&gt;&lt;contributors&gt;&lt;authors&gt;&lt;author&gt;Hoang, D. T.&lt;/author&gt;&lt;author&gt;Chernomor, O.&lt;/author&gt;&lt;author&gt;von Haeseler, A.&lt;/author&gt;&lt;author&gt;Minh, B. Q.&lt;/author&gt;&lt;author&gt;Vinh, L. S.&lt;/author&gt;&lt;/authors&gt;&lt;/contributors&gt;&lt;auth-address&gt;Faculty of Information Technology, University of Engineering and Technology, Vietnam National University, Hanoi, Vietnam.&amp;#xD;Center for Integrative Bioinformatics Vienna, Max F. Perutz Laboratories, University of Vienna, Medical University Vienna, Vienna, Austria.&amp;#xD;Bioinformatics and Computational Biology, Faculty of Computer Science, University of Vienna, Vienna, Austria.&lt;/auth-address&gt;&lt;titles&gt;&lt;title&gt;UFBoot2: Improving the Ultrafast Bootstrap Approximation&lt;/title&gt;&lt;secondary-title&gt;Mol Biol Evol&lt;/secondary-title&gt;&lt;/titles&gt;&lt;periodical&gt;&lt;full-title&gt;Mol Biol Evol&lt;/full-title&gt;&lt;/periodical&gt;&lt;pages&gt;518-522&lt;/pages&gt;&lt;volume&gt;35&lt;/volume&gt;&lt;number&gt;2&lt;/number&gt;&lt;edition&gt;2017/10/28&lt;/edition&gt;&lt;keywords&gt;&lt;keyword&gt;*Likelihood Functions&lt;/keyword&gt;&lt;keyword&gt;Models, Genetic&lt;/keyword&gt;&lt;keyword&gt;*Phylogeny&lt;/keyword&gt;&lt;keyword&gt;*Software&lt;/keyword&gt;&lt;keyword&gt;*maximum likelihood&lt;/keyword&gt;&lt;keyword&gt;*model violation&lt;/keyword&gt;&lt;keyword&gt;*phylogenetic inference&lt;/keyword&gt;&lt;keyword&gt;*polytomies&lt;/keyword&gt;&lt;keyword&gt;*ultrafast bootstrap&lt;/keyword&gt;&lt;/keywords&gt;&lt;dates&gt;&lt;year&gt;2018&lt;/year&gt;&lt;pub-dates&gt;&lt;date&gt;Feb 1&lt;/date&gt;&lt;/pub-dates&gt;&lt;/dates&gt;&lt;isbn&gt;1537-1719 (Electronic)&amp;#xD;0737-4038 (Linking)&lt;/isbn&gt;&lt;accession-num&gt;29077904&lt;/accession-num&gt;&lt;urls&gt;&lt;related-urls&gt;&lt;url&gt;https://www.ncbi.nlm.nih.gov/pubmed/29077904&lt;/url&gt;&lt;/related-urls&gt;&lt;/urls&gt;&lt;custom2&gt;PMC5850222&lt;/custom2&gt;&lt;electronic-resource-num&gt;10.1093/molbev/msx281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(Hoang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w:t>
      </w:r>
      <w:proofErr w:type="spellStart"/>
      <w:r w:rsidRPr="00B12D60">
        <w:rPr>
          <w:rFonts w:ascii="Times New Roman" w:hAnsi="Times New Roman" w:cs="Times New Roman"/>
          <w:sz w:val="24"/>
          <w:szCs w:val="24"/>
        </w:rPr>
        <w:t>aLRT</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&lt;EndNote&gt;&lt;Cite&gt;&lt;Author&gt;Guindon&lt;/Author&gt;&lt;Year&gt;2010&lt;/Year&gt;&lt;RecNum&gt;96&lt;/RecNum&gt;&lt;DisplayText&gt;(Guindon et al. 2010)&lt;/DisplayText&gt;&lt;record&gt;&lt;rec-number&gt;96&lt;/rec-number&gt;&lt;foreign-keys&gt;&lt;key app="EN" db-id="vdwt9psdezv5tlee9vn5swzfzafw0azp5adx" timestamp="1649254236"&gt;96&lt;/key&gt;&lt;/foreign-keys&gt;&lt;ref-type name="Journal Article"&gt;17&lt;/ref-type&gt;&lt;contributors&gt;&lt;authors&gt;&lt;author&gt;Guindon, S.&lt;/author&gt;&lt;author&gt;Dufayard, J. F.&lt;/author&gt;&lt;author&gt;Lefort, V.&lt;/author&gt;&lt;author&gt;Anisimova, M.&lt;/author&gt;&lt;author&gt;Hordijk, W.&lt;/author&gt;&lt;author&gt;Gascuel, O.&lt;/author&gt;&lt;/authors&gt;&lt;/contributors&gt;&lt;auth-address&gt;Methodes et Algorithmes pour la Bioinformatique, LIRMM, Centre National de la Recherche Scientifique, Universite de Montpellier, Montpellier Cedex 5, France.&lt;/auth-address&gt;&lt;titles&gt;&lt;title&gt;New algorithms and methods to estimate maximum-likelihood phylogenies: assessing the performance of PhyML 3.0&lt;/title&gt;&lt;secondary-title&gt;Syst Biol&lt;/secondary-title&gt;&lt;/titles&gt;&lt;periodical&gt;&lt;full-title&gt;Syst Biol&lt;/full-title&gt;&lt;/periodical&gt;&lt;pages&gt;307-21&lt;/pages&gt;&lt;volume&gt;59&lt;/volume&gt;&lt;number&gt;3&lt;/number&gt;&lt;edition&gt;2010/06/09&lt;/edition&gt;&lt;keywords&gt;&lt;keyword&gt;*Algorithms&lt;/keyword&gt;&lt;keyword&gt;Classification/*methods&lt;/keyword&gt;&lt;keyword&gt;Likelihood Functions&lt;/keyword&gt;&lt;keyword&gt;*Phylogeny&lt;/keyword&gt;&lt;keyword&gt;*Software&lt;/keyword&gt;&lt;/keywords&gt;&lt;dates&gt;&lt;year&gt;2010&lt;/year&gt;&lt;pub-dates&gt;&lt;date&gt;May&lt;/date&gt;&lt;/pub-dates&gt;&lt;/dates&gt;&lt;isbn&gt;1076-836X (Electronic)&amp;#xD;1063-5157 (Linking)&lt;/isbn&gt;&lt;accession-num&gt;20525638&lt;/accession-num&gt;&lt;urls&gt;&lt;related-urls&gt;&lt;url&gt;https://www.ncbi.nlm.nih.gov/pubmed/20525638&lt;/url&gt;&lt;/related-urls&gt;&lt;/urls&gt;&lt;electronic-resource-num&gt;10.1093/sysbio/syq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(Guindon et al. 2010)</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w:t>
      </w:r>
      <w:proofErr w:type="spellStart"/>
      <w:r>
        <w:rPr>
          <w:rFonts w:ascii="Times New Roman" w:hAnsi="Times New Roman" w:cs="Times New Roman"/>
          <w:sz w:val="24"/>
          <w:szCs w:val="24"/>
        </w:rPr>
        <w:t>nw_ed</w:t>
      </w:r>
      <w:proofErr w:type="spellEnd"/>
      <w:r>
        <w:rPr>
          <w:rFonts w:ascii="Times New Roman" w:hAnsi="Times New Roman" w:cs="Times New Roman"/>
          <w:sz w:val="24"/>
          <w:szCs w:val="24"/>
        </w:rPr>
        <w:t xml:space="preserve"> function from </w:t>
      </w:r>
      <w:proofErr w:type="spellStart"/>
      <w:r>
        <w:rPr>
          <w:rFonts w:ascii="Times New Roman" w:hAnsi="Times New Roman" w:cs="Times New Roman"/>
          <w:sz w:val="24"/>
          <w:szCs w:val="24"/>
        </w:rPr>
        <w:t>Newick</w:t>
      </w:r>
      <w:proofErr w:type="spellEnd"/>
      <w:r>
        <w:rPr>
          <w:rFonts w:ascii="Times New Roman" w:hAnsi="Times New Roman" w:cs="Times New Roman"/>
          <w:sz w:val="24"/>
          <w:szCs w:val="24"/>
        </w:rPr>
        <w:t xml:space="preserve">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Y051bT4xNDY8L1JlY051bT48RGlzcGxheVRleHQ+KFpoYW5nIGV0IGFsLiAyMDE4KTwvRGlzcGxh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phytools</w:t>
      </w:r>
      <w:proofErr w:type="spellEnd"/>
      <w:r>
        <w:rPr>
          <w:rFonts w:ascii="Times New Roman" w:hAnsi="Times New Roman" w:cs="Times New Roman"/>
          <w:sz w:val="24"/>
          <w:szCs w:val="24"/>
        </w:rPr>
        <w:t xml:space="preserve">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w:t>
      </w:r>
      <w:proofErr w:type="spellStart"/>
      <w:r w:rsidRPr="00B12D60">
        <w:rPr>
          <w:rFonts w:ascii="Times New Roman" w:hAnsi="Times New Roman" w:cs="Times New Roman"/>
          <w:sz w:val="24"/>
          <w:szCs w:val="24"/>
        </w:rPr>
        <w:t>ggtree</w:t>
      </w:r>
      <w:proofErr w:type="spellEnd"/>
      <w:r w:rsidRPr="00B12D60">
        <w:rPr>
          <w:rFonts w:ascii="Times New Roman" w:hAnsi="Times New Roman" w:cs="Times New Roman"/>
          <w:sz w:val="24"/>
          <w:szCs w:val="24"/>
        </w:rPr>
        <w:t xml:space="preserv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PEVuZE5vdGU+PENpdGU+PEF1dGhvcj5ZdTwvQXV0aG9yPjxZZWFyPjIwMjA8L1llYXI+PFJlY051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treeio</w:t>
      </w:r>
      <w:proofErr w:type="spellEnd"/>
      <w:r w:rsidRPr="00B12D60">
        <w:rPr>
          <w:rFonts w:ascii="Times New Roman" w:hAnsi="Times New Roman" w:cs="Times New Roman"/>
          <w:sz w:val="24"/>
          <w:szCs w:val="24"/>
        </w:rPr>
        <w:t xml:space="preserve">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TnVtPjE0MTwvUmVjTnVtPjxEaXNwbGF5VGV4dD4oV2FuZyBldCBhbC4gMjAyMCk8L0Rpc3BsYXlU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7777777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TnVtPjU0PC9SZWNOdW0+PERpc3BsYXlUZXh0PihNaW5oIGV0IGFsLiAyMDIwYTsgTWluaCBldCBh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between the inferred UCE trees and the concatenated species tree. </w:t>
      </w:r>
      <w:proofErr w:type="spellStart"/>
      <w:r>
        <w:rPr>
          <w:rFonts w:ascii="Times New Roman" w:hAnsi="Times New Roman" w:cs="Times New Roman"/>
          <w:sz w:val="24"/>
          <w:szCs w:val="24"/>
        </w:rPr>
        <w:t>gCF</w:t>
      </w:r>
      <w:proofErr w:type="spellEnd"/>
      <w:r>
        <w:rPr>
          <w:rFonts w:ascii="Times New Roman" w:hAnsi="Times New Roman" w:cs="Times New Roman"/>
          <w:sz w:val="24"/>
          <w:szCs w:val="24"/>
        </w:rPr>
        <w:t xml:space="preserve">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sCF</w:t>
      </w:r>
      <w:proofErr w:type="spellEnd"/>
      <w:r w:rsidRPr="00B12D60">
        <w:rPr>
          <w:rFonts w:ascii="Times New Roman" w:hAnsi="Times New Roman" w:cs="Times New Roman"/>
          <w:sz w:val="24"/>
          <w:szCs w:val="24"/>
        </w:rPr>
        <w:t xml:space="preserve">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&lt;EndNote&gt;&lt;Cite&gt;&lt;Author&gt;Minh&lt;/Author&gt;&lt;Year&gt;2020&lt;/Year&gt;&lt;RecNum&gt;34&lt;/RecNum&gt;&lt;DisplayText&gt;(Minh et al. 2020a)&lt;/DisplayText&gt;&lt;record&gt;&lt;rec-number&gt;34&lt;/rec-number&gt;&lt;foreign-keys&gt;&lt;key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(Minh et al. 2020a)</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proofErr w:type="spellStart"/>
      <w:r w:rsidRPr="00B12D60">
        <w:rPr>
          <w:rFonts w:ascii="Times New Roman" w:hAnsi="Times New Roman" w:cs="Times New Roman"/>
          <w:sz w:val="24"/>
          <w:szCs w:val="24"/>
        </w:rPr>
        <w:t>gCF</w:t>
      </w:r>
      <w:proofErr w:type="spellEnd"/>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sCF</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sz w:val="24"/>
          <w:szCs w:val="24"/>
        </w:rPr>
        <w:t>Phy</w:t>
      </w:r>
      <w:r>
        <w:rPr>
          <w:rFonts w:ascii="Times New Roman" w:hAnsi="Times New Roman" w:cs="Times New Roman"/>
          <w:sz w:val="24"/>
          <w:szCs w:val="24"/>
        </w:rPr>
        <w:t>P</w:t>
      </w:r>
      <w:r w:rsidRPr="00B12D60">
        <w:rPr>
          <w:rFonts w:ascii="Times New Roman" w:hAnsi="Times New Roman" w:cs="Times New Roman"/>
          <w:sz w:val="24"/>
          <w:szCs w:val="24"/>
        </w:rPr>
        <w:t>arts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Y051bT4xMjU8L1JlY051bT48RGlzcGxheVRleHQ+KFNtaXRoIGV0IGFsLiAyMDE1Yik8L0Rpc3Bs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proofErr w:type="spellStart"/>
      <w:r w:rsidRPr="005B28B3">
        <w:rPr>
          <w:rFonts w:ascii="Times New Roman" w:hAnsi="Times New Roman" w:cs="Times New Roman"/>
          <w:i/>
          <w:iCs/>
          <w:sz w:val="24"/>
          <w:szCs w:val="24"/>
        </w:rPr>
        <w:t>Phodopus</w:t>
      </w:r>
      <w:proofErr w:type="spellEnd"/>
      <w:r w:rsidRPr="005B28B3">
        <w:rPr>
          <w:rFonts w:ascii="Times New Roman" w:hAnsi="Times New Roman" w:cs="Times New Roman"/>
          <w:i/>
          <w:iCs/>
          <w:sz w:val="24"/>
          <w:szCs w:val="24"/>
        </w:rPr>
        <w:t xml:space="preserve"> </w:t>
      </w:r>
      <w:proofErr w:type="spellStart"/>
      <w:r w:rsidRPr="005B28B3">
        <w:rPr>
          <w:rFonts w:ascii="Times New Roman" w:hAnsi="Times New Roman" w:cs="Times New Roman"/>
          <w:i/>
          <w:iCs/>
          <w:sz w:val="24"/>
          <w:szCs w:val="24"/>
        </w:rPr>
        <w:t>sungorus</w:t>
      </w:r>
      <w:proofErr w:type="spellEnd"/>
      <w:r w:rsidRPr="00B12D60">
        <w:rPr>
          <w:rFonts w:ascii="Times New Roman" w:hAnsi="Times New Roman" w:cs="Times New Roman"/>
          <w:sz w:val="24"/>
          <w:szCs w:val="24"/>
        </w:rPr>
        <w:t xml:space="preserve"> as the outgroup using the </w:t>
      </w:r>
      <w:proofErr w:type="spellStart"/>
      <w:r w:rsidRPr="00B12D60">
        <w:rPr>
          <w:rFonts w:ascii="Times New Roman" w:hAnsi="Times New Roman" w:cs="Times New Roman"/>
          <w:sz w:val="24"/>
          <w:szCs w:val="24"/>
        </w:rPr>
        <w:t>nw_reroot</w:t>
      </w:r>
      <w:proofErr w:type="spellEnd"/>
      <w:r w:rsidRPr="00B12D60">
        <w:rPr>
          <w:rFonts w:ascii="Times New Roman" w:hAnsi="Times New Roman" w:cs="Times New Roman"/>
          <w:sz w:val="24"/>
          <w:szCs w:val="24"/>
        </w:rPr>
        <w:t xml:space="preserve"> function in </w:t>
      </w:r>
      <w:r>
        <w:rPr>
          <w:rFonts w:ascii="Times New Roman" w:hAnsi="Times New Roman" w:cs="Times New Roman"/>
          <w:sz w:val="24"/>
          <w:szCs w:val="24"/>
        </w:rPr>
        <w:t>t</w:t>
      </w:r>
      <w:r w:rsidRPr="00B12D60">
        <w:rPr>
          <w:rFonts w:ascii="Times New Roman" w:hAnsi="Times New Roman" w:cs="Times New Roman"/>
          <w:sz w:val="24"/>
          <w:szCs w:val="24"/>
        </w:rPr>
        <w:t xml:space="preserve">he </w:t>
      </w:r>
      <w:proofErr w:type="spellStart"/>
      <w:r w:rsidRPr="00B12D60">
        <w:rPr>
          <w:rFonts w:ascii="Times New Roman" w:hAnsi="Times New Roman" w:cs="Times New Roman"/>
          <w:sz w:val="24"/>
          <w:szCs w:val="24"/>
        </w:rPr>
        <w:t>Newick</w:t>
      </w:r>
      <w:proofErr w:type="spellEnd"/>
      <w:r w:rsidRPr="00B12D60">
        <w:rPr>
          <w:rFonts w:ascii="Times New Roman" w:hAnsi="Times New Roman" w:cs="Times New Roman"/>
          <w:sz w:val="24"/>
          <w:szCs w:val="24"/>
        </w:rPr>
        <w:t xml:space="preserve">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186353B3"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proofErr w:type="spellStart"/>
      <w:r w:rsidRPr="00B12D60">
        <w:rPr>
          <w:rFonts w:ascii="Times New Roman" w:hAnsi="Times New Roman" w:cs="Times New Roman"/>
          <w:sz w:val="24"/>
          <w:szCs w:val="24"/>
        </w:rPr>
        <w:t>SortaDate</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We applied node</w:t>
      </w:r>
      <w:r w:rsidRPr="00B12D60">
        <w:rPr>
          <w:rFonts w:ascii="Times New Roman" w:hAnsi="Times New Roman" w:cs="Times New Roman"/>
          <w:sz w:val="24"/>
          <w:szCs w:val="24"/>
        </w:rPr>
        <w:t xml:space="preserve"> age calibrations</w:t>
      </w:r>
      <w:r>
        <w:rPr>
          <w:rFonts w:ascii="Times New Roman" w:hAnsi="Times New Roman" w:cs="Times New Roman"/>
          <w:sz w:val="24"/>
          <w:szCs w:val="24"/>
        </w:rPr>
        <w:t xml:space="preserve"> (Table </w:t>
      </w:r>
      <w:r w:rsidR="005E3AC8">
        <w:rPr>
          <w:rFonts w:ascii="Times New Roman" w:hAnsi="Times New Roman" w:cs="Times New Roman"/>
          <w:sz w:val="24"/>
          <w:szCs w:val="24"/>
        </w:rPr>
        <w:t>S3</w:t>
      </w:r>
      <w:r>
        <w:rPr>
          <w:rFonts w:ascii="Times New Roman" w:hAnsi="Times New Roman" w:cs="Times New Roman"/>
          <w:sz w:val="24"/>
          <w:szCs w:val="24"/>
        </w:rPr>
        <w:t>)</w:t>
      </w:r>
      <w:r w:rsidRPr="00B12D60">
        <w:rPr>
          <w:rFonts w:ascii="Times New Roman" w:hAnsi="Times New Roman" w:cs="Times New Roman"/>
          <w:sz w:val="24"/>
          <w:szCs w:val="24"/>
        </w:rPr>
        <w:t xml:space="preserv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w:t>
      </w:r>
      <w:proofErr w:type="spellStart"/>
      <w:r w:rsidRPr="00B12D60">
        <w:rPr>
          <w:rFonts w:ascii="Times New Roman" w:hAnsi="Times New Roman" w:cs="Times New Roman"/>
          <w:sz w:val="24"/>
          <w:szCs w:val="24"/>
        </w:rPr>
        <w:t>Steppan</w:t>
      </w:r>
      <w:proofErr w:type="spellEnd"/>
      <w:r w:rsidRPr="00B12D60">
        <w:rPr>
          <w:rFonts w:ascii="Times New Roman" w:hAnsi="Times New Roman" w:cs="Times New Roman"/>
          <w:sz w:val="24"/>
          <w:szCs w:val="24"/>
        </w:rPr>
        <w:t xml:space="preserve"> and Schenk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which in turn </w:t>
      </w:r>
      <w:r>
        <w:rPr>
          <w:rFonts w:ascii="Times New Roman" w:hAnsi="Times New Roman" w:cs="Times New Roman"/>
          <w:sz w:val="24"/>
          <w:szCs w:val="24"/>
        </w:rPr>
        <w:t>were</w:t>
      </w:r>
      <w:r w:rsidRPr="00B12D60">
        <w:rPr>
          <w:rFonts w:ascii="Times New Roman" w:hAnsi="Times New Roman" w:cs="Times New Roman"/>
          <w:sz w:val="24"/>
          <w:szCs w:val="24"/>
        </w:rPr>
        <w:t xml:space="preserve"> sourced from fossil calibrations described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As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is paraphyletic, the maximum age is taken from the earliest crown group fossil on Paleobiology Database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&lt;EndNote&gt;&lt;Cite&gt;&lt;Year&gt;2011&lt;/Year&gt;&lt;RecNum&gt;191&lt;/RecNum&gt;&lt;DisplayText&gt;(2011)&lt;/DisplayText&gt;&lt;record&gt;&lt;rec-number&gt;191&lt;/rec-number&gt;&lt;foreign-keys&gt;&lt;key app="EN" db-id="vdwt9psdezv5tlee9vn5swzfzafw0azp5adx" timestamp="1649258313"&gt;191&lt;/key&gt;&lt;/foreign-keys&gt;&lt;ref-type name="Web Page"&gt;12&lt;/ref-type&gt;&lt;contributors&gt;&lt;/contributors&gt;&lt;titles&gt;&lt;title&gt;PDB (The Paleobiology Database)&lt;/title&gt;&lt;/titles&gt;&lt;number&gt;January 21st, 2022&lt;/number&gt;&lt;dates&gt;&lt;year&gt;2011&lt;/year&gt;&lt;/dates&gt;&lt;urls&gt;&lt;related-urls&gt;&lt;url&gt;http://paleodb.org/ &lt;/url&gt;&lt;/related-urls&gt;&lt;/urls&gt;&lt;/record&gt;&lt;/Cite&gt;&lt;/EndNote&gt;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(2011)</w:t>
      </w:r>
      <w:r>
        <w:rPr>
          <w:rFonts w:ascii="Times New Roman" w:hAnsi="Times New Roman" w:cs="Times New Roman"/>
          <w:sz w:val="24"/>
          <w:szCs w:val="24"/>
        </w:rPr>
        <w:fldChar w:fldCharType="end"/>
      </w:r>
      <w:r>
        <w:rPr>
          <w:rFonts w:ascii="Times New Roman" w:hAnsi="Times New Roman" w:cs="Times New Roman"/>
          <w:sz w:val="24"/>
          <w:szCs w:val="24"/>
        </w:rPr>
        <w:t xml:space="preserve">. In contrast, </w:t>
      </w:r>
      <w:r w:rsidRPr="00B12D60">
        <w:rPr>
          <w:rFonts w:ascii="Times New Roman" w:hAnsi="Times New Roman" w:cs="Times New Roman"/>
          <w:sz w:val="24"/>
          <w:szCs w:val="24"/>
        </w:rPr>
        <w:t xml:space="preserve">the estimated </w:t>
      </w:r>
      <w:r w:rsidRPr="00B12D60">
        <w:rPr>
          <w:rFonts w:ascii="Times New Roman" w:hAnsi="Times New Roman" w:cs="Times New Roman"/>
          <w:i/>
          <w:iCs/>
          <w:sz w:val="24"/>
          <w:szCs w:val="24"/>
        </w:rPr>
        <w:t>Rattus</w:t>
      </w:r>
      <w:r w:rsidRPr="00B12D60">
        <w:rPr>
          <w:rFonts w:ascii="Times New Roman" w:hAnsi="Times New Roman" w:cs="Times New Roman"/>
          <w:sz w:val="24"/>
          <w:szCs w:val="24"/>
        </w:rPr>
        <w:t xml:space="preserve"> node age from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was used as the minimum age. Branch lengths were resampled 100 times to produce confidence intervals. To return a single solution, least square dating typically requires that one calibration be fixed and not a range. We select</w:t>
      </w:r>
      <w:r>
        <w:rPr>
          <w:rFonts w:ascii="Times New Roman" w:hAnsi="Times New Roman" w:cs="Times New Roman"/>
          <w:sz w:val="24"/>
          <w:szCs w:val="24"/>
        </w:rPr>
        <w:t>ed</w:t>
      </w:r>
      <w:r w:rsidRPr="00B12D60">
        <w:rPr>
          <w:rFonts w:ascii="Times New Roman" w:hAnsi="Times New Roman" w:cs="Times New Roman"/>
          <w:sz w:val="24"/>
          <w:szCs w:val="24"/>
        </w:rPr>
        <w:t xml:space="preserve"> one calibration node (here</w:t>
      </w:r>
      <w:r>
        <w:rPr>
          <w:rFonts w:ascii="Times New Roman" w:hAnsi="Times New Roman" w:cs="Times New Roman"/>
          <w:sz w:val="24"/>
          <w:szCs w:val="24"/>
        </w:rPr>
        <w:t>,</w:t>
      </w:r>
      <w:r w:rsidRPr="00B12D60">
        <w:rPr>
          <w:rFonts w:ascii="Times New Roman" w:hAnsi="Times New Roman" w:cs="Times New Roman"/>
          <w:sz w:val="24"/>
          <w:szCs w:val="24"/>
        </w:rPr>
        <w:t xml:space="preserve"> the</w:t>
      </w:r>
      <w:r>
        <w:rPr>
          <w:rFonts w:ascii="Times New Roman" w:hAnsi="Times New Roman" w:cs="Times New Roman"/>
          <w:sz w:val="24"/>
          <w:szCs w:val="24"/>
        </w:rPr>
        <w:t xml:space="preserve"> branch leading to</w:t>
      </w:r>
      <w:r w:rsidRPr="00B12D60">
        <w:rPr>
          <w:rFonts w:ascii="Times New Roman" w:hAnsi="Times New Roman" w:cs="Times New Roman"/>
          <w:sz w:val="24"/>
          <w:szCs w:val="24"/>
        </w:rPr>
        <w:t xml:space="preserve"> </w:t>
      </w:r>
      <w:proofErr w:type="spellStart"/>
      <w:r w:rsidRPr="00B12D60">
        <w:rPr>
          <w:rFonts w:ascii="Times New Roman" w:hAnsi="Times New Roman" w:cs="Times New Roman"/>
          <w:iCs/>
          <w:sz w:val="24"/>
          <w:szCs w:val="24"/>
        </w:rPr>
        <w:t>Murinae</w:t>
      </w:r>
      <w:proofErr w:type="spellEnd"/>
      <w:r w:rsidRPr="00B12D60">
        <w:rPr>
          <w:rFonts w:ascii="Times New Roman" w:hAnsi="Times New Roman" w:cs="Times New Roman"/>
          <w:sz w:val="24"/>
          <w:szCs w:val="24"/>
        </w:rPr>
        <w:t>) and estimat</w:t>
      </w:r>
      <w:r>
        <w:rPr>
          <w:rFonts w:ascii="Times New Roman" w:hAnsi="Times New Roman" w:cs="Times New Roman"/>
          <w:sz w:val="24"/>
          <w:szCs w:val="24"/>
        </w:rPr>
        <w:t>ed</w:t>
      </w:r>
      <w:r w:rsidRPr="00B12D60">
        <w:rPr>
          <w:rFonts w:ascii="Times New Roman" w:hAnsi="Times New Roman" w:cs="Times New Roman"/>
          <w:sz w:val="24"/>
          <w:szCs w:val="24"/>
        </w:rPr>
        <w:t xml:space="preserve"> dates across the tree when this node is set to its </w:t>
      </w:r>
      <w:r w:rsidRPr="00B12D60">
        <w:rPr>
          <w:rFonts w:ascii="Times New Roman" w:hAnsi="Times New Roman" w:cs="Times New Roman"/>
          <w:sz w:val="24"/>
          <w:szCs w:val="24"/>
        </w:rPr>
        <w:lastRenderedPageBreak/>
        <w:t>minimum, its maximum, and its midpoint ages. On the midpoint calibrated tree, we plot confidence intervals for each node representing the lowest minimum and highest maximum ages estimated across the three dating analyses.</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01E87DEF" w:rsidR="00A849E6" w:rsidRDefault="00A849E6" w:rsidP="00A849E6">
      <w:pPr>
        <w:spacing w:after="0"/>
        <w:jc w:val="both"/>
        <w:rPr>
          <w:rFonts w:ascii="Times New Roman" w:hAnsi="Times New Roman" w:cs="Times New Roman"/>
          <w:sz w:val="24"/>
          <w:szCs w:val="24"/>
        </w:rPr>
      </w:pPr>
      <w:ins w:id="474" w:author="Thomas, Gregg [2]" w:date="2024-04-09T10:59:00Z">
        <w:r>
          <w:rPr>
            <w:rFonts w:ascii="Times New Roman" w:hAnsi="Times New Roman" w:cs="Times New Roman"/>
            <w:sz w:val="24"/>
            <w:szCs w:val="24"/>
          </w:rPr>
          <w:t>For the second part of</w:t>
        </w:r>
      </w:ins>
      <w:ins w:id="475" w:author="Thomas, Gregg [2]" w:date="2024-04-09T11:00:00Z">
        <w:r>
          <w:rPr>
            <w:rFonts w:ascii="Times New Roman" w:hAnsi="Times New Roman" w:cs="Times New Roman"/>
            <w:sz w:val="24"/>
            <w:szCs w:val="24"/>
          </w:rPr>
          <w:t xml:space="preserve"> our work, we wanted to quantitatively infer phylogenetic discordance across a su</w:t>
        </w:r>
      </w:ins>
      <w:r w:rsidR="000523BD">
        <w:rPr>
          <w:rFonts w:ascii="Times New Roman" w:hAnsi="Times New Roman" w:cs="Times New Roman"/>
          <w:sz w:val="24"/>
          <w:szCs w:val="24"/>
        </w:rPr>
        <w:t>b</w:t>
      </w:r>
      <w:ins w:id="476" w:author="Thomas, Gregg [2]" w:date="2024-04-09T11:00:00Z">
        <w:r>
          <w:rPr>
            <w:rFonts w:ascii="Times New Roman" w:hAnsi="Times New Roman" w:cs="Times New Roman"/>
            <w:sz w:val="24"/>
            <w:szCs w:val="24"/>
          </w:rPr>
          <w:t xml:space="preserve">set of the murine genomes used to infer the species tree and relate that discordance to other features of the genome, such as recombination rate, proximity to </w:t>
        </w:r>
      </w:ins>
      <w:ins w:id="477" w:author="Thomas, Gregg [2]" w:date="2024-04-09T11:01:00Z">
        <w:r>
          <w:rPr>
            <w:rFonts w:ascii="Times New Roman" w:hAnsi="Times New Roman" w:cs="Times New Roman"/>
            <w:sz w:val="24"/>
            <w:szCs w:val="24"/>
          </w:rPr>
          <w:t xml:space="preserve">genes, and rates of molecular evolution. </w:t>
        </w:r>
      </w:ins>
      <w:r>
        <w:rPr>
          <w:rFonts w:ascii="Times New Roman" w:hAnsi="Times New Roman" w:cs="Times New Roman"/>
          <w:sz w:val="24"/>
          <w:szCs w:val="24"/>
        </w:rPr>
        <w:t>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proofErr w:type="spellStart"/>
      <w:r w:rsidRPr="00E358E6">
        <w:rPr>
          <w:rFonts w:ascii="Times New Roman" w:hAnsi="Times New Roman" w:cs="Times New Roman"/>
          <w:i/>
          <w:iCs/>
          <w:sz w:val="24"/>
          <w:szCs w:val="24"/>
        </w:rPr>
        <w:t>Mastomys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natalensis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Hylomyscus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alleni</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Praomys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delectorum</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Rhabdomys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dilectus</w:t>
      </w:r>
      <w:proofErr w:type="spellEnd"/>
      <w:r w:rsidRPr="00E358E6">
        <w:rPr>
          <w:rFonts w:ascii="Times New Roman" w:hAnsi="Times New Roman" w:cs="Times New Roman"/>
          <w:sz w:val="24"/>
          <w:szCs w:val="24"/>
        </w:rPr>
        <w:t xml:space="preserve">, </w:t>
      </w:r>
      <w:proofErr w:type="spellStart"/>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dolichurus</w:t>
      </w:r>
      <w:proofErr w:type="spellEnd"/>
      <w:r w:rsidRPr="00E358E6">
        <w:rPr>
          <w:rFonts w:ascii="Times New Roman" w:hAnsi="Times New Roman" w:cs="Times New Roman"/>
          <w:sz w:val="24"/>
          <w:szCs w:val="24"/>
        </w:rPr>
        <w:t xml:space="preserve">, and </w:t>
      </w:r>
      <w:proofErr w:type="spellStart"/>
      <w:r w:rsidRPr="00E358E6">
        <w:rPr>
          <w:rFonts w:ascii="Times New Roman" w:hAnsi="Times New Roman" w:cs="Times New Roman"/>
          <w:i/>
          <w:iCs/>
          <w:sz w:val="24"/>
          <w:szCs w:val="24"/>
        </w:rPr>
        <w:t>Rhynchomys</w:t>
      </w:r>
      <w:proofErr w:type="spellEnd"/>
      <w:r w:rsidRPr="00E358E6">
        <w:rPr>
          <w:rFonts w:ascii="Times New Roman" w:hAnsi="Times New Roman" w:cs="Times New Roman"/>
          <w:i/>
          <w:iCs/>
          <w:sz w:val="24"/>
          <w:szCs w:val="24"/>
        </w:rPr>
        <w:t xml:space="preserve"> </w:t>
      </w:r>
      <w:proofErr w:type="spellStart"/>
      <w:r w:rsidRPr="00E358E6">
        <w:rPr>
          <w:rFonts w:ascii="Times New Roman" w:hAnsi="Times New Roman" w:cs="Times New Roman"/>
          <w:i/>
          <w:iCs/>
          <w:sz w:val="24"/>
          <w:szCs w:val="24"/>
        </w:rPr>
        <w:t>soricoides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typus </w:t>
      </w:r>
      <w:r>
        <w:rPr>
          <w:rFonts w:ascii="Times New Roman" w:hAnsi="Times New Roman" w:cs="Times New Roman"/>
          <w:sz w:val="24"/>
          <w:szCs w:val="24"/>
        </w:rPr>
        <w:t xml:space="preserve">was excluded from these analyses due to the inadequacy of the library outlined above. </w:t>
      </w:r>
    </w:p>
    <w:p w14:paraId="2C08AEA8"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PjxEaXNwbGF5VGV4dD4obW0xMDsgTW91c2UgR2Vub21lIFNlcXVlbmNpbmcgZXQgYWwuIDIwMDIp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makewindows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w:t>
      </w:r>
      <w:proofErr w:type="spellStart"/>
      <w:r w:rsidRPr="00031896">
        <w:rPr>
          <w:rFonts w:ascii="Times New Roman" w:hAnsi="Times New Roman" w:cs="Times New Roman"/>
          <w:sz w:val="24"/>
          <w:szCs w:val="24"/>
        </w:rPr>
        <w:t>RepeatMasker</w:t>
      </w:r>
      <w:proofErr w:type="spellEnd"/>
      <w:r w:rsidRPr="00031896">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&lt;EndNote&gt;&lt;Cite&gt;&lt;Author&gt;Smit&lt;/Author&gt;&lt;Year&gt;2013-2015&lt;/Year&gt;&lt;RecNum&gt;52&lt;/RecNum&gt;&lt;DisplayText&gt;(Smit et al. 2013-2015)&lt;/DisplayText&gt;&lt;record&gt;&lt;rec-number&gt;52&lt;/rec-number&gt;&lt;foreign-keys&gt;&lt;key app="EN" db-id="vdwt9psdezv5tlee9vn5swzfzafw0azp5adx" timestamp="1642607884"&gt;52&lt;/key&gt;&lt;/foreign-keys&gt;&lt;ref-type name="Online Database"&gt;45&lt;/ref-type&gt;&lt;contributors&gt;&lt;authors&gt;&lt;author&gt;Smit, A.F.A.&lt;/author&gt;&lt;author&gt;Hubley, R.&lt;/author&gt;&lt;author&gt;Green, P.&lt;/author&gt;&lt;/authors&gt;&lt;/contributors&gt;&lt;titles&gt;&lt;title&gt;RepeatMasker Open-4.0&lt;/title&gt;&lt;/titles&gt;&lt;dates&gt;&lt;year&gt;2013-2015&lt;/year&gt;&lt;/dates&gt;&lt;urls&gt;&lt;related-urls&gt;&lt;url&gt;http://www.repeatmasker.org&lt;/url&gt;&lt;/related-urls&gt;&lt;/urls&gt;&lt;/record&gt;&lt;/Cite&gt;&lt;/EndNote&gt;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(Smit et al. 2013-2015)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3 or more samples.</w:t>
      </w:r>
      <w:r>
        <w:rPr>
          <w:rFonts w:ascii="Times New Roman" w:hAnsi="Times New Roman" w:cs="Times New Roman"/>
          <w:sz w:val="24"/>
          <w:szCs w:val="24"/>
        </w:rPr>
        <w:t xml:space="preserve"> Overlaps with repeat regions were determined with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xml:space="preserve">, trimmed alignments with </w:t>
      </w:r>
      <w:proofErr w:type="spellStart"/>
      <w:r>
        <w:rPr>
          <w:rFonts w:ascii="Times New Roman" w:hAnsi="Times New Roman" w:cs="Times New Roman"/>
          <w:sz w:val="24"/>
          <w:szCs w:val="24"/>
        </w:rPr>
        <w:t>trimAl</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&lt;EndNote&gt;&lt;Cite&gt;&lt;Author&gt;Capella-Gutierrez&lt;/Author&gt;&lt;Year&gt;2009&lt;/Year&gt;&lt;RecNum&gt;86&lt;/RecNum&gt;&lt;DisplayText&gt;(Capella-Gutierrez et al. 2009)&lt;/DisplayText&gt;&lt;record&gt;&lt;rec-number&gt;86&lt;/rec-number&gt;&lt;foreign-keys&gt;&lt;key app="EN" db-id="vdwt9psdezv5tlee9vn5swzfzafw0azp5adx" timestamp="1649253947"&gt;86&lt;/key&gt;&lt;/foreign-keys&gt;&lt;ref-type name="Journal Article"&gt;17&lt;/ref-type&gt;&lt;contributors&gt;&lt;authors&gt;&lt;author&gt;Capella-Gutierrez, S.&lt;/author&gt;&lt;author&gt;Silla-Martinez, J. M.&lt;/author&gt;&lt;author&gt;Gabaldon, T.&lt;/author&gt;&lt;/authors&gt;&lt;/contributors&gt;&lt;auth-address&gt;Comparative Genomics Group, Bioinformatics and Genomics Programme, Centre for Genomic Regulation, 88 08003 Barcelona, Spain.&lt;/auth-address&gt;&lt;titles&gt;&lt;title&gt;trimAl: a tool for automated alignment trimming in large-scale phylogenetic analyses&lt;/title&gt;&lt;secondary-title&gt;Bioinformatics&lt;/secondary-title&gt;&lt;/titles&gt;&lt;periodical&gt;&lt;full-title&gt;Bioinformatics&lt;/full-title&gt;&lt;/periodical&gt;&lt;pages&gt;1972-3&lt;/pages&gt;&lt;volume&gt;25&lt;/volume&gt;&lt;number&gt;15&lt;/number&gt;&lt;edition&gt;2009/06/10&lt;/edition&gt;&lt;keywords&gt;&lt;keyword&gt;Algorithms&lt;/keyword&gt;&lt;keyword&gt;Computational Biology/*methods&lt;/keyword&gt;&lt;keyword&gt;*Phylogeny&lt;/keyword&gt;&lt;keyword&gt;Sequence Alignment/*methods&lt;/keyword&gt;&lt;keyword&gt;Sequence Analysis, Protein&lt;/keyword&gt;&lt;keyword&gt;*Software&lt;/keyword&gt;&lt;keyword&gt;User-Computer Interface&lt;/keyword&gt;&lt;/keywords&gt;&lt;dates&gt;&lt;year&gt;2009&lt;/year&gt;&lt;pub-dates&gt;&lt;date&gt;Aug 1&lt;/date&gt;&lt;/pub-dates&gt;&lt;/dates&gt;&lt;isbn&gt;1367-4811 (Electronic)&amp;#xD;1367-4803 (Linking)&lt;/isbn&gt;&lt;accession-num&gt;19505945&lt;/accession-num&gt;&lt;urls&gt;&lt;related-urls&gt;&lt;url&gt;https://www.ncbi.nlm.nih.gov/pubmed/19505945&lt;/url&gt;&lt;/related-urls&gt;&lt;/urls&gt;&lt;custom2&gt;PMC2712344&lt;/custom2&gt;&lt;electronic-resource-num&gt;10.1093/bioinformatics/btp348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(Capella-Gutierrez et al. 2009)</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w:t>
      </w:r>
      <w:proofErr w:type="spellStart"/>
      <w:r>
        <w:rPr>
          <w:rFonts w:ascii="Times New Roman" w:hAnsi="Times New Roman" w:cs="Times New Roman"/>
          <w:sz w:val="24"/>
          <w:szCs w:val="24"/>
        </w:rPr>
        <w:t>ModelFinder</w:t>
      </w:r>
      <w:proofErr w:type="spellEnd"/>
      <w:r>
        <w:rPr>
          <w:rFonts w:ascii="Times New Roman" w:hAnsi="Times New Roman" w:cs="Times New Roman"/>
          <w:sz w:val="24"/>
          <w:szCs w:val="24"/>
        </w:rPr>
        <w:t xml:space="preserve">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PC9ZZWFyPjxSZWNOdW0+MTA0PC9SZWNOdW0+PERpc3BsYXlUZXh0PihLYWx5YWFuYW1vb3J0aHkg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77777777"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&lt;EndNote&gt;&lt;Cite&gt;&lt;Author&gt;Böcker&lt;/Author&gt;&lt;Year&gt;2013&lt;/Year&gt;&lt;RecNum&gt;57&lt;/RecNum&gt;&lt;DisplayText&gt;(Robinson and Foulds 1981; Böcker et al. 2013)&lt;/DisplayText&gt;&lt;record&gt;&lt;rec-number&gt;57&lt;/rec-number&gt;&lt;foreign-keys&gt;&lt;key app="EN" db-id="vdwt9psdezv5tlee9vn5swzfzafw0azp5adx" timestamp="1642608748"&gt;57&lt;/key&gt;&lt;/foreign-keys&gt;&lt;ref-type name="Book Section"&gt;5&lt;/ref-type&gt;&lt;contributors&gt;&lt;authors&gt;&lt;author&gt;Böcker, S.&lt;/author&gt;&lt;author&gt;Canzar, S.&lt;/author&gt;&lt;author&gt;Gunnar, W. K.&lt;/author&gt;&lt;/authors&gt;&lt;secondary-authors&gt;&lt;author&gt;Darling, A.&lt;/author&gt;&lt;author&gt;Stoye, J.&lt;/author&gt;&lt;/secondary-authors&gt;&lt;/contributors&gt;&lt;titles&gt;&lt;title&gt;The Generalized Robinson-Foulds Metric&lt;/title&gt;&lt;secondary-title&gt;Algorithms in Bioinformatics&lt;/secondary-title&gt;&lt;tertiary-title&gt;Lecture Notes in Computer Science&lt;/tertiary-title&gt;&lt;/titles&gt;&lt;dates&gt;&lt;year&gt;2013&lt;/year&gt;&lt;/dates&gt;&lt;pub-location&gt;Berlin, Heidelberg&lt;/pub-location&gt;&lt;publisher&gt;Springer&lt;/publisher&gt;&lt;urls&gt;&lt;/urls&gt;&lt;/record&gt;&lt;/Cite&gt;&lt;Cite&gt;&lt;Author&gt;Robinson&lt;/Author&gt;&lt;Year&gt;1981&lt;/Year&gt;&lt;RecNum&gt;56&lt;/RecNum&gt;&lt;record&gt;&lt;rec-number&gt;56&lt;/rec-number&gt;&lt;foreign-keys&gt;&lt;key app="EN" db-id="vdwt9psdezv5tlee9vn5swzfzafw0azp5adx" timestamp="1642608509"&gt;56&lt;/key&gt;&lt;/foreign-keys&gt;&lt;ref-type name="Journal Article"&gt;17&lt;/ref-type&gt;&lt;contributors&gt;&lt;authors&gt;&lt;author&gt;Robinson, D. F.&lt;/author&gt;&lt;author&gt;Foulds, L. R.&lt;/author&gt;&lt;/authors&gt;&lt;/contributors&gt;&lt;titles&gt;&lt;title&gt;Comparison of phylogenetic trees&lt;/title&gt;&lt;secondary-title&gt;Mathematical Biosciences&lt;/secondary-title&gt;&lt;/titles&gt;&lt;periodical&gt;&lt;full-title&gt;Mathematical Biosciences&lt;/full-title&gt;&lt;/periodical&gt;&lt;pages&gt;131-147&lt;/pages&gt;&lt;volume&gt;53&lt;/volume&gt;&lt;number&gt;1&lt;/number&gt;&lt;dates&gt;&lt;year&gt;1981&lt;/year&gt;&lt;pub-dates&gt;&lt;date&gt;1981/02/01/&lt;/date&gt;&lt;/pub-dates&gt;&lt;/dates&gt;&lt;isbn&gt;0025-5564&lt;/isbn&gt;&lt;urls&gt;&lt;related-urls&gt;&lt;url&gt;https://www.sciencedirect.com/science/article/pii/0025556481900432&lt;/url&gt;&lt;/related-urls&gt;&lt;/urls&gt;&lt;electronic-resource-num&gt;https://doi.org/10.1016/0025-5564(81)90043-2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1981; Böcker et al. 2013)</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distance measure implemented in the </w:t>
      </w:r>
      <w:proofErr w:type="spellStart"/>
      <w:r>
        <w:rPr>
          <w:rFonts w:ascii="Times New Roman" w:hAnsi="Times New Roman" w:cs="Times New Roman"/>
          <w:sz w:val="24"/>
          <w:szCs w:val="24"/>
        </w:rPr>
        <w:t>phangorn</w:t>
      </w:r>
      <w:proofErr w:type="spellEnd"/>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We compared </w:t>
      </w:r>
      <w:proofErr w:type="spellStart"/>
      <w:r>
        <w:rPr>
          <w:rFonts w:ascii="Times New Roman" w:hAnsi="Times New Roman" w:cs="Times New Roman"/>
          <w:sz w:val="24"/>
          <w:szCs w:val="24"/>
        </w:rPr>
        <w:t>wRF</w:t>
      </w:r>
      <w:proofErr w:type="spellEnd"/>
      <w:r>
        <w:rPr>
          <w:rFonts w:ascii="Times New Roman" w:hAnsi="Times New Roman" w:cs="Times New Roman"/>
          <w:sz w:val="24"/>
          <w:szCs w:val="24"/>
        </w:rPr>
        <w:t xml:space="preserve">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between randomly </w:t>
      </w:r>
      <w:r w:rsidRPr="00031896">
        <w:rPr>
          <w:rFonts w:ascii="Times New Roman" w:hAnsi="Times New Roman" w:cs="Times New Roman"/>
          <w:sz w:val="24"/>
          <w:szCs w:val="24"/>
        </w:rPr>
        <w:lastRenderedPageBreak/>
        <w:t>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15100CF7" w:rsidR="00A849E6" w:rsidRPr="00EB41AF" w:rsidRDefault="00A849E6" w:rsidP="00A849E6">
      <w:pPr>
        <w:spacing w:after="0"/>
        <w:jc w:val="both"/>
        <w:rPr>
          <w:rFonts w:ascii="Times New Roman" w:hAnsi="Times New Roman" w:cs="Times New Roman"/>
          <w:sz w:val="24"/>
          <w:szCs w:val="24"/>
        </w:rPr>
      </w:pPr>
      <w:ins w:id="478" w:author="Thomas, Gregg [2]" w:date="2024-04-09T11:03:00Z">
        <w:r>
          <w:rPr>
            <w:rFonts w:ascii="Times New Roman" w:hAnsi="Times New Roman" w:cs="Times New Roman"/>
            <w:sz w:val="24"/>
            <w:szCs w:val="24"/>
          </w:rPr>
          <w:t>To</w:t>
        </w:r>
      </w:ins>
      <w:ins w:id="479" w:author="Thomas, Gregg [2]" w:date="2024-04-09T11:01:00Z">
        <w:r>
          <w:rPr>
            <w:rFonts w:ascii="Times New Roman" w:hAnsi="Times New Roman" w:cs="Times New Roman"/>
            <w:sz w:val="24"/>
            <w:szCs w:val="24"/>
          </w:rPr>
          <w:t xml:space="preserve"> assess how un-accounted for </w:t>
        </w:r>
      </w:ins>
      <w:ins w:id="480" w:author="Good, Jeffrey" w:date="2024-06-07T15:41:00Z">
        <w:r w:rsidR="000211C3">
          <w:rPr>
            <w:rFonts w:ascii="Times New Roman" w:hAnsi="Times New Roman" w:cs="Times New Roman"/>
            <w:sz w:val="24"/>
            <w:szCs w:val="24"/>
          </w:rPr>
          <w:t xml:space="preserve">large-scale </w:t>
        </w:r>
      </w:ins>
      <w:ins w:id="481" w:author="Thomas, Gregg [2]" w:date="2024-04-09T11:01:00Z">
        <w:r>
          <w:rPr>
            <w:rFonts w:ascii="Times New Roman" w:hAnsi="Times New Roman" w:cs="Times New Roman"/>
            <w:sz w:val="24"/>
            <w:szCs w:val="24"/>
          </w:rPr>
          <w:t xml:space="preserve">structural variation may impact our conclusions, we compared the reference mouse and rat genomes. </w:t>
        </w:r>
      </w:ins>
      <w:r>
        <w:rPr>
          <w:rFonts w:ascii="Times New Roman" w:hAnsi="Times New Roman" w:cs="Times New Roman"/>
          <w:sz w:val="24"/>
          <w:szCs w:val="24"/>
        </w:rPr>
        <w:t xml:space="preserve">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Y051bT4yNTI8L1JlY051bT48RGlzcGxheVRleHQ+KEdpYmJzIGV0IGFsLiAyMDA0KTwvRGlzcGxh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to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w:t>
      </w:r>
      <w:proofErr w:type="spellStart"/>
      <w:r>
        <w:rPr>
          <w:rFonts w:ascii="Times New Roman" w:hAnsi="Times New Roman" w:cs="Times New Roman"/>
          <w:sz w:val="24"/>
          <w:szCs w:val="24"/>
        </w:rPr>
        <w:t>pafr</w:t>
      </w:r>
      <w:proofErr w:type="spellEnd"/>
      <w:r>
        <w:rPr>
          <w:rFonts w:ascii="Times New Roman" w:hAnsi="Times New Roman" w:cs="Times New Roman"/>
          <w:sz w:val="24"/>
          <w:szCs w:val="24"/>
        </w:rPr>
        <w:t xml:space="preserve"> package in R (</w:t>
      </w:r>
      <w:hyperlink r:id="rId14"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3E05DCE5"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UmVjTnVtPjE2PC9SZWNOdW0+PERpc3BsYXlUZXh0PihTaGlmbWFuIGV0IGFsLiAyMDA2OyBDb3gg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using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ZWNOdW0+MTg8L1JlY051bT48RGlzcGxheVRleHQ+KFdoaXRlIGV0IGFsLiAyMDA5OyBLYXJ0amUg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 xml:space="preserve">ithin each 5Mb window, we calculated </w:t>
      </w:r>
      <w:proofErr w:type="spellStart"/>
      <w:r w:rsidRPr="00031896">
        <w:rPr>
          <w:rFonts w:ascii="Times New Roman" w:hAnsi="Times New Roman" w:cs="Times New Roman"/>
          <w:sz w:val="24"/>
          <w:szCs w:val="24"/>
        </w:rPr>
        <w:t>wRF</w:t>
      </w:r>
      <w:proofErr w:type="spellEnd"/>
      <w:r w:rsidRPr="00031896">
        <w:rPr>
          <w:rFonts w:ascii="Times New Roman" w:hAnsi="Times New Roman" w:cs="Times New Roman"/>
          <w:sz w:val="24"/>
          <w:szCs w:val="24"/>
        </w:rPr>
        <w:t xml:space="preserve"> distances between the first 10kb window and every other 10kb window.</w:t>
      </w:r>
    </w:p>
    <w:p w14:paraId="3E6ACF72" w14:textId="77777777"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w:t>
      </w:r>
      <w:proofErr w:type="spellStart"/>
      <w:r w:rsidRPr="00031896">
        <w:rPr>
          <w:rFonts w:ascii="Times New Roman" w:hAnsi="Times New Roman" w:cs="Times New Roman"/>
          <w:iCs/>
          <w:sz w:val="24"/>
          <w:szCs w:val="24"/>
        </w:rPr>
        <w:t>Ensembl</w:t>
      </w:r>
      <w:proofErr w:type="spellEnd"/>
      <w:r w:rsidRPr="00031896">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bGF5VGV4dD4ocmVsZWFzZSA5OTsgQ3VubmluZ2hhbSBldCBhbC4gMjAyMik8L0Rpc3BsYXlUZXh0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RmFpcmNsb3RoIDIwMTYpPC9EaXNwbGF5VGV4dD48cmVjb3JkPjxyZWMtbnVtYmVyPjkzPC9yZWMt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WWVhcj4yMDExPC9ZZWFyPjxSZWNOdW0+NTwvUmVjTnVtPjxEaXNwbGF5VGV4dD5TbWFndWxvdmEg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w:t>
      </w:r>
      <w:proofErr w:type="spellStart"/>
      <w:r w:rsidRPr="00031896">
        <w:rPr>
          <w:rFonts w:ascii="Times New Roman" w:hAnsi="Times New Roman" w:cs="Times New Roman"/>
          <w:iCs/>
          <w:sz w:val="24"/>
          <w:szCs w:val="24"/>
        </w:rPr>
        <w:t>liftOver</w:t>
      </w:r>
      <w:proofErr w:type="spellEnd"/>
      <w:r w:rsidRPr="00031896">
        <w:rPr>
          <w:rFonts w:ascii="Times New Roman" w:hAnsi="Times New Roman" w:cs="Times New Roman"/>
          <w:iCs/>
          <w:sz w:val="24"/>
          <w:szCs w:val="24"/>
        </w:rPr>
        <w:t xml:space="preserve">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 </w:instrTex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iCs/>
          <w:sz w:val="24"/>
          <w:szCs w:val="24"/>
        </w:rPr>
        <w:instrText xml:space="preserve"> ADDIN EN.CITE.DATA </w:instrText>
      </w:r>
      <w:r>
        <w:rPr>
          <w:rFonts w:ascii="Times New Roman" w:hAnsi="Times New Roman" w:cs="Times New Roman"/>
          <w:iCs/>
          <w:sz w:val="24"/>
          <w:szCs w:val="24"/>
        </w:rPr>
      </w:r>
      <w:r>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t>
      </w:r>
      <w:proofErr w:type="spellStart"/>
      <w:r w:rsidRPr="00031896">
        <w:rPr>
          <w:rFonts w:ascii="Times New Roman" w:hAnsi="Times New Roman" w:cs="Times New Roman"/>
          <w:iCs/>
          <w:sz w:val="24"/>
          <w:szCs w:val="24"/>
        </w:rPr>
        <w:t>wRF</w:t>
      </w:r>
      <w:proofErr w:type="spellEnd"/>
      <w:r w:rsidRPr="00031896">
        <w:rPr>
          <w:rFonts w:ascii="Times New Roman" w:hAnsi="Times New Roman" w:cs="Times New Roman"/>
          <w:iCs/>
          <w:sz w:val="24"/>
          <w:szCs w:val="24"/>
        </w:rPr>
        <w:t xml:space="preserve">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t>
      </w:r>
      <w:proofErr w:type="spellStart"/>
      <w:r>
        <w:rPr>
          <w:rFonts w:ascii="Times New Roman" w:hAnsi="Times New Roman" w:cs="Times New Roman"/>
          <w:iCs/>
          <w:sz w:val="24"/>
          <w:szCs w:val="24"/>
        </w:rPr>
        <w:t>wRF</w:t>
      </w:r>
      <w:proofErr w:type="spellEnd"/>
      <w:r>
        <w:rPr>
          <w:rFonts w:ascii="Times New Roman" w:hAnsi="Times New Roman" w:cs="Times New Roman"/>
          <w:iCs/>
          <w:sz w:val="24"/>
          <w:szCs w:val="24"/>
        </w:rPr>
        <w:t xml:space="preserve">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w:t>
      </w:r>
      <w:proofErr w:type="spellStart"/>
      <w:r>
        <w:rPr>
          <w:rFonts w:ascii="Times New Roman" w:hAnsi="Times New Roman" w:cs="Times New Roman"/>
          <w:iCs/>
          <w:sz w:val="24"/>
          <w:szCs w:val="24"/>
        </w:rPr>
        <w:t>aov</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feature.measure</w:t>
      </w:r>
      <w:proofErr w:type="spellEnd"/>
      <w:r>
        <w:rPr>
          <w:rFonts w:ascii="Times New Roman" w:hAnsi="Times New Roman" w:cs="Times New Roman"/>
          <w:iCs/>
          <w:sz w:val="24"/>
          <w:szCs w:val="24"/>
        </w:rPr>
        <w:t xml:space="preserve"> ~ </w:t>
      </w:r>
      <w:proofErr w:type="spellStart"/>
      <w:r>
        <w:rPr>
          <w:rFonts w:ascii="Times New Roman" w:hAnsi="Times New Roman" w:cs="Times New Roman"/>
          <w:iCs/>
          <w:sz w:val="24"/>
          <w:szCs w:val="24"/>
        </w:rPr>
        <w:t>feature.label</w:t>
      </w:r>
      <w:proofErr w:type="spellEnd"/>
      <w:r>
        <w:rPr>
          <w:rFonts w:ascii="Times New Roman" w:hAnsi="Times New Roman" w:cs="Times New Roman"/>
          <w:iCs/>
          <w:sz w:val="24"/>
          <w:szCs w:val="24"/>
        </w:rPr>
        <w:t xml:space="preserve">)) followed by Tukey’s range test </w:t>
      </w:r>
      <w:r>
        <w:rPr>
          <w:rFonts w:ascii="Times New Roman" w:hAnsi="Times New Roman" w:cs="Times New Roman"/>
          <w:iCs/>
          <w:sz w:val="24"/>
          <w:szCs w:val="24"/>
        </w:rPr>
        <w:lastRenderedPageBreak/>
        <w:t>(</w:t>
      </w:r>
      <w:proofErr w:type="spellStart"/>
      <w:r>
        <w:rPr>
          <w:rFonts w:ascii="Times New Roman" w:hAnsi="Times New Roman" w:cs="Times New Roman"/>
          <w:iCs/>
          <w:sz w:val="24"/>
          <w:szCs w:val="24"/>
        </w:rPr>
        <w:t>TukeyHSD</w:t>
      </w:r>
      <w:proofErr w:type="spellEnd"/>
      <w:r>
        <w:rPr>
          <w:rFonts w:ascii="Times New Roman" w:hAnsi="Times New Roman" w:cs="Times New Roman"/>
          <w:iCs/>
          <w:sz w:val="24"/>
          <w:szCs w:val="24"/>
        </w:rPr>
        <w:t>(</w:t>
      </w:r>
      <w:proofErr w:type="spellStart"/>
      <w:r>
        <w:rPr>
          <w:rFonts w:ascii="Times New Roman" w:hAnsi="Times New Roman" w:cs="Times New Roman"/>
          <w:iCs/>
          <w:sz w:val="24"/>
          <w:szCs w:val="24"/>
        </w:rPr>
        <w:t>anova.result</w:t>
      </w:r>
      <w:proofErr w:type="spellEnd"/>
      <w:r>
        <w:rPr>
          <w:rFonts w:ascii="Times New Roman" w:hAnsi="Times New Roman" w:cs="Times New Roman"/>
          <w:iCs/>
          <w:sz w:val="24"/>
          <w:szCs w:val="24"/>
        </w:rPr>
        <w:t xml:space="preserve">))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77777777"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 xml:space="preserve">were transposed to the new assemblies via </w:t>
      </w:r>
      <w:proofErr w:type="spellStart"/>
      <w:r w:rsidRPr="00031896">
        <w:rPr>
          <w:rFonts w:ascii="Times New Roman" w:hAnsi="Times New Roman" w:cs="Times New Roman"/>
          <w:sz w:val="24"/>
          <w:szCs w:val="24"/>
        </w:rPr>
        <w:t>liftOver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PFJlY051bT45OTwvUmVjTnVtPjxEaXNwbGF5VGV4dD4oSGlucmljaHMgZXQgYWwuIDIwMDYpPC9E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w:t>
      </w:r>
      <w:proofErr w:type="spellStart"/>
      <w:r>
        <w:rPr>
          <w:rFonts w:ascii="Times New Roman" w:hAnsi="Times New Roman" w:cs="Times New Roman"/>
          <w:sz w:val="24"/>
          <w:szCs w:val="24"/>
        </w:rPr>
        <w:t>bedtools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getfasta</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7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&lt;EndNote&gt;&lt;Cite&gt;&lt;Author&gt;Ranwez&lt;/Author&gt;&lt;Year&gt;2018&lt;/Year&gt;&lt;RecNum&gt;60&lt;/RecNum&gt;&lt;DisplayText&gt;(Ranwez et al. 2018)&lt;/DisplayText&gt;&lt;record&gt;&lt;rec-number&gt;60&lt;/rec-number&gt;&lt;foreign-keys&gt;&lt;key app="EN" db-id="vdwt9psdezv5tlee9vn5swzfzafw0azp5adx" timestamp="1642610107"&gt;60&lt;/key&gt;&lt;/foreign-keys&gt;&lt;ref-type name="Journal Article"&gt;17&lt;/ref-type&gt;&lt;contributors&gt;&lt;authors&gt;&lt;author&gt;Ranwez, V.&lt;/author&gt;&lt;author&gt;Douzery, E. J. P.&lt;/author&gt;&lt;author&gt;Cambon, C.&lt;/author&gt;&lt;author&gt;Chantret, N.&lt;/author&gt;&lt;author&gt;Delsuc, F.&lt;/author&gt;&lt;/authors&gt;&lt;/contributors&gt;&lt;auth-address&gt;AGAP, Universite de Montpellier, CIRAD, INRA, Montpellier SupAgro, Montpellier, France.&amp;#xD;Institut des Sciences de l&amp;apos;Evolution de Montpellier (ISEM), UMR 5554, CNRS, EPHE, IRD, Universite de Montpellier, Montpellier, France.&lt;/auth-address&gt;&lt;titles&gt;&lt;title&gt;MACSE v2: Toolkit for the Alignment of Coding Sequences Accounting for Frameshifts and Stop Codons&lt;/title&gt;&lt;secondary-title&gt;Mol Biol Evol&lt;/secondary-title&gt;&lt;/titles&gt;&lt;periodical&gt;&lt;full-title&gt;Mol Biol Evol&lt;/full-title&gt;&lt;/periodical&gt;&lt;pages&gt;2582-2584&lt;/pages&gt;&lt;volume&gt;35&lt;/volume&gt;&lt;number&gt;10&lt;/number&gt;&lt;edition&gt;2018/08/31&lt;/edition&gt;&lt;keywords&gt;&lt;keyword&gt;Codon, Terminator&lt;/keyword&gt;&lt;keyword&gt;Frameshift Mutation&lt;/keyword&gt;&lt;keyword&gt;*Sequence Alignment&lt;/keyword&gt;&lt;keyword&gt;*Software&lt;/keyword&gt;&lt;/keywords&gt;&lt;dates&gt;&lt;year&gt;2018&lt;/year&gt;&lt;pub-dates&gt;&lt;date&gt;Oct 1&lt;/date&gt;&lt;/pub-dates&gt;&lt;/dates&gt;&lt;isbn&gt;1537-1719 (Electronic)&amp;#xD;0737-4038 (Linking)&lt;/isbn&gt;&lt;accession-num&gt;30165589&lt;/accession-num&gt;&lt;urls&gt;&lt;related-urls&gt;&lt;url&gt;https://www.ncbi.nlm.nih.gov/pubmed/30165589&lt;/url&gt;&lt;/related-urls&gt;&lt;/urls&gt;&lt;custom2&gt;PMC6188553&lt;/custom2&gt;&lt;electronic-resource-num&gt;10.1093/molbev/msy159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(Ranwez et al. 2018)</w:t>
      </w:r>
      <w:r>
        <w:rPr>
          <w:rFonts w:ascii="Times New Roman" w:hAnsi="Times New Roman" w:cs="Times New Roman"/>
          <w:sz w:val="24"/>
          <w:szCs w:val="24"/>
        </w:rPr>
        <w:fldChar w:fldCharType="end"/>
      </w:r>
      <w:r>
        <w:rPr>
          <w:rFonts w:ascii="Times New Roman" w:hAnsi="Times New Roman" w:cs="Times New Roman"/>
          <w:sz w:val="24"/>
          <w:szCs w:val="24"/>
        </w:rPr>
        <w:t xml:space="preserve">, we trimmed non-homologous regions from each ortholog using </w:t>
      </w:r>
      <w:proofErr w:type="spellStart"/>
      <w:r>
        <w:rPr>
          <w:rFonts w:ascii="Times New Roman" w:hAnsi="Times New Roman" w:cs="Times New Roman"/>
          <w:sz w:val="24"/>
          <w:szCs w:val="24"/>
        </w:rPr>
        <w:t>trimNonHomologousFragments</w:t>
      </w:r>
      <w:proofErr w:type="spellEnd"/>
      <w:r>
        <w:rPr>
          <w:rFonts w:ascii="Times New Roman" w:hAnsi="Times New Roman" w:cs="Times New Roman"/>
          <w:sz w:val="24"/>
          <w:szCs w:val="24"/>
        </w:rPr>
        <w:t xml:space="preserve">, aligned the orthologs using </w:t>
      </w:r>
      <w:proofErr w:type="spellStart"/>
      <w:r>
        <w:rPr>
          <w:rFonts w:ascii="Times New Roman" w:hAnsi="Times New Roman" w:cs="Times New Roman"/>
          <w:sz w:val="24"/>
          <w:szCs w:val="24"/>
        </w:rPr>
        <w:t>alignSequences</w:t>
      </w:r>
      <w:proofErr w:type="spellEnd"/>
      <w:r>
        <w:rPr>
          <w:rFonts w:ascii="Times New Roman" w:hAnsi="Times New Roman" w:cs="Times New Roman"/>
          <w:sz w:val="24"/>
          <w:szCs w:val="24"/>
        </w:rPr>
        <w:t xml:space="preserve">, and trimmed the aligned sequences with </w:t>
      </w:r>
      <w:proofErr w:type="spellStart"/>
      <w:r>
        <w:rPr>
          <w:rFonts w:ascii="Times New Roman" w:hAnsi="Times New Roman" w:cs="Times New Roman"/>
          <w:sz w:val="24"/>
          <w:szCs w:val="24"/>
        </w:rPr>
        <w:t>trimAlignment</w:t>
      </w:r>
      <w:proofErr w:type="spellEnd"/>
      <w:r>
        <w:rPr>
          <w:rFonts w:ascii="Times New Roman" w:hAnsi="Times New Roman" w:cs="Times New Roman"/>
          <w:sz w:val="24"/>
          <w:szCs w:val="24"/>
        </w:rPr>
        <w:t xml:space="preserve">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 only 3 or fewer unique sequences among the 7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77777777"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TnVtPjU0PC9SZWNOdW0+PERpc3BsYXlUZXh0PihNaW5oIGV0IGFsLiAyMDIwYik8L0Rpc3BsYXlU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(Minh et al. 2020b)</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w:t>
      </w:r>
      <w:proofErr w:type="spellStart"/>
      <w:r w:rsidRPr="00031896">
        <w:rPr>
          <w:rFonts w:ascii="Times New Roman" w:hAnsi="Times New Roman" w:cs="Times New Roman"/>
          <w:sz w:val="24"/>
          <w:szCs w:val="24"/>
        </w:rPr>
        <w:t>aBSREL</w:t>
      </w:r>
      <w:proofErr w:type="spellEnd"/>
      <w:r w:rsidRPr="00031896">
        <w:rPr>
          <w:rFonts w:ascii="Times New Roman" w:hAnsi="Times New Roman" w:cs="Times New Roman"/>
          <w:sz w:val="24"/>
          <w:szCs w:val="24"/>
        </w:rPr>
        <w:t xml:space="preserve">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Y051bT42MTwvUmVjTnVtPjxEaXNwbGF5VGV4dD4oU21pdGggZXQgYWwuIDIwMTVhKTwvRGlzcGxh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(Smith et al. 2015a)</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w:t>
      </w:r>
      <w:proofErr w:type="spellStart"/>
      <w:r w:rsidRPr="00031896">
        <w:rPr>
          <w:rFonts w:ascii="Times New Roman" w:hAnsi="Times New Roman" w:cs="Times New Roman"/>
          <w:sz w:val="24"/>
          <w:szCs w:val="24"/>
        </w:rPr>
        <w:t>HyPhy’s</w:t>
      </w:r>
      <w:proofErr w:type="spellEnd"/>
      <w:r w:rsidRPr="00031896">
        <w:rPr>
          <w:rFonts w:ascii="Times New Roman" w:hAnsi="Times New Roman" w:cs="Times New Roman"/>
          <w:sz w:val="24"/>
          <w:szCs w:val="24"/>
        </w:rPr>
        <w:t xml:space="preserve">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UmVjTnVtPjYyPC9SZWNOdW0+PERpc3BsYXlUZXh0PihNdXJyZWxsIGV0IGFsLiAyMDE1KTwvRGlz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(Murrell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xml:space="preserve">. For the </w:t>
      </w:r>
      <w:proofErr w:type="spellStart"/>
      <w:r w:rsidRPr="00031896">
        <w:rPr>
          <w:rFonts w:ascii="Times New Roman" w:hAnsi="Times New Roman" w:cs="Times New Roman"/>
          <w:sz w:val="24"/>
          <w:szCs w:val="24"/>
        </w:rPr>
        <w:t>HyPhy</w:t>
      </w:r>
      <w:proofErr w:type="spellEnd"/>
      <w:r w:rsidRPr="00031896">
        <w:rPr>
          <w:rFonts w:ascii="Times New Roman" w:hAnsi="Times New Roman" w:cs="Times New Roman"/>
          <w:sz w:val="24"/>
          <w:szCs w:val="24"/>
        </w:rPr>
        <w:t xml:space="preserve"> models, no target branch was selected, meaning all branches in the input phylogeny were tested</w:t>
      </w:r>
      <w:r>
        <w:rPr>
          <w:rFonts w:ascii="Times New Roman" w:hAnsi="Times New Roman" w:cs="Times New Roman"/>
          <w:sz w:val="24"/>
          <w:szCs w:val="24"/>
        </w:rPr>
        <w:t>.</w:t>
      </w:r>
    </w:p>
    <w:p w14:paraId="513437BC" w14:textId="59EA93B3"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del w:id="482" w:author="Thomas, Gregg [2]" w:date="2024-04-09T11:39:00Z">
        <w:r w:rsidRPr="00031896" w:rsidDel="001811CE">
          <w:rPr>
            <w:rFonts w:ascii="Times New Roman" w:hAnsi="Times New Roman" w:cs="Times New Roman"/>
            <w:sz w:val="24"/>
            <w:szCs w:val="24"/>
          </w:rPr>
          <w:delText>of</w:delText>
        </w:r>
        <w:r w:rsidDel="001811CE">
          <w:rPr>
            <w:rFonts w:ascii="Times New Roman" w:hAnsi="Times New Roman" w:cs="Times New Roman"/>
            <w:sz w:val="24"/>
            <w:szCs w:val="24"/>
          </w:rPr>
          <w:delText xml:space="preserve"> each </w:delText>
        </w:r>
      </w:del>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The p-value of this likelihood ratio is then retrieved from a one-tailed chi-square distribution with 2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w:t>
      </w:r>
      <w:proofErr w:type="spellStart"/>
      <w:r>
        <w:rPr>
          <w:rFonts w:ascii="Times New Roman" w:hAnsi="Times New Roman" w:cs="Times New Roman"/>
          <w:sz w:val="24"/>
          <w:szCs w:val="24"/>
        </w:rPr>
        <w:t>fdr</w:t>
      </w:r>
      <w:proofErr w:type="spellEnd"/>
      <w:r>
        <w:rPr>
          <w:rFonts w:ascii="Times New Roman" w:hAnsi="Times New Roman" w:cs="Times New Roman"/>
          <w:sz w:val="24"/>
          <w:szCs w:val="24"/>
        </w:rPr>
        <w:t xml:space="preserve">” method in the </w:t>
      </w:r>
      <w:proofErr w:type="spellStart"/>
      <w:r>
        <w:rPr>
          <w:rFonts w:ascii="Times New Roman" w:hAnsi="Times New Roman" w:cs="Times New Roman"/>
          <w:sz w:val="24"/>
          <w:szCs w:val="24"/>
        </w:rPr>
        <w:t>p.adjust</w:t>
      </w:r>
      <w:proofErr w:type="spellEnd"/>
      <w:r>
        <w:rPr>
          <w:rFonts w:ascii="Times New Roman" w:hAnsi="Times New Roman" w:cs="Times New Roman"/>
          <w:sz w:val="24"/>
          <w:szCs w:val="24"/>
        </w:rPr>
        <w:t xml:space="preserve">()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test, a p-value is generated for each branch in the input gene tree. </w:t>
      </w:r>
      <w:proofErr w:type="spellStart"/>
      <w:r>
        <w:rPr>
          <w:rFonts w:ascii="Times New Roman" w:hAnsi="Times New Roman" w:cs="Times New Roman"/>
          <w:sz w:val="24"/>
          <w:szCs w:val="24"/>
        </w:rPr>
        <w:t>aBSREL</w:t>
      </w:r>
      <w:proofErr w:type="spellEnd"/>
      <w:r>
        <w:rPr>
          <w:rFonts w:ascii="Times New Roman" w:hAnsi="Times New Roman" w:cs="Times New Roman"/>
          <w:sz w:val="24"/>
          <w:szCs w:val="24"/>
        </w:rPr>
        <w:t xml:space="preserve">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TnVtPjY1PC9SZWNOdW0+PERpc3BsYXlUZXh0PihIb2xtIDE5Nzk7IFBvbmQgZXQgYWwuIDIwMDUp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w:t>
      </w:r>
      <w:r>
        <w:rPr>
          <w:rFonts w:ascii="Times New Roman" w:hAnsi="Times New Roman" w:cs="Times New Roman"/>
          <w:sz w:val="24"/>
          <w:szCs w:val="24"/>
        </w:rPr>
        <w:lastRenderedPageBreak/>
        <w:t xml:space="preserve">branches has a p-value &lt; 0.01 after all corrections. We used </w:t>
      </w:r>
      <w:proofErr w:type="spellStart"/>
      <w:r>
        <w:rPr>
          <w:rFonts w:ascii="Times New Roman" w:hAnsi="Times New Roman" w:cs="Times New Roman"/>
          <w:sz w:val="24"/>
          <w:szCs w:val="24"/>
        </w:rPr>
        <w:t>Snakemake</w:t>
      </w:r>
      <w:proofErr w:type="spellEnd"/>
      <w:r>
        <w:rPr>
          <w:rFonts w:ascii="Times New Roman" w:hAnsi="Times New Roman" w:cs="Times New Roman"/>
          <w:sz w:val="24"/>
          <w:szCs w:val="24"/>
        </w:rPr>
        <w:t xml:space="preserv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UmVjTnVtPjIyMzwvUmVjTnVtPjxEaXNwbGF5VGV4dD4oTcO2bGRlciBldCBhbC4gMjAyMSk8L0Rp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 xml:space="preserve">as an NCBI </w:t>
      </w:r>
      <w:proofErr w:type="spellStart"/>
      <w:r>
        <w:rPr>
          <w:rFonts w:ascii="Times New Roman" w:hAnsi="Times New Roman" w:cs="Times New Roman"/>
          <w:sz w:val="24"/>
          <w:szCs w:val="24"/>
        </w:rPr>
        <w:t>BioProject</w:t>
      </w:r>
      <w:proofErr w:type="spellEnd"/>
      <w:r>
        <w:rPr>
          <w:rFonts w:ascii="Times New Roman" w:hAnsi="Times New Roman" w:cs="Times New Roman"/>
          <w:sz w:val="24"/>
          <w:szCs w:val="24"/>
        </w:rPr>
        <w:t xml:space="preserve">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proofErr w:type="spellStart"/>
      <w:r>
        <w:rPr>
          <w:rFonts w:ascii="Times New Roman" w:hAnsi="Times New Roman" w:cs="Times New Roman"/>
          <w:i/>
          <w:iCs/>
          <w:sz w:val="24"/>
          <w:szCs w:val="24"/>
        </w:rPr>
        <w:t>Otomys</w:t>
      </w:r>
      <w:proofErr w:type="spellEnd"/>
      <w:r>
        <w:rPr>
          <w:rFonts w:ascii="Times New Roman" w:hAnsi="Times New Roman" w:cs="Times New Roman"/>
          <w:i/>
          <w:iCs/>
          <w:sz w:val="24"/>
          <w:szCs w:val="24"/>
        </w:rPr>
        <w:t xml:space="preserve">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5"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 xml:space="preserve">on </w:t>
      </w:r>
      <w:proofErr w:type="spellStart"/>
      <w:r w:rsidR="00E25CF3">
        <w:rPr>
          <w:rFonts w:ascii="Times New Roman" w:hAnsi="Times New Roman" w:cs="Times New Roman"/>
          <w:sz w:val="24"/>
          <w:szCs w:val="24"/>
        </w:rPr>
        <w:t>github</w:t>
      </w:r>
      <w:proofErr w:type="spellEnd"/>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6"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77777777" w:rsidR="00A849E6" w:rsidRDefault="00A849E6" w:rsidP="00A849E6">
      <w:pPr>
        <w:pStyle w:val="Heading1"/>
      </w:pPr>
      <w:r>
        <w:t>Acknowledgments</w:t>
      </w:r>
    </w:p>
    <w:p w14:paraId="2AD859C7" w14:textId="77777777"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w:t>
      </w:r>
      <w:proofErr w:type="spellStart"/>
      <w:r>
        <w:rPr>
          <w:rFonts w:ascii="Times New Roman" w:hAnsi="Times New Roman" w:cs="Times New Roman"/>
          <w:sz w:val="24"/>
          <w:szCs w:val="24"/>
        </w:rPr>
        <w:t>Sless</w:t>
      </w:r>
      <w:proofErr w:type="spellEnd"/>
      <w:r>
        <w:rPr>
          <w:rFonts w:ascii="Times New Roman" w:hAnsi="Times New Roman" w:cs="Times New Roman"/>
          <w:sz w:val="24"/>
          <w:szCs w:val="24"/>
        </w:rPr>
        <w:t xml:space="preserve"> for advice on using </w:t>
      </w:r>
      <w:proofErr w:type="spellStart"/>
      <w:r>
        <w:rPr>
          <w:rFonts w:ascii="Times New Roman" w:hAnsi="Times New Roman" w:cs="Times New Roman"/>
          <w:sz w:val="24"/>
          <w:szCs w:val="24"/>
        </w:rPr>
        <w:t>phyluce</w:t>
      </w:r>
      <w:proofErr w:type="spellEnd"/>
      <w:r>
        <w:rPr>
          <w:rFonts w:ascii="Times New Roman" w:hAnsi="Times New Roman" w:cs="Times New Roman"/>
          <w:sz w:val="24"/>
          <w:szCs w:val="24"/>
        </w:rPr>
        <w:t xml:space="preserv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 S. B. was supported by the 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w:t>
      </w:r>
      <w:proofErr w:type="spellStart"/>
      <w:r>
        <w:rPr>
          <w:rFonts w:ascii="Times New Roman" w:hAnsi="Times New Roman" w:cs="Times New Roman"/>
          <w:sz w:val="24"/>
          <w:szCs w:val="24"/>
        </w:rPr>
        <w:t>BioHPC</w:t>
      </w:r>
      <w:proofErr w:type="spellEnd"/>
      <w:r>
        <w:rPr>
          <w:rFonts w:ascii="Times New Roman" w:hAnsi="Times New Roman" w:cs="Times New Roman"/>
          <w:sz w:val="24"/>
          <w:szCs w:val="24"/>
        </w:rPr>
        <w:t xml:space="preserve">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w:t>
      </w:r>
      <w:proofErr w:type="spellStart"/>
      <w:r w:rsidRPr="00C75391">
        <w:rPr>
          <w:rFonts w:ascii="Times New Roman" w:hAnsi="Times New Roman" w:cs="Times New Roman"/>
          <w:sz w:val="24"/>
          <w:szCs w:val="24"/>
        </w:rPr>
        <w:t>Griz</w:t>
      </w:r>
      <w:proofErr w:type="spellEnd"/>
      <w:r w:rsidRPr="00C75391">
        <w:rPr>
          <w:rFonts w:ascii="Times New Roman" w:hAnsi="Times New Roman" w:cs="Times New Roman"/>
          <w:sz w:val="24"/>
          <w:szCs w:val="24"/>
        </w:rPr>
        <w:t xml:space="preserve">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5699E858" w14:textId="77777777" w:rsidR="00482581" w:rsidRDefault="00482581" w:rsidP="00F413E3">
      <w:pPr>
        <w:spacing w:after="160" w:line="259" w:lineRule="auto"/>
        <w:jc w:val="both"/>
        <w:rPr>
          <w:rFonts w:ascii="Times New Roman" w:hAnsi="Times New Roman" w:cs="Times New Roman"/>
          <w:sz w:val="24"/>
          <w:szCs w:val="24"/>
        </w:rPr>
      </w:pP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commentRangeStart w:id="483"/>
      <w:r w:rsidRPr="00197A2B">
        <w:lastRenderedPageBreak/>
        <w:t>Tables</w:t>
      </w:r>
      <w:commentRangeEnd w:id="483"/>
      <w:r w:rsidR="000211C3">
        <w:rPr>
          <w:rStyle w:val="CommentReference"/>
          <w:rFonts w:asciiTheme="minorHAnsi" w:hAnsiTheme="minorHAnsi" w:cstheme="minorBidi"/>
          <w:b w:val="0"/>
        </w:rPr>
        <w:commentReference w:id="483"/>
      </w:r>
    </w:p>
    <w:p w14:paraId="19D4EA28" w14:textId="0D31843E" w:rsidR="00F94241" w:rsidRPr="00B22231" w:rsidRDefault="00F94241" w:rsidP="00F413E3">
      <w:pPr>
        <w:pStyle w:val="Heading3"/>
        <w:rPr>
          <w:b w:val="0"/>
          <w:bCs w:val="0"/>
        </w:rPr>
      </w:pPr>
      <w:r w:rsidRPr="00197A2B">
        <w:t xml:space="preserve">Table </w:t>
      </w:r>
      <w:r w:rsidR="00CC57F4">
        <w:t>1</w:t>
      </w:r>
      <w:r w:rsidR="00C714E7">
        <w:t>.</w:t>
      </w:r>
      <w:r w:rsidRPr="00197A2B">
        <w:t xml:space="preserve"> </w:t>
      </w:r>
      <w:r>
        <w:t>Rates and types of error when using concatenated trees for gene-based selection tests</w:t>
      </w:r>
      <w:r w:rsidRPr="00197A2B">
        <w:t>.</w:t>
      </w:r>
      <w:ins w:id="484" w:author="Thomas, Gregg" w:date="2024-06-11T16:00:00Z" w16du:dateUtc="2024-06-11T20:00:00Z">
        <w:r w:rsidR="00B22231">
          <w:t xml:space="preserve"> </w:t>
        </w:r>
        <w:r w:rsidR="00B22231">
          <w:rPr>
            <w:b w:val="0"/>
            <w:bCs w:val="0"/>
          </w:rPr>
          <w:t>Assuming the gene tree topology is the correct topology.</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proofErr w:type="spellStart"/>
            <w:r w:rsidRPr="00851991">
              <w:rPr>
                <w:rFonts w:ascii="Times New Roman" w:hAnsi="Times New Roman" w:cs="Times New Roman"/>
                <w:sz w:val="24"/>
                <w:szCs w:val="24"/>
              </w:rPr>
              <w:t>aBSREL</w:t>
            </w:r>
            <w:proofErr w:type="spellEnd"/>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1909AFBD">
            <wp:extent cx="4608944" cy="6381616"/>
            <wp:effectExtent l="0" t="0" r="127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7"/>
                    <a:stretch>
                      <a:fillRect/>
                    </a:stretch>
                  </pic:blipFill>
                  <pic:spPr bwMode="auto">
                    <a:xfrm>
                      <a:off x="0" y="0"/>
                      <a:ext cx="4608944" cy="6381616"/>
                    </a:xfrm>
                    <a:prstGeom prst="rect">
                      <a:avLst/>
                    </a:prstGeom>
                    <a:noFill/>
                    <a:ln>
                      <a:noFill/>
                    </a:ln>
                  </pic:spPr>
                </pic:pic>
              </a:graphicData>
            </a:graphic>
          </wp:inline>
        </w:drawing>
      </w:r>
    </w:p>
    <w:p w14:paraId="3C861584" w14:textId="4A87002B"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w:t>
      </w:r>
      <w:proofErr w:type="spellStart"/>
      <w:r w:rsidR="00F85BD9">
        <w:rPr>
          <w:rFonts w:ascii="Times New Roman" w:hAnsi="Times New Roman" w:cs="Times New Roman"/>
          <w:sz w:val="24"/>
          <w:szCs w:val="24"/>
        </w:rPr>
        <w:t>sCF</w:t>
      </w:r>
      <w:proofErr w:type="spellEnd"/>
      <w:r w:rsidR="00F85BD9">
        <w:rPr>
          <w:rFonts w:ascii="Times New Roman" w:hAnsi="Times New Roman" w:cs="Times New Roman"/>
          <w:sz w:val="24"/>
          <w:szCs w:val="24"/>
        </w:rPr>
        <w:t>/</w:t>
      </w:r>
      <w:proofErr w:type="spellStart"/>
      <w:r w:rsidR="00F85BD9">
        <w:rPr>
          <w:rFonts w:ascii="Times New Roman" w:hAnsi="Times New Roman" w:cs="Times New Roman"/>
          <w:sz w:val="24"/>
          <w:szCs w:val="24"/>
        </w:rPr>
        <w:t>gCF</w:t>
      </w:r>
      <w:proofErr w:type="spellEnd"/>
      <w:r w:rsidR="00F85BD9">
        <w:rPr>
          <w:rFonts w:ascii="Times New Roman" w:hAnsi="Times New Roman" w:cs="Times New Roman"/>
          <w:sz w:val="24"/>
          <w:szCs w:val="24"/>
        </w:rPr>
        <w:t>)</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w:t>
      </w:r>
      <w:proofErr w:type="spellStart"/>
      <w:r w:rsidR="00F85BD9">
        <w:rPr>
          <w:rFonts w:ascii="Times New Roman" w:hAnsi="Times New Roman" w:cs="Times New Roman"/>
          <w:sz w:val="24"/>
          <w:szCs w:val="24"/>
        </w:rPr>
        <w:t>aLRT</w:t>
      </w:r>
      <w:proofErr w:type="spellEnd"/>
      <w:r w:rsidR="00F85BD9">
        <w:rPr>
          <w:rFonts w:ascii="Times New Roman" w:hAnsi="Times New Roman" w:cs="Times New Roman"/>
          <w:sz w:val="24"/>
          <w:szCs w:val="24"/>
        </w:rPr>
        <w:t xml:space="preserve"> values were all 100.</w:t>
      </w:r>
      <w:r w:rsidR="000C0807" w:rsidRPr="000C0807">
        <w:rPr>
          <w:rFonts w:ascii="Times New Roman" w:hAnsi="Times New Roman" w:cs="Times New Roman"/>
          <w:sz w:val="24"/>
          <w:szCs w:val="24"/>
        </w:rPr>
        <w:t xml:space="preserve"> </w:t>
      </w:r>
      <w:commentRangeStart w:id="485"/>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w:t>
      </w:r>
      <w:commentRangeEnd w:id="485"/>
      <w:r w:rsidR="00B91982">
        <w:rPr>
          <w:rStyle w:val="CommentReference"/>
        </w:rPr>
        <w:commentReference w:id="485"/>
      </w:r>
      <w:r w:rsidR="00F85BD9">
        <w:rPr>
          <w:rFonts w:ascii="Times New Roman" w:hAnsi="Times New Roman" w:cs="Times New Roman"/>
          <w:sz w:val="24"/>
          <w:szCs w:val="24"/>
        </w:rPr>
        <w:t xml:space="preserve">Fossil calibrations are described in Tables 2 </w:t>
      </w:r>
      <w:r w:rsidR="00F85BD9">
        <w:rPr>
          <w:rFonts w:ascii="Times New Roman" w:hAnsi="Times New Roman" w:cs="Times New Roman"/>
          <w:sz w:val="24"/>
          <w:szCs w:val="24"/>
        </w:rPr>
        <w:lastRenderedPageBreak/>
        <w:t xml:space="preserve">and S2, with </w:t>
      </w:r>
      <w:r w:rsidR="002031D5">
        <w:rPr>
          <w:rFonts w:ascii="Times New Roman" w:hAnsi="Times New Roman" w:cs="Times New Roman"/>
          <w:sz w:val="24"/>
          <w:szCs w:val="24"/>
        </w:rPr>
        <w:t>node</w:t>
      </w:r>
      <w:r w:rsidR="00A9264F">
        <w:rPr>
          <w:rFonts w:ascii="Times New Roman" w:hAnsi="Times New Roman" w:cs="Times New Roman"/>
          <w:sz w:val="24"/>
          <w:szCs w:val="24"/>
        </w:rPr>
        <w:t xml:space="preserve"> </w:t>
      </w:r>
      <w:r w:rsidR="00F85BD9">
        <w:rPr>
          <w:rFonts w:ascii="Times New Roman" w:hAnsi="Times New Roman" w:cs="Times New Roman"/>
          <w:sz w:val="24"/>
          <w:szCs w:val="24"/>
        </w:rPr>
        <w:t xml:space="preserve">C used as a fixed calibration point.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w:t>
      </w:r>
      <w:proofErr w:type="spellStart"/>
      <w:r w:rsidR="00F85BD9">
        <w:rPr>
          <w:rFonts w:ascii="Times New Roman" w:hAnsi="Times New Roman" w:cs="Times New Roman"/>
          <w:sz w:val="24"/>
          <w:szCs w:val="24"/>
        </w:rPr>
        <w:t>Murinae</w:t>
      </w:r>
      <w:proofErr w:type="spellEnd"/>
      <w:r w:rsidR="00F85BD9">
        <w:rPr>
          <w:rFonts w:ascii="Times New Roman" w:hAnsi="Times New Roman" w:cs="Times New Roman"/>
          <w:sz w:val="24"/>
          <w:szCs w:val="24"/>
        </w:rPr>
        <w:t xml:space="preserv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4218FA">
        <w:rPr>
          <w:rFonts w:ascii="Times New Roman" w:hAnsi="Times New Roman" w:cs="Times New Roman"/>
          <w:sz w:val="24"/>
          <w:szCs w:val="24"/>
        </w:rPr>
        <w:fldChar w:fldCharType="begin"/>
      </w:r>
      <w:r w:rsidR="004218FA">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218FA">
        <w:rPr>
          <w:rFonts w:ascii="Times New Roman" w:hAnsi="Times New Roman" w:cs="Times New Roman"/>
          <w:sz w:val="24"/>
          <w:szCs w:val="24"/>
        </w:rPr>
        <w:fldChar w:fldCharType="separate"/>
      </w:r>
      <w:r w:rsidR="004218FA">
        <w:rPr>
          <w:rFonts w:ascii="Times New Roman" w:hAnsi="Times New Roman" w:cs="Times New Roman"/>
          <w:noProof/>
          <w:sz w:val="24"/>
          <w:szCs w:val="24"/>
        </w:rPr>
        <w:t>Lecompte et al. (2008)</w:t>
      </w:r>
      <w:r w:rsidR="004218FA">
        <w:rPr>
          <w:rFonts w:ascii="Times New Roman" w:hAnsi="Times New Roman" w:cs="Times New Roman"/>
          <w:sz w:val="24"/>
          <w:szCs w:val="24"/>
        </w:rPr>
        <w:fldChar w:fldCharType="end"/>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6FAED16B"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558E686" w14:textId="77777777" w:rsidR="000F3461" w:rsidRDefault="00A22613" w:rsidP="00F413E3">
      <w:pPr>
        <w:pStyle w:val="Heading3"/>
      </w:pPr>
      <w:r>
        <w:lastRenderedPageBreak/>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8"/>
                    <a:stretch>
                      <a:fillRect/>
                    </a:stretch>
                  </pic:blipFill>
                  <pic:spPr bwMode="auto">
                    <a:xfrm>
                      <a:off x="0" y="0"/>
                      <a:ext cx="5135054" cy="6846740"/>
                    </a:xfrm>
                    <a:prstGeom prst="rect">
                      <a:avLst/>
                    </a:prstGeom>
                    <a:noFill/>
                    <a:ln>
                      <a:noFill/>
                    </a:ln>
                  </pic:spPr>
                </pic:pic>
              </a:graphicData>
            </a:graphic>
          </wp:inline>
        </w:drawing>
      </w:r>
    </w:p>
    <w:p w14:paraId="42ACC60B" w14:textId="35B5691F" w:rsidR="00FA32F1" w:rsidRDefault="00FA32F1">
      <w:pPr>
        <w:jc w:val="both"/>
        <w:rPr>
          <w:rFonts w:ascii="Times New Roman" w:hAnsi="Times New Roman" w:cs="Times New Roman"/>
          <w:sz w:val="24"/>
          <w:szCs w:val="24"/>
        </w:rPr>
        <w:pPrChange w:id="486" w:author="Good, Jeffrey" w:date="2024-06-07T15:58:00Z">
          <w:pPr>
            <w:spacing w:after="160" w:line="259" w:lineRule="auto"/>
          </w:pPr>
        </w:pPrChange>
      </w:pPr>
      <w:r>
        <w:rPr>
          <w:rFonts w:ascii="Times New Roman" w:hAnsi="Times New Roman" w:cs="Times New Roman"/>
          <w:b/>
          <w:bCs/>
          <w:sz w:val="24"/>
          <w:szCs w:val="24"/>
        </w:rPr>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w:t>
      </w:r>
      <w:r w:rsidR="00A22613">
        <w:rPr>
          <w:rFonts w:ascii="Times New Roman" w:hAnsi="Times New Roman" w:cs="Times New Roman"/>
          <w:sz w:val="24"/>
          <w:szCs w:val="24"/>
        </w:rPr>
        <w:lastRenderedPageBreak/>
        <w:t>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9"/>
                    <a:stretch>
                      <a:fillRect/>
                    </a:stretch>
                  </pic:blipFill>
                  <pic:spPr bwMode="auto">
                    <a:xfrm>
                      <a:off x="0" y="0"/>
                      <a:ext cx="5934075" cy="3708797"/>
                    </a:xfrm>
                    <a:prstGeom prst="rect">
                      <a:avLst/>
                    </a:prstGeom>
                    <a:noFill/>
                    <a:ln>
                      <a:noFill/>
                    </a:ln>
                  </pic:spPr>
                </pic:pic>
              </a:graphicData>
            </a:graphic>
          </wp:inline>
        </w:drawing>
      </w:r>
    </w:p>
    <w:p w14:paraId="659CB793" w14:textId="3DCE45C9"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w:t>
      </w:r>
      <w:proofErr w:type="gramStart"/>
      <w:r w:rsidR="0041108A">
        <w:rPr>
          <w:rFonts w:ascii="Times New Roman" w:hAnsi="Times New Roman" w:cs="Times New Roman"/>
          <w:sz w:val="24"/>
          <w:szCs w:val="24"/>
        </w:rPr>
        <w:t>fit to</w:t>
      </w:r>
      <w:proofErr w:type="gramEnd"/>
      <w:r w:rsidR="0041108A">
        <w:rPr>
          <w:rFonts w:ascii="Times New Roman" w:hAnsi="Times New Roman" w:cs="Times New Roman"/>
          <w:sz w:val="24"/>
          <w:szCs w:val="24"/>
        </w:rPr>
        <w:t xml:space="preserve">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w:t>
      </w:r>
      <w:commentRangeStart w:id="487"/>
      <w:r w:rsidR="0041108A">
        <w:rPr>
          <w:rFonts w:ascii="Times New Roman" w:hAnsi="Times New Roman" w:cs="Times New Roman"/>
          <w:sz w:val="24"/>
          <w:szCs w:val="24"/>
        </w:rPr>
        <w:t xml:space="preserve">D) </w:t>
      </w:r>
      <w:ins w:id="488" w:author="Thomas, Gregg" w:date="2024-06-11T16:18:00Z" w16du:dateUtc="2024-06-11T20:18:00Z">
        <w:r w:rsidR="000F2586">
          <w:rPr>
            <w:rFonts w:ascii="Times New Roman" w:hAnsi="Times New Roman" w:cs="Times New Roman"/>
            <w:sz w:val="24"/>
            <w:szCs w:val="24"/>
          </w:rPr>
          <w:t xml:space="preserve">Points represent </w:t>
        </w:r>
      </w:ins>
      <w:del w:id="489" w:author="Thomas, Gregg" w:date="2024-06-11T16:18:00Z" w16du:dateUtc="2024-06-11T20:18:00Z">
        <w:r w:rsidR="0041108A" w:rsidDel="000F2586">
          <w:rPr>
            <w:rFonts w:ascii="Times New Roman" w:hAnsi="Times New Roman" w:cs="Times New Roman"/>
            <w:sz w:val="24"/>
            <w:szCs w:val="24"/>
          </w:rPr>
          <w:delText>T</w:delText>
        </w:r>
      </w:del>
      <w:ins w:id="490" w:author="Thomas, Gregg" w:date="2024-06-11T16:18:00Z" w16du:dateUtc="2024-06-11T20:18:00Z">
        <w:r w:rsidR="000F2586">
          <w:rPr>
            <w:rFonts w:ascii="Times New Roman" w:hAnsi="Times New Roman" w:cs="Times New Roman"/>
            <w:sz w:val="24"/>
            <w:szCs w:val="24"/>
          </w:rPr>
          <w:t>t</w:t>
        </w:r>
      </w:ins>
      <w:r w:rsidR="0041108A">
        <w:rPr>
          <w:rFonts w:ascii="Times New Roman" w:hAnsi="Times New Roman" w:cs="Times New Roman"/>
          <w:sz w:val="24"/>
          <w:szCs w:val="24"/>
        </w:rPr>
        <w:t>he slopes of the correlation between genomic distance and tree distance from panel B represent the rate at which tree similarity decays across the genome.</w:t>
      </w:r>
      <w:commentRangeEnd w:id="487"/>
      <w:r w:rsidR="005B1333">
        <w:rPr>
          <w:rStyle w:val="CommentReference"/>
        </w:rPr>
        <w:commentReference w:id="487"/>
      </w:r>
      <w:ins w:id="491" w:author="Thomas, Gregg" w:date="2024-06-11T16:18:00Z" w16du:dateUtc="2024-06-11T20:18:00Z">
        <w:r w:rsidR="000F2586">
          <w:rPr>
            <w:rFonts w:ascii="Times New Roman" w:hAnsi="Times New Roman" w:cs="Times New Roman"/>
            <w:sz w:val="24"/>
            <w:szCs w:val="24"/>
          </w:rPr>
          <w:t xml:space="preserve"> </w:t>
        </w:r>
      </w:ins>
      <w:ins w:id="492" w:author="Thomas, Gregg" w:date="2024-06-11T16:19:00Z" w16du:dateUtc="2024-06-11T20:19:00Z">
        <w:r w:rsidR="000F2586">
          <w:rPr>
            <w:rFonts w:ascii="Times New Roman" w:hAnsi="Times New Roman" w:cs="Times New Roman"/>
            <w:sz w:val="24"/>
            <w:szCs w:val="24"/>
          </w:rPr>
          <w:t>Dark grey dashed line is median slope and light grey dashed line is mean.</w:t>
        </w:r>
      </w:ins>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20"/>
                    <a:stretch>
                      <a:fillRect/>
                    </a:stretch>
                  </pic:blipFill>
                  <pic:spPr bwMode="auto">
                    <a:xfrm>
                      <a:off x="0" y="0"/>
                      <a:ext cx="5943600" cy="1981200"/>
                    </a:xfrm>
                    <a:prstGeom prst="rect">
                      <a:avLst/>
                    </a:prstGeom>
                    <a:noFill/>
                    <a:ln>
                      <a:noFill/>
                    </a:ln>
                  </pic:spPr>
                </pic:pic>
              </a:graphicData>
            </a:graphic>
          </wp:inline>
        </w:drawing>
      </w:r>
    </w:p>
    <w:p w14:paraId="4B53F6AD" w14:textId="282E5DD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w:t>
      </w:r>
      <w:proofErr w:type="gramStart"/>
      <w:r w:rsidR="006E5D47">
        <w:rPr>
          <w:rFonts w:ascii="Times New Roman" w:hAnsi="Times New Roman" w:cs="Times New Roman"/>
          <w:sz w:val="24"/>
          <w:szCs w:val="24"/>
        </w:rPr>
        <w:t>tree</w:t>
      </w:r>
      <w:proofErr w:type="gramEnd"/>
      <w:r w:rsidR="006E5D47">
        <w:rPr>
          <w:rFonts w:ascii="Times New Roman" w:hAnsi="Times New Roman" w:cs="Times New Roman"/>
          <w:sz w:val="24"/>
          <w:szCs w:val="24"/>
        </w:rPr>
        <w:t xml:space="preserv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t>
      </w:r>
      <w:proofErr w:type="spellStart"/>
      <w:r w:rsidR="001334F8">
        <w:rPr>
          <w:rFonts w:ascii="Times New Roman" w:hAnsi="Times New Roman" w:cs="Times New Roman"/>
          <w:sz w:val="24"/>
          <w:szCs w:val="24"/>
        </w:rPr>
        <w:t>wRF</w:t>
      </w:r>
      <w:proofErr w:type="spellEnd"/>
      <w:r w:rsidR="001334F8">
        <w:rPr>
          <w:rFonts w:ascii="Times New Roman" w:hAnsi="Times New Roman" w:cs="Times New Roman"/>
          <w:sz w:val="24"/>
          <w:szCs w:val="24"/>
        </w:rPr>
        <w:t xml:space="preserve">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2779398C">
            <wp:extent cx="4981575" cy="6975820"/>
            <wp:effectExtent l="0" t="0" r="0"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5626" cy="6981492"/>
                    </a:xfrm>
                    <a:prstGeom prst="rect">
                      <a:avLst/>
                    </a:prstGeom>
                    <a:noFill/>
                    <a:ln>
                      <a:noFill/>
                    </a:ln>
                  </pic:spPr>
                </pic:pic>
              </a:graphicData>
            </a:graphic>
          </wp:inline>
        </w:drawing>
      </w:r>
    </w:p>
    <w:p w14:paraId="1E0D7665" w14:textId="271DBA83"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w:t>
      </w:r>
      <w:proofErr w:type="gramStart"/>
      <w:r w:rsidR="00F330D6">
        <w:rPr>
          <w:rFonts w:ascii="Times New Roman" w:hAnsi="Times New Roman" w:cs="Times New Roman"/>
          <w:sz w:val="24"/>
          <w:szCs w:val="24"/>
        </w:rPr>
        <w:t>Non-PS</w:t>
      </w:r>
      <w:proofErr w:type="gramEnd"/>
      <w:r w:rsidR="00F330D6">
        <w:rPr>
          <w:rFonts w:ascii="Times New Roman" w:hAnsi="Times New Roman" w:cs="Times New Roman"/>
          <w:sz w:val="24"/>
          <w:szCs w:val="24"/>
        </w:rPr>
        <w:t xml:space="preserve"> genes), protein coding genes with evidence for positive </w:t>
      </w:r>
      <w:r w:rsidR="00F330D6">
        <w:rPr>
          <w:rFonts w:ascii="Times New Roman" w:hAnsi="Times New Roman" w:cs="Times New Roman"/>
          <w:sz w:val="24"/>
          <w:szCs w:val="24"/>
        </w:rPr>
        <w:lastRenderedPageBreak/>
        <w:t>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commentRangeStart w:id="493"/>
      <w:r w:rsidR="00F330D6">
        <w:rPr>
          <w:rFonts w:ascii="Times New Roman" w:hAnsi="Times New Roman" w:cs="Times New Roman"/>
          <w:sz w:val="24"/>
          <w:szCs w:val="24"/>
        </w:rPr>
        <w:t>A) The rate of decay of phylogenetic similarity</w:t>
      </w:r>
      <w:r w:rsidR="00D24E78">
        <w:rPr>
          <w:rFonts w:ascii="Times New Roman" w:hAnsi="Times New Roman" w:cs="Times New Roman"/>
          <w:sz w:val="24"/>
          <w:szCs w:val="24"/>
        </w:rPr>
        <w:t xml:space="preserve"> is</w:t>
      </w:r>
      <w:r w:rsidR="00F330D6">
        <w:rPr>
          <w:rFonts w:ascii="Times New Roman" w:hAnsi="Times New Roman" w:cs="Times New Roman"/>
          <w:sz w:val="24"/>
          <w:szCs w:val="24"/>
        </w:rPr>
        <w:t xml:space="preserve"> calculated as the slope of a linear regression between </w:t>
      </w:r>
      <w:proofErr w:type="spellStart"/>
      <w:r w:rsidR="00F330D6">
        <w:rPr>
          <w:rFonts w:ascii="Times New Roman" w:hAnsi="Times New Roman" w:cs="Times New Roman"/>
          <w:sz w:val="24"/>
          <w:szCs w:val="24"/>
        </w:rPr>
        <w:t>wRF</w:t>
      </w:r>
      <w:proofErr w:type="spellEnd"/>
      <w:r w:rsidR="00F330D6">
        <w:rPr>
          <w:rFonts w:ascii="Times New Roman" w:hAnsi="Times New Roman" w:cs="Times New Roman"/>
          <w:sz w:val="24"/>
          <w:szCs w:val="24"/>
        </w:rPr>
        <w:t xml:space="preserve"> and the </w:t>
      </w:r>
      <w:proofErr w:type="spellStart"/>
      <w:r w:rsidR="00F330D6">
        <w:rPr>
          <w:rFonts w:ascii="Times New Roman" w:hAnsi="Times New Roman" w:cs="Times New Roman"/>
          <w:sz w:val="24"/>
          <w:szCs w:val="24"/>
        </w:rPr>
        <w:t>log</w:t>
      </w:r>
      <w:proofErr w:type="spellEnd"/>
      <w:r w:rsidR="00F330D6">
        <w:rPr>
          <w:rFonts w:ascii="Times New Roman" w:hAnsi="Times New Roman" w:cs="Times New Roman"/>
          <w:sz w:val="24"/>
          <w:szCs w:val="24"/>
        </w:rPr>
        <w:t xml:space="preserve"> distance between each window up to 5Mb away from the feature window. </w:t>
      </w:r>
      <w:commentRangeEnd w:id="493"/>
      <w:r w:rsidR="00E322A4">
        <w:rPr>
          <w:rStyle w:val="CommentReference"/>
        </w:rPr>
        <w:commentReference w:id="493"/>
      </w:r>
      <w:r w:rsidR="00F330D6">
        <w:rPr>
          <w:rFonts w:ascii="Times New Roman" w:hAnsi="Times New Roman" w:cs="Times New Roman"/>
          <w:sz w:val="24"/>
          <w:szCs w:val="24"/>
        </w:rPr>
        <w:t>B) The phylogenetic similarity of windows immediately adjacent to feature windows. C)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38F736B9"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5E5E1F2A" w14:textId="4F08D8CD" w:rsidR="008E71B1" w:rsidRPr="008E71B1" w:rsidRDefault="009418B1" w:rsidP="008E71B1">
      <w:pPr>
        <w:pStyle w:val="EndNoteBibliography"/>
        <w:ind w:left="720" w:hanging="720"/>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8E71B1" w:rsidRPr="008E71B1">
        <w:t xml:space="preserve">PDB (The Paleobiology Database) [Internet]. 2011 January 21st, 2022]. Available from: </w:t>
      </w:r>
      <w:hyperlink r:id="rId23" w:history="1">
        <w:r w:rsidR="008E71B1" w:rsidRPr="008E71B1">
          <w:rPr>
            <w:rStyle w:val="Hyperlink"/>
          </w:rPr>
          <w:t>http://paleodb.org/</w:t>
        </w:r>
      </w:hyperlink>
      <w:r w:rsidR="008E71B1" w:rsidRPr="008E71B1">
        <w:t xml:space="preserve"> </w:t>
      </w:r>
    </w:p>
    <w:p w14:paraId="008B3EE5" w14:textId="77777777" w:rsidR="008E71B1" w:rsidRPr="008E71B1" w:rsidRDefault="008E71B1" w:rsidP="008E71B1">
      <w:pPr>
        <w:pStyle w:val="EndNoteBibliography"/>
        <w:spacing w:after="0"/>
      </w:pPr>
    </w:p>
    <w:p w14:paraId="3211A772" w14:textId="77777777" w:rsidR="008E71B1" w:rsidRPr="008E71B1" w:rsidRDefault="008E71B1" w:rsidP="008E71B1">
      <w:pPr>
        <w:pStyle w:val="EndNoteBibliography"/>
        <w:ind w:left="720" w:hanging="720"/>
      </w:pPr>
      <w:r w:rsidRPr="008E71B1">
        <w:t xml:space="preserve">Aghova T, Kimura Y, Bryja J, Dobigny G, Granjon L, Kergoat GJ. 2018. Fossils know it best: Using a new set of fossil calibrations to improve the temporal phylogenetic framework of murid rodents (Rodentia: Muridae). </w:t>
      </w:r>
      <w:r w:rsidRPr="008E71B1">
        <w:rPr>
          <w:i/>
        </w:rPr>
        <w:t>Mol Phylogenet Evol</w:t>
      </w:r>
      <w:r w:rsidRPr="008E71B1">
        <w:t>. 128:98-111.</w:t>
      </w:r>
    </w:p>
    <w:p w14:paraId="58B1349C" w14:textId="77777777" w:rsidR="008E71B1" w:rsidRPr="008E71B1" w:rsidRDefault="008E71B1" w:rsidP="008E71B1">
      <w:pPr>
        <w:pStyle w:val="EndNoteBibliography"/>
        <w:spacing w:after="0"/>
      </w:pPr>
    </w:p>
    <w:p w14:paraId="4C35D6ED" w14:textId="77777777" w:rsidR="008E71B1" w:rsidRPr="008E71B1" w:rsidRDefault="008E71B1" w:rsidP="008E71B1">
      <w:pPr>
        <w:pStyle w:val="EndNoteBibliography"/>
        <w:ind w:left="720" w:hanging="720"/>
      </w:pPr>
      <w:r w:rsidRPr="008E71B1">
        <w:t xml:space="preserve">Alda F, Ludt WB, Elias DJ, McMahan CD, Chakrabarty P. 2021. Comparing Ultraconserved Elements and Exons for Phylogenomic Analyses of Middle American Cichlids: When Data Agree to Disagree. </w:t>
      </w:r>
      <w:r w:rsidRPr="008E71B1">
        <w:rPr>
          <w:i/>
        </w:rPr>
        <w:t>Genome Biol Evol</w:t>
      </w:r>
      <w:r w:rsidRPr="008E71B1">
        <w:t>. 13:evab161.</w:t>
      </w:r>
    </w:p>
    <w:p w14:paraId="68D677BA" w14:textId="77777777" w:rsidR="008E71B1" w:rsidRPr="008E71B1" w:rsidRDefault="008E71B1" w:rsidP="008E71B1">
      <w:pPr>
        <w:pStyle w:val="EndNoteBibliography"/>
        <w:spacing w:after="0"/>
      </w:pPr>
    </w:p>
    <w:p w14:paraId="103C8502" w14:textId="77777777" w:rsidR="008E71B1" w:rsidRPr="008E71B1" w:rsidRDefault="008E71B1" w:rsidP="008E71B1">
      <w:pPr>
        <w:pStyle w:val="EndNoteBibliography"/>
        <w:ind w:left="720" w:hanging="720"/>
      </w:pPr>
      <w:r w:rsidRPr="008E71B1">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8E71B1">
        <w:rPr>
          <w:i/>
        </w:rPr>
        <w:t>Evolution</w:t>
      </w:r>
      <w:r w:rsidRPr="008E71B1">
        <w:t>. 71:475-488.</w:t>
      </w:r>
    </w:p>
    <w:p w14:paraId="061882D7" w14:textId="77777777" w:rsidR="008E71B1" w:rsidRPr="008E71B1" w:rsidRDefault="008E71B1" w:rsidP="008E71B1">
      <w:pPr>
        <w:pStyle w:val="EndNoteBibliography"/>
        <w:spacing w:after="0"/>
      </w:pPr>
    </w:p>
    <w:p w14:paraId="06E47BE8" w14:textId="77777777" w:rsidR="008E71B1" w:rsidRPr="008E71B1" w:rsidRDefault="008E71B1" w:rsidP="008E71B1">
      <w:pPr>
        <w:pStyle w:val="EndNoteBibliography"/>
        <w:ind w:left="720" w:hanging="720"/>
      </w:pPr>
      <w:r w:rsidRPr="008E71B1">
        <w:t xml:space="preserve">Avise JC, Robinson TJ. 2008. Hemiplasy: a new term in the lexicon of phylogenetics. </w:t>
      </w:r>
      <w:r w:rsidRPr="008E71B1">
        <w:rPr>
          <w:i/>
        </w:rPr>
        <w:t>Syst Biol</w:t>
      </w:r>
      <w:r w:rsidRPr="008E71B1">
        <w:t>. 57:503-507.</w:t>
      </w:r>
    </w:p>
    <w:p w14:paraId="6240496D" w14:textId="77777777" w:rsidR="008E71B1" w:rsidRPr="008E71B1" w:rsidRDefault="008E71B1" w:rsidP="008E71B1">
      <w:pPr>
        <w:pStyle w:val="EndNoteBibliography"/>
        <w:spacing w:after="0"/>
      </w:pPr>
    </w:p>
    <w:p w14:paraId="114692AA" w14:textId="77777777" w:rsidR="008E71B1" w:rsidRPr="008E71B1" w:rsidRDefault="008E71B1" w:rsidP="008E71B1">
      <w:pPr>
        <w:pStyle w:val="EndNoteBibliography"/>
        <w:ind w:left="720" w:hanging="720"/>
      </w:pPr>
      <w:r w:rsidRPr="008E71B1">
        <w:t xml:space="preserve">Baudat F, Buard J, Grey C, Fledel-Alon A, Ober C, Przeworski M, Coop G, de Massy B. 2010. PRDM9 is a major determinant of meiotic recombination hotspots in humans and mice. </w:t>
      </w:r>
      <w:r w:rsidRPr="008E71B1">
        <w:rPr>
          <w:i/>
        </w:rPr>
        <w:t>Science</w:t>
      </w:r>
      <w:r w:rsidRPr="008E71B1">
        <w:t>. 327:836-840.</w:t>
      </w:r>
    </w:p>
    <w:p w14:paraId="3CA95564" w14:textId="77777777" w:rsidR="008E71B1" w:rsidRPr="008E71B1" w:rsidRDefault="008E71B1" w:rsidP="008E71B1">
      <w:pPr>
        <w:pStyle w:val="EndNoteBibliography"/>
        <w:spacing w:after="0"/>
      </w:pPr>
    </w:p>
    <w:p w14:paraId="5228ABD4" w14:textId="77777777" w:rsidR="008E71B1" w:rsidRPr="008E71B1" w:rsidRDefault="008E71B1" w:rsidP="008E71B1">
      <w:pPr>
        <w:pStyle w:val="EndNoteBibliography"/>
        <w:ind w:left="720" w:hanging="720"/>
      </w:pPr>
      <w:r w:rsidRPr="008E71B1">
        <w:t xml:space="preserve">Baum DA. 2007. Concordance trees, concordance factors, and the exploration of reticulate genealogy. </w:t>
      </w:r>
      <w:r w:rsidRPr="008E71B1">
        <w:rPr>
          <w:i/>
        </w:rPr>
        <w:t>TAXON</w:t>
      </w:r>
      <w:r w:rsidRPr="008E71B1">
        <w:t>. 56:417-426.</w:t>
      </w:r>
    </w:p>
    <w:p w14:paraId="37888648" w14:textId="77777777" w:rsidR="008E71B1" w:rsidRPr="008E71B1" w:rsidRDefault="008E71B1" w:rsidP="008E71B1">
      <w:pPr>
        <w:pStyle w:val="EndNoteBibliography"/>
        <w:spacing w:after="0"/>
      </w:pPr>
    </w:p>
    <w:p w14:paraId="545F7234" w14:textId="77777777" w:rsidR="008E71B1" w:rsidRPr="008E71B1" w:rsidRDefault="008E71B1" w:rsidP="008E71B1">
      <w:pPr>
        <w:pStyle w:val="EndNoteBibliography"/>
        <w:ind w:left="720" w:hanging="720"/>
      </w:pPr>
      <w:r w:rsidRPr="008E71B1">
        <w:t xml:space="preserve">Benjamini Y, Hochberg Y. 1995. Controlling the false discovery rate: a practical and powerful approach to multiple testing. </w:t>
      </w:r>
      <w:r w:rsidRPr="008E71B1">
        <w:rPr>
          <w:i/>
        </w:rPr>
        <w:t>Journal of the Royal statistical society: series B (Methodological)</w:t>
      </w:r>
      <w:r w:rsidRPr="008E71B1">
        <w:t>. 57:289-300.</w:t>
      </w:r>
    </w:p>
    <w:p w14:paraId="48769272" w14:textId="77777777" w:rsidR="008E71B1" w:rsidRPr="008E71B1" w:rsidRDefault="008E71B1" w:rsidP="008E71B1">
      <w:pPr>
        <w:pStyle w:val="EndNoteBibliography"/>
        <w:spacing w:after="0"/>
      </w:pPr>
    </w:p>
    <w:p w14:paraId="275B3DDB" w14:textId="77777777" w:rsidR="008E71B1" w:rsidRPr="008E71B1" w:rsidRDefault="008E71B1" w:rsidP="008E71B1">
      <w:pPr>
        <w:pStyle w:val="EndNoteBibliography"/>
        <w:ind w:left="720" w:hanging="720"/>
      </w:pPr>
      <w:r w:rsidRPr="008E71B1">
        <w:t xml:space="preserve">Bloom BH. 1970. Space/time trade-offs in hash coding with allowable errors. </w:t>
      </w:r>
      <w:r w:rsidRPr="008E71B1">
        <w:rPr>
          <w:i/>
        </w:rPr>
        <w:t>Commun. ACM</w:t>
      </w:r>
      <w:r w:rsidRPr="008E71B1">
        <w:t>. 13:422–426.</w:t>
      </w:r>
    </w:p>
    <w:p w14:paraId="06DE08F2" w14:textId="77777777" w:rsidR="008E71B1" w:rsidRPr="008E71B1" w:rsidRDefault="008E71B1" w:rsidP="008E71B1">
      <w:pPr>
        <w:pStyle w:val="EndNoteBibliography"/>
        <w:spacing w:after="0"/>
      </w:pPr>
    </w:p>
    <w:p w14:paraId="0B893173" w14:textId="77777777" w:rsidR="008E71B1" w:rsidRPr="008E71B1" w:rsidRDefault="008E71B1" w:rsidP="008E71B1">
      <w:pPr>
        <w:pStyle w:val="EndNoteBibliography"/>
        <w:ind w:left="720" w:hanging="720"/>
      </w:pPr>
      <w:r w:rsidRPr="008E71B1">
        <w:t>Böcker S, Canzar S, Gunnar WK. 2013. The Generalized Robinson-Foulds Metric. In:  Darling A, Stoye J, editors. Algorithms in Bioinformatics. Berlin, Heidelberg: Springer.</w:t>
      </w:r>
    </w:p>
    <w:p w14:paraId="4C0D2A07" w14:textId="77777777" w:rsidR="008E71B1" w:rsidRPr="008E71B1" w:rsidRDefault="008E71B1" w:rsidP="008E71B1">
      <w:pPr>
        <w:pStyle w:val="EndNoteBibliography"/>
        <w:spacing w:after="0"/>
      </w:pPr>
    </w:p>
    <w:p w14:paraId="38063EB3" w14:textId="77777777" w:rsidR="008E71B1" w:rsidRPr="008E71B1" w:rsidRDefault="008E71B1" w:rsidP="008E71B1">
      <w:pPr>
        <w:pStyle w:val="EndNoteBibliography"/>
        <w:ind w:left="720" w:hanging="720"/>
      </w:pPr>
      <w:r w:rsidRPr="008E71B1">
        <w:t xml:space="preserve">Bolger AM, Lohse M, Usadel B. 2014. Trimmomatic: a flexible trimmer for Illumina sequence data. </w:t>
      </w:r>
      <w:r w:rsidRPr="008E71B1">
        <w:rPr>
          <w:i/>
        </w:rPr>
        <w:t>Bioinformatics</w:t>
      </w:r>
      <w:r w:rsidRPr="008E71B1">
        <w:t>. 30:2114-2120.</w:t>
      </w:r>
    </w:p>
    <w:p w14:paraId="360BA8FC" w14:textId="77777777" w:rsidR="008E71B1" w:rsidRPr="008E71B1" w:rsidRDefault="008E71B1" w:rsidP="008E71B1">
      <w:pPr>
        <w:pStyle w:val="EndNoteBibliography"/>
        <w:spacing w:after="0"/>
      </w:pPr>
    </w:p>
    <w:p w14:paraId="630CAC59" w14:textId="77777777" w:rsidR="008E71B1" w:rsidRPr="008E71B1" w:rsidRDefault="008E71B1" w:rsidP="008E71B1">
      <w:pPr>
        <w:pStyle w:val="EndNoteBibliography"/>
        <w:ind w:left="720" w:hanging="720"/>
      </w:pPr>
      <w:r w:rsidRPr="008E71B1">
        <w:t xml:space="preserve">Borowiec ML. 2016. AMAS: a fast tool for alignment manipulation and computing of summary statistics. </w:t>
      </w:r>
      <w:r w:rsidRPr="008E71B1">
        <w:rPr>
          <w:i/>
        </w:rPr>
        <w:t>PeerJ</w:t>
      </w:r>
      <w:r w:rsidRPr="008E71B1">
        <w:t>. 4:e1660.</w:t>
      </w:r>
    </w:p>
    <w:p w14:paraId="4F2971AB" w14:textId="77777777" w:rsidR="008E71B1" w:rsidRPr="008E71B1" w:rsidRDefault="008E71B1" w:rsidP="008E71B1">
      <w:pPr>
        <w:pStyle w:val="EndNoteBibliography"/>
        <w:spacing w:after="0"/>
      </w:pPr>
    </w:p>
    <w:p w14:paraId="5734C4F4" w14:textId="77777777" w:rsidR="008E71B1" w:rsidRPr="008E71B1" w:rsidRDefault="008E71B1" w:rsidP="008E71B1">
      <w:pPr>
        <w:pStyle w:val="EndNoteBibliography"/>
        <w:ind w:left="720" w:hanging="720"/>
      </w:pPr>
      <w:r w:rsidRPr="008E71B1">
        <w:lastRenderedPageBreak/>
        <w:t xml:space="preserve">Bradley RK, Roberts A, Smoot M, Juvekar S, Do J, Dewey C, Holmes I, Pachter L. 2009. Fast statistical alignment. </w:t>
      </w:r>
      <w:r w:rsidRPr="008E71B1">
        <w:rPr>
          <w:i/>
        </w:rPr>
        <w:t>PLoS Comput Biol</w:t>
      </w:r>
      <w:r w:rsidRPr="008E71B1">
        <w:t>. 5:e1000392.</w:t>
      </w:r>
    </w:p>
    <w:p w14:paraId="7F1556A1" w14:textId="77777777" w:rsidR="008E71B1" w:rsidRPr="008E71B1" w:rsidRDefault="008E71B1" w:rsidP="008E71B1">
      <w:pPr>
        <w:pStyle w:val="EndNoteBibliography"/>
        <w:spacing w:after="0"/>
      </w:pPr>
    </w:p>
    <w:p w14:paraId="2EA506F9" w14:textId="77777777" w:rsidR="008E71B1" w:rsidRPr="008E71B1" w:rsidRDefault="008E71B1" w:rsidP="008E71B1">
      <w:pPr>
        <w:pStyle w:val="EndNoteBibliography"/>
        <w:ind w:left="720" w:hanging="720"/>
      </w:pPr>
      <w:r w:rsidRPr="008E71B1">
        <w:t xml:space="preserve">Cai JJ, Macpherson JM, Sella G, Petrov DA. 2009. Pervasive hitchhiking at coding and regulatory sites in humans. </w:t>
      </w:r>
      <w:r w:rsidRPr="008E71B1">
        <w:rPr>
          <w:i/>
        </w:rPr>
        <w:t>PLoS Genet</w:t>
      </w:r>
      <w:r w:rsidRPr="008E71B1">
        <w:t>. 5:e1000336.</w:t>
      </w:r>
    </w:p>
    <w:p w14:paraId="5E452501" w14:textId="77777777" w:rsidR="008E71B1" w:rsidRPr="008E71B1" w:rsidRDefault="008E71B1" w:rsidP="008E71B1">
      <w:pPr>
        <w:pStyle w:val="EndNoteBibliography"/>
        <w:spacing w:after="0"/>
      </w:pPr>
    </w:p>
    <w:p w14:paraId="2E31D05D" w14:textId="77777777" w:rsidR="008E71B1" w:rsidRPr="008E71B1" w:rsidRDefault="008E71B1" w:rsidP="008E71B1">
      <w:pPr>
        <w:pStyle w:val="EndNoteBibliography"/>
        <w:ind w:left="720" w:hanging="720"/>
      </w:pPr>
      <w:r w:rsidRPr="008E71B1">
        <w:t xml:space="preserve">Capella-Gutierrez S, Silla-Martinez JM, Gabaldon T. 2009. trimAl: a tool for automated alignment trimming in large-scale phylogenetic analyses. </w:t>
      </w:r>
      <w:r w:rsidRPr="008E71B1">
        <w:rPr>
          <w:i/>
        </w:rPr>
        <w:t>Bioinformatics</w:t>
      </w:r>
      <w:r w:rsidRPr="008E71B1">
        <w:t>. 25:1972-1973.</w:t>
      </w:r>
    </w:p>
    <w:p w14:paraId="2526718E" w14:textId="77777777" w:rsidR="008E71B1" w:rsidRPr="008E71B1" w:rsidRDefault="008E71B1" w:rsidP="008E71B1">
      <w:pPr>
        <w:pStyle w:val="EndNoteBibliography"/>
        <w:spacing w:after="0"/>
      </w:pPr>
    </w:p>
    <w:p w14:paraId="0252B037" w14:textId="77777777" w:rsidR="008E71B1" w:rsidRPr="008E71B1" w:rsidRDefault="008E71B1" w:rsidP="008E71B1">
      <w:pPr>
        <w:pStyle w:val="EndNoteBibliography"/>
        <w:ind w:left="720" w:hanging="720"/>
      </w:pPr>
      <w:r w:rsidRPr="008E71B1">
        <w:t xml:space="preserve">Carbone L, Harris RA, Gnerre S, Veeramah KR, Lorente-Galdos B, Huddleston J, Meyer TJ, Herrero J, Roos C, Aken B, et al. 2014. Gibbon genome and the fast karyotype evolution of small apes. </w:t>
      </w:r>
      <w:r w:rsidRPr="008E71B1">
        <w:rPr>
          <w:i/>
        </w:rPr>
        <w:t>Nature</w:t>
      </w:r>
      <w:r w:rsidRPr="008E71B1">
        <w:t>. 513:195-201.</w:t>
      </w:r>
    </w:p>
    <w:p w14:paraId="3D19CEA5" w14:textId="77777777" w:rsidR="008E71B1" w:rsidRPr="008E71B1" w:rsidRDefault="008E71B1" w:rsidP="008E71B1">
      <w:pPr>
        <w:pStyle w:val="EndNoteBibliography"/>
        <w:spacing w:after="0"/>
      </w:pPr>
    </w:p>
    <w:p w14:paraId="7E68F500" w14:textId="77777777" w:rsidR="008E71B1" w:rsidRPr="008E71B1" w:rsidRDefault="008E71B1" w:rsidP="008E71B1">
      <w:pPr>
        <w:pStyle w:val="EndNoteBibliography"/>
        <w:ind w:left="720" w:hanging="720"/>
      </w:pPr>
      <w:r w:rsidRPr="008E71B1">
        <w:t xml:space="preserve">Chan KO, Hutter CR, Wood PL, Jr., Grismer LL, Brown RM. 2020. Target-capture phylogenomics provide insights on gene and species tree discordances in Old World treefrogs (Anura: Rhacophoridae). </w:t>
      </w:r>
      <w:r w:rsidRPr="008E71B1">
        <w:rPr>
          <w:i/>
        </w:rPr>
        <w:t>Proc Biol Sci</w:t>
      </w:r>
      <w:r w:rsidRPr="008E71B1">
        <w:t>. 287:20202102.</w:t>
      </w:r>
    </w:p>
    <w:p w14:paraId="662AED38" w14:textId="77777777" w:rsidR="008E71B1" w:rsidRPr="008E71B1" w:rsidRDefault="008E71B1" w:rsidP="008E71B1">
      <w:pPr>
        <w:pStyle w:val="EndNoteBibliography"/>
        <w:spacing w:after="0"/>
      </w:pPr>
    </w:p>
    <w:p w14:paraId="599A5EF9" w14:textId="77777777" w:rsidR="008E71B1" w:rsidRPr="008E71B1" w:rsidRDefault="008E71B1" w:rsidP="008E71B1">
      <w:pPr>
        <w:pStyle w:val="EndNoteBibliography"/>
        <w:ind w:left="720" w:hanging="720"/>
      </w:pPr>
      <w:r w:rsidRPr="008E71B1">
        <w:t xml:space="preserve">Charlesworth B, Morgan MT, Charlesworth D. 1993. The effect of deleterious mutations on neutral molecular variation. </w:t>
      </w:r>
      <w:r w:rsidRPr="008E71B1">
        <w:rPr>
          <w:i/>
        </w:rPr>
        <w:t>Genetics</w:t>
      </w:r>
      <w:r w:rsidRPr="008E71B1">
        <w:t>. 134:1289-1303.</w:t>
      </w:r>
    </w:p>
    <w:p w14:paraId="612D3088" w14:textId="77777777" w:rsidR="008E71B1" w:rsidRPr="008E71B1" w:rsidRDefault="008E71B1" w:rsidP="008E71B1">
      <w:pPr>
        <w:pStyle w:val="EndNoteBibliography"/>
        <w:spacing w:after="0"/>
      </w:pPr>
    </w:p>
    <w:p w14:paraId="07153FA5" w14:textId="77777777" w:rsidR="008E71B1" w:rsidRPr="008E71B1" w:rsidRDefault="008E71B1" w:rsidP="008E71B1">
      <w:pPr>
        <w:pStyle w:val="EndNoteBibliography"/>
        <w:ind w:left="720" w:hanging="720"/>
      </w:pPr>
      <w:r w:rsidRPr="008E71B1">
        <w:t xml:space="preserve">Chernomor O, von Haeseler A, Minh BQ. 2016. Terrace Aware Data Structure for Phylogenomic Inference from Supermatrices. </w:t>
      </w:r>
      <w:r w:rsidRPr="008E71B1">
        <w:rPr>
          <w:i/>
        </w:rPr>
        <w:t>Syst Biol</w:t>
      </w:r>
      <w:r w:rsidRPr="008E71B1">
        <w:t>. 65:997-1008.</w:t>
      </w:r>
    </w:p>
    <w:p w14:paraId="4831523B" w14:textId="77777777" w:rsidR="008E71B1" w:rsidRPr="008E71B1" w:rsidRDefault="008E71B1" w:rsidP="008E71B1">
      <w:pPr>
        <w:pStyle w:val="EndNoteBibliography"/>
        <w:spacing w:after="0"/>
      </w:pPr>
    </w:p>
    <w:p w14:paraId="1CD62C6D" w14:textId="77777777" w:rsidR="008E71B1" w:rsidRPr="008E71B1" w:rsidRDefault="008E71B1" w:rsidP="008E71B1">
      <w:pPr>
        <w:pStyle w:val="EndNoteBibliography"/>
        <w:ind w:left="720" w:hanging="720"/>
      </w:pPr>
      <w:r w:rsidRPr="008E71B1">
        <w:t xml:space="preserve">Christmas MJ, Kaplow IM, Genereux DP, Dong MX, Hughes GM, Li X, Sullivan PF, Hindle AG, Andrews G, Armstrong JC, et al. 2023. Evolutionary constraint and innovation across hundreds of placental mammals. </w:t>
      </w:r>
      <w:r w:rsidRPr="008E71B1">
        <w:rPr>
          <w:i/>
        </w:rPr>
        <w:t>Science</w:t>
      </w:r>
      <w:r w:rsidRPr="008E71B1">
        <w:t>. 380:eabn3943.</w:t>
      </w:r>
    </w:p>
    <w:p w14:paraId="5E67CF9A" w14:textId="77777777" w:rsidR="008E71B1" w:rsidRPr="008E71B1" w:rsidRDefault="008E71B1" w:rsidP="008E71B1">
      <w:pPr>
        <w:pStyle w:val="EndNoteBibliography"/>
        <w:spacing w:after="0"/>
      </w:pPr>
    </w:p>
    <w:p w14:paraId="0366B1EA" w14:textId="77777777" w:rsidR="008E71B1" w:rsidRPr="008E71B1" w:rsidRDefault="008E71B1" w:rsidP="008E71B1">
      <w:pPr>
        <w:pStyle w:val="EndNoteBibliography"/>
        <w:ind w:left="720" w:hanging="720"/>
      </w:pPr>
      <w:r w:rsidRPr="008E71B1">
        <w:t xml:space="preserve">Corbett-Detig RB, Hartl DL, Sackton TB. 2015. Natural selection constrains neutral diversity across a wide range of species. </w:t>
      </w:r>
      <w:r w:rsidRPr="008E71B1">
        <w:rPr>
          <w:i/>
        </w:rPr>
        <w:t>PLoS Biol</w:t>
      </w:r>
      <w:r w:rsidRPr="008E71B1">
        <w:t>. 13:e1002112.</w:t>
      </w:r>
    </w:p>
    <w:p w14:paraId="204C77C9" w14:textId="77777777" w:rsidR="008E71B1" w:rsidRPr="008E71B1" w:rsidRDefault="008E71B1" w:rsidP="008E71B1">
      <w:pPr>
        <w:pStyle w:val="EndNoteBibliography"/>
        <w:spacing w:after="0"/>
      </w:pPr>
    </w:p>
    <w:p w14:paraId="6DA530A2" w14:textId="77777777" w:rsidR="008E71B1" w:rsidRPr="008E71B1" w:rsidRDefault="008E71B1" w:rsidP="008E71B1">
      <w:pPr>
        <w:pStyle w:val="EndNoteBibliography"/>
        <w:ind w:left="720" w:hanging="720"/>
      </w:pPr>
      <w:r w:rsidRPr="008E71B1">
        <w:t xml:space="preserve">Cox A, Ackert-Bicknell CL, Dumont BL, Ding Y, Bell JT, Brockmann GA, Wergedal JE, Bult C, Paigen B, Flint J, et al. 2009. A new standard genetic map for the laboratory mouse. </w:t>
      </w:r>
      <w:r w:rsidRPr="008E71B1">
        <w:rPr>
          <w:i/>
        </w:rPr>
        <w:t>Genetics</w:t>
      </w:r>
      <w:r w:rsidRPr="008E71B1">
        <w:t>. 182:1335-1344.</w:t>
      </w:r>
    </w:p>
    <w:p w14:paraId="591E7EA9" w14:textId="77777777" w:rsidR="008E71B1" w:rsidRPr="008E71B1" w:rsidRDefault="008E71B1" w:rsidP="008E71B1">
      <w:pPr>
        <w:pStyle w:val="EndNoteBibliography"/>
        <w:spacing w:after="0"/>
      </w:pPr>
    </w:p>
    <w:p w14:paraId="6C389660" w14:textId="77777777" w:rsidR="008E71B1" w:rsidRPr="008E71B1" w:rsidRDefault="008E71B1" w:rsidP="008E71B1">
      <w:pPr>
        <w:pStyle w:val="EndNoteBibliography"/>
        <w:ind w:left="720" w:hanging="720"/>
      </w:pPr>
      <w:r w:rsidRPr="008E71B1">
        <w:t xml:space="preserve">Cunningham F, Allen JE, Allen J, Alvarez-Jarreta J, Amode MR, Armean IM, Austine-Orimoloye O, Azov AG, Barnes I, Bennett R, et al. 2022. Ensembl 2022. </w:t>
      </w:r>
      <w:r w:rsidRPr="008E71B1">
        <w:rPr>
          <w:i/>
        </w:rPr>
        <w:t>Nucleic Acids Res</w:t>
      </w:r>
      <w:r w:rsidRPr="008E71B1">
        <w:t>. 50:D988-D995.</w:t>
      </w:r>
    </w:p>
    <w:p w14:paraId="29BEBD9B" w14:textId="77777777" w:rsidR="008E71B1" w:rsidRPr="008E71B1" w:rsidRDefault="008E71B1" w:rsidP="008E71B1">
      <w:pPr>
        <w:pStyle w:val="EndNoteBibliography"/>
        <w:spacing w:after="0"/>
      </w:pPr>
    </w:p>
    <w:p w14:paraId="41AED470" w14:textId="77777777" w:rsidR="008E71B1" w:rsidRPr="008E71B1" w:rsidRDefault="008E71B1" w:rsidP="008E71B1">
      <w:pPr>
        <w:pStyle w:val="EndNoteBibliography"/>
        <w:ind w:left="720" w:hanging="720"/>
      </w:pPr>
      <w:r w:rsidRPr="008E71B1">
        <w:t xml:space="preserve">Danecek P, Bonfield JK, Liddle J, Marshall J, Ohan V, Pollard MO, Whitwham A, Keane T, McCarthy SA, Davies RM, et al. 2021. Twelve years of SAMtools and BCFtools. </w:t>
      </w:r>
      <w:r w:rsidRPr="008E71B1">
        <w:rPr>
          <w:i/>
        </w:rPr>
        <w:t>Gigascience</w:t>
      </w:r>
      <w:r w:rsidRPr="008E71B1">
        <w:t>. 10:giab008.</w:t>
      </w:r>
    </w:p>
    <w:p w14:paraId="2CE44D44" w14:textId="77777777" w:rsidR="008E71B1" w:rsidRPr="008E71B1" w:rsidRDefault="008E71B1" w:rsidP="008E71B1">
      <w:pPr>
        <w:pStyle w:val="EndNoteBibliography"/>
        <w:spacing w:after="0"/>
      </w:pPr>
    </w:p>
    <w:p w14:paraId="1C0D4912" w14:textId="77777777" w:rsidR="008E71B1" w:rsidRPr="008E71B1" w:rsidRDefault="008E71B1" w:rsidP="008E71B1">
      <w:pPr>
        <w:pStyle w:val="EndNoteBibliography"/>
        <w:ind w:left="720" w:hanging="720"/>
      </w:pPr>
      <w:r w:rsidRPr="008E71B1">
        <w:lastRenderedPageBreak/>
        <w:t xml:space="preserve">Degnan JH, Rosenberg NA. 2006. Discordance of species trees with their most likely gene trees. </w:t>
      </w:r>
      <w:r w:rsidRPr="008E71B1">
        <w:rPr>
          <w:i/>
        </w:rPr>
        <w:t>PLoS Genet</w:t>
      </w:r>
      <w:r w:rsidRPr="008E71B1">
        <w:t>. 2:e68.</w:t>
      </w:r>
    </w:p>
    <w:p w14:paraId="045F12AA" w14:textId="77777777" w:rsidR="008E71B1" w:rsidRPr="008E71B1" w:rsidRDefault="008E71B1" w:rsidP="008E71B1">
      <w:pPr>
        <w:pStyle w:val="EndNoteBibliography"/>
        <w:spacing w:after="0"/>
      </w:pPr>
    </w:p>
    <w:p w14:paraId="2EE3429C" w14:textId="77777777" w:rsidR="008E71B1" w:rsidRPr="008E71B1" w:rsidRDefault="008E71B1" w:rsidP="008E71B1">
      <w:pPr>
        <w:pStyle w:val="EndNoteBibliography"/>
        <w:ind w:left="720" w:hanging="720"/>
      </w:pPr>
      <w:r w:rsidRPr="008E71B1">
        <w:t xml:space="preserve">Edwards SV. 2009. Is a new and general theory of molecular systematics emerging? </w:t>
      </w:r>
      <w:r w:rsidRPr="008E71B1">
        <w:rPr>
          <w:i/>
        </w:rPr>
        <w:t>Evolution</w:t>
      </w:r>
      <w:r w:rsidRPr="008E71B1">
        <w:t>. 63:1-19.</w:t>
      </w:r>
    </w:p>
    <w:p w14:paraId="2E8FB172" w14:textId="77777777" w:rsidR="008E71B1" w:rsidRPr="008E71B1" w:rsidRDefault="008E71B1" w:rsidP="008E71B1">
      <w:pPr>
        <w:pStyle w:val="EndNoteBibliography"/>
        <w:spacing w:after="0"/>
      </w:pPr>
    </w:p>
    <w:p w14:paraId="1512B349" w14:textId="77777777" w:rsidR="008E71B1" w:rsidRPr="008E71B1" w:rsidRDefault="008E71B1" w:rsidP="008E71B1">
      <w:pPr>
        <w:pStyle w:val="EndNoteBibliography"/>
        <w:ind w:left="720" w:hanging="720"/>
      </w:pPr>
      <w:r w:rsidRPr="008E71B1">
        <w:t>Faircloth BC. 2013. illumiprocessor: a trimmomatic wrapper for parallel adapter and quality trimming.</w:t>
      </w:r>
    </w:p>
    <w:p w14:paraId="5EB38912" w14:textId="77777777" w:rsidR="008E71B1" w:rsidRPr="008E71B1" w:rsidRDefault="008E71B1" w:rsidP="008E71B1">
      <w:pPr>
        <w:pStyle w:val="EndNoteBibliography"/>
        <w:spacing w:after="0"/>
      </w:pPr>
    </w:p>
    <w:p w14:paraId="5ED54EB1" w14:textId="77777777" w:rsidR="008E71B1" w:rsidRPr="008E71B1" w:rsidRDefault="008E71B1" w:rsidP="008E71B1">
      <w:pPr>
        <w:pStyle w:val="EndNoteBibliography"/>
        <w:ind w:left="720" w:hanging="720"/>
      </w:pPr>
      <w:r w:rsidRPr="008E71B1">
        <w:t xml:space="preserve">Faircloth BC. 2016. PHYLUCE is a software package for the analysis of conserved genomic loci. </w:t>
      </w:r>
      <w:r w:rsidRPr="008E71B1">
        <w:rPr>
          <w:i/>
        </w:rPr>
        <w:t>Bioinformatics</w:t>
      </w:r>
      <w:r w:rsidRPr="008E71B1">
        <w:t>. 32:786-788.</w:t>
      </w:r>
    </w:p>
    <w:p w14:paraId="72ECB208" w14:textId="77777777" w:rsidR="008E71B1" w:rsidRPr="008E71B1" w:rsidRDefault="008E71B1" w:rsidP="008E71B1">
      <w:pPr>
        <w:pStyle w:val="EndNoteBibliography"/>
        <w:spacing w:after="0"/>
      </w:pPr>
    </w:p>
    <w:p w14:paraId="19A0E8A8" w14:textId="77777777" w:rsidR="008E71B1" w:rsidRPr="008E71B1" w:rsidRDefault="008E71B1" w:rsidP="008E71B1">
      <w:pPr>
        <w:pStyle w:val="EndNoteBibliography"/>
        <w:ind w:left="720" w:hanging="720"/>
      </w:pPr>
      <w:r w:rsidRPr="008E71B1">
        <w:t xml:space="preserve">Faircloth BC, McCormack JE, Crawford NG, Harvey MG, Brumfield RT, Glenn TC. 2012. Ultraconserved elements anchor thousands of genetic markers spanning multiple evolutionary timescales. </w:t>
      </w:r>
      <w:r w:rsidRPr="008E71B1">
        <w:rPr>
          <w:i/>
        </w:rPr>
        <w:t>Syst Biol</w:t>
      </w:r>
      <w:r w:rsidRPr="008E71B1">
        <w:t>. 61:717-726.</w:t>
      </w:r>
    </w:p>
    <w:p w14:paraId="1BA0DF4E" w14:textId="77777777" w:rsidR="008E71B1" w:rsidRPr="008E71B1" w:rsidRDefault="008E71B1" w:rsidP="008E71B1">
      <w:pPr>
        <w:pStyle w:val="EndNoteBibliography"/>
        <w:spacing w:after="0"/>
      </w:pPr>
    </w:p>
    <w:p w14:paraId="70182D73" w14:textId="77777777" w:rsidR="008E71B1" w:rsidRPr="008E71B1" w:rsidRDefault="008E71B1" w:rsidP="008E71B1">
      <w:pPr>
        <w:pStyle w:val="EndNoteBibliography"/>
        <w:ind w:left="720" w:hanging="720"/>
      </w:pPr>
      <w:r w:rsidRPr="008E71B1">
        <w:t xml:space="preserve">Feng S, Bai M, Rivas-Gonzalez I, Li C, Liu S, Tong Y, Yang H, Chen G, Xie D, Sears KE, et al. 2022. Incomplete lineage sorting and phenotypic evolution in marsupials. </w:t>
      </w:r>
      <w:r w:rsidRPr="008E71B1">
        <w:rPr>
          <w:i/>
        </w:rPr>
        <w:t>Cell</w:t>
      </w:r>
      <w:r w:rsidRPr="008E71B1">
        <w:t>. 185:1646-1660 e1618.</w:t>
      </w:r>
    </w:p>
    <w:p w14:paraId="60CDF6CF" w14:textId="77777777" w:rsidR="008E71B1" w:rsidRPr="008E71B1" w:rsidRDefault="008E71B1" w:rsidP="008E71B1">
      <w:pPr>
        <w:pStyle w:val="EndNoteBibliography"/>
        <w:spacing w:after="0"/>
      </w:pPr>
    </w:p>
    <w:p w14:paraId="4CE5FFC0" w14:textId="77777777" w:rsidR="008E71B1" w:rsidRPr="008E71B1" w:rsidRDefault="008E71B1" w:rsidP="008E71B1">
      <w:pPr>
        <w:pStyle w:val="EndNoteBibliography"/>
        <w:ind w:left="720" w:hanging="720"/>
      </w:pPr>
      <w:r w:rsidRPr="008E71B1">
        <w:t xml:space="preserve">Ferreira MS, Jones MR, Callahan CM, Farelo L, Tolesa Z, Suchentrunk F, Boursot P, Mills LS, Alves PC, Good JM, et al. 2021. The Legacy of Recurrent Introgression during the Radiation of Hares. </w:t>
      </w:r>
      <w:r w:rsidRPr="008E71B1">
        <w:rPr>
          <w:i/>
        </w:rPr>
        <w:t>Syst Biol</w:t>
      </w:r>
      <w:r w:rsidRPr="008E71B1">
        <w:t>. 70:593-607.</w:t>
      </w:r>
    </w:p>
    <w:p w14:paraId="13C04308" w14:textId="77777777" w:rsidR="008E71B1" w:rsidRPr="008E71B1" w:rsidRDefault="008E71B1" w:rsidP="008E71B1">
      <w:pPr>
        <w:pStyle w:val="EndNoteBibliography"/>
        <w:spacing w:after="0"/>
      </w:pPr>
    </w:p>
    <w:p w14:paraId="5BC40AC5" w14:textId="77777777" w:rsidR="008E71B1" w:rsidRPr="008E71B1" w:rsidRDefault="008E71B1" w:rsidP="008E71B1">
      <w:pPr>
        <w:pStyle w:val="EndNoteBibliography"/>
        <w:ind w:left="720" w:hanging="720"/>
      </w:pPr>
      <w:r w:rsidRPr="008E71B1">
        <w:t xml:space="preserve">Foley NM, Harris AJ, Bredemeyer KR, Ruedi M, Puechmaille SJ, Teeling EC, Criscitiello MF, Murphy WJ. 2024. Karyotypic stasis and swarming influenced the evolution of viral tolerance in a species-rich bat radiation. </w:t>
      </w:r>
      <w:r w:rsidRPr="008E71B1">
        <w:rPr>
          <w:i/>
        </w:rPr>
        <w:t>Cell Genom</w:t>
      </w:r>
      <w:r w:rsidRPr="008E71B1">
        <w:t>. 4:100482.</w:t>
      </w:r>
    </w:p>
    <w:p w14:paraId="02787DFE" w14:textId="77777777" w:rsidR="008E71B1" w:rsidRPr="008E71B1" w:rsidRDefault="008E71B1" w:rsidP="008E71B1">
      <w:pPr>
        <w:pStyle w:val="EndNoteBibliography"/>
        <w:spacing w:after="0"/>
      </w:pPr>
    </w:p>
    <w:p w14:paraId="3E8E740F" w14:textId="77777777" w:rsidR="008E71B1" w:rsidRPr="008E71B1" w:rsidRDefault="008E71B1" w:rsidP="008E71B1">
      <w:pPr>
        <w:pStyle w:val="EndNoteBibliography"/>
        <w:ind w:left="720" w:hanging="720"/>
      </w:pPr>
      <w:r w:rsidRPr="008E71B1">
        <w:t xml:space="preserve">Foley NM, Mason VC, Harris AJ, Bredemeyer KR, Damas J, Lewin HA, Eizirik E, Gatesy J, Karlsson EK, Lindblad-Toh K, et al. 2023. A genomic timescale for placental mammal evolution. </w:t>
      </w:r>
      <w:r w:rsidRPr="008E71B1">
        <w:rPr>
          <w:i/>
        </w:rPr>
        <w:t>Science</w:t>
      </w:r>
      <w:r w:rsidRPr="008E71B1">
        <w:t>. 380:eabl8189.</w:t>
      </w:r>
    </w:p>
    <w:p w14:paraId="002C2F90" w14:textId="77777777" w:rsidR="008E71B1" w:rsidRPr="008E71B1" w:rsidRDefault="008E71B1" w:rsidP="008E71B1">
      <w:pPr>
        <w:pStyle w:val="EndNoteBibliography"/>
        <w:spacing w:after="0"/>
      </w:pPr>
    </w:p>
    <w:p w14:paraId="42EFD2AC" w14:textId="77777777" w:rsidR="008E71B1" w:rsidRPr="008E71B1" w:rsidRDefault="008E71B1" w:rsidP="008E71B1">
      <w:pPr>
        <w:pStyle w:val="EndNoteBibliography"/>
        <w:ind w:left="720" w:hanging="720"/>
      </w:pPr>
      <w:r w:rsidRPr="008E71B1">
        <w:t xml:space="preserve">Fontaine MC, Pease JB, Steele A, Waterhouse RM, Neafsey DE, Sharakhov IV, Jiang X, Hall AB, Catteruccia F, Kakani E, et al. 2015. Mosquito genomics. Extensive introgression in a malaria vector species complex revealed by phylogenomics. </w:t>
      </w:r>
      <w:r w:rsidRPr="008E71B1">
        <w:rPr>
          <w:i/>
        </w:rPr>
        <w:t>Science</w:t>
      </w:r>
      <w:r w:rsidRPr="008E71B1">
        <w:t>. 347:1258524.</w:t>
      </w:r>
    </w:p>
    <w:p w14:paraId="7F091A61" w14:textId="77777777" w:rsidR="008E71B1" w:rsidRPr="008E71B1" w:rsidRDefault="008E71B1" w:rsidP="008E71B1">
      <w:pPr>
        <w:pStyle w:val="EndNoteBibliography"/>
        <w:spacing w:after="0"/>
      </w:pPr>
    </w:p>
    <w:p w14:paraId="67A3862C" w14:textId="77777777" w:rsidR="008E71B1" w:rsidRPr="008E71B1" w:rsidRDefault="008E71B1" w:rsidP="008E71B1">
      <w:pPr>
        <w:pStyle w:val="EndNoteBibliography"/>
        <w:ind w:left="720" w:hanging="720"/>
      </w:pPr>
      <w:r w:rsidRPr="008E71B1">
        <w:t xml:space="preserve">Foote AD, Liu Y, Thomas GW, Vinar T, Alfoldi J, Deng J, Dugan S, van Elk CE, Hunter ME, Joshi V, et al. 2015. Convergent evolution of the genomes of marine mammals. </w:t>
      </w:r>
      <w:r w:rsidRPr="008E71B1">
        <w:rPr>
          <w:i/>
        </w:rPr>
        <w:t>Nat Genet</w:t>
      </w:r>
      <w:r w:rsidRPr="008E71B1">
        <w:t>. 47:272-275.</w:t>
      </w:r>
    </w:p>
    <w:p w14:paraId="6906BFCB" w14:textId="77777777" w:rsidR="008E71B1" w:rsidRPr="008E71B1" w:rsidRDefault="008E71B1" w:rsidP="008E71B1">
      <w:pPr>
        <w:pStyle w:val="EndNoteBibliography"/>
        <w:spacing w:after="0"/>
      </w:pPr>
    </w:p>
    <w:p w14:paraId="7F8A37AD" w14:textId="77777777" w:rsidR="008E71B1" w:rsidRPr="008E71B1" w:rsidRDefault="008E71B1" w:rsidP="008E71B1">
      <w:pPr>
        <w:pStyle w:val="EndNoteBibliography"/>
        <w:ind w:left="720" w:hanging="720"/>
      </w:pPr>
      <w:r w:rsidRPr="008E71B1">
        <w:t xml:space="preserve">Gable SM, Byars MI, Literman R, Tollis M. 2022. A Genomic Perspective on the Evolutionary Diversification of Turtles. </w:t>
      </w:r>
      <w:r w:rsidRPr="008E71B1">
        <w:rPr>
          <w:i/>
        </w:rPr>
        <w:t>Syst Biol</w:t>
      </w:r>
      <w:r w:rsidRPr="008E71B1">
        <w:t>. 71:1331-1347.</w:t>
      </w:r>
    </w:p>
    <w:p w14:paraId="73D4EB3F" w14:textId="77777777" w:rsidR="008E71B1" w:rsidRPr="008E71B1" w:rsidRDefault="008E71B1" w:rsidP="008E71B1">
      <w:pPr>
        <w:pStyle w:val="EndNoteBibliography"/>
        <w:spacing w:after="0"/>
      </w:pPr>
    </w:p>
    <w:p w14:paraId="12025C75" w14:textId="77777777" w:rsidR="008E71B1" w:rsidRPr="008E71B1" w:rsidRDefault="008E71B1" w:rsidP="008E71B1">
      <w:pPr>
        <w:pStyle w:val="EndNoteBibliography"/>
        <w:ind w:left="720" w:hanging="720"/>
      </w:pPr>
      <w:r w:rsidRPr="008E71B1">
        <w:lastRenderedPageBreak/>
        <w:t xml:space="preserve">Geraldes A, Basset P, Smith KL, Nachman MW. 2011. Higher differentiation among subspecies of the house mouse (Mus musculus) in genomic regions with low recombination. </w:t>
      </w:r>
      <w:r w:rsidRPr="008E71B1">
        <w:rPr>
          <w:i/>
        </w:rPr>
        <w:t>Mol Ecol</w:t>
      </w:r>
      <w:r w:rsidRPr="008E71B1">
        <w:t>. 20:4722-4736.</w:t>
      </w:r>
    </w:p>
    <w:p w14:paraId="7954073B" w14:textId="77777777" w:rsidR="008E71B1" w:rsidRPr="008E71B1" w:rsidRDefault="008E71B1" w:rsidP="008E71B1">
      <w:pPr>
        <w:pStyle w:val="EndNoteBibliography"/>
        <w:spacing w:after="0"/>
      </w:pPr>
    </w:p>
    <w:p w14:paraId="79CD4866" w14:textId="77777777" w:rsidR="008E71B1" w:rsidRPr="008E71B1" w:rsidRDefault="008E71B1" w:rsidP="008E71B1">
      <w:pPr>
        <w:pStyle w:val="EndNoteBibliography"/>
        <w:ind w:left="720" w:hanging="720"/>
      </w:pPr>
      <w:r w:rsidRPr="008E71B1">
        <w:t xml:space="preserve">Gibbs RA, Weinstock GM, Metzker ML, Muzny DM, Sodergren EJ, Scherer S, Scott G, Steffen D, Worley KC, Burch PE, et al. 2004. Genome sequence of the Brown Norway rat yields insights into mammalian evolution. </w:t>
      </w:r>
      <w:r w:rsidRPr="008E71B1">
        <w:rPr>
          <w:i/>
        </w:rPr>
        <w:t>Nature</w:t>
      </w:r>
      <w:r w:rsidRPr="008E71B1">
        <w:t>. 428:493-521.</w:t>
      </w:r>
    </w:p>
    <w:p w14:paraId="10B97505" w14:textId="77777777" w:rsidR="008E71B1" w:rsidRPr="008E71B1" w:rsidRDefault="008E71B1" w:rsidP="008E71B1">
      <w:pPr>
        <w:pStyle w:val="EndNoteBibliography"/>
        <w:spacing w:after="0"/>
      </w:pPr>
    </w:p>
    <w:p w14:paraId="44CBA146" w14:textId="77777777" w:rsidR="008E71B1" w:rsidRPr="008E71B1" w:rsidRDefault="008E71B1" w:rsidP="008E71B1">
      <w:pPr>
        <w:pStyle w:val="EndNoteBibliography"/>
        <w:ind w:left="720" w:hanging="720"/>
      </w:pPr>
      <w:r w:rsidRPr="008E71B1">
        <w:t xml:space="preserve">Good JM, Wiebe V, Albert FW, Burbano HA, Kircher M, Green RE, Halbwax M, Andre C, Atencia R, Fischer A, et al. 2013. Comparative population genomics of the ejaculate in humans and the great apes. </w:t>
      </w:r>
      <w:r w:rsidRPr="008E71B1">
        <w:rPr>
          <w:i/>
        </w:rPr>
        <w:t>Mol Biol Evol</w:t>
      </w:r>
      <w:r w:rsidRPr="008E71B1">
        <w:t>. 30:964-976.</w:t>
      </w:r>
    </w:p>
    <w:p w14:paraId="61B8D28E" w14:textId="77777777" w:rsidR="008E71B1" w:rsidRPr="008E71B1" w:rsidRDefault="008E71B1" w:rsidP="008E71B1">
      <w:pPr>
        <w:pStyle w:val="EndNoteBibliography"/>
        <w:spacing w:after="0"/>
      </w:pPr>
    </w:p>
    <w:p w14:paraId="2419826D" w14:textId="77777777" w:rsidR="008E71B1" w:rsidRPr="008E71B1" w:rsidRDefault="008E71B1" w:rsidP="008E71B1">
      <w:pPr>
        <w:pStyle w:val="EndNoteBibliography"/>
        <w:ind w:left="720" w:hanging="720"/>
      </w:pPr>
      <w:r w:rsidRPr="008E71B1">
        <w:t xml:space="preserve">Green RE, Krause J, Briggs AW, Maricic T, Stenzel U, Kircher M, Patterson N, Li H, Zhai W, Fritz MH, et al. 2010. A draft sequence of the Neandertal genome. </w:t>
      </w:r>
      <w:r w:rsidRPr="008E71B1">
        <w:rPr>
          <w:i/>
        </w:rPr>
        <w:t>Science</w:t>
      </w:r>
      <w:r w:rsidRPr="008E71B1">
        <w:t>. 328:710-722.</w:t>
      </w:r>
    </w:p>
    <w:p w14:paraId="73990C08" w14:textId="77777777" w:rsidR="008E71B1" w:rsidRPr="008E71B1" w:rsidRDefault="008E71B1" w:rsidP="008E71B1">
      <w:pPr>
        <w:pStyle w:val="EndNoteBibliography"/>
        <w:spacing w:after="0"/>
      </w:pPr>
    </w:p>
    <w:p w14:paraId="24337946" w14:textId="77777777" w:rsidR="008E71B1" w:rsidRPr="008E71B1" w:rsidRDefault="008E71B1" w:rsidP="008E71B1">
      <w:pPr>
        <w:pStyle w:val="EndNoteBibliography"/>
        <w:ind w:left="720" w:hanging="720"/>
      </w:pPr>
      <w:r w:rsidRPr="008E71B1">
        <w:t xml:space="preserve">Guindon S, Dufayard JF, Lefort V, Anisimova M, Hordijk W, Gascuel O. 2010. New algorithms and methods to estimate maximum-likelihood phylogenies: assessing the performance of PhyML 3.0. </w:t>
      </w:r>
      <w:r w:rsidRPr="008E71B1">
        <w:rPr>
          <w:i/>
        </w:rPr>
        <w:t>Syst Biol</w:t>
      </w:r>
      <w:r w:rsidRPr="008E71B1">
        <w:t>. 59:307-321.</w:t>
      </w:r>
    </w:p>
    <w:p w14:paraId="192FF34C" w14:textId="77777777" w:rsidR="008E71B1" w:rsidRPr="008E71B1" w:rsidRDefault="008E71B1" w:rsidP="008E71B1">
      <w:pPr>
        <w:pStyle w:val="EndNoteBibliography"/>
        <w:spacing w:after="0"/>
      </w:pPr>
    </w:p>
    <w:p w14:paraId="0412D7F5" w14:textId="77777777" w:rsidR="008E71B1" w:rsidRPr="008E71B1" w:rsidRDefault="008E71B1" w:rsidP="008E71B1">
      <w:pPr>
        <w:pStyle w:val="EndNoteBibliography"/>
        <w:ind w:left="720" w:hanging="720"/>
      </w:pPr>
      <w:r w:rsidRPr="008E71B1">
        <w:t xml:space="preserve">Hahn MW, Nakhleh L. 2016. Irrational exuberance for resolved species trees. </w:t>
      </w:r>
      <w:r w:rsidRPr="008E71B1">
        <w:rPr>
          <w:i/>
        </w:rPr>
        <w:t>Evolution</w:t>
      </w:r>
      <w:r w:rsidRPr="008E71B1">
        <w:t>. 70:7-17.</w:t>
      </w:r>
    </w:p>
    <w:p w14:paraId="547D2690" w14:textId="77777777" w:rsidR="008E71B1" w:rsidRPr="008E71B1" w:rsidRDefault="008E71B1" w:rsidP="008E71B1">
      <w:pPr>
        <w:pStyle w:val="EndNoteBibliography"/>
        <w:spacing w:after="0"/>
      </w:pPr>
    </w:p>
    <w:p w14:paraId="48AECC9A" w14:textId="77777777" w:rsidR="008E71B1" w:rsidRPr="008E71B1" w:rsidRDefault="008E71B1" w:rsidP="008E71B1">
      <w:pPr>
        <w:pStyle w:val="EndNoteBibliography"/>
        <w:ind w:left="720" w:hanging="720"/>
      </w:pPr>
      <w:r w:rsidRPr="008E71B1">
        <w:t xml:space="preserve">He B, Zhao Y, Su C, Lin G, Wang Y, Li L, Ma J, Yang Q, Hao J. 2023. Phylogenomics reveal extensive phylogenetic discordance due to incomplete lineage sorting following the rapid radiation of alpine butterflies (Papilionidae: Parnassius). </w:t>
      </w:r>
      <w:r w:rsidRPr="008E71B1">
        <w:rPr>
          <w:i/>
        </w:rPr>
        <w:t>Syst Entomol</w:t>
      </w:r>
      <w:r w:rsidRPr="008E71B1">
        <w:t>.</w:t>
      </w:r>
    </w:p>
    <w:p w14:paraId="1CAAE7EE" w14:textId="77777777" w:rsidR="008E71B1" w:rsidRPr="008E71B1" w:rsidRDefault="008E71B1" w:rsidP="008E71B1">
      <w:pPr>
        <w:pStyle w:val="EndNoteBibliography"/>
        <w:spacing w:after="0"/>
      </w:pPr>
    </w:p>
    <w:p w14:paraId="4A47F5A8" w14:textId="77777777" w:rsidR="008E71B1" w:rsidRPr="008E71B1" w:rsidRDefault="008E71B1" w:rsidP="008E71B1">
      <w:pPr>
        <w:pStyle w:val="EndNoteBibliography"/>
        <w:ind w:left="720" w:hanging="720"/>
      </w:pPr>
      <w:r w:rsidRPr="008E71B1">
        <w:t xml:space="preserve">Hibbins MS, Breithaupt LC, Hahn MW. 2023. Phylogenomic comparative methods: Accurate evolutionary inferences in the presence of gene tree discordance. </w:t>
      </w:r>
      <w:r w:rsidRPr="008E71B1">
        <w:rPr>
          <w:i/>
        </w:rPr>
        <w:t>Proc Natl Acad Sci U S A</w:t>
      </w:r>
      <w:r w:rsidRPr="008E71B1">
        <w:t>. 120:e2220389120.</w:t>
      </w:r>
    </w:p>
    <w:p w14:paraId="5C734E77" w14:textId="77777777" w:rsidR="008E71B1" w:rsidRPr="008E71B1" w:rsidRDefault="008E71B1" w:rsidP="008E71B1">
      <w:pPr>
        <w:pStyle w:val="EndNoteBibliography"/>
        <w:spacing w:after="0"/>
      </w:pPr>
    </w:p>
    <w:p w14:paraId="799181B5" w14:textId="77777777" w:rsidR="008E71B1" w:rsidRPr="008E71B1" w:rsidRDefault="008E71B1" w:rsidP="008E71B1">
      <w:pPr>
        <w:pStyle w:val="EndNoteBibliography"/>
        <w:ind w:left="720" w:hanging="720"/>
      </w:pPr>
      <w:r w:rsidRPr="008E71B1">
        <w:t xml:space="preserve">Hinrichs AS, Karolchik D, Baertsch R, Barber GP, Bejerano G, Clawson H, Diekhans M, Furey TS, Harte RA, Hsu F, et al. 2006. The UCSC Genome Browser Database: update 2006. </w:t>
      </w:r>
      <w:r w:rsidRPr="008E71B1">
        <w:rPr>
          <w:i/>
        </w:rPr>
        <w:t>Nucleic Acids Res</w:t>
      </w:r>
      <w:r w:rsidRPr="008E71B1">
        <w:t>. 34:D590-598.</w:t>
      </w:r>
    </w:p>
    <w:p w14:paraId="0B501AF6" w14:textId="77777777" w:rsidR="008E71B1" w:rsidRPr="008E71B1" w:rsidRDefault="008E71B1" w:rsidP="008E71B1">
      <w:pPr>
        <w:pStyle w:val="EndNoteBibliography"/>
        <w:spacing w:after="0"/>
      </w:pPr>
    </w:p>
    <w:p w14:paraId="3BA65435" w14:textId="77777777" w:rsidR="008E71B1" w:rsidRPr="008E71B1" w:rsidRDefault="008E71B1" w:rsidP="008E71B1">
      <w:pPr>
        <w:pStyle w:val="EndNoteBibliography"/>
        <w:ind w:left="720" w:hanging="720"/>
      </w:pPr>
      <w:r w:rsidRPr="008E71B1">
        <w:t xml:space="preserve">Hoang DT, Chernomor O, von Haeseler A, Minh BQ, Vinh LS. 2018. UFBoot2: Improving the Ultrafast Bootstrap Approximation. </w:t>
      </w:r>
      <w:r w:rsidRPr="008E71B1">
        <w:rPr>
          <w:i/>
        </w:rPr>
        <w:t>Mol Biol Evol</w:t>
      </w:r>
      <w:r w:rsidRPr="008E71B1">
        <w:t>. 35:518-522.</w:t>
      </w:r>
    </w:p>
    <w:p w14:paraId="573F07AA" w14:textId="77777777" w:rsidR="008E71B1" w:rsidRPr="008E71B1" w:rsidRDefault="008E71B1" w:rsidP="008E71B1">
      <w:pPr>
        <w:pStyle w:val="EndNoteBibliography"/>
        <w:spacing w:after="0"/>
      </w:pPr>
    </w:p>
    <w:p w14:paraId="69B8E8DF" w14:textId="77777777" w:rsidR="008E71B1" w:rsidRPr="008E71B1" w:rsidRDefault="008E71B1" w:rsidP="008E71B1">
      <w:pPr>
        <w:pStyle w:val="EndNoteBibliography"/>
        <w:ind w:left="720" w:hanging="720"/>
      </w:pPr>
      <w:r w:rsidRPr="008E71B1">
        <w:t xml:space="preserve">Hobolth A, Christensen OF, Mailund T, Schierup MH. 2007. Genomic relationships and speciation times of human, chimpanzee, and gorilla inferred from a coalescent hidden Markov model. </w:t>
      </w:r>
      <w:r w:rsidRPr="008E71B1">
        <w:rPr>
          <w:i/>
        </w:rPr>
        <w:t>PLoS Genet</w:t>
      </w:r>
      <w:r w:rsidRPr="008E71B1">
        <w:t>. 3:e7.</w:t>
      </w:r>
    </w:p>
    <w:p w14:paraId="7C4456E8" w14:textId="77777777" w:rsidR="008E71B1" w:rsidRPr="008E71B1" w:rsidRDefault="008E71B1" w:rsidP="008E71B1">
      <w:pPr>
        <w:pStyle w:val="EndNoteBibliography"/>
        <w:spacing w:after="0"/>
      </w:pPr>
    </w:p>
    <w:p w14:paraId="760CF0BB" w14:textId="77777777" w:rsidR="008E71B1" w:rsidRPr="008E71B1" w:rsidRDefault="008E71B1" w:rsidP="008E71B1">
      <w:pPr>
        <w:pStyle w:val="EndNoteBibliography"/>
        <w:ind w:left="720" w:hanging="720"/>
      </w:pPr>
      <w:r w:rsidRPr="008E71B1">
        <w:t xml:space="preserve">Holm S. 1979. A simple sequentially rejective multiple test procedure. </w:t>
      </w:r>
      <w:r w:rsidRPr="008E71B1">
        <w:rPr>
          <w:i/>
        </w:rPr>
        <w:t>Scandinavian journal of statistics</w:t>
      </w:r>
      <w:r w:rsidRPr="008E71B1">
        <w:t>.65-70.</w:t>
      </w:r>
    </w:p>
    <w:p w14:paraId="5AF10896" w14:textId="77777777" w:rsidR="008E71B1" w:rsidRPr="008E71B1" w:rsidRDefault="008E71B1" w:rsidP="008E71B1">
      <w:pPr>
        <w:pStyle w:val="EndNoteBibliography"/>
        <w:spacing w:after="0"/>
      </w:pPr>
    </w:p>
    <w:p w14:paraId="06CDC338" w14:textId="77777777" w:rsidR="008E71B1" w:rsidRPr="008E71B1" w:rsidRDefault="008E71B1" w:rsidP="008E71B1">
      <w:pPr>
        <w:pStyle w:val="EndNoteBibliography"/>
        <w:ind w:left="720" w:hanging="720"/>
      </w:pPr>
      <w:r w:rsidRPr="008E71B1">
        <w:t xml:space="preserve">Hu Z, Sackton TB, Edwards SV, Liu JS. 2019. Bayesian Detection of Convergent Rate Changes of Conserved Noncoding Elements on Phylogenetic Trees. </w:t>
      </w:r>
      <w:r w:rsidRPr="008E71B1">
        <w:rPr>
          <w:i/>
        </w:rPr>
        <w:t>Mol Biol Evol</w:t>
      </w:r>
      <w:r w:rsidRPr="008E71B1">
        <w:t>. 36:1086-1100.</w:t>
      </w:r>
    </w:p>
    <w:p w14:paraId="51D8B38B" w14:textId="77777777" w:rsidR="008E71B1" w:rsidRPr="008E71B1" w:rsidRDefault="008E71B1" w:rsidP="008E71B1">
      <w:pPr>
        <w:pStyle w:val="EndNoteBibliography"/>
        <w:spacing w:after="0"/>
      </w:pPr>
    </w:p>
    <w:p w14:paraId="3A648992" w14:textId="77777777" w:rsidR="008E71B1" w:rsidRPr="008E71B1" w:rsidRDefault="008E71B1" w:rsidP="008E71B1">
      <w:pPr>
        <w:pStyle w:val="EndNoteBibliography"/>
        <w:ind w:left="720" w:hanging="720"/>
      </w:pPr>
      <w:r w:rsidRPr="008E71B1">
        <w:t xml:space="preserve">Hudson RR. 1983. Testing the Constant-Rate Neutral Allele Model with Protein Sequence Data. </w:t>
      </w:r>
      <w:r w:rsidRPr="008E71B1">
        <w:rPr>
          <w:i/>
        </w:rPr>
        <w:t>Evolution</w:t>
      </w:r>
      <w:r w:rsidRPr="008E71B1">
        <w:t>. 37:203-217.</w:t>
      </w:r>
    </w:p>
    <w:p w14:paraId="63E4D5CB" w14:textId="77777777" w:rsidR="008E71B1" w:rsidRPr="008E71B1" w:rsidRDefault="008E71B1" w:rsidP="008E71B1">
      <w:pPr>
        <w:pStyle w:val="EndNoteBibliography"/>
        <w:spacing w:after="0"/>
      </w:pPr>
    </w:p>
    <w:p w14:paraId="331C421C" w14:textId="77777777" w:rsidR="008E71B1" w:rsidRPr="008E71B1" w:rsidRDefault="008E71B1" w:rsidP="008E71B1">
      <w:pPr>
        <w:pStyle w:val="EndNoteBibliography"/>
        <w:ind w:left="720" w:hanging="720"/>
      </w:pPr>
      <w:r w:rsidRPr="008E71B1">
        <w:t xml:space="preserve">Hudson RR, Kaplan NL. 1988. The coalescent process in models with selection and recombination. </w:t>
      </w:r>
      <w:r w:rsidRPr="008E71B1">
        <w:rPr>
          <w:i/>
        </w:rPr>
        <w:t>Genetics</w:t>
      </w:r>
      <w:r w:rsidRPr="008E71B1">
        <w:t>. 120:831-840.</w:t>
      </w:r>
    </w:p>
    <w:p w14:paraId="33FBF23F" w14:textId="77777777" w:rsidR="008E71B1" w:rsidRPr="008E71B1" w:rsidRDefault="008E71B1" w:rsidP="008E71B1">
      <w:pPr>
        <w:pStyle w:val="EndNoteBibliography"/>
        <w:spacing w:after="0"/>
      </w:pPr>
    </w:p>
    <w:p w14:paraId="6718C99F" w14:textId="77777777" w:rsidR="008E71B1" w:rsidRPr="008E71B1" w:rsidRDefault="008E71B1" w:rsidP="008E71B1">
      <w:pPr>
        <w:pStyle w:val="EndNoteBibliography"/>
        <w:ind w:left="720" w:hanging="720"/>
      </w:pPr>
      <w:r w:rsidRPr="008E71B1">
        <w:t xml:space="preserve">Hudson RR, Kaplan NL. 1995. Deleterious background selection with recombination. </w:t>
      </w:r>
      <w:r w:rsidRPr="008E71B1">
        <w:rPr>
          <w:i/>
        </w:rPr>
        <w:t>Genetics</w:t>
      </w:r>
      <w:r w:rsidRPr="008E71B1">
        <w:t>. 141:1605-1617.</w:t>
      </w:r>
    </w:p>
    <w:p w14:paraId="21D10F29" w14:textId="77777777" w:rsidR="008E71B1" w:rsidRPr="008E71B1" w:rsidRDefault="008E71B1" w:rsidP="008E71B1">
      <w:pPr>
        <w:pStyle w:val="EndNoteBibliography"/>
        <w:spacing w:after="0"/>
      </w:pPr>
    </w:p>
    <w:p w14:paraId="3EA03E1E" w14:textId="77777777" w:rsidR="008E71B1" w:rsidRPr="008E71B1" w:rsidRDefault="008E71B1" w:rsidP="008E71B1">
      <w:pPr>
        <w:pStyle w:val="EndNoteBibliography"/>
        <w:ind w:left="720" w:hanging="720"/>
      </w:pPr>
      <w:r w:rsidRPr="008E71B1">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3F2569F2" w14:textId="77777777" w:rsidR="008E71B1" w:rsidRPr="008E71B1" w:rsidRDefault="008E71B1" w:rsidP="008E71B1">
      <w:pPr>
        <w:pStyle w:val="EndNoteBibliography"/>
        <w:spacing w:after="0"/>
      </w:pPr>
    </w:p>
    <w:p w14:paraId="4215B81B" w14:textId="77777777" w:rsidR="008E71B1" w:rsidRPr="008E71B1" w:rsidRDefault="008E71B1" w:rsidP="008E71B1">
      <w:pPr>
        <w:pStyle w:val="EndNoteBibliography"/>
        <w:ind w:left="720" w:hanging="720"/>
      </w:pPr>
      <w:r w:rsidRPr="008E71B1">
        <w:t xml:space="preserve">Jackman SD, Vandervalk BP, Mohamadi H, Chu J, Yeo S, Hammond SA, Jahesh G, Khan H, Coombe L, Warren RL, et al. 2017. ABySS 2.0: resource-efficient assembly of large genomes using a Bloom filter. </w:t>
      </w:r>
      <w:r w:rsidRPr="008E71B1">
        <w:rPr>
          <w:i/>
        </w:rPr>
        <w:t>Genome Res</w:t>
      </w:r>
      <w:r w:rsidRPr="008E71B1">
        <w:t>. 27:768-777.</w:t>
      </w:r>
    </w:p>
    <w:p w14:paraId="2654992B" w14:textId="77777777" w:rsidR="008E71B1" w:rsidRPr="008E71B1" w:rsidRDefault="008E71B1" w:rsidP="008E71B1">
      <w:pPr>
        <w:pStyle w:val="EndNoteBibliography"/>
        <w:spacing w:after="0"/>
      </w:pPr>
    </w:p>
    <w:p w14:paraId="2B4CB464" w14:textId="77777777" w:rsidR="008E71B1" w:rsidRPr="008E71B1" w:rsidRDefault="008E71B1" w:rsidP="008E71B1">
      <w:pPr>
        <w:pStyle w:val="EndNoteBibliography"/>
        <w:ind w:left="720" w:hanging="720"/>
      </w:pPr>
      <w:r w:rsidRPr="008E71B1">
        <w:t xml:space="preserve">Jarvis ED, Mirarab S, Aberer AJ, Li B, Houde P, Li C, Ho SY, Faircloth BC, Nabholz B, Howard JT, et al. 2014. Whole-genome analyses resolve early branches in the tree of life of modern birds. </w:t>
      </w:r>
      <w:r w:rsidRPr="008E71B1">
        <w:rPr>
          <w:i/>
        </w:rPr>
        <w:t>Science</w:t>
      </w:r>
      <w:r w:rsidRPr="008E71B1">
        <w:t>. 346:1320-1331.</w:t>
      </w:r>
    </w:p>
    <w:p w14:paraId="7D03CF7C" w14:textId="77777777" w:rsidR="008E71B1" w:rsidRPr="008E71B1" w:rsidRDefault="008E71B1" w:rsidP="008E71B1">
      <w:pPr>
        <w:pStyle w:val="EndNoteBibliography"/>
        <w:spacing w:after="0"/>
      </w:pPr>
    </w:p>
    <w:p w14:paraId="739464A0" w14:textId="77777777" w:rsidR="008E71B1" w:rsidRPr="008E71B1" w:rsidRDefault="008E71B1" w:rsidP="008E71B1">
      <w:pPr>
        <w:pStyle w:val="EndNoteBibliography"/>
        <w:ind w:left="720" w:hanging="720"/>
      </w:pPr>
      <w:r w:rsidRPr="008E71B1">
        <w:t xml:space="preserve">Jones MR, Mills LS, Alves PC, Callahan CM, Alves JM, Lafferty DJR, Jiggins FM, Jensen JD, Melo-Ferreira J, Good JM. 2018. Adaptive introgression underlies polymorphic seasonal camouflage in snowshoe hares. </w:t>
      </w:r>
      <w:r w:rsidRPr="008E71B1">
        <w:rPr>
          <w:i/>
        </w:rPr>
        <w:t>Science</w:t>
      </w:r>
      <w:r w:rsidRPr="008E71B1">
        <w:t>. 360:1355-1358.</w:t>
      </w:r>
    </w:p>
    <w:p w14:paraId="598E3137" w14:textId="77777777" w:rsidR="008E71B1" w:rsidRPr="008E71B1" w:rsidRDefault="008E71B1" w:rsidP="008E71B1">
      <w:pPr>
        <w:pStyle w:val="EndNoteBibliography"/>
        <w:spacing w:after="0"/>
      </w:pPr>
    </w:p>
    <w:p w14:paraId="6FE85D3D" w14:textId="77777777" w:rsidR="008E71B1" w:rsidRPr="008E71B1" w:rsidRDefault="008E71B1" w:rsidP="008E71B1">
      <w:pPr>
        <w:pStyle w:val="EndNoteBibliography"/>
        <w:ind w:left="720" w:hanging="720"/>
      </w:pPr>
      <w:r w:rsidRPr="008E71B1">
        <w:t xml:space="preserve">Junier T, Zdobnov EM. 2010. The Newick utilities: high-throughput phylogenetic tree processing in the UNIX shell. </w:t>
      </w:r>
      <w:r w:rsidRPr="008E71B1">
        <w:rPr>
          <w:i/>
        </w:rPr>
        <w:t>Bioinformatics</w:t>
      </w:r>
      <w:r w:rsidRPr="008E71B1">
        <w:t>. 26:1669-1670.</w:t>
      </w:r>
    </w:p>
    <w:p w14:paraId="07810728" w14:textId="77777777" w:rsidR="008E71B1" w:rsidRPr="008E71B1" w:rsidRDefault="008E71B1" w:rsidP="008E71B1">
      <w:pPr>
        <w:pStyle w:val="EndNoteBibliography"/>
        <w:spacing w:after="0"/>
      </w:pPr>
    </w:p>
    <w:p w14:paraId="103A8851" w14:textId="77777777" w:rsidR="008E71B1" w:rsidRPr="008E71B1" w:rsidRDefault="008E71B1" w:rsidP="008E71B1">
      <w:pPr>
        <w:pStyle w:val="EndNoteBibliography"/>
        <w:ind w:left="720" w:hanging="720"/>
      </w:pPr>
      <w:r w:rsidRPr="008E71B1">
        <w:t xml:space="preserve">Kalyaanamoorthy S, Minh BQ, Wong TKF, von Haeseler A, Jermiin LS. 2017. ModelFinder: fast model selection for accurate phylogenetic estimates. </w:t>
      </w:r>
      <w:r w:rsidRPr="008E71B1">
        <w:rPr>
          <w:i/>
        </w:rPr>
        <w:t>Nat Methods</w:t>
      </w:r>
      <w:r w:rsidRPr="008E71B1">
        <w:t>. 14:587-589.</w:t>
      </w:r>
    </w:p>
    <w:p w14:paraId="0DD1E70D" w14:textId="77777777" w:rsidR="008E71B1" w:rsidRPr="008E71B1" w:rsidRDefault="008E71B1" w:rsidP="008E71B1">
      <w:pPr>
        <w:pStyle w:val="EndNoteBibliography"/>
        <w:spacing w:after="0"/>
      </w:pPr>
    </w:p>
    <w:p w14:paraId="4935A2BD" w14:textId="77777777" w:rsidR="008E71B1" w:rsidRPr="008E71B1" w:rsidRDefault="008E71B1" w:rsidP="008E71B1">
      <w:pPr>
        <w:pStyle w:val="EndNoteBibliography"/>
        <w:ind w:left="720" w:hanging="720"/>
      </w:pPr>
      <w:r w:rsidRPr="008E71B1">
        <w:t xml:space="preserve">Kaplan NL, Hudson RR, Langley CH. 1989. The "hitchhiking effect" revisited. </w:t>
      </w:r>
      <w:r w:rsidRPr="008E71B1">
        <w:rPr>
          <w:i/>
        </w:rPr>
        <w:t>Genetics</w:t>
      </w:r>
      <w:r w:rsidRPr="008E71B1">
        <w:t>. 123:887-899.</w:t>
      </w:r>
    </w:p>
    <w:p w14:paraId="07788C7F" w14:textId="77777777" w:rsidR="008E71B1" w:rsidRPr="008E71B1" w:rsidRDefault="008E71B1" w:rsidP="008E71B1">
      <w:pPr>
        <w:pStyle w:val="EndNoteBibliography"/>
        <w:spacing w:after="0"/>
      </w:pPr>
    </w:p>
    <w:p w14:paraId="49A30CFF" w14:textId="77777777" w:rsidR="008E71B1" w:rsidRPr="008E71B1" w:rsidRDefault="008E71B1" w:rsidP="008E71B1">
      <w:pPr>
        <w:pStyle w:val="EndNoteBibliography"/>
        <w:ind w:left="720" w:hanging="720"/>
      </w:pPr>
      <w:r w:rsidRPr="008E71B1">
        <w:t xml:space="preserve">Kartje ME, Jing P, Payseur BA. 2020. Weak Correlation between Nucleotide Variation and Recombination Rate across the House Mouse Genome. </w:t>
      </w:r>
      <w:r w:rsidRPr="008E71B1">
        <w:rPr>
          <w:i/>
        </w:rPr>
        <w:t>Genome Biol Evol</w:t>
      </w:r>
      <w:r w:rsidRPr="008E71B1">
        <w:t>. 12:293-299.</w:t>
      </w:r>
    </w:p>
    <w:p w14:paraId="33F26CC1" w14:textId="77777777" w:rsidR="008E71B1" w:rsidRPr="008E71B1" w:rsidRDefault="008E71B1" w:rsidP="008E71B1">
      <w:pPr>
        <w:pStyle w:val="EndNoteBibliography"/>
        <w:spacing w:after="0"/>
      </w:pPr>
    </w:p>
    <w:p w14:paraId="0313864D" w14:textId="77777777" w:rsidR="008E71B1" w:rsidRPr="008E71B1" w:rsidRDefault="008E71B1" w:rsidP="008E71B1">
      <w:pPr>
        <w:pStyle w:val="EndNoteBibliography"/>
        <w:ind w:left="720" w:hanging="720"/>
      </w:pPr>
      <w:r w:rsidRPr="008E71B1">
        <w:t xml:space="preserve">Katoh K, Standley DM. 2013. MAFFT multiple sequence alignment software version 7: improvements in performance and usability. </w:t>
      </w:r>
      <w:r w:rsidRPr="008E71B1">
        <w:rPr>
          <w:i/>
        </w:rPr>
        <w:t>Mol Biol Evol</w:t>
      </w:r>
      <w:r w:rsidRPr="008E71B1">
        <w:t>. 30:772-780.</w:t>
      </w:r>
    </w:p>
    <w:p w14:paraId="5905FA6B" w14:textId="77777777" w:rsidR="008E71B1" w:rsidRPr="008E71B1" w:rsidRDefault="008E71B1" w:rsidP="008E71B1">
      <w:pPr>
        <w:pStyle w:val="EndNoteBibliography"/>
        <w:spacing w:after="0"/>
      </w:pPr>
    </w:p>
    <w:p w14:paraId="65C8ED2A" w14:textId="77777777" w:rsidR="008E71B1" w:rsidRPr="008E71B1" w:rsidRDefault="008E71B1" w:rsidP="008E71B1">
      <w:pPr>
        <w:pStyle w:val="EndNoteBibliography"/>
        <w:ind w:left="720" w:hanging="720"/>
      </w:pPr>
      <w:r w:rsidRPr="008E71B1">
        <w:t xml:space="preserve">Katzman S, Kern AD, Bejerano G, Fewell G, Fulton L, Wilson RK, Salama SR, Haussler D. 2007. Human genome ultraconserved elements are ultraselected. </w:t>
      </w:r>
      <w:r w:rsidRPr="008E71B1">
        <w:rPr>
          <w:i/>
        </w:rPr>
        <w:t>Science</w:t>
      </w:r>
      <w:r w:rsidRPr="008E71B1">
        <w:t>. 317:915.</w:t>
      </w:r>
    </w:p>
    <w:p w14:paraId="60F2AC13" w14:textId="77777777" w:rsidR="008E71B1" w:rsidRPr="008E71B1" w:rsidRDefault="008E71B1" w:rsidP="008E71B1">
      <w:pPr>
        <w:pStyle w:val="EndNoteBibliography"/>
        <w:spacing w:after="0"/>
      </w:pPr>
    </w:p>
    <w:p w14:paraId="60E7AFE0" w14:textId="77777777" w:rsidR="008E71B1" w:rsidRPr="008E71B1" w:rsidRDefault="008E71B1" w:rsidP="008E71B1">
      <w:pPr>
        <w:pStyle w:val="EndNoteBibliography"/>
        <w:ind w:left="720" w:hanging="720"/>
      </w:pPr>
      <w:r w:rsidRPr="008E71B1">
        <w:t xml:space="preserve">Keane TM, Wong K, Adams DJ, Flint J, Reymond A, Yalcin B. 2014. Identification of structural variation in mouse genomes. </w:t>
      </w:r>
      <w:r w:rsidRPr="008E71B1">
        <w:rPr>
          <w:i/>
        </w:rPr>
        <w:t>Front Genet</w:t>
      </w:r>
      <w:r w:rsidRPr="008E71B1">
        <w:t>. 5:192.</w:t>
      </w:r>
    </w:p>
    <w:p w14:paraId="14311BA9" w14:textId="77777777" w:rsidR="008E71B1" w:rsidRPr="008E71B1" w:rsidRDefault="008E71B1" w:rsidP="008E71B1">
      <w:pPr>
        <w:pStyle w:val="EndNoteBibliography"/>
        <w:spacing w:after="0"/>
      </w:pPr>
    </w:p>
    <w:p w14:paraId="2A0713C5" w14:textId="77777777" w:rsidR="008E71B1" w:rsidRPr="008E71B1" w:rsidRDefault="008E71B1" w:rsidP="008E71B1">
      <w:pPr>
        <w:pStyle w:val="EndNoteBibliography"/>
        <w:ind w:left="720" w:hanging="720"/>
      </w:pPr>
      <w:r w:rsidRPr="008E71B1">
        <w:t xml:space="preserve">Kong A, Gudbjartsson DF, Sainz J, Jonsdottir GM, Gudjonsson SA, Richardsson B, Sigurdardottir S, Barnard J, Hallbeck B, Masson G, et al. 2002. A high-resolution recombination map of the human genome. </w:t>
      </w:r>
      <w:r w:rsidRPr="008E71B1">
        <w:rPr>
          <w:i/>
        </w:rPr>
        <w:t>Nat Genet</w:t>
      </w:r>
      <w:r w:rsidRPr="008E71B1">
        <w:t>. 31:241-247.</w:t>
      </w:r>
    </w:p>
    <w:p w14:paraId="27586AAA" w14:textId="77777777" w:rsidR="008E71B1" w:rsidRPr="008E71B1" w:rsidRDefault="008E71B1" w:rsidP="008E71B1">
      <w:pPr>
        <w:pStyle w:val="EndNoteBibliography"/>
        <w:spacing w:after="0"/>
      </w:pPr>
    </w:p>
    <w:p w14:paraId="66D03A1E" w14:textId="77777777" w:rsidR="008E71B1" w:rsidRPr="008E71B1" w:rsidRDefault="008E71B1" w:rsidP="008E71B1">
      <w:pPr>
        <w:pStyle w:val="EndNoteBibliography"/>
        <w:ind w:left="720" w:hanging="720"/>
      </w:pPr>
      <w:r w:rsidRPr="008E71B1">
        <w:t xml:space="preserve">Kowalczyk A, Meyer WK, Partha R, Mao W, Clark NL, Chikina M. 2019. RERconverge: an R package for associating evolutionary rates with convergent traits. </w:t>
      </w:r>
      <w:r w:rsidRPr="008E71B1">
        <w:rPr>
          <w:i/>
        </w:rPr>
        <w:t>Bioinformatics</w:t>
      </w:r>
      <w:r w:rsidRPr="008E71B1">
        <w:t>. 35:4815-4817.</w:t>
      </w:r>
    </w:p>
    <w:p w14:paraId="408D4709" w14:textId="77777777" w:rsidR="008E71B1" w:rsidRPr="008E71B1" w:rsidRDefault="008E71B1" w:rsidP="008E71B1">
      <w:pPr>
        <w:pStyle w:val="EndNoteBibliography"/>
        <w:spacing w:after="0"/>
      </w:pPr>
    </w:p>
    <w:p w14:paraId="2BBB154C" w14:textId="77777777" w:rsidR="008E71B1" w:rsidRPr="008E71B1" w:rsidRDefault="008E71B1" w:rsidP="008E71B1">
      <w:pPr>
        <w:pStyle w:val="EndNoteBibliography"/>
        <w:ind w:left="720" w:hanging="720"/>
      </w:pPr>
      <w:r w:rsidRPr="008E71B1">
        <w:t xml:space="preserve">Kulathinal RJ, Stevison LS, Noor MA. 2009. The genomics of speciation in Drosophila: diversity, divergence, and introgression estimated using low-coverage genome sequencing. </w:t>
      </w:r>
      <w:r w:rsidRPr="008E71B1">
        <w:rPr>
          <w:i/>
        </w:rPr>
        <w:t>PLoS Genet</w:t>
      </w:r>
      <w:r w:rsidRPr="008E71B1">
        <w:t>. 5:e1000550.</w:t>
      </w:r>
    </w:p>
    <w:p w14:paraId="2967B7B8" w14:textId="77777777" w:rsidR="008E71B1" w:rsidRPr="008E71B1" w:rsidRDefault="008E71B1" w:rsidP="008E71B1">
      <w:pPr>
        <w:pStyle w:val="EndNoteBibliography"/>
        <w:spacing w:after="0"/>
      </w:pPr>
    </w:p>
    <w:p w14:paraId="25A3FAEA" w14:textId="77777777" w:rsidR="008E71B1" w:rsidRPr="008E71B1" w:rsidRDefault="008E71B1" w:rsidP="008E71B1">
      <w:pPr>
        <w:pStyle w:val="EndNoteBibliography"/>
        <w:ind w:left="720" w:hanging="720"/>
      </w:pPr>
      <w:r w:rsidRPr="008E71B1">
        <w:t xml:space="preserve">Kumon T, Ma J, Akins RB, Stefanik D, Nordgren CE, Kim J, Levine MT, Lampson MA. 2021. Parallel pathways for recruiting effector proteins determine centromere drive and suppression. </w:t>
      </w:r>
      <w:r w:rsidRPr="008E71B1">
        <w:rPr>
          <w:i/>
        </w:rPr>
        <w:t>Cell</w:t>
      </w:r>
      <w:r w:rsidRPr="008E71B1">
        <w:t>. 184:4904-4918 e4911.</w:t>
      </w:r>
    </w:p>
    <w:p w14:paraId="3B35676B" w14:textId="77777777" w:rsidR="008E71B1" w:rsidRPr="008E71B1" w:rsidRDefault="008E71B1" w:rsidP="008E71B1">
      <w:pPr>
        <w:pStyle w:val="EndNoteBibliography"/>
        <w:spacing w:after="0"/>
      </w:pPr>
    </w:p>
    <w:p w14:paraId="6E16D2D5" w14:textId="0B0A5EC2" w:rsidR="008E71B1" w:rsidRPr="008E71B1" w:rsidRDefault="008E71B1" w:rsidP="008E71B1">
      <w:pPr>
        <w:pStyle w:val="EndNoteBibliography"/>
        <w:ind w:left="720" w:hanging="720"/>
      </w:pPr>
      <w:r w:rsidRPr="008E71B1">
        <w:t xml:space="preserve">Calculating and interpreting gene- and site-concordance factors in phylogenomics [Internet]. The Lanfear Lab @ ANU2018 September 20, 2021]. Available from: </w:t>
      </w:r>
      <w:hyperlink r:id="rId24" w:history="1">
        <w:r w:rsidRPr="008E71B1">
          <w:rPr>
            <w:rStyle w:val="Hyperlink"/>
          </w:rPr>
          <w:t>http://www.robertlanfear.com/blog/files/concordance_factors.html</w:t>
        </w:r>
      </w:hyperlink>
    </w:p>
    <w:p w14:paraId="1C934F1C" w14:textId="77777777" w:rsidR="008E71B1" w:rsidRPr="008E71B1" w:rsidRDefault="008E71B1" w:rsidP="008E71B1">
      <w:pPr>
        <w:pStyle w:val="EndNoteBibliography"/>
        <w:spacing w:after="0"/>
      </w:pPr>
    </w:p>
    <w:p w14:paraId="1125B1B0" w14:textId="77777777" w:rsidR="008E71B1" w:rsidRPr="008E71B1" w:rsidRDefault="008E71B1" w:rsidP="008E71B1">
      <w:pPr>
        <w:pStyle w:val="EndNoteBibliography"/>
        <w:ind w:left="720" w:hanging="720"/>
      </w:pPr>
      <w:r w:rsidRPr="008E71B1">
        <w:t xml:space="preserve">Lecompte E, Aplin K, Denys C, Catzeflis F, Chades M, Chevret P. 2008. Phylogeny and biogeography of African Murinae based on mitochondrial and nuclear gene sequences, with a new tribal classification of the subfamily. </w:t>
      </w:r>
      <w:r w:rsidRPr="008E71B1">
        <w:rPr>
          <w:i/>
        </w:rPr>
        <w:t>BMC Evol Biol</w:t>
      </w:r>
      <w:r w:rsidRPr="008E71B1">
        <w:t>. 8:199.</w:t>
      </w:r>
    </w:p>
    <w:p w14:paraId="1EE12E9F" w14:textId="77777777" w:rsidR="008E71B1" w:rsidRPr="008E71B1" w:rsidRDefault="008E71B1" w:rsidP="008E71B1">
      <w:pPr>
        <w:pStyle w:val="EndNoteBibliography"/>
        <w:spacing w:after="0"/>
      </w:pPr>
    </w:p>
    <w:p w14:paraId="354A4643" w14:textId="77777777" w:rsidR="008E71B1" w:rsidRPr="008E71B1" w:rsidRDefault="008E71B1" w:rsidP="008E71B1">
      <w:pPr>
        <w:pStyle w:val="EndNoteBibliography"/>
        <w:ind w:left="720" w:hanging="720"/>
      </w:pPr>
      <w:r w:rsidRPr="008E71B1">
        <w:t xml:space="preserve">Lewontin RC, Birch LC. 1966. Hybridization as a Source of Variation for Adaptation to New Environments. </w:t>
      </w:r>
      <w:r w:rsidRPr="008E71B1">
        <w:rPr>
          <w:i/>
        </w:rPr>
        <w:t>Evolution</w:t>
      </w:r>
      <w:r w:rsidRPr="008E71B1">
        <w:t>. 20:315-336.</w:t>
      </w:r>
    </w:p>
    <w:p w14:paraId="3CCE9C51" w14:textId="77777777" w:rsidR="008E71B1" w:rsidRPr="008E71B1" w:rsidRDefault="008E71B1" w:rsidP="008E71B1">
      <w:pPr>
        <w:pStyle w:val="EndNoteBibliography"/>
        <w:spacing w:after="0"/>
      </w:pPr>
    </w:p>
    <w:p w14:paraId="1A950455" w14:textId="77777777" w:rsidR="008E71B1" w:rsidRPr="008E71B1" w:rsidRDefault="008E71B1" w:rsidP="008E71B1">
      <w:pPr>
        <w:pStyle w:val="EndNoteBibliography"/>
        <w:ind w:left="720" w:hanging="720"/>
      </w:pPr>
      <w:r w:rsidRPr="008E71B1">
        <w:t xml:space="preserve">Li H. 2013. Aligning sequence reads, clone sequences and assembly contigs with BWA-MEM. </w:t>
      </w:r>
      <w:r w:rsidRPr="008E71B1">
        <w:rPr>
          <w:i/>
        </w:rPr>
        <w:t>arXiv preprint arXiv:1303.3997</w:t>
      </w:r>
      <w:r w:rsidRPr="008E71B1">
        <w:t>.</w:t>
      </w:r>
    </w:p>
    <w:p w14:paraId="1CCBFC1E" w14:textId="77777777" w:rsidR="008E71B1" w:rsidRPr="008E71B1" w:rsidRDefault="008E71B1" w:rsidP="008E71B1">
      <w:pPr>
        <w:pStyle w:val="EndNoteBibliography"/>
        <w:spacing w:after="0"/>
      </w:pPr>
    </w:p>
    <w:p w14:paraId="3690DF55" w14:textId="77777777" w:rsidR="008E71B1" w:rsidRPr="008E71B1" w:rsidRDefault="008E71B1" w:rsidP="008E71B1">
      <w:pPr>
        <w:pStyle w:val="EndNoteBibliography"/>
        <w:ind w:left="720" w:hanging="720"/>
      </w:pPr>
      <w:r w:rsidRPr="008E71B1">
        <w:t xml:space="preserve">Li H. 2018. Minimap2: pairwise alignment for nucleotide sequences. </w:t>
      </w:r>
      <w:r w:rsidRPr="008E71B1">
        <w:rPr>
          <w:i/>
        </w:rPr>
        <w:t>Bioinformatics</w:t>
      </w:r>
      <w:r w:rsidRPr="008E71B1">
        <w:t>. 34:3094-3100.</w:t>
      </w:r>
    </w:p>
    <w:p w14:paraId="6CE35BF8" w14:textId="77777777" w:rsidR="008E71B1" w:rsidRPr="008E71B1" w:rsidRDefault="008E71B1" w:rsidP="008E71B1">
      <w:pPr>
        <w:pStyle w:val="EndNoteBibliography"/>
        <w:spacing w:after="0"/>
      </w:pPr>
    </w:p>
    <w:p w14:paraId="691823AA" w14:textId="77777777" w:rsidR="008E71B1" w:rsidRPr="008E71B1" w:rsidRDefault="008E71B1" w:rsidP="008E71B1">
      <w:pPr>
        <w:pStyle w:val="EndNoteBibliography"/>
        <w:ind w:left="720" w:hanging="720"/>
      </w:pPr>
      <w:r w:rsidRPr="008E71B1">
        <w:t xml:space="preserve">Liu X, Wei F, Li M, Jiang X, Feng Z, Hu J. 2004. Molecular phylogeny and taxonomy of wood mice (genus Apodemus Kaup, 1829) based on complete mtDNA cytochrome b sequences, with emphasis on Chinese species. </w:t>
      </w:r>
      <w:r w:rsidRPr="008E71B1">
        <w:rPr>
          <w:i/>
        </w:rPr>
        <w:t>Mol Phylogenet Evol</w:t>
      </w:r>
      <w:r w:rsidRPr="008E71B1">
        <w:t>. 33:1-15.</w:t>
      </w:r>
    </w:p>
    <w:p w14:paraId="1F766FDB" w14:textId="77777777" w:rsidR="008E71B1" w:rsidRPr="008E71B1" w:rsidRDefault="008E71B1" w:rsidP="008E71B1">
      <w:pPr>
        <w:pStyle w:val="EndNoteBibliography"/>
        <w:spacing w:after="0"/>
      </w:pPr>
    </w:p>
    <w:p w14:paraId="00EEE392" w14:textId="77777777" w:rsidR="008E71B1" w:rsidRPr="008E71B1" w:rsidRDefault="008E71B1" w:rsidP="008E71B1">
      <w:pPr>
        <w:pStyle w:val="EndNoteBibliography"/>
        <w:ind w:left="720" w:hanging="720"/>
      </w:pPr>
      <w:r w:rsidRPr="008E71B1">
        <w:t xml:space="preserve">Lopes F, Oliveira LR, Kessler A, Beux Y, Crespo E, Cardenas-Alayza S, Majluf P, Sepulveda M, Brownell RL, Franco-Trecu V, et al. 2021. Phylogenomic Discordance in the Eared Seals is best explained by Incomplete Lineage Sorting following Explosive Radiation in the Southern Hemisphere. </w:t>
      </w:r>
      <w:r w:rsidRPr="008E71B1">
        <w:rPr>
          <w:i/>
        </w:rPr>
        <w:t>Syst Biol</w:t>
      </w:r>
      <w:r w:rsidRPr="008E71B1">
        <w:t>. 70:786-802.</w:t>
      </w:r>
    </w:p>
    <w:p w14:paraId="0BB91C32" w14:textId="77777777" w:rsidR="008E71B1" w:rsidRPr="008E71B1" w:rsidRDefault="008E71B1" w:rsidP="008E71B1">
      <w:pPr>
        <w:pStyle w:val="EndNoteBibliography"/>
        <w:spacing w:after="0"/>
      </w:pPr>
    </w:p>
    <w:p w14:paraId="42FAC043" w14:textId="77777777" w:rsidR="008E71B1" w:rsidRPr="008E71B1" w:rsidRDefault="008E71B1" w:rsidP="008E71B1">
      <w:pPr>
        <w:pStyle w:val="EndNoteBibliography"/>
        <w:ind w:left="720" w:hanging="720"/>
      </w:pPr>
      <w:r w:rsidRPr="008E71B1">
        <w:t xml:space="preserve">Lundrigan BL, Jansa SA, Tucker PK. 2002. Phylogenetic relationships in the genus mus, based on paternally, maternally, and biparentally inherited characters. </w:t>
      </w:r>
      <w:r w:rsidRPr="008E71B1">
        <w:rPr>
          <w:i/>
        </w:rPr>
        <w:t>Syst Biol</w:t>
      </w:r>
      <w:r w:rsidRPr="008E71B1">
        <w:t>. 51:410-431.</w:t>
      </w:r>
    </w:p>
    <w:p w14:paraId="4DEEB51E" w14:textId="77777777" w:rsidR="008E71B1" w:rsidRPr="008E71B1" w:rsidRDefault="008E71B1" w:rsidP="008E71B1">
      <w:pPr>
        <w:pStyle w:val="EndNoteBibliography"/>
        <w:spacing w:after="0"/>
      </w:pPr>
    </w:p>
    <w:p w14:paraId="7A065FAA" w14:textId="77777777" w:rsidR="008E71B1" w:rsidRPr="008E71B1" w:rsidRDefault="008E71B1" w:rsidP="008E71B1">
      <w:pPr>
        <w:pStyle w:val="EndNoteBibliography"/>
        <w:ind w:left="720" w:hanging="720"/>
      </w:pPr>
      <w:r w:rsidRPr="008E71B1">
        <w:t xml:space="preserve">Maddison WP. 1997. Gene Trees in Species Trees. </w:t>
      </w:r>
      <w:r w:rsidRPr="008E71B1">
        <w:rPr>
          <w:i/>
        </w:rPr>
        <w:t>Systematic Biology</w:t>
      </w:r>
      <w:r w:rsidRPr="008E71B1">
        <w:t>. 46:523-536.</w:t>
      </w:r>
    </w:p>
    <w:p w14:paraId="13B80A5C" w14:textId="77777777" w:rsidR="008E71B1" w:rsidRPr="008E71B1" w:rsidRDefault="008E71B1" w:rsidP="008E71B1">
      <w:pPr>
        <w:pStyle w:val="EndNoteBibliography"/>
        <w:spacing w:after="0"/>
      </w:pPr>
    </w:p>
    <w:p w14:paraId="1E465423" w14:textId="77777777" w:rsidR="008E71B1" w:rsidRPr="008E71B1" w:rsidRDefault="008E71B1" w:rsidP="008E71B1">
      <w:pPr>
        <w:pStyle w:val="EndNoteBibliography"/>
        <w:ind w:left="720" w:hanging="720"/>
      </w:pPr>
      <w:r w:rsidRPr="008E71B1">
        <w:t xml:space="preserve">Martin Y, Gerlach G, Schlotterer C, Meyer A. 2000. Molecular phylogeny of European muroid rodents based on complete cytochrome b sequences. </w:t>
      </w:r>
      <w:r w:rsidRPr="008E71B1">
        <w:rPr>
          <w:i/>
        </w:rPr>
        <w:t>Mol Phylogenet Evol</w:t>
      </w:r>
      <w:r w:rsidRPr="008E71B1">
        <w:t>. 16:37-47.</w:t>
      </w:r>
    </w:p>
    <w:p w14:paraId="79C67031" w14:textId="77777777" w:rsidR="008E71B1" w:rsidRPr="008E71B1" w:rsidRDefault="008E71B1" w:rsidP="008E71B1">
      <w:pPr>
        <w:pStyle w:val="EndNoteBibliography"/>
        <w:spacing w:after="0"/>
      </w:pPr>
    </w:p>
    <w:p w14:paraId="21FF3722" w14:textId="77777777" w:rsidR="008E71B1" w:rsidRPr="008E71B1" w:rsidRDefault="008E71B1" w:rsidP="008E71B1">
      <w:pPr>
        <w:pStyle w:val="EndNoteBibliography"/>
        <w:ind w:left="720" w:hanging="720"/>
      </w:pPr>
      <w:r w:rsidRPr="008E71B1">
        <w:t xml:space="preserve">McKenzie PF, Eaton DAR. 2020. The Multispecies Coalescent in Space and Time. </w:t>
      </w:r>
      <w:r w:rsidRPr="008E71B1">
        <w:rPr>
          <w:i/>
        </w:rPr>
        <w:t>bioRxiv</w:t>
      </w:r>
      <w:r w:rsidRPr="008E71B1">
        <w:t>.2020.2008.2002.233395.</w:t>
      </w:r>
    </w:p>
    <w:p w14:paraId="3C6ED16B" w14:textId="77777777" w:rsidR="008E71B1" w:rsidRPr="008E71B1" w:rsidRDefault="008E71B1" w:rsidP="008E71B1">
      <w:pPr>
        <w:pStyle w:val="EndNoteBibliography"/>
        <w:spacing w:after="0"/>
      </w:pPr>
    </w:p>
    <w:p w14:paraId="4AA547C2" w14:textId="77777777" w:rsidR="008E71B1" w:rsidRPr="008E71B1" w:rsidRDefault="008E71B1" w:rsidP="008E71B1">
      <w:pPr>
        <w:pStyle w:val="EndNoteBibliography"/>
        <w:ind w:left="720" w:hanging="720"/>
      </w:pPr>
      <w:r w:rsidRPr="008E71B1">
        <w:t xml:space="preserve">Mendes FK, Fuentes-Gonzalez JA, Schraiber JG, Hahn MW. 2018. A multispecies coalescent model for quantitative traits. </w:t>
      </w:r>
      <w:r w:rsidRPr="008E71B1">
        <w:rPr>
          <w:i/>
        </w:rPr>
        <w:t>Elife</w:t>
      </w:r>
      <w:r w:rsidRPr="008E71B1">
        <w:t>. 7:e36482.</w:t>
      </w:r>
    </w:p>
    <w:p w14:paraId="4DC1E221" w14:textId="77777777" w:rsidR="008E71B1" w:rsidRPr="008E71B1" w:rsidRDefault="008E71B1" w:rsidP="008E71B1">
      <w:pPr>
        <w:pStyle w:val="EndNoteBibliography"/>
        <w:spacing w:after="0"/>
      </w:pPr>
    </w:p>
    <w:p w14:paraId="6612EE14" w14:textId="77777777" w:rsidR="008E71B1" w:rsidRPr="008E71B1" w:rsidRDefault="008E71B1" w:rsidP="008E71B1">
      <w:pPr>
        <w:pStyle w:val="EndNoteBibliography"/>
        <w:ind w:left="720" w:hanging="720"/>
      </w:pPr>
      <w:r w:rsidRPr="008E71B1">
        <w:t xml:space="preserve">Mendes FK, Hahn MW. 2016. Gene Tree Discordance Causes Apparent Substitution Rate Variation. </w:t>
      </w:r>
      <w:r w:rsidRPr="008E71B1">
        <w:rPr>
          <w:i/>
        </w:rPr>
        <w:t>Syst Biol</w:t>
      </w:r>
      <w:r w:rsidRPr="008E71B1">
        <w:t>. 65:711-721.</w:t>
      </w:r>
    </w:p>
    <w:p w14:paraId="7EBD60E3" w14:textId="77777777" w:rsidR="008E71B1" w:rsidRPr="008E71B1" w:rsidRDefault="008E71B1" w:rsidP="008E71B1">
      <w:pPr>
        <w:pStyle w:val="EndNoteBibliography"/>
        <w:spacing w:after="0"/>
      </w:pPr>
    </w:p>
    <w:p w14:paraId="5F920C2E" w14:textId="77777777" w:rsidR="008E71B1" w:rsidRPr="008E71B1" w:rsidRDefault="008E71B1" w:rsidP="008E71B1">
      <w:pPr>
        <w:pStyle w:val="EndNoteBibliography"/>
        <w:ind w:left="720" w:hanging="720"/>
      </w:pPr>
      <w:r w:rsidRPr="008E71B1">
        <w:t xml:space="preserve">Mendes FK, Hahn Y, Hahn MW. 2016. Gene Tree Discordance Can Generate Patterns of Diminishing Convergence over Time. </w:t>
      </w:r>
      <w:r w:rsidRPr="008E71B1">
        <w:rPr>
          <w:i/>
        </w:rPr>
        <w:t>Mol Biol Evol</w:t>
      </w:r>
      <w:r w:rsidRPr="008E71B1">
        <w:t>. 33:3299-3307.</w:t>
      </w:r>
    </w:p>
    <w:p w14:paraId="352DE9AA" w14:textId="77777777" w:rsidR="008E71B1" w:rsidRPr="008E71B1" w:rsidRDefault="008E71B1" w:rsidP="008E71B1">
      <w:pPr>
        <w:pStyle w:val="EndNoteBibliography"/>
        <w:spacing w:after="0"/>
      </w:pPr>
    </w:p>
    <w:p w14:paraId="3DBD41EC" w14:textId="77777777" w:rsidR="008E71B1" w:rsidRPr="008E71B1" w:rsidRDefault="008E71B1" w:rsidP="008E71B1">
      <w:pPr>
        <w:pStyle w:val="EndNoteBibliography"/>
        <w:ind w:left="720" w:hanging="720"/>
      </w:pPr>
      <w:r w:rsidRPr="008E71B1">
        <w:t xml:space="preserve">Mendes FK, Livera AP, Hahn MW. 2019. The perils of intralocus recombination for inferences of molecular convergence. </w:t>
      </w:r>
      <w:r w:rsidRPr="008E71B1">
        <w:rPr>
          <w:i/>
        </w:rPr>
        <w:t>Philos Trans R Soc Lond B Biol Sci</w:t>
      </w:r>
      <w:r w:rsidRPr="008E71B1">
        <w:t>. 374:20180244.</w:t>
      </w:r>
    </w:p>
    <w:p w14:paraId="55C1D8EF" w14:textId="77777777" w:rsidR="008E71B1" w:rsidRPr="008E71B1" w:rsidRDefault="008E71B1" w:rsidP="008E71B1">
      <w:pPr>
        <w:pStyle w:val="EndNoteBibliography"/>
        <w:spacing w:after="0"/>
      </w:pPr>
    </w:p>
    <w:p w14:paraId="51E540F6" w14:textId="77777777" w:rsidR="008E71B1" w:rsidRPr="008E71B1" w:rsidRDefault="008E71B1" w:rsidP="008E71B1">
      <w:pPr>
        <w:pStyle w:val="EndNoteBibliography"/>
        <w:ind w:left="720" w:hanging="720"/>
      </w:pPr>
      <w:r w:rsidRPr="008E71B1">
        <w:t xml:space="preserve">Minh BQ, Hahn MW, Lanfear R. 2020a. New Methods to Calculate Concordance Factors for Phylogenomic Datasets. </w:t>
      </w:r>
      <w:r w:rsidRPr="008E71B1">
        <w:rPr>
          <w:i/>
        </w:rPr>
        <w:t>Mol Biol Evol</w:t>
      </w:r>
      <w:r w:rsidRPr="008E71B1">
        <w:t>. 37:2727-2733.</w:t>
      </w:r>
    </w:p>
    <w:p w14:paraId="28CD121A" w14:textId="77777777" w:rsidR="008E71B1" w:rsidRPr="008E71B1" w:rsidRDefault="008E71B1" w:rsidP="008E71B1">
      <w:pPr>
        <w:pStyle w:val="EndNoteBibliography"/>
        <w:spacing w:after="0"/>
      </w:pPr>
    </w:p>
    <w:p w14:paraId="6FFA3667" w14:textId="77777777" w:rsidR="008E71B1" w:rsidRPr="008E71B1" w:rsidRDefault="008E71B1" w:rsidP="008E71B1">
      <w:pPr>
        <w:pStyle w:val="EndNoteBibliography"/>
        <w:ind w:left="720" w:hanging="720"/>
      </w:pPr>
      <w:r w:rsidRPr="008E71B1">
        <w:t xml:space="preserve">Minh BQ, Schmidt HA, Chernomor O, Schrempf D, Woodhams MD, von Haeseler A, Lanfear R. 2020b. IQ-TREE 2: New Models and Efficient Methods for Phylogenetic Inference in the Genomic Era. </w:t>
      </w:r>
      <w:r w:rsidRPr="008E71B1">
        <w:rPr>
          <w:i/>
        </w:rPr>
        <w:t>Mol Biol Evol</w:t>
      </w:r>
      <w:r w:rsidRPr="008E71B1">
        <w:t>. 37:1530-1534.</w:t>
      </w:r>
    </w:p>
    <w:p w14:paraId="18FB247B" w14:textId="77777777" w:rsidR="008E71B1" w:rsidRPr="008E71B1" w:rsidRDefault="008E71B1" w:rsidP="008E71B1">
      <w:pPr>
        <w:pStyle w:val="EndNoteBibliography"/>
        <w:spacing w:after="0"/>
      </w:pPr>
    </w:p>
    <w:p w14:paraId="5BE8F1D6" w14:textId="77777777" w:rsidR="008E71B1" w:rsidRPr="008E71B1" w:rsidRDefault="008E71B1" w:rsidP="008E71B1">
      <w:pPr>
        <w:pStyle w:val="EndNoteBibliography"/>
        <w:ind w:left="720" w:hanging="720"/>
      </w:pPr>
      <w:r w:rsidRPr="008E71B1">
        <w:t xml:space="preserve">Mölder F, Jablonski KP, Letcher B, Hall MB, Tomkins-Tinch CH, Sochat V, Forster J, Lee S, Twardziok SO, Kanitz A, et al. 2021. Sustainable data analysis with Snakemake. </w:t>
      </w:r>
      <w:r w:rsidRPr="008E71B1">
        <w:rPr>
          <w:i/>
        </w:rPr>
        <w:t>F1000Res</w:t>
      </w:r>
      <w:r w:rsidRPr="008E71B1">
        <w:t>. 10:33.</w:t>
      </w:r>
    </w:p>
    <w:p w14:paraId="1953B05B" w14:textId="77777777" w:rsidR="008E71B1" w:rsidRPr="008E71B1" w:rsidRDefault="008E71B1" w:rsidP="008E71B1">
      <w:pPr>
        <w:pStyle w:val="EndNoteBibliography"/>
        <w:spacing w:after="0"/>
      </w:pPr>
    </w:p>
    <w:p w14:paraId="3EE431B8" w14:textId="77777777" w:rsidR="008E71B1" w:rsidRPr="008E71B1" w:rsidRDefault="008E71B1" w:rsidP="008E71B1">
      <w:pPr>
        <w:pStyle w:val="EndNoteBibliography"/>
        <w:ind w:left="720" w:hanging="720"/>
      </w:pPr>
      <w:r w:rsidRPr="008E71B1">
        <w:t xml:space="preserve">Moore EC, Thomas GWC, Mortimer S, Kopania EEK, Hunnicutt KE, Clare-Salzler ZJ, Larson EL, Good JM. 2022. The Evolution of Widespread Recombination Suppression on the Dwarf Hamster (Phodopus) X Chromosome. </w:t>
      </w:r>
      <w:r w:rsidRPr="008E71B1">
        <w:rPr>
          <w:i/>
        </w:rPr>
        <w:t>Genome Biol Evol</w:t>
      </w:r>
      <w:r w:rsidRPr="008E71B1">
        <w:t>. 14:evac080.</w:t>
      </w:r>
    </w:p>
    <w:p w14:paraId="5FF0EEDC" w14:textId="77777777" w:rsidR="008E71B1" w:rsidRPr="008E71B1" w:rsidRDefault="008E71B1" w:rsidP="008E71B1">
      <w:pPr>
        <w:pStyle w:val="EndNoteBibliography"/>
        <w:spacing w:after="0"/>
      </w:pPr>
    </w:p>
    <w:p w14:paraId="13ADBEE0" w14:textId="77777777" w:rsidR="008E71B1" w:rsidRPr="008E71B1" w:rsidRDefault="008E71B1" w:rsidP="008E71B1">
      <w:pPr>
        <w:pStyle w:val="EndNoteBibliography"/>
        <w:ind w:left="720" w:hanging="720"/>
      </w:pPr>
      <w:r w:rsidRPr="008E71B1">
        <w:t xml:space="preserve">Mouse Genome Sequencing C, Waterston RH, Lindblad-Toh K, Birney E, Rogers J, Abril JF, Agarwal P, Agarwala R, Ainscough R, Alexandersson M, et al. 2002. Initial sequencing and comparative analysis of the mouse genome. </w:t>
      </w:r>
      <w:r w:rsidRPr="008E71B1">
        <w:rPr>
          <w:i/>
        </w:rPr>
        <w:t>Nature</w:t>
      </w:r>
      <w:r w:rsidRPr="008E71B1">
        <w:t>. 420:520-562.</w:t>
      </w:r>
    </w:p>
    <w:p w14:paraId="55AD08E1" w14:textId="77777777" w:rsidR="008E71B1" w:rsidRPr="008E71B1" w:rsidRDefault="008E71B1" w:rsidP="008E71B1">
      <w:pPr>
        <w:pStyle w:val="EndNoteBibliography"/>
        <w:spacing w:after="0"/>
      </w:pPr>
    </w:p>
    <w:p w14:paraId="64844454" w14:textId="77777777" w:rsidR="008E71B1" w:rsidRPr="008E71B1" w:rsidRDefault="008E71B1" w:rsidP="008E71B1">
      <w:pPr>
        <w:pStyle w:val="EndNoteBibliography"/>
        <w:ind w:left="720" w:hanging="720"/>
      </w:pPr>
      <w:r w:rsidRPr="008E71B1">
        <w:t xml:space="preserve">Murrell B, Weaver S, Smith MD, Wertheim JO, Murrell S, Aylward A, Eren K, Pollner T, Martin DP, Smith DM, et al. 2015. Gene-wide identification of episodic selection. </w:t>
      </w:r>
      <w:r w:rsidRPr="008E71B1">
        <w:rPr>
          <w:i/>
        </w:rPr>
        <w:t>Mol Biol Evol</w:t>
      </w:r>
      <w:r w:rsidRPr="008E71B1">
        <w:t>. 32:1365-1371.</w:t>
      </w:r>
    </w:p>
    <w:p w14:paraId="082DC6EC" w14:textId="77777777" w:rsidR="008E71B1" w:rsidRPr="008E71B1" w:rsidRDefault="008E71B1" w:rsidP="008E71B1">
      <w:pPr>
        <w:pStyle w:val="EndNoteBibliography"/>
        <w:spacing w:after="0"/>
      </w:pPr>
    </w:p>
    <w:p w14:paraId="025C6129" w14:textId="77777777" w:rsidR="008E71B1" w:rsidRPr="008E71B1" w:rsidRDefault="008E71B1" w:rsidP="008E71B1">
      <w:pPr>
        <w:pStyle w:val="EndNoteBibliography"/>
        <w:ind w:left="720" w:hanging="720"/>
      </w:pPr>
      <w:r w:rsidRPr="008E71B1">
        <w:t xml:space="preserve">Nilsson P, Solbakken MH, Schmid BV, Orr RJS, Lv R, Cui Y, Song Y, Zhang Y, Baalsrud HT, Torresen OK, et al. 2020. The Genome of the Great Gerbil Reveals Species-Specific Duplication of an MHCII Gene. </w:t>
      </w:r>
      <w:r w:rsidRPr="008E71B1">
        <w:rPr>
          <w:i/>
        </w:rPr>
        <w:t>Genome Biol Evol</w:t>
      </w:r>
      <w:r w:rsidRPr="008E71B1">
        <w:t>. 12:3832-3849.</w:t>
      </w:r>
    </w:p>
    <w:p w14:paraId="2AD8074C" w14:textId="77777777" w:rsidR="008E71B1" w:rsidRPr="008E71B1" w:rsidRDefault="008E71B1" w:rsidP="008E71B1">
      <w:pPr>
        <w:pStyle w:val="EndNoteBibliography"/>
        <w:spacing w:after="0"/>
      </w:pPr>
    </w:p>
    <w:p w14:paraId="3AAB4833" w14:textId="77777777" w:rsidR="008E71B1" w:rsidRPr="008E71B1" w:rsidRDefault="008E71B1" w:rsidP="008E71B1">
      <w:pPr>
        <w:pStyle w:val="EndNoteBibliography"/>
        <w:ind w:left="720" w:hanging="720"/>
      </w:pPr>
      <w:r w:rsidRPr="008E71B1">
        <w:t xml:space="preserve">Pagès M, Fabre P-H, Chaval Y, Mortelliti A, Nicolas V, Wells K, Michaux JR, Lazzari V. 2016. Molecular phylogeny of South-East Asian arboreal murine rodents. </w:t>
      </w:r>
      <w:r w:rsidRPr="008E71B1">
        <w:rPr>
          <w:i/>
        </w:rPr>
        <w:t>Zoologica Scripta</w:t>
      </w:r>
      <w:r w:rsidRPr="008E71B1">
        <w:t>. 45:349-364.</w:t>
      </w:r>
    </w:p>
    <w:p w14:paraId="38295E3A" w14:textId="77777777" w:rsidR="008E71B1" w:rsidRPr="008E71B1" w:rsidRDefault="008E71B1" w:rsidP="008E71B1">
      <w:pPr>
        <w:pStyle w:val="EndNoteBibliography"/>
        <w:spacing w:after="0"/>
      </w:pPr>
    </w:p>
    <w:p w14:paraId="69348E41" w14:textId="77777777" w:rsidR="008E71B1" w:rsidRPr="008E71B1" w:rsidRDefault="008E71B1" w:rsidP="008E71B1">
      <w:pPr>
        <w:pStyle w:val="EndNoteBibliography"/>
        <w:ind w:left="720" w:hanging="720"/>
      </w:pPr>
      <w:r w:rsidRPr="008E71B1">
        <w:t xml:space="preserve">Pamilo P, Nei M. 1988. Relationships between gene trees and species trees. </w:t>
      </w:r>
      <w:r w:rsidRPr="008E71B1">
        <w:rPr>
          <w:i/>
        </w:rPr>
        <w:t>Mol Biol Evol</w:t>
      </w:r>
      <w:r w:rsidRPr="008E71B1">
        <w:t>. 5:568-583.</w:t>
      </w:r>
    </w:p>
    <w:p w14:paraId="2949051C" w14:textId="77777777" w:rsidR="008E71B1" w:rsidRPr="008E71B1" w:rsidRDefault="008E71B1" w:rsidP="008E71B1">
      <w:pPr>
        <w:pStyle w:val="EndNoteBibliography"/>
        <w:spacing w:after="0"/>
      </w:pPr>
    </w:p>
    <w:p w14:paraId="52075CC2" w14:textId="77777777" w:rsidR="008E71B1" w:rsidRPr="008E71B1" w:rsidRDefault="008E71B1" w:rsidP="008E71B1">
      <w:pPr>
        <w:pStyle w:val="EndNoteBibliography"/>
        <w:ind w:left="720" w:hanging="720"/>
      </w:pPr>
      <w:r w:rsidRPr="008E71B1">
        <w:t xml:space="preserve">Paradis E, Schliep K. 2019. ape 5.0: an environment for modern phylogenetics and evolutionary analyses in R. </w:t>
      </w:r>
      <w:r w:rsidRPr="008E71B1">
        <w:rPr>
          <w:i/>
        </w:rPr>
        <w:t>Bioinformatics</w:t>
      </w:r>
      <w:r w:rsidRPr="008E71B1">
        <w:t>. 35:526-528.</w:t>
      </w:r>
    </w:p>
    <w:p w14:paraId="2CA491E2" w14:textId="77777777" w:rsidR="008E71B1" w:rsidRPr="008E71B1" w:rsidRDefault="008E71B1" w:rsidP="008E71B1">
      <w:pPr>
        <w:pStyle w:val="EndNoteBibliography"/>
        <w:spacing w:after="0"/>
      </w:pPr>
    </w:p>
    <w:p w14:paraId="4FAA4910" w14:textId="77777777" w:rsidR="008E71B1" w:rsidRPr="008E71B1" w:rsidRDefault="008E71B1" w:rsidP="008E71B1">
      <w:pPr>
        <w:pStyle w:val="EndNoteBibliography"/>
        <w:ind w:left="720" w:hanging="720"/>
      </w:pPr>
      <w:r w:rsidRPr="008E71B1">
        <w:t xml:space="preserve">Partha R, Kowalczyk A, Clark NL, Chikina M. 2019. Robust Method for Detecting Convergent Shifts in Evolutionary Rates. </w:t>
      </w:r>
      <w:r w:rsidRPr="008E71B1">
        <w:rPr>
          <w:i/>
        </w:rPr>
        <w:t>Mol Biol Evol</w:t>
      </w:r>
      <w:r w:rsidRPr="008E71B1">
        <w:t>. 36:1817-1830.</w:t>
      </w:r>
    </w:p>
    <w:p w14:paraId="71A189CF" w14:textId="77777777" w:rsidR="008E71B1" w:rsidRPr="008E71B1" w:rsidRDefault="008E71B1" w:rsidP="008E71B1">
      <w:pPr>
        <w:pStyle w:val="EndNoteBibliography"/>
        <w:spacing w:after="0"/>
      </w:pPr>
    </w:p>
    <w:p w14:paraId="2FD53100" w14:textId="77777777" w:rsidR="008E71B1" w:rsidRPr="008E71B1" w:rsidRDefault="008E71B1" w:rsidP="008E71B1">
      <w:pPr>
        <w:pStyle w:val="EndNoteBibliography"/>
        <w:ind w:left="720" w:hanging="720"/>
      </w:pPr>
      <w:r w:rsidRPr="008E71B1">
        <w:t xml:space="preserve">Pease JB, Haak DC, Hahn MW, Moyle LC. 2016. Phylogenomics Reveals Three Sources of Adaptive Variation during a Rapid Radiation. </w:t>
      </w:r>
      <w:r w:rsidRPr="008E71B1">
        <w:rPr>
          <w:i/>
        </w:rPr>
        <w:t>PLoS Biol</w:t>
      </w:r>
      <w:r w:rsidRPr="008E71B1">
        <w:t>. 14:e1002379.</w:t>
      </w:r>
    </w:p>
    <w:p w14:paraId="5A536FA1" w14:textId="77777777" w:rsidR="008E71B1" w:rsidRPr="008E71B1" w:rsidRDefault="008E71B1" w:rsidP="008E71B1">
      <w:pPr>
        <w:pStyle w:val="EndNoteBibliography"/>
        <w:spacing w:after="0"/>
      </w:pPr>
    </w:p>
    <w:p w14:paraId="77C70578" w14:textId="77777777" w:rsidR="008E71B1" w:rsidRPr="008E71B1" w:rsidRDefault="008E71B1" w:rsidP="008E71B1">
      <w:pPr>
        <w:pStyle w:val="EndNoteBibliography"/>
        <w:ind w:left="720" w:hanging="720"/>
      </w:pPr>
      <w:r w:rsidRPr="008E71B1">
        <w:t xml:space="preserve">Pease JB, Hahn MW. 2013. More accurate phylogenies inferred from low-recombination regions in the presence of incomplete lineage sorting. </w:t>
      </w:r>
      <w:r w:rsidRPr="008E71B1">
        <w:rPr>
          <w:i/>
        </w:rPr>
        <w:t>Evolution</w:t>
      </w:r>
      <w:r w:rsidRPr="008E71B1">
        <w:t>. 67:2376-2384.</w:t>
      </w:r>
    </w:p>
    <w:p w14:paraId="427D4D0C" w14:textId="77777777" w:rsidR="008E71B1" w:rsidRPr="008E71B1" w:rsidRDefault="008E71B1" w:rsidP="008E71B1">
      <w:pPr>
        <w:pStyle w:val="EndNoteBibliography"/>
        <w:spacing w:after="0"/>
      </w:pPr>
    </w:p>
    <w:p w14:paraId="460010CB" w14:textId="77777777" w:rsidR="008E71B1" w:rsidRPr="008E71B1" w:rsidRDefault="008E71B1" w:rsidP="008E71B1">
      <w:pPr>
        <w:pStyle w:val="EndNoteBibliography"/>
        <w:ind w:left="720" w:hanging="720"/>
      </w:pPr>
      <w:r w:rsidRPr="008E71B1">
        <w:t xml:space="preserve">Platt RN, 2nd, Vandewege MW, Ray DA. 2018. Mammalian transposable elements and their impacts on genome evolution. </w:t>
      </w:r>
      <w:r w:rsidRPr="008E71B1">
        <w:rPr>
          <w:i/>
        </w:rPr>
        <w:t>Chromosome Res</w:t>
      </w:r>
      <w:r w:rsidRPr="008E71B1">
        <w:t>. 26:25-43.</w:t>
      </w:r>
    </w:p>
    <w:p w14:paraId="57FE8CC6" w14:textId="77777777" w:rsidR="008E71B1" w:rsidRPr="008E71B1" w:rsidRDefault="008E71B1" w:rsidP="008E71B1">
      <w:pPr>
        <w:pStyle w:val="EndNoteBibliography"/>
        <w:spacing w:after="0"/>
      </w:pPr>
    </w:p>
    <w:p w14:paraId="1318CE45" w14:textId="77777777" w:rsidR="008E71B1" w:rsidRPr="008E71B1" w:rsidRDefault="008E71B1" w:rsidP="008E71B1">
      <w:pPr>
        <w:pStyle w:val="EndNoteBibliography"/>
        <w:ind w:left="720" w:hanging="720"/>
      </w:pPr>
      <w:r w:rsidRPr="008E71B1">
        <w:lastRenderedPageBreak/>
        <w:t xml:space="preserve">Pollard KS, Hubisz MJ, Rosenbloom KR, Siepel A. 2010. Detection of nonneutral substitution rates on mammalian phylogenies. </w:t>
      </w:r>
      <w:r w:rsidRPr="008E71B1">
        <w:rPr>
          <w:i/>
        </w:rPr>
        <w:t>Genome Res</w:t>
      </w:r>
      <w:r w:rsidRPr="008E71B1">
        <w:t>. 20:110-121.</w:t>
      </w:r>
    </w:p>
    <w:p w14:paraId="5EB4445B" w14:textId="77777777" w:rsidR="008E71B1" w:rsidRPr="008E71B1" w:rsidRDefault="008E71B1" w:rsidP="008E71B1">
      <w:pPr>
        <w:pStyle w:val="EndNoteBibliography"/>
        <w:spacing w:after="0"/>
      </w:pPr>
    </w:p>
    <w:p w14:paraId="12BC9928" w14:textId="77777777" w:rsidR="008E71B1" w:rsidRPr="008E71B1" w:rsidRDefault="008E71B1" w:rsidP="008E71B1">
      <w:pPr>
        <w:pStyle w:val="EndNoteBibliography"/>
        <w:ind w:left="720" w:hanging="720"/>
      </w:pPr>
      <w:r w:rsidRPr="008E71B1">
        <w:t xml:space="preserve">Pond SL, Frost SD, Muse SV. 2005. HyPhy: hypothesis testing using phylogenies. </w:t>
      </w:r>
      <w:r w:rsidRPr="008E71B1">
        <w:rPr>
          <w:i/>
        </w:rPr>
        <w:t>Bioinformatics</w:t>
      </w:r>
      <w:r w:rsidRPr="008E71B1">
        <w:t>. 21:676-679.</w:t>
      </w:r>
    </w:p>
    <w:p w14:paraId="534C9261" w14:textId="77777777" w:rsidR="008E71B1" w:rsidRPr="008E71B1" w:rsidRDefault="008E71B1" w:rsidP="008E71B1">
      <w:pPr>
        <w:pStyle w:val="EndNoteBibliography"/>
        <w:spacing w:after="0"/>
      </w:pPr>
    </w:p>
    <w:p w14:paraId="2441D504" w14:textId="77777777" w:rsidR="008E71B1" w:rsidRPr="008E71B1" w:rsidRDefault="008E71B1" w:rsidP="008E71B1">
      <w:pPr>
        <w:pStyle w:val="EndNoteBibliography"/>
        <w:ind w:left="720" w:hanging="720"/>
      </w:pPr>
      <w:r w:rsidRPr="008E71B1">
        <w:t xml:space="preserve">Poplin R, Ruano-Rubio V, DePristo MA, Fennell TJ, Carneiro MO, Auwera GAVd, Kling DE, Gauthier LD, Levy-Moonshine A, Roazen D, et al. 2018. Scaling accurate genetic variant discovery to tens of thousands of samples. </w:t>
      </w:r>
      <w:r w:rsidRPr="008E71B1">
        <w:rPr>
          <w:i/>
        </w:rPr>
        <w:t>bioRxiv</w:t>
      </w:r>
      <w:r w:rsidRPr="008E71B1">
        <w:t>.201178.</w:t>
      </w:r>
    </w:p>
    <w:p w14:paraId="656F32EF" w14:textId="77777777" w:rsidR="008E71B1" w:rsidRPr="008E71B1" w:rsidRDefault="008E71B1" w:rsidP="008E71B1">
      <w:pPr>
        <w:pStyle w:val="EndNoteBibliography"/>
        <w:spacing w:after="0"/>
      </w:pPr>
    </w:p>
    <w:p w14:paraId="14F05D5A" w14:textId="77777777" w:rsidR="008E71B1" w:rsidRPr="008E71B1" w:rsidRDefault="008E71B1" w:rsidP="008E71B1">
      <w:pPr>
        <w:pStyle w:val="EndNoteBibliography"/>
        <w:ind w:left="720" w:hanging="720"/>
      </w:pPr>
      <w:r w:rsidRPr="008E71B1">
        <w:t xml:space="preserve">Ptak SE, Hinds DA, Koehler K, Nickel B, Patil N, Ballinger DG, Przeworski M, Frazer KA, Paabo S. 2005. Fine-scale recombination patterns differ between chimpanzees and humans. </w:t>
      </w:r>
      <w:r w:rsidRPr="008E71B1">
        <w:rPr>
          <w:i/>
        </w:rPr>
        <w:t>Nat Genet</w:t>
      </w:r>
      <w:r w:rsidRPr="008E71B1">
        <w:t>. 37:429-434.</w:t>
      </w:r>
    </w:p>
    <w:p w14:paraId="230F9102" w14:textId="77777777" w:rsidR="008E71B1" w:rsidRPr="008E71B1" w:rsidRDefault="008E71B1" w:rsidP="008E71B1">
      <w:pPr>
        <w:pStyle w:val="EndNoteBibliography"/>
        <w:spacing w:after="0"/>
      </w:pPr>
    </w:p>
    <w:p w14:paraId="463268E0" w14:textId="77777777" w:rsidR="008E71B1" w:rsidRPr="008E71B1" w:rsidRDefault="008E71B1" w:rsidP="008E71B1">
      <w:pPr>
        <w:pStyle w:val="EndNoteBibliography"/>
        <w:ind w:left="720" w:hanging="720"/>
      </w:pPr>
      <w:r w:rsidRPr="008E71B1">
        <w:t xml:space="preserve">Quinlan AR, Hall IM. 2010. BEDTools: a flexible suite of utilities for comparing genomic features. </w:t>
      </w:r>
      <w:r w:rsidRPr="008E71B1">
        <w:rPr>
          <w:i/>
        </w:rPr>
        <w:t>Bioinformatics</w:t>
      </w:r>
      <w:r w:rsidRPr="008E71B1">
        <w:t>. 26:841-842.</w:t>
      </w:r>
    </w:p>
    <w:p w14:paraId="4B691411" w14:textId="77777777" w:rsidR="008E71B1" w:rsidRPr="008E71B1" w:rsidRDefault="008E71B1" w:rsidP="008E71B1">
      <w:pPr>
        <w:pStyle w:val="EndNoteBibliography"/>
        <w:spacing w:after="0"/>
      </w:pPr>
    </w:p>
    <w:p w14:paraId="6D2277BA" w14:textId="77777777" w:rsidR="008E71B1" w:rsidRPr="008E71B1" w:rsidRDefault="008E71B1" w:rsidP="008E71B1">
      <w:pPr>
        <w:pStyle w:val="EndNoteBibliography"/>
        <w:ind w:left="720" w:hanging="720"/>
      </w:pPr>
      <w:r w:rsidRPr="008E71B1">
        <w:t>R Core Team. 2021. R: A language and environment for statistical computing. Vienna, Austria.</w:t>
      </w:r>
    </w:p>
    <w:p w14:paraId="73DCFD20" w14:textId="77777777" w:rsidR="008E71B1" w:rsidRPr="008E71B1" w:rsidRDefault="008E71B1" w:rsidP="008E71B1">
      <w:pPr>
        <w:pStyle w:val="EndNoteBibliography"/>
        <w:spacing w:after="0"/>
      </w:pPr>
    </w:p>
    <w:p w14:paraId="36C265FE" w14:textId="77777777" w:rsidR="008E71B1" w:rsidRPr="008E71B1" w:rsidRDefault="008E71B1" w:rsidP="008E71B1">
      <w:pPr>
        <w:pStyle w:val="EndNoteBibliography"/>
        <w:ind w:left="720" w:hanging="720"/>
      </w:pPr>
      <w:r w:rsidRPr="008E71B1">
        <w:t xml:space="preserve">Ranwez V, Douzery EJP, Cambon C, Chantret N, Delsuc F. 2018. MACSE v2: Toolkit for the Alignment of Coding Sequences Accounting for Frameshifts and Stop Codons. </w:t>
      </w:r>
      <w:r w:rsidRPr="008E71B1">
        <w:rPr>
          <w:i/>
        </w:rPr>
        <w:t>Mol Biol Evol</w:t>
      </w:r>
      <w:r w:rsidRPr="008E71B1">
        <w:t>. 35:2582-2584.</w:t>
      </w:r>
    </w:p>
    <w:p w14:paraId="65E6A297" w14:textId="77777777" w:rsidR="008E71B1" w:rsidRPr="008E71B1" w:rsidRDefault="008E71B1" w:rsidP="008E71B1">
      <w:pPr>
        <w:pStyle w:val="EndNoteBibliography"/>
        <w:spacing w:after="0"/>
      </w:pPr>
    </w:p>
    <w:p w14:paraId="62ECAA48" w14:textId="77777777" w:rsidR="008E71B1" w:rsidRPr="008E71B1" w:rsidRDefault="008E71B1" w:rsidP="008E71B1">
      <w:pPr>
        <w:pStyle w:val="EndNoteBibliography"/>
        <w:ind w:left="720" w:hanging="720"/>
      </w:pPr>
      <w:r w:rsidRPr="008E71B1">
        <w:t xml:space="preserve">Revell LJ. 2012. phytools: an R package for phylogenetic comparative biology (and other things). </w:t>
      </w:r>
      <w:r w:rsidRPr="008E71B1">
        <w:rPr>
          <w:i/>
        </w:rPr>
        <w:t>Methods in Ecology and Evolution</w:t>
      </w:r>
      <w:r w:rsidRPr="008E71B1">
        <w:t>. 3:217-223.</w:t>
      </w:r>
    </w:p>
    <w:p w14:paraId="305A38CB" w14:textId="77777777" w:rsidR="008E71B1" w:rsidRPr="008E71B1" w:rsidRDefault="008E71B1" w:rsidP="008E71B1">
      <w:pPr>
        <w:pStyle w:val="EndNoteBibliography"/>
        <w:spacing w:after="0"/>
      </w:pPr>
    </w:p>
    <w:p w14:paraId="31718A5C" w14:textId="77777777" w:rsidR="008E71B1" w:rsidRPr="008E71B1" w:rsidRDefault="008E71B1" w:rsidP="008E71B1">
      <w:pPr>
        <w:pStyle w:val="EndNoteBibliography"/>
        <w:ind w:left="720" w:hanging="720"/>
      </w:pPr>
      <w:r w:rsidRPr="008E71B1">
        <w:t xml:space="preserve">Rivas-Gonzalez I, Rousselle M, Li F, Zhou L, Dutheil JY, Munch K, Shao Y, Wu D, Schierup MH, Zhang G. 2023. Pervasive incomplete lineage sorting illuminates speciation and selection in primates. </w:t>
      </w:r>
      <w:r w:rsidRPr="008E71B1">
        <w:rPr>
          <w:i/>
        </w:rPr>
        <w:t>Science</w:t>
      </w:r>
      <w:r w:rsidRPr="008E71B1">
        <w:t>. 380:eabn4409.</w:t>
      </w:r>
    </w:p>
    <w:p w14:paraId="000F2EC5" w14:textId="77777777" w:rsidR="008E71B1" w:rsidRPr="008E71B1" w:rsidRDefault="008E71B1" w:rsidP="008E71B1">
      <w:pPr>
        <w:pStyle w:val="EndNoteBibliography"/>
        <w:spacing w:after="0"/>
      </w:pPr>
    </w:p>
    <w:p w14:paraId="50E488DC" w14:textId="77777777" w:rsidR="008E71B1" w:rsidRPr="008E71B1" w:rsidRDefault="008E71B1" w:rsidP="008E71B1">
      <w:pPr>
        <w:pStyle w:val="EndNoteBibliography"/>
        <w:ind w:left="720" w:hanging="720"/>
      </w:pPr>
      <w:r w:rsidRPr="008E71B1">
        <w:t xml:space="preserve">Robinson DF, Foulds LR. 1981. Comparison of phylogenetic trees. </w:t>
      </w:r>
      <w:r w:rsidRPr="008E71B1">
        <w:rPr>
          <w:i/>
        </w:rPr>
        <w:t>Mathematical Biosciences</w:t>
      </w:r>
      <w:r w:rsidRPr="008E71B1">
        <w:t>. 53:131-147.</w:t>
      </w:r>
    </w:p>
    <w:p w14:paraId="7AC00A1D" w14:textId="77777777" w:rsidR="008E71B1" w:rsidRPr="008E71B1" w:rsidRDefault="008E71B1" w:rsidP="008E71B1">
      <w:pPr>
        <w:pStyle w:val="EndNoteBibliography"/>
        <w:spacing w:after="0"/>
      </w:pPr>
    </w:p>
    <w:p w14:paraId="29F1CF83" w14:textId="77777777" w:rsidR="008E71B1" w:rsidRPr="008E71B1" w:rsidRDefault="008E71B1" w:rsidP="008E71B1">
      <w:pPr>
        <w:pStyle w:val="EndNoteBibliography"/>
        <w:ind w:left="720" w:hanging="720"/>
      </w:pPr>
      <w:r w:rsidRPr="008E71B1">
        <w:t>Robinson DF, Foulds LR editors.; 1979 Berlin, Heidelberg.</w:t>
      </w:r>
    </w:p>
    <w:p w14:paraId="2B67DFD4" w14:textId="77777777" w:rsidR="008E71B1" w:rsidRPr="008E71B1" w:rsidRDefault="008E71B1" w:rsidP="008E71B1">
      <w:pPr>
        <w:pStyle w:val="EndNoteBibliography"/>
        <w:spacing w:after="0"/>
      </w:pPr>
    </w:p>
    <w:p w14:paraId="3B9E478C" w14:textId="77777777" w:rsidR="008E71B1" w:rsidRPr="008E71B1" w:rsidRDefault="008E71B1" w:rsidP="008E71B1">
      <w:pPr>
        <w:pStyle w:val="EndNoteBibliography"/>
        <w:ind w:left="720" w:hanging="720"/>
      </w:pPr>
      <w:r w:rsidRPr="008E71B1">
        <w:t xml:space="preserve">Romanenko SA, Perelman PL, Trifonov VA, Graphodatsky AS. 2012. Chromosomal evolution in Rodentia. </w:t>
      </w:r>
      <w:r w:rsidRPr="008E71B1">
        <w:rPr>
          <w:i/>
        </w:rPr>
        <w:t>Heredity (Edinb)</w:t>
      </w:r>
      <w:r w:rsidRPr="008E71B1">
        <w:t>. 108:4-16.</w:t>
      </w:r>
    </w:p>
    <w:p w14:paraId="1C8F3F3D" w14:textId="77777777" w:rsidR="008E71B1" w:rsidRPr="008E71B1" w:rsidRDefault="008E71B1" w:rsidP="008E71B1">
      <w:pPr>
        <w:pStyle w:val="EndNoteBibliography"/>
        <w:spacing w:after="0"/>
      </w:pPr>
    </w:p>
    <w:p w14:paraId="14B997AE" w14:textId="77777777" w:rsidR="008E71B1" w:rsidRPr="008E71B1" w:rsidRDefault="008E71B1" w:rsidP="008E71B1">
      <w:pPr>
        <w:pStyle w:val="EndNoteBibliography"/>
        <w:ind w:left="720" w:hanging="720"/>
      </w:pPr>
      <w:r w:rsidRPr="008E71B1">
        <w:t xml:space="preserve">Rosenberg NA. 2002. The probability of topological concordance of gene trees and species trees. </w:t>
      </w:r>
      <w:r w:rsidRPr="008E71B1">
        <w:rPr>
          <w:i/>
        </w:rPr>
        <w:t>Theor Popul Biol</w:t>
      </w:r>
      <w:r w:rsidRPr="008E71B1">
        <w:t>. 61:225-247.</w:t>
      </w:r>
    </w:p>
    <w:p w14:paraId="2F15749E" w14:textId="77777777" w:rsidR="008E71B1" w:rsidRPr="008E71B1" w:rsidRDefault="008E71B1" w:rsidP="008E71B1">
      <w:pPr>
        <w:pStyle w:val="EndNoteBibliography"/>
        <w:spacing w:after="0"/>
      </w:pPr>
    </w:p>
    <w:p w14:paraId="3A68DCCB" w14:textId="77777777" w:rsidR="008E71B1" w:rsidRPr="008E71B1" w:rsidRDefault="008E71B1" w:rsidP="008E71B1">
      <w:pPr>
        <w:pStyle w:val="EndNoteBibliography"/>
        <w:ind w:left="720" w:hanging="720"/>
      </w:pPr>
      <w:r w:rsidRPr="008E71B1">
        <w:lastRenderedPageBreak/>
        <w:t xml:space="preserve">Rowe KC, Achmadi AS, Fabre P-H, Schenk JJ, Steppan SJ, Esselstyn JA. 2019. Oceanic islands of Wallacea as a source for dispersal and diversification of murine rodents. </w:t>
      </w:r>
      <w:r w:rsidRPr="008E71B1">
        <w:rPr>
          <w:i/>
        </w:rPr>
        <w:t>Journal of Biogeography</w:t>
      </w:r>
      <w:r w:rsidRPr="008E71B1">
        <w:t>. 46:2752-2768.</w:t>
      </w:r>
    </w:p>
    <w:p w14:paraId="51E56D23" w14:textId="77777777" w:rsidR="008E71B1" w:rsidRPr="008E71B1" w:rsidRDefault="008E71B1" w:rsidP="008E71B1">
      <w:pPr>
        <w:pStyle w:val="EndNoteBibliography"/>
        <w:spacing w:after="0"/>
      </w:pPr>
    </w:p>
    <w:p w14:paraId="4A79617A" w14:textId="77777777" w:rsidR="008E71B1" w:rsidRPr="008E71B1" w:rsidRDefault="008E71B1" w:rsidP="008E71B1">
      <w:pPr>
        <w:pStyle w:val="EndNoteBibliography"/>
        <w:ind w:left="720" w:hanging="720"/>
      </w:pPr>
      <w:r w:rsidRPr="008E71B1">
        <w:t xml:space="preserve">Roycroft E, Achmadi A, Callahan CM, Esselstyn JA, Good JM, Moussalli A, Rowe KC. 2021. Molecular Evolution of Ecological Specialisation: Genomic Insights from the Diversification of Murine Rodents. </w:t>
      </w:r>
      <w:r w:rsidRPr="008E71B1">
        <w:rPr>
          <w:i/>
        </w:rPr>
        <w:t>Genome Biol Evol</w:t>
      </w:r>
      <w:r w:rsidRPr="008E71B1">
        <w:t>. 13:evab103.</w:t>
      </w:r>
    </w:p>
    <w:p w14:paraId="078C8E43" w14:textId="77777777" w:rsidR="008E71B1" w:rsidRPr="008E71B1" w:rsidRDefault="008E71B1" w:rsidP="008E71B1">
      <w:pPr>
        <w:pStyle w:val="EndNoteBibliography"/>
        <w:spacing w:after="0"/>
      </w:pPr>
    </w:p>
    <w:p w14:paraId="5C31E321" w14:textId="77777777" w:rsidR="008E71B1" w:rsidRPr="008E71B1" w:rsidRDefault="008E71B1" w:rsidP="008E71B1">
      <w:pPr>
        <w:pStyle w:val="EndNoteBibliography"/>
        <w:ind w:left="720" w:hanging="720"/>
      </w:pPr>
      <w:r w:rsidRPr="008E71B1">
        <w:t xml:space="preserve">Roycroft EJ, Moussalli A, Rowe KC. 2020. Phylogenomics Uncovers Confidence and Conflict in the Rapid Radiation of Australo-Papuan Rodents. </w:t>
      </w:r>
      <w:r w:rsidRPr="008E71B1">
        <w:rPr>
          <w:i/>
        </w:rPr>
        <w:t>Syst Biol</w:t>
      </w:r>
      <w:r w:rsidRPr="008E71B1">
        <w:t>. 69:431-444.</w:t>
      </w:r>
    </w:p>
    <w:p w14:paraId="2CDA6A69" w14:textId="77777777" w:rsidR="008E71B1" w:rsidRPr="008E71B1" w:rsidRDefault="008E71B1" w:rsidP="008E71B1">
      <w:pPr>
        <w:pStyle w:val="EndNoteBibliography"/>
        <w:spacing w:after="0"/>
      </w:pPr>
    </w:p>
    <w:p w14:paraId="19F36B1D" w14:textId="77777777" w:rsidR="008E71B1" w:rsidRPr="008E71B1" w:rsidRDefault="008E71B1" w:rsidP="008E71B1">
      <w:pPr>
        <w:pStyle w:val="EndNoteBibliography"/>
        <w:ind w:left="720" w:hanging="720"/>
      </w:pPr>
      <w:r w:rsidRPr="008E71B1">
        <w:t xml:space="preserve">Sarver BA, Keeble S, Cosart T, Tucker PK, Dean MD, Good JM. 2017. Phylogenomic Insights into Mouse Evolution Using a Pseudoreference Approach. </w:t>
      </w:r>
      <w:r w:rsidRPr="008E71B1">
        <w:rPr>
          <w:i/>
        </w:rPr>
        <w:t>Genome Biol Evol</w:t>
      </w:r>
      <w:r w:rsidRPr="008E71B1">
        <w:t>. 9:726-739.</w:t>
      </w:r>
    </w:p>
    <w:p w14:paraId="6391DED8" w14:textId="77777777" w:rsidR="008E71B1" w:rsidRPr="008E71B1" w:rsidRDefault="008E71B1" w:rsidP="008E71B1">
      <w:pPr>
        <w:pStyle w:val="EndNoteBibliography"/>
        <w:spacing w:after="0"/>
      </w:pPr>
    </w:p>
    <w:p w14:paraId="5DC25951" w14:textId="77777777" w:rsidR="008E71B1" w:rsidRPr="008E71B1" w:rsidRDefault="008E71B1" w:rsidP="008E71B1">
      <w:pPr>
        <w:pStyle w:val="EndNoteBibliography"/>
        <w:ind w:left="720" w:hanging="720"/>
      </w:pPr>
      <w:r w:rsidRPr="008E71B1">
        <w:t xml:space="preserve">Scally A, Dutheil JY, Hillier LW, Jordan GE, Goodhead I, Herrero J, Hobolth A, Lappalainen T, Mailund T, Marques-Bonet T, et al. 2012. Insights into hominid evolution from the gorilla genome sequence. </w:t>
      </w:r>
      <w:r w:rsidRPr="008E71B1">
        <w:rPr>
          <w:i/>
        </w:rPr>
        <w:t>Nature</w:t>
      </w:r>
      <w:r w:rsidRPr="008E71B1">
        <w:t>. 483:169-175.</w:t>
      </w:r>
    </w:p>
    <w:p w14:paraId="2C6CC531" w14:textId="77777777" w:rsidR="008E71B1" w:rsidRPr="008E71B1" w:rsidRDefault="008E71B1" w:rsidP="008E71B1">
      <w:pPr>
        <w:pStyle w:val="EndNoteBibliography"/>
        <w:spacing w:after="0"/>
      </w:pPr>
    </w:p>
    <w:p w14:paraId="175FE45F" w14:textId="77777777" w:rsidR="008E71B1" w:rsidRPr="008E71B1" w:rsidRDefault="008E71B1" w:rsidP="008E71B1">
      <w:pPr>
        <w:pStyle w:val="EndNoteBibliography"/>
        <w:ind w:left="720" w:hanging="720"/>
      </w:pPr>
      <w:r w:rsidRPr="008E71B1">
        <w:t xml:space="preserve">Schenk JJ, Rowe KC, Steppan SJ. 2013. Ecological opportunity and incumbency in the diversification of repeated continental colonizations by muroid rodents. </w:t>
      </w:r>
      <w:r w:rsidRPr="008E71B1">
        <w:rPr>
          <w:i/>
        </w:rPr>
        <w:t>Syst Biol</w:t>
      </w:r>
      <w:r w:rsidRPr="008E71B1">
        <w:t>. 62:837-864.</w:t>
      </w:r>
    </w:p>
    <w:p w14:paraId="34083E9C" w14:textId="77777777" w:rsidR="008E71B1" w:rsidRPr="008E71B1" w:rsidRDefault="008E71B1" w:rsidP="008E71B1">
      <w:pPr>
        <w:pStyle w:val="EndNoteBibliography"/>
        <w:spacing w:after="0"/>
      </w:pPr>
    </w:p>
    <w:p w14:paraId="6CC8DDEE" w14:textId="77777777" w:rsidR="008E71B1" w:rsidRPr="008E71B1" w:rsidRDefault="008E71B1" w:rsidP="008E71B1">
      <w:pPr>
        <w:pStyle w:val="EndNoteBibliography"/>
        <w:ind w:left="720" w:hanging="720"/>
      </w:pPr>
      <w:r w:rsidRPr="008E71B1">
        <w:t xml:space="preserve">Schliep KP. 2011. phangorn: phylogenetic analysis in R. </w:t>
      </w:r>
      <w:r w:rsidRPr="008E71B1">
        <w:rPr>
          <w:i/>
        </w:rPr>
        <w:t>Bioinformatics</w:t>
      </w:r>
      <w:r w:rsidRPr="008E71B1">
        <w:t>. 27:592-593.</w:t>
      </w:r>
    </w:p>
    <w:p w14:paraId="4A92EDAA" w14:textId="77777777" w:rsidR="008E71B1" w:rsidRPr="008E71B1" w:rsidRDefault="008E71B1" w:rsidP="008E71B1">
      <w:pPr>
        <w:pStyle w:val="EndNoteBibliography"/>
        <w:spacing w:after="0"/>
      </w:pPr>
    </w:p>
    <w:p w14:paraId="002A4D1B" w14:textId="77777777" w:rsidR="008E71B1" w:rsidRPr="008E71B1" w:rsidRDefault="008E71B1" w:rsidP="008E71B1">
      <w:pPr>
        <w:pStyle w:val="EndNoteBibliography"/>
        <w:ind w:left="720" w:hanging="720"/>
      </w:pPr>
      <w:r w:rsidRPr="008E71B1">
        <w:t xml:space="preserve">Serizawa K, Suzuki H, Tsuchiya K. 2000. A phylogenetic view on species radiation in Apodemus inferred from variation of nuclear and mitochondrial genes. </w:t>
      </w:r>
      <w:r w:rsidRPr="008E71B1">
        <w:rPr>
          <w:i/>
        </w:rPr>
        <w:t>Biochem Genet</w:t>
      </w:r>
      <w:r w:rsidRPr="008E71B1">
        <w:t>. 38:27-40.</w:t>
      </w:r>
    </w:p>
    <w:p w14:paraId="3A82BD9B" w14:textId="77777777" w:rsidR="008E71B1" w:rsidRPr="008E71B1" w:rsidRDefault="008E71B1" w:rsidP="008E71B1">
      <w:pPr>
        <w:pStyle w:val="EndNoteBibliography"/>
        <w:spacing w:after="0"/>
      </w:pPr>
    </w:p>
    <w:p w14:paraId="3788D59C" w14:textId="77777777" w:rsidR="008E71B1" w:rsidRPr="008E71B1" w:rsidRDefault="008E71B1" w:rsidP="008E71B1">
      <w:pPr>
        <w:pStyle w:val="EndNoteBibliography"/>
        <w:ind w:left="720" w:hanging="720"/>
      </w:pPr>
      <w:r w:rsidRPr="008E71B1">
        <w:t xml:space="preserve">Shifman S, Bell JT, Copley RR, Taylor MS, Williams RW, Mott R, Flint J. 2006. A high-resolution single nucleotide polymorphism genetic map of the mouse genome. </w:t>
      </w:r>
      <w:r w:rsidRPr="008E71B1">
        <w:rPr>
          <w:i/>
        </w:rPr>
        <w:t>PLoS Biol</w:t>
      </w:r>
      <w:r w:rsidRPr="008E71B1">
        <w:t>. 4:e395.</w:t>
      </w:r>
    </w:p>
    <w:p w14:paraId="621FE790" w14:textId="77777777" w:rsidR="008E71B1" w:rsidRPr="008E71B1" w:rsidRDefault="008E71B1" w:rsidP="008E71B1">
      <w:pPr>
        <w:pStyle w:val="EndNoteBibliography"/>
        <w:spacing w:after="0"/>
      </w:pPr>
    </w:p>
    <w:p w14:paraId="52A97B98" w14:textId="77777777" w:rsidR="008E71B1" w:rsidRPr="008E71B1" w:rsidRDefault="008E71B1" w:rsidP="008E71B1">
      <w:pPr>
        <w:pStyle w:val="EndNoteBibliography"/>
        <w:ind w:left="720" w:hanging="720"/>
      </w:pPr>
      <w:r w:rsidRPr="008E71B1">
        <w:t xml:space="preserve">Singhal S, Leffler EM, Sannareddy K, Turner I, Venn O, Hooper DM, Strand AI, Li Q, Raney B, Balakrishnan CN, et al. 2015. Stable recombination hotspots in birds. </w:t>
      </w:r>
      <w:r w:rsidRPr="008E71B1">
        <w:rPr>
          <w:i/>
        </w:rPr>
        <w:t>Science</w:t>
      </w:r>
      <w:r w:rsidRPr="008E71B1">
        <w:t>. 350:928-932.</w:t>
      </w:r>
    </w:p>
    <w:p w14:paraId="0BDE4B9A" w14:textId="77777777" w:rsidR="008E71B1" w:rsidRPr="008E71B1" w:rsidRDefault="008E71B1" w:rsidP="008E71B1">
      <w:pPr>
        <w:pStyle w:val="EndNoteBibliography"/>
        <w:spacing w:after="0"/>
      </w:pPr>
    </w:p>
    <w:p w14:paraId="28C52379" w14:textId="77777777" w:rsidR="008E71B1" w:rsidRPr="008E71B1" w:rsidRDefault="008E71B1" w:rsidP="008E71B1">
      <w:pPr>
        <w:pStyle w:val="EndNoteBibliography"/>
        <w:ind w:left="720" w:hanging="720"/>
      </w:pPr>
      <w:r w:rsidRPr="008E71B1">
        <w:t xml:space="preserve">Slatkin M, Pollack JL. 2006. The concordance of gene trees and species trees at two linked loci. </w:t>
      </w:r>
      <w:r w:rsidRPr="008E71B1">
        <w:rPr>
          <w:i/>
        </w:rPr>
        <w:t>Genetics</w:t>
      </w:r>
      <w:r w:rsidRPr="008E71B1">
        <w:t>. 172:1979-1984.</w:t>
      </w:r>
    </w:p>
    <w:p w14:paraId="33F2EB79" w14:textId="77777777" w:rsidR="008E71B1" w:rsidRPr="008E71B1" w:rsidRDefault="008E71B1" w:rsidP="008E71B1">
      <w:pPr>
        <w:pStyle w:val="EndNoteBibliography"/>
        <w:spacing w:after="0"/>
      </w:pPr>
    </w:p>
    <w:p w14:paraId="2FF3103C" w14:textId="77777777" w:rsidR="008E71B1" w:rsidRPr="008E71B1" w:rsidRDefault="008E71B1" w:rsidP="008E71B1">
      <w:pPr>
        <w:pStyle w:val="EndNoteBibliography"/>
        <w:ind w:left="720" w:hanging="720"/>
      </w:pPr>
      <w:r w:rsidRPr="008E71B1">
        <w:t xml:space="preserve">Smagulova F, Gregoretti IV, Brick K, Khil P, Camerini-Otero RD, Petukhova GV. 2011. Genome-wide analysis reveals novel molecular features of mouse recombination hotspots. </w:t>
      </w:r>
      <w:r w:rsidRPr="008E71B1">
        <w:rPr>
          <w:i/>
        </w:rPr>
        <w:t>Nature</w:t>
      </w:r>
      <w:r w:rsidRPr="008E71B1">
        <w:t>. 472:375-378.</w:t>
      </w:r>
    </w:p>
    <w:p w14:paraId="37BA3FFE" w14:textId="77777777" w:rsidR="008E71B1" w:rsidRPr="008E71B1" w:rsidRDefault="008E71B1" w:rsidP="008E71B1">
      <w:pPr>
        <w:pStyle w:val="EndNoteBibliography"/>
        <w:spacing w:after="0"/>
      </w:pPr>
    </w:p>
    <w:p w14:paraId="4F11A769" w14:textId="74342598" w:rsidR="008E71B1" w:rsidRPr="008E71B1" w:rsidRDefault="008E71B1" w:rsidP="008E71B1">
      <w:pPr>
        <w:pStyle w:val="EndNoteBibliography"/>
        <w:ind w:left="720" w:hanging="720"/>
      </w:pPr>
      <w:r w:rsidRPr="008E71B1">
        <w:t xml:space="preserve">RepeatMasker Open-4.0 [Internet]. 2013-2015. Available from </w:t>
      </w:r>
      <w:hyperlink r:id="rId25" w:history="1">
        <w:r w:rsidRPr="008E71B1">
          <w:rPr>
            <w:rStyle w:val="Hyperlink"/>
          </w:rPr>
          <w:t>http://www.repeatmasker.org</w:t>
        </w:r>
      </w:hyperlink>
      <w:r w:rsidRPr="008E71B1">
        <w:t>.</w:t>
      </w:r>
    </w:p>
    <w:p w14:paraId="6A49C4AA" w14:textId="77777777" w:rsidR="008E71B1" w:rsidRPr="008E71B1" w:rsidRDefault="008E71B1" w:rsidP="008E71B1">
      <w:pPr>
        <w:pStyle w:val="EndNoteBibliography"/>
        <w:spacing w:after="0"/>
      </w:pPr>
    </w:p>
    <w:p w14:paraId="79774371" w14:textId="77777777" w:rsidR="008E71B1" w:rsidRPr="008E71B1" w:rsidRDefault="008E71B1" w:rsidP="008E71B1">
      <w:pPr>
        <w:pStyle w:val="EndNoteBibliography"/>
        <w:ind w:left="720" w:hanging="720"/>
      </w:pPr>
      <w:r w:rsidRPr="008E71B1">
        <w:t xml:space="preserve">Smith BT, Merwin J, Provost KL, Thom G, Brumfield RT, Ferreira M, Mauck WM, Moyle RG, Wright TF, Joseph L. 2023. Phylogenomic Analysis of the Parrots of the World Distinguishes Artifactual from Biological Sources of Gene Tree Discordance. </w:t>
      </w:r>
      <w:r w:rsidRPr="008E71B1">
        <w:rPr>
          <w:i/>
        </w:rPr>
        <w:t>Syst Biol</w:t>
      </w:r>
      <w:r w:rsidRPr="008E71B1">
        <w:t>. 72:228-241.</w:t>
      </w:r>
    </w:p>
    <w:p w14:paraId="4E03E35D" w14:textId="77777777" w:rsidR="008E71B1" w:rsidRPr="008E71B1" w:rsidRDefault="008E71B1" w:rsidP="008E71B1">
      <w:pPr>
        <w:pStyle w:val="EndNoteBibliography"/>
        <w:spacing w:after="0"/>
      </w:pPr>
    </w:p>
    <w:p w14:paraId="3903B050" w14:textId="77777777" w:rsidR="008E71B1" w:rsidRPr="008E71B1" w:rsidRDefault="008E71B1" w:rsidP="008E71B1">
      <w:pPr>
        <w:pStyle w:val="EndNoteBibliography"/>
        <w:ind w:left="720" w:hanging="720"/>
      </w:pPr>
      <w:r w:rsidRPr="008E71B1">
        <w:t xml:space="preserve">Smith JM, Haigh J. 1974. The hitch-hiking effect of a favourable gene. </w:t>
      </w:r>
      <w:r w:rsidRPr="008E71B1">
        <w:rPr>
          <w:i/>
        </w:rPr>
        <w:t>Genet Res</w:t>
      </w:r>
      <w:r w:rsidRPr="008E71B1">
        <w:t>. 23:23-35.</w:t>
      </w:r>
    </w:p>
    <w:p w14:paraId="6F3044B3" w14:textId="77777777" w:rsidR="008E71B1" w:rsidRPr="008E71B1" w:rsidRDefault="008E71B1" w:rsidP="008E71B1">
      <w:pPr>
        <w:pStyle w:val="EndNoteBibliography"/>
        <w:spacing w:after="0"/>
      </w:pPr>
    </w:p>
    <w:p w14:paraId="67941CBB" w14:textId="77777777" w:rsidR="008E71B1" w:rsidRPr="008E71B1" w:rsidRDefault="008E71B1" w:rsidP="008E71B1">
      <w:pPr>
        <w:pStyle w:val="EndNoteBibliography"/>
        <w:ind w:left="720" w:hanging="720"/>
      </w:pPr>
      <w:r w:rsidRPr="008E71B1">
        <w:t xml:space="preserve">Smith MD, Wertheim JO, Weaver S, Murrell B, Scheffler K, Kosakovsky Pond SL. 2015a. Less is more: an adaptive branch-site random effects model for efficient detection of episodic diversifying selection. </w:t>
      </w:r>
      <w:r w:rsidRPr="008E71B1">
        <w:rPr>
          <w:i/>
        </w:rPr>
        <w:t>Mol Biol Evol</w:t>
      </w:r>
      <w:r w:rsidRPr="008E71B1">
        <w:t>. 32:1342-1353.</w:t>
      </w:r>
    </w:p>
    <w:p w14:paraId="1F9F7CB8" w14:textId="77777777" w:rsidR="008E71B1" w:rsidRPr="008E71B1" w:rsidRDefault="008E71B1" w:rsidP="008E71B1">
      <w:pPr>
        <w:pStyle w:val="EndNoteBibliography"/>
        <w:spacing w:after="0"/>
      </w:pPr>
    </w:p>
    <w:p w14:paraId="096FEAA3" w14:textId="77777777" w:rsidR="008E71B1" w:rsidRPr="008E71B1" w:rsidRDefault="008E71B1" w:rsidP="008E71B1">
      <w:pPr>
        <w:pStyle w:val="EndNoteBibliography"/>
        <w:ind w:left="720" w:hanging="720"/>
      </w:pPr>
      <w:r w:rsidRPr="008E71B1">
        <w:t xml:space="preserve">Smith SA, Brown JW, Walker JF. 2018. So many genes, so little time: A practical approach to divergence-time estimation in the genomic era. </w:t>
      </w:r>
      <w:r w:rsidRPr="008E71B1">
        <w:rPr>
          <w:i/>
        </w:rPr>
        <w:t>PLoS One</w:t>
      </w:r>
      <w:r w:rsidRPr="008E71B1">
        <w:t>. 13:e0197433.</w:t>
      </w:r>
    </w:p>
    <w:p w14:paraId="1AA85F18" w14:textId="77777777" w:rsidR="008E71B1" w:rsidRPr="008E71B1" w:rsidRDefault="008E71B1" w:rsidP="008E71B1">
      <w:pPr>
        <w:pStyle w:val="EndNoteBibliography"/>
        <w:spacing w:after="0"/>
      </w:pPr>
    </w:p>
    <w:p w14:paraId="0099AC14" w14:textId="77777777" w:rsidR="008E71B1" w:rsidRPr="008E71B1" w:rsidRDefault="008E71B1" w:rsidP="008E71B1">
      <w:pPr>
        <w:pStyle w:val="EndNoteBibliography"/>
        <w:ind w:left="720" w:hanging="720"/>
      </w:pPr>
      <w:r w:rsidRPr="008E71B1">
        <w:t xml:space="preserve">Smith SA, Moore MJ, Brown JW, Yang Y. 2015b. Analysis of phylogenomic datasets reveals conflict, concordance, and gene duplications with examples from animals and plants. </w:t>
      </w:r>
      <w:r w:rsidRPr="008E71B1">
        <w:rPr>
          <w:i/>
        </w:rPr>
        <w:t>BMC Evol Biol</w:t>
      </w:r>
      <w:r w:rsidRPr="008E71B1">
        <w:t>. 15:150.</w:t>
      </w:r>
    </w:p>
    <w:p w14:paraId="0634B1F5" w14:textId="77777777" w:rsidR="008E71B1" w:rsidRPr="008E71B1" w:rsidRDefault="008E71B1" w:rsidP="008E71B1">
      <w:pPr>
        <w:pStyle w:val="EndNoteBibliography"/>
        <w:spacing w:after="0"/>
      </w:pPr>
    </w:p>
    <w:p w14:paraId="733C5018" w14:textId="77777777" w:rsidR="008E71B1" w:rsidRPr="008E71B1" w:rsidRDefault="008E71B1" w:rsidP="008E71B1">
      <w:pPr>
        <w:pStyle w:val="EndNoteBibliography"/>
        <w:ind w:left="720" w:hanging="720"/>
      </w:pPr>
      <w:r w:rsidRPr="008E71B1">
        <w:t xml:space="preserve">Stanyon R, Yang F, Cavagna P, O'Brien P, Bagga M, Ferguson-Smith M, Wienberg J. 1999. Animal Cytogenetics and Comparative Mapping-Reciprocal chromosome painting shows that genomic rearrangement between rat and mouse proceeds ten times faster than between humans and cats. </w:t>
      </w:r>
      <w:r w:rsidRPr="008E71B1">
        <w:rPr>
          <w:i/>
        </w:rPr>
        <w:t>Cytogenetics and Cell Genetics</w:t>
      </w:r>
      <w:r w:rsidRPr="008E71B1">
        <w:t>. 84:150-155.</w:t>
      </w:r>
    </w:p>
    <w:p w14:paraId="17A9AD97" w14:textId="77777777" w:rsidR="008E71B1" w:rsidRPr="008E71B1" w:rsidRDefault="008E71B1" w:rsidP="008E71B1">
      <w:pPr>
        <w:pStyle w:val="EndNoteBibliography"/>
        <w:spacing w:after="0"/>
      </w:pPr>
    </w:p>
    <w:p w14:paraId="6892C755" w14:textId="77777777" w:rsidR="008E71B1" w:rsidRPr="008E71B1" w:rsidRDefault="008E71B1" w:rsidP="008E71B1">
      <w:pPr>
        <w:pStyle w:val="EndNoteBibliography"/>
        <w:ind w:left="720" w:hanging="720"/>
      </w:pPr>
      <w:r w:rsidRPr="008E71B1">
        <w:t xml:space="preserve">Stapley J, Feulner PGD, Johnston SE, Santure AW, Smadja CM. 2017. Variation in recombination frequency and distribution across eukaryotes: patterns and processes. </w:t>
      </w:r>
      <w:r w:rsidRPr="008E71B1">
        <w:rPr>
          <w:i/>
        </w:rPr>
        <w:t>Philos Trans R Soc Lond B Biol Sci</w:t>
      </w:r>
      <w:r w:rsidRPr="008E71B1">
        <w:t>. 372.</w:t>
      </w:r>
    </w:p>
    <w:p w14:paraId="346A98C7" w14:textId="77777777" w:rsidR="008E71B1" w:rsidRPr="008E71B1" w:rsidRDefault="008E71B1" w:rsidP="008E71B1">
      <w:pPr>
        <w:pStyle w:val="EndNoteBibliography"/>
        <w:spacing w:after="0"/>
      </w:pPr>
    </w:p>
    <w:p w14:paraId="02CB9F3B" w14:textId="77777777" w:rsidR="008E71B1" w:rsidRPr="008E71B1" w:rsidRDefault="008E71B1" w:rsidP="008E71B1">
      <w:pPr>
        <w:pStyle w:val="EndNoteBibliography"/>
        <w:ind w:left="720" w:hanging="720"/>
      </w:pPr>
      <w:r w:rsidRPr="008E71B1">
        <w:t xml:space="preserve">Steppan SJ, Adkins RM, Spinks PQ, Hale C. 2005. Multigene phylogeny of the Old World mice, Murinae, reveals distinct geographic lineages and the declining utility of mitochondrial genes compared to nuclear genes. </w:t>
      </w:r>
      <w:r w:rsidRPr="008E71B1">
        <w:rPr>
          <w:i/>
        </w:rPr>
        <w:t>Mol Phylogenet Evol</w:t>
      </w:r>
      <w:r w:rsidRPr="008E71B1">
        <w:t>. 37:370-388.</w:t>
      </w:r>
    </w:p>
    <w:p w14:paraId="49A26DC3" w14:textId="77777777" w:rsidR="008E71B1" w:rsidRPr="008E71B1" w:rsidRDefault="008E71B1" w:rsidP="008E71B1">
      <w:pPr>
        <w:pStyle w:val="EndNoteBibliography"/>
        <w:spacing w:after="0"/>
      </w:pPr>
    </w:p>
    <w:p w14:paraId="1C66A4C4" w14:textId="77777777" w:rsidR="008E71B1" w:rsidRPr="008E71B1" w:rsidRDefault="008E71B1" w:rsidP="008E71B1">
      <w:pPr>
        <w:pStyle w:val="EndNoteBibliography"/>
        <w:ind w:left="720" w:hanging="720"/>
      </w:pPr>
      <w:r w:rsidRPr="008E71B1">
        <w:t xml:space="preserve">Steppan SJ, Schenk JJ. 2017. Muroid rodent phylogenetics: 900-species tree reveals increasing diversification rates. </w:t>
      </w:r>
      <w:r w:rsidRPr="008E71B1">
        <w:rPr>
          <w:i/>
        </w:rPr>
        <w:t>PLoS One</w:t>
      </w:r>
      <w:r w:rsidRPr="008E71B1">
        <w:t>. 12:e0183070.</w:t>
      </w:r>
    </w:p>
    <w:p w14:paraId="2ABA30DF" w14:textId="77777777" w:rsidR="008E71B1" w:rsidRPr="008E71B1" w:rsidRDefault="008E71B1" w:rsidP="008E71B1">
      <w:pPr>
        <w:pStyle w:val="EndNoteBibliography"/>
        <w:spacing w:after="0"/>
      </w:pPr>
    </w:p>
    <w:p w14:paraId="2AA4A6CD" w14:textId="77777777" w:rsidR="008E71B1" w:rsidRPr="008E71B1" w:rsidRDefault="008E71B1" w:rsidP="008E71B1">
      <w:pPr>
        <w:pStyle w:val="EndNoteBibliography"/>
        <w:ind w:left="720" w:hanging="720"/>
      </w:pPr>
      <w:r w:rsidRPr="008E71B1">
        <w:t xml:space="preserve">Sun C, Huang J, Wang Y, Zhao X, Su L, Thomas GWC, Zhao M, Zhang X, Jungreis I, Kellis M, et al. 2021. Genus-Wide Characterization of Bumblebee Genomes Provides Insights into Their Evolution and Variation in Ecological and Behavioral Traits. </w:t>
      </w:r>
      <w:r w:rsidRPr="008E71B1">
        <w:rPr>
          <w:i/>
        </w:rPr>
        <w:t>Mol Biol Evol</w:t>
      </w:r>
      <w:r w:rsidRPr="008E71B1">
        <w:t>. 38:486-501.</w:t>
      </w:r>
    </w:p>
    <w:p w14:paraId="51DB17DC" w14:textId="77777777" w:rsidR="008E71B1" w:rsidRPr="008E71B1" w:rsidRDefault="008E71B1" w:rsidP="008E71B1">
      <w:pPr>
        <w:pStyle w:val="EndNoteBibliography"/>
        <w:spacing w:after="0"/>
      </w:pPr>
    </w:p>
    <w:p w14:paraId="454F18AB" w14:textId="77777777" w:rsidR="008E71B1" w:rsidRPr="008E71B1" w:rsidRDefault="008E71B1" w:rsidP="008E71B1">
      <w:pPr>
        <w:pStyle w:val="EndNoteBibliography"/>
        <w:ind w:left="720" w:hanging="720"/>
      </w:pPr>
      <w:r w:rsidRPr="008E71B1">
        <w:t xml:space="preserve">Suzuki H, Shimada T, Terashima M, Tsuchiya K, Aplin K. 2004. Temporal, spatial, and ecological modes of evolution of Eurasian Mus based on mitochondrial and nuclear gene sequences. </w:t>
      </w:r>
      <w:r w:rsidRPr="008E71B1">
        <w:rPr>
          <w:i/>
        </w:rPr>
        <w:t>Mol Phylogenet Evol</w:t>
      </w:r>
      <w:r w:rsidRPr="008E71B1">
        <w:t>. 33:626-646.</w:t>
      </w:r>
    </w:p>
    <w:p w14:paraId="687D1ECF" w14:textId="77777777" w:rsidR="008E71B1" w:rsidRPr="008E71B1" w:rsidRDefault="008E71B1" w:rsidP="008E71B1">
      <w:pPr>
        <w:pStyle w:val="EndNoteBibliography"/>
        <w:spacing w:after="0"/>
      </w:pPr>
    </w:p>
    <w:p w14:paraId="4C91333B" w14:textId="77777777" w:rsidR="008E71B1" w:rsidRPr="008E71B1" w:rsidRDefault="008E71B1" w:rsidP="008E71B1">
      <w:pPr>
        <w:pStyle w:val="EndNoteBibliography"/>
        <w:ind w:left="720" w:hanging="720"/>
      </w:pPr>
      <w:r w:rsidRPr="008E71B1">
        <w:t>Tange O. 2018. GNU Parallel.</w:t>
      </w:r>
    </w:p>
    <w:p w14:paraId="073FEE9B" w14:textId="77777777" w:rsidR="008E71B1" w:rsidRPr="008E71B1" w:rsidRDefault="008E71B1" w:rsidP="008E71B1">
      <w:pPr>
        <w:pStyle w:val="EndNoteBibliography"/>
        <w:spacing w:after="0"/>
      </w:pPr>
    </w:p>
    <w:p w14:paraId="438FD935" w14:textId="77777777" w:rsidR="008E71B1" w:rsidRPr="008E71B1" w:rsidRDefault="008E71B1" w:rsidP="008E71B1">
      <w:pPr>
        <w:pStyle w:val="EndNoteBibliography"/>
        <w:ind w:left="720" w:hanging="720"/>
      </w:pPr>
      <w:r w:rsidRPr="008E71B1">
        <w:t xml:space="preserve">To TH, Jung M, Lycett S, Gascuel O. 2016. Fast Dating Using Least-Squares Criteria and Algorithms. </w:t>
      </w:r>
      <w:r w:rsidRPr="008E71B1">
        <w:rPr>
          <w:i/>
        </w:rPr>
        <w:t>Syst Biol</w:t>
      </w:r>
      <w:r w:rsidRPr="008E71B1">
        <w:t>. 65:82-97.</w:t>
      </w:r>
    </w:p>
    <w:p w14:paraId="2DA74D3D" w14:textId="77777777" w:rsidR="008E71B1" w:rsidRPr="008E71B1" w:rsidRDefault="008E71B1" w:rsidP="008E71B1">
      <w:pPr>
        <w:pStyle w:val="EndNoteBibliography"/>
        <w:spacing w:after="0"/>
      </w:pPr>
    </w:p>
    <w:p w14:paraId="66736452" w14:textId="77777777" w:rsidR="008E71B1" w:rsidRPr="008E71B1" w:rsidRDefault="008E71B1" w:rsidP="008E71B1">
      <w:pPr>
        <w:pStyle w:val="EndNoteBibliography"/>
        <w:ind w:left="720" w:hanging="720"/>
      </w:pPr>
      <w:r w:rsidRPr="008E71B1">
        <w:t xml:space="preserve">Treaster S, Deelen J, Daane JM, Murabito J, Karasik D, Harris MP. 2023. Convergent genomics of longevity in rockfishes highlights the genetics of human life span variation. </w:t>
      </w:r>
      <w:r w:rsidRPr="008E71B1">
        <w:rPr>
          <w:i/>
        </w:rPr>
        <w:t>Sci Adv</w:t>
      </w:r>
      <w:r w:rsidRPr="008E71B1">
        <w:t>. 9:eadd2743.</w:t>
      </w:r>
    </w:p>
    <w:p w14:paraId="6E93C9D1" w14:textId="77777777" w:rsidR="008E71B1" w:rsidRPr="008E71B1" w:rsidRDefault="008E71B1" w:rsidP="008E71B1">
      <w:pPr>
        <w:pStyle w:val="EndNoteBibliography"/>
        <w:spacing w:after="0"/>
      </w:pPr>
    </w:p>
    <w:p w14:paraId="2F315CA4" w14:textId="77777777" w:rsidR="008E71B1" w:rsidRPr="008E71B1" w:rsidRDefault="008E71B1" w:rsidP="008E71B1">
      <w:pPr>
        <w:pStyle w:val="EndNoteBibliography"/>
        <w:ind w:left="720" w:hanging="720"/>
      </w:pPr>
      <w:r w:rsidRPr="008E71B1">
        <w:t xml:space="preserve">van der Valk T, Pecnerova P, Diez-Del-Molino D, Bergstrom A, Oppenheimer J, Hartmann S, Xenikoudakis G, Thomas JA, Dehasque M, Saglican E, et al. 2021. Million-year-old DNA sheds light on the genomic history of mammoths. </w:t>
      </w:r>
      <w:r w:rsidRPr="008E71B1">
        <w:rPr>
          <w:i/>
        </w:rPr>
        <w:t>Nature</w:t>
      </w:r>
      <w:r w:rsidRPr="008E71B1">
        <w:t>. 591:265-269.</w:t>
      </w:r>
    </w:p>
    <w:p w14:paraId="27AAB9E4" w14:textId="77777777" w:rsidR="008E71B1" w:rsidRPr="008E71B1" w:rsidRDefault="008E71B1" w:rsidP="008E71B1">
      <w:pPr>
        <w:pStyle w:val="EndNoteBibliography"/>
        <w:spacing w:after="0"/>
      </w:pPr>
    </w:p>
    <w:p w14:paraId="29C78E89" w14:textId="77777777" w:rsidR="008E71B1" w:rsidRPr="008E71B1" w:rsidRDefault="008E71B1" w:rsidP="008E71B1">
      <w:pPr>
        <w:pStyle w:val="EndNoteBibliography"/>
        <w:ind w:left="720" w:hanging="720"/>
      </w:pPr>
      <w:r w:rsidRPr="008E71B1">
        <w:t xml:space="preserve">Vanderpool D, Minh BQ, Lanfear R, Hughes D, Murali S, Harris RA, Raveendran M, Muzny DM, Hibbins MS, Williamson RJ, et al. 2020. Primate phylogenomics uncovers multiple rapid radiations and ancient interspecific introgression. </w:t>
      </w:r>
      <w:r w:rsidRPr="008E71B1">
        <w:rPr>
          <w:i/>
        </w:rPr>
        <w:t>PLoS Biol</w:t>
      </w:r>
      <w:r w:rsidRPr="008E71B1">
        <w:t>. 18:e3000954.</w:t>
      </w:r>
    </w:p>
    <w:p w14:paraId="7BED2756" w14:textId="77777777" w:rsidR="008E71B1" w:rsidRPr="008E71B1" w:rsidRDefault="008E71B1" w:rsidP="008E71B1">
      <w:pPr>
        <w:pStyle w:val="EndNoteBibliography"/>
        <w:spacing w:after="0"/>
      </w:pPr>
    </w:p>
    <w:p w14:paraId="60181FE3" w14:textId="77777777" w:rsidR="008E71B1" w:rsidRPr="008E71B1" w:rsidRDefault="008E71B1" w:rsidP="008E71B1">
      <w:pPr>
        <w:pStyle w:val="EndNoteBibliography"/>
        <w:ind w:left="720" w:hanging="720"/>
      </w:pPr>
      <w:r w:rsidRPr="008E71B1">
        <w:t xml:space="preserve">Wang LG, Lam TT, Xu S, Dai Z, Zhou L, Feng T, Guo P, Dunn CW, Jones BR, Bradley T, et al. 2020. Treeio: An R Package for Phylogenetic Tree Input and Output with Richly Annotated and Associated Data. </w:t>
      </w:r>
      <w:r w:rsidRPr="008E71B1">
        <w:rPr>
          <w:i/>
        </w:rPr>
        <w:t>Mol Biol Evol</w:t>
      </w:r>
      <w:r w:rsidRPr="008E71B1">
        <w:t>. 37:599-603.</w:t>
      </w:r>
    </w:p>
    <w:p w14:paraId="5656176F" w14:textId="77777777" w:rsidR="008E71B1" w:rsidRPr="008E71B1" w:rsidRDefault="008E71B1" w:rsidP="008E71B1">
      <w:pPr>
        <w:pStyle w:val="EndNoteBibliography"/>
        <w:spacing w:after="0"/>
      </w:pPr>
    </w:p>
    <w:p w14:paraId="5770B02B" w14:textId="77777777" w:rsidR="008E71B1" w:rsidRPr="008E71B1" w:rsidRDefault="008E71B1" w:rsidP="008E71B1">
      <w:pPr>
        <w:pStyle w:val="EndNoteBibliography"/>
        <w:ind w:left="720" w:hanging="720"/>
      </w:pPr>
      <w:r w:rsidRPr="008E71B1">
        <w:t xml:space="preserve">White MA, Ane C, Dewey CN, Larget BR, Payseur BA. 2009. Fine-scale phylogenetic discordance across the house mouse genome. </w:t>
      </w:r>
      <w:r w:rsidRPr="008E71B1">
        <w:rPr>
          <w:i/>
        </w:rPr>
        <w:t>PLoS Genet</w:t>
      </w:r>
      <w:r w:rsidRPr="008E71B1">
        <w:t>. 5:e1000729.</w:t>
      </w:r>
    </w:p>
    <w:p w14:paraId="7ACC0B95" w14:textId="77777777" w:rsidR="008E71B1" w:rsidRPr="008E71B1" w:rsidRDefault="008E71B1" w:rsidP="008E71B1">
      <w:pPr>
        <w:pStyle w:val="EndNoteBibliography"/>
        <w:spacing w:after="0"/>
      </w:pPr>
    </w:p>
    <w:p w14:paraId="3F71147D" w14:textId="77777777" w:rsidR="008E71B1" w:rsidRPr="008E71B1" w:rsidRDefault="008E71B1" w:rsidP="008E71B1">
      <w:pPr>
        <w:pStyle w:val="EndNoteBibliography"/>
        <w:ind w:left="720" w:hanging="720"/>
      </w:pPr>
      <w:r w:rsidRPr="008E71B1">
        <w:t xml:space="preserve">Yalcin B, Wong K, Agam A, Goodson M, Keane TM, Gan X, Nellaker C, Goodstadt L, Nicod J, Bhomra A, et al. 2011. Sequence-based characterization of structural variation in the mouse genome. </w:t>
      </w:r>
      <w:r w:rsidRPr="008E71B1">
        <w:rPr>
          <w:i/>
        </w:rPr>
        <w:t>Nature</w:t>
      </w:r>
      <w:r w:rsidRPr="008E71B1">
        <w:t>. 477:326-329.</w:t>
      </w:r>
    </w:p>
    <w:p w14:paraId="5A715DFE" w14:textId="77777777" w:rsidR="008E71B1" w:rsidRPr="008E71B1" w:rsidRDefault="008E71B1" w:rsidP="008E71B1">
      <w:pPr>
        <w:pStyle w:val="EndNoteBibliography"/>
        <w:spacing w:after="0"/>
      </w:pPr>
    </w:p>
    <w:p w14:paraId="269A874F" w14:textId="77777777" w:rsidR="008E71B1" w:rsidRPr="008E71B1" w:rsidRDefault="008E71B1" w:rsidP="008E71B1">
      <w:pPr>
        <w:pStyle w:val="EndNoteBibliography"/>
        <w:ind w:left="720" w:hanging="720"/>
      </w:pPr>
      <w:r w:rsidRPr="008E71B1">
        <w:t xml:space="preserve">Yang Z. 2007. PAML 4: phylogenetic analysis by maximum likelihood. </w:t>
      </w:r>
      <w:r w:rsidRPr="008E71B1">
        <w:rPr>
          <w:i/>
        </w:rPr>
        <w:t>Mol Biol Evol</w:t>
      </w:r>
      <w:r w:rsidRPr="008E71B1">
        <w:t>. 24:1586-1591.</w:t>
      </w:r>
    </w:p>
    <w:p w14:paraId="3686E4DD" w14:textId="77777777" w:rsidR="008E71B1" w:rsidRPr="008E71B1" w:rsidRDefault="008E71B1" w:rsidP="008E71B1">
      <w:pPr>
        <w:pStyle w:val="EndNoteBibliography"/>
        <w:spacing w:after="0"/>
      </w:pPr>
    </w:p>
    <w:p w14:paraId="4F30C08A" w14:textId="77777777" w:rsidR="008E71B1" w:rsidRPr="008E71B1" w:rsidRDefault="008E71B1" w:rsidP="008E71B1">
      <w:pPr>
        <w:pStyle w:val="EndNoteBibliography"/>
        <w:ind w:left="720" w:hanging="720"/>
      </w:pPr>
      <w:r w:rsidRPr="008E71B1">
        <w:t xml:space="preserve">Yekutieli D, Benjamini Y. 1999. Resampling-based false discovery rate controlling multiple test procedures for correlated test statistics. </w:t>
      </w:r>
      <w:r w:rsidRPr="008E71B1">
        <w:rPr>
          <w:i/>
        </w:rPr>
        <w:t>Journal of Statistical Planning and Inference</w:t>
      </w:r>
      <w:r w:rsidRPr="008E71B1">
        <w:t>. 82:171-196.</w:t>
      </w:r>
    </w:p>
    <w:p w14:paraId="5B7C6C9C" w14:textId="77777777" w:rsidR="008E71B1" w:rsidRPr="008E71B1" w:rsidRDefault="008E71B1" w:rsidP="008E71B1">
      <w:pPr>
        <w:pStyle w:val="EndNoteBibliography"/>
        <w:spacing w:after="0"/>
      </w:pPr>
    </w:p>
    <w:p w14:paraId="4FAE9D75" w14:textId="77777777" w:rsidR="008E71B1" w:rsidRPr="008E71B1" w:rsidRDefault="008E71B1" w:rsidP="008E71B1">
      <w:pPr>
        <w:pStyle w:val="EndNoteBibliography"/>
        <w:ind w:left="720" w:hanging="720"/>
      </w:pPr>
      <w:r w:rsidRPr="008E71B1">
        <w:t xml:space="preserve">Yu G. 2020. Using ggtree to Visualize Data on Tree-Like Structures. </w:t>
      </w:r>
      <w:r w:rsidRPr="008E71B1">
        <w:rPr>
          <w:i/>
        </w:rPr>
        <w:t>Curr Protoc Bioinformatics</w:t>
      </w:r>
      <w:r w:rsidRPr="008E71B1">
        <w:t>. 69:e96.</w:t>
      </w:r>
    </w:p>
    <w:p w14:paraId="1783602F" w14:textId="77777777" w:rsidR="008E71B1" w:rsidRPr="008E71B1" w:rsidRDefault="008E71B1" w:rsidP="008E71B1">
      <w:pPr>
        <w:pStyle w:val="EndNoteBibliography"/>
        <w:spacing w:after="0"/>
      </w:pPr>
    </w:p>
    <w:p w14:paraId="58A0ED0D" w14:textId="77777777" w:rsidR="008E71B1" w:rsidRPr="008E71B1" w:rsidRDefault="008E71B1" w:rsidP="008E71B1">
      <w:pPr>
        <w:pStyle w:val="EndNoteBibliography"/>
        <w:ind w:left="720" w:hanging="720"/>
      </w:pPr>
      <w:r w:rsidRPr="008E71B1">
        <w:t xml:space="preserve">Yu G, Smith DK, Zhu H, Guan Y, Lam TT-Y. 2017. ggtree: an r package for visualization and annotation of phylogenetic trees with their covariates and other associated data. </w:t>
      </w:r>
      <w:r w:rsidRPr="008E71B1">
        <w:rPr>
          <w:i/>
        </w:rPr>
        <w:t>Methods in Ecology and Evolution</w:t>
      </w:r>
      <w:r w:rsidRPr="008E71B1">
        <w:t>. 8:28-36.</w:t>
      </w:r>
    </w:p>
    <w:p w14:paraId="592C21D9" w14:textId="77777777" w:rsidR="008E71B1" w:rsidRPr="008E71B1" w:rsidRDefault="008E71B1" w:rsidP="008E71B1">
      <w:pPr>
        <w:pStyle w:val="EndNoteBibliography"/>
        <w:spacing w:after="0"/>
      </w:pPr>
    </w:p>
    <w:p w14:paraId="6DA9E661" w14:textId="77777777" w:rsidR="008E71B1" w:rsidRPr="008E71B1" w:rsidRDefault="008E71B1" w:rsidP="008E71B1">
      <w:pPr>
        <w:pStyle w:val="EndNoteBibliography"/>
        <w:ind w:left="720" w:hanging="720"/>
      </w:pPr>
      <w:r w:rsidRPr="008E71B1">
        <w:lastRenderedPageBreak/>
        <w:t xml:space="preserve">Zhang C, Rabiee M, Sayyari E, Mirarab S. 2018. ASTRAL-III: polynomial time species tree reconstruction from partially resolved gene trees. </w:t>
      </w:r>
      <w:r w:rsidRPr="008E71B1">
        <w:rPr>
          <w:i/>
        </w:rPr>
        <w:t>BMC Bioinformatics</w:t>
      </w:r>
      <w:r w:rsidRPr="008E71B1">
        <w:t>. 19:153.</w:t>
      </w:r>
    </w:p>
    <w:p w14:paraId="29E24741" w14:textId="77777777" w:rsidR="008E71B1" w:rsidRPr="008E71B1" w:rsidRDefault="008E71B1" w:rsidP="008E71B1">
      <w:pPr>
        <w:pStyle w:val="EndNoteBibliography"/>
      </w:pPr>
    </w:p>
    <w:p w14:paraId="4E5B64FE" w14:textId="29F7FE44"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ood, Jeffrey" w:date="2024-06-04T11:27:00Z" w:initials="JG">
    <w:p w14:paraId="56FFD811" w14:textId="77777777" w:rsidR="0042542A" w:rsidRDefault="0042542A" w:rsidP="0042542A">
      <w:r>
        <w:rPr>
          <w:rStyle w:val="CommentReference"/>
        </w:rPr>
        <w:annotationRef/>
      </w:r>
      <w:r>
        <w:rPr>
          <w:sz w:val="20"/>
          <w:szCs w:val="20"/>
        </w:rPr>
        <w:t>I think we should consider changing this to ‘murine’</w:t>
      </w:r>
      <w:r>
        <w:rPr>
          <w:sz w:val="20"/>
          <w:szCs w:val="20"/>
        </w:rPr>
        <w:cr/>
      </w:r>
      <w:r>
        <w:rPr>
          <w:sz w:val="20"/>
          <w:szCs w:val="20"/>
        </w:rPr>
        <w:cr/>
        <w:t>One of the procB reviewers on Kopania’s sperm manuscript was offended by the phrasing Old World, which they felt was colonial and some other super chartered comments that were fairly aggressive. I think it is a little silly but this was a real comment so should probably consider it.</w:t>
      </w:r>
      <w:r>
        <w:rPr>
          <w:sz w:val="20"/>
          <w:szCs w:val="20"/>
        </w:rPr>
        <w:cr/>
      </w:r>
      <w:r>
        <w:rPr>
          <w:sz w:val="20"/>
          <w:szCs w:val="20"/>
        </w:rPr>
        <w:cr/>
        <w:t xml:space="preserve">Murine is less informative but not likely to be offensive.  </w:t>
      </w:r>
    </w:p>
  </w:comment>
  <w:comment w:id="1" w:author="Thomas, Gregg" w:date="2024-06-11T12:13:00Z" w:initials="GT">
    <w:p w14:paraId="68884F41" w14:textId="77777777" w:rsidR="004707B4" w:rsidRDefault="004707B4" w:rsidP="004707B4">
      <w:pPr>
        <w:pStyle w:val="CommentText"/>
      </w:pPr>
      <w:r>
        <w:rPr>
          <w:rStyle w:val="CommentReference"/>
        </w:rPr>
        <w:annotationRef/>
      </w:r>
      <w:r>
        <w:t xml:space="preserve">Agreed. </w:t>
      </w:r>
    </w:p>
  </w:comment>
  <w:comment w:id="4" w:author="Good, Jeffrey" w:date="2024-06-06T10:34:00Z" w:initials="JG">
    <w:p w14:paraId="2C54A5B5" w14:textId="749934D0" w:rsidR="00A03219" w:rsidRDefault="00A03219" w:rsidP="00A03219">
      <w:r>
        <w:rPr>
          <w:rStyle w:val="CommentReference"/>
        </w:rPr>
        <w:annotationRef/>
      </w:r>
      <w:r>
        <w:rPr>
          <w:color w:val="000000"/>
          <w:sz w:val="20"/>
          <w:szCs w:val="20"/>
        </w:rPr>
        <w:t>adding time context to better motivate the UCE as a framing for the rest of the study</w:t>
      </w:r>
    </w:p>
  </w:comment>
  <w:comment w:id="5" w:author="Good, Jeffrey" w:date="2024-06-06T09:45:00Z" w:initials="JG">
    <w:p w14:paraId="66651C82" w14:textId="3362611A" w:rsidR="00340D8F" w:rsidRDefault="00340D8F" w:rsidP="00340D8F">
      <w:r>
        <w:rPr>
          <w:rStyle w:val="CommentReference"/>
        </w:rPr>
        <w:annotationRef/>
      </w:r>
      <w:r>
        <w:rPr>
          <w:color w:val="000000"/>
          <w:sz w:val="20"/>
          <w:szCs w:val="20"/>
        </w:rPr>
        <w:t>Reads really nice, but some edits to reduce length, still fairly wordy.</w:t>
      </w:r>
    </w:p>
  </w:comment>
  <w:comment w:id="7" w:author="Good, Jeffrey" w:date="2024-06-06T09:51:00Z" w:initials="JG">
    <w:p w14:paraId="35F6588C" w14:textId="77777777" w:rsidR="00340D8F" w:rsidRDefault="00340D8F" w:rsidP="00340D8F">
      <w:r>
        <w:rPr>
          <w:rStyle w:val="CommentReference"/>
        </w:rPr>
        <w:annotationRef/>
      </w:r>
      <w:r>
        <w:rPr>
          <w:color w:val="000000"/>
          <w:sz w:val="20"/>
          <w:szCs w:val="20"/>
        </w:rPr>
        <w:t>collecting examples into similar taxonomic units ie, birds was very broad, tomatoes not.</w:t>
      </w:r>
    </w:p>
  </w:comment>
  <w:comment w:id="8" w:author="Good, Jeffrey" w:date="2024-06-06T09:51:00Z" w:initials="JG">
    <w:p w14:paraId="1C0AAD95" w14:textId="4B338C76" w:rsidR="00340D8F" w:rsidRDefault="00340D8F" w:rsidP="00340D8F">
      <w:r>
        <w:rPr>
          <w:rStyle w:val="CommentReference"/>
        </w:rPr>
        <w:annotationRef/>
      </w:r>
      <w:r>
        <w:rPr>
          <w:color w:val="000000"/>
          <w:sz w:val="20"/>
          <w:szCs w:val="20"/>
        </w:rPr>
        <w:t>add one or two of these</w:t>
      </w:r>
    </w:p>
    <w:p w14:paraId="60B1DD88" w14:textId="77777777" w:rsidR="00340D8F" w:rsidRDefault="00340D8F" w:rsidP="00340D8F"/>
    <w:p w14:paraId="228C9149" w14:textId="77777777" w:rsidR="00340D8F" w:rsidRDefault="00000000" w:rsidP="00340D8F">
      <w:hyperlink r:id="rId1" w:history="1">
        <w:r w:rsidR="00340D8F" w:rsidRPr="009E2CE9">
          <w:rPr>
            <w:rStyle w:val="Hyperlink"/>
            <w:sz w:val="20"/>
            <w:szCs w:val="20"/>
          </w:rPr>
          <w:t>https://academic.oup.com/sysbio/article/70/3/593/6017180</w:t>
        </w:r>
      </w:hyperlink>
    </w:p>
    <w:p w14:paraId="05AE600F" w14:textId="77777777" w:rsidR="00340D8F" w:rsidRDefault="00340D8F" w:rsidP="00340D8F"/>
    <w:p w14:paraId="0DA7DE51" w14:textId="77777777" w:rsidR="00340D8F" w:rsidRDefault="00000000" w:rsidP="00340D8F">
      <w:hyperlink r:id="rId2" w:history="1">
        <w:r w:rsidR="00340D8F" w:rsidRPr="009E2CE9">
          <w:rPr>
            <w:rStyle w:val="Hyperlink"/>
            <w:sz w:val="20"/>
            <w:szCs w:val="20"/>
          </w:rPr>
          <w:t>https://www.cell.com/cell-genomics/pdf/S2666-979X(23)00334-8.pdf</w:t>
        </w:r>
      </w:hyperlink>
    </w:p>
    <w:p w14:paraId="1151BA56" w14:textId="77777777" w:rsidR="00340D8F" w:rsidRDefault="00340D8F" w:rsidP="00340D8F"/>
  </w:comment>
  <w:comment w:id="11" w:author="Good, Jeffrey" w:date="2024-06-04T11:37:00Z" w:initials="JG">
    <w:p w14:paraId="72319289" w14:textId="6EF40156" w:rsidR="00065343" w:rsidRDefault="00065343" w:rsidP="00065343">
      <w:r>
        <w:rPr>
          <w:rStyle w:val="CommentReference"/>
        </w:rPr>
        <w:annotationRef/>
      </w:r>
      <w:r>
        <w:rPr>
          <w:color w:val="000000"/>
          <w:sz w:val="20"/>
          <w:szCs w:val="20"/>
        </w:rPr>
        <w:t>let’s add the recent bat paper too</w:t>
      </w:r>
    </w:p>
    <w:p w14:paraId="72CF763F" w14:textId="77777777" w:rsidR="00065343" w:rsidRDefault="00065343" w:rsidP="00065343"/>
    <w:p w14:paraId="0241D2F3" w14:textId="77777777" w:rsidR="00065343" w:rsidRDefault="00065343" w:rsidP="00065343">
      <w:r>
        <w:rPr>
          <w:color w:val="000000"/>
          <w:sz w:val="20"/>
          <w:szCs w:val="20"/>
        </w:rPr>
        <w:t>https://www.cell.com/cell-genomics/pdf/S2666-979X(23)00334-8.pdf</w:t>
      </w:r>
    </w:p>
  </w:comment>
  <w:comment w:id="12" w:author="Good, Jeffrey" w:date="2024-06-06T10:00:00Z" w:initials="JG">
    <w:p w14:paraId="02EE9DAF" w14:textId="77777777" w:rsidR="00DE0DCD" w:rsidRDefault="00DE0DCD" w:rsidP="00DE0DCD">
      <w:r>
        <w:rPr>
          <w:rStyle w:val="CommentReference"/>
        </w:rPr>
        <w:annotationRef/>
      </w:r>
      <w:r>
        <w:rPr>
          <w:color w:val="000000"/>
          <w:sz w:val="20"/>
          <w:szCs w:val="20"/>
        </w:rPr>
        <w:t>condensing this some, check I have not introduced an error</w:t>
      </w:r>
    </w:p>
  </w:comment>
  <w:comment w:id="13" w:author="Good, Jeffrey" w:date="2024-06-06T10:03:00Z" w:initials="JG">
    <w:p w14:paraId="7834B7FD" w14:textId="77777777" w:rsidR="00DE0DCD" w:rsidRDefault="00DE0DCD" w:rsidP="00DE0DCD">
      <w:r>
        <w:rPr>
          <w:rStyle w:val="CommentReference"/>
        </w:rPr>
        <w:annotationRef/>
      </w:r>
      <w:r>
        <w:rPr>
          <w:color w:val="000000"/>
          <w:sz w:val="20"/>
          <w:szCs w:val="20"/>
        </w:rPr>
        <w:t>For all of these you need to specify the direction of the correlation. I think you mean a positive correlation for most of these, but as it goes both ways needs to be clarified.</w:t>
      </w:r>
    </w:p>
  </w:comment>
  <w:comment w:id="15" w:author="Good, Jeffrey" w:date="2024-06-06T09:59:00Z" w:initials="JG">
    <w:p w14:paraId="7D423142" w14:textId="144534B8" w:rsidR="00DE0DCD" w:rsidRDefault="00DE0DCD" w:rsidP="00DE0DCD">
      <w:r>
        <w:rPr>
          <w:rStyle w:val="CommentReference"/>
        </w:rPr>
        <w:annotationRef/>
      </w:r>
      <w:r>
        <w:rPr>
          <w:color w:val="000000"/>
          <w:sz w:val="20"/>
          <w:szCs w:val="20"/>
        </w:rPr>
        <w:t>right?</w:t>
      </w:r>
    </w:p>
  </w:comment>
  <w:comment w:id="16" w:author="Thomas, Gregg" w:date="2024-06-11T15:38:00Z" w:initials="GT">
    <w:p w14:paraId="45677D7F" w14:textId="77777777" w:rsidR="00E54808" w:rsidRDefault="00E54808" w:rsidP="00E54808">
      <w:pPr>
        <w:pStyle w:val="CommentText"/>
      </w:pPr>
      <w:r>
        <w:rPr>
          <w:rStyle w:val="CommentReference"/>
        </w:rPr>
        <w:annotationRef/>
      </w:r>
      <w:r>
        <w:t>Actually unclear reading it again. They correlate recombination rate with “locus size” determined by MDL (phylogenetically similar windows of 100 snps). The correlation is “weakly negative”, but I’m not sure how that relates to discordance.</w:t>
      </w:r>
    </w:p>
  </w:comment>
  <w:comment w:id="19" w:author="Good, Jeffrey" w:date="2024-06-04T15:09:00Z" w:initials="JG">
    <w:p w14:paraId="71A6436B" w14:textId="20BF48BC" w:rsidR="00432EE1" w:rsidRDefault="00432EE1" w:rsidP="00432EE1">
      <w:r>
        <w:rPr>
          <w:rStyle w:val="CommentReference"/>
        </w:rPr>
        <w:annotationRef/>
      </w:r>
      <w:r>
        <w:rPr>
          <w:color w:val="000000"/>
          <w:sz w:val="20"/>
          <w:szCs w:val="20"/>
        </w:rPr>
        <w:t>I think much more compelling and direct to move this overview narrative from the start of the methods to this last paragraph of the results.</w:t>
      </w:r>
    </w:p>
  </w:comment>
  <w:comment w:id="20" w:author="Good, Jeffrey" w:date="2024-06-06T10:16:00Z" w:initials="JG">
    <w:p w14:paraId="5885CB5A" w14:textId="77777777" w:rsidR="00B91982" w:rsidRDefault="00B91982" w:rsidP="00B91982">
      <w:r>
        <w:rPr>
          <w:rStyle w:val="CommentReference"/>
        </w:rPr>
        <w:annotationRef/>
      </w:r>
      <w:r>
        <w:rPr>
          <w:sz w:val="20"/>
          <w:szCs w:val="20"/>
        </w:rPr>
        <w:t xml:space="preserve">right, so this is still an uncomfortable merger between two different things and no real argument of an advance here for the species tree, just confirm that the answer is the same from previous marker-based studies. </w:t>
      </w:r>
    </w:p>
    <w:p w14:paraId="1FD71CBB" w14:textId="77777777" w:rsidR="00B91982" w:rsidRDefault="00B91982" w:rsidP="00B91982"/>
    <w:p w14:paraId="1A75EE07" w14:textId="77777777" w:rsidR="00B91982" w:rsidRDefault="00B91982" w:rsidP="00B91982">
      <w:r>
        <w:rPr>
          <w:sz w:val="20"/>
          <w:szCs w:val="20"/>
        </w:rPr>
        <w:t>I do not really have a good suggestion for how to present this otherwise though except leaning in to the dating framework, assuming you can address the issues with that raised in review.</w:t>
      </w:r>
    </w:p>
    <w:p w14:paraId="39394FF2" w14:textId="77777777" w:rsidR="00B91982" w:rsidRDefault="00B91982" w:rsidP="00B91982"/>
    <w:p w14:paraId="7CBAE3F3" w14:textId="77777777" w:rsidR="00B91982" w:rsidRDefault="00B91982" w:rsidP="00B91982">
      <w:r>
        <w:rPr>
          <w:sz w:val="20"/>
          <w:szCs w:val="20"/>
        </w:rPr>
        <w:t xml:space="preserve">We can then clarify that we are adding this to enable a dated framework so that others can understand the patterns of discordance as it relates to evolutionary time? </w:t>
      </w:r>
    </w:p>
  </w:comment>
  <w:comment w:id="26" w:author="Good, Jeffrey" w:date="2024-06-06T10:32:00Z" w:initials="JG">
    <w:p w14:paraId="53BB3D70" w14:textId="77777777" w:rsidR="00A03219" w:rsidRDefault="00A03219" w:rsidP="00A03219">
      <w:r>
        <w:rPr>
          <w:rStyle w:val="CommentReference"/>
        </w:rPr>
        <w:annotationRef/>
      </w:r>
      <w:r>
        <w:rPr>
          <w:color w:val="000000"/>
          <w:sz w:val="20"/>
          <w:szCs w:val="20"/>
        </w:rPr>
        <w:t>making the direct justification for the UCE tree as a framing for the rest of the paper</w:t>
      </w:r>
    </w:p>
  </w:comment>
  <w:comment w:id="28" w:author="Good, Jeffrey" w:date="2024-06-06T10:29:00Z" w:initials="JG">
    <w:p w14:paraId="38E229EE" w14:textId="3EF61BA9" w:rsidR="00A03219" w:rsidRDefault="00A03219" w:rsidP="00A03219">
      <w:r>
        <w:rPr>
          <w:rStyle w:val="CommentReference"/>
        </w:rPr>
        <w:annotationRef/>
      </w:r>
      <w:r>
        <w:rPr>
          <w:color w:val="000000"/>
          <w:sz w:val="20"/>
          <w:szCs w:val="20"/>
        </w:rPr>
        <w:t xml:space="preserve">adding this framing to motivate the value of the dated UCE species tree </w:t>
      </w:r>
    </w:p>
  </w:comment>
  <w:comment w:id="29" w:author="Good, Jeffrey" w:date="2024-06-04T15:22:00Z" w:initials="JG">
    <w:p w14:paraId="6C903739" w14:textId="65F343E4" w:rsidR="00B8137C" w:rsidRDefault="00B8137C" w:rsidP="00B8137C">
      <w:r>
        <w:rPr>
          <w:rStyle w:val="CommentReference"/>
        </w:rPr>
        <w:annotationRef/>
      </w:r>
      <w:r>
        <w:rPr>
          <w:color w:val="000000"/>
          <w:sz w:val="20"/>
          <w:szCs w:val="20"/>
        </w:rPr>
        <w:t>Tables 3 and 4 do not add much. Critical points are in Fig 2. I would cut to try and reduce bloat.</w:t>
      </w:r>
    </w:p>
  </w:comment>
  <w:comment w:id="30" w:author="Good, Jeffrey" w:date="2024-06-04T15:31:00Z" w:initials="JG">
    <w:p w14:paraId="07045BAF" w14:textId="77777777" w:rsidR="00CB787E" w:rsidRDefault="00CB787E" w:rsidP="00CB787E">
      <w:r>
        <w:rPr>
          <w:rStyle w:val="CommentReference"/>
        </w:rPr>
        <w:annotationRef/>
      </w:r>
      <w:r>
        <w:rPr>
          <w:color w:val="000000"/>
          <w:sz w:val="20"/>
          <w:szCs w:val="20"/>
        </w:rPr>
        <w:t>Is this exact? Either give exact value or indicate approximate</w:t>
      </w:r>
    </w:p>
  </w:comment>
  <w:comment w:id="33" w:author="Good, Jeffrey" w:date="2024-06-06T11:11:00Z" w:initials="JG">
    <w:p w14:paraId="21903870" w14:textId="77777777" w:rsidR="005404E8" w:rsidRDefault="005404E8" w:rsidP="005404E8">
      <w:r>
        <w:rPr>
          <w:rStyle w:val="CommentReference"/>
        </w:rPr>
        <w:annotationRef/>
      </w:r>
      <w:r>
        <w:rPr>
          <w:color w:val="000000"/>
          <w:sz w:val="20"/>
          <w:szCs w:val="20"/>
        </w:rPr>
        <w:t>This is confusing I think. The positive correlation is with wRF, meaning a positive correlation reflects greater dissimilarity to the species tree. You say a positive correlation between recombine rate and similarity to the species tree, which would easily be read a the opposite. Right?</w:t>
      </w:r>
    </w:p>
  </w:comment>
  <w:comment w:id="37" w:author="Good, Jeffrey" w:date="2024-06-07T13:56:00Z" w:initials="JG">
    <w:p w14:paraId="2342F218" w14:textId="77777777" w:rsidR="00E73F5A" w:rsidRDefault="00E73F5A" w:rsidP="00E73F5A">
      <w:r>
        <w:rPr>
          <w:rStyle w:val="CommentReference"/>
        </w:rPr>
        <w:annotationRef/>
      </w:r>
      <w:r>
        <w:rPr>
          <w:sz w:val="20"/>
          <w:szCs w:val="20"/>
        </w:rPr>
        <w:t>OK, my opinion here. I think we should simplify this a bit. I am not sure that we clearly capture the main point which is that functional elements show less discordance, and the strength of this generally is in line with what we think the strength of long-term selection is. Right?</w:t>
      </w:r>
    </w:p>
    <w:p w14:paraId="5A4E3FB6" w14:textId="77777777" w:rsidR="00E73F5A" w:rsidRDefault="00E73F5A" w:rsidP="00E73F5A"/>
    <w:p w14:paraId="524615AA" w14:textId="77777777" w:rsidR="00E73F5A" w:rsidRDefault="00E73F5A" w:rsidP="00E73F5A">
      <w:r>
        <w:rPr>
          <w:sz w:val="20"/>
          <w:szCs w:val="20"/>
        </w:rPr>
        <w:t xml:space="preserve">We tie ourselves in knots trying to explain everything but I have not idea what the decay rates mean (5A). No idea. And as they are generally not significant, except for the non-PS gene, I think we are spending a bunch of time focusing on something that might be noise. Without this part, it is more cohesive I think, and the discussion can better focus on the key points which are presented in 5C and B. Making edits along these lines, but if you disagree, you can add back. But you have to provide a clear explanation for the parts in 5A, I cannot </w:t>
      </w:r>
    </w:p>
  </w:comment>
  <w:comment w:id="38" w:author="Good, Jeffrey" w:date="2024-06-07T13:56:00Z" w:initials="JG">
    <w:p w14:paraId="4C4E6F8F" w14:textId="197C8C40" w:rsidR="00E73F5A" w:rsidRDefault="00E73F5A" w:rsidP="00E73F5A">
      <w:r>
        <w:rPr>
          <w:rStyle w:val="CommentReference"/>
        </w:rPr>
        <w:annotationRef/>
      </w:r>
      <w:r>
        <w:rPr>
          <w:color w:val="000000"/>
          <w:sz w:val="20"/>
          <w:szCs w:val="20"/>
        </w:rPr>
        <w:t>Will leave it to you to change the panels, just deleting 5A for now.</w:t>
      </w:r>
    </w:p>
  </w:comment>
  <w:comment w:id="108" w:author="Good, Jeffrey" w:date="2024-06-07T10:04:00Z" w:initials="JG">
    <w:p w14:paraId="3D553E36" w14:textId="52EB6B3C" w:rsidR="009624B8" w:rsidRDefault="009624B8" w:rsidP="009624B8">
      <w:r>
        <w:rPr>
          <w:rStyle w:val="CommentReference"/>
        </w:rPr>
        <w:annotationRef/>
      </w:r>
      <w:r>
        <w:rPr>
          <w:color w:val="000000"/>
          <w:sz w:val="20"/>
          <w:szCs w:val="20"/>
        </w:rPr>
        <w:t>there was some redundancy here, mentioning the UCE/gene discordance here and then again at the end of the paragraph. Edits to merge them into one discussion.</w:t>
      </w:r>
    </w:p>
  </w:comment>
  <w:comment w:id="171" w:author="Good, Jeffrey" w:date="2024-06-07T12:53:00Z" w:initials="JG">
    <w:p w14:paraId="6586B9B0" w14:textId="77777777" w:rsidR="00433355" w:rsidRDefault="00433355" w:rsidP="00433355">
      <w:r>
        <w:rPr>
          <w:rStyle w:val="CommentReference"/>
        </w:rPr>
        <w:annotationRef/>
      </w:r>
      <w:r>
        <w:rPr>
          <w:color w:val="000000"/>
          <w:sz w:val="20"/>
          <w:szCs w:val="20"/>
        </w:rPr>
        <w:t>I tried to simplify and unify this paragraph some, and resulted in a bit of editing, adding elements and removing others. I think this does a better job of capturing the issues, but very open to your further edits.</w:t>
      </w:r>
    </w:p>
  </w:comment>
  <w:comment w:id="231" w:author="Good, Jeffrey" w:date="2024-06-07T10:33:00Z" w:initials="JG">
    <w:p w14:paraId="3F5412AB" w14:textId="2E5D7B56" w:rsidR="00996C78" w:rsidRDefault="00C1711B" w:rsidP="00996C78">
      <w:r>
        <w:rPr>
          <w:rStyle w:val="CommentReference"/>
        </w:rPr>
        <w:annotationRef/>
      </w:r>
      <w:r w:rsidR="00996C78">
        <w:rPr>
          <w:sz w:val="20"/>
          <w:szCs w:val="20"/>
        </w:rPr>
        <w:t>add jensen-seaman, the first to show this in mammals, including rat v mouse</w:t>
      </w:r>
      <w:r w:rsidR="00996C78">
        <w:rPr>
          <w:sz w:val="20"/>
          <w:szCs w:val="20"/>
        </w:rPr>
        <w:cr/>
      </w:r>
      <w:r w:rsidR="00996C78">
        <w:rPr>
          <w:sz w:val="20"/>
          <w:szCs w:val="20"/>
        </w:rPr>
        <w:cr/>
      </w:r>
      <w:hyperlink r:id="rId3" w:history="1">
        <w:r w:rsidR="00996C78" w:rsidRPr="00B2756E">
          <w:rPr>
            <w:rStyle w:val="Hyperlink"/>
            <w:sz w:val="20"/>
            <w:szCs w:val="20"/>
          </w:rPr>
          <w:t>https://www.ncbi.nlm.nih.gov/pmc/articles/PMC383296/</w:t>
        </w:r>
      </w:hyperlink>
    </w:p>
    <w:p w14:paraId="175D04B6" w14:textId="77777777" w:rsidR="00996C78" w:rsidRDefault="00996C78" w:rsidP="00996C78"/>
    <w:p w14:paraId="668A84BE" w14:textId="77777777" w:rsidR="00996C78" w:rsidRDefault="00996C78" w:rsidP="00996C78">
      <w:r>
        <w:rPr>
          <w:sz w:val="20"/>
          <w:szCs w:val="20"/>
        </w:rPr>
        <w:t xml:space="preserve">and </w:t>
      </w:r>
    </w:p>
    <w:p w14:paraId="6B1369ED" w14:textId="77777777" w:rsidR="00996C78" w:rsidRDefault="00000000" w:rsidP="00996C78">
      <w:hyperlink r:id="rId4" w:history="1">
        <w:r w:rsidR="00996C78" w:rsidRPr="00B2756E">
          <w:rPr>
            <w:rStyle w:val="Hyperlink"/>
            <w:sz w:val="20"/>
            <w:szCs w:val="20"/>
          </w:rPr>
          <w:t>https://academic.oup.com/mbe/article/33/4/928/2579342?login=true</w:t>
        </w:r>
      </w:hyperlink>
    </w:p>
    <w:p w14:paraId="6BA22AA5" w14:textId="77777777" w:rsidR="00996C78" w:rsidRDefault="00996C78" w:rsidP="00996C78"/>
  </w:comment>
  <w:comment w:id="281" w:author="Good, Jeffrey" w:date="2024-06-07T11:00:00Z" w:initials="JG">
    <w:p w14:paraId="17E7ADC9" w14:textId="37F5EAEB" w:rsidR="00996C78" w:rsidRDefault="00996C78" w:rsidP="00996C78">
      <w:r>
        <w:rPr>
          <w:rStyle w:val="CommentReference"/>
        </w:rPr>
        <w:annotationRef/>
      </w:r>
      <w:r>
        <w:rPr>
          <w:color w:val="000000"/>
          <w:sz w:val="20"/>
          <w:szCs w:val="20"/>
        </w:rPr>
        <w:t>cite</w:t>
      </w:r>
    </w:p>
    <w:p w14:paraId="2E02C38C" w14:textId="77777777" w:rsidR="00996C78" w:rsidRDefault="00000000" w:rsidP="00996C78">
      <w:hyperlink r:id="rId5" w:history="1">
        <w:r w:rsidR="00996C78" w:rsidRPr="00422EA1">
          <w:rPr>
            <w:rStyle w:val="Hyperlink"/>
            <w:sz w:val="20"/>
            <w:szCs w:val="20"/>
          </w:rPr>
          <w:t>https://royalsocietypublishing.org/doi/10.1098/rstb.2016.0469</w:t>
        </w:r>
      </w:hyperlink>
    </w:p>
    <w:p w14:paraId="323DBD07" w14:textId="77777777" w:rsidR="00996C78" w:rsidRDefault="00996C78" w:rsidP="00996C78"/>
  </w:comment>
  <w:comment w:id="338" w:author="Thomas, Gregg [2]" w:date="2024-05-09T16:32:00Z" w:initials="TG">
    <w:p w14:paraId="439230F5" w14:textId="087CD4A6" w:rsidR="000370A6" w:rsidRDefault="000370A6" w:rsidP="000370A6">
      <w:pPr>
        <w:pStyle w:val="CommentText"/>
      </w:pPr>
      <w:r>
        <w:rPr>
          <w:rStyle w:val="CommentReference"/>
        </w:rPr>
        <w:annotationRef/>
      </w:r>
      <w:r>
        <w:t>??</w:t>
      </w:r>
    </w:p>
  </w:comment>
  <w:comment w:id="331" w:author="Good, Jeffrey" w:date="2024-06-06T10:41:00Z" w:initials="JG">
    <w:p w14:paraId="1F21445C" w14:textId="77777777" w:rsidR="00445D61" w:rsidRDefault="00445D61" w:rsidP="00445D61">
      <w:r>
        <w:rPr>
          <w:rStyle w:val="CommentReference"/>
        </w:rPr>
        <w:annotationRef/>
      </w:r>
      <w:r>
        <w:rPr>
          <w:color w:val="000000"/>
          <w:sz w:val="20"/>
          <w:szCs w:val="20"/>
        </w:rPr>
        <w:t>Yes, this no longer works as you have reframed it</w:t>
      </w:r>
    </w:p>
  </w:comment>
  <w:comment w:id="461" w:author="Good, Jeffrey" w:date="2024-06-10T16:29:00Z" w:initials="JG">
    <w:p w14:paraId="7014D35D" w14:textId="77777777" w:rsidR="00B246A2" w:rsidRDefault="00B246A2" w:rsidP="00B246A2">
      <w:r>
        <w:rPr>
          <w:rStyle w:val="CommentReference"/>
        </w:rPr>
        <w:annotationRef/>
      </w:r>
      <w:r>
        <w:rPr>
          <w:color w:val="000000"/>
          <w:sz w:val="20"/>
          <w:szCs w:val="20"/>
        </w:rPr>
        <w:t>should this just be Mendes? The H&amp;N study was focused mostly on trait mapping and hemisplasy per se, did they talk about positive selection too?</w:t>
      </w:r>
    </w:p>
  </w:comment>
  <w:comment w:id="465" w:author="Good, Jeffrey" w:date="2024-06-07T15:24:00Z" w:initials="JG">
    <w:p w14:paraId="7E58B7D8" w14:textId="5B1EE43D" w:rsidR="004557BE" w:rsidRDefault="004557BE" w:rsidP="004557BE">
      <w:r>
        <w:rPr>
          <w:rStyle w:val="CommentReference"/>
        </w:rPr>
        <w:annotationRef/>
      </w:r>
      <w:r>
        <w:rPr>
          <w:color w:val="000000"/>
          <w:sz w:val="20"/>
          <w:szCs w:val="20"/>
        </w:rPr>
        <w:t>I don’t think that second to last paragraph added much. We hit the recombination is not conserved bit hard earlier. I guess I don’t think it would be too common to use the approach described in a comparative context, given all the other things that would be different in low recombination regions (gene density, linked selection etc). Suggest wer delete.</w:t>
      </w:r>
    </w:p>
  </w:comment>
  <w:comment w:id="469" w:author="Good, Jeffrey" w:date="2024-06-07T15:29:00Z" w:initials="JG">
    <w:p w14:paraId="62F6FB56" w14:textId="77777777" w:rsidR="00B63ACE" w:rsidRDefault="00B63ACE" w:rsidP="00B63ACE">
      <w:r>
        <w:rPr>
          <w:rStyle w:val="CommentReference"/>
        </w:rPr>
        <w:annotationRef/>
      </w:r>
      <w:r>
        <w:rPr>
          <w:color w:val="000000"/>
          <w:sz w:val="20"/>
          <w:szCs w:val="20"/>
        </w:rPr>
        <w:t xml:space="preserve">deleted the first sentence because we do not report new genomes here, and the species tree part as a key resource is a bit overstated given all the reasons we show that this is not that useful in the preceding paragraphs. </w:t>
      </w:r>
    </w:p>
  </w:comment>
  <w:comment w:id="473" w:author="Good, Jeffrey" w:date="2024-06-06T11:33:00Z" w:initials="JG">
    <w:p w14:paraId="71954EBF" w14:textId="77777777" w:rsidR="000523BD" w:rsidRDefault="00500045" w:rsidP="000523BD">
      <w:r>
        <w:rPr>
          <w:rStyle w:val="CommentReference"/>
        </w:rPr>
        <w:annotationRef/>
      </w:r>
      <w:r w:rsidR="000523BD">
        <w:rPr>
          <w:sz w:val="20"/>
          <w:szCs w:val="20"/>
        </w:rPr>
        <w:t>I changed this back, as I moved the broader framing to the more visible last paragraph of the intro and transition in the results. But keep some of the other edits to clarify.</w:t>
      </w:r>
    </w:p>
  </w:comment>
  <w:comment w:id="483" w:author="Good, Jeffrey" w:date="2024-06-07T15:43:00Z" w:initials="JG">
    <w:p w14:paraId="3A8F1223" w14:textId="7E4E8BF4" w:rsidR="00C714E7" w:rsidRDefault="000211C3" w:rsidP="00C714E7">
      <w:r>
        <w:rPr>
          <w:rStyle w:val="CommentReference"/>
        </w:rPr>
        <w:annotationRef/>
      </w:r>
      <w:r w:rsidR="00C714E7">
        <w:rPr>
          <w:sz w:val="20"/>
          <w:szCs w:val="20"/>
        </w:rPr>
        <w:t xml:space="preserve">Getting this down to 8 display items. Most of the tables are either not needed or can be moved to supplement. </w:t>
      </w:r>
      <w:r w:rsidR="00C714E7">
        <w:rPr>
          <w:sz w:val="20"/>
          <w:szCs w:val="20"/>
        </w:rPr>
        <w:cr/>
      </w:r>
      <w:r w:rsidR="00C714E7">
        <w:rPr>
          <w:sz w:val="20"/>
          <w:szCs w:val="20"/>
        </w:rPr>
        <w:cr/>
        <w:t>Table 1 -&gt; sup</w:t>
      </w:r>
      <w:r w:rsidR="00C714E7">
        <w:rPr>
          <w:sz w:val="20"/>
          <w:szCs w:val="20"/>
        </w:rPr>
        <w:cr/>
        <w:t>Table 2 -&gt; could be sup</w:t>
      </w:r>
      <w:r w:rsidR="00C714E7">
        <w:rPr>
          <w:sz w:val="20"/>
          <w:szCs w:val="20"/>
        </w:rPr>
        <w:cr/>
        <w:t>Table 3 -&gt; cut</w:t>
      </w:r>
      <w:r w:rsidR="00C714E7">
        <w:rPr>
          <w:sz w:val="20"/>
          <w:szCs w:val="20"/>
        </w:rPr>
        <w:cr/>
        <w:t>Table 4 -&gt; cut</w:t>
      </w:r>
      <w:r w:rsidR="00C714E7">
        <w:rPr>
          <w:sz w:val="20"/>
          <w:szCs w:val="20"/>
        </w:rPr>
        <w:cr/>
      </w:r>
      <w:r w:rsidR="00C714E7">
        <w:rPr>
          <w:sz w:val="20"/>
          <w:szCs w:val="20"/>
        </w:rPr>
        <w:cr/>
        <w:t>Figure 5 -&gt; reduce</w:t>
      </w:r>
      <w:r w:rsidR="00C714E7">
        <w:rPr>
          <w:sz w:val="20"/>
          <w:szCs w:val="20"/>
        </w:rPr>
        <w:cr/>
      </w:r>
    </w:p>
  </w:comment>
  <w:comment w:id="485" w:author="Good, Jeffrey" w:date="2024-06-06T10:17:00Z" w:initials="JG">
    <w:p w14:paraId="1E60B094" w14:textId="28412B09" w:rsidR="00B91982" w:rsidRDefault="00B91982" w:rsidP="00B91982">
      <w:r>
        <w:rPr>
          <w:rStyle w:val="CommentReference"/>
        </w:rPr>
        <w:annotationRef/>
      </w:r>
      <w:r>
        <w:rPr>
          <w:sz w:val="20"/>
          <w:szCs w:val="20"/>
        </w:rPr>
        <w:t>This scale needs to be labelled in the figure</w:t>
      </w:r>
    </w:p>
  </w:comment>
  <w:comment w:id="487" w:author="Good, Jeffrey" w:date="2024-06-07T16:02:00Z" w:initials="JG">
    <w:p w14:paraId="624B9493" w14:textId="77777777" w:rsidR="005B1333" w:rsidRDefault="005B1333" w:rsidP="005B1333">
      <w:r>
        <w:rPr>
          <w:rStyle w:val="CommentReference"/>
        </w:rPr>
        <w:annotationRef/>
      </w:r>
      <w:r>
        <w:rPr>
          <w:color w:val="000000"/>
          <w:sz w:val="20"/>
          <w:szCs w:val="20"/>
        </w:rPr>
        <w:t xml:space="preserve">Please define the panel, what are the brown dots, dotted lines, and different bars. I am not sure what this is. </w:t>
      </w:r>
    </w:p>
  </w:comment>
  <w:comment w:id="493" w:author="Good, Jeffrey" w:date="2024-06-07T16:08:00Z" w:initials="JG">
    <w:p w14:paraId="73525F5C" w14:textId="77777777" w:rsidR="00E322A4" w:rsidRDefault="00E322A4" w:rsidP="00E322A4">
      <w:r>
        <w:rPr>
          <w:rStyle w:val="CommentReference"/>
        </w:rPr>
        <w:annotationRef/>
      </w:r>
      <w:r>
        <w:rPr>
          <w:color w:val="000000"/>
          <w:sz w:val="20"/>
          <w:szCs w:val="20"/>
        </w:rPr>
        <w:t xml:space="preserve">I think you should remove this panel - see results &amp; discussion. </w:t>
      </w:r>
    </w:p>
    <w:p w14:paraId="3A215278" w14:textId="77777777" w:rsidR="00E322A4" w:rsidRDefault="00E322A4" w:rsidP="00E322A4"/>
    <w:p w14:paraId="5DF27A10" w14:textId="77777777" w:rsidR="00E322A4" w:rsidRDefault="00E322A4" w:rsidP="00E322A4">
      <w:r>
        <w:rPr>
          <w:color w:val="000000"/>
          <w:sz w:val="20"/>
          <w:szCs w:val="20"/>
        </w:rPr>
        <w:t>When you edit the figure, please also move up the bottom legend a little so that there is no such a whitespace gap. Will look bad in print.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FFD811" w15:done="0"/>
  <w15:commentEx w15:paraId="68884F41" w15:paraIdParent="56FFD811" w15:done="0"/>
  <w15:commentEx w15:paraId="2C54A5B5" w15:done="1"/>
  <w15:commentEx w15:paraId="66651C82" w15:done="1"/>
  <w15:commentEx w15:paraId="35F6588C" w15:done="1"/>
  <w15:commentEx w15:paraId="1151BA56" w15:done="1"/>
  <w15:commentEx w15:paraId="0241D2F3" w15:done="1"/>
  <w15:commentEx w15:paraId="02EE9DAF" w15:done="0"/>
  <w15:commentEx w15:paraId="7834B7FD" w15:paraIdParent="02EE9DAF" w15:done="0"/>
  <w15:commentEx w15:paraId="7D423142" w15:done="0"/>
  <w15:commentEx w15:paraId="45677D7F" w15:paraIdParent="7D423142" w15:done="0"/>
  <w15:commentEx w15:paraId="71A6436B" w15:done="1"/>
  <w15:commentEx w15:paraId="7CBAE3F3" w15:done="0"/>
  <w15:commentEx w15:paraId="53BB3D70" w15:done="1"/>
  <w15:commentEx w15:paraId="38E229EE" w15:done="1"/>
  <w15:commentEx w15:paraId="6C903739" w15:done="1"/>
  <w15:commentEx w15:paraId="07045BAF" w15:done="0"/>
  <w15:commentEx w15:paraId="21903870" w15:done="0"/>
  <w15:commentEx w15:paraId="524615AA" w15:done="0"/>
  <w15:commentEx w15:paraId="4C4E6F8F" w15:paraIdParent="524615AA" w15:done="0"/>
  <w15:commentEx w15:paraId="3D553E36" w15:done="0"/>
  <w15:commentEx w15:paraId="6586B9B0" w15:done="0"/>
  <w15:commentEx w15:paraId="6BA22AA5" w15:done="0"/>
  <w15:commentEx w15:paraId="323DBD07" w15:done="0"/>
  <w15:commentEx w15:paraId="439230F5" w15:done="0"/>
  <w15:commentEx w15:paraId="1F21445C" w15:paraIdParent="439230F5" w15:done="0"/>
  <w15:commentEx w15:paraId="7014D35D" w15:done="0"/>
  <w15:commentEx w15:paraId="7E58B7D8" w15:done="0"/>
  <w15:commentEx w15:paraId="62F6FB56" w15:done="0"/>
  <w15:commentEx w15:paraId="71954EBF" w15:done="1"/>
  <w15:commentEx w15:paraId="3A8F1223" w15:done="1"/>
  <w15:commentEx w15:paraId="1E60B094" w15:done="1"/>
  <w15:commentEx w15:paraId="624B9493" w15:done="0"/>
  <w15:commentEx w15:paraId="5DF27A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A6650F" w16cex:dateUtc="2024-06-04T17:27:00Z"/>
  <w16cex:commentExtensible w16cex:durableId="6AF75D2B" w16cex:dateUtc="2024-06-11T16:13:00Z"/>
  <w16cex:commentExtensible w16cex:durableId="2F8C78B2" w16cex:dateUtc="2024-06-06T16:34:00Z"/>
  <w16cex:commentExtensible w16cex:durableId="1927AABF" w16cex:dateUtc="2024-06-06T15:45:00Z"/>
  <w16cex:commentExtensible w16cex:durableId="254EBBBA" w16cex:dateUtc="2024-06-06T15:51:00Z">
    <w16cex:extLst>
      <w16:ext w16:uri="{CE6994B0-6A32-4C9F-8C6B-6E91EDA988CE}">
        <cr:reactions xmlns:cr="http://schemas.microsoft.com/office/comments/2020/reactions">
          <cr:reaction reactionType="1">
            <cr:reactionInfo dateUtc="2024-06-11T18:32:29Z">
              <cr:user userId="S::gthomas@fas.harvard.edu::dfa61f86-18d4-44e1-a72b-c953fd59092c" userProvider="AD" userName="Thomas, Gregg"/>
            </cr:reactionInfo>
          </cr:reaction>
        </cr:reactions>
      </w16:ext>
    </w16cex:extLst>
  </w16cex:commentExtensible>
  <w16cex:commentExtensible w16cex:durableId="0801F71F" w16cex:dateUtc="2024-06-06T15:51:00Z">
    <w16cex:extLst>
      <w16:ext w16:uri="{CE6994B0-6A32-4C9F-8C6B-6E91EDA988CE}">
        <cr:reactions xmlns:cr="http://schemas.microsoft.com/office/comments/2020/reactions">
          <cr:reaction reactionType="1">
            <cr:reactionInfo dateUtc="2024-06-11T19:15:38Z">
              <cr:user userId="S::gthomas@fas.harvard.edu::dfa61f86-18d4-44e1-a72b-c953fd59092c" userProvider="AD" userName="Thomas, Gregg"/>
            </cr:reactionInfo>
          </cr:reaction>
        </cr:reactions>
      </w16:ext>
    </w16cex:extLst>
  </w16cex:commentExtensible>
  <w16cex:commentExtensible w16cex:durableId="3689A33C" w16cex:dateUtc="2024-06-04T17:37:00Z">
    <w16cex:extLst>
      <w16:ext w16:uri="{CE6994B0-6A32-4C9F-8C6B-6E91EDA988CE}">
        <cr:reactions xmlns:cr="http://schemas.microsoft.com/office/comments/2020/reactions">
          <cr:reaction reactionType="1">
            <cr:reactionInfo dateUtc="2024-06-11T19:15:40Z">
              <cr:user userId="S::gthomas@fas.harvard.edu::dfa61f86-18d4-44e1-a72b-c953fd59092c" userProvider="AD" userName="Thomas, Gregg"/>
            </cr:reactionInfo>
          </cr:reaction>
        </cr:reactions>
      </w16:ext>
    </w16cex:extLst>
  </w16cex:commentExtensible>
  <w16cex:commentExtensible w16cex:durableId="1962E8BE" w16cex:dateUtc="2024-06-06T16:00:00Z"/>
  <w16cex:commentExtensible w16cex:durableId="5BC9E20F" w16cex:dateUtc="2024-06-06T16:03:00Z"/>
  <w16cex:commentExtensible w16cex:durableId="2B8F49BD" w16cex:dateUtc="2024-06-06T15:59:00Z"/>
  <w16cex:commentExtensible w16cex:durableId="4C54523A" w16cex:dateUtc="2024-06-11T19:38:00Z"/>
  <w16cex:commentExtensible w16cex:durableId="75505515" w16cex:dateUtc="2024-06-04T21:09:00Z">
    <w16cex:extLst>
      <w16:ext w16:uri="{CE6994B0-6A32-4C9F-8C6B-6E91EDA988CE}">
        <cr:reactions xmlns:cr="http://schemas.microsoft.com/office/comments/2020/reactions">
          <cr:reaction reactionType="1">
            <cr:reactionInfo dateUtc="2024-06-11T19:39:04Z">
              <cr:user userId="S::gthomas@fas.harvard.edu::dfa61f86-18d4-44e1-a72b-c953fd59092c" userProvider="AD" userName="Thomas, Gregg"/>
            </cr:reactionInfo>
          </cr:reaction>
        </cr:reactions>
      </w16:ext>
    </w16cex:extLst>
  </w16cex:commentExtensible>
  <w16cex:commentExtensible w16cex:durableId="4F44EE3B" w16cex:dateUtc="2024-06-06T16:16:00Z"/>
  <w16cex:commentExtensible w16cex:durableId="27F4B515" w16cex:dateUtc="2024-06-06T16:32:00Z">
    <w16cex:extLst>
      <w16:ext w16:uri="{CE6994B0-6A32-4C9F-8C6B-6E91EDA988CE}">
        <cr:reactions xmlns:cr="http://schemas.microsoft.com/office/comments/2020/reactions">
          <cr:reaction reactionType="1">
            <cr:reactionInfo dateUtc="2024-06-11T19:39:27Z">
              <cr:user userId="S::gthomas@fas.harvard.edu::dfa61f86-18d4-44e1-a72b-c953fd59092c" userProvider="AD" userName="Thomas, Gregg"/>
            </cr:reactionInfo>
          </cr:reaction>
        </cr:reactions>
      </w16:ext>
    </w16cex:extLst>
  </w16cex:commentExtensible>
  <w16cex:commentExtensible w16cex:durableId="7A65A057" w16cex:dateUtc="2024-06-06T16:29:00Z">
    <w16cex:extLst>
      <w16:ext w16:uri="{CE6994B0-6A32-4C9F-8C6B-6E91EDA988CE}">
        <cr:reactions xmlns:cr="http://schemas.microsoft.com/office/comments/2020/reactions">
          <cr:reaction reactionType="1">
            <cr:reactionInfo dateUtc="2024-06-11T18:42:06Z">
              <cr:user userId="S::gthomas@fas.harvard.edu::dfa61f86-18d4-44e1-a72b-c953fd59092c" userProvider="AD" userName="Thomas, Gregg"/>
            </cr:reactionInfo>
          </cr:reaction>
        </cr:reactions>
      </w16:ext>
    </w16cex:extLst>
  </w16cex:commentExtensible>
  <w16cex:commentExtensible w16cex:durableId="77772076" w16cex:dateUtc="2024-06-04T21:22:00Z">
    <w16cex:extLst>
      <w16:ext w16:uri="{CE6994B0-6A32-4C9F-8C6B-6E91EDA988CE}">
        <cr:reactions xmlns:cr="http://schemas.microsoft.com/office/comments/2020/reactions">
          <cr:reaction reactionType="1">
            <cr:reactionInfo dateUtc="2024-06-11T20:02:17Z">
              <cr:user userId="S::gthomas@fas.harvard.edu::dfa61f86-18d4-44e1-a72b-c953fd59092c" userProvider="AD" userName="Thomas, Gregg"/>
            </cr:reactionInfo>
          </cr:reaction>
        </cr:reactions>
      </w16:ext>
    </w16cex:extLst>
  </w16cex:commentExtensible>
  <w16cex:commentExtensible w16cex:durableId="4ADBCF90" w16cex:dateUtc="2024-06-04T21:31:00Z"/>
  <w16cex:commentExtensible w16cex:durableId="6197D044" w16cex:dateUtc="2024-06-06T17:11:00Z"/>
  <w16cex:commentExtensible w16cex:durableId="6D3776EC" w16cex:dateUtc="2024-06-07T19:56:00Z"/>
  <w16cex:commentExtensible w16cex:durableId="45F4577D" w16cex:dateUtc="2024-06-07T19:56:00Z"/>
  <w16cex:commentExtensible w16cex:durableId="013E5E33" w16cex:dateUtc="2024-06-07T16:04:00Z"/>
  <w16cex:commentExtensible w16cex:durableId="4604724F" w16cex:dateUtc="2024-06-07T18:53:00Z"/>
  <w16cex:commentExtensible w16cex:durableId="712655BF" w16cex:dateUtc="2024-06-07T16:33:00Z"/>
  <w16cex:commentExtensible w16cex:durableId="16604B30" w16cex:dateUtc="2024-06-07T17:00:00Z"/>
  <w16cex:commentExtensible w16cex:durableId="12621ED8" w16cex:dateUtc="2024-06-06T16:41:00Z"/>
  <w16cex:commentExtensible w16cex:durableId="5041814E" w16cex:dateUtc="2024-06-10T22:29:00Z"/>
  <w16cex:commentExtensible w16cex:durableId="201ECF5B" w16cex:dateUtc="2024-06-07T21:24:00Z"/>
  <w16cex:commentExtensible w16cex:durableId="10C62741" w16cex:dateUtc="2024-06-07T21:29:00Z"/>
  <w16cex:commentExtensible w16cex:durableId="60E31F69" w16cex:dateUtc="2024-06-06T17:33:00Z">
    <w16cex:extLst>
      <w16:ext w16:uri="{CE6994B0-6A32-4C9F-8C6B-6E91EDA988CE}">
        <cr:reactions xmlns:cr="http://schemas.microsoft.com/office/comments/2020/reactions">
          <cr:reaction reactionType="1">
            <cr:reactionInfo dateUtc="2024-06-11T18:54:25Z">
              <cr:user userId="S::gthomas@fas.harvard.edu::dfa61f86-18d4-44e1-a72b-c953fd59092c" userProvider="AD" userName="Thomas, Gregg"/>
            </cr:reactionInfo>
          </cr:reaction>
        </cr:reactions>
      </w16:ext>
    </w16cex:extLst>
  </w16cex:commentExtensible>
  <w16cex:commentExtensible w16cex:durableId="702392D6" w16cex:dateUtc="2024-06-07T21:43:00Z">
    <w16cex:extLst>
      <w16:ext w16:uri="{CE6994B0-6A32-4C9F-8C6B-6E91EDA988CE}">
        <cr:reactions xmlns:cr="http://schemas.microsoft.com/office/comments/2020/reactions">
          <cr:reaction reactionType="1">
            <cr:reactionInfo dateUtc="2024-06-11T20:01:04Z">
              <cr:user userId="S::gthomas@fas.harvard.edu::dfa61f86-18d4-44e1-a72b-c953fd59092c" userProvider="AD" userName="Thomas, Gregg"/>
            </cr:reactionInfo>
          </cr:reaction>
        </cr:reactions>
      </w16:ext>
    </w16cex:extLst>
  </w16cex:commentExtensible>
  <w16cex:commentExtensible w16cex:durableId="36708644" w16cex:dateUtc="2024-06-06T16:17:00Z">
    <w16cex:extLst>
      <w16:ext w16:uri="{CE6994B0-6A32-4C9F-8C6B-6E91EDA988CE}">
        <cr:reactions xmlns:cr="http://schemas.microsoft.com/office/comments/2020/reactions">
          <cr:reaction reactionType="1">
            <cr:reactionInfo dateUtc="2024-06-11T20:17:52Z">
              <cr:user userId="S::gthomas@fas.harvard.edu::dfa61f86-18d4-44e1-a72b-c953fd59092c" userProvider="AD" userName="Thomas, Gregg"/>
            </cr:reactionInfo>
          </cr:reaction>
        </cr:reactions>
      </w16:ext>
    </w16cex:extLst>
  </w16cex:commentExtensible>
  <w16cex:commentExtensible w16cex:durableId="775C119E" w16cex:dateUtc="2024-06-07T22:02:00Z"/>
  <w16cex:commentExtensible w16cex:durableId="70C52DA2" w16cex:dateUtc="2024-06-07T2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FFD811" w16cid:durableId="6BA6650F"/>
  <w16cid:commentId w16cid:paraId="68884F41" w16cid:durableId="6AF75D2B"/>
  <w16cid:commentId w16cid:paraId="2C54A5B5" w16cid:durableId="2F8C78B2"/>
  <w16cid:commentId w16cid:paraId="66651C82" w16cid:durableId="1927AABF"/>
  <w16cid:commentId w16cid:paraId="35F6588C" w16cid:durableId="254EBBBA"/>
  <w16cid:commentId w16cid:paraId="1151BA56" w16cid:durableId="0801F71F"/>
  <w16cid:commentId w16cid:paraId="0241D2F3" w16cid:durableId="3689A33C"/>
  <w16cid:commentId w16cid:paraId="02EE9DAF" w16cid:durableId="1962E8BE"/>
  <w16cid:commentId w16cid:paraId="7834B7FD" w16cid:durableId="5BC9E20F"/>
  <w16cid:commentId w16cid:paraId="7D423142" w16cid:durableId="2B8F49BD"/>
  <w16cid:commentId w16cid:paraId="45677D7F" w16cid:durableId="4C54523A"/>
  <w16cid:commentId w16cid:paraId="71A6436B" w16cid:durableId="75505515"/>
  <w16cid:commentId w16cid:paraId="7CBAE3F3" w16cid:durableId="4F44EE3B"/>
  <w16cid:commentId w16cid:paraId="53BB3D70" w16cid:durableId="27F4B515"/>
  <w16cid:commentId w16cid:paraId="38E229EE" w16cid:durableId="7A65A057"/>
  <w16cid:commentId w16cid:paraId="6C903739" w16cid:durableId="77772076"/>
  <w16cid:commentId w16cid:paraId="07045BAF" w16cid:durableId="4ADBCF90"/>
  <w16cid:commentId w16cid:paraId="21903870" w16cid:durableId="6197D044"/>
  <w16cid:commentId w16cid:paraId="524615AA" w16cid:durableId="6D3776EC"/>
  <w16cid:commentId w16cid:paraId="4C4E6F8F" w16cid:durableId="45F4577D"/>
  <w16cid:commentId w16cid:paraId="3D553E36" w16cid:durableId="013E5E33"/>
  <w16cid:commentId w16cid:paraId="6586B9B0" w16cid:durableId="4604724F"/>
  <w16cid:commentId w16cid:paraId="6BA22AA5" w16cid:durableId="712655BF"/>
  <w16cid:commentId w16cid:paraId="323DBD07" w16cid:durableId="16604B30"/>
  <w16cid:commentId w16cid:paraId="439230F5" w16cid:durableId="51E5B8DD"/>
  <w16cid:commentId w16cid:paraId="1F21445C" w16cid:durableId="12621ED8"/>
  <w16cid:commentId w16cid:paraId="7014D35D" w16cid:durableId="5041814E"/>
  <w16cid:commentId w16cid:paraId="7E58B7D8" w16cid:durableId="201ECF5B"/>
  <w16cid:commentId w16cid:paraId="62F6FB56" w16cid:durableId="10C62741"/>
  <w16cid:commentId w16cid:paraId="71954EBF" w16cid:durableId="60E31F69"/>
  <w16cid:commentId w16cid:paraId="3A8F1223" w16cid:durableId="702392D6"/>
  <w16cid:commentId w16cid:paraId="1E60B094" w16cid:durableId="36708644"/>
  <w16cid:commentId w16cid:paraId="624B9493" w16cid:durableId="775C119E"/>
  <w16cid:commentId w16cid:paraId="5DF27A10" w16cid:durableId="70C52D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9D9DCC" w14:textId="77777777" w:rsidR="00D47675" w:rsidRDefault="00D47675" w:rsidP="007E3690">
      <w:pPr>
        <w:spacing w:after="0" w:line="240" w:lineRule="auto"/>
      </w:pPr>
      <w:r>
        <w:separator/>
      </w:r>
    </w:p>
  </w:endnote>
  <w:endnote w:type="continuationSeparator" w:id="0">
    <w:p w14:paraId="392358B5" w14:textId="77777777" w:rsidR="00D47675" w:rsidRDefault="00D47675" w:rsidP="007E3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5EFD4483" w:rsidR="003D765D" w:rsidRDefault="003D76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9007D4" w14:textId="77777777" w:rsidR="003D765D" w:rsidRDefault="003D7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41C80" w14:textId="77777777" w:rsidR="00D47675" w:rsidRDefault="00D47675" w:rsidP="007E3690">
      <w:pPr>
        <w:spacing w:after="0" w:line="240" w:lineRule="auto"/>
      </w:pPr>
      <w:r>
        <w:separator/>
      </w:r>
    </w:p>
  </w:footnote>
  <w:footnote w:type="continuationSeparator" w:id="0">
    <w:p w14:paraId="5BA827FF" w14:textId="77777777" w:rsidR="00D47675" w:rsidRDefault="00D47675" w:rsidP="007E3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9887433">
    <w:abstractNumId w:val="1"/>
  </w:num>
  <w:num w:numId="2" w16cid:durableId="294718540">
    <w:abstractNumId w:val="4"/>
  </w:num>
  <w:num w:numId="3" w16cid:durableId="744185342">
    <w:abstractNumId w:val="5"/>
  </w:num>
  <w:num w:numId="4" w16cid:durableId="1609579476">
    <w:abstractNumId w:val="0"/>
  </w:num>
  <w:num w:numId="5" w16cid:durableId="311522833">
    <w:abstractNumId w:val="3"/>
  </w:num>
  <w:num w:numId="6" w16cid:durableId="10344282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omas, Gregg">
    <w15:presenceInfo w15:providerId="AD" w15:userId="S::gthomas@fas.harvard.edu::dfa61f86-18d4-44e1-a72b-c953fd59092c"/>
  </w15:person>
  <w15:person w15:author="Good, Jeffrey">
    <w15:presenceInfo w15:providerId="AD" w15:userId="S::jeffrey.good@umt.edu::49e0c50d-23ea-417b-b052-3581821cf089"/>
  </w15:person>
  <w15:person w15:author="Thomas, Gregg [2]">
    <w15:presenceInfo w15:providerId="AD" w15:userId="S::gregg.thomas@umt.edu::a9f431c7-9204-47a4-b1ca-563800683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71&lt;/item&gt;&lt;item&gt;72&lt;/item&gt;&lt;item&gt;80&lt;/item&gt;&lt;item&gt;81&lt;/item&gt;&lt;item&gt;83&lt;/item&gt;&lt;item&gt;86&lt;/item&gt;&lt;item&gt;87&lt;/item&gt;&lt;item&gt;88&lt;/item&gt;&lt;item&gt;93&lt;/item&gt;&lt;item&gt;94&lt;/item&gt;&lt;item&gt;96&lt;/item&gt;&lt;item&gt;99&lt;/item&gt;&lt;item&gt;101&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65&lt;/item&gt;&lt;item&gt;172&lt;/item&gt;&lt;item&gt;175&lt;/item&gt;&lt;item&gt;180&lt;/item&gt;&lt;item&gt;185&lt;/item&gt;&lt;item&gt;190&lt;/item&gt;&lt;item&gt;191&lt;/item&gt;&lt;item&gt;192&lt;/item&gt;&lt;item&gt;194&lt;/item&gt;&lt;item&gt;199&lt;/item&gt;&lt;item&gt;200&lt;/item&gt;&lt;item&gt;201&lt;/item&gt;&lt;item&gt;203&lt;/item&gt;&lt;item&gt;205&lt;/item&gt;&lt;item&gt;209&lt;/item&gt;&lt;item&gt;210&lt;/item&gt;&lt;item&gt;212&lt;/item&gt;&lt;item&gt;214&lt;/item&gt;&lt;item&gt;215&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90335"/>
    <w:rsid w:val="0009105C"/>
    <w:rsid w:val="000919FA"/>
    <w:rsid w:val="000923D3"/>
    <w:rsid w:val="0009342D"/>
    <w:rsid w:val="00096E6F"/>
    <w:rsid w:val="00097621"/>
    <w:rsid w:val="0009786C"/>
    <w:rsid w:val="000A103F"/>
    <w:rsid w:val="000A78C1"/>
    <w:rsid w:val="000A7DA1"/>
    <w:rsid w:val="000B7FC4"/>
    <w:rsid w:val="000C0807"/>
    <w:rsid w:val="000C4A77"/>
    <w:rsid w:val="000C597D"/>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53B"/>
    <w:rsid w:val="001624A9"/>
    <w:rsid w:val="00162F74"/>
    <w:rsid w:val="00164082"/>
    <w:rsid w:val="00165655"/>
    <w:rsid w:val="00165BF7"/>
    <w:rsid w:val="00167C33"/>
    <w:rsid w:val="00170904"/>
    <w:rsid w:val="00173845"/>
    <w:rsid w:val="00176836"/>
    <w:rsid w:val="0018081A"/>
    <w:rsid w:val="001811CE"/>
    <w:rsid w:val="0018202E"/>
    <w:rsid w:val="001834AC"/>
    <w:rsid w:val="00184E1A"/>
    <w:rsid w:val="00190173"/>
    <w:rsid w:val="00191DF4"/>
    <w:rsid w:val="00192765"/>
    <w:rsid w:val="00193D17"/>
    <w:rsid w:val="00193F54"/>
    <w:rsid w:val="00196C83"/>
    <w:rsid w:val="00196CC4"/>
    <w:rsid w:val="00197A2B"/>
    <w:rsid w:val="001A091F"/>
    <w:rsid w:val="001A2FAC"/>
    <w:rsid w:val="001A39B5"/>
    <w:rsid w:val="001A3A07"/>
    <w:rsid w:val="001A3F4F"/>
    <w:rsid w:val="001A4A67"/>
    <w:rsid w:val="001A5C4D"/>
    <w:rsid w:val="001A669B"/>
    <w:rsid w:val="001A6F99"/>
    <w:rsid w:val="001B0E99"/>
    <w:rsid w:val="001B16F4"/>
    <w:rsid w:val="001B1ADC"/>
    <w:rsid w:val="001B3523"/>
    <w:rsid w:val="001B4DB7"/>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5B87"/>
    <w:rsid w:val="0023612C"/>
    <w:rsid w:val="002366A0"/>
    <w:rsid w:val="00236995"/>
    <w:rsid w:val="00237838"/>
    <w:rsid w:val="00237D7D"/>
    <w:rsid w:val="0024445D"/>
    <w:rsid w:val="00245F14"/>
    <w:rsid w:val="00247FEB"/>
    <w:rsid w:val="002505CF"/>
    <w:rsid w:val="00250F70"/>
    <w:rsid w:val="00251C72"/>
    <w:rsid w:val="00251D63"/>
    <w:rsid w:val="00255FB1"/>
    <w:rsid w:val="002564CE"/>
    <w:rsid w:val="0025681A"/>
    <w:rsid w:val="00257B1D"/>
    <w:rsid w:val="00260995"/>
    <w:rsid w:val="00264EA4"/>
    <w:rsid w:val="0026539F"/>
    <w:rsid w:val="00265EE4"/>
    <w:rsid w:val="002668A9"/>
    <w:rsid w:val="002706C3"/>
    <w:rsid w:val="002732E7"/>
    <w:rsid w:val="002733B1"/>
    <w:rsid w:val="00275A59"/>
    <w:rsid w:val="00276E07"/>
    <w:rsid w:val="00277641"/>
    <w:rsid w:val="00280107"/>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40D8F"/>
    <w:rsid w:val="003438E5"/>
    <w:rsid w:val="00346423"/>
    <w:rsid w:val="00350FE5"/>
    <w:rsid w:val="00351AE6"/>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31D0"/>
    <w:rsid w:val="003739E1"/>
    <w:rsid w:val="00375F5F"/>
    <w:rsid w:val="003768D0"/>
    <w:rsid w:val="00376E24"/>
    <w:rsid w:val="003777B8"/>
    <w:rsid w:val="00380ED0"/>
    <w:rsid w:val="0038102D"/>
    <w:rsid w:val="00385513"/>
    <w:rsid w:val="00385A99"/>
    <w:rsid w:val="0039042B"/>
    <w:rsid w:val="00393DAA"/>
    <w:rsid w:val="00394C3B"/>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765D"/>
    <w:rsid w:val="003E11C2"/>
    <w:rsid w:val="003E2699"/>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3070A"/>
    <w:rsid w:val="004310CA"/>
    <w:rsid w:val="004325D8"/>
    <w:rsid w:val="00432768"/>
    <w:rsid w:val="00432781"/>
    <w:rsid w:val="00432EE1"/>
    <w:rsid w:val="00433355"/>
    <w:rsid w:val="00433A0E"/>
    <w:rsid w:val="00433B29"/>
    <w:rsid w:val="0043483E"/>
    <w:rsid w:val="00434B3B"/>
    <w:rsid w:val="0043720D"/>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6880"/>
    <w:rsid w:val="004A2232"/>
    <w:rsid w:val="004A4637"/>
    <w:rsid w:val="004A48A2"/>
    <w:rsid w:val="004A4A0D"/>
    <w:rsid w:val="004A4B17"/>
    <w:rsid w:val="004A65C6"/>
    <w:rsid w:val="004A6B20"/>
    <w:rsid w:val="004A71FE"/>
    <w:rsid w:val="004A72DE"/>
    <w:rsid w:val="004B081A"/>
    <w:rsid w:val="004B088B"/>
    <w:rsid w:val="004B463C"/>
    <w:rsid w:val="004B61FB"/>
    <w:rsid w:val="004C0993"/>
    <w:rsid w:val="004C0F6A"/>
    <w:rsid w:val="004C1620"/>
    <w:rsid w:val="004C2FAA"/>
    <w:rsid w:val="004C737D"/>
    <w:rsid w:val="004C7F4A"/>
    <w:rsid w:val="004D1166"/>
    <w:rsid w:val="004D20EC"/>
    <w:rsid w:val="004D2F5F"/>
    <w:rsid w:val="004D2FF2"/>
    <w:rsid w:val="004D50F9"/>
    <w:rsid w:val="004D547D"/>
    <w:rsid w:val="004E0C77"/>
    <w:rsid w:val="004E0DDF"/>
    <w:rsid w:val="004E117A"/>
    <w:rsid w:val="004E19EF"/>
    <w:rsid w:val="004E2A0B"/>
    <w:rsid w:val="004E522E"/>
    <w:rsid w:val="004E62B2"/>
    <w:rsid w:val="004E6B8A"/>
    <w:rsid w:val="004E7CCE"/>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602D3"/>
    <w:rsid w:val="00560F39"/>
    <w:rsid w:val="0056288D"/>
    <w:rsid w:val="00562FAD"/>
    <w:rsid w:val="00563923"/>
    <w:rsid w:val="005674E9"/>
    <w:rsid w:val="005704B7"/>
    <w:rsid w:val="00570DA5"/>
    <w:rsid w:val="005725C6"/>
    <w:rsid w:val="00575511"/>
    <w:rsid w:val="00576128"/>
    <w:rsid w:val="00580E1E"/>
    <w:rsid w:val="00581B20"/>
    <w:rsid w:val="00583F62"/>
    <w:rsid w:val="005860B1"/>
    <w:rsid w:val="00586A8D"/>
    <w:rsid w:val="0058706F"/>
    <w:rsid w:val="00587DCF"/>
    <w:rsid w:val="00587E09"/>
    <w:rsid w:val="00587F19"/>
    <w:rsid w:val="00590E56"/>
    <w:rsid w:val="005912F6"/>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23E1"/>
    <w:rsid w:val="005D2E99"/>
    <w:rsid w:val="005D2EA3"/>
    <w:rsid w:val="005D3A4E"/>
    <w:rsid w:val="005D42A9"/>
    <w:rsid w:val="005D462C"/>
    <w:rsid w:val="005D473E"/>
    <w:rsid w:val="005E23C1"/>
    <w:rsid w:val="005E2890"/>
    <w:rsid w:val="005E3AC8"/>
    <w:rsid w:val="005E7C10"/>
    <w:rsid w:val="005F0A89"/>
    <w:rsid w:val="005F0EBF"/>
    <w:rsid w:val="005F1E33"/>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4220"/>
    <w:rsid w:val="0063711C"/>
    <w:rsid w:val="00637BC1"/>
    <w:rsid w:val="006409FA"/>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6CF7"/>
    <w:rsid w:val="007670A8"/>
    <w:rsid w:val="007673D5"/>
    <w:rsid w:val="00767731"/>
    <w:rsid w:val="00771587"/>
    <w:rsid w:val="00773C6F"/>
    <w:rsid w:val="00773EA5"/>
    <w:rsid w:val="007753F1"/>
    <w:rsid w:val="0077627E"/>
    <w:rsid w:val="0078018B"/>
    <w:rsid w:val="0078218F"/>
    <w:rsid w:val="00783267"/>
    <w:rsid w:val="00785CCB"/>
    <w:rsid w:val="00786BCF"/>
    <w:rsid w:val="007903E2"/>
    <w:rsid w:val="00790956"/>
    <w:rsid w:val="0079322A"/>
    <w:rsid w:val="00793867"/>
    <w:rsid w:val="007942FB"/>
    <w:rsid w:val="00795598"/>
    <w:rsid w:val="00795BCA"/>
    <w:rsid w:val="00796392"/>
    <w:rsid w:val="007970C3"/>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682F"/>
    <w:rsid w:val="008C1C31"/>
    <w:rsid w:val="008C306A"/>
    <w:rsid w:val="008C347C"/>
    <w:rsid w:val="008C63C6"/>
    <w:rsid w:val="008C6D7E"/>
    <w:rsid w:val="008C6F17"/>
    <w:rsid w:val="008C75C1"/>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3C95"/>
    <w:rsid w:val="009147E6"/>
    <w:rsid w:val="0091678A"/>
    <w:rsid w:val="00922EB0"/>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1E00"/>
    <w:rsid w:val="009A46B2"/>
    <w:rsid w:val="009A501C"/>
    <w:rsid w:val="009A50A6"/>
    <w:rsid w:val="009A7519"/>
    <w:rsid w:val="009B06EA"/>
    <w:rsid w:val="009B1158"/>
    <w:rsid w:val="009B34FB"/>
    <w:rsid w:val="009B43C4"/>
    <w:rsid w:val="009B48E2"/>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117F"/>
    <w:rsid w:val="00A1132B"/>
    <w:rsid w:val="00A12CDF"/>
    <w:rsid w:val="00A150BF"/>
    <w:rsid w:val="00A15B4F"/>
    <w:rsid w:val="00A21B9E"/>
    <w:rsid w:val="00A21C56"/>
    <w:rsid w:val="00A22613"/>
    <w:rsid w:val="00A2583D"/>
    <w:rsid w:val="00A2666E"/>
    <w:rsid w:val="00A2667D"/>
    <w:rsid w:val="00A30057"/>
    <w:rsid w:val="00A3043B"/>
    <w:rsid w:val="00A30EEC"/>
    <w:rsid w:val="00A3410D"/>
    <w:rsid w:val="00A35E3F"/>
    <w:rsid w:val="00A40119"/>
    <w:rsid w:val="00A41AE6"/>
    <w:rsid w:val="00A43809"/>
    <w:rsid w:val="00A43EAA"/>
    <w:rsid w:val="00A50454"/>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6FC9"/>
    <w:rsid w:val="00A81B43"/>
    <w:rsid w:val="00A8214B"/>
    <w:rsid w:val="00A83DB7"/>
    <w:rsid w:val="00A849E6"/>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C"/>
    <w:rsid w:val="00BF3D2B"/>
    <w:rsid w:val="00BF633A"/>
    <w:rsid w:val="00C008C5"/>
    <w:rsid w:val="00C03B76"/>
    <w:rsid w:val="00C04E5F"/>
    <w:rsid w:val="00C10680"/>
    <w:rsid w:val="00C122F0"/>
    <w:rsid w:val="00C14D2B"/>
    <w:rsid w:val="00C15749"/>
    <w:rsid w:val="00C159A9"/>
    <w:rsid w:val="00C16894"/>
    <w:rsid w:val="00C1711B"/>
    <w:rsid w:val="00C222A4"/>
    <w:rsid w:val="00C229ED"/>
    <w:rsid w:val="00C23706"/>
    <w:rsid w:val="00C2419A"/>
    <w:rsid w:val="00C2480A"/>
    <w:rsid w:val="00C2719D"/>
    <w:rsid w:val="00C27CF2"/>
    <w:rsid w:val="00C300CE"/>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1CE4"/>
    <w:rsid w:val="00DF25D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58E6"/>
    <w:rsid w:val="00E36463"/>
    <w:rsid w:val="00E409EC"/>
    <w:rsid w:val="00E41C86"/>
    <w:rsid w:val="00E4229C"/>
    <w:rsid w:val="00E43363"/>
    <w:rsid w:val="00E44640"/>
    <w:rsid w:val="00E46077"/>
    <w:rsid w:val="00E474D8"/>
    <w:rsid w:val="00E5055B"/>
    <w:rsid w:val="00E51274"/>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E20"/>
    <w:rsid w:val="00F75921"/>
    <w:rsid w:val="00F75BB4"/>
    <w:rsid w:val="00F7664A"/>
    <w:rsid w:val="00F76A21"/>
    <w:rsid w:val="00F77BBD"/>
    <w:rsid w:val="00F810BC"/>
    <w:rsid w:val="00F816E6"/>
    <w:rsid w:val="00F82A3D"/>
    <w:rsid w:val="00F83EB8"/>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D68"/>
    <w:rsid w:val="00FD2913"/>
    <w:rsid w:val="00FD60C1"/>
    <w:rsid w:val="00FD60FA"/>
    <w:rsid w:val="00FE019E"/>
    <w:rsid w:val="00FE0321"/>
    <w:rsid w:val="00FE0EA2"/>
    <w:rsid w:val="00FE342D"/>
    <w:rsid w:val="00FE437A"/>
    <w:rsid w:val="00FE567E"/>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styleId="UnresolvedMention">
    <w:name w:val="Unresolved Mention"/>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ncbi.nlm.nih.gov/pmc/articles/PMC383296/" TargetMode="External"/><Relationship Id="rId2" Type="http://schemas.openxmlformats.org/officeDocument/2006/relationships/hyperlink" Target="https://www.cell.com/cell-genomics/pdf/S2666-979X(23)00334-8.pdf" TargetMode="External"/><Relationship Id="rId1" Type="http://schemas.openxmlformats.org/officeDocument/2006/relationships/hyperlink" Target="https://academic.oup.com/sysbio/article/70/3/593/6017180" TargetMode="External"/><Relationship Id="rId5" Type="http://schemas.openxmlformats.org/officeDocument/2006/relationships/hyperlink" Target="https://royalsocietypublishing.org/doi/10.1098/rstb.2016.0469" TargetMode="External"/><Relationship Id="rId4" Type="http://schemas.openxmlformats.org/officeDocument/2006/relationships/hyperlink" Target="https://academic.oup.com/mbe/article/33/4/928/2579342?login=tru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goodest-goodlab/pseudo-it"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gthomas@fas.harvard.edu" TargetMode="External"/><Relationship Id="rId17" Type="http://schemas.openxmlformats.org/officeDocument/2006/relationships/image" Target="media/image1.png"/><Relationship Id="rId25" Type="http://schemas.openxmlformats.org/officeDocument/2006/relationships/hyperlink" Target="http://www.repeatmasker.org" TargetMode="External"/><Relationship Id="rId2" Type="http://schemas.openxmlformats.org/officeDocument/2006/relationships/numbering" Target="numbering.xml"/><Relationship Id="rId16" Type="http://schemas.openxmlformats.org/officeDocument/2006/relationships/hyperlink" Target="https://github.com/gwct/murine-discordanc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robertlanfear.com/blog/files/concordance_factors.html" TargetMode="External"/><Relationship Id="rId5" Type="http://schemas.openxmlformats.org/officeDocument/2006/relationships/webSettings" Target="webSettings.xml"/><Relationship Id="rId15" Type="http://schemas.openxmlformats.org/officeDocument/2006/relationships/hyperlink" Target="https://doi.org/10.5061/dryad.866t1g1wq" TargetMode="External"/><Relationship Id="rId23" Type="http://schemas.openxmlformats.org/officeDocument/2006/relationships/hyperlink" Target="http://paleodb.org/"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winter/pafr"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95230-6767-4C51-80EE-2AD6E4C2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43</Pages>
  <Words>26144</Words>
  <Characters>162358</Characters>
  <Application>Microsoft Office Word</Application>
  <DocSecurity>0</DocSecurity>
  <Lines>4163</Lines>
  <Paragraphs>2048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13</cp:revision>
  <cp:lastPrinted>2024-06-07T19:36:00Z</cp:lastPrinted>
  <dcterms:created xsi:type="dcterms:W3CDTF">2024-06-10T21:49:00Z</dcterms:created>
  <dcterms:modified xsi:type="dcterms:W3CDTF">2024-06-11T20:37:00Z</dcterms:modified>
</cp:coreProperties>
</file>