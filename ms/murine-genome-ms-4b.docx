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1796A9BA"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commentRangeStart w:id="0"/>
      <w:commentRangeStart w:id="1"/>
      <w:del w:id="2" w:author="Thomas, Gregg" w:date="2024-06-11T12:13:00Z" w16du:dateUtc="2024-06-11T16:13:00Z">
        <w:r w:rsidR="00BE5B09" w:rsidRPr="00004FE6" w:rsidDel="004707B4">
          <w:rPr>
            <w:rFonts w:ascii="Times New Roman" w:hAnsi="Times New Roman" w:cs="Times New Roman"/>
            <w:b/>
            <w:bCs/>
            <w:sz w:val="24"/>
            <w:szCs w:val="24"/>
          </w:rPr>
          <w:delText>Old World</w:delText>
        </w:r>
      </w:del>
      <w:ins w:id="3" w:author="Thomas, Gregg" w:date="2024-06-11T12:13:00Z" w16du:dateUtc="2024-06-11T16:13:00Z">
        <w:r w:rsidR="004707B4">
          <w:rPr>
            <w:rFonts w:ascii="Times New Roman" w:hAnsi="Times New Roman" w:cs="Times New Roman"/>
            <w:b/>
            <w:bCs/>
            <w:sz w:val="24"/>
            <w:szCs w:val="24"/>
          </w:rPr>
          <w:t>murine</w:t>
        </w:r>
      </w:ins>
      <w:r w:rsidR="00BE5B09" w:rsidRPr="00004FE6">
        <w:rPr>
          <w:rFonts w:ascii="Times New Roman" w:hAnsi="Times New Roman" w:cs="Times New Roman"/>
          <w:b/>
          <w:bCs/>
          <w:sz w:val="24"/>
          <w:szCs w:val="24"/>
        </w:rPr>
        <w:t xml:space="preserve"> </w:t>
      </w:r>
      <w:commentRangeEnd w:id="0"/>
      <w:r w:rsidR="0042542A">
        <w:rPr>
          <w:rStyle w:val="CommentReference"/>
        </w:rPr>
        <w:commentReference w:id="0"/>
      </w:r>
      <w:commentRangeEnd w:id="1"/>
      <w:r w:rsidR="004707B4">
        <w:rPr>
          <w:rStyle w:val="CommentReference"/>
        </w:rPr>
        <w:commentReference w:id="1"/>
      </w:r>
      <w:r w:rsidR="00BE5B09" w:rsidRPr="00004FE6">
        <w:rPr>
          <w:rFonts w:ascii="Times New Roman" w:hAnsi="Times New Roman" w:cs="Times New Roman"/>
          <w:b/>
          <w:bCs/>
          <w:sz w:val="24"/>
          <w:szCs w:val="24"/>
        </w:rPr>
        <w:t>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2"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3B4D95E8"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0250C">
        <w:rPr>
          <w:rFonts w:ascii="Times New Roman" w:hAnsi="Times New Roman" w:cs="Times New Roman"/>
          <w:sz w:val="24"/>
          <w:szCs w:val="24"/>
        </w:rPr>
        <w:t>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commentRangeStart w:id="4"/>
      <w:r w:rsidR="00A03219">
        <w:rPr>
          <w:rFonts w:ascii="Times New Roman" w:hAnsi="Times New Roman" w:cs="Times New Roman"/>
          <w:sz w:val="24"/>
          <w:szCs w:val="24"/>
        </w:rPr>
        <w:t>12 million years of divergence</w:t>
      </w:r>
      <w:commentRangeEnd w:id="4"/>
      <w:r w:rsidR="00A03219">
        <w:rPr>
          <w:rStyle w:val="CommentReference"/>
        </w:rPr>
        <w:commentReference w:id="4"/>
      </w:r>
      <w:r w:rsidR="00A03219">
        <w:rPr>
          <w:rFonts w:ascii="Times New Roman" w:hAnsi="Times New Roman" w:cs="Times New Roman"/>
          <w:sz w:val="24"/>
          <w:szCs w:val="24"/>
        </w:rPr>
        <w:t xml:space="preserv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commentRangeStart w:id="5"/>
      <w:r w:rsidRPr="00197A2B">
        <w:lastRenderedPageBreak/>
        <w:t>Introduction</w:t>
      </w:r>
      <w:commentRangeEnd w:id="5"/>
      <w:r w:rsidR="00340D8F">
        <w:rPr>
          <w:rStyle w:val="CommentReference"/>
          <w:rFonts w:asciiTheme="minorHAnsi" w:hAnsiTheme="minorHAnsi" w:cstheme="minorBidi"/>
          <w:b w:val="0"/>
        </w:rPr>
        <w:commentReference w:id="5"/>
      </w:r>
    </w:p>
    <w:p w14:paraId="2E9D066F" w14:textId="2375FB67"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E23F63">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 xml:space="preserve">For </w:t>
      </w:r>
      <w:commentRangeStart w:id="6"/>
      <w:r w:rsidR="00340D8F">
        <w:rPr>
          <w:rFonts w:ascii="Times New Roman" w:hAnsi="Times New Roman" w:cs="Times New Roman"/>
          <w:sz w:val="24"/>
          <w:szCs w:val="24"/>
        </w:rPr>
        <w:t>example</w:t>
      </w:r>
      <w:commentRangeEnd w:id="6"/>
      <w:r w:rsidR="00340D8F">
        <w:rPr>
          <w:rStyle w:val="CommentReference"/>
        </w:rPr>
        <w:commentReference w:id="6"/>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commentRangeStart w:id="7"/>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Y051bT4xMDwvUmVjTnVtPjxEaXNwbGF5VGV4dD4oRmVycmVpcmEgZXQgYWwuIDIwMjE7IExvcGVz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</w:fldData>
        </w:fldChar>
      </w:r>
      <w:r w:rsidR="008E71B1">
        <w:rPr>
          <w:rFonts w:ascii="Times New Roman" w:hAnsi="Times New Roman" w:cs="Times New Roman"/>
          <w:sz w:val="24"/>
          <w:szCs w:val="24"/>
        </w:rPr>
        <w:instrText xml:space="preserve"> ADDIN EN.CITE </w:instrText>
      </w:r>
      <w:r w:rsidR="008E71B1">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Y051bT4xMDwvUmVjTnVtPjxEaXNwbGF5VGV4dD4oRmVycmVpcmEgZXQgYWwuIDIwMjE7IExvcGVz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</w:fldData>
        </w:fldChar>
      </w:r>
      <w:r w:rsidR="008E71B1">
        <w:rPr>
          <w:rFonts w:ascii="Times New Roman" w:hAnsi="Times New Roman" w:cs="Times New Roman"/>
          <w:sz w:val="24"/>
          <w:szCs w:val="24"/>
        </w:rPr>
        <w:instrText xml:space="preserve"> ADDIN EN.CITE.DATA </w:instrText>
      </w:r>
      <w:r w:rsidR="008E71B1">
        <w:rPr>
          <w:rFonts w:ascii="Times New Roman" w:hAnsi="Times New Roman" w:cs="Times New Roman"/>
          <w:sz w:val="24"/>
          <w:szCs w:val="24"/>
        </w:rPr>
      </w:r>
      <w:r w:rsidR="008E71B1">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8E71B1">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commentRangeEnd w:id="7"/>
      <w:r w:rsidR="00340D8F">
        <w:rPr>
          <w:rStyle w:val="CommentReference"/>
        </w:rPr>
        <w:commentReference w:id="7"/>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dW0+MTk8L1JlY051bT48RGlzcGxheVRleHQ+KFN1biBldCBhbC4gMjAyMTsgSGUgZXQgYWwuIDIw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</w:fldData>
        </w:fldChar>
      </w:r>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dW0+MTk8L1JlY051bT48RGlzcGxheVRleHQ+KFN1biBldCBhbC4gMjAyMTsgSGUgZXQgYWwuIDIw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E60B2F">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61DA5173"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del w:id="8" w:author="Thomas, Gregg" w:date="2024-06-11T14:33:00Z" w16du:dateUtc="2024-06-11T18:33:00Z">
        <w:r w:rsidR="006515CF" w:rsidDel="00E60B2F">
          <w:rPr>
            <w:rFonts w:ascii="Times New Roman" w:hAnsi="Times New Roman" w:cs="Times New Roman"/>
            <w:sz w:val="24"/>
            <w:szCs w:val="24"/>
          </w:rPr>
          <w:delText xml:space="preserve">compromise </w:delText>
        </w:r>
      </w:del>
      <w:ins w:id="9" w:author="Thomas, Gregg" w:date="2024-06-11T14:33:00Z" w16du:dateUtc="2024-06-11T18:33:00Z">
        <w:r w:rsidR="00E60B2F">
          <w:rPr>
            <w:rFonts w:ascii="Times New Roman" w:hAnsi="Times New Roman" w:cs="Times New Roman"/>
            <w:sz w:val="24"/>
            <w:szCs w:val="24"/>
          </w:rPr>
          <w:t xml:space="preserve">cause erroneous </w:t>
        </w:r>
      </w:ins>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751B61">
        <w:rPr>
          <w:rFonts w:ascii="Times New Roman" w:hAnsi="Times New Roman" w:cs="Times New Roman"/>
          <w:sz w:val="24"/>
          <w:szCs w:val="24"/>
        </w:rPr>
        <w:instrText xml:space="preserve"> ADDIN EN.CITE </w:instrText>
      </w:r>
      <w:r w:rsidR="00751B61">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751B61">
        <w:rPr>
          <w:rFonts w:ascii="Times New Roman" w:hAnsi="Times New Roman" w:cs="Times New Roman"/>
          <w:sz w:val="24"/>
          <w:szCs w:val="24"/>
        </w:rPr>
        <w:instrText xml:space="preserve"> ADDIN EN.CITE.DATA </w:instrText>
      </w:r>
      <w:r w:rsidR="00751B61">
        <w:rPr>
          <w:rFonts w:ascii="Times New Roman" w:hAnsi="Times New Roman" w:cs="Times New Roman"/>
          <w:sz w:val="24"/>
          <w:szCs w:val="24"/>
        </w:rPr>
      </w:r>
      <w:r w:rsidR="00751B61">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E43363">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 xml:space="preserve">the true signal of </w:t>
      </w:r>
      <w:commentRangeStart w:id="10"/>
      <w:r w:rsidR="00E9567D">
        <w:rPr>
          <w:rFonts w:ascii="Times New Roman" w:hAnsi="Times New Roman" w:cs="Times New Roman"/>
          <w:sz w:val="24"/>
          <w:szCs w:val="24"/>
        </w:rPr>
        <w:t>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PFJlY051bT4yNDQ8L1JlY051bT48RGlzcGxheVRleHQ+KEZvbnRhaW5lIGV0IGFsLiAyMDE1OyBG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</w:fldData>
        </w:fldChar>
      </w:r>
      <w:r w:rsidR="008E71B1">
        <w:rPr>
          <w:rFonts w:ascii="Times New Roman" w:hAnsi="Times New Roman" w:cs="Times New Roman"/>
          <w:sz w:val="24"/>
          <w:szCs w:val="24"/>
        </w:rPr>
        <w:instrText xml:space="preserve"> ADDIN EN.CITE </w:instrText>
      </w:r>
      <w:r w:rsidR="008E71B1">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PFJlY051bT4yNDQ8L1JlY051bT48RGlzcGxheVRleHQ+KEZvbnRhaW5lIGV0IGFsLiAyMDE1OyBG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</w:fldData>
        </w:fldChar>
      </w:r>
      <w:r w:rsidR="008E71B1">
        <w:rPr>
          <w:rFonts w:ascii="Times New Roman" w:hAnsi="Times New Roman" w:cs="Times New Roman"/>
          <w:sz w:val="24"/>
          <w:szCs w:val="24"/>
        </w:rPr>
        <w:instrText xml:space="preserve"> ADDIN EN.CITE.DATA </w:instrText>
      </w:r>
      <w:r w:rsidR="008E71B1">
        <w:rPr>
          <w:rFonts w:ascii="Times New Roman" w:hAnsi="Times New Roman" w:cs="Times New Roman"/>
          <w:sz w:val="24"/>
          <w:szCs w:val="24"/>
        </w:rPr>
      </w:r>
      <w:r w:rsidR="008E71B1">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8E71B1">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commentRangeEnd w:id="10"/>
      <w:r w:rsidR="00065343">
        <w:rPr>
          <w:rStyle w:val="CommentReference"/>
        </w:rPr>
        <w:commentReference w:id="10"/>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0C4A8AC8"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commentRangeStart w:id="11"/>
      <w:commentRangeStart w:id="12"/>
      <w:r w:rsidR="000439E4">
        <w:rPr>
          <w:rFonts w:ascii="Times New Roman" w:hAnsi="Times New Roman" w:cs="Times New Roman"/>
          <w:sz w:val="24"/>
          <w:szCs w:val="24"/>
        </w:rPr>
        <w:t>However</w:t>
      </w:r>
      <w:commentRangeEnd w:id="11"/>
      <w:r w:rsidR="00DE0DCD">
        <w:rPr>
          <w:rStyle w:val="CommentReference"/>
        </w:rPr>
        <w:commentReference w:id="11"/>
      </w:r>
      <w:commentRangeEnd w:id="12"/>
      <w:r w:rsidR="00DE0DCD">
        <w:rPr>
          <w:rStyle w:val="CommentReference"/>
        </w:rPr>
        <w:commentReference w:id="12"/>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ins w:id="13" w:author="Thomas, Gregg" w:date="2024-06-11T14:35:00Z" w16du:dateUtc="2024-06-11T18:35:00Z">
        <w:r w:rsidR="00E60B2F">
          <w:rPr>
            <w:rFonts w:ascii="Times New Roman" w:hAnsi="Times New Roman" w:cs="Times New Roman"/>
            <w:sz w:val="24"/>
            <w:szCs w:val="24"/>
          </w:rPr>
          <w:t xml:space="preserve">empirical </w:t>
        </w:r>
      </w:ins>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commentRangeStart w:id="14"/>
      <w:commentRangeStart w:id="15"/>
      <w:r w:rsidR="00DE0DCD">
        <w:rPr>
          <w:rFonts w:ascii="Times New Roman" w:hAnsi="Times New Roman" w:cs="Times New Roman"/>
          <w:sz w:val="24"/>
          <w:szCs w:val="24"/>
        </w:rPr>
        <w:t xml:space="preserve">positive </w:t>
      </w:r>
      <w:commentRangeEnd w:id="14"/>
      <w:r w:rsidR="00DE0DCD">
        <w:rPr>
          <w:rStyle w:val="CommentReference"/>
        </w:rPr>
        <w:commentReference w:id="14"/>
      </w:r>
      <w:commentRangeEnd w:id="15"/>
      <w:r w:rsidR="00E54808">
        <w:rPr>
          <w:rStyle w:val="CommentReference"/>
        </w:rPr>
        <w:commentReference w:id="15"/>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0B02B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E60B2F">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 </w:instrTex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EN.CITE.DATA </w:instrText>
      </w:r>
      <w:r w:rsidR="00F43E15">
        <w:rPr>
          <w:rFonts w:ascii="Times New Roman" w:hAnsi="Times New Roman" w:cs="Times New Roman"/>
          <w:sz w:val="24"/>
          <w:szCs w:val="24"/>
        </w:rPr>
      </w:r>
      <w:r w:rsidR="00F43E15">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F43E15">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proofErr w:type="spellStart"/>
      <w:r w:rsidR="00E60B2F">
        <w:rPr>
          <w:rFonts w:ascii="Times New Roman" w:hAnsi="Times New Roman" w:cs="Times New Roman"/>
          <w:sz w:val="24"/>
          <w:szCs w:val="24"/>
        </w:rPr>
        <w:t>e</w:t>
      </w:r>
      <w:r w:rsidR="00372855">
        <w:rPr>
          <w:rFonts w:ascii="Times New Roman" w:hAnsi="Times New Roman" w:cs="Times New Roman"/>
          <w:sz w:val="24"/>
          <w:szCs w:val="24"/>
        </w:rPr>
        <w:t>genomic</w:t>
      </w:r>
      <w:proofErr w:type="spellEnd"/>
      <w:r w:rsidR="00372855">
        <w:rPr>
          <w:rFonts w:ascii="Times New Roman" w:hAnsi="Times New Roman" w:cs="Times New Roman"/>
          <w:sz w:val="24"/>
          <w:szCs w:val="24"/>
        </w:rPr>
        <w:t xml:space="preserve">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651756CE"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r w:rsidR="00B445B3">
        <w:rPr>
          <w:rFonts w:ascii="Times New Roman" w:hAnsi="Times New Roman" w:cs="Times New Roman"/>
          <w:sz w:val="24"/>
          <w:szCs w:val="24"/>
        </w:rPr>
        <w:t>murine</w:t>
      </w:r>
      <w:r w:rsidR="00426302" w:rsidRPr="00E358E6">
        <w:rPr>
          <w:rFonts w:ascii="Times New Roman" w:hAnsi="Times New Roman" w:cs="Times New Roman"/>
          <w:sz w:val="24"/>
          <w:szCs w:val="24"/>
        </w:rPr>
        <w:t xml:space="preserve">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58B36B0B"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t>
      </w:r>
      <w:commentRangeStart w:id="16"/>
      <w:r w:rsidR="00045BDB" w:rsidRPr="00075439">
        <w:rPr>
          <w:rFonts w:ascii="Times New Roman" w:hAnsi="Times New Roman" w:cs="Times New Roman"/>
          <w:sz w:val="24"/>
          <w:szCs w:val="24"/>
        </w:rPr>
        <w:t>The aims of our study are two-fold</w:t>
      </w:r>
      <w:commentRangeEnd w:id="16"/>
      <w:r w:rsidR="00432EE1">
        <w:rPr>
          <w:rStyle w:val="CommentReference"/>
        </w:rPr>
        <w:commentReference w:id="16"/>
      </w:r>
      <w:r w:rsidR="00045BDB">
        <w:rPr>
          <w:rFonts w:ascii="Times New Roman" w:hAnsi="Times New Roman" w:cs="Times New Roman"/>
          <w:sz w:val="24"/>
          <w:szCs w:val="24"/>
        </w:rPr>
        <w:t xml:space="preserve">. </w:t>
      </w:r>
      <w:r w:rsidR="00020FEE">
        <w:rPr>
          <w:rFonts w:ascii="Times New Roman" w:hAnsi="Times New Roman" w:cs="Times New Roman"/>
          <w:sz w:val="24"/>
          <w:szCs w:val="24"/>
        </w:rPr>
        <w:t xml:space="preserve">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17"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17"/>
      <w:ins w:id="18" w:author="Thomas, Gregg [2]" w:date="2024-06-13T11:55:00Z" w16du:dateUtc="2024-06-13T15:55:00Z">
        <w:r w:rsidR="004659F9">
          <w:rPr>
            <w:rFonts w:ascii="Times New Roman" w:hAnsi="Times New Roman" w:cs="Times New Roman"/>
            <w:sz w:val="24"/>
            <w:szCs w:val="24"/>
          </w:rPr>
          <w:t xml:space="preserve">Using this species tree, </w:t>
        </w:r>
      </w:ins>
      <w:del w:id="19" w:author="Thomas, Gregg [2]" w:date="2024-06-13T11:55:00Z" w16du:dateUtc="2024-06-13T15:55:00Z">
        <w:r w:rsidR="00FA2AA1" w:rsidDel="004659F9">
          <w:rPr>
            <w:rFonts w:ascii="Times New Roman" w:hAnsi="Times New Roman" w:cs="Times New Roman"/>
            <w:sz w:val="24"/>
            <w:szCs w:val="24"/>
          </w:rPr>
          <w:delText>W</w:delText>
        </w:r>
      </w:del>
      <w:ins w:id="20" w:author="Thomas, Gregg [2]" w:date="2024-06-13T11:55:00Z" w16du:dateUtc="2024-06-13T15:55:00Z">
        <w:r w:rsidR="004659F9">
          <w:rPr>
            <w:rFonts w:ascii="Times New Roman" w:hAnsi="Times New Roman" w:cs="Times New Roman"/>
            <w:sz w:val="24"/>
            <w:szCs w:val="24"/>
          </w:rPr>
          <w:t>w</w:t>
        </w:r>
      </w:ins>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lastRenderedPageBreak/>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DB43B9E"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ins w:id="21" w:author="Thomas, Gregg" w:date="2024-06-11T15:48:00Z" w16du:dateUtc="2024-06-11T19:48:00Z">
        <w:r w:rsidR="005E3AC8">
          <w:rPr>
            <w:rFonts w:ascii="Times New Roman" w:hAnsi="Times New Roman" w:cs="Times New Roman"/>
            <w:sz w:val="24"/>
            <w:szCs w:val="24"/>
          </w:rPr>
          <w:t xml:space="preserve"> of 18 murine rodent species</w:t>
        </w:r>
      </w:ins>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ins w:id="22" w:author="Thomas, Gregg" w:date="2024-06-11T15:48:00Z" w16du:dateUtc="2024-06-11T19:48:00Z">
        <w:r w:rsidR="005E3AC8">
          <w:rPr>
            <w:rFonts w:ascii="Times New Roman" w:hAnsi="Times New Roman" w:cs="Times New Roman"/>
            <w:sz w:val="24"/>
            <w:szCs w:val="24"/>
          </w:rPr>
          <w:t>; Table S1</w:t>
        </w:r>
      </w:ins>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76A80CCF" w14:textId="5BDFBF04"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 at 10.82 Ma (F) and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A03219">
        <w:rPr>
          <w:rFonts w:ascii="Times New Roman" w:hAnsi="Times New Roman" w:cs="Times New Roman"/>
          <w:sz w:val="24"/>
          <w:szCs w:val="24"/>
        </w:rPr>
        <w:instrText xml:space="preserve"> ADDIN EN.CITE </w:instrTex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A03219">
        <w:rPr>
          <w:rFonts w:ascii="Times New Roman" w:hAnsi="Times New Roman" w:cs="Times New Roman"/>
          <w:sz w:val="24"/>
          <w:szCs w:val="24"/>
        </w:rPr>
        <w:instrText xml:space="preserve"> ADDIN EN.CITE.DATA </w:instrText>
      </w:r>
      <w:r w:rsidR="00A03219">
        <w:rPr>
          <w:rFonts w:ascii="Times New Roman" w:hAnsi="Times New Roman" w:cs="Times New Roman"/>
          <w:sz w:val="24"/>
          <w:szCs w:val="24"/>
        </w:rPr>
      </w:r>
      <w:r w:rsidR="00A0321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A0321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w:t>
      </w:r>
      <w:commentRangeStart w:id="23"/>
      <w:r w:rsidR="00A03219">
        <w:rPr>
          <w:rFonts w:ascii="Times New Roman" w:hAnsi="Times New Roman" w:cs="Times New Roman"/>
          <w:sz w:val="24"/>
          <w:szCs w:val="24"/>
        </w:rPr>
        <w:t xml:space="preserve">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 xml:space="preserve">phylogeny provides context on the evolutionary timescale upon </w:t>
      </w:r>
      <w:commentRangeEnd w:id="23"/>
      <w:r w:rsidR="00A03219">
        <w:rPr>
          <w:rStyle w:val="CommentReference"/>
        </w:rPr>
        <w:commentReference w:id="23"/>
      </w:r>
      <w:r w:rsidR="00A03219">
        <w:rPr>
          <w:rFonts w:ascii="Times New Roman" w:hAnsi="Times New Roman" w:cs="Times New Roman"/>
          <w:sz w:val="24"/>
          <w:szCs w:val="24"/>
        </w:rPr>
        <w:t>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w:t>
      </w:r>
      <w:commentRangeStart w:id="24"/>
      <w:r w:rsidR="00A03219">
        <w:rPr>
          <w:rFonts w:ascii="Times New Roman" w:hAnsi="Times New Roman" w:cs="Times New Roman"/>
          <w:sz w:val="24"/>
          <w:szCs w:val="24"/>
        </w:rPr>
        <w:t xml:space="preserve">12 million years of </w:t>
      </w:r>
      <w:r w:rsidR="00A03219">
        <w:rPr>
          <w:rFonts w:ascii="Times New Roman" w:hAnsi="Times New Roman" w:cs="Times New Roman"/>
          <w:sz w:val="24"/>
          <w:szCs w:val="24"/>
        </w:rPr>
        <w:lastRenderedPageBreak/>
        <w:t>divergence</w:t>
      </w:r>
      <w:r w:rsidR="006E16FF">
        <w:rPr>
          <w:rFonts w:ascii="Times New Roman" w:hAnsi="Times New Roman" w:cs="Times New Roman"/>
          <w:sz w:val="24"/>
          <w:szCs w:val="24"/>
        </w:rPr>
        <w:t xml:space="preserve"> </w:t>
      </w:r>
      <w:commentRangeEnd w:id="24"/>
      <w:r w:rsidR="00A03219">
        <w:rPr>
          <w:rStyle w:val="CommentReference"/>
        </w:rPr>
        <w:commentReference w:id="24"/>
      </w:r>
      <w:r w:rsidR="006E16FF">
        <w:rPr>
          <w:rFonts w:ascii="Times New Roman" w:hAnsi="Times New Roman" w:cs="Times New Roman"/>
          <w:sz w:val="24"/>
          <w:szCs w:val="24"/>
        </w:rPr>
        <w:t>(see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w:t>
      </w:r>
      <w:commentRangeStart w:id="25"/>
      <w:r w:rsidR="00A1117F" w:rsidRPr="00031896">
        <w:rPr>
          <w:rFonts w:ascii="Times New Roman" w:hAnsi="Times New Roman" w:cs="Times New Roman"/>
          <w:sz w:val="24"/>
          <w:szCs w:val="24"/>
        </w:rPr>
        <w:t>The numb</w:t>
      </w:r>
      <w:commentRangeEnd w:id="25"/>
      <w:r w:rsidR="00B8137C">
        <w:rPr>
          <w:rStyle w:val="CommentReference"/>
        </w:rPr>
        <w:commentReference w:id="25"/>
      </w:r>
      <w:r w:rsidR="00A1117F" w:rsidRPr="00031896">
        <w:rPr>
          <w:rFonts w:ascii="Times New Roman" w:hAnsi="Times New Roman" w:cs="Times New Roman"/>
          <w:sz w:val="24"/>
          <w:szCs w:val="24"/>
        </w:rPr>
        <w:t>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0F624BA7"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commentRangeStart w:id="26"/>
      <w:r w:rsidR="00BF08A1">
        <w:rPr>
          <w:rFonts w:ascii="Times New Roman" w:hAnsi="Times New Roman" w:cs="Times New Roman"/>
          <w:sz w:val="24"/>
          <w:szCs w:val="24"/>
        </w:rPr>
        <w:t>30</w:t>
      </w:r>
      <w:r w:rsidR="00BF08A1">
        <w:rPr>
          <w:rFonts w:ascii="Times New Roman" w:hAnsi="Times New Roman" w:cs="Times New Roman"/>
          <w:sz w:val="24"/>
          <w:szCs w:val="24"/>
        </w:rPr>
        <w:t>7</w:t>
      </w:r>
      <w:r w:rsidR="00A709D0">
        <w:rPr>
          <w:rFonts w:ascii="Times New Roman" w:hAnsi="Times New Roman" w:cs="Times New Roman"/>
          <w:sz w:val="24"/>
          <w:szCs w:val="24"/>
        </w:rPr>
        <w:t>,</w:t>
      </w:r>
      <w:commentRangeEnd w:id="26"/>
      <w:r w:rsidR="00BF08A1">
        <w:rPr>
          <w:rFonts w:ascii="Times New Roman" w:hAnsi="Times New Roman" w:cs="Times New Roman"/>
          <w:sz w:val="24"/>
          <w:szCs w:val="24"/>
        </w:rPr>
        <w:t>275</w:t>
      </w:r>
      <w:r w:rsidR="00BF08A1">
        <w:rPr>
          <w:rFonts w:ascii="Times New Roman" w:hAnsi="Times New Roman" w:cs="Times New Roman"/>
          <w:sz w:val="24"/>
          <w:szCs w:val="24"/>
        </w:rPr>
        <w:t xml:space="preserve"> </w:t>
      </w:r>
      <w:r w:rsidR="00CB787E">
        <w:rPr>
          <w:rStyle w:val="CommentReference"/>
        </w:rPr>
        <w:commentReference w:id="26"/>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lastRenderedPageBreak/>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0B02BA">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0B02BA">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4B7CCC2E"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commentRangeStart w:id="27"/>
      <w:commentRangeStart w:id="28"/>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 xml:space="preserve">Mb recombination window </w:t>
      </w:r>
      <w:commentRangeEnd w:id="27"/>
      <w:r w:rsidR="005404E8">
        <w:rPr>
          <w:rStyle w:val="CommentReference"/>
        </w:rPr>
        <w:commentReference w:id="27"/>
      </w:r>
      <w:commentRangeEnd w:id="28"/>
      <w:r w:rsidR="00BF08A1">
        <w:rPr>
          <w:rStyle w:val="CommentReference"/>
        </w:rPr>
        <w:commentReference w:id="28"/>
      </w:r>
      <w:r w:rsidR="00CC2409">
        <w:rPr>
          <w:rFonts w:ascii="Times New Roman" w:hAnsi="Times New Roman" w:cs="Times New Roman"/>
          <w:sz w:val="24"/>
          <w:szCs w:val="24"/>
        </w:rPr>
        <w:t>(</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PjxSZWNOdW0+NTwvUmVjTnVtPjxEaXNwbGF5VGV4dD4oU21hZ3Vsb3ZhIGV0IGFsLiAyMDExKTwv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==
</w:fldData>
        </w:fldChar>
      </w:r>
      <w:r w:rsidR="00751B61" w:rsidRPr="00751B61">
        <w:rPr>
          <w:rFonts w:ascii="Times New Roman" w:hAnsi="Times New Roman" w:cs="Times New Roman"/>
          <w:sz w:val="24"/>
          <w:szCs w:val="24"/>
        </w:rPr>
        <w:instrText xml:space="preserve"> ADDIN EN.CITE </w:instrTex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PjxSZWNOdW0+NTwvUmVjTnVtPjxEaXNwbGF5VGV4dD4oU21hZ3Vsb3ZhIGV0IGFsLiAyMDExKTwv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==
</w:fldData>
        </w:fldChar>
      </w:r>
      <w:r w:rsidR="00751B61" w:rsidRPr="00751B61">
        <w:rPr>
          <w:rFonts w:ascii="Times New Roman" w:hAnsi="Times New Roman" w:cs="Times New Roman"/>
          <w:sz w:val="24"/>
          <w:szCs w:val="24"/>
        </w:rPr>
        <w:instrText xml:space="preserve"> ADDIN EN.CITE.DATA </w:instrText>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751B61" w:rsidRPr="00751B61">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591B6FA5"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commentRangeStart w:id="29"/>
      <w:commentRangeStart w:id="30"/>
      <w:commentRangeStart w:id="31"/>
      <w:r w:rsidR="00941CD1" w:rsidRPr="00031896">
        <w:rPr>
          <w:rFonts w:ascii="Times New Roman" w:hAnsi="Times New Roman" w:cs="Times New Roman"/>
          <w:sz w:val="24"/>
          <w:szCs w:val="24"/>
        </w:rPr>
        <w:t xml:space="preserve">Evolutionary relationships around certain </w:t>
      </w:r>
      <w:commentRangeEnd w:id="29"/>
      <w:r w:rsidR="00E73F5A">
        <w:rPr>
          <w:rStyle w:val="CommentReference"/>
        </w:rPr>
        <w:commentReference w:id="29"/>
      </w:r>
      <w:commentRangeEnd w:id="30"/>
      <w:r w:rsidR="00E73F5A">
        <w:rPr>
          <w:rStyle w:val="CommentReference"/>
        </w:rPr>
        <w:commentReference w:id="30"/>
      </w:r>
      <w:commentRangeEnd w:id="31"/>
      <w:r w:rsidR="00BF08A1">
        <w:rPr>
          <w:rStyle w:val="CommentReference"/>
        </w:rPr>
        <w:commentReference w:id="31"/>
      </w:r>
      <w:r w:rsidR="00941CD1" w:rsidRPr="00031896">
        <w:rPr>
          <w:rFonts w:ascii="Times New Roman" w:hAnsi="Times New Roman" w:cs="Times New Roman"/>
          <w:sz w:val="24"/>
          <w:szCs w:val="24"/>
        </w:rPr>
        <w:t xml:space="preserve">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 xml:space="preserve">Fig. </w:t>
      </w:r>
      <w:del w:id="32" w:author="Thomas, Gregg [2]" w:date="2024-06-13T10:53:00Z" w16du:dateUtc="2024-06-13T14:53:00Z">
        <w:r w:rsidR="006017A7" w:rsidDel="00BF08A1">
          <w:rPr>
            <w:rFonts w:ascii="Times New Roman" w:hAnsi="Times New Roman" w:cs="Times New Roman"/>
            <w:sz w:val="24"/>
            <w:szCs w:val="24"/>
          </w:rPr>
          <w:delText>5B</w:delText>
        </w:r>
      </w:del>
      <w:ins w:id="33" w:author="Thomas, Gregg [2]" w:date="2024-06-13T10:53:00Z" w16du:dateUtc="2024-06-13T14:53:00Z">
        <w:r w:rsidR="00BF08A1">
          <w:rPr>
            <w:rFonts w:ascii="Times New Roman" w:hAnsi="Times New Roman" w:cs="Times New Roman"/>
            <w:sz w:val="24"/>
            <w:szCs w:val="24"/>
          </w:rPr>
          <w:t>5</w:t>
        </w:r>
        <w:r w:rsidR="00BF08A1">
          <w:rPr>
            <w:rFonts w:ascii="Times New Roman" w:hAnsi="Times New Roman" w:cs="Times New Roman"/>
            <w:sz w:val="24"/>
            <w:szCs w:val="24"/>
          </w:rPr>
          <w:t>A</w:t>
        </w:r>
      </w:ins>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 xml:space="preserve">windows without annotated genomic features (Fig. </w:t>
      </w:r>
      <w:del w:id="34" w:author="Thomas, Gregg [2]" w:date="2024-06-13T10:53:00Z" w16du:dateUtc="2024-06-13T14:53:00Z">
        <w:r w:rsidR="00CB58A3" w:rsidDel="00BF08A1">
          <w:rPr>
            <w:rFonts w:ascii="Times New Roman" w:hAnsi="Times New Roman" w:cs="Times New Roman"/>
            <w:sz w:val="24"/>
            <w:szCs w:val="24"/>
          </w:rPr>
          <w:delText>5B</w:delText>
        </w:r>
      </w:del>
      <w:ins w:id="35" w:author="Thomas, Gregg [2]" w:date="2024-06-13T10:53:00Z" w16du:dateUtc="2024-06-13T14:53:00Z">
        <w:r w:rsidR="00BF08A1">
          <w:rPr>
            <w:rFonts w:ascii="Times New Roman" w:hAnsi="Times New Roman" w:cs="Times New Roman"/>
            <w:sz w:val="24"/>
            <w:szCs w:val="24"/>
          </w:rPr>
          <w:t>5</w:t>
        </w:r>
        <w:r w:rsidR="00BF08A1">
          <w:rPr>
            <w:rFonts w:ascii="Times New Roman" w:hAnsi="Times New Roman" w:cs="Times New Roman"/>
            <w:sz w:val="24"/>
            <w:szCs w:val="24"/>
          </w:rPr>
          <w:t>A</w:t>
        </w:r>
      </w:ins>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w:t>
      </w:r>
      <w:ins w:id="36" w:author="Good, Jeffrey" w:date="2024-06-07T14:23:00Z">
        <w:r w:rsidR="00CB58A3">
          <w:rPr>
            <w:rFonts w:ascii="Times New Roman" w:hAnsi="Times New Roman" w:cs="Times New Roman"/>
            <w:sz w:val="24"/>
            <w:szCs w:val="24"/>
          </w:rPr>
          <w:t>(Fig. 5</w:t>
        </w:r>
        <w:del w:id="37" w:author="Thomas, Gregg [2]" w:date="2024-06-13T10:53:00Z" w16du:dateUtc="2024-06-13T14:53:00Z">
          <w:r w:rsidR="00CB58A3" w:rsidDel="00BF08A1">
            <w:rPr>
              <w:rFonts w:ascii="Times New Roman" w:hAnsi="Times New Roman" w:cs="Times New Roman"/>
              <w:sz w:val="24"/>
              <w:szCs w:val="24"/>
            </w:rPr>
            <w:delText>C</w:delText>
          </w:r>
        </w:del>
      </w:ins>
      <w:ins w:id="38" w:author="Thomas, Gregg [2]" w:date="2024-06-13T10:53:00Z" w16du:dateUtc="2024-06-13T14:53:00Z">
        <w:r w:rsidR="00BF08A1">
          <w:rPr>
            <w:rFonts w:ascii="Times New Roman" w:hAnsi="Times New Roman" w:cs="Times New Roman"/>
            <w:sz w:val="24"/>
            <w:szCs w:val="24"/>
          </w:rPr>
          <w:t>B</w:t>
        </w:r>
      </w:ins>
      <w:ins w:id="39" w:author="Good, Jeffrey" w:date="2024-06-07T14:23:00Z">
        <w:r w:rsidR="00CB58A3">
          <w:rPr>
            <w:rFonts w:ascii="Times New Roman" w:hAnsi="Times New Roman" w:cs="Times New Roman"/>
            <w:sz w:val="24"/>
            <w:szCs w:val="24"/>
          </w:rPr>
          <w:t>).</w:t>
        </w:r>
      </w:ins>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789BD4FC"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lastRenderedPageBreak/>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 </w:instrText>
      </w:r>
      <w:r w:rsidR="00FB047A">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EN.CITE.DATA </w:instrText>
      </w:r>
      <w:r w:rsidR="00FB047A">
        <w:rPr>
          <w:rFonts w:ascii="Times New Roman" w:hAnsi="Times New Roman" w:cs="Times New Roman"/>
          <w:sz w:val="24"/>
          <w:szCs w:val="24"/>
        </w:rPr>
      </w:r>
      <w:r w:rsidR="00FB047A">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FB047A">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367A589A"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849E6">
        <w:rPr>
          <w:rFonts w:ascii="Times New Roman" w:hAnsi="Times New Roman" w:cs="Times New Roman"/>
          <w:sz w:val="24"/>
          <w:szCs w:val="24"/>
        </w:rPr>
        <w:instrText xml:space="preserve"> ADDIN EN.CITE </w:instrText>
      </w:r>
      <w:r w:rsidR="00A849E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849E6">
        <w:rPr>
          <w:rFonts w:ascii="Times New Roman" w:hAnsi="Times New Roman" w:cs="Times New Roman"/>
          <w:sz w:val="24"/>
          <w:szCs w:val="24"/>
        </w:rPr>
        <w:instrText xml:space="preserve"> ADDIN EN.CITE.DATA </w:instrText>
      </w:r>
      <w:r w:rsidR="00A849E6">
        <w:rPr>
          <w:rFonts w:ascii="Times New Roman" w:hAnsi="Times New Roman" w:cs="Times New Roman"/>
          <w:sz w:val="24"/>
          <w:szCs w:val="24"/>
        </w:rPr>
      </w:r>
      <w:r w:rsidR="00A849E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A849E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2B242620"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 xml:space="preserve">relatively few whole genomes sequenced. They further </w:t>
      </w:r>
      <w:r w:rsidR="00D1794F">
        <w:rPr>
          <w:rFonts w:ascii="Times New Roman" w:hAnsi="Times New Roman" w:cs="Times New Roman"/>
          <w:sz w:val="24"/>
          <w:szCs w:val="24"/>
        </w:rPr>
        <w:lastRenderedPageBreak/>
        <w:t>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6BCCC41E"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E</w:t>
      </w:r>
      <w:r w:rsidRPr="00B17D7F">
        <w:rPr>
          <w:rFonts w:ascii="Times New Roman" w:hAnsi="Times New Roman" w:cs="Times New Roman"/>
          <w:sz w:val="24"/>
          <w:szCs w:val="24"/>
        </w:rPr>
        <w:t xml:space="preserv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 xml:space="preserve">suggested </w:t>
      </w:r>
      <w:r w:rsidR="00587DCF">
        <w:rPr>
          <w:rFonts w:ascii="Times New Roman" w:hAnsi="Times New Roman" w:cs="Times New Roman"/>
          <w:sz w:val="24"/>
          <w:szCs w:val="24"/>
        </w:rPr>
        <w:t xml:space="preserve">appreciable </w:t>
      </w:r>
      <w:r w:rsidRPr="00B17D7F">
        <w:rPr>
          <w:rFonts w:ascii="Times New Roman" w:hAnsi="Times New Roman" w:cs="Times New Roman"/>
          <w:sz w:val="24"/>
          <w:szCs w:val="24"/>
        </w:rPr>
        <w:t xml:space="preserve">phylogenetic discordance across </w:t>
      </w:r>
      <w:proofErr w:type="spellStart"/>
      <w:r w:rsidRPr="00B17D7F">
        <w:rPr>
          <w:rFonts w:ascii="Times New Roman" w:hAnsi="Times New Roman" w:cs="Times New Roman"/>
          <w:sz w:val="24"/>
          <w:szCs w:val="24"/>
        </w:rPr>
        <w:t>Murinae</w:t>
      </w:r>
      <w:proofErr w:type="spellEnd"/>
      <w:r w:rsidR="000E014B">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ZWQvMTk5MzYwMjI8L3VybD48dXJsPmh0dHBzOi8vd3d3Lm5jYmkubmxtLm5paC5nb3YvcG1jL2Fy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</w:fldData>
        </w:fldChar>
      </w:r>
      <w:r w:rsidR="000B02BA">
        <w:rPr>
          <w:rFonts w:ascii="Times New Roman" w:hAnsi="Times New Roman" w:cs="Times New Roman"/>
          <w:sz w:val="24"/>
          <w:szCs w:val="24"/>
        </w:rPr>
        <w:instrText xml:space="preserve"> ADDIN EN.CITE </w:instrText>
      </w:r>
      <w:r w:rsidR="000B02BA">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ZWQvMTk5MzYwMjI8L3VybD48dXJsPmh0dHBzOi8vd3d3Lm5jYmkubmxtLm5paC5nb3YvcG1jL2Fy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</w:fldData>
        </w:fldChar>
      </w:r>
      <w:r w:rsidR="000B02BA">
        <w:rPr>
          <w:rFonts w:ascii="Times New Roman" w:hAnsi="Times New Roman" w:cs="Times New Roman"/>
          <w:sz w:val="24"/>
          <w:szCs w:val="24"/>
        </w:rPr>
        <w:instrText xml:space="preserve"> ADDIN EN.CITE.DATA </w:instrText>
      </w:r>
      <w:r w:rsidR="000B02BA">
        <w:rPr>
          <w:rFonts w:ascii="Times New Roman" w:hAnsi="Times New Roman" w:cs="Times New Roman"/>
          <w:sz w:val="24"/>
          <w:szCs w:val="24"/>
        </w:rPr>
      </w:r>
      <w:r w:rsidR="000B02BA">
        <w:rPr>
          <w:rFonts w:ascii="Times New Roman" w:hAnsi="Times New Roman" w:cs="Times New Roman"/>
          <w:sz w:val="24"/>
          <w:szCs w:val="24"/>
        </w:rPr>
        <w:fldChar w:fldCharType="end"/>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 xml:space="preserve">expanded the number of loci used for phylogenetic inference, including the use of 1,245 exons </w:t>
      </w:r>
      <w:r w:rsidR="00975C95">
        <w:rPr>
          <w:rFonts w:ascii="Times New Roman" w:hAnsi="Times New Roman" w:cs="Times New Roman"/>
          <w:sz w:val="24"/>
          <w:szCs w:val="24"/>
        </w:rPr>
        <w:fldChar w:fldCharType="begin"/>
      </w:r>
      <w:r w:rsidR="00975C95">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975C95">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2366A0">
        <w:rPr>
          <w:rFonts w:ascii="Times New Roman" w:hAnsi="Times New Roman" w:cs="Times New Roman"/>
          <w:sz w:val="24"/>
          <w:szCs w:val="24"/>
        </w:rPr>
        <w:instrText xml:space="preserve"> ADDIN EN.CITE </w:instrTex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2366A0">
        <w:rPr>
          <w:rFonts w:ascii="Times New Roman" w:hAnsi="Times New Roman" w:cs="Times New Roman"/>
          <w:sz w:val="24"/>
          <w:szCs w:val="24"/>
        </w:rPr>
        <w:instrText xml:space="preserve"> ADDIN EN.CITE.DATA </w:instrText>
      </w:r>
      <w:r w:rsidR="002366A0">
        <w:rPr>
          <w:rFonts w:ascii="Times New Roman" w:hAnsi="Times New Roman" w:cs="Times New Roman"/>
          <w:sz w:val="24"/>
          <w:szCs w:val="24"/>
        </w:rPr>
      </w:r>
      <w:r w:rsidR="002366A0">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2366A0">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mainly on the </w:t>
      </w:r>
      <w:proofErr w:type="spellStart"/>
      <w:r w:rsidR="00975C95">
        <w:rPr>
          <w:rFonts w:ascii="Times New Roman" w:hAnsi="Times New Roman" w:cs="Times New Roman"/>
          <w:sz w:val="24"/>
          <w:szCs w:val="24"/>
        </w:rPr>
        <w:t>Hydromyini</w:t>
      </w:r>
      <w:proofErr w:type="spellEnd"/>
      <w:r w:rsidR="00975C95">
        <w:rPr>
          <w:rFonts w:ascii="Times New Roman" w:hAnsi="Times New Roman" w:cs="Times New Roman"/>
          <w:sz w:val="24"/>
          <w:szCs w:val="24"/>
        </w:rPr>
        <w:t xml:space="preserve"> group. </w:t>
      </w:r>
    </w:p>
    <w:p w14:paraId="43BB69AE" w14:textId="7153B40D"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500045">
        <w:rPr>
          <w:rFonts w:ascii="Times New Roman" w:hAnsi="Times New Roman" w:cs="Times New Roman"/>
          <w:sz w:val="24"/>
          <w:szCs w:val="24"/>
        </w:rPr>
        <w:t>the evolutionary timescale upon which</w:t>
      </w:r>
      <w:r w:rsidR="000E014B">
        <w:rPr>
          <w:rFonts w:ascii="Times New Roman" w:hAnsi="Times New Roman" w:cs="Times New Roman"/>
          <w:sz w:val="24"/>
          <w:szCs w:val="24"/>
        </w:rPr>
        <w:t xml:space="preserve"> 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556A0876"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 </w:instrText>
      </w:r>
      <w:r w:rsidR="00515C86">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EN.CITE.DATA </w:instrText>
      </w:r>
      <w:r w:rsidR="00515C86">
        <w:rPr>
          <w:rFonts w:ascii="Times New Roman" w:hAnsi="Times New Roman" w:cs="Times New Roman"/>
          <w:sz w:val="24"/>
          <w:szCs w:val="24"/>
        </w:rPr>
      </w:r>
      <w:r w:rsidR="00515C86">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5D2EA3">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w:t>
      </w:r>
      <w:r w:rsidR="00167C33">
        <w:rPr>
          <w:rFonts w:ascii="Times New Roman" w:hAnsi="Times New Roman" w:cs="Times New Roman"/>
          <w:sz w:val="24"/>
          <w:szCs w:val="24"/>
        </w:rPr>
        <w:lastRenderedPageBreak/>
        <w:t xml:space="preserve">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commentRangeStart w:id="40"/>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commentRangeEnd w:id="40"/>
      <w:r w:rsidR="009624B8">
        <w:rPr>
          <w:rStyle w:val="CommentReference"/>
        </w:rPr>
        <w:commentReference w:id="40"/>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(Fig. 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del w:id="41" w:author="Thomas, Gregg [2]" w:date="2024-06-13T10:56:00Z" w16du:dateUtc="2024-06-13T14:56:00Z">
        <w:r w:rsidR="00AB3055" w:rsidDel="00BF08A1">
          <w:rPr>
            <w:rFonts w:ascii="Times New Roman" w:hAnsi="Times New Roman" w:cs="Times New Roman"/>
            <w:sz w:val="24"/>
            <w:szCs w:val="24"/>
          </w:rPr>
          <w:delText xml:space="preserve">support </w:delText>
        </w:r>
      </w:del>
      <w:ins w:id="42" w:author="Thomas, Gregg [2]" w:date="2024-06-13T10:56:00Z" w16du:dateUtc="2024-06-13T14:56:00Z">
        <w:r w:rsidR="00BF08A1">
          <w:rPr>
            <w:rFonts w:ascii="Times New Roman" w:hAnsi="Times New Roman" w:cs="Times New Roman"/>
            <w:sz w:val="24"/>
            <w:szCs w:val="24"/>
          </w:rPr>
          <w:t>concordance</w:t>
        </w:r>
        <w:r w:rsidR="00BF08A1">
          <w:rPr>
            <w:rFonts w:ascii="Times New Roman" w:hAnsi="Times New Roman" w:cs="Times New Roman"/>
            <w:sz w:val="24"/>
            <w:szCs w:val="24"/>
          </w:rPr>
          <w:t xml:space="preserve"> </w:t>
        </w:r>
      </w:ins>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del w:id="43" w:author="Thomas, Gregg [2]" w:date="2024-06-13T10:57:00Z" w16du:dateUtc="2024-06-13T14:57:00Z">
        <w:r w:rsidR="00485CEA" w:rsidDel="00BF08A1">
          <w:rPr>
            <w:rFonts w:ascii="Times New Roman" w:hAnsi="Times New Roman" w:cs="Times New Roman"/>
            <w:sz w:val="24"/>
            <w:szCs w:val="24"/>
          </w:rPr>
          <w:delText xml:space="preserve">Enhanced </w:delText>
        </w:r>
      </w:del>
      <w:ins w:id="44" w:author="Thomas, Gregg [2]" w:date="2024-06-13T10:57:00Z" w16du:dateUtc="2024-06-13T14:57:00Z">
        <w:r w:rsidR="00BF08A1">
          <w:rPr>
            <w:rFonts w:ascii="Times New Roman" w:hAnsi="Times New Roman" w:cs="Times New Roman"/>
            <w:sz w:val="24"/>
            <w:szCs w:val="24"/>
          </w:rPr>
          <w:t>Increased</w:t>
        </w:r>
        <w:r w:rsidR="00BF08A1">
          <w:rPr>
            <w:rFonts w:ascii="Times New Roman" w:hAnsi="Times New Roman" w:cs="Times New Roman"/>
            <w:sz w:val="24"/>
            <w:szCs w:val="24"/>
          </w:rPr>
          <w:t xml:space="preserve"> </w:t>
        </w:r>
      </w:ins>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71CA7E37" w:rsidR="007E554A" w:rsidRDefault="004E19EF" w:rsidP="001B16F4">
      <w:pPr>
        <w:spacing w:after="0"/>
        <w:ind w:firstLine="720"/>
        <w:jc w:val="both"/>
        <w:rPr>
          <w:rFonts w:ascii="Times New Roman" w:hAnsi="Times New Roman" w:cs="Times New Roman"/>
          <w:sz w:val="24"/>
          <w:szCs w:val="24"/>
        </w:rPr>
      </w:pPr>
      <w:commentRangeStart w:id="45"/>
      <w:r>
        <w:rPr>
          <w:rFonts w:ascii="Times New Roman" w:hAnsi="Times New Roman" w:cs="Times New Roman"/>
          <w:sz w:val="24"/>
          <w:szCs w:val="24"/>
        </w:rPr>
        <w:t xml:space="preserve">Given the fundamental </w:t>
      </w:r>
      <w:commentRangeEnd w:id="45"/>
      <w:r w:rsidR="00433355">
        <w:rPr>
          <w:rStyle w:val="CommentReference"/>
        </w:rPr>
        <w:commentReference w:id="45"/>
      </w:r>
      <w:r>
        <w:rPr>
          <w:rFonts w:ascii="Times New Roman" w:hAnsi="Times New Roman" w:cs="Times New Roman"/>
          <w:sz w:val="24"/>
          <w:szCs w:val="24"/>
        </w:rPr>
        <w:t xml:space="preserve">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t>
      </w:r>
      <w:r w:rsidR="00B63FFD">
        <w:rPr>
          <w:rFonts w:ascii="Times New Roman" w:hAnsi="Times New Roman" w:cs="Times New Roman"/>
          <w:sz w:val="24"/>
          <w:szCs w:val="24"/>
        </w:rPr>
        <w:t>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me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MTM7IEZvbGV5IGV0IGFsLiAyMDIzOyBSaXZhcy1Hb256YWxleiBldCBhbC4gMjAyMyk8L0Rpc3Bs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==
</w:fldData>
        </w:fldChar>
      </w:r>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MTM7IEZvbGV5IGV0IGFsLiAyMDIzOyBSaXZhcy1Hb256YWxleiBldCBhbC4gMjAyMyk8L0Rpc3Bs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==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E60B2F">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F74E20">
        <w:rPr>
          <w:rFonts w:ascii="Times New Roman" w:hAnsi="Times New Roman" w:cs="Times New Roman"/>
          <w:sz w:val="24"/>
          <w:szCs w:val="24"/>
        </w:rPr>
        <w:instrText xml:space="preserve"> ADDIN EN.CITE </w:instrTex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F74E20">
        <w:rPr>
          <w:rFonts w:ascii="Times New Roman" w:hAnsi="Times New Roman" w:cs="Times New Roman"/>
          <w:sz w:val="24"/>
          <w:szCs w:val="24"/>
        </w:rPr>
        <w:instrText xml:space="preserve"> ADDIN EN.CITE.DATA </w:instrText>
      </w:r>
      <w:r w:rsidR="00F74E20">
        <w:rPr>
          <w:rFonts w:ascii="Times New Roman" w:hAnsi="Times New Roman" w:cs="Times New Roman"/>
          <w:sz w:val="24"/>
          <w:szCs w:val="24"/>
        </w:rPr>
      </w:r>
      <w:r w:rsidR="00F74E20">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F74E20">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commentRangeStart w:id="46"/>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TnVtPjIzMzwvUmVjTnVtPjxEaXNwbGF5VGV4dD4oSmVuc2VuLVNlYW1hbiBldCBhbC4gMjAwNDsg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</w:fldData>
        </w:fldChar>
      </w:r>
      <w:r w:rsidR="009B506F">
        <w:rPr>
          <w:rFonts w:ascii="Times New Roman" w:hAnsi="Times New Roman" w:cs="Times New Roman"/>
          <w:sz w:val="24"/>
          <w:szCs w:val="24"/>
        </w:rPr>
        <w:instrText xml:space="preserve"> ADDIN EN.CITE </w:instrText>
      </w:r>
      <w:r w:rsidR="009B506F">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TnVtPjIzMzwvUmVjTnVtPjxEaXNwbGF5VGV4dD4oSmVuc2VuLVNlYW1hbiBldCBhbC4gMjAwNDsg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</w:fldData>
        </w:fldChar>
      </w:r>
      <w:r w:rsidR="009B506F">
        <w:rPr>
          <w:rFonts w:ascii="Times New Roman" w:hAnsi="Times New Roman" w:cs="Times New Roman"/>
          <w:sz w:val="24"/>
          <w:szCs w:val="24"/>
        </w:rPr>
        <w:instrText xml:space="preserve"> ADDIN EN.CITE.DATA </w:instrText>
      </w:r>
      <w:r w:rsidR="009B506F">
        <w:rPr>
          <w:rFonts w:ascii="Times New Roman" w:hAnsi="Times New Roman" w:cs="Times New Roman"/>
          <w:sz w:val="24"/>
          <w:szCs w:val="24"/>
        </w:rPr>
      </w:r>
      <w:r w:rsidR="009B506F">
        <w:rPr>
          <w:rFonts w:ascii="Times New Roman" w:hAnsi="Times New Roman" w:cs="Times New Roman"/>
          <w:sz w:val="24"/>
          <w:szCs w:val="24"/>
        </w:rPr>
        <w:fldChar w:fldCharType="end"/>
      </w:r>
      <w:r w:rsidR="00F74E20">
        <w:rPr>
          <w:rFonts w:ascii="Times New Roman" w:hAnsi="Times New Roman" w:cs="Times New Roman"/>
          <w:sz w:val="24"/>
          <w:szCs w:val="24"/>
        </w:rPr>
        <w:fldChar w:fldCharType="separate"/>
      </w:r>
      <w:r w:rsidR="009B506F">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commentRangeEnd w:id="46"/>
      <w:r w:rsidR="00C1711B">
        <w:rPr>
          <w:rStyle w:val="CommentReference"/>
        </w:rPr>
        <w:commentReference w:id="46"/>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F74E20">
        <w:rPr>
          <w:rFonts w:ascii="Times New Roman" w:hAnsi="Times New Roman" w:cs="Times New Roman"/>
          <w:sz w:val="24"/>
          <w:szCs w:val="24"/>
        </w:rPr>
        <w:instrText xml:space="preserve"> ADDIN EN.CITE </w:instrTex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F74E20">
        <w:rPr>
          <w:rFonts w:ascii="Times New Roman" w:hAnsi="Times New Roman" w:cs="Times New Roman"/>
          <w:sz w:val="24"/>
          <w:szCs w:val="24"/>
        </w:rPr>
        <w:instrText xml:space="preserve"> ADDIN EN.CITE.DATA </w:instrText>
      </w:r>
      <w:r w:rsidR="00F74E20">
        <w:rPr>
          <w:rFonts w:ascii="Times New Roman" w:hAnsi="Times New Roman" w:cs="Times New Roman"/>
          <w:sz w:val="24"/>
          <w:szCs w:val="24"/>
        </w:rPr>
      </w:r>
      <w:r w:rsidR="00F74E20">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F74E20">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B63FFD">
        <w:rPr>
          <w:rFonts w:ascii="Times New Roman" w:hAnsi="Times New Roman" w:cs="Times New Roman"/>
          <w:sz w:val="24"/>
          <w:szCs w:val="24"/>
        </w:rPr>
        <w:instrText xml:space="preserve"> ADDIN EN.CITE </w:instrTex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B63FFD">
        <w:rPr>
          <w:rFonts w:ascii="Times New Roman" w:hAnsi="Times New Roman" w:cs="Times New Roman"/>
          <w:sz w:val="24"/>
          <w:szCs w:val="24"/>
        </w:rPr>
        <w:instrText xml:space="preserve"> ADDIN EN.CITE.DATA </w:instrText>
      </w:r>
      <w:r w:rsidR="00B63FFD">
        <w:rPr>
          <w:rFonts w:ascii="Times New Roman" w:hAnsi="Times New Roman" w:cs="Times New Roman"/>
          <w:sz w:val="24"/>
          <w:szCs w:val="24"/>
        </w:rPr>
      </w:r>
      <w:r w:rsidR="00B63FFD">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 </w:t>
      </w:r>
      <w:r w:rsidR="001B16F4">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E60B2F">
        <w:rPr>
          <w:rFonts w:ascii="Times New Roman" w:hAnsi="Times New Roman" w:cs="Times New Roman"/>
          <w:noProof/>
          <w:sz w:val="24"/>
          <w:szCs w:val="24"/>
        </w:rPr>
        <w:t>(Foley et al. 2023)</w:t>
      </w:r>
      <w:r w:rsidR="001B16F4">
        <w:rPr>
          <w:rFonts w:ascii="Times New Roman" w:hAnsi="Times New Roman" w:cs="Times New Roman"/>
          <w:sz w:val="24"/>
          <w:szCs w:val="24"/>
        </w:rPr>
        <w:fldChar w:fldCharType="end"/>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commentRangeStart w:id="47"/>
      <w:commentRangeEnd w:id="47"/>
      <w:r w:rsidR="00996C78">
        <w:rPr>
          <w:rStyle w:val="CommentReference"/>
        </w:rPr>
        <w:commentReference w:id="47"/>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4509BA72"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70904">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w:t>
      </w:r>
      <w:r w:rsidR="00D17870">
        <w:rPr>
          <w:rFonts w:ascii="Times New Roman" w:hAnsi="Times New Roman" w:cs="Times New Roman"/>
          <w:sz w:val="24"/>
          <w:szCs w:val="24"/>
        </w:rPr>
        <w:lastRenderedPageBreak/>
        <w:t>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07528079"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del w:id="48" w:author="Thomas, Gregg [2]" w:date="2024-04-09T10:54:00Z">
        <w:r w:rsidDel="00751B61">
          <w:rPr>
            <w:rFonts w:ascii="Times New Roman" w:hAnsi="Times New Roman" w:cs="Times New Roman"/>
            <w:sz w:val="24"/>
            <w:szCs w:val="24"/>
          </w:rPr>
          <w:delText xml:space="preserve">on </w:delText>
        </w:r>
      </w:del>
      <w:ins w:id="49" w:author="Thomas, Gregg [2]" w:date="2024-04-09T10:54:00Z">
        <w:r w:rsidR="00751B61">
          <w:rPr>
            <w:rFonts w:ascii="Times New Roman" w:hAnsi="Times New Roman" w:cs="Times New Roman"/>
            <w:sz w:val="24"/>
            <w:szCs w:val="24"/>
          </w:rPr>
          <w:t xml:space="preserve">in </w:t>
        </w:r>
      </w:ins>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ins w:id="50" w:author="Thomas, Gregg [2]" w:date="2024-06-13T11:07:00Z" w16du:dateUtc="2024-06-13T15:07:00Z">
        <w:r w:rsidR="009B506F">
          <w:rPr>
            <w:rFonts w:ascii="Times New Roman" w:hAnsi="Times New Roman" w:cs="Times New Roman"/>
            <w:sz w:val="24"/>
            <w:szCs w:val="24"/>
          </w:rPr>
          <w:t xml:space="preserve"> we observed</w:t>
        </w:r>
      </w:ins>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(Fig. </w:t>
      </w:r>
      <w:del w:id="51" w:author="Thomas, Gregg [2]" w:date="2024-06-13T11:08:00Z" w16du:dateUtc="2024-06-13T15:08:00Z">
        <w:r w:rsidR="00232ED1" w:rsidDel="009B506F">
          <w:rPr>
            <w:rFonts w:ascii="Times New Roman" w:hAnsi="Times New Roman" w:cs="Times New Roman"/>
            <w:sz w:val="24"/>
            <w:szCs w:val="24"/>
          </w:rPr>
          <w:delText>5B</w:delText>
        </w:r>
      </w:del>
      <w:ins w:id="52" w:author="Thomas, Gregg [2]" w:date="2024-06-13T11:08:00Z" w16du:dateUtc="2024-06-13T15:08:00Z">
        <w:r w:rsidR="009B506F">
          <w:rPr>
            <w:rFonts w:ascii="Times New Roman" w:hAnsi="Times New Roman" w:cs="Times New Roman"/>
            <w:sz w:val="24"/>
            <w:szCs w:val="24"/>
          </w:rPr>
          <w:t>5</w:t>
        </w:r>
        <w:r w:rsidR="009B506F">
          <w:rPr>
            <w:rFonts w:ascii="Times New Roman" w:hAnsi="Times New Roman" w:cs="Times New Roman"/>
            <w:sz w:val="24"/>
            <w:szCs w:val="24"/>
          </w:rPr>
          <w:t>A</w:t>
        </w:r>
      </w:ins>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(Fig. </w:t>
      </w:r>
      <w:del w:id="53" w:author="Thomas, Gregg [2]" w:date="2024-06-13T11:08:00Z" w16du:dateUtc="2024-06-13T15:08:00Z">
        <w:r w:rsidR="0089723E" w:rsidDel="009B506F">
          <w:rPr>
            <w:rFonts w:ascii="Times New Roman" w:hAnsi="Times New Roman" w:cs="Times New Roman"/>
            <w:sz w:val="24"/>
            <w:szCs w:val="24"/>
          </w:rPr>
          <w:delText>5C</w:delText>
        </w:r>
      </w:del>
      <w:ins w:id="54" w:author="Thomas, Gregg [2]" w:date="2024-06-13T11:08:00Z" w16du:dateUtc="2024-06-13T15:08:00Z">
        <w:r w:rsidR="009B506F">
          <w:rPr>
            <w:rFonts w:ascii="Times New Roman" w:hAnsi="Times New Roman" w:cs="Times New Roman"/>
            <w:sz w:val="24"/>
            <w:szCs w:val="24"/>
          </w:rPr>
          <w:t>5</w:t>
        </w:r>
        <w:r w:rsidR="009B506F">
          <w:rPr>
            <w:rFonts w:ascii="Times New Roman" w:hAnsi="Times New Roman" w:cs="Times New Roman"/>
            <w:sz w:val="24"/>
            <w:szCs w:val="24"/>
          </w:rPr>
          <w:t>B</w:t>
        </w:r>
      </w:ins>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 xml:space="preserve">when compared to </w:t>
      </w:r>
      <w:r w:rsidR="006F0055">
        <w:rPr>
          <w:rFonts w:ascii="Times New Roman" w:hAnsi="Times New Roman" w:cs="Times New Roman"/>
          <w:sz w:val="24"/>
          <w:szCs w:val="24"/>
        </w:rPr>
        <w:t>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526F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526F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(Fig. </w:t>
      </w:r>
      <w:del w:id="55" w:author="Thomas, Gregg [2]" w:date="2024-06-13T11:08:00Z" w16du:dateUtc="2024-06-13T15:08:00Z">
        <w:r w:rsidR="0089723E" w:rsidDel="009B506F">
          <w:rPr>
            <w:rFonts w:ascii="Times New Roman" w:hAnsi="Times New Roman" w:cs="Times New Roman"/>
            <w:sz w:val="24"/>
            <w:szCs w:val="24"/>
          </w:rPr>
          <w:delText>5B</w:delText>
        </w:r>
      </w:del>
      <w:ins w:id="56" w:author="Thomas, Gregg [2]" w:date="2024-06-13T11:08:00Z" w16du:dateUtc="2024-06-13T15:08:00Z">
        <w:r w:rsidR="009B506F">
          <w:rPr>
            <w:rFonts w:ascii="Times New Roman" w:hAnsi="Times New Roman" w:cs="Times New Roman"/>
            <w:sz w:val="24"/>
            <w:szCs w:val="24"/>
          </w:rPr>
          <w:t>5</w:t>
        </w:r>
        <w:r w:rsidR="009B506F">
          <w:rPr>
            <w:rFonts w:ascii="Times New Roman" w:hAnsi="Times New Roman" w:cs="Times New Roman"/>
            <w:sz w:val="24"/>
            <w:szCs w:val="24"/>
          </w:rPr>
          <w:t>A</w:t>
        </w:r>
      </w:ins>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6F0055">
        <w:rPr>
          <w:rFonts w:ascii="Times New Roman" w:hAnsi="Times New Roman" w:cs="Times New Roman"/>
          <w:sz w:val="24"/>
          <w:szCs w:val="24"/>
        </w:rPr>
        <w:instrText xml:space="preserve"> ADDIN EN.CITE </w:instrTex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6F0055">
        <w:rPr>
          <w:rFonts w:ascii="Times New Roman" w:hAnsi="Times New Roman" w:cs="Times New Roman"/>
          <w:sz w:val="24"/>
          <w:szCs w:val="24"/>
        </w:rPr>
        <w:instrText xml:space="preserve"> ADDIN EN.CITE.DATA </w:instrText>
      </w:r>
      <w:r w:rsidR="006F0055">
        <w:rPr>
          <w:rFonts w:ascii="Times New Roman" w:hAnsi="Times New Roman" w:cs="Times New Roman"/>
          <w:sz w:val="24"/>
          <w:szCs w:val="24"/>
        </w:rPr>
      </w:r>
      <w:r w:rsidR="006F0055">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6F0055">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(Fig. </w:t>
      </w:r>
      <w:del w:id="57" w:author="Thomas, Gregg [2]" w:date="2024-06-13T11:08:00Z" w16du:dateUtc="2024-06-13T15:08:00Z">
        <w:r w:rsidR="006F0055" w:rsidDel="009B506F">
          <w:rPr>
            <w:rFonts w:ascii="Times New Roman" w:hAnsi="Times New Roman" w:cs="Times New Roman"/>
            <w:sz w:val="24"/>
            <w:szCs w:val="24"/>
          </w:rPr>
          <w:delText>5C</w:delText>
        </w:r>
      </w:del>
      <w:ins w:id="58" w:author="Thomas, Gregg [2]" w:date="2024-06-13T11:08:00Z" w16du:dateUtc="2024-06-13T15:08:00Z">
        <w:r w:rsidR="009B506F">
          <w:rPr>
            <w:rFonts w:ascii="Times New Roman" w:hAnsi="Times New Roman" w:cs="Times New Roman"/>
            <w:sz w:val="24"/>
            <w:szCs w:val="24"/>
          </w:rPr>
          <w:t>5</w:t>
        </w:r>
        <w:r w:rsidR="009B506F">
          <w:rPr>
            <w:rFonts w:ascii="Times New Roman" w:hAnsi="Times New Roman" w:cs="Times New Roman"/>
            <w:sz w:val="24"/>
            <w:szCs w:val="24"/>
          </w:rPr>
          <w:t>B</w:t>
        </w:r>
      </w:ins>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235479ED"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E60B2F">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Pr>
          <w:rFonts w:ascii="Times New Roman" w:hAnsi="Times New Roman" w:cs="Times New Roman"/>
          <w:sz w:val="24"/>
          <w:szCs w:val="24"/>
        </w:rPr>
        <w:t>not 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w:t>
      </w:r>
      <w:r w:rsidR="0002598C" w:rsidRPr="00031896">
        <w:rPr>
          <w:rFonts w:ascii="Times New Roman" w:hAnsi="Times New Roman" w:cs="Times New Roman"/>
          <w:sz w:val="24"/>
          <w:szCs w:val="24"/>
        </w:rPr>
        <w:lastRenderedPageBreak/>
        <w:t xml:space="preserve">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7774FC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3F25FE99"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b2RpY2FsPjxwYWdlcz5ldmFiMTAzPC9wYWdlcz48dm9sdW1lPjEzPC92b2x1bWU+PG51bWJlcj43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</w:fldData>
        </w:fldChar>
      </w:r>
      <w:r w:rsidR="00751B61">
        <w:rPr>
          <w:rFonts w:ascii="Times New Roman" w:hAnsi="Times New Roman" w:cs="Times New Roman"/>
          <w:sz w:val="24"/>
          <w:szCs w:val="24"/>
        </w:rPr>
        <w:instrText xml:space="preserve"> ADDIN EN.CITE </w:instrText>
      </w:r>
      <w:r w:rsidR="00751B61">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b2RpY2FsPjxwYWdlcz5ldmFiMTAzPC9wYWdlcz48dm9sdW1lPjEzPC92b2x1bWU+PG51bWJlcj43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</w:fldData>
        </w:fldChar>
      </w:r>
      <w:r w:rsidR="00751B61">
        <w:rPr>
          <w:rFonts w:ascii="Times New Roman" w:hAnsi="Times New Roman" w:cs="Times New Roman"/>
          <w:sz w:val="24"/>
          <w:szCs w:val="24"/>
        </w:rPr>
        <w:instrText xml:space="preserve"> ADDIN EN.CITE.DATA </w:instrText>
      </w:r>
      <w:r w:rsidR="00751B61">
        <w:rPr>
          <w:rFonts w:ascii="Times New Roman" w:hAnsi="Times New Roman" w:cs="Times New Roman"/>
          <w:sz w:val="24"/>
          <w:szCs w:val="24"/>
        </w:rPr>
      </w:r>
      <w:r w:rsidR="00751B61">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476B5A">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by from approach that reduces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5625B9B4"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lastRenderedPageBreak/>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5A1264">
        <w:rPr>
          <w:rFonts w:ascii="Times New Roman" w:hAnsi="Times New Roman" w:cs="Times New Roman"/>
          <w:sz w:val="24"/>
          <w:szCs w:val="24"/>
        </w:rPr>
        <w:t xml:space="preserve"> and strongly encourage the use of individual gene trees for </w:t>
      </w:r>
      <w:commentRangeStart w:id="59"/>
      <w:r w:rsidR="005A1264">
        <w:rPr>
          <w:rFonts w:ascii="Times New Roman" w:hAnsi="Times New Roman" w:cs="Times New Roman"/>
          <w:sz w:val="24"/>
          <w:szCs w:val="24"/>
        </w:rPr>
        <w:t>such analyses</w:t>
      </w:r>
      <w:r w:rsidR="00A15B4F">
        <w:rPr>
          <w:rFonts w:ascii="Times New Roman" w:hAnsi="Times New Roman" w:cs="Times New Roman"/>
          <w:sz w:val="24"/>
          <w:szCs w:val="24"/>
        </w:rPr>
        <w:t>.</w:t>
      </w:r>
      <w:commentRangeEnd w:id="59"/>
      <w:r w:rsidR="004557BE">
        <w:rPr>
          <w:rStyle w:val="CommentReference"/>
        </w:rPr>
        <w:commentReference w:id="59"/>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2D354310" w:rsidR="002C4B0B" w:rsidRDefault="004557BE" w:rsidP="009376C7">
      <w:pPr>
        <w:spacing w:after="160" w:line="259" w:lineRule="auto"/>
        <w:jc w:val="both"/>
        <w:rPr>
          <w:rFonts w:ascii="Times New Roman" w:hAnsi="Times New Roman" w:cs="Times New Roman"/>
          <w:sz w:val="24"/>
          <w:szCs w:val="24"/>
        </w:rPr>
      </w:pPr>
      <w:commentRangeStart w:id="60"/>
      <w:r>
        <w:rPr>
          <w:rFonts w:ascii="Times New Roman" w:hAnsi="Times New Roman" w:cs="Times New Roman"/>
          <w:sz w:val="24"/>
          <w:szCs w:val="24"/>
        </w:rPr>
        <w:t>Murine r</w:t>
      </w:r>
      <w:r w:rsidR="002C4B0B">
        <w:rPr>
          <w:rFonts w:ascii="Times New Roman" w:hAnsi="Times New Roman" w:cs="Times New Roman"/>
          <w:sz w:val="24"/>
          <w:szCs w:val="24"/>
        </w:rPr>
        <w:t xml:space="preserve">odents </w:t>
      </w:r>
      <w:commentRangeEnd w:id="60"/>
      <w:r w:rsidR="00B63ACE">
        <w:rPr>
          <w:rStyle w:val="CommentReference"/>
        </w:rPr>
        <w:commentReference w:id="60"/>
      </w:r>
      <w:r w:rsidR="002C4B0B">
        <w:rPr>
          <w:rFonts w:ascii="Times New Roman" w:hAnsi="Times New Roman" w:cs="Times New Roman"/>
          <w:sz w:val="24"/>
          <w:szCs w:val="24"/>
        </w:rPr>
        <w:t>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to</w:t>
      </w:r>
      <w:r w:rsidR="002C4B0B">
        <w:rPr>
          <w:rFonts w:ascii="Times New Roman" w:hAnsi="Times New Roman" w:cs="Times New Roman"/>
          <w:sz w:val="24"/>
          <w:szCs w:val="24"/>
        </w:rPr>
        <w:t xml:space="preserve"> begin 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ins w:id="61" w:author="Thomas, Gregg [2]" w:date="2024-05-10T11:35:00Z">
        <w:r w:rsidR="002C4B0B" w:rsidRPr="00031896">
          <w:rPr>
            <w:rFonts w:ascii="Times New Roman" w:hAnsi="Times New Roman" w:cs="Times New Roman"/>
            <w:sz w:val="24"/>
            <w:szCs w:val="24"/>
          </w:rPr>
          <w:t>.</w:t>
        </w:r>
      </w:ins>
      <w:ins w:id="62" w:author="Good, Jeffrey" w:date="2024-06-07T15:31:00Z">
        <w:r w:rsidR="00B63ACE">
          <w:rPr>
            <w:rFonts w:ascii="Times New Roman" w:hAnsi="Times New Roman" w:cs="Times New Roman"/>
            <w:sz w:val="24"/>
            <w:szCs w:val="24"/>
          </w:rPr>
          <w:t xml:space="preserve"> </w:t>
        </w:r>
      </w:ins>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 xml:space="preserve">ensure that steps are taken to accommodate these details in </w:t>
      </w:r>
      <w:r w:rsidR="002C4B0B" w:rsidRPr="00A21B9E">
        <w:rPr>
          <w:rFonts w:ascii="Times New Roman" w:hAnsi="Times New Roman" w:cs="Times New Roman"/>
          <w:sz w:val="24"/>
          <w:szCs w:val="24"/>
        </w:rPr>
        <w:t>future</w:t>
      </w:r>
      <w:r w:rsidR="002C4B0B">
        <w:rPr>
          <w:rFonts w:ascii="Times New Roman" w:hAnsi="Times New Roman" w:cs="Times New Roman"/>
          <w:sz w:val="24"/>
          <w:szCs w:val="24"/>
        </w:rPr>
        <w:t xml:space="preserve"> </w:t>
      </w:r>
      <w:r w:rsidR="002C4B0B" w:rsidRPr="00031896">
        <w:rPr>
          <w:rFonts w:ascii="Times New Roman" w:hAnsi="Times New Roman" w:cs="Times New Roman"/>
          <w:sz w:val="24"/>
          <w:szCs w:val="24"/>
        </w:rPr>
        <w:t>comparative studies.</w:t>
      </w:r>
      <w:r w:rsidR="002C4B0B">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rPr>
          <w:ins w:id="63" w:author="Thomas, Gregg [2]" w:date="2024-04-09T10:55:00Z"/>
        </w:rPr>
      </w:pPr>
      <w:r>
        <w:t xml:space="preserve">Materials &amp; </w:t>
      </w:r>
      <w:r w:rsidR="00A849E6" w:rsidRPr="00197A2B">
        <w:t>Methods</w:t>
      </w:r>
    </w:p>
    <w:p w14:paraId="0EEFF44E" w14:textId="77777777" w:rsidR="00A849E6" w:rsidRDefault="00A849E6" w:rsidP="00A849E6">
      <w:pPr>
        <w:pStyle w:val="Heading2"/>
      </w:pPr>
      <w:commentRangeStart w:id="64"/>
      <w:r w:rsidRPr="00031896">
        <w:t>Sample collection</w:t>
      </w:r>
      <w:r>
        <w:t xml:space="preserve"> and assembly</w:t>
      </w:r>
      <w:commentRangeEnd w:id="64"/>
      <w:r w:rsidR="00500045">
        <w:rPr>
          <w:rStyle w:val="CommentReference"/>
          <w:rFonts w:asciiTheme="minorHAnsi" w:hAnsiTheme="minorHAnsi" w:cstheme="minorBidi"/>
          <w:i w:val="0"/>
          <w:iCs w:val="0"/>
        </w:rPr>
        <w:commentReference w:id="64"/>
      </w:r>
    </w:p>
    <w:p w14:paraId="267C0DCF" w14:textId="052CCEBD"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2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sampling 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1D5041FE"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In parallel, for six of these species (see Fig. 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13"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Z2FzY2llbmNlPC9mdWxsLXRpdGxlPjwvcGVyaW9kaWNhbD48cGFnZXM+Z2lhYjAwODwvcGFnZXM+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Z2FzY2llbmNlPC9mdWxsLXRpdGxlPjwvcGVyaW9kaWNhbD48cGFnZXM+Z2lhYjAwODwvcGFnZXM+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609FF397"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genomes from other Old World mice and rats (subfamily </w:t>
      </w:r>
      <w:proofErr w:type="spellStart"/>
      <w:r w:rsidR="00A849E6">
        <w:rPr>
          <w:rFonts w:ascii="Times New Roman" w:hAnsi="Times New Roman" w:cs="Times New Roman"/>
          <w:sz w:val="24"/>
          <w:szCs w:val="24"/>
        </w:rPr>
        <w:t>Murinae</w:t>
      </w:r>
      <w:proofErr w:type="spellEnd"/>
      <w:r w:rsidR="00A849E6">
        <w:rPr>
          <w:rFonts w:ascii="Times New Roman" w:hAnsi="Times New Roman" w:cs="Times New Roman"/>
          <w:sz w:val="24"/>
          <w:szCs w:val="24"/>
        </w:rPr>
        <w:t>)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A849E6">
        <w:rPr>
          <w:rFonts w:ascii="Times New Roman" w:hAnsi="Times New Roman" w:cs="Times New Roman"/>
          <w:sz w:val="24"/>
          <w:szCs w:val="24"/>
        </w:rPr>
        <w:instrText xml:space="preserve"> ADDIN EN.CITE </w:instrTex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A849E6">
        <w:rPr>
          <w:rFonts w:ascii="Times New Roman" w:hAnsi="Times New Roman" w:cs="Times New Roman"/>
          <w:sz w:val="24"/>
          <w:szCs w:val="24"/>
        </w:rPr>
        <w:instrText xml:space="preserve"> ADDIN EN.CITE.DATA </w:instrText>
      </w:r>
      <w:r w:rsidR="00A849E6">
        <w:rPr>
          <w:rFonts w:ascii="Times New Roman" w:hAnsi="Times New Roman" w:cs="Times New Roman"/>
          <w:sz w:val="24"/>
          <w:szCs w:val="24"/>
        </w:rPr>
      </w:r>
      <w:r w:rsidR="00A849E6">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A849E6">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A849E6">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A849E6">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A849E6">
        <w:rPr>
          <w:rFonts w:ascii="Times New Roman" w:hAnsi="Times New Roman" w:cs="Times New Roman"/>
          <w:sz w:val="24"/>
          <w:szCs w:val="24"/>
        </w:rPr>
        <w:instrText xml:space="preserve"> ADDIN EN.CITE </w:instrTex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A849E6">
        <w:rPr>
          <w:rFonts w:ascii="Times New Roman" w:hAnsi="Times New Roman" w:cs="Times New Roman"/>
          <w:sz w:val="24"/>
          <w:szCs w:val="24"/>
        </w:rPr>
        <w:instrText xml:space="preserve"> ADDIN EN.CITE.DATA </w:instrText>
      </w:r>
      <w:r w:rsidR="00A849E6">
        <w:rPr>
          <w:rFonts w:ascii="Times New Roman" w:hAnsi="Times New Roman" w:cs="Times New Roman"/>
          <w:sz w:val="24"/>
          <w:szCs w:val="24"/>
        </w:rPr>
      </w:r>
      <w:r w:rsidR="00A849E6">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A849E6">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77777777"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77777777"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77777777"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186353B3"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We applied node</w:t>
      </w:r>
      <w:r w:rsidRPr="00B12D60">
        <w:rPr>
          <w:rFonts w:ascii="Times New Roman" w:hAnsi="Times New Roman" w:cs="Times New Roman"/>
          <w:sz w:val="24"/>
          <w:szCs w:val="24"/>
        </w:rPr>
        <w:t xml:space="preserve"> age calibrations</w:t>
      </w:r>
      <w:r>
        <w:rPr>
          <w:rFonts w:ascii="Times New Roman" w:hAnsi="Times New Roman" w:cs="Times New Roman"/>
          <w:sz w:val="24"/>
          <w:szCs w:val="24"/>
        </w:rPr>
        <w:t xml:space="preserve"> (Table </w:t>
      </w:r>
      <w:r w:rsidR="005E3AC8">
        <w:rPr>
          <w:rFonts w:ascii="Times New Roman" w:hAnsi="Times New Roman" w:cs="Times New Roman"/>
          <w:sz w:val="24"/>
          <w:szCs w:val="24"/>
        </w:rPr>
        <w:t>S3</w:t>
      </w:r>
      <w:r>
        <w:rPr>
          <w:rFonts w:ascii="Times New Roman" w:hAnsi="Times New Roman" w:cs="Times New Roman"/>
          <w:sz w:val="24"/>
          <w:szCs w:val="24"/>
        </w:rPr>
        <w:t>)</w:t>
      </w:r>
      <w:r w:rsidRPr="00B12D60">
        <w:rPr>
          <w:rFonts w:ascii="Times New Roman" w:hAnsi="Times New Roman" w:cs="Times New Roman"/>
          <w:sz w:val="24"/>
          <w:szCs w:val="24"/>
        </w:rPr>
        <w:t xml:space="preserve"> from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Steppan</w:t>
      </w:r>
      <w:proofErr w:type="spellEnd"/>
      <w:r w:rsidRPr="00B12D60">
        <w:rPr>
          <w:rFonts w:ascii="Times New Roman" w:hAnsi="Times New Roman" w:cs="Times New Roman"/>
          <w:sz w:val="24"/>
          <w:szCs w:val="24"/>
        </w:rPr>
        <w:t xml:space="preserve"> and Schenk</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which in turn </w:t>
      </w:r>
      <w:r>
        <w:rPr>
          <w:rFonts w:ascii="Times New Roman" w:hAnsi="Times New Roman" w:cs="Times New Roman"/>
          <w:sz w:val="24"/>
          <w:szCs w:val="24"/>
        </w:rPr>
        <w:t>were</w:t>
      </w:r>
      <w:r w:rsidRPr="00B12D60">
        <w:rPr>
          <w:rFonts w:ascii="Times New Roman" w:hAnsi="Times New Roman" w:cs="Times New Roman"/>
          <w:sz w:val="24"/>
          <w:szCs w:val="24"/>
        </w:rPr>
        <w:t xml:space="preserve"> sourced from fossil calibrations described on Paleobiology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As </w:t>
      </w:r>
      <w:r w:rsidRPr="00B12D60">
        <w:rPr>
          <w:rFonts w:ascii="Times New Roman" w:hAnsi="Times New Roman" w:cs="Times New Roman"/>
          <w:i/>
          <w:iCs/>
          <w:sz w:val="24"/>
          <w:szCs w:val="24"/>
        </w:rPr>
        <w:t>Rattus</w:t>
      </w:r>
      <w:r w:rsidRPr="00B12D60">
        <w:rPr>
          <w:rFonts w:ascii="Times New Roman" w:hAnsi="Times New Roman" w:cs="Times New Roman"/>
          <w:sz w:val="24"/>
          <w:szCs w:val="24"/>
        </w:rPr>
        <w:t xml:space="preserve"> is paraphyletic, the maximum age is taken from the earliest crown group fossil on Paleobiology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(2011)</w:t>
      </w:r>
      <w:r>
        <w:rPr>
          <w:rFonts w:ascii="Times New Roman" w:hAnsi="Times New Roman" w:cs="Times New Roman"/>
          <w:sz w:val="24"/>
          <w:szCs w:val="24"/>
        </w:rPr>
        <w:fldChar w:fldCharType="end"/>
      </w:r>
      <w:r>
        <w:rPr>
          <w:rFonts w:ascii="Times New Roman" w:hAnsi="Times New Roman" w:cs="Times New Roman"/>
          <w:sz w:val="24"/>
          <w:szCs w:val="24"/>
        </w:rPr>
        <w:t xml:space="preserve">. In contrast, </w:t>
      </w:r>
      <w:r w:rsidRPr="00B12D60">
        <w:rPr>
          <w:rFonts w:ascii="Times New Roman" w:hAnsi="Times New Roman" w:cs="Times New Roman"/>
          <w:sz w:val="24"/>
          <w:szCs w:val="24"/>
        </w:rPr>
        <w:t xml:space="preserve">the estimated </w:t>
      </w:r>
      <w:r w:rsidRPr="00B12D60">
        <w:rPr>
          <w:rFonts w:ascii="Times New Roman" w:hAnsi="Times New Roman" w:cs="Times New Roman"/>
          <w:i/>
          <w:iCs/>
          <w:sz w:val="24"/>
          <w:szCs w:val="24"/>
        </w:rPr>
        <w:t>Rattus</w:t>
      </w:r>
      <w:r w:rsidRPr="00B12D60">
        <w:rPr>
          <w:rFonts w:ascii="Times New Roman" w:hAnsi="Times New Roman" w:cs="Times New Roman"/>
          <w:sz w:val="24"/>
          <w:szCs w:val="24"/>
        </w:rPr>
        <w:t xml:space="preserve"> node age from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Pr>
          <w:rFonts w:ascii="Times New Roman" w:hAnsi="Times New Roman" w:cs="Times New Roman"/>
          <w:sz w:val="24"/>
          <w:szCs w:val="24"/>
        </w:rPr>
        <w:t>ed</w:t>
      </w:r>
      <w:r w:rsidRPr="00B12D60">
        <w:rPr>
          <w:rFonts w:ascii="Times New Roman" w:hAnsi="Times New Roman" w:cs="Times New Roman"/>
          <w:sz w:val="24"/>
          <w:szCs w:val="24"/>
        </w:rPr>
        <w:t xml:space="preserve"> one calibration node (here</w:t>
      </w:r>
      <w:r>
        <w:rPr>
          <w:rFonts w:ascii="Times New Roman" w:hAnsi="Times New Roman" w:cs="Times New Roman"/>
          <w:sz w:val="24"/>
          <w:szCs w:val="24"/>
        </w:rPr>
        <w:t>,</w:t>
      </w:r>
      <w:r w:rsidRPr="00B12D60">
        <w:rPr>
          <w:rFonts w:ascii="Times New Roman" w:hAnsi="Times New Roman" w:cs="Times New Roman"/>
          <w:sz w:val="24"/>
          <w:szCs w:val="24"/>
        </w:rPr>
        <w:t xml:space="preserve"> the</w:t>
      </w:r>
      <w:r>
        <w:rPr>
          <w:rFonts w:ascii="Times New Roman" w:hAnsi="Times New Roman" w:cs="Times New Roman"/>
          <w:sz w:val="24"/>
          <w:szCs w:val="24"/>
        </w:rPr>
        <w:t xml:space="preserve"> branch leading to</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iCs/>
          <w:sz w:val="24"/>
          <w:szCs w:val="24"/>
        </w:rPr>
        <w:t>Murinae</w:t>
      </w:r>
      <w:proofErr w:type="spellEnd"/>
      <w:r w:rsidRPr="00B12D60">
        <w:rPr>
          <w:rFonts w:ascii="Times New Roman" w:hAnsi="Times New Roman" w:cs="Times New Roman"/>
          <w:sz w:val="24"/>
          <w:szCs w:val="24"/>
        </w:rPr>
        <w:t>) and estimat</w:t>
      </w:r>
      <w:r>
        <w:rPr>
          <w:rFonts w:ascii="Times New Roman" w:hAnsi="Times New Roman" w:cs="Times New Roman"/>
          <w:sz w:val="24"/>
          <w:szCs w:val="24"/>
        </w:rPr>
        <w:t>ed</w:t>
      </w:r>
      <w:r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ins w:id="65" w:author="Thomas, Gregg [2]" w:date="2024-04-09T10:59:00Z">
        <w:r>
          <w:rPr>
            <w:rFonts w:ascii="Times New Roman" w:hAnsi="Times New Roman" w:cs="Times New Roman"/>
            <w:sz w:val="24"/>
            <w:szCs w:val="24"/>
          </w:rPr>
          <w:t>For the second part of</w:t>
        </w:r>
      </w:ins>
      <w:ins w:id="66" w:author="Thomas, Gregg [2]" w:date="2024-04-09T11:00:00Z">
        <w:r>
          <w:rPr>
            <w:rFonts w:ascii="Times New Roman" w:hAnsi="Times New Roman" w:cs="Times New Roman"/>
            <w:sz w:val="24"/>
            <w:szCs w:val="24"/>
          </w:rPr>
          <w:t xml:space="preserve"> our work, we wanted to quantitatively infer phylogenetic discordance across a su</w:t>
        </w:r>
      </w:ins>
      <w:r w:rsidR="000523BD">
        <w:rPr>
          <w:rFonts w:ascii="Times New Roman" w:hAnsi="Times New Roman" w:cs="Times New Roman"/>
          <w:sz w:val="24"/>
          <w:szCs w:val="24"/>
        </w:rPr>
        <w:t>b</w:t>
      </w:r>
      <w:ins w:id="67" w:author="Thomas, Gregg [2]" w:date="2024-04-09T11:00:00Z">
        <w:r>
          <w:rPr>
            <w:rFonts w:ascii="Times New Roman" w:hAnsi="Times New Roman" w:cs="Times New Roman"/>
            <w:sz w:val="24"/>
            <w:szCs w:val="24"/>
          </w:rPr>
          <w:t xml:space="preserve">set of the murine genomes used to infer the species tree and relate that discordance to other features of the genome, such as recombination rate, proximity to </w:t>
        </w:r>
      </w:ins>
      <w:ins w:id="68" w:author="Thomas, Gregg [2]" w:date="2024-04-09T11:01:00Z">
        <w:r>
          <w:rPr>
            <w:rFonts w:ascii="Times New Roman" w:hAnsi="Times New Roman" w:cs="Times New Roman"/>
            <w:sz w:val="24"/>
            <w:szCs w:val="24"/>
          </w:rPr>
          <w:t xml:space="preserve">genes, and rates of molecular evolution. </w:t>
        </w:r>
      </w:ins>
      <w:r>
        <w:rPr>
          <w:rFonts w:ascii="Times New Roman" w:hAnsi="Times New Roman" w:cs="Times New Roman"/>
          <w:sz w:val="24"/>
          <w:szCs w:val="24"/>
        </w:rPr>
        <w:t>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3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77777777"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15100CF7" w:rsidR="00A849E6" w:rsidRPr="00EB41AF" w:rsidRDefault="00A849E6" w:rsidP="00A849E6">
      <w:pPr>
        <w:spacing w:after="0"/>
        <w:jc w:val="both"/>
        <w:rPr>
          <w:rFonts w:ascii="Times New Roman" w:hAnsi="Times New Roman" w:cs="Times New Roman"/>
          <w:sz w:val="24"/>
          <w:szCs w:val="24"/>
        </w:rPr>
      </w:pPr>
      <w:ins w:id="69" w:author="Thomas, Gregg [2]" w:date="2024-04-09T11:03:00Z">
        <w:r>
          <w:rPr>
            <w:rFonts w:ascii="Times New Roman" w:hAnsi="Times New Roman" w:cs="Times New Roman"/>
            <w:sz w:val="24"/>
            <w:szCs w:val="24"/>
          </w:rPr>
          <w:t>To</w:t>
        </w:r>
      </w:ins>
      <w:ins w:id="70" w:author="Thomas, Gregg [2]" w:date="2024-04-09T11:01:00Z">
        <w:r>
          <w:rPr>
            <w:rFonts w:ascii="Times New Roman" w:hAnsi="Times New Roman" w:cs="Times New Roman"/>
            <w:sz w:val="24"/>
            <w:szCs w:val="24"/>
          </w:rPr>
          <w:t xml:space="preserve"> assess how un-accounted for </w:t>
        </w:r>
      </w:ins>
      <w:r w:rsidR="000211C3">
        <w:rPr>
          <w:rFonts w:ascii="Times New Roman" w:hAnsi="Times New Roman" w:cs="Times New Roman"/>
          <w:sz w:val="24"/>
          <w:szCs w:val="24"/>
        </w:rPr>
        <w:t xml:space="preserve">large-scale </w:t>
      </w:r>
      <w:ins w:id="71" w:author="Thomas, Gregg [2]" w:date="2024-04-09T11:01:00Z">
        <w:r>
          <w:rPr>
            <w:rFonts w:ascii="Times New Roman" w:hAnsi="Times New Roman" w:cs="Times New Roman"/>
            <w:sz w:val="24"/>
            <w:szCs w:val="24"/>
          </w:rPr>
          <w:t xml:space="preserve">structural variation may impact our conclusions, we compared the reference mouse and rat genomes. </w:t>
        </w:r>
      </w:ins>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We downloaded the rat reference genome (rnor6) from the UCSC genome browser and for both genomes removed the Y chromosome and all smaller unplaced scaffolds. We then used minimap2 </w:t>
      </w:r>
      <w:r>
        <w:rPr>
          <w:rFonts w:ascii="Times New Roman" w:hAnsi="Times New Roman" w:cs="Times New Roman"/>
          <w:sz w:val="24"/>
          <w:szCs w:val="24"/>
        </w:rPr>
        <w:lastRenderedPageBreak/>
        <w:t xml:space="preserve">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4"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673B10C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cHVibWVkLzE5OTM2MDIyPC91cmw+PHVybD5odHRwczovL3d3dy5uY2JpLm5sbS5uaWguZ292L3Bt
Yy9hcnRpY2xlcy9QTUMyNzcwNjMzL3BkZi9wZ2VuLjEwMDA3MjkucGRmPC91cmw+PC9yZWxhdGVk
LXVybHM+PC91cmxzPjxjdXN0b20yPlBNQzI3NzA2MzM8L2N1c3RvbTI+PGVsZWN0cm9uaWMtcmVz
b3VyY2UtbnVtPjEwLjEzNzEvam91cm5hbC5wZ2VuLjEwMDA3Mjk8L2VsZWN0cm9uaWMtcmVzb3Vy
Y2UtbnVtPjwvcmVjb3JkPjwvQ2l0ZT48L0VuZE5vdGU+AG==
</w:fldData>
        </w:fldChar>
      </w:r>
      <w:r w:rsidR="000B02BA">
        <w:rPr>
          <w:rFonts w:ascii="Times New Roman" w:hAnsi="Times New Roman" w:cs="Times New Roman"/>
          <w:sz w:val="24"/>
          <w:szCs w:val="24"/>
        </w:rPr>
        <w:instrText xml:space="preserve"> ADDIN EN.CITE </w:instrText>
      </w:r>
      <w:r w:rsidR="000B02BA">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cHVibWVkLzE5OTM2MDIyPC91cmw+PHVybD5odHRwczovL3d3dy5uY2JpLm5sbS5uaWguZ292L3Bt
Yy9hcnRpY2xlcy9QTUMyNzcwNjMzL3BkZi9wZ2VuLjEwMDA3MjkucGRmPC91cmw+PC9yZWxhdGVk
LXVybHM+PC91cmxzPjxjdXN0b20yPlBNQzI3NzA2MzM8L2N1c3RvbTI+PGVsZWN0cm9uaWMtcmVz
b3VyY2UtbnVtPjEwLjEzNzEvam91cm5hbC5wZ2VuLjEwMDA3Mjk8L2VsZWN0cm9uaWMtcmVzb3Vy
Y2UtbnVtPjwvcmVjb3JkPjwvQ2l0ZT48L0VuZE5vdGU+AG==
</w:fldData>
        </w:fldChar>
      </w:r>
      <w:r w:rsidR="000B02BA">
        <w:rPr>
          <w:rFonts w:ascii="Times New Roman" w:hAnsi="Times New Roman" w:cs="Times New Roman"/>
          <w:sz w:val="24"/>
          <w:szCs w:val="24"/>
        </w:rPr>
        <w:instrText xml:space="preserve"> ADDIN EN.CITE.DATA </w:instrText>
      </w:r>
      <w:r w:rsidR="000B02BA">
        <w:rPr>
          <w:rFonts w:ascii="Times New Roman" w:hAnsi="Times New Roman" w:cs="Times New Roman"/>
          <w:sz w:val="24"/>
          <w:szCs w:val="24"/>
        </w:rPr>
      </w:r>
      <w:r w:rsidR="000B02BA">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7777777"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77777777"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7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w:t>
      </w:r>
      <w:r w:rsidRPr="00031896">
        <w:rPr>
          <w:rFonts w:ascii="Times New Roman" w:hAnsi="Times New Roman" w:cs="Times New Roman"/>
          <w:sz w:val="24"/>
          <w:szCs w:val="24"/>
        </w:rPr>
        <w:lastRenderedPageBreak/>
        <w:t xml:space="preserve">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 only 3 or fewer unique sequences among the 7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3D4B6A9"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The p-value of this likelihood ratio is then retrieved from a one-tailed chi-square distribution with 2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dGxlPjwvcGVyaW9kaWNhbD48cGFnZXM+NjUtNzA8L3BhZ2VzPjxudW1iZXI+NjwvbnVtYmVyPjxk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dGxlPjwvcGVyaW9kaWNhbD48cGFnZXM+NjUtNzA8L3BhZ2VzPjxudW1iZXI+NjwvbnVtYmVyPjxk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5"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6"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77777777"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 S. 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commentRangeStart w:id="72"/>
      <w:r w:rsidRPr="00197A2B">
        <w:lastRenderedPageBreak/>
        <w:t>Tables</w:t>
      </w:r>
      <w:commentRangeEnd w:id="72"/>
      <w:r w:rsidR="000211C3">
        <w:rPr>
          <w:rStyle w:val="CommentReference"/>
          <w:rFonts w:asciiTheme="minorHAnsi" w:hAnsiTheme="minorHAnsi" w:cstheme="minorBidi"/>
          <w:b w:val="0"/>
        </w:rPr>
        <w:commentReference w:id="72"/>
      </w:r>
    </w:p>
    <w:p w14:paraId="19D4EA28" w14:textId="0D31843E"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r>
        <w:t>Rates and types of error when using concatenated trees for gene-based selection tests</w:t>
      </w:r>
      <w:r w:rsidRPr="00197A2B">
        <w:t>.</w:t>
      </w:r>
      <w:ins w:id="73" w:author="Thomas, Gregg" w:date="2024-06-11T16:00:00Z" w16du:dateUtc="2024-06-11T20:00:00Z">
        <w:r w:rsidR="00B22231">
          <w:t xml:space="preserve"> </w:t>
        </w:r>
        <w:r w:rsidR="00B22231">
          <w:rPr>
            <w:b w:val="0"/>
            <w:bCs w:val="0"/>
          </w:rPr>
          <w:t>Assuming the gene tree topology is the correct topology.</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1909AFBD">
            <wp:extent cx="4608944" cy="6381616"/>
            <wp:effectExtent l="0" t="0" r="127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7"/>
                    <a:stretch>
                      <a:fillRect/>
                    </a:stretch>
                  </pic:blipFill>
                  <pic:spPr bwMode="auto">
                    <a:xfrm>
                      <a:off x="0" y="0"/>
                      <a:ext cx="4608944" cy="6381616"/>
                    </a:xfrm>
                    <a:prstGeom prst="rect">
                      <a:avLst/>
                    </a:prstGeom>
                    <a:noFill/>
                    <a:ln>
                      <a:noFill/>
                    </a:ln>
                  </pic:spPr>
                </pic:pic>
              </a:graphicData>
            </a:graphic>
          </wp:inline>
        </w:drawing>
      </w:r>
    </w:p>
    <w:p w14:paraId="3C861584" w14:textId="4A87002B"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commentRangeStart w:id="74"/>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w:t>
      </w:r>
      <w:commentRangeEnd w:id="74"/>
      <w:r w:rsidR="00B91982">
        <w:rPr>
          <w:rStyle w:val="CommentReference"/>
        </w:rPr>
        <w:commentReference w:id="74"/>
      </w:r>
      <w:r w:rsidR="00F85BD9">
        <w:rPr>
          <w:rFonts w:ascii="Times New Roman" w:hAnsi="Times New Roman" w:cs="Times New Roman"/>
          <w:sz w:val="24"/>
          <w:szCs w:val="24"/>
        </w:rPr>
        <w:t xml:space="preserve">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8"/>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pPr>
        <w:jc w:val="both"/>
        <w:rPr>
          <w:rFonts w:ascii="Times New Roman" w:hAnsi="Times New Roman" w:cs="Times New Roman"/>
          <w:sz w:val="24"/>
          <w:szCs w:val="24"/>
        </w:rPr>
        <w:pPrChange w:id="75" w:author="Good, Jeffrey" w:date="2024-06-07T15:58:00Z">
          <w:pPr>
            <w:spacing w:after="160" w:line="259" w:lineRule="auto"/>
          </w:pPr>
        </w:pPrChange>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9"/>
                    <a:stretch>
                      <a:fillRect/>
                    </a:stretch>
                  </pic:blipFill>
                  <pic:spPr bwMode="auto">
                    <a:xfrm>
                      <a:off x="0" y="0"/>
                      <a:ext cx="5934075" cy="3708797"/>
                    </a:xfrm>
                    <a:prstGeom prst="rect">
                      <a:avLst/>
                    </a:prstGeom>
                    <a:noFill/>
                    <a:ln>
                      <a:noFill/>
                    </a:ln>
                  </pic:spPr>
                </pic:pic>
              </a:graphicData>
            </a:graphic>
          </wp:inline>
        </w:drawing>
      </w:r>
    </w:p>
    <w:p w14:paraId="659CB793" w14:textId="3DCE45C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w:t>
      </w:r>
      <w:commentRangeStart w:id="76"/>
      <w:r w:rsidR="0041108A">
        <w:rPr>
          <w:rFonts w:ascii="Times New Roman" w:hAnsi="Times New Roman" w:cs="Times New Roman"/>
          <w:sz w:val="24"/>
          <w:szCs w:val="24"/>
        </w:rPr>
        <w:t xml:space="preserve">D) </w:t>
      </w:r>
      <w:ins w:id="77" w:author="Thomas, Gregg" w:date="2024-06-11T16:18:00Z" w16du:dateUtc="2024-06-11T20:18:00Z">
        <w:r w:rsidR="000F2586">
          <w:rPr>
            <w:rFonts w:ascii="Times New Roman" w:hAnsi="Times New Roman" w:cs="Times New Roman"/>
            <w:sz w:val="24"/>
            <w:szCs w:val="24"/>
          </w:rPr>
          <w:t xml:space="preserve">Points represent </w:t>
        </w:r>
      </w:ins>
      <w:del w:id="78" w:author="Thomas, Gregg" w:date="2024-06-11T16:18:00Z" w16du:dateUtc="2024-06-11T20:18:00Z">
        <w:r w:rsidR="0041108A" w:rsidDel="000F2586">
          <w:rPr>
            <w:rFonts w:ascii="Times New Roman" w:hAnsi="Times New Roman" w:cs="Times New Roman"/>
            <w:sz w:val="24"/>
            <w:szCs w:val="24"/>
          </w:rPr>
          <w:delText>T</w:delText>
        </w:r>
      </w:del>
      <w:ins w:id="79" w:author="Thomas, Gregg" w:date="2024-06-11T16:18:00Z" w16du:dateUtc="2024-06-11T20:18:00Z">
        <w:r w:rsidR="000F2586">
          <w:rPr>
            <w:rFonts w:ascii="Times New Roman" w:hAnsi="Times New Roman" w:cs="Times New Roman"/>
            <w:sz w:val="24"/>
            <w:szCs w:val="24"/>
          </w:rPr>
          <w:t>t</w:t>
        </w:r>
      </w:ins>
      <w:r w:rsidR="0041108A">
        <w:rPr>
          <w:rFonts w:ascii="Times New Roman" w:hAnsi="Times New Roman" w:cs="Times New Roman"/>
          <w:sz w:val="24"/>
          <w:szCs w:val="24"/>
        </w:rPr>
        <w:t>he slopes of the correlation between genomic distance and tree distance from panel B represent the rate at which tree similarity decays across the genome.</w:t>
      </w:r>
      <w:commentRangeEnd w:id="76"/>
      <w:r w:rsidR="005B1333">
        <w:rPr>
          <w:rStyle w:val="CommentReference"/>
        </w:rPr>
        <w:commentReference w:id="76"/>
      </w:r>
      <w:ins w:id="80" w:author="Thomas, Gregg" w:date="2024-06-11T16:18:00Z" w16du:dateUtc="2024-06-11T20:18:00Z">
        <w:r w:rsidR="000F2586">
          <w:rPr>
            <w:rFonts w:ascii="Times New Roman" w:hAnsi="Times New Roman" w:cs="Times New Roman"/>
            <w:sz w:val="24"/>
            <w:szCs w:val="24"/>
          </w:rPr>
          <w:t xml:space="preserve"> </w:t>
        </w:r>
      </w:ins>
      <w:ins w:id="81" w:author="Thomas, Gregg" w:date="2024-06-11T16:19:00Z" w16du:dateUtc="2024-06-11T20:19:00Z">
        <w:r w:rsidR="000F2586">
          <w:rPr>
            <w:rFonts w:ascii="Times New Roman" w:hAnsi="Times New Roman" w:cs="Times New Roman"/>
            <w:sz w:val="24"/>
            <w:szCs w:val="24"/>
          </w:rPr>
          <w:t>Dark grey dashed line is median slope and light grey dashed line is mean.</w:t>
        </w:r>
      </w:ins>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20"/>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271DBA83"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commentRangeStart w:id="82"/>
      <w:r w:rsidR="00F330D6">
        <w:rPr>
          <w:rFonts w:ascii="Times New Roman" w:hAnsi="Times New Roman" w:cs="Times New Roman"/>
          <w:sz w:val="24"/>
          <w:szCs w:val="24"/>
        </w:rPr>
        <w:t>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t>
      </w:r>
      <w:proofErr w:type="spellStart"/>
      <w:r w:rsidR="00F330D6">
        <w:rPr>
          <w:rFonts w:ascii="Times New Roman" w:hAnsi="Times New Roman" w:cs="Times New Roman"/>
          <w:sz w:val="24"/>
          <w:szCs w:val="24"/>
        </w:rPr>
        <w:t>wRF</w:t>
      </w:r>
      <w:proofErr w:type="spellEnd"/>
      <w:r w:rsidR="00F330D6">
        <w:rPr>
          <w:rFonts w:ascii="Times New Roman" w:hAnsi="Times New Roman" w:cs="Times New Roman"/>
          <w:sz w:val="24"/>
          <w:szCs w:val="24"/>
        </w:rPr>
        <w:t xml:space="preserve"> and the </w:t>
      </w:r>
      <w:proofErr w:type="spellStart"/>
      <w:r w:rsidR="00F330D6">
        <w:rPr>
          <w:rFonts w:ascii="Times New Roman" w:hAnsi="Times New Roman" w:cs="Times New Roman"/>
          <w:sz w:val="24"/>
          <w:szCs w:val="24"/>
        </w:rPr>
        <w:t>log</w:t>
      </w:r>
      <w:proofErr w:type="spellEnd"/>
      <w:r w:rsidR="00F330D6">
        <w:rPr>
          <w:rFonts w:ascii="Times New Roman" w:hAnsi="Times New Roman" w:cs="Times New Roman"/>
          <w:sz w:val="24"/>
          <w:szCs w:val="24"/>
        </w:rPr>
        <w:t xml:space="preserve"> distance between each window up to 5Mb away from the feature window. </w:t>
      </w:r>
      <w:commentRangeEnd w:id="82"/>
      <w:r w:rsidR="00E322A4">
        <w:rPr>
          <w:rStyle w:val="CommentReference"/>
        </w:rPr>
        <w:commentReference w:id="82"/>
      </w:r>
      <w:r w:rsidR="00F330D6">
        <w:rPr>
          <w:rFonts w:ascii="Times New Roman" w:hAnsi="Times New Roman" w:cs="Times New Roman"/>
          <w:sz w:val="24"/>
          <w:szCs w:val="24"/>
        </w:rPr>
        <w:t>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8F736B9"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4B4B4F13" w14:textId="19A273AF" w:rsidR="00372B94" w:rsidRPr="00372B94" w:rsidRDefault="009418B1" w:rsidP="00372B94">
      <w:pPr>
        <w:pStyle w:val="EndNoteBibliography"/>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372B94" w:rsidRPr="00372B94">
        <w:t xml:space="preserve">PDB (The Paleobiology Database) [Internet]. 2011 January 21st, 2022]. Available from: </w:t>
      </w:r>
      <w:hyperlink r:id="rId23" w:history="1">
        <w:r w:rsidR="00372B94" w:rsidRPr="00372B94">
          <w:rPr>
            <w:rStyle w:val="Hyperlink"/>
          </w:rPr>
          <w:t>http://paleodb.org/</w:t>
        </w:r>
      </w:hyperlink>
      <w:r w:rsidR="00372B94" w:rsidRPr="00372B94">
        <w:t xml:space="preserve"> </w:t>
      </w:r>
    </w:p>
    <w:p w14:paraId="6B7DEA0C" w14:textId="77777777" w:rsidR="00372B94" w:rsidRPr="00372B94" w:rsidRDefault="00372B94" w:rsidP="00372B94">
      <w:pPr>
        <w:pStyle w:val="EndNoteBibliography"/>
        <w:spacing w:after="0"/>
      </w:pPr>
    </w:p>
    <w:p w14:paraId="64D42E99" w14:textId="77777777" w:rsidR="00372B94" w:rsidRPr="00372B94" w:rsidRDefault="00372B94" w:rsidP="00372B94">
      <w:pPr>
        <w:pStyle w:val="EndNoteBibliography"/>
        <w:ind w:left="720" w:hanging="720"/>
      </w:pPr>
      <w:r w:rsidRPr="00372B94">
        <w:t xml:space="preserve">Aghova T, Kimura Y, Bryja J, Dobigny G, Granjon L, Kergoat GJ. 2018. Fossils know it best: Using a new set of fossil calibrations to improve the temporal phylogenetic framework of murid rodents (Rodentia: Muridae). </w:t>
      </w:r>
      <w:r w:rsidRPr="00372B94">
        <w:rPr>
          <w:i/>
        </w:rPr>
        <w:t>Mol Phylogenet Evol</w:t>
      </w:r>
      <w:r w:rsidRPr="00372B94">
        <w:t>. 128:98-111.</w:t>
      </w:r>
    </w:p>
    <w:p w14:paraId="6973A70F" w14:textId="77777777" w:rsidR="00372B94" w:rsidRPr="00372B94" w:rsidRDefault="00372B94" w:rsidP="00372B94">
      <w:pPr>
        <w:pStyle w:val="EndNoteBibliography"/>
        <w:spacing w:after="0"/>
      </w:pPr>
    </w:p>
    <w:p w14:paraId="714FA9FC" w14:textId="77777777" w:rsidR="00372B94" w:rsidRPr="00372B94" w:rsidRDefault="00372B94" w:rsidP="00372B94">
      <w:pPr>
        <w:pStyle w:val="EndNoteBibliography"/>
        <w:ind w:left="720" w:hanging="720"/>
      </w:pPr>
      <w:r w:rsidRPr="00372B94">
        <w:t xml:space="preserve">Alda F, Ludt WB, Elias DJ, McMahan CD, Chakrabarty P. 2021. Comparing Ultraconserved Elements and Exons for Phylogenomic Analyses of Middle American Cichlids: When Data Agree to Disagree. </w:t>
      </w:r>
      <w:r w:rsidRPr="00372B94">
        <w:rPr>
          <w:i/>
        </w:rPr>
        <w:t>Genome Biol Evol</w:t>
      </w:r>
      <w:r w:rsidRPr="00372B94">
        <w:t>. 13:evab161.</w:t>
      </w:r>
    </w:p>
    <w:p w14:paraId="62DA6B22" w14:textId="77777777" w:rsidR="00372B94" w:rsidRPr="00372B94" w:rsidRDefault="00372B94" w:rsidP="00372B94">
      <w:pPr>
        <w:pStyle w:val="EndNoteBibliography"/>
        <w:spacing w:after="0"/>
      </w:pPr>
    </w:p>
    <w:p w14:paraId="0D246C85" w14:textId="77777777" w:rsidR="00372B94" w:rsidRPr="00372B94" w:rsidRDefault="00372B94" w:rsidP="00372B94">
      <w:pPr>
        <w:pStyle w:val="EndNoteBibliography"/>
        <w:ind w:left="720" w:hanging="720"/>
      </w:pPr>
      <w:r w:rsidRPr="00372B94">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372B94">
        <w:rPr>
          <w:i/>
        </w:rPr>
        <w:t>Evolution</w:t>
      </w:r>
      <w:r w:rsidRPr="00372B94">
        <w:t>. 71:475-488.</w:t>
      </w:r>
    </w:p>
    <w:p w14:paraId="17A521E5" w14:textId="77777777" w:rsidR="00372B94" w:rsidRPr="00372B94" w:rsidRDefault="00372B94" w:rsidP="00372B94">
      <w:pPr>
        <w:pStyle w:val="EndNoteBibliography"/>
        <w:spacing w:after="0"/>
      </w:pPr>
    </w:p>
    <w:p w14:paraId="10271FAA" w14:textId="77777777" w:rsidR="00372B94" w:rsidRPr="00372B94" w:rsidRDefault="00372B94" w:rsidP="00372B94">
      <w:pPr>
        <w:pStyle w:val="EndNoteBibliography"/>
        <w:ind w:left="720" w:hanging="720"/>
      </w:pPr>
      <w:r w:rsidRPr="00372B94">
        <w:t xml:space="preserve">Avise JC, Robinson TJ. 2008. Hemiplasy: a new term in the lexicon of phylogenetics. </w:t>
      </w:r>
      <w:r w:rsidRPr="00372B94">
        <w:rPr>
          <w:i/>
        </w:rPr>
        <w:t>Syst Biol</w:t>
      </w:r>
      <w:r w:rsidRPr="00372B94">
        <w:t>. 57:503-507.</w:t>
      </w:r>
    </w:p>
    <w:p w14:paraId="56A683AA" w14:textId="77777777" w:rsidR="00372B94" w:rsidRPr="00372B94" w:rsidRDefault="00372B94" w:rsidP="00372B94">
      <w:pPr>
        <w:pStyle w:val="EndNoteBibliography"/>
        <w:spacing w:after="0"/>
      </w:pPr>
    </w:p>
    <w:p w14:paraId="5E42F404" w14:textId="77777777" w:rsidR="00372B94" w:rsidRPr="00372B94" w:rsidRDefault="00372B94" w:rsidP="00372B94">
      <w:pPr>
        <w:pStyle w:val="EndNoteBibliography"/>
        <w:ind w:left="720" w:hanging="720"/>
      </w:pPr>
      <w:r w:rsidRPr="00372B94">
        <w:t xml:space="preserve">Baudat F, Buard J, Grey C, Fledel-Alon A, Ober C, Przeworski M, Coop G, de Massy B. 2010. PRDM9 is a major determinant of meiotic recombination hotspots in humans and mice. </w:t>
      </w:r>
      <w:r w:rsidRPr="00372B94">
        <w:rPr>
          <w:i/>
        </w:rPr>
        <w:t>Science</w:t>
      </w:r>
      <w:r w:rsidRPr="00372B94">
        <w:t>. 327:836-840.</w:t>
      </w:r>
    </w:p>
    <w:p w14:paraId="6BAE1F50" w14:textId="77777777" w:rsidR="00372B94" w:rsidRPr="00372B94" w:rsidRDefault="00372B94" w:rsidP="00372B94">
      <w:pPr>
        <w:pStyle w:val="EndNoteBibliography"/>
        <w:spacing w:after="0"/>
      </w:pPr>
    </w:p>
    <w:p w14:paraId="1D465C0F" w14:textId="77777777" w:rsidR="00372B94" w:rsidRPr="00372B94" w:rsidRDefault="00372B94" w:rsidP="00372B94">
      <w:pPr>
        <w:pStyle w:val="EndNoteBibliography"/>
        <w:ind w:left="720" w:hanging="720"/>
      </w:pPr>
      <w:r w:rsidRPr="00372B94">
        <w:t xml:space="preserve">Baum DA. 2007. Concordance trees, concordance factors, and the exploration of reticulate genealogy. </w:t>
      </w:r>
      <w:r w:rsidRPr="00372B94">
        <w:rPr>
          <w:i/>
        </w:rPr>
        <w:t>TAXON</w:t>
      </w:r>
      <w:r w:rsidRPr="00372B94">
        <w:t>. 56:417-426.</w:t>
      </w:r>
    </w:p>
    <w:p w14:paraId="3C831B70" w14:textId="77777777" w:rsidR="00372B94" w:rsidRPr="00372B94" w:rsidRDefault="00372B94" w:rsidP="00372B94">
      <w:pPr>
        <w:pStyle w:val="EndNoteBibliography"/>
        <w:spacing w:after="0"/>
      </w:pPr>
    </w:p>
    <w:p w14:paraId="4E9390EC" w14:textId="77777777" w:rsidR="00372B94" w:rsidRPr="00372B94" w:rsidRDefault="00372B94" w:rsidP="00372B94">
      <w:pPr>
        <w:pStyle w:val="EndNoteBibliography"/>
        <w:ind w:left="720" w:hanging="720"/>
      </w:pPr>
      <w:r w:rsidRPr="00372B94">
        <w:t xml:space="preserve">Benjamini Y, Hochberg Y. 1995. Controlling the false discovery rate: a practical and powerful approach to multiple testing. </w:t>
      </w:r>
      <w:r w:rsidRPr="00372B94">
        <w:rPr>
          <w:i/>
        </w:rPr>
        <w:t>Journal of the Royal statistical society: series B (Methodological)</w:t>
      </w:r>
      <w:r w:rsidRPr="00372B94">
        <w:t>. 57:289-300.</w:t>
      </w:r>
    </w:p>
    <w:p w14:paraId="352B3907" w14:textId="77777777" w:rsidR="00372B94" w:rsidRPr="00372B94" w:rsidRDefault="00372B94" w:rsidP="00372B94">
      <w:pPr>
        <w:pStyle w:val="EndNoteBibliography"/>
        <w:spacing w:after="0"/>
      </w:pPr>
    </w:p>
    <w:p w14:paraId="0781D8F0" w14:textId="77777777" w:rsidR="00372B94" w:rsidRPr="00372B94" w:rsidRDefault="00372B94" w:rsidP="00372B94">
      <w:pPr>
        <w:pStyle w:val="EndNoteBibliography"/>
        <w:ind w:left="720" w:hanging="720"/>
      </w:pPr>
      <w:r w:rsidRPr="00372B94">
        <w:t xml:space="preserve">Bloom BH. 1970. Space/time trade-offs in hash coding with allowable errors. </w:t>
      </w:r>
      <w:r w:rsidRPr="00372B94">
        <w:rPr>
          <w:i/>
        </w:rPr>
        <w:t>Commun. ACM</w:t>
      </w:r>
      <w:r w:rsidRPr="00372B94">
        <w:t>. 13:422–426.</w:t>
      </w:r>
    </w:p>
    <w:p w14:paraId="1C781C95" w14:textId="77777777" w:rsidR="00372B94" w:rsidRPr="00372B94" w:rsidRDefault="00372B94" w:rsidP="00372B94">
      <w:pPr>
        <w:pStyle w:val="EndNoteBibliography"/>
        <w:spacing w:after="0"/>
      </w:pPr>
    </w:p>
    <w:p w14:paraId="1620A4A1" w14:textId="77777777" w:rsidR="00372B94" w:rsidRPr="00372B94" w:rsidRDefault="00372B94" w:rsidP="00372B94">
      <w:pPr>
        <w:pStyle w:val="EndNoteBibliography"/>
        <w:ind w:left="720" w:hanging="720"/>
      </w:pPr>
      <w:r w:rsidRPr="00372B94">
        <w:t>Böcker S, Canzar S, Gunnar WK. 2013. The Generalized Robinson-Foulds Metric. In:  Darling A, Stoye J, editors. Algorithms in Bioinformatics. Berlin, Heidelberg: Springer.</w:t>
      </w:r>
    </w:p>
    <w:p w14:paraId="43F81C22" w14:textId="77777777" w:rsidR="00372B94" w:rsidRPr="00372B94" w:rsidRDefault="00372B94" w:rsidP="00372B94">
      <w:pPr>
        <w:pStyle w:val="EndNoteBibliography"/>
        <w:spacing w:after="0"/>
      </w:pPr>
    </w:p>
    <w:p w14:paraId="72B7BD6A" w14:textId="77777777" w:rsidR="00372B94" w:rsidRPr="00372B94" w:rsidRDefault="00372B94" w:rsidP="00372B94">
      <w:pPr>
        <w:pStyle w:val="EndNoteBibliography"/>
        <w:ind w:left="720" w:hanging="720"/>
      </w:pPr>
      <w:r w:rsidRPr="00372B94">
        <w:t xml:space="preserve">Bolger AM, Lohse M, Usadel B. 2014. Trimmomatic: a flexible trimmer for Illumina sequence data. </w:t>
      </w:r>
      <w:r w:rsidRPr="00372B94">
        <w:rPr>
          <w:i/>
        </w:rPr>
        <w:t>Bioinformatics</w:t>
      </w:r>
      <w:r w:rsidRPr="00372B94">
        <w:t>. 30:2114-2120.</w:t>
      </w:r>
    </w:p>
    <w:p w14:paraId="798E7BD4" w14:textId="77777777" w:rsidR="00372B94" w:rsidRPr="00372B94" w:rsidRDefault="00372B94" w:rsidP="00372B94">
      <w:pPr>
        <w:pStyle w:val="EndNoteBibliography"/>
        <w:spacing w:after="0"/>
      </w:pPr>
    </w:p>
    <w:p w14:paraId="0749EE67" w14:textId="77777777" w:rsidR="00372B94" w:rsidRPr="00372B94" w:rsidRDefault="00372B94" w:rsidP="00372B94">
      <w:pPr>
        <w:pStyle w:val="EndNoteBibliography"/>
        <w:ind w:left="720" w:hanging="720"/>
      </w:pPr>
      <w:r w:rsidRPr="00372B94">
        <w:t xml:space="preserve">Borowiec ML. 2016. AMAS: a fast tool for alignment manipulation and computing of summary statistics. </w:t>
      </w:r>
      <w:r w:rsidRPr="00372B94">
        <w:rPr>
          <w:i/>
        </w:rPr>
        <w:t>PeerJ</w:t>
      </w:r>
      <w:r w:rsidRPr="00372B94">
        <w:t>. 4:e1660.</w:t>
      </w:r>
    </w:p>
    <w:p w14:paraId="7EC596EC" w14:textId="77777777" w:rsidR="00372B94" w:rsidRPr="00372B94" w:rsidRDefault="00372B94" w:rsidP="00372B94">
      <w:pPr>
        <w:pStyle w:val="EndNoteBibliography"/>
        <w:spacing w:after="0"/>
      </w:pPr>
    </w:p>
    <w:p w14:paraId="0B59B5A9" w14:textId="77777777" w:rsidR="00372B94" w:rsidRPr="00372B94" w:rsidRDefault="00372B94" w:rsidP="00372B94">
      <w:pPr>
        <w:pStyle w:val="EndNoteBibliography"/>
        <w:ind w:left="720" w:hanging="720"/>
      </w:pPr>
      <w:r w:rsidRPr="00372B94">
        <w:lastRenderedPageBreak/>
        <w:t xml:space="preserve">Bradley RK, Roberts A, Smoot M, Juvekar S, Do J, Dewey C, Holmes I, Pachter L. 2009. Fast statistical alignment. </w:t>
      </w:r>
      <w:r w:rsidRPr="00372B94">
        <w:rPr>
          <w:i/>
        </w:rPr>
        <w:t>PLoS Comput Biol</w:t>
      </w:r>
      <w:r w:rsidRPr="00372B94">
        <w:t>. 5:e1000392.</w:t>
      </w:r>
    </w:p>
    <w:p w14:paraId="4E1A6EDA" w14:textId="77777777" w:rsidR="00372B94" w:rsidRPr="00372B94" w:rsidRDefault="00372B94" w:rsidP="00372B94">
      <w:pPr>
        <w:pStyle w:val="EndNoteBibliography"/>
        <w:spacing w:after="0"/>
      </w:pPr>
    </w:p>
    <w:p w14:paraId="2C1DBB9B" w14:textId="77777777" w:rsidR="00372B94" w:rsidRPr="00372B94" w:rsidRDefault="00372B94" w:rsidP="00372B94">
      <w:pPr>
        <w:pStyle w:val="EndNoteBibliography"/>
        <w:ind w:left="720" w:hanging="720"/>
      </w:pPr>
      <w:r w:rsidRPr="00372B94">
        <w:t xml:space="preserve">Capella-Gutierrez S, Silla-Martinez JM, Gabaldon T. 2009. trimAl: a tool for automated alignment trimming in large-scale phylogenetic analyses. </w:t>
      </w:r>
      <w:r w:rsidRPr="00372B94">
        <w:rPr>
          <w:i/>
        </w:rPr>
        <w:t>Bioinformatics</w:t>
      </w:r>
      <w:r w:rsidRPr="00372B94">
        <w:t>. 25:1972-1973.</w:t>
      </w:r>
    </w:p>
    <w:p w14:paraId="6AC0DAAD" w14:textId="77777777" w:rsidR="00372B94" w:rsidRPr="00372B94" w:rsidRDefault="00372B94" w:rsidP="00372B94">
      <w:pPr>
        <w:pStyle w:val="EndNoteBibliography"/>
        <w:spacing w:after="0"/>
      </w:pPr>
    </w:p>
    <w:p w14:paraId="1639F8DB" w14:textId="77777777" w:rsidR="00372B94" w:rsidRPr="00372B94" w:rsidRDefault="00372B94" w:rsidP="00372B94">
      <w:pPr>
        <w:pStyle w:val="EndNoteBibliography"/>
        <w:ind w:left="720" w:hanging="720"/>
      </w:pPr>
      <w:r w:rsidRPr="00372B94">
        <w:t xml:space="preserve">Carbone L, Harris RA, Gnerre S, Veeramah KR, Lorente-Galdos B, Huddleston J, Meyer TJ, Herrero J, Roos C, Aken B, et al. 2014. Gibbon genome and the fast karyotype evolution of small apes. </w:t>
      </w:r>
      <w:r w:rsidRPr="00372B94">
        <w:rPr>
          <w:i/>
        </w:rPr>
        <w:t>Nature</w:t>
      </w:r>
      <w:r w:rsidRPr="00372B94">
        <w:t>. 513:195-201.</w:t>
      </w:r>
    </w:p>
    <w:p w14:paraId="06C2B37C" w14:textId="77777777" w:rsidR="00372B94" w:rsidRPr="00372B94" w:rsidRDefault="00372B94" w:rsidP="00372B94">
      <w:pPr>
        <w:pStyle w:val="EndNoteBibliography"/>
        <w:spacing w:after="0"/>
      </w:pPr>
    </w:p>
    <w:p w14:paraId="54224BBD" w14:textId="77777777" w:rsidR="00372B94" w:rsidRPr="00372B94" w:rsidRDefault="00372B94" w:rsidP="00372B94">
      <w:pPr>
        <w:pStyle w:val="EndNoteBibliography"/>
        <w:ind w:left="720" w:hanging="720"/>
      </w:pPr>
      <w:r w:rsidRPr="00372B94">
        <w:t xml:space="preserve">Chan KO, Hutter CR, Wood PL, Jr., Grismer LL, Brown RM. 2020. Target-capture phylogenomics provide insights on gene and species tree discordances in Old World treefrogs (Anura: Rhacophoridae). </w:t>
      </w:r>
      <w:r w:rsidRPr="00372B94">
        <w:rPr>
          <w:i/>
        </w:rPr>
        <w:t>Proc Biol Sci</w:t>
      </w:r>
      <w:r w:rsidRPr="00372B94">
        <w:t>. 287:20202102.</w:t>
      </w:r>
    </w:p>
    <w:p w14:paraId="6AF17EC8" w14:textId="77777777" w:rsidR="00372B94" w:rsidRPr="00372B94" w:rsidRDefault="00372B94" w:rsidP="00372B94">
      <w:pPr>
        <w:pStyle w:val="EndNoteBibliography"/>
        <w:spacing w:after="0"/>
      </w:pPr>
    </w:p>
    <w:p w14:paraId="4E8F184E" w14:textId="77777777" w:rsidR="00372B94" w:rsidRPr="00372B94" w:rsidRDefault="00372B94" w:rsidP="00372B94">
      <w:pPr>
        <w:pStyle w:val="EndNoteBibliography"/>
        <w:ind w:left="720" w:hanging="720"/>
      </w:pPr>
      <w:r w:rsidRPr="00372B94">
        <w:t xml:space="preserve">Charlesworth B, Morgan MT, Charlesworth D. 1993. The effect of deleterious mutations on neutral molecular variation. </w:t>
      </w:r>
      <w:r w:rsidRPr="00372B94">
        <w:rPr>
          <w:i/>
        </w:rPr>
        <w:t>Genetics</w:t>
      </w:r>
      <w:r w:rsidRPr="00372B94">
        <w:t>. 134:1289-1303.</w:t>
      </w:r>
    </w:p>
    <w:p w14:paraId="52B3C835" w14:textId="77777777" w:rsidR="00372B94" w:rsidRPr="00372B94" w:rsidRDefault="00372B94" w:rsidP="00372B94">
      <w:pPr>
        <w:pStyle w:val="EndNoteBibliography"/>
        <w:spacing w:after="0"/>
      </w:pPr>
    </w:p>
    <w:p w14:paraId="6C591151" w14:textId="77777777" w:rsidR="00372B94" w:rsidRPr="00372B94" w:rsidRDefault="00372B94" w:rsidP="00372B94">
      <w:pPr>
        <w:pStyle w:val="EndNoteBibliography"/>
        <w:ind w:left="720" w:hanging="720"/>
      </w:pPr>
      <w:r w:rsidRPr="00372B94">
        <w:t xml:space="preserve">Chernomor O, von Haeseler A, Minh BQ. 2016. Terrace Aware Data Structure for Phylogenomic Inference from Supermatrices. </w:t>
      </w:r>
      <w:r w:rsidRPr="00372B94">
        <w:rPr>
          <w:i/>
        </w:rPr>
        <w:t>Syst Biol</w:t>
      </w:r>
      <w:r w:rsidRPr="00372B94">
        <w:t>. 65:997-1008.</w:t>
      </w:r>
    </w:p>
    <w:p w14:paraId="2D33ED6E" w14:textId="77777777" w:rsidR="00372B94" w:rsidRPr="00372B94" w:rsidRDefault="00372B94" w:rsidP="00372B94">
      <w:pPr>
        <w:pStyle w:val="EndNoteBibliography"/>
        <w:spacing w:after="0"/>
      </w:pPr>
    </w:p>
    <w:p w14:paraId="5C343C19" w14:textId="77777777" w:rsidR="00372B94" w:rsidRPr="00372B94" w:rsidRDefault="00372B94" w:rsidP="00372B94">
      <w:pPr>
        <w:pStyle w:val="EndNoteBibliography"/>
        <w:ind w:left="720" w:hanging="720"/>
      </w:pPr>
      <w:r w:rsidRPr="00372B94">
        <w:t xml:space="preserve">Christmas MJ, Kaplow IM, Genereux DP, Dong MX, Hughes GM, Li X, Sullivan PF, Hindle AG, Andrews G, Armstrong JC, et al. 2023. Evolutionary constraint and innovation across hundreds of placental mammals. </w:t>
      </w:r>
      <w:r w:rsidRPr="00372B94">
        <w:rPr>
          <w:i/>
        </w:rPr>
        <w:t>Science</w:t>
      </w:r>
      <w:r w:rsidRPr="00372B94">
        <w:t>. 380:eabn3943.</w:t>
      </w:r>
    </w:p>
    <w:p w14:paraId="1FC60708" w14:textId="77777777" w:rsidR="00372B94" w:rsidRPr="00372B94" w:rsidRDefault="00372B94" w:rsidP="00372B94">
      <w:pPr>
        <w:pStyle w:val="EndNoteBibliography"/>
        <w:spacing w:after="0"/>
      </w:pPr>
    </w:p>
    <w:p w14:paraId="60BC1909" w14:textId="77777777" w:rsidR="00372B94" w:rsidRPr="00372B94" w:rsidRDefault="00372B94" w:rsidP="00372B94">
      <w:pPr>
        <w:pStyle w:val="EndNoteBibliography"/>
        <w:ind w:left="720" w:hanging="720"/>
      </w:pPr>
      <w:r w:rsidRPr="00372B94">
        <w:t xml:space="preserve">Cox A, Ackert-Bicknell CL, Dumont BL, Ding Y, Bell JT, Brockmann GA, Wergedal JE, Bult C, Paigen B, Flint J, et al. 2009. A new standard genetic map for the laboratory mouse. </w:t>
      </w:r>
      <w:r w:rsidRPr="00372B94">
        <w:rPr>
          <w:i/>
        </w:rPr>
        <w:t>Genetics</w:t>
      </w:r>
      <w:r w:rsidRPr="00372B94">
        <w:t>. 182:1335-1344.</w:t>
      </w:r>
    </w:p>
    <w:p w14:paraId="07D59EF9" w14:textId="77777777" w:rsidR="00372B94" w:rsidRPr="00372B94" w:rsidRDefault="00372B94" w:rsidP="00372B94">
      <w:pPr>
        <w:pStyle w:val="EndNoteBibliography"/>
        <w:spacing w:after="0"/>
      </w:pPr>
    </w:p>
    <w:p w14:paraId="297F5E9A" w14:textId="77777777" w:rsidR="00372B94" w:rsidRPr="00372B94" w:rsidRDefault="00372B94" w:rsidP="00372B94">
      <w:pPr>
        <w:pStyle w:val="EndNoteBibliography"/>
        <w:ind w:left="720" w:hanging="720"/>
      </w:pPr>
      <w:r w:rsidRPr="00372B94">
        <w:t xml:space="preserve">Cunningham F, Allen JE, Allen J, Alvarez-Jarreta J, Amode MR, Armean IM, Austine-Orimoloye O, Azov AG, Barnes I, Bennett R, et al. 2022. Ensembl 2022. </w:t>
      </w:r>
      <w:r w:rsidRPr="00372B94">
        <w:rPr>
          <w:i/>
        </w:rPr>
        <w:t>Nucleic Acids Res</w:t>
      </w:r>
      <w:r w:rsidRPr="00372B94">
        <w:t>. 50:D988-D995.</w:t>
      </w:r>
    </w:p>
    <w:p w14:paraId="078E4895" w14:textId="77777777" w:rsidR="00372B94" w:rsidRPr="00372B94" w:rsidRDefault="00372B94" w:rsidP="00372B94">
      <w:pPr>
        <w:pStyle w:val="EndNoteBibliography"/>
        <w:spacing w:after="0"/>
      </w:pPr>
    </w:p>
    <w:p w14:paraId="41695377" w14:textId="77777777" w:rsidR="00372B94" w:rsidRPr="00372B94" w:rsidRDefault="00372B94" w:rsidP="00372B94">
      <w:pPr>
        <w:pStyle w:val="EndNoteBibliography"/>
        <w:ind w:left="720" w:hanging="720"/>
      </w:pPr>
      <w:r w:rsidRPr="00372B94">
        <w:t xml:space="preserve">Danecek P, Bonfield JK, Liddle J, Marshall J, Ohan V, Pollard MO, Whitwham A, Keane T, McCarthy SA, Davies RM, et al. 2021. Twelve years of SAMtools and BCFtools. </w:t>
      </w:r>
      <w:r w:rsidRPr="00372B94">
        <w:rPr>
          <w:i/>
        </w:rPr>
        <w:t>Gigascience</w:t>
      </w:r>
      <w:r w:rsidRPr="00372B94">
        <w:t>. 10:giab008.</w:t>
      </w:r>
    </w:p>
    <w:p w14:paraId="0E536046" w14:textId="77777777" w:rsidR="00372B94" w:rsidRPr="00372B94" w:rsidRDefault="00372B94" w:rsidP="00372B94">
      <w:pPr>
        <w:pStyle w:val="EndNoteBibliography"/>
        <w:spacing w:after="0"/>
      </w:pPr>
    </w:p>
    <w:p w14:paraId="533D387E" w14:textId="77777777" w:rsidR="00372B94" w:rsidRPr="00372B94" w:rsidRDefault="00372B94" w:rsidP="00372B94">
      <w:pPr>
        <w:pStyle w:val="EndNoteBibliography"/>
        <w:ind w:left="720" w:hanging="720"/>
      </w:pPr>
      <w:r w:rsidRPr="00372B94">
        <w:t xml:space="preserve">Dapper AL, Payseur BA. 2017. Connecting theory and data to understand recombination rate evolution. </w:t>
      </w:r>
      <w:r w:rsidRPr="00372B94">
        <w:rPr>
          <w:i/>
        </w:rPr>
        <w:t>Philos Trans R Soc Lond B Biol Sci</w:t>
      </w:r>
      <w:r w:rsidRPr="00372B94">
        <w:t>. 372.</w:t>
      </w:r>
    </w:p>
    <w:p w14:paraId="0480C573" w14:textId="77777777" w:rsidR="00372B94" w:rsidRPr="00372B94" w:rsidRDefault="00372B94" w:rsidP="00372B94">
      <w:pPr>
        <w:pStyle w:val="EndNoteBibliography"/>
        <w:spacing w:after="0"/>
      </w:pPr>
    </w:p>
    <w:p w14:paraId="27AED688" w14:textId="77777777" w:rsidR="00372B94" w:rsidRPr="00372B94" w:rsidRDefault="00372B94" w:rsidP="00372B94">
      <w:pPr>
        <w:pStyle w:val="EndNoteBibliography"/>
        <w:ind w:left="720" w:hanging="720"/>
      </w:pPr>
      <w:r w:rsidRPr="00372B94">
        <w:t xml:space="preserve">Degnan JH, Rosenberg NA. 2006. Discordance of species trees with their most likely gene trees. </w:t>
      </w:r>
      <w:r w:rsidRPr="00372B94">
        <w:rPr>
          <w:i/>
        </w:rPr>
        <w:t>PLoS Genet</w:t>
      </w:r>
      <w:r w:rsidRPr="00372B94">
        <w:t>. 2:e68.</w:t>
      </w:r>
    </w:p>
    <w:p w14:paraId="4A43022A" w14:textId="77777777" w:rsidR="00372B94" w:rsidRPr="00372B94" w:rsidRDefault="00372B94" w:rsidP="00372B94">
      <w:pPr>
        <w:pStyle w:val="EndNoteBibliography"/>
        <w:spacing w:after="0"/>
      </w:pPr>
    </w:p>
    <w:p w14:paraId="0C6EA135" w14:textId="77777777" w:rsidR="00372B94" w:rsidRPr="00372B94" w:rsidRDefault="00372B94" w:rsidP="00372B94">
      <w:pPr>
        <w:pStyle w:val="EndNoteBibliography"/>
        <w:ind w:left="720" w:hanging="720"/>
      </w:pPr>
      <w:r w:rsidRPr="00372B94">
        <w:lastRenderedPageBreak/>
        <w:t xml:space="preserve">Edwards SV. 2009. Is a new and general theory of molecular systematics emerging? </w:t>
      </w:r>
      <w:r w:rsidRPr="00372B94">
        <w:rPr>
          <w:i/>
        </w:rPr>
        <w:t>Evolution</w:t>
      </w:r>
      <w:r w:rsidRPr="00372B94">
        <w:t>. 63:1-19.</w:t>
      </w:r>
    </w:p>
    <w:p w14:paraId="11A58A01" w14:textId="77777777" w:rsidR="00372B94" w:rsidRPr="00372B94" w:rsidRDefault="00372B94" w:rsidP="00372B94">
      <w:pPr>
        <w:pStyle w:val="EndNoteBibliography"/>
        <w:spacing w:after="0"/>
      </w:pPr>
    </w:p>
    <w:p w14:paraId="5FF1ACE1" w14:textId="77777777" w:rsidR="00372B94" w:rsidRPr="00372B94" w:rsidRDefault="00372B94" w:rsidP="00372B94">
      <w:pPr>
        <w:pStyle w:val="EndNoteBibliography"/>
        <w:ind w:left="720" w:hanging="720"/>
      </w:pPr>
      <w:r w:rsidRPr="00372B94">
        <w:t>Faircloth BC. 2013. illumiprocessor: a trimmomatic wrapper for parallel adapter and quality trimming.</w:t>
      </w:r>
    </w:p>
    <w:p w14:paraId="79EAF173" w14:textId="77777777" w:rsidR="00372B94" w:rsidRPr="00372B94" w:rsidRDefault="00372B94" w:rsidP="00372B94">
      <w:pPr>
        <w:pStyle w:val="EndNoteBibliography"/>
        <w:spacing w:after="0"/>
      </w:pPr>
    </w:p>
    <w:p w14:paraId="05683E54" w14:textId="77777777" w:rsidR="00372B94" w:rsidRPr="00372B94" w:rsidRDefault="00372B94" w:rsidP="00372B94">
      <w:pPr>
        <w:pStyle w:val="EndNoteBibliography"/>
        <w:ind w:left="720" w:hanging="720"/>
      </w:pPr>
      <w:r w:rsidRPr="00372B94">
        <w:t xml:space="preserve">Faircloth BC. 2016. PHYLUCE is a software package for the analysis of conserved genomic loci. </w:t>
      </w:r>
      <w:r w:rsidRPr="00372B94">
        <w:rPr>
          <w:i/>
        </w:rPr>
        <w:t>Bioinformatics</w:t>
      </w:r>
      <w:r w:rsidRPr="00372B94">
        <w:t>. 32:786-788.</w:t>
      </w:r>
    </w:p>
    <w:p w14:paraId="282533FC" w14:textId="77777777" w:rsidR="00372B94" w:rsidRPr="00372B94" w:rsidRDefault="00372B94" w:rsidP="00372B94">
      <w:pPr>
        <w:pStyle w:val="EndNoteBibliography"/>
        <w:spacing w:after="0"/>
      </w:pPr>
    </w:p>
    <w:p w14:paraId="77BE6681" w14:textId="77777777" w:rsidR="00372B94" w:rsidRPr="00372B94" w:rsidRDefault="00372B94" w:rsidP="00372B94">
      <w:pPr>
        <w:pStyle w:val="EndNoteBibliography"/>
        <w:ind w:left="720" w:hanging="720"/>
      </w:pPr>
      <w:r w:rsidRPr="00372B94">
        <w:t xml:space="preserve">Faircloth BC, McCormack JE, Crawford NG, Harvey MG, Brumfield RT, Glenn TC. 2012. Ultraconserved elements anchor thousands of genetic markers spanning multiple evolutionary timescales. </w:t>
      </w:r>
      <w:r w:rsidRPr="00372B94">
        <w:rPr>
          <w:i/>
        </w:rPr>
        <w:t>Syst Biol</w:t>
      </w:r>
      <w:r w:rsidRPr="00372B94">
        <w:t>. 61:717-726.</w:t>
      </w:r>
    </w:p>
    <w:p w14:paraId="6F9A9321" w14:textId="77777777" w:rsidR="00372B94" w:rsidRPr="00372B94" w:rsidRDefault="00372B94" w:rsidP="00372B94">
      <w:pPr>
        <w:pStyle w:val="EndNoteBibliography"/>
        <w:spacing w:after="0"/>
      </w:pPr>
    </w:p>
    <w:p w14:paraId="02DA479F" w14:textId="77777777" w:rsidR="00372B94" w:rsidRPr="00372B94" w:rsidRDefault="00372B94" w:rsidP="00372B94">
      <w:pPr>
        <w:pStyle w:val="EndNoteBibliography"/>
        <w:ind w:left="720" w:hanging="720"/>
      </w:pPr>
      <w:r w:rsidRPr="00372B94">
        <w:t xml:space="preserve">Feng S, Bai M, Rivas-Gonzalez I, Li C, Liu S, Tong Y, Yang H, Chen G, Xie D, Sears KE, et al. 2022. Incomplete lineage sorting and phenotypic evolution in marsupials. </w:t>
      </w:r>
      <w:r w:rsidRPr="00372B94">
        <w:rPr>
          <w:i/>
        </w:rPr>
        <w:t>Cell</w:t>
      </w:r>
      <w:r w:rsidRPr="00372B94">
        <w:t>. 185:1646-1660 e1618.</w:t>
      </w:r>
    </w:p>
    <w:p w14:paraId="4284C510" w14:textId="77777777" w:rsidR="00372B94" w:rsidRPr="00372B94" w:rsidRDefault="00372B94" w:rsidP="00372B94">
      <w:pPr>
        <w:pStyle w:val="EndNoteBibliography"/>
        <w:spacing w:after="0"/>
      </w:pPr>
    </w:p>
    <w:p w14:paraId="789D3E46" w14:textId="77777777" w:rsidR="00372B94" w:rsidRPr="00372B94" w:rsidRDefault="00372B94" w:rsidP="00372B94">
      <w:pPr>
        <w:pStyle w:val="EndNoteBibliography"/>
        <w:ind w:left="720" w:hanging="720"/>
      </w:pPr>
      <w:r w:rsidRPr="00372B94">
        <w:t xml:space="preserve">Ferreira MS, Jones MR, Callahan CM, Farelo L, Tolesa Z, Suchentrunk F, Boursot P, Mills LS, Alves PC, Good JM, et al. 2021. The Legacy of Recurrent Introgression during the Radiation of Hares. </w:t>
      </w:r>
      <w:r w:rsidRPr="00372B94">
        <w:rPr>
          <w:i/>
        </w:rPr>
        <w:t>Syst Biol</w:t>
      </w:r>
      <w:r w:rsidRPr="00372B94">
        <w:t>. 70:593-607.</w:t>
      </w:r>
    </w:p>
    <w:p w14:paraId="79F0412F" w14:textId="77777777" w:rsidR="00372B94" w:rsidRPr="00372B94" w:rsidRDefault="00372B94" w:rsidP="00372B94">
      <w:pPr>
        <w:pStyle w:val="EndNoteBibliography"/>
        <w:spacing w:after="0"/>
      </w:pPr>
    </w:p>
    <w:p w14:paraId="2C4819B8" w14:textId="77777777" w:rsidR="00372B94" w:rsidRPr="00372B94" w:rsidRDefault="00372B94" w:rsidP="00372B94">
      <w:pPr>
        <w:pStyle w:val="EndNoteBibliography"/>
        <w:ind w:left="720" w:hanging="720"/>
      </w:pPr>
      <w:r w:rsidRPr="00372B94">
        <w:t xml:space="preserve">Foley NM, Harris AJ, Bredemeyer KR, Ruedi M, Puechmaille SJ, Teeling EC, Criscitiello MF, Murphy WJ. 2024. Karyotypic stasis and swarming influenced the evolution of viral tolerance in a species-rich bat radiation. </w:t>
      </w:r>
      <w:r w:rsidRPr="00372B94">
        <w:rPr>
          <w:i/>
        </w:rPr>
        <w:t>Cell Genom</w:t>
      </w:r>
      <w:r w:rsidRPr="00372B94">
        <w:t>. 4:100482.</w:t>
      </w:r>
    </w:p>
    <w:p w14:paraId="1B5CD160" w14:textId="77777777" w:rsidR="00372B94" w:rsidRPr="00372B94" w:rsidRDefault="00372B94" w:rsidP="00372B94">
      <w:pPr>
        <w:pStyle w:val="EndNoteBibliography"/>
        <w:spacing w:after="0"/>
      </w:pPr>
    </w:p>
    <w:p w14:paraId="18BF103B" w14:textId="77777777" w:rsidR="00372B94" w:rsidRPr="00372B94" w:rsidRDefault="00372B94" w:rsidP="00372B94">
      <w:pPr>
        <w:pStyle w:val="EndNoteBibliography"/>
        <w:ind w:left="720" w:hanging="720"/>
      </w:pPr>
      <w:r w:rsidRPr="00372B94">
        <w:t xml:space="preserve">Foley NM, Mason VC, Harris AJ, Bredemeyer KR, Damas J, Lewin HA, Eizirik E, Gatesy J, Karlsson EK, Lindblad-Toh K, et al. 2023. A genomic timescale for placental mammal evolution. </w:t>
      </w:r>
      <w:r w:rsidRPr="00372B94">
        <w:rPr>
          <w:i/>
        </w:rPr>
        <w:t>Science</w:t>
      </w:r>
      <w:r w:rsidRPr="00372B94">
        <w:t>. 380:eabl8189.</w:t>
      </w:r>
    </w:p>
    <w:p w14:paraId="13DC1117" w14:textId="77777777" w:rsidR="00372B94" w:rsidRPr="00372B94" w:rsidRDefault="00372B94" w:rsidP="00372B94">
      <w:pPr>
        <w:pStyle w:val="EndNoteBibliography"/>
        <w:spacing w:after="0"/>
      </w:pPr>
    </w:p>
    <w:p w14:paraId="040E6778" w14:textId="77777777" w:rsidR="00372B94" w:rsidRPr="00372B94" w:rsidRDefault="00372B94" w:rsidP="00372B94">
      <w:pPr>
        <w:pStyle w:val="EndNoteBibliography"/>
        <w:ind w:left="720" w:hanging="720"/>
      </w:pPr>
      <w:r w:rsidRPr="00372B94">
        <w:t xml:space="preserve">Fontaine MC, Pease JB, Steele A, Waterhouse RM, Neafsey DE, Sharakhov IV, Jiang X, Hall AB, Catteruccia F, Kakani E, et al. 2015. Mosquito genomics. Extensive introgression in a malaria vector species complex revealed by phylogenomics. </w:t>
      </w:r>
      <w:r w:rsidRPr="00372B94">
        <w:rPr>
          <w:i/>
        </w:rPr>
        <w:t>Science</w:t>
      </w:r>
      <w:r w:rsidRPr="00372B94">
        <w:t>. 347:1258524.</w:t>
      </w:r>
    </w:p>
    <w:p w14:paraId="2B52AFB1" w14:textId="77777777" w:rsidR="00372B94" w:rsidRPr="00372B94" w:rsidRDefault="00372B94" w:rsidP="00372B94">
      <w:pPr>
        <w:pStyle w:val="EndNoteBibliography"/>
        <w:spacing w:after="0"/>
      </w:pPr>
    </w:p>
    <w:p w14:paraId="754519B3" w14:textId="77777777" w:rsidR="00372B94" w:rsidRPr="00372B94" w:rsidRDefault="00372B94" w:rsidP="00372B94">
      <w:pPr>
        <w:pStyle w:val="EndNoteBibliography"/>
        <w:ind w:left="720" w:hanging="720"/>
      </w:pPr>
      <w:r w:rsidRPr="00372B94">
        <w:t xml:space="preserve">Foote AD, Liu Y, Thomas GW, Vinar T, Alfoldi J, Deng J, Dugan S, van Elk CE, Hunter ME, Joshi V, et al. 2015. Convergent evolution of the genomes of marine mammals. </w:t>
      </w:r>
      <w:r w:rsidRPr="00372B94">
        <w:rPr>
          <w:i/>
        </w:rPr>
        <w:t>Nat Genet</w:t>
      </w:r>
      <w:r w:rsidRPr="00372B94">
        <w:t>. 47:272-275.</w:t>
      </w:r>
    </w:p>
    <w:p w14:paraId="1C701565" w14:textId="77777777" w:rsidR="00372B94" w:rsidRPr="00372B94" w:rsidRDefault="00372B94" w:rsidP="00372B94">
      <w:pPr>
        <w:pStyle w:val="EndNoteBibliography"/>
        <w:spacing w:after="0"/>
      </w:pPr>
    </w:p>
    <w:p w14:paraId="55E56DBD" w14:textId="77777777" w:rsidR="00372B94" w:rsidRPr="00372B94" w:rsidRDefault="00372B94" w:rsidP="00372B94">
      <w:pPr>
        <w:pStyle w:val="EndNoteBibliography"/>
        <w:ind w:left="720" w:hanging="720"/>
      </w:pPr>
      <w:r w:rsidRPr="00372B94">
        <w:t xml:space="preserve">Gable SM, Byars MI, Literman R, Tollis M. 2022. A Genomic Perspective on the Evolutionary Diversification of Turtles. </w:t>
      </w:r>
      <w:r w:rsidRPr="00372B94">
        <w:rPr>
          <w:i/>
        </w:rPr>
        <w:t>Syst Biol</w:t>
      </w:r>
      <w:r w:rsidRPr="00372B94">
        <w:t>. 71:1331-1347.</w:t>
      </w:r>
    </w:p>
    <w:p w14:paraId="3C974165" w14:textId="77777777" w:rsidR="00372B94" w:rsidRPr="00372B94" w:rsidRDefault="00372B94" w:rsidP="00372B94">
      <w:pPr>
        <w:pStyle w:val="EndNoteBibliography"/>
        <w:spacing w:after="0"/>
      </w:pPr>
    </w:p>
    <w:p w14:paraId="6DF1AF36" w14:textId="77777777" w:rsidR="00372B94" w:rsidRPr="00372B94" w:rsidRDefault="00372B94" w:rsidP="00372B94">
      <w:pPr>
        <w:pStyle w:val="EndNoteBibliography"/>
        <w:ind w:left="720" w:hanging="720"/>
      </w:pPr>
      <w:r w:rsidRPr="00372B94">
        <w:t xml:space="preserve">Gibbs RA, Weinstock GM, Metzker ML, Muzny DM, Sodergren EJ, Scherer S, Scott G, Steffen D, Worley KC, Burch PE, et al. 2004. Genome sequence of the Brown Norway rat yields insights into mammalian evolution. </w:t>
      </w:r>
      <w:r w:rsidRPr="00372B94">
        <w:rPr>
          <w:i/>
        </w:rPr>
        <w:t>Nature</w:t>
      </w:r>
      <w:r w:rsidRPr="00372B94">
        <w:t>. 428:493-521.</w:t>
      </w:r>
    </w:p>
    <w:p w14:paraId="65D8E496" w14:textId="77777777" w:rsidR="00372B94" w:rsidRPr="00372B94" w:rsidRDefault="00372B94" w:rsidP="00372B94">
      <w:pPr>
        <w:pStyle w:val="EndNoteBibliography"/>
        <w:spacing w:after="0"/>
      </w:pPr>
    </w:p>
    <w:p w14:paraId="6BBBA010" w14:textId="77777777" w:rsidR="00372B94" w:rsidRPr="00372B94" w:rsidRDefault="00372B94" w:rsidP="00372B94">
      <w:pPr>
        <w:pStyle w:val="EndNoteBibliography"/>
        <w:ind w:left="720" w:hanging="720"/>
      </w:pPr>
      <w:r w:rsidRPr="00372B94">
        <w:t xml:space="preserve">Good JM, Wiebe V, Albert FW, Burbano HA, Kircher M, Green RE, Halbwax M, Andre C, Atencia R, Fischer A, et al. 2013. Comparative population genomics of the ejaculate in humans and the great apes. </w:t>
      </w:r>
      <w:r w:rsidRPr="00372B94">
        <w:rPr>
          <w:i/>
        </w:rPr>
        <w:t>Mol Biol Evol</w:t>
      </w:r>
      <w:r w:rsidRPr="00372B94">
        <w:t>. 30:964-976.</w:t>
      </w:r>
    </w:p>
    <w:p w14:paraId="346DD6E0" w14:textId="77777777" w:rsidR="00372B94" w:rsidRPr="00372B94" w:rsidRDefault="00372B94" w:rsidP="00372B94">
      <w:pPr>
        <w:pStyle w:val="EndNoteBibliography"/>
        <w:spacing w:after="0"/>
      </w:pPr>
    </w:p>
    <w:p w14:paraId="4D40C8E2" w14:textId="77777777" w:rsidR="00372B94" w:rsidRPr="00372B94" w:rsidRDefault="00372B94" w:rsidP="00372B94">
      <w:pPr>
        <w:pStyle w:val="EndNoteBibliography"/>
        <w:ind w:left="720" w:hanging="720"/>
      </w:pPr>
      <w:r w:rsidRPr="00372B94">
        <w:t xml:space="preserve">Green RE, Krause J, Briggs AW, Maricic T, Stenzel U, Kircher M, Patterson N, Li H, Zhai W, Fritz MH, et al. 2010. A draft sequence of the Neandertal genome. </w:t>
      </w:r>
      <w:r w:rsidRPr="00372B94">
        <w:rPr>
          <w:i/>
        </w:rPr>
        <w:t>Science</w:t>
      </w:r>
      <w:r w:rsidRPr="00372B94">
        <w:t>. 328:710-722.</w:t>
      </w:r>
    </w:p>
    <w:p w14:paraId="1E318E37" w14:textId="77777777" w:rsidR="00372B94" w:rsidRPr="00372B94" w:rsidRDefault="00372B94" w:rsidP="00372B94">
      <w:pPr>
        <w:pStyle w:val="EndNoteBibliography"/>
        <w:spacing w:after="0"/>
      </w:pPr>
    </w:p>
    <w:p w14:paraId="016DADF8" w14:textId="77777777" w:rsidR="00372B94" w:rsidRPr="00372B94" w:rsidRDefault="00372B94" w:rsidP="00372B94">
      <w:pPr>
        <w:pStyle w:val="EndNoteBibliography"/>
        <w:ind w:left="720" w:hanging="720"/>
      </w:pPr>
      <w:r w:rsidRPr="00372B94">
        <w:t xml:space="preserve">Guindon S, Dufayard JF, Lefort V, Anisimova M, Hordijk W, Gascuel O. 2010. New algorithms and methods to estimate maximum-likelihood phylogenies: assessing the performance of PhyML 3.0. </w:t>
      </w:r>
      <w:r w:rsidRPr="00372B94">
        <w:rPr>
          <w:i/>
        </w:rPr>
        <w:t>Syst Biol</w:t>
      </w:r>
      <w:r w:rsidRPr="00372B94">
        <w:t>. 59:307-321.</w:t>
      </w:r>
    </w:p>
    <w:p w14:paraId="0EDDE577" w14:textId="77777777" w:rsidR="00372B94" w:rsidRPr="00372B94" w:rsidRDefault="00372B94" w:rsidP="00372B94">
      <w:pPr>
        <w:pStyle w:val="EndNoteBibliography"/>
        <w:spacing w:after="0"/>
      </w:pPr>
    </w:p>
    <w:p w14:paraId="5662EA4E" w14:textId="77777777" w:rsidR="00372B94" w:rsidRPr="00372B94" w:rsidRDefault="00372B94" w:rsidP="00372B94">
      <w:pPr>
        <w:pStyle w:val="EndNoteBibliography"/>
        <w:ind w:left="720" w:hanging="720"/>
      </w:pPr>
      <w:r w:rsidRPr="00372B94">
        <w:t xml:space="preserve">Hahn MW, Nakhleh L. 2016. Irrational exuberance for resolved species trees. </w:t>
      </w:r>
      <w:r w:rsidRPr="00372B94">
        <w:rPr>
          <w:i/>
        </w:rPr>
        <w:t>Evolution</w:t>
      </w:r>
      <w:r w:rsidRPr="00372B94">
        <w:t>. 70:7-17.</w:t>
      </w:r>
    </w:p>
    <w:p w14:paraId="091BDE0E" w14:textId="77777777" w:rsidR="00372B94" w:rsidRPr="00372B94" w:rsidRDefault="00372B94" w:rsidP="00372B94">
      <w:pPr>
        <w:pStyle w:val="EndNoteBibliography"/>
        <w:spacing w:after="0"/>
      </w:pPr>
    </w:p>
    <w:p w14:paraId="285AB64A" w14:textId="77777777" w:rsidR="00372B94" w:rsidRPr="00372B94" w:rsidRDefault="00372B94" w:rsidP="00372B94">
      <w:pPr>
        <w:pStyle w:val="EndNoteBibliography"/>
        <w:ind w:left="720" w:hanging="720"/>
      </w:pPr>
      <w:r w:rsidRPr="00372B94">
        <w:t xml:space="preserve">He B, Zhao Y, Su C, Lin G, Wang Y, Li L, Ma J, Yang Q, Hao J. 2023. Phylogenomics reveal extensive phylogenetic discordance due to incomplete lineage sorting following the rapid radiation of alpine butterflies (Papilionidae: Parnassius). </w:t>
      </w:r>
      <w:r w:rsidRPr="00372B94">
        <w:rPr>
          <w:i/>
        </w:rPr>
        <w:t>Syst Entomol</w:t>
      </w:r>
      <w:r w:rsidRPr="00372B94">
        <w:t>.</w:t>
      </w:r>
    </w:p>
    <w:p w14:paraId="6FF53931" w14:textId="77777777" w:rsidR="00372B94" w:rsidRPr="00372B94" w:rsidRDefault="00372B94" w:rsidP="00372B94">
      <w:pPr>
        <w:pStyle w:val="EndNoteBibliography"/>
        <w:spacing w:after="0"/>
      </w:pPr>
    </w:p>
    <w:p w14:paraId="7BE1793B" w14:textId="77777777" w:rsidR="00372B94" w:rsidRPr="00372B94" w:rsidRDefault="00372B94" w:rsidP="00372B94">
      <w:pPr>
        <w:pStyle w:val="EndNoteBibliography"/>
        <w:ind w:left="720" w:hanging="720"/>
      </w:pPr>
      <w:r w:rsidRPr="00372B94">
        <w:t xml:space="preserve">Hibbins MS, Breithaupt LC, Hahn MW. 2023. Phylogenomic comparative methods: Accurate evolutionary inferences in the presence of gene tree discordance. </w:t>
      </w:r>
      <w:r w:rsidRPr="00372B94">
        <w:rPr>
          <w:i/>
        </w:rPr>
        <w:t>Proc Natl Acad Sci U S A</w:t>
      </w:r>
      <w:r w:rsidRPr="00372B94">
        <w:t>. 120:e2220389120.</w:t>
      </w:r>
    </w:p>
    <w:p w14:paraId="2E86FB8E" w14:textId="77777777" w:rsidR="00372B94" w:rsidRPr="00372B94" w:rsidRDefault="00372B94" w:rsidP="00372B94">
      <w:pPr>
        <w:pStyle w:val="EndNoteBibliography"/>
        <w:spacing w:after="0"/>
      </w:pPr>
    </w:p>
    <w:p w14:paraId="145D43FE" w14:textId="77777777" w:rsidR="00372B94" w:rsidRPr="00372B94" w:rsidRDefault="00372B94" w:rsidP="00372B94">
      <w:pPr>
        <w:pStyle w:val="EndNoteBibliography"/>
        <w:ind w:left="720" w:hanging="720"/>
      </w:pPr>
      <w:r w:rsidRPr="00372B94">
        <w:t xml:space="preserve">Hinrichs AS, Karolchik D, Baertsch R, Barber GP, Bejerano G, Clawson H, Diekhans M, Furey TS, Harte RA, Hsu F, et al. 2006. The UCSC Genome Browser Database: update 2006. </w:t>
      </w:r>
      <w:r w:rsidRPr="00372B94">
        <w:rPr>
          <w:i/>
        </w:rPr>
        <w:t>Nucleic Acids Res</w:t>
      </w:r>
      <w:r w:rsidRPr="00372B94">
        <w:t>. 34:D590-598.</w:t>
      </w:r>
    </w:p>
    <w:p w14:paraId="59A79025" w14:textId="77777777" w:rsidR="00372B94" w:rsidRPr="00372B94" w:rsidRDefault="00372B94" w:rsidP="00372B94">
      <w:pPr>
        <w:pStyle w:val="EndNoteBibliography"/>
        <w:spacing w:after="0"/>
      </w:pPr>
    </w:p>
    <w:p w14:paraId="38F176CF" w14:textId="77777777" w:rsidR="00372B94" w:rsidRPr="00372B94" w:rsidRDefault="00372B94" w:rsidP="00372B94">
      <w:pPr>
        <w:pStyle w:val="EndNoteBibliography"/>
        <w:ind w:left="720" w:hanging="720"/>
      </w:pPr>
      <w:r w:rsidRPr="00372B94">
        <w:t xml:space="preserve">Hoang DT, Chernomor O, von Haeseler A, Minh BQ, Vinh LS. 2018. UFBoot2: Improving the Ultrafast Bootstrap Approximation. </w:t>
      </w:r>
      <w:r w:rsidRPr="00372B94">
        <w:rPr>
          <w:i/>
        </w:rPr>
        <w:t>Mol Biol Evol</w:t>
      </w:r>
      <w:r w:rsidRPr="00372B94">
        <w:t>. 35:518-522.</w:t>
      </w:r>
    </w:p>
    <w:p w14:paraId="7D62219E" w14:textId="77777777" w:rsidR="00372B94" w:rsidRPr="00372B94" w:rsidRDefault="00372B94" w:rsidP="00372B94">
      <w:pPr>
        <w:pStyle w:val="EndNoteBibliography"/>
        <w:spacing w:after="0"/>
      </w:pPr>
    </w:p>
    <w:p w14:paraId="2B57C98F" w14:textId="77777777" w:rsidR="00372B94" w:rsidRPr="00372B94" w:rsidRDefault="00372B94" w:rsidP="00372B94">
      <w:pPr>
        <w:pStyle w:val="EndNoteBibliography"/>
        <w:ind w:left="720" w:hanging="720"/>
      </w:pPr>
      <w:r w:rsidRPr="00372B94">
        <w:t xml:space="preserve">Hobolth A, Christensen OF, Mailund T, Schierup MH. 2007. Genomic relationships and speciation times of human, chimpanzee, and gorilla inferred from a coalescent hidden Markov model. </w:t>
      </w:r>
      <w:r w:rsidRPr="00372B94">
        <w:rPr>
          <w:i/>
        </w:rPr>
        <w:t>PLoS Genet</w:t>
      </w:r>
      <w:r w:rsidRPr="00372B94">
        <w:t>. 3:e7.</w:t>
      </w:r>
    </w:p>
    <w:p w14:paraId="5A66BF78" w14:textId="77777777" w:rsidR="00372B94" w:rsidRPr="00372B94" w:rsidRDefault="00372B94" w:rsidP="00372B94">
      <w:pPr>
        <w:pStyle w:val="EndNoteBibliography"/>
        <w:spacing w:after="0"/>
      </w:pPr>
    </w:p>
    <w:p w14:paraId="61587814" w14:textId="77777777" w:rsidR="00372B94" w:rsidRPr="00372B94" w:rsidRDefault="00372B94" w:rsidP="00372B94">
      <w:pPr>
        <w:pStyle w:val="EndNoteBibliography"/>
        <w:ind w:left="720" w:hanging="720"/>
      </w:pPr>
      <w:r w:rsidRPr="00372B94">
        <w:t xml:space="preserve">Holm S. 1979. A simple sequentially rejective multiple test procedure. </w:t>
      </w:r>
      <w:r w:rsidRPr="00372B94">
        <w:rPr>
          <w:i/>
        </w:rPr>
        <w:t>Scandinavian journal of statistics</w:t>
      </w:r>
      <w:r w:rsidRPr="00372B94">
        <w:t>.65-70.</w:t>
      </w:r>
    </w:p>
    <w:p w14:paraId="13A64CFF" w14:textId="77777777" w:rsidR="00372B94" w:rsidRPr="00372B94" w:rsidRDefault="00372B94" w:rsidP="00372B94">
      <w:pPr>
        <w:pStyle w:val="EndNoteBibliography"/>
        <w:spacing w:after="0"/>
      </w:pPr>
    </w:p>
    <w:p w14:paraId="5FC552DF" w14:textId="77777777" w:rsidR="00372B94" w:rsidRPr="00372B94" w:rsidRDefault="00372B94" w:rsidP="00372B94">
      <w:pPr>
        <w:pStyle w:val="EndNoteBibliography"/>
        <w:ind w:left="720" w:hanging="720"/>
      </w:pPr>
      <w:r w:rsidRPr="00372B94">
        <w:t xml:space="preserve">Hu Z, Sackton TB, Edwards SV, Liu JS. 2019. Bayesian Detection of Convergent Rate Changes of Conserved Noncoding Elements on Phylogenetic Trees. </w:t>
      </w:r>
      <w:r w:rsidRPr="00372B94">
        <w:rPr>
          <w:i/>
        </w:rPr>
        <w:t>Mol Biol Evol</w:t>
      </w:r>
      <w:r w:rsidRPr="00372B94">
        <w:t>. 36:1086-1100.</w:t>
      </w:r>
    </w:p>
    <w:p w14:paraId="679406F8" w14:textId="77777777" w:rsidR="00372B94" w:rsidRPr="00372B94" w:rsidRDefault="00372B94" w:rsidP="00372B94">
      <w:pPr>
        <w:pStyle w:val="EndNoteBibliography"/>
        <w:spacing w:after="0"/>
      </w:pPr>
    </w:p>
    <w:p w14:paraId="16C08AA0" w14:textId="77777777" w:rsidR="00372B94" w:rsidRPr="00372B94" w:rsidRDefault="00372B94" w:rsidP="00372B94">
      <w:pPr>
        <w:pStyle w:val="EndNoteBibliography"/>
        <w:ind w:left="720" w:hanging="720"/>
      </w:pPr>
      <w:r w:rsidRPr="00372B94">
        <w:t xml:space="preserve">Hudson RR. 1983. Testing the Constant-Rate Neutral Allele Model with Protein Sequence Data. </w:t>
      </w:r>
      <w:r w:rsidRPr="00372B94">
        <w:rPr>
          <w:i/>
        </w:rPr>
        <w:t>Evolution</w:t>
      </w:r>
      <w:r w:rsidRPr="00372B94">
        <w:t>. 37:203-217.</w:t>
      </w:r>
    </w:p>
    <w:p w14:paraId="6380899D" w14:textId="77777777" w:rsidR="00372B94" w:rsidRPr="00372B94" w:rsidRDefault="00372B94" w:rsidP="00372B94">
      <w:pPr>
        <w:pStyle w:val="EndNoteBibliography"/>
        <w:spacing w:after="0"/>
      </w:pPr>
    </w:p>
    <w:p w14:paraId="1CC3B0DF" w14:textId="77777777" w:rsidR="00372B94" w:rsidRPr="00372B94" w:rsidRDefault="00372B94" w:rsidP="00372B94">
      <w:pPr>
        <w:pStyle w:val="EndNoteBibliography"/>
        <w:ind w:left="720" w:hanging="720"/>
      </w:pPr>
      <w:r w:rsidRPr="00372B94">
        <w:t xml:space="preserve">Hudson RR, Kaplan NL. 1988. The coalescent process in models with selection and recombination. </w:t>
      </w:r>
      <w:r w:rsidRPr="00372B94">
        <w:rPr>
          <w:i/>
        </w:rPr>
        <w:t>Genetics</w:t>
      </w:r>
      <w:r w:rsidRPr="00372B94">
        <w:t>. 120:831-840.</w:t>
      </w:r>
    </w:p>
    <w:p w14:paraId="36563021" w14:textId="77777777" w:rsidR="00372B94" w:rsidRPr="00372B94" w:rsidRDefault="00372B94" w:rsidP="00372B94">
      <w:pPr>
        <w:pStyle w:val="EndNoteBibliography"/>
        <w:spacing w:after="0"/>
      </w:pPr>
    </w:p>
    <w:p w14:paraId="2DF29BEF" w14:textId="77777777" w:rsidR="00372B94" w:rsidRPr="00372B94" w:rsidRDefault="00372B94" w:rsidP="00372B94">
      <w:pPr>
        <w:pStyle w:val="EndNoteBibliography"/>
        <w:ind w:left="720" w:hanging="720"/>
      </w:pPr>
      <w:r w:rsidRPr="00372B94">
        <w:t xml:space="preserve">Hudson RR, Kaplan NL. 1995. Deleterious background selection with recombination. </w:t>
      </w:r>
      <w:r w:rsidRPr="00372B94">
        <w:rPr>
          <w:i/>
        </w:rPr>
        <w:t>Genetics</w:t>
      </w:r>
      <w:r w:rsidRPr="00372B94">
        <w:t>. 141:1605-1617.</w:t>
      </w:r>
    </w:p>
    <w:p w14:paraId="06E723DE" w14:textId="77777777" w:rsidR="00372B94" w:rsidRPr="00372B94" w:rsidRDefault="00372B94" w:rsidP="00372B94">
      <w:pPr>
        <w:pStyle w:val="EndNoteBibliography"/>
        <w:spacing w:after="0"/>
      </w:pPr>
    </w:p>
    <w:p w14:paraId="147E12D8" w14:textId="77777777" w:rsidR="00372B94" w:rsidRPr="00372B94" w:rsidRDefault="00372B94" w:rsidP="00372B94">
      <w:pPr>
        <w:pStyle w:val="EndNoteBibliography"/>
        <w:ind w:left="720" w:hanging="720"/>
      </w:pPr>
      <w:r w:rsidRPr="00372B94">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420EF397" w14:textId="77777777" w:rsidR="00372B94" w:rsidRPr="00372B94" w:rsidRDefault="00372B94" w:rsidP="00372B94">
      <w:pPr>
        <w:pStyle w:val="EndNoteBibliography"/>
        <w:spacing w:after="0"/>
      </w:pPr>
    </w:p>
    <w:p w14:paraId="22A56677" w14:textId="77777777" w:rsidR="00372B94" w:rsidRPr="00372B94" w:rsidRDefault="00372B94" w:rsidP="00372B94">
      <w:pPr>
        <w:pStyle w:val="EndNoteBibliography"/>
        <w:ind w:left="720" w:hanging="720"/>
      </w:pPr>
      <w:r w:rsidRPr="00372B94">
        <w:t xml:space="preserve">Jackman SD, Vandervalk BP, Mohamadi H, Chu J, Yeo S, Hammond SA, Jahesh G, Khan H, Coombe L, Warren RL, et al. 2017. ABySS 2.0: resource-efficient assembly of large genomes using a Bloom filter. </w:t>
      </w:r>
      <w:r w:rsidRPr="00372B94">
        <w:rPr>
          <w:i/>
        </w:rPr>
        <w:t>Genome Res</w:t>
      </w:r>
      <w:r w:rsidRPr="00372B94">
        <w:t>. 27:768-777.</w:t>
      </w:r>
    </w:p>
    <w:p w14:paraId="6D09B0D4" w14:textId="77777777" w:rsidR="00372B94" w:rsidRPr="00372B94" w:rsidRDefault="00372B94" w:rsidP="00372B94">
      <w:pPr>
        <w:pStyle w:val="EndNoteBibliography"/>
        <w:spacing w:after="0"/>
      </w:pPr>
    </w:p>
    <w:p w14:paraId="331C375A" w14:textId="77777777" w:rsidR="00372B94" w:rsidRPr="00372B94" w:rsidRDefault="00372B94" w:rsidP="00372B94">
      <w:pPr>
        <w:pStyle w:val="EndNoteBibliography"/>
        <w:ind w:left="720" w:hanging="720"/>
      </w:pPr>
      <w:r w:rsidRPr="00372B94">
        <w:t xml:space="preserve">Jarvis ED, Mirarab S, Aberer AJ, Li B, Houde P, Li C, Ho SY, Faircloth BC, Nabholz B, Howard JT, et al. 2014. Whole-genome analyses resolve early branches in the tree of life of modern birds. </w:t>
      </w:r>
      <w:r w:rsidRPr="00372B94">
        <w:rPr>
          <w:i/>
        </w:rPr>
        <w:t>Science</w:t>
      </w:r>
      <w:r w:rsidRPr="00372B94">
        <w:t>. 346:1320-1331.</w:t>
      </w:r>
    </w:p>
    <w:p w14:paraId="57AF4F2E" w14:textId="77777777" w:rsidR="00372B94" w:rsidRPr="00372B94" w:rsidRDefault="00372B94" w:rsidP="00372B94">
      <w:pPr>
        <w:pStyle w:val="EndNoteBibliography"/>
        <w:spacing w:after="0"/>
      </w:pPr>
    </w:p>
    <w:p w14:paraId="0ADFFD64" w14:textId="77777777" w:rsidR="00372B94" w:rsidRPr="00372B94" w:rsidRDefault="00372B94" w:rsidP="00372B94">
      <w:pPr>
        <w:pStyle w:val="EndNoteBibliography"/>
        <w:ind w:left="720" w:hanging="720"/>
      </w:pPr>
      <w:r w:rsidRPr="00372B94">
        <w:t xml:space="preserve">Jensen-Seaman MI, Furey TS, Payseur BA, Lu Y, Roskin KM, Chen CF, Thomas MA, Haussler D, Jacob HJ. 2004. Comparative recombination rates in the rat, mouse, and human genomes. </w:t>
      </w:r>
      <w:r w:rsidRPr="00372B94">
        <w:rPr>
          <w:i/>
        </w:rPr>
        <w:t>Genome Res</w:t>
      </w:r>
      <w:r w:rsidRPr="00372B94">
        <w:t>. 14:528-538.</w:t>
      </w:r>
    </w:p>
    <w:p w14:paraId="3AE947DD" w14:textId="77777777" w:rsidR="00372B94" w:rsidRPr="00372B94" w:rsidRDefault="00372B94" w:rsidP="00372B94">
      <w:pPr>
        <w:pStyle w:val="EndNoteBibliography"/>
        <w:spacing w:after="0"/>
      </w:pPr>
    </w:p>
    <w:p w14:paraId="3CB825B9" w14:textId="77777777" w:rsidR="00372B94" w:rsidRPr="00372B94" w:rsidRDefault="00372B94" w:rsidP="00372B94">
      <w:pPr>
        <w:pStyle w:val="EndNoteBibliography"/>
        <w:ind w:left="720" w:hanging="720"/>
      </w:pPr>
      <w:r w:rsidRPr="00372B94">
        <w:t xml:space="preserve">Jones MR, Mills LS, Alves PC, Callahan CM, Alves JM, Lafferty DJR, Jiggins FM, Jensen JD, Melo-Ferreira J, Good JM. 2018. Adaptive introgression underlies polymorphic seasonal camouflage in snowshoe hares. </w:t>
      </w:r>
      <w:r w:rsidRPr="00372B94">
        <w:rPr>
          <w:i/>
        </w:rPr>
        <w:t>Science</w:t>
      </w:r>
      <w:r w:rsidRPr="00372B94">
        <w:t>. 360:1355-1358.</w:t>
      </w:r>
    </w:p>
    <w:p w14:paraId="393F1523" w14:textId="77777777" w:rsidR="00372B94" w:rsidRPr="00372B94" w:rsidRDefault="00372B94" w:rsidP="00372B94">
      <w:pPr>
        <w:pStyle w:val="EndNoteBibliography"/>
        <w:spacing w:after="0"/>
      </w:pPr>
    </w:p>
    <w:p w14:paraId="7C3D136B" w14:textId="77777777" w:rsidR="00372B94" w:rsidRPr="00372B94" w:rsidRDefault="00372B94" w:rsidP="00372B94">
      <w:pPr>
        <w:pStyle w:val="EndNoteBibliography"/>
        <w:ind w:left="720" w:hanging="720"/>
      </w:pPr>
      <w:r w:rsidRPr="00372B94">
        <w:t xml:space="preserve">Junier T, Zdobnov EM. 2010. The Newick utilities: high-throughput phylogenetic tree processing in the UNIX shell. </w:t>
      </w:r>
      <w:r w:rsidRPr="00372B94">
        <w:rPr>
          <w:i/>
        </w:rPr>
        <w:t>Bioinformatics</w:t>
      </w:r>
      <w:r w:rsidRPr="00372B94">
        <w:t>. 26:1669-1670.</w:t>
      </w:r>
    </w:p>
    <w:p w14:paraId="1154D874" w14:textId="77777777" w:rsidR="00372B94" w:rsidRPr="00372B94" w:rsidRDefault="00372B94" w:rsidP="00372B94">
      <w:pPr>
        <w:pStyle w:val="EndNoteBibliography"/>
        <w:spacing w:after="0"/>
      </w:pPr>
    </w:p>
    <w:p w14:paraId="52236522" w14:textId="77777777" w:rsidR="00372B94" w:rsidRPr="00372B94" w:rsidRDefault="00372B94" w:rsidP="00372B94">
      <w:pPr>
        <w:pStyle w:val="EndNoteBibliography"/>
        <w:ind w:left="720" w:hanging="720"/>
      </w:pPr>
      <w:r w:rsidRPr="00372B94">
        <w:t xml:space="preserve">Kalyaanamoorthy S, Minh BQ, Wong TKF, von Haeseler A, Jermiin LS. 2017. ModelFinder: fast model selection for accurate phylogenetic estimates. </w:t>
      </w:r>
      <w:r w:rsidRPr="00372B94">
        <w:rPr>
          <w:i/>
        </w:rPr>
        <w:t>Nat Methods</w:t>
      </w:r>
      <w:r w:rsidRPr="00372B94">
        <w:t>. 14:587-589.</w:t>
      </w:r>
    </w:p>
    <w:p w14:paraId="13F4AB15" w14:textId="77777777" w:rsidR="00372B94" w:rsidRPr="00372B94" w:rsidRDefault="00372B94" w:rsidP="00372B94">
      <w:pPr>
        <w:pStyle w:val="EndNoteBibliography"/>
        <w:spacing w:after="0"/>
      </w:pPr>
    </w:p>
    <w:p w14:paraId="78784471" w14:textId="77777777" w:rsidR="00372B94" w:rsidRPr="00372B94" w:rsidRDefault="00372B94" w:rsidP="00372B94">
      <w:pPr>
        <w:pStyle w:val="EndNoteBibliography"/>
        <w:ind w:left="720" w:hanging="720"/>
      </w:pPr>
      <w:r w:rsidRPr="00372B94">
        <w:t xml:space="preserve">Kaplan NL, Hudson RR, Langley CH. 1989. The "hitchhiking effect" revisited. </w:t>
      </w:r>
      <w:r w:rsidRPr="00372B94">
        <w:rPr>
          <w:i/>
        </w:rPr>
        <w:t>Genetics</w:t>
      </w:r>
      <w:r w:rsidRPr="00372B94">
        <w:t>. 123:887-899.</w:t>
      </w:r>
    </w:p>
    <w:p w14:paraId="013D3B5F" w14:textId="77777777" w:rsidR="00372B94" w:rsidRPr="00372B94" w:rsidRDefault="00372B94" w:rsidP="00372B94">
      <w:pPr>
        <w:pStyle w:val="EndNoteBibliography"/>
        <w:spacing w:after="0"/>
      </w:pPr>
    </w:p>
    <w:p w14:paraId="233522D2" w14:textId="77777777" w:rsidR="00372B94" w:rsidRPr="00372B94" w:rsidRDefault="00372B94" w:rsidP="00372B94">
      <w:pPr>
        <w:pStyle w:val="EndNoteBibliography"/>
        <w:ind w:left="720" w:hanging="720"/>
      </w:pPr>
      <w:r w:rsidRPr="00372B94">
        <w:t xml:space="preserve">Kartje ME, Jing P, Payseur BA. 2020. Weak Correlation between Nucleotide Variation and Recombination Rate across the House Mouse Genome. </w:t>
      </w:r>
      <w:r w:rsidRPr="00372B94">
        <w:rPr>
          <w:i/>
        </w:rPr>
        <w:t>Genome Biol Evol</w:t>
      </w:r>
      <w:r w:rsidRPr="00372B94">
        <w:t>. 12:293-299.</w:t>
      </w:r>
    </w:p>
    <w:p w14:paraId="4A8F7694" w14:textId="77777777" w:rsidR="00372B94" w:rsidRPr="00372B94" w:rsidRDefault="00372B94" w:rsidP="00372B94">
      <w:pPr>
        <w:pStyle w:val="EndNoteBibliography"/>
        <w:spacing w:after="0"/>
      </w:pPr>
    </w:p>
    <w:p w14:paraId="1EDD4F6C" w14:textId="77777777" w:rsidR="00372B94" w:rsidRPr="00372B94" w:rsidRDefault="00372B94" w:rsidP="00372B94">
      <w:pPr>
        <w:pStyle w:val="EndNoteBibliography"/>
        <w:ind w:left="720" w:hanging="720"/>
      </w:pPr>
      <w:r w:rsidRPr="00372B94">
        <w:lastRenderedPageBreak/>
        <w:t xml:space="preserve">Katoh K, Standley DM. 2013. MAFFT multiple sequence alignment software version 7: improvements in performance and usability. </w:t>
      </w:r>
      <w:r w:rsidRPr="00372B94">
        <w:rPr>
          <w:i/>
        </w:rPr>
        <w:t>Mol Biol Evol</w:t>
      </w:r>
      <w:r w:rsidRPr="00372B94">
        <w:t>. 30:772-780.</w:t>
      </w:r>
    </w:p>
    <w:p w14:paraId="4EA154C8" w14:textId="77777777" w:rsidR="00372B94" w:rsidRPr="00372B94" w:rsidRDefault="00372B94" w:rsidP="00372B94">
      <w:pPr>
        <w:pStyle w:val="EndNoteBibliography"/>
        <w:spacing w:after="0"/>
      </w:pPr>
    </w:p>
    <w:p w14:paraId="3C40D6B9" w14:textId="77777777" w:rsidR="00372B94" w:rsidRPr="00372B94" w:rsidRDefault="00372B94" w:rsidP="00372B94">
      <w:pPr>
        <w:pStyle w:val="EndNoteBibliography"/>
        <w:ind w:left="720" w:hanging="720"/>
      </w:pPr>
      <w:r w:rsidRPr="00372B94">
        <w:t xml:space="preserve">Katzman S, Kern AD, Bejerano G, Fewell G, Fulton L, Wilson RK, Salama SR, Haussler D. 2007. Human genome ultraconserved elements are ultraselected. </w:t>
      </w:r>
      <w:r w:rsidRPr="00372B94">
        <w:rPr>
          <w:i/>
        </w:rPr>
        <w:t>Science</w:t>
      </w:r>
      <w:r w:rsidRPr="00372B94">
        <w:t>. 317:915.</w:t>
      </w:r>
    </w:p>
    <w:p w14:paraId="5572CBCE" w14:textId="77777777" w:rsidR="00372B94" w:rsidRPr="00372B94" w:rsidRDefault="00372B94" w:rsidP="00372B94">
      <w:pPr>
        <w:pStyle w:val="EndNoteBibliography"/>
        <w:spacing w:after="0"/>
      </w:pPr>
    </w:p>
    <w:p w14:paraId="46FC4F9E" w14:textId="77777777" w:rsidR="00372B94" w:rsidRPr="00372B94" w:rsidRDefault="00372B94" w:rsidP="00372B94">
      <w:pPr>
        <w:pStyle w:val="EndNoteBibliography"/>
        <w:ind w:left="720" w:hanging="720"/>
      </w:pPr>
      <w:r w:rsidRPr="00372B94">
        <w:t xml:space="preserve">Keane TM, Wong K, Adams DJ, Flint J, Reymond A, Yalcin B. 2014. Identification of structural variation in mouse genomes. </w:t>
      </w:r>
      <w:r w:rsidRPr="00372B94">
        <w:rPr>
          <w:i/>
        </w:rPr>
        <w:t>Front Genet</w:t>
      </w:r>
      <w:r w:rsidRPr="00372B94">
        <w:t>. 5:192.</w:t>
      </w:r>
    </w:p>
    <w:p w14:paraId="57E03BAD" w14:textId="77777777" w:rsidR="00372B94" w:rsidRPr="00372B94" w:rsidRDefault="00372B94" w:rsidP="00372B94">
      <w:pPr>
        <w:pStyle w:val="EndNoteBibliography"/>
        <w:spacing w:after="0"/>
      </w:pPr>
    </w:p>
    <w:p w14:paraId="5C587A2F" w14:textId="77777777" w:rsidR="00372B94" w:rsidRPr="00372B94" w:rsidRDefault="00372B94" w:rsidP="00372B94">
      <w:pPr>
        <w:pStyle w:val="EndNoteBibliography"/>
        <w:ind w:left="720" w:hanging="720"/>
      </w:pPr>
      <w:r w:rsidRPr="00372B94">
        <w:t xml:space="preserve">Kong A, Gudbjartsson DF, Sainz J, Jonsdottir GM, Gudjonsson SA, Richardsson B, Sigurdardottir S, Barnard J, Hallbeck B, Masson G, et al. 2002. A high-resolution recombination map of the human genome. </w:t>
      </w:r>
      <w:r w:rsidRPr="00372B94">
        <w:rPr>
          <w:i/>
        </w:rPr>
        <w:t>Nat Genet</w:t>
      </w:r>
      <w:r w:rsidRPr="00372B94">
        <w:t>. 31:241-247.</w:t>
      </w:r>
    </w:p>
    <w:p w14:paraId="3FA8D6B9" w14:textId="77777777" w:rsidR="00372B94" w:rsidRPr="00372B94" w:rsidRDefault="00372B94" w:rsidP="00372B94">
      <w:pPr>
        <w:pStyle w:val="EndNoteBibliography"/>
        <w:spacing w:after="0"/>
      </w:pPr>
    </w:p>
    <w:p w14:paraId="20CE1127" w14:textId="77777777" w:rsidR="00372B94" w:rsidRPr="00372B94" w:rsidRDefault="00372B94" w:rsidP="00372B94">
      <w:pPr>
        <w:pStyle w:val="EndNoteBibliography"/>
        <w:ind w:left="720" w:hanging="720"/>
      </w:pPr>
      <w:r w:rsidRPr="00372B94">
        <w:t xml:space="preserve">Kowalczyk A, Meyer WK, Partha R, Mao W, Clark NL, Chikina M. 2019. RERconverge: an R package for associating evolutionary rates with convergent traits. </w:t>
      </w:r>
      <w:r w:rsidRPr="00372B94">
        <w:rPr>
          <w:i/>
        </w:rPr>
        <w:t>Bioinformatics</w:t>
      </w:r>
      <w:r w:rsidRPr="00372B94">
        <w:t>. 35:4815-4817.</w:t>
      </w:r>
    </w:p>
    <w:p w14:paraId="467A50FE" w14:textId="77777777" w:rsidR="00372B94" w:rsidRPr="00372B94" w:rsidRDefault="00372B94" w:rsidP="00372B94">
      <w:pPr>
        <w:pStyle w:val="EndNoteBibliography"/>
        <w:spacing w:after="0"/>
      </w:pPr>
    </w:p>
    <w:p w14:paraId="6B82958A" w14:textId="77777777" w:rsidR="00372B94" w:rsidRPr="00372B94" w:rsidRDefault="00372B94" w:rsidP="00372B94">
      <w:pPr>
        <w:pStyle w:val="EndNoteBibliography"/>
        <w:ind w:left="720" w:hanging="720"/>
      </w:pPr>
      <w:r w:rsidRPr="00372B94">
        <w:t xml:space="preserve">Kulathinal RJ, Stevison LS, Noor MA. 2009. The genomics of speciation in Drosophila: diversity, divergence, and introgression estimated using low-coverage genome sequencing. </w:t>
      </w:r>
      <w:r w:rsidRPr="00372B94">
        <w:rPr>
          <w:i/>
        </w:rPr>
        <w:t>PLoS Genet</w:t>
      </w:r>
      <w:r w:rsidRPr="00372B94">
        <w:t>. 5:e1000550.</w:t>
      </w:r>
    </w:p>
    <w:p w14:paraId="6EA436BF" w14:textId="77777777" w:rsidR="00372B94" w:rsidRPr="00372B94" w:rsidRDefault="00372B94" w:rsidP="00372B94">
      <w:pPr>
        <w:pStyle w:val="EndNoteBibliography"/>
        <w:spacing w:after="0"/>
      </w:pPr>
    </w:p>
    <w:p w14:paraId="0C693304" w14:textId="77777777" w:rsidR="00372B94" w:rsidRPr="00372B94" w:rsidRDefault="00372B94" w:rsidP="00372B94">
      <w:pPr>
        <w:pStyle w:val="EndNoteBibliography"/>
        <w:ind w:left="720" w:hanging="720"/>
      </w:pPr>
      <w:r w:rsidRPr="00372B94">
        <w:t xml:space="preserve">Kumon T, Ma J, Akins RB, Stefanik D, Nordgren CE, Kim J, Levine MT, Lampson MA. 2021. Parallel pathways for recruiting effector proteins determine centromere drive and suppression. </w:t>
      </w:r>
      <w:r w:rsidRPr="00372B94">
        <w:rPr>
          <w:i/>
        </w:rPr>
        <w:t>Cell</w:t>
      </w:r>
      <w:r w:rsidRPr="00372B94">
        <w:t>. 184:4904-4918 e4911.</w:t>
      </w:r>
    </w:p>
    <w:p w14:paraId="5F7038EA" w14:textId="77777777" w:rsidR="00372B94" w:rsidRPr="00372B94" w:rsidRDefault="00372B94" w:rsidP="00372B94">
      <w:pPr>
        <w:pStyle w:val="EndNoteBibliography"/>
        <w:spacing w:after="0"/>
      </w:pPr>
    </w:p>
    <w:p w14:paraId="695E8C3A" w14:textId="7A92B189" w:rsidR="00372B94" w:rsidRPr="00372B94" w:rsidRDefault="00372B94" w:rsidP="00372B94">
      <w:pPr>
        <w:pStyle w:val="EndNoteBibliography"/>
        <w:ind w:left="720" w:hanging="720"/>
      </w:pPr>
      <w:r w:rsidRPr="00372B94">
        <w:t xml:space="preserve">Calculating and interpreting gene- and site-concordance factors in phylogenomics [Internet]. The Lanfear Lab @ ANU2018 September 20, 2021]. Available from: </w:t>
      </w:r>
      <w:hyperlink r:id="rId24" w:history="1">
        <w:r w:rsidRPr="00372B94">
          <w:rPr>
            <w:rStyle w:val="Hyperlink"/>
          </w:rPr>
          <w:t>http://www.robertlanfear.com/blog/files/concordance_factors.html</w:t>
        </w:r>
      </w:hyperlink>
    </w:p>
    <w:p w14:paraId="2352D095" w14:textId="77777777" w:rsidR="00372B94" w:rsidRPr="00372B94" w:rsidRDefault="00372B94" w:rsidP="00372B94">
      <w:pPr>
        <w:pStyle w:val="EndNoteBibliography"/>
        <w:spacing w:after="0"/>
      </w:pPr>
    </w:p>
    <w:p w14:paraId="4A13E63E" w14:textId="77777777" w:rsidR="00372B94" w:rsidRPr="00372B94" w:rsidRDefault="00372B94" w:rsidP="00372B94">
      <w:pPr>
        <w:pStyle w:val="EndNoteBibliography"/>
        <w:ind w:left="720" w:hanging="720"/>
      </w:pPr>
      <w:r w:rsidRPr="00372B94">
        <w:t xml:space="preserve">Lecompte E, Aplin K, Denys C, Catzeflis F, Chades M, Chevret P. 2008. Phylogeny and biogeography of African Murinae based on mitochondrial and nuclear gene sequences, with a new tribal classification of the subfamily. </w:t>
      </w:r>
      <w:r w:rsidRPr="00372B94">
        <w:rPr>
          <w:i/>
        </w:rPr>
        <w:t>BMC Evol Biol</w:t>
      </w:r>
      <w:r w:rsidRPr="00372B94">
        <w:t>. 8:199.</w:t>
      </w:r>
    </w:p>
    <w:p w14:paraId="2E8F9B1B" w14:textId="77777777" w:rsidR="00372B94" w:rsidRPr="00372B94" w:rsidRDefault="00372B94" w:rsidP="00372B94">
      <w:pPr>
        <w:pStyle w:val="EndNoteBibliography"/>
        <w:spacing w:after="0"/>
      </w:pPr>
    </w:p>
    <w:p w14:paraId="69BDF5DD" w14:textId="77777777" w:rsidR="00372B94" w:rsidRPr="00372B94" w:rsidRDefault="00372B94" w:rsidP="00372B94">
      <w:pPr>
        <w:pStyle w:val="EndNoteBibliography"/>
        <w:ind w:left="720" w:hanging="720"/>
      </w:pPr>
      <w:r w:rsidRPr="00372B94">
        <w:t xml:space="preserve">Lewontin RC, Birch LC. 1966. Hybridization as a Source of Variation for Adaptation to New Environments. </w:t>
      </w:r>
      <w:r w:rsidRPr="00372B94">
        <w:rPr>
          <w:i/>
        </w:rPr>
        <w:t>Evolution</w:t>
      </w:r>
      <w:r w:rsidRPr="00372B94">
        <w:t>. 20:315-336.</w:t>
      </w:r>
    </w:p>
    <w:p w14:paraId="60470801" w14:textId="77777777" w:rsidR="00372B94" w:rsidRPr="00372B94" w:rsidRDefault="00372B94" w:rsidP="00372B94">
      <w:pPr>
        <w:pStyle w:val="EndNoteBibliography"/>
        <w:spacing w:after="0"/>
      </w:pPr>
    </w:p>
    <w:p w14:paraId="626E8B87" w14:textId="77777777" w:rsidR="00372B94" w:rsidRPr="00372B94" w:rsidRDefault="00372B94" w:rsidP="00372B94">
      <w:pPr>
        <w:pStyle w:val="EndNoteBibliography"/>
        <w:ind w:left="720" w:hanging="720"/>
      </w:pPr>
      <w:r w:rsidRPr="00372B94">
        <w:t xml:space="preserve">Li H. 2013. Aligning sequence reads, clone sequences and assembly contigs with BWA-MEM. </w:t>
      </w:r>
      <w:r w:rsidRPr="00372B94">
        <w:rPr>
          <w:i/>
        </w:rPr>
        <w:t>arXiv preprint arXiv:1303.3997</w:t>
      </w:r>
      <w:r w:rsidRPr="00372B94">
        <w:t>.</w:t>
      </w:r>
    </w:p>
    <w:p w14:paraId="7D1E8E08" w14:textId="77777777" w:rsidR="00372B94" w:rsidRPr="00372B94" w:rsidRDefault="00372B94" w:rsidP="00372B94">
      <w:pPr>
        <w:pStyle w:val="EndNoteBibliography"/>
        <w:spacing w:after="0"/>
      </w:pPr>
    </w:p>
    <w:p w14:paraId="4350F970" w14:textId="77777777" w:rsidR="00372B94" w:rsidRPr="00372B94" w:rsidRDefault="00372B94" w:rsidP="00372B94">
      <w:pPr>
        <w:pStyle w:val="EndNoteBibliography"/>
        <w:ind w:left="720" w:hanging="720"/>
      </w:pPr>
      <w:r w:rsidRPr="00372B94">
        <w:t xml:space="preserve">Li H. 2018. Minimap2: pairwise alignment for nucleotide sequences. </w:t>
      </w:r>
      <w:r w:rsidRPr="00372B94">
        <w:rPr>
          <w:i/>
        </w:rPr>
        <w:t>Bioinformatics</w:t>
      </w:r>
      <w:r w:rsidRPr="00372B94">
        <w:t>. 34:3094-3100.</w:t>
      </w:r>
    </w:p>
    <w:p w14:paraId="46EE89F8" w14:textId="77777777" w:rsidR="00372B94" w:rsidRPr="00372B94" w:rsidRDefault="00372B94" w:rsidP="00372B94">
      <w:pPr>
        <w:pStyle w:val="EndNoteBibliography"/>
        <w:spacing w:after="0"/>
      </w:pPr>
    </w:p>
    <w:p w14:paraId="6DDA37DF" w14:textId="77777777" w:rsidR="00372B94" w:rsidRPr="00372B94" w:rsidRDefault="00372B94" w:rsidP="00372B94">
      <w:pPr>
        <w:pStyle w:val="EndNoteBibliography"/>
        <w:ind w:left="720" w:hanging="720"/>
      </w:pPr>
      <w:r w:rsidRPr="00372B94">
        <w:lastRenderedPageBreak/>
        <w:t xml:space="preserve">Liu X, Wei F, Li M, Jiang X, Feng Z, Hu J. 2004. Molecular phylogeny and taxonomy of wood mice (genus Apodemus Kaup, 1829) based on complete mtDNA cytochrome b sequences, with emphasis on Chinese species. </w:t>
      </w:r>
      <w:r w:rsidRPr="00372B94">
        <w:rPr>
          <w:i/>
        </w:rPr>
        <w:t>Mol Phylogenet Evol</w:t>
      </w:r>
      <w:r w:rsidRPr="00372B94">
        <w:t>. 33:1-15.</w:t>
      </w:r>
    </w:p>
    <w:p w14:paraId="4000FD8B" w14:textId="77777777" w:rsidR="00372B94" w:rsidRPr="00372B94" w:rsidRDefault="00372B94" w:rsidP="00372B94">
      <w:pPr>
        <w:pStyle w:val="EndNoteBibliography"/>
        <w:spacing w:after="0"/>
      </w:pPr>
    </w:p>
    <w:p w14:paraId="02CF91D0" w14:textId="77777777" w:rsidR="00372B94" w:rsidRPr="00372B94" w:rsidRDefault="00372B94" w:rsidP="00372B94">
      <w:pPr>
        <w:pStyle w:val="EndNoteBibliography"/>
        <w:ind w:left="720" w:hanging="720"/>
      </w:pPr>
      <w:r w:rsidRPr="00372B94">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372B94">
        <w:rPr>
          <w:i/>
        </w:rPr>
        <w:t>Syst Biol</w:t>
      </w:r>
      <w:r w:rsidRPr="00372B94">
        <w:t>. 70:786-802.</w:t>
      </w:r>
    </w:p>
    <w:p w14:paraId="1F369C36" w14:textId="77777777" w:rsidR="00372B94" w:rsidRPr="00372B94" w:rsidRDefault="00372B94" w:rsidP="00372B94">
      <w:pPr>
        <w:pStyle w:val="EndNoteBibliography"/>
        <w:spacing w:after="0"/>
      </w:pPr>
    </w:p>
    <w:p w14:paraId="3FCF59C0" w14:textId="77777777" w:rsidR="00372B94" w:rsidRPr="00372B94" w:rsidRDefault="00372B94" w:rsidP="00372B94">
      <w:pPr>
        <w:pStyle w:val="EndNoteBibliography"/>
        <w:ind w:left="720" w:hanging="720"/>
      </w:pPr>
      <w:r w:rsidRPr="00372B94">
        <w:t xml:space="preserve">Lundrigan BL, Jansa SA, Tucker PK. 2002. Phylogenetic relationships in the genus mus, based on paternally, maternally, and biparentally inherited characters. </w:t>
      </w:r>
      <w:r w:rsidRPr="00372B94">
        <w:rPr>
          <w:i/>
        </w:rPr>
        <w:t>Syst Biol</w:t>
      </w:r>
      <w:r w:rsidRPr="00372B94">
        <w:t>. 51:410-431.</w:t>
      </w:r>
    </w:p>
    <w:p w14:paraId="3E358151" w14:textId="77777777" w:rsidR="00372B94" w:rsidRPr="00372B94" w:rsidRDefault="00372B94" w:rsidP="00372B94">
      <w:pPr>
        <w:pStyle w:val="EndNoteBibliography"/>
        <w:spacing w:after="0"/>
      </w:pPr>
    </w:p>
    <w:p w14:paraId="0840B77F" w14:textId="77777777" w:rsidR="00372B94" w:rsidRPr="00372B94" w:rsidRDefault="00372B94" w:rsidP="00372B94">
      <w:pPr>
        <w:pStyle w:val="EndNoteBibliography"/>
        <w:ind w:left="720" w:hanging="720"/>
      </w:pPr>
      <w:r w:rsidRPr="00372B94">
        <w:t xml:space="preserve">Maddison WP. 1997. Gene Trees in Species Trees. </w:t>
      </w:r>
      <w:r w:rsidRPr="00372B94">
        <w:rPr>
          <w:i/>
        </w:rPr>
        <w:t>Systematic Biology</w:t>
      </w:r>
      <w:r w:rsidRPr="00372B94">
        <w:t>. 46:523-536.</w:t>
      </w:r>
    </w:p>
    <w:p w14:paraId="73C5B452" w14:textId="77777777" w:rsidR="00372B94" w:rsidRPr="00372B94" w:rsidRDefault="00372B94" w:rsidP="00372B94">
      <w:pPr>
        <w:pStyle w:val="EndNoteBibliography"/>
        <w:spacing w:after="0"/>
      </w:pPr>
    </w:p>
    <w:p w14:paraId="59F8363B" w14:textId="77777777" w:rsidR="00372B94" w:rsidRPr="00372B94" w:rsidRDefault="00372B94" w:rsidP="00372B94">
      <w:pPr>
        <w:pStyle w:val="EndNoteBibliography"/>
        <w:ind w:left="720" w:hanging="720"/>
      </w:pPr>
      <w:r w:rsidRPr="00372B94">
        <w:t xml:space="preserve">Martin Y, Gerlach G, Schlotterer C, Meyer A. 2000. Molecular phylogeny of European muroid rodents based on complete cytochrome b sequences. </w:t>
      </w:r>
      <w:r w:rsidRPr="00372B94">
        <w:rPr>
          <w:i/>
        </w:rPr>
        <w:t>Mol Phylogenet Evol</w:t>
      </w:r>
      <w:r w:rsidRPr="00372B94">
        <w:t>. 16:37-47.</w:t>
      </w:r>
    </w:p>
    <w:p w14:paraId="5BC20DC7" w14:textId="77777777" w:rsidR="00372B94" w:rsidRPr="00372B94" w:rsidRDefault="00372B94" w:rsidP="00372B94">
      <w:pPr>
        <w:pStyle w:val="EndNoteBibliography"/>
        <w:spacing w:after="0"/>
      </w:pPr>
    </w:p>
    <w:p w14:paraId="3A8D33B6" w14:textId="77777777" w:rsidR="00372B94" w:rsidRPr="00372B94" w:rsidRDefault="00372B94" w:rsidP="00372B94">
      <w:pPr>
        <w:pStyle w:val="EndNoteBibliography"/>
        <w:ind w:left="720" w:hanging="720"/>
      </w:pPr>
      <w:r w:rsidRPr="00372B94">
        <w:t xml:space="preserve">McKenzie PF, Eaton DAR. 2020. The Multispecies Coalescent in Space and Time. </w:t>
      </w:r>
      <w:r w:rsidRPr="00372B94">
        <w:rPr>
          <w:i/>
        </w:rPr>
        <w:t>bioRxiv</w:t>
      </w:r>
      <w:r w:rsidRPr="00372B94">
        <w:t>.2020.2008.2002.233395.</w:t>
      </w:r>
    </w:p>
    <w:p w14:paraId="2F28561A" w14:textId="77777777" w:rsidR="00372B94" w:rsidRPr="00372B94" w:rsidRDefault="00372B94" w:rsidP="00372B94">
      <w:pPr>
        <w:pStyle w:val="EndNoteBibliography"/>
        <w:spacing w:after="0"/>
      </w:pPr>
    </w:p>
    <w:p w14:paraId="6537C51C" w14:textId="77777777" w:rsidR="00372B94" w:rsidRPr="00372B94" w:rsidRDefault="00372B94" w:rsidP="00372B94">
      <w:pPr>
        <w:pStyle w:val="EndNoteBibliography"/>
        <w:ind w:left="720" w:hanging="720"/>
      </w:pPr>
      <w:r w:rsidRPr="00372B94">
        <w:t xml:space="preserve">Mendes FK, Fuentes-Gonzalez JA, Schraiber JG, Hahn MW. 2018. A multispecies coalescent model for quantitative traits. </w:t>
      </w:r>
      <w:r w:rsidRPr="00372B94">
        <w:rPr>
          <w:i/>
        </w:rPr>
        <w:t>Elife</w:t>
      </w:r>
      <w:r w:rsidRPr="00372B94">
        <w:t>. 7:e36482.</w:t>
      </w:r>
    </w:p>
    <w:p w14:paraId="1DA7EF8F" w14:textId="77777777" w:rsidR="00372B94" w:rsidRPr="00372B94" w:rsidRDefault="00372B94" w:rsidP="00372B94">
      <w:pPr>
        <w:pStyle w:val="EndNoteBibliography"/>
        <w:spacing w:after="0"/>
      </w:pPr>
    </w:p>
    <w:p w14:paraId="62765BA2" w14:textId="77777777" w:rsidR="00372B94" w:rsidRPr="00372B94" w:rsidRDefault="00372B94" w:rsidP="00372B94">
      <w:pPr>
        <w:pStyle w:val="EndNoteBibliography"/>
        <w:ind w:left="720" w:hanging="720"/>
      </w:pPr>
      <w:r w:rsidRPr="00372B94">
        <w:t xml:space="preserve">Mendes FK, Hahn MW. 2016. Gene Tree Discordance Causes Apparent Substitution Rate Variation. </w:t>
      </w:r>
      <w:r w:rsidRPr="00372B94">
        <w:rPr>
          <w:i/>
        </w:rPr>
        <w:t>Syst Biol</w:t>
      </w:r>
      <w:r w:rsidRPr="00372B94">
        <w:t>. 65:711-721.</w:t>
      </w:r>
    </w:p>
    <w:p w14:paraId="1129D7D6" w14:textId="77777777" w:rsidR="00372B94" w:rsidRPr="00372B94" w:rsidRDefault="00372B94" w:rsidP="00372B94">
      <w:pPr>
        <w:pStyle w:val="EndNoteBibliography"/>
        <w:spacing w:after="0"/>
      </w:pPr>
    </w:p>
    <w:p w14:paraId="66B58FCE" w14:textId="77777777" w:rsidR="00372B94" w:rsidRPr="00372B94" w:rsidRDefault="00372B94" w:rsidP="00372B94">
      <w:pPr>
        <w:pStyle w:val="EndNoteBibliography"/>
        <w:ind w:left="720" w:hanging="720"/>
      </w:pPr>
      <w:r w:rsidRPr="00372B94">
        <w:t xml:space="preserve">Mendes FK, Hahn Y, Hahn MW. 2016. Gene Tree Discordance Can Generate Patterns of Diminishing Convergence over Time. </w:t>
      </w:r>
      <w:r w:rsidRPr="00372B94">
        <w:rPr>
          <w:i/>
        </w:rPr>
        <w:t>Mol Biol Evol</w:t>
      </w:r>
      <w:r w:rsidRPr="00372B94">
        <w:t>. 33:3299-3307.</w:t>
      </w:r>
    </w:p>
    <w:p w14:paraId="5C41666D" w14:textId="77777777" w:rsidR="00372B94" w:rsidRPr="00372B94" w:rsidRDefault="00372B94" w:rsidP="00372B94">
      <w:pPr>
        <w:pStyle w:val="EndNoteBibliography"/>
        <w:spacing w:after="0"/>
      </w:pPr>
    </w:p>
    <w:p w14:paraId="2F337521" w14:textId="77777777" w:rsidR="00372B94" w:rsidRPr="00372B94" w:rsidRDefault="00372B94" w:rsidP="00372B94">
      <w:pPr>
        <w:pStyle w:val="EndNoteBibliography"/>
        <w:ind w:left="720" w:hanging="720"/>
      </w:pPr>
      <w:r w:rsidRPr="00372B94">
        <w:t xml:space="preserve">Mendes FK, Livera AP, Hahn MW. 2019. The perils of intralocus recombination for inferences of molecular convergence. </w:t>
      </w:r>
      <w:r w:rsidRPr="00372B94">
        <w:rPr>
          <w:i/>
        </w:rPr>
        <w:t>Philos Trans R Soc Lond B Biol Sci</w:t>
      </w:r>
      <w:r w:rsidRPr="00372B94">
        <w:t>. 374:20180244.</w:t>
      </w:r>
    </w:p>
    <w:p w14:paraId="6B931DF0" w14:textId="77777777" w:rsidR="00372B94" w:rsidRPr="00372B94" w:rsidRDefault="00372B94" w:rsidP="00372B94">
      <w:pPr>
        <w:pStyle w:val="EndNoteBibliography"/>
        <w:spacing w:after="0"/>
      </w:pPr>
    </w:p>
    <w:p w14:paraId="6949E26A" w14:textId="77777777" w:rsidR="00372B94" w:rsidRPr="00372B94" w:rsidRDefault="00372B94" w:rsidP="00372B94">
      <w:pPr>
        <w:pStyle w:val="EndNoteBibliography"/>
        <w:ind w:left="720" w:hanging="720"/>
      </w:pPr>
      <w:r w:rsidRPr="00372B94">
        <w:t xml:space="preserve">Minh BQ, Hahn MW, Lanfear R. 2020a. New Methods to Calculate Concordance Factors for Phylogenomic Datasets. </w:t>
      </w:r>
      <w:r w:rsidRPr="00372B94">
        <w:rPr>
          <w:i/>
        </w:rPr>
        <w:t>Mol Biol Evol</w:t>
      </w:r>
      <w:r w:rsidRPr="00372B94">
        <w:t>. 37:2727-2733.</w:t>
      </w:r>
    </w:p>
    <w:p w14:paraId="0E34DBA9" w14:textId="77777777" w:rsidR="00372B94" w:rsidRPr="00372B94" w:rsidRDefault="00372B94" w:rsidP="00372B94">
      <w:pPr>
        <w:pStyle w:val="EndNoteBibliography"/>
        <w:spacing w:after="0"/>
      </w:pPr>
    </w:p>
    <w:p w14:paraId="31560390" w14:textId="77777777" w:rsidR="00372B94" w:rsidRPr="00372B94" w:rsidRDefault="00372B94" w:rsidP="00372B94">
      <w:pPr>
        <w:pStyle w:val="EndNoteBibliography"/>
        <w:ind w:left="720" w:hanging="720"/>
      </w:pPr>
      <w:r w:rsidRPr="00372B94">
        <w:t xml:space="preserve">Minh BQ, Schmidt HA, Chernomor O, Schrempf D, Woodhams MD, von Haeseler A, Lanfear R. 2020b. IQ-TREE 2: New Models and Efficient Methods for Phylogenetic Inference in the Genomic Era. </w:t>
      </w:r>
      <w:r w:rsidRPr="00372B94">
        <w:rPr>
          <w:i/>
        </w:rPr>
        <w:t>Mol Biol Evol</w:t>
      </w:r>
      <w:r w:rsidRPr="00372B94">
        <w:t>. 37:1530-1534.</w:t>
      </w:r>
    </w:p>
    <w:p w14:paraId="0891A9EB" w14:textId="77777777" w:rsidR="00372B94" w:rsidRPr="00372B94" w:rsidRDefault="00372B94" w:rsidP="00372B94">
      <w:pPr>
        <w:pStyle w:val="EndNoteBibliography"/>
        <w:spacing w:after="0"/>
      </w:pPr>
    </w:p>
    <w:p w14:paraId="16447A3A" w14:textId="77777777" w:rsidR="00372B94" w:rsidRPr="00372B94" w:rsidRDefault="00372B94" w:rsidP="00372B94">
      <w:pPr>
        <w:pStyle w:val="EndNoteBibliography"/>
        <w:ind w:left="720" w:hanging="720"/>
      </w:pPr>
      <w:r w:rsidRPr="00372B94">
        <w:lastRenderedPageBreak/>
        <w:t xml:space="preserve">Mölder F, Jablonski KP, Letcher B, Hall MB, Tomkins-Tinch CH, Sochat V, Forster J, Lee S, Twardziok SO, Kanitz A, et al. 2021. Sustainable data analysis with Snakemake. </w:t>
      </w:r>
      <w:r w:rsidRPr="00372B94">
        <w:rPr>
          <w:i/>
        </w:rPr>
        <w:t>F1000Res</w:t>
      </w:r>
      <w:r w:rsidRPr="00372B94">
        <w:t>. 10:33.</w:t>
      </w:r>
    </w:p>
    <w:p w14:paraId="2F6F60B4" w14:textId="77777777" w:rsidR="00372B94" w:rsidRPr="00372B94" w:rsidRDefault="00372B94" w:rsidP="00372B94">
      <w:pPr>
        <w:pStyle w:val="EndNoteBibliography"/>
        <w:spacing w:after="0"/>
      </w:pPr>
    </w:p>
    <w:p w14:paraId="1A7C9B0A" w14:textId="77777777" w:rsidR="00372B94" w:rsidRPr="00372B94" w:rsidRDefault="00372B94" w:rsidP="00372B94">
      <w:pPr>
        <w:pStyle w:val="EndNoteBibliography"/>
        <w:ind w:left="720" w:hanging="720"/>
      </w:pPr>
      <w:r w:rsidRPr="00372B94">
        <w:t xml:space="preserve">Moore EC, Thomas GWC, Mortimer S, Kopania EEK, Hunnicutt KE, Clare-Salzler ZJ, Larson EL, Good JM. 2022. The Evolution of Widespread Recombination Suppression on the Dwarf Hamster (Phodopus) X Chromosome. </w:t>
      </w:r>
      <w:r w:rsidRPr="00372B94">
        <w:rPr>
          <w:i/>
        </w:rPr>
        <w:t>Genome Biol Evol</w:t>
      </w:r>
      <w:r w:rsidRPr="00372B94">
        <w:t>. 14:evac080.</w:t>
      </w:r>
    </w:p>
    <w:p w14:paraId="7EC78786" w14:textId="77777777" w:rsidR="00372B94" w:rsidRPr="00372B94" w:rsidRDefault="00372B94" w:rsidP="00372B94">
      <w:pPr>
        <w:pStyle w:val="EndNoteBibliography"/>
        <w:spacing w:after="0"/>
      </w:pPr>
    </w:p>
    <w:p w14:paraId="40100268" w14:textId="77777777" w:rsidR="00372B94" w:rsidRPr="00372B94" w:rsidRDefault="00372B94" w:rsidP="00372B94">
      <w:pPr>
        <w:pStyle w:val="EndNoteBibliography"/>
        <w:ind w:left="720" w:hanging="720"/>
      </w:pPr>
      <w:r w:rsidRPr="00372B94">
        <w:t xml:space="preserve">Mouse Genome Sequencing C, Waterston RH, Lindblad-Toh K, Birney E, Rogers J, Abril JF, Agarwal P, Agarwala R, Ainscough R, Alexandersson M, et al. 2002. Initial sequencing and comparative analysis of the mouse genome. </w:t>
      </w:r>
      <w:r w:rsidRPr="00372B94">
        <w:rPr>
          <w:i/>
        </w:rPr>
        <w:t>Nature</w:t>
      </w:r>
      <w:r w:rsidRPr="00372B94">
        <w:t>. 420:520-562.</w:t>
      </w:r>
    </w:p>
    <w:p w14:paraId="48AE0E0E" w14:textId="77777777" w:rsidR="00372B94" w:rsidRPr="00372B94" w:rsidRDefault="00372B94" w:rsidP="00372B94">
      <w:pPr>
        <w:pStyle w:val="EndNoteBibliography"/>
        <w:spacing w:after="0"/>
      </w:pPr>
    </w:p>
    <w:p w14:paraId="1186B42D" w14:textId="77777777" w:rsidR="00372B94" w:rsidRPr="00372B94" w:rsidRDefault="00372B94" w:rsidP="00372B94">
      <w:pPr>
        <w:pStyle w:val="EndNoteBibliography"/>
        <w:ind w:left="720" w:hanging="720"/>
      </w:pPr>
      <w:r w:rsidRPr="00372B94">
        <w:t xml:space="preserve">Murrell B, Weaver S, Smith MD, Wertheim JO, Murrell S, Aylward A, Eren K, Pollner T, Martin DP, Smith DM, et al. 2015. Gene-wide identification of episodic selection. </w:t>
      </w:r>
      <w:r w:rsidRPr="00372B94">
        <w:rPr>
          <w:i/>
        </w:rPr>
        <w:t>Mol Biol Evol</w:t>
      </w:r>
      <w:r w:rsidRPr="00372B94">
        <w:t>. 32:1365-1371.</w:t>
      </w:r>
    </w:p>
    <w:p w14:paraId="598F4472" w14:textId="77777777" w:rsidR="00372B94" w:rsidRPr="00372B94" w:rsidRDefault="00372B94" w:rsidP="00372B94">
      <w:pPr>
        <w:pStyle w:val="EndNoteBibliography"/>
        <w:spacing w:after="0"/>
      </w:pPr>
    </w:p>
    <w:p w14:paraId="620F1BE4" w14:textId="77777777" w:rsidR="00372B94" w:rsidRPr="00372B94" w:rsidRDefault="00372B94" w:rsidP="00372B94">
      <w:pPr>
        <w:pStyle w:val="EndNoteBibliography"/>
        <w:ind w:left="720" w:hanging="720"/>
      </w:pPr>
      <w:r w:rsidRPr="00372B94">
        <w:t xml:space="preserve">Nilsson P, Solbakken MH, Schmid BV, Orr RJS, Lv R, Cui Y, Song Y, Zhang Y, Baalsrud HT, Torresen OK, et al. 2020. The Genome of the Great Gerbil Reveals Species-Specific Duplication of an MHCII Gene. </w:t>
      </w:r>
      <w:r w:rsidRPr="00372B94">
        <w:rPr>
          <w:i/>
        </w:rPr>
        <w:t>Genome Biol Evol</w:t>
      </w:r>
      <w:r w:rsidRPr="00372B94">
        <w:t>. 12:3832-3849.</w:t>
      </w:r>
    </w:p>
    <w:p w14:paraId="412DA6D1" w14:textId="77777777" w:rsidR="00372B94" w:rsidRPr="00372B94" w:rsidRDefault="00372B94" w:rsidP="00372B94">
      <w:pPr>
        <w:pStyle w:val="EndNoteBibliography"/>
        <w:spacing w:after="0"/>
      </w:pPr>
    </w:p>
    <w:p w14:paraId="435361FF" w14:textId="77777777" w:rsidR="00372B94" w:rsidRPr="00372B94" w:rsidRDefault="00372B94" w:rsidP="00372B94">
      <w:pPr>
        <w:pStyle w:val="EndNoteBibliography"/>
        <w:ind w:left="720" w:hanging="720"/>
      </w:pPr>
      <w:r w:rsidRPr="00372B94">
        <w:t xml:space="preserve">Pagès M, Fabre P-H, Chaval Y, Mortelliti A, Nicolas V, Wells K, Michaux JR, Lazzari V. 2016. Molecular phylogeny of South-East Asian arboreal murine rodents. </w:t>
      </w:r>
      <w:r w:rsidRPr="00372B94">
        <w:rPr>
          <w:i/>
        </w:rPr>
        <w:t>Zoologica Scripta</w:t>
      </w:r>
      <w:r w:rsidRPr="00372B94">
        <w:t>. 45:349-364.</w:t>
      </w:r>
    </w:p>
    <w:p w14:paraId="59C72283" w14:textId="77777777" w:rsidR="00372B94" w:rsidRPr="00372B94" w:rsidRDefault="00372B94" w:rsidP="00372B94">
      <w:pPr>
        <w:pStyle w:val="EndNoteBibliography"/>
        <w:spacing w:after="0"/>
      </w:pPr>
    </w:p>
    <w:p w14:paraId="5B7A84CD" w14:textId="77777777" w:rsidR="00372B94" w:rsidRPr="00372B94" w:rsidRDefault="00372B94" w:rsidP="00372B94">
      <w:pPr>
        <w:pStyle w:val="EndNoteBibliography"/>
        <w:ind w:left="720" w:hanging="720"/>
      </w:pPr>
      <w:r w:rsidRPr="00372B94">
        <w:t xml:space="preserve">Pamilo P, Nei M. 1988. Relationships between gene trees and species trees. </w:t>
      </w:r>
      <w:r w:rsidRPr="00372B94">
        <w:rPr>
          <w:i/>
        </w:rPr>
        <w:t>Mol Biol Evol</w:t>
      </w:r>
      <w:r w:rsidRPr="00372B94">
        <w:t>. 5:568-583.</w:t>
      </w:r>
    </w:p>
    <w:p w14:paraId="34E2555D" w14:textId="77777777" w:rsidR="00372B94" w:rsidRPr="00372B94" w:rsidRDefault="00372B94" w:rsidP="00372B94">
      <w:pPr>
        <w:pStyle w:val="EndNoteBibliography"/>
        <w:spacing w:after="0"/>
      </w:pPr>
    </w:p>
    <w:p w14:paraId="766536B8" w14:textId="77777777" w:rsidR="00372B94" w:rsidRPr="00372B94" w:rsidRDefault="00372B94" w:rsidP="00372B94">
      <w:pPr>
        <w:pStyle w:val="EndNoteBibliography"/>
        <w:ind w:left="720" w:hanging="720"/>
      </w:pPr>
      <w:r w:rsidRPr="00372B94">
        <w:t xml:space="preserve">Paradis E, Schliep K. 2019. ape 5.0: an environment for modern phylogenetics and evolutionary analyses in R. </w:t>
      </w:r>
      <w:r w:rsidRPr="00372B94">
        <w:rPr>
          <w:i/>
        </w:rPr>
        <w:t>Bioinformatics</w:t>
      </w:r>
      <w:r w:rsidRPr="00372B94">
        <w:t>. 35:526-528.</w:t>
      </w:r>
    </w:p>
    <w:p w14:paraId="7380F2BB" w14:textId="77777777" w:rsidR="00372B94" w:rsidRPr="00372B94" w:rsidRDefault="00372B94" w:rsidP="00372B94">
      <w:pPr>
        <w:pStyle w:val="EndNoteBibliography"/>
        <w:spacing w:after="0"/>
      </w:pPr>
    </w:p>
    <w:p w14:paraId="579CA6F4" w14:textId="77777777" w:rsidR="00372B94" w:rsidRPr="00372B94" w:rsidRDefault="00372B94" w:rsidP="00372B94">
      <w:pPr>
        <w:pStyle w:val="EndNoteBibliography"/>
        <w:ind w:left="720" w:hanging="720"/>
      </w:pPr>
      <w:r w:rsidRPr="00372B94">
        <w:t xml:space="preserve">Partha R, Kowalczyk A, Clark NL, Chikina M. 2019. Robust Method for Detecting Convergent Shifts in Evolutionary Rates. </w:t>
      </w:r>
      <w:r w:rsidRPr="00372B94">
        <w:rPr>
          <w:i/>
        </w:rPr>
        <w:t>Mol Biol Evol</w:t>
      </w:r>
      <w:r w:rsidRPr="00372B94">
        <w:t>. 36:1817-1830.</w:t>
      </w:r>
    </w:p>
    <w:p w14:paraId="1E2CCEDF" w14:textId="77777777" w:rsidR="00372B94" w:rsidRPr="00372B94" w:rsidRDefault="00372B94" w:rsidP="00372B94">
      <w:pPr>
        <w:pStyle w:val="EndNoteBibliography"/>
        <w:spacing w:after="0"/>
      </w:pPr>
    </w:p>
    <w:p w14:paraId="6EB5A0EA" w14:textId="77777777" w:rsidR="00372B94" w:rsidRPr="00372B94" w:rsidRDefault="00372B94" w:rsidP="00372B94">
      <w:pPr>
        <w:pStyle w:val="EndNoteBibliography"/>
        <w:ind w:left="720" w:hanging="720"/>
      </w:pPr>
      <w:r w:rsidRPr="00372B94">
        <w:t xml:space="preserve">Pease JB, Haak DC, Hahn MW, Moyle LC. 2016. Phylogenomics Reveals Three Sources of Adaptive Variation during a Rapid Radiation. </w:t>
      </w:r>
      <w:r w:rsidRPr="00372B94">
        <w:rPr>
          <w:i/>
        </w:rPr>
        <w:t>PLoS Biol</w:t>
      </w:r>
      <w:r w:rsidRPr="00372B94">
        <w:t>. 14:e1002379.</w:t>
      </w:r>
    </w:p>
    <w:p w14:paraId="7F649209" w14:textId="77777777" w:rsidR="00372B94" w:rsidRPr="00372B94" w:rsidRDefault="00372B94" w:rsidP="00372B94">
      <w:pPr>
        <w:pStyle w:val="EndNoteBibliography"/>
        <w:spacing w:after="0"/>
      </w:pPr>
    </w:p>
    <w:p w14:paraId="4534C027" w14:textId="77777777" w:rsidR="00372B94" w:rsidRPr="00372B94" w:rsidRDefault="00372B94" w:rsidP="00372B94">
      <w:pPr>
        <w:pStyle w:val="EndNoteBibliography"/>
        <w:ind w:left="720" w:hanging="720"/>
      </w:pPr>
      <w:r w:rsidRPr="00372B94">
        <w:t xml:space="preserve">Pease JB, Hahn MW. 2013. More accurate phylogenies inferred from low-recombination regions in the presence of incomplete lineage sorting. </w:t>
      </w:r>
      <w:r w:rsidRPr="00372B94">
        <w:rPr>
          <w:i/>
        </w:rPr>
        <w:t>Evolution</w:t>
      </w:r>
      <w:r w:rsidRPr="00372B94">
        <w:t>. 67:2376-2384.</w:t>
      </w:r>
    </w:p>
    <w:p w14:paraId="41151563" w14:textId="77777777" w:rsidR="00372B94" w:rsidRPr="00372B94" w:rsidRDefault="00372B94" w:rsidP="00372B94">
      <w:pPr>
        <w:pStyle w:val="EndNoteBibliography"/>
        <w:spacing w:after="0"/>
      </w:pPr>
    </w:p>
    <w:p w14:paraId="4EA7DB93" w14:textId="77777777" w:rsidR="00372B94" w:rsidRPr="00372B94" w:rsidRDefault="00372B94" w:rsidP="00372B94">
      <w:pPr>
        <w:pStyle w:val="EndNoteBibliography"/>
        <w:ind w:left="720" w:hanging="720"/>
      </w:pPr>
      <w:r w:rsidRPr="00372B94">
        <w:t xml:space="preserve">Platt RN, 2nd, Vandewege MW, Ray DA. 2018. Mammalian transposable elements and their impacts on genome evolution. </w:t>
      </w:r>
      <w:r w:rsidRPr="00372B94">
        <w:rPr>
          <w:i/>
        </w:rPr>
        <w:t>Chromosome Res</w:t>
      </w:r>
      <w:r w:rsidRPr="00372B94">
        <w:t>. 26:25-43.</w:t>
      </w:r>
    </w:p>
    <w:p w14:paraId="35D02126" w14:textId="77777777" w:rsidR="00372B94" w:rsidRPr="00372B94" w:rsidRDefault="00372B94" w:rsidP="00372B94">
      <w:pPr>
        <w:pStyle w:val="EndNoteBibliography"/>
        <w:spacing w:after="0"/>
      </w:pPr>
    </w:p>
    <w:p w14:paraId="35CA1BF7" w14:textId="77777777" w:rsidR="00372B94" w:rsidRPr="00372B94" w:rsidRDefault="00372B94" w:rsidP="00372B94">
      <w:pPr>
        <w:pStyle w:val="EndNoteBibliography"/>
        <w:ind w:left="720" w:hanging="720"/>
      </w:pPr>
      <w:r w:rsidRPr="00372B94">
        <w:lastRenderedPageBreak/>
        <w:t xml:space="preserve">Pollard KS, Hubisz MJ, Rosenbloom KR, Siepel A. 2010. Detection of nonneutral substitution rates on mammalian phylogenies. </w:t>
      </w:r>
      <w:r w:rsidRPr="00372B94">
        <w:rPr>
          <w:i/>
        </w:rPr>
        <w:t>Genome Res</w:t>
      </w:r>
      <w:r w:rsidRPr="00372B94">
        <w:t>. 20:110-121.</w:t>
      </w:r>
    </w:p>
    <w:p w14:paraId="76D20F8F" w14:textId="77777777" w:rsidR="00372B94" w:rsidRPr="00372B94" w:rsidRDefault="00372B94" w:rsidP="00372B94">
      <w:pPr>
        <w:pStyle w:val="EndNoteBibliography"/>
        <w:spacing w:after="0"/>
      </w:pPr>
    </w:p>
    <w:p w14:paraId="0DCC201E" w14:textId="77777777" w:rsidR="00372B94" w:rsidRPr="00372B94" w:rsidRDefault="00372B94" w:rsidP="00372B94">
      <w:pPr>
        <w:pStyle w:val="EndNoteBibliography"/>
        <w:ind w:left="720" w:hanging="720"/>
      </w:pPr>
      <w:r w:rsidRPr="00372B94">
        <w:t xml:space="preserve">Pond SL, Frost SD, Muse SV. 2005. HyPhy: hypothesis testing using phylogenies. </w:t>
      </w:r>
      <w:r w:rsidRPr="00372B94">
        <w:rPr>
          <w:i/>
        </w:rPr>
        <w:t>Bioinformatics</w:t>
      </w:r>
      <w:r w:rsidRPr="00372B94">
        <w:t>. 21:676-679.</w:t>
      </w:r>
    </w:p>
    <w:p w14:paraId="6777955D" w14:textId="77777777" w:rsidR="00372B94" w:rsidRPr="00372B94" w:rsidRDefault="00372B94" w:rsidP="00372B94">
      <w:pPr>
        <w:pStyle w:val="EndNoteBibliography"/>
        <w:spacing w:after="0"/>
      </w:pPr>
    </w:p>
    <w:p w14:paraId="52FED429" w14:textId="77777777" w:rsidR="00372B94" w:rsidRPr="00372B94" w:rsidRDefault="00372B94" w:rsidP="00372B94">
      <w:pPr>
        <w:pStyle w:val="EndNoteBibliography"/>
        <w:ind w:left="720" w:hanging="720"/>
      </w:pPr>
      <w:r w:rsidRPr="00372B94">
        <w:t xml:space="preserve">Poplin R, Ruano-Rubio V, DePristo MA, Fennell TJ, Carneiro MO, Auwera GAVd, Kling DE, Gauthier LD, Levy-Moonshine A, Roazen D, et al. 2018. Scaling accurate genetic variant discovery to tens of thousands of samples. </w:t>
      </w:r>
      <w:r w:rsidRPr="00372B94">
        <w:rPr>
          <w:i/>
        </w:rPr>
        <w:t>bioRxiv</w:t>
      </w:r>
      <w:r w:rsidRPr="00372B94">
        <w:t>.201178.</w:t>
      </w:r>
    </w:p>
    <w:p w14:paraId="3E4FB5F5" w14:textId="77777777" w:rsidR="00372B94" w:rsidRPr="00372B94" w:rsidRDefault="00372B94" w:rsidP="00372B94">
      <w:pPr>
        <w:pStyle w:val="EndNoteBibliography"/>
        <w:spacing w:after="0"/>
      </w:pPr>
    </w:p>
    <w:p w14:paraId="26408E9A" w14:textId="77777777" w:rsidR="00372B94" w:rsidRPr="00372B94" w:rsidRDefault="00372B94" w:rsidP="00372B94">
      <w:pPr>
        <w:pStyle w:val="EndNoteBibliography"/>
        <w:ind w:left="720" w:hanging="720"/>
      </w:pPr>
      <w:r w:rsidRPr="00372B94">
        <w:t xml:space="preserve">Ptak SE, Hinds DA, Koehler K, Nickel B, Patil N, Ballinger DG, Przeworski M, Frazer KA, Paabo S. 2005. Fine-scale recombination patterns differ between chimpanzees and humans. </w:t>
      </w:r>
      <w:r w:rsidRPr="00372B94">
        <w:rPr>
          <w:i/>
        </w:rPr>
        <w:t>Nat Genet</w:t>
      </w:r>
      <w:r w:rsidRPr="00372B94">
        <w:t>. 37:429-434.</w:t>
      </w:r>
    </w:p>
    <w:p w14:paraId="6CFD4971" w14:textId="77777777" w:rsidR="00372B94" w:rsidRPr="00372B94" w:rsidRDefault="00372B94" w:rsidP="00372B94">
      <w:pPr>
        <w:pStyle w:val="EndNoteBibliography"/>
        <w:spacing w:after="0"/>
      </w:pPr>
    </w:p>
    <w:p w14:paraId="4705317D" w14:textId="77777777" w:rsidR="00372B94" w:rsidRPr="00372B94" w:rsidRDefault="00372B94" w:rsidP="00372B94">
      <w:pPr>
        <w:pStyle w:val="EndNoteBibliography"/>
        <w:ind w:left="720" w:hanging="720"/>
      </w:pPr>
      <w:r w:rsidRPr="00372B94">
        <w:t xml:space="preserve">Quinlan AR, Hall IM. 2010. BEDTools: a flexible suite of utilities for comparing genomic features. </w:t>
      </w:r>
      <w:r w:rsidRPr="00372B94">
        <w:rPr>
          <w:i/>
        </w:rPr>
        <w:t>Bioinformatics</w:t>
      </w:r>
      <w:r w:rsidRPr="00372B94">
        <w:t>. 26:841-842.</w:t>
      </w:r>
    </w:p>
    <w:p w14:paraId="4BF10E4D" w14:textId="77777777" w:rsidR="00372B94" w:rsidRPr="00372B94" w:rsidRDefault="00372B94" w:rsidP="00372B94">
      <w:pPr>
        <w:pStyle w:val="EndNoteBibliography"/>
        <w:spacing w:after="0"/>
      </w:pPr>
    </w:p>
    <w:p w14:paraId="1DDD9502" w14:textId="77777777" w:rsidR="00372B94" w:rsidRPr="00372B94" w:rsidRDefault="00372B94" w:rsidP="00372B94">
      <w:pPr>
        <w:pStyle w:val="EndNoteBibliography"/>
        <w:ind w:left="720" w:hanging="720"/>
      </w:pPr>
      <w:r w:rsidRPr="00372B94">
        <w:t>R Core Team. 2021. R: A language and environment for statistical computing. Vienna, Austria.</w:t>
      </w:r>
    </w:p>
    <w:p w14:paraId="15DEEA7E" w14:textId="77777777" w:rsidR="00372B94" w:rsidRPr="00372B94" w:rsidRDefault="00372B94" w:rsidP="00372B94">
      <w:pPr>
        <w:pStyle w:val="EndNoteBibliography"/>
        <w:spacing w:after="0"/>
      </w:pPr>
    </w:p>
    <w:p w14:paraId="03C79078" w14:textId="77777777" w:rsidR="00372B94" w:rsidRPr="00372B94" w:rsidRDefault="00372B94" w:rsidP="00372B94">
      <w:pPr>
        <w:pStyle w:val="EndNoteBibliography"/>
        <w:ind w:left="720" w:hanging="720"/>
      </w:pPr>
      <w:r w:rsidRPr="00372B94">
        <w:t xml:space="preserve">Ranwez V, Douzery EJP, Cambon C, Chantret N, Delsuc F. 2018. MACSE v2: Toolkit for the Alignment of Coding Sequences Accounting for Frameshifts and Stop Codons. </w:t>
      </w:r>
      <w:r w:rsidRPr="00372B94">
        <w:rPr>
          <w:i/>
        </w:rPr>
        <w:t>Mol Biol Evol</w:t>
      </w:r>
      <w:r w:rsidRPr="00372B94">
        <w:t>. 35:2582-2584.</w:t>
      </w:r>
    </w:p>
    <w:p w14:paraId="40F29E6B" w14:textId="77777777" w:rsidR="00372B94" w:rsidRPr="00372B94" w:rsidRDefault="00372B94" w:rsidP="00372B94">
      <w:pPr>
        <w:pStyle w:val="EndNoteBibliography"/>
        <w:spacing w:after="0"/>
      </w:pPr>
    </w:p>
    <w:p w14:paraId="684AFF7C" w14:textId="77777777" w:rsidR="00372B94" w:rsidRPr="00372B94" w:rsidRDefault="00372B94" w:rsidP="00372B94">
      <w:pPr>
        <w:pStyle w:val="EndNoteBibliography"/>
        <w:ind w:left="720" w:hanging="720"/>
      </w:pPr>
      <w:r w:rsidRPr="00372B94">
        <w:t xml:space="preserve">Revell LJ. 2012. phytools: an R package for phylogenetic comparative biology (and other things). </w:t>
      </w:r>
      <w:r w:rsidRPr="00372B94">
        <w:rPr>
          <w:i/>
        </w:rPr>
        <w:t>Methods in Ecology and Evolution</w:t>
      </w:r>
      <w:r w:rsidRPr="00372B94">
        <w:t>. 3:217-223.</w:t>
      </w:r>
    </w:p>
    <w:p w14:paraId="22BC9B82" w14:textId="77777777" w:rsidR="00372B94" w:rsidRPr="00372B94" w:rsidRDefault="00372B94" w:rsidP="00372B94">
      <w:pPr>
        <w:pStyle w:val="EndNoteBibliography"/>
        <w:spacing w:after="0"/>
      </w:pPr>
    </w:p>
    <w:p w14:paraId="7A3EE0CA" w14:textId="77777777" w:rsidR="00372B94" w:rsidRPr="00372B94" w:rsidRDefault="00372B94" w:rsidP="00372B94">
      <w:pPr>
        <w:pStyle w:val="EndNoteBibliography"/>
        <w:ind w:left="720" w:hanging="720"/>
      </w:pPr>
      <w:r w:rsidRPr="00372B94">
        <w:t xml:space="preserve">Rivas-Gonzalez I, Rousselle M, Li F, Zhou L, Dutheil JY, Munch K, Shao Y, Wu D, Schierup MH, Zhang G. 2023. Pervasive incomplete lineage sorting illuminates speciation and selection in primates. </w:t>
      </w:r>
      <w:r w:rsidRPr="00372B94">
        <w:rPr>
          <w:i/>
        </w:rPr>
        <w:t>Science</w:t>
      </w:r>
      <w:r w:rsidRPr="00372B94">
        <w:t>. 380:eabn4409.</w:t>
      </w:r>
    </w:p>
    <w:p w14:paraId="6C8C8099" w14:textId="77777777" w:rsidR="00372B94" w:rsidRPr="00372B94" w:rsidRDefault="00372B94" w:rsidP="00372B94">
      <w:pPr>
        <w:pStyle w:val="EndNoteBibliography"/>
        <w:spacing w:after="0"/>
      </w:pPr>
    </w:p>
    <w:p w14:paraId="40FFEC26" w14:textId="77777777" w:rsidR="00372B94" w:rsidRPr="00372B94" w:rsidRDefault="00372B94" w:rsidP="00372B94">
      <w:pPr>
        <w:pStyle w:val="EndNoteBibliography"/>
        <w:ind w:left="720" w:hanging="720"/>
      </w:pPr>
      <w:r w:rsidRPr="00372B94">
        <w:t xml:space="preserve">Robinson DF, Foulds LR. 1981. Comparison of phylogenetic trees. </w:t>
      </w:r>
      <w:r w:rsidRPr="00372B94">
        <w:rPr>
          <w:i/>
        </w:rPr>
        <w:t>Mathematical Biosciences</w:t>
      </w:r>
      <w:r w:rsidRPr="00372B94">
        <w:t>. 53:131-147.</w:t>
      </w:r>
    </w:p>
    <w:p w14:paraId="3FDB74AC" w14:textId="77777777" w:rsidR="00372B94" w:rsidRPr="00372B94" w:rsidRDefault="00372B94" w:rsidP="00372B94">
      <w:pPr>
        <w:pStyle w:val="EndNoteBibliography"/>
        <w:spacing w:after="0"/>
      </w:pPr>
    </w:p>
    <w:p w14:paraId="69FE3CDD" w14:textId="77777777" w:rsidR="00372B94" w:rsidRPr="00372B94" w:rsidRDefault="00372B94" w:rsidP="00372B94">
      <w:pPr>
        <w:pStyle w:val="EndNoteBibliography"/>
        <w:ind w:left="720" w:hanging="720"/>
      </w:pPr>
      <w:r w:rsidRPr="00372B94">
        <w:t>Robinson DF, Foulds LR editors.; 1979 Berlin, Heidelberg.</w:t>
      </w:r>
    </w:p>
    <w:p w14:paraId="7DF6605A" w14:textId="77777777" w:rsidR="00372B94" w:rsidRPr="00372B94" w:rsidRDefault="00372B94" w:rsidP="00372B94">
      <w:pPr>
        <w:pStyle w:val="EndNoteBibliography"/>
        <w:spacing w:after="0"/>
      </w:pPr>
    </w:p>
    <w:p w14:paraId="646C823C" w14:textId="77777777" w:rsidR="00372B94" w:rsidRPr="00372B94" w:rsidRDefault="00372B94" w:rsidP="00372B94">
      <w:pPr>
        <w:pStyle w:val="EndNoteBibliography"/>
        <w:ind w:left="720" w:hanging="720"/>
      </w:pPr>
      <w:r w:rsidRPr="00372B94">
        <w:t xml:space="preserve">Romanenko SA, Perelman PL, Trifonov VA, Graphodatsky AS. 2012. Chromosomal evolution in Rodentia. </w:t>
      </w:r>
      <w:r w:rsidRPr="00372B94">
        <w:rPr>
          <w:i/>
        </w:rPr>
        <w:t>Heredity (Edinb)</w:t>
      </w:r>
      <w:r w:rsidRPr="00372B94">
        <w:t>. 108:4-16.</w:t>
      </w:r>
    </w:p>
    <w:p w14:paraId="25CDED7F" w14:textId="77777777" w:rsidR="00372B94" w:rsidRPr="00372B94" w:rsidRDefault="00372B94" w:rsidP="00372B94">
      <w:pPr>
        <w:pStyle w:val="EndNoteBibliography"/>
        <w:spacing w:after="0"/>
      </w:pPr>
    </w:p>
    <w:p w14:paraId="395C8B6F" w14:textId="77777777" w:rsidR="00372B94" w:rsidRPr="00372B94" w:rsidRDefault="00372B94" w:rsidP="00372B94">
      <w:pPr>
        <w:pStyle w:val="EndNoteBibliography"/>
        <w:ind w:left="720" w:hanging="720"/>
      </w:pPr>
      <w:r w:rsidRPr="00372B94">
        <w:t xml:space="preserve">Rosenberg NA. 2002. The probability of topological concordance of gene trees and species trees. </w:t>
      </w:r>
      <w:r w:rsidRPr="00372B94">
        <w:rPr>
          <w:i/>
        </w:rPr>
        <w:t>Theor Popul Biol</w:t>
      </w:r>
      <w:r w:rsidRPr="00372B94">
        <w:t>. 61:225-247.</w:t>
      </w:r>
    </w:p>
    <w:p w14:paraId="66D267EB" w14:textId="77777777" w:rsidR="00372B94" w:rsidRPr="00372B94" w:rsidRDefault="00372B94" w:rsidP="00372B94">
      <w:pPr>
        <w:pStyle w:val="EndNoteBibliography"/>
        <w:spacing w:after="0"/>
      </w:pPr>
    </w:p>
    <w:p w14:paraId="02D6566E" w14:textId="77777777" w:rsidR="00372B94" w:rsidRPr="00372B94" w:rsidRDefault="00372B94" w:rsidP="00372B94">
      <w:pPr>
        <w:pStyle w:val="EndNoteBibliography"/>
        <w:ind w:left="720" w:hanging="720"/>
      </w:pPr>
      <w:r w:rsidRPr="00372B94">
        <w:lastRenderedPageBreak/>
        <w:t xml:space="preserve">Rowe KC, Achmadi AS, Fabre P-H, Schenk JJ, Steppan SJ, Esselstyn JA. 2019. Oceanic islands of Wallacea as a source for dispersal and diversification of murine rodents. </w:t>
      </w:r>
      <w:r w:rsidRPr="00372B94">
        <w:rPr>
          <w:i/>
        </w:rPr>
        <w:t>Journal of Biogeography</w:t>
      </w:r>
      <w:r w:rsidRPr="00372B94">
        <w:t>. 46:2752-2768.</w:t>
      </w:r>
    </w:p>
    <w:p w14:paraId="6B67F423" w14:textId="77777777" w:rsidR="00372B94" w:rsidRPr="00372B94" w:rsidRDefault="00372B94" w:rsidP="00372B94">
      <w:pPr>
        <w:pStyle w:val="EndNoteBibliography"/>
        <w:spacing w:after="0"/>
      </w:pPr>
    </w:p>
    <w:p w14:paraId="27C8F11E" w14:textId="77777777" w:rsidR="00372B94" w:rsidRPr="00372B94" w:rsidRDefault="00372B94" w:rsidP="00372B94">
      <w:pPr>
        <w:pStyle w:val="EndNoteBibliography"/>
        <w:ind w:left="720" w:hanging="720"/>
      </w:pPr>
      <w:r w:rsidRPr="00372B94">
        <w:t xml:space="preserve">Roycroft E, Achmadi A, Callahan CM, Esselstyn JA, Good JM, Moussalli A, Rowe KC. 2021. Molecular Evolution of Ecological Specialisation: Genomic Insights from the Diversification of Murine Rodents. </w:t>
      </w:r>
      <w:r w:rsidRPr="00372B94">
        <w:rPr>
          <w:i/>
        </w:rPr>
        <w:t>Genome Biol Evol</w:t>
      </w:r>
      <w:r w:rsidRPr="00372B94">
        <w:t>. 13:evab103.</w:t>
      </w:r>
    </w:p>
    <w:p w14:paraId="67D9A51C" w14:textId="77777777" w:rsidR="00372B94" w:rsidRPr="00372B94" w:rsidRDefault="00372B94" w:rsidP="00372B94">
      <w:pPr>
        <w:pStyle w:val="EndNoteBibliography"/>
        <w:spacing w:after="0"/>
      </w:pPr>
    </w:p>
    <w:p w14:paraId="4C44278E" w14:textId="77777777" w:rsidR="00372B94" w:rsidRPr="00372B94" w:rsidRDefault="00372B94" w:rsidP="00372B94">
      <w:pPr>
        <w:pStyle w:val="EndNoteBibliography"/>
        <w:ind w:left="720" w:hanging="720"/>
      </w:pPr>
      <w:r w:rsidRPr="00372B94">
        <w:t xml:space="preserve">Roycroft EJ, Moussalli A, Rowe KC. 2020. Phylogenomics Uncovers Confidence and Conflict in the Rapid Radiation of Australo-Papuan Rodents. </w:t>
      </w:r>
      <w:r w:rsidRPr="00372B94">
        <w:rPr>
          <w:i/>
        </w:rPr>
        <w:t>Syst Biol</w:t>
      </w:r>
      <w:r w:rsidRPr="00372B94">
        <w:t>. 69:431-444.</w:t>
      </w:r>
    </w:p>
    <w:p w14:paraId="51BF8E64" w14:textId="77777777" w:rsidR="00372B94" w:rsidRPr="00372B94" w:rsidRDefault="00372B94" w:rsidP="00372B94">
      <w:pPr>
        <w:pStyle w:val="EndNoteBibliography"/>
        <w:spacing w:after="0"/>
      </w:pPr>
    </w:p>
    <w:p w14:paraId="0E7834F5" w14:textId="77777777" w:rsidR="00372B94" w:rsidRPr="00372B94" w:rsidRDefault="00372B94" w:rsidP="00372B94">
      <w:pPr>
        <w:pStyle w:val="EndNoteBibliography"/>
        <w:ind w:left="720" w:hanging="720"/>
      </w:pPr>
      <w:r w:rsidRPr="00372B94">
        <w:t xml:space="preserve">Sarver BA, Keeble S, Cosart T, Tucker PK, Dean MD, Good JM. 2017. Phylogenomic Insights into Mouse Evolution Using a Pseudoreference Approach. </w:t>
      </w:r>
      <w:r w:rsidRPr="00372B94">
        <w:rPr>
          <w:i/>
        </w:rPr>
        <w:t>Genome Biol Evol</w:t>
      </w:r>
      <w:r w:rsidRPr="00372B94">
        <w:t>. 9:726-739.</w:t>
      </w:r>
    </w:p>
    <w:p w14:paraId="3799819C" w14:textId="77777777" w:rsidR="00372B94" w:rsidRPr="00372B94" w:rsidRDefault="00372B94" w:rsidP="00372B94">
      <w:pPr>
        <w:pStyle w:val="EndNoteBibliography"/>
        <w:spacing w:after="0"/>
      </w:pPr>
    </w:p>
    <w:p w14:paraId="0D32AD04" w14:textId="77777777" w:rsidR="00372B94" w:rsidRPr="00372B94" w:rsidRDefault="00372B94" w:rsidP="00372B94">
      <w:pPr>
        <w:pStyle w:val="EndNoteBibliography"/>
        <w:ind w:left="720" w:hanging="720"/>
      </w:pPr>
      <w:r w:rsidRPr="00372B94">
        <w:t xml:space="preserve">Scally A, Dutheil JY, Hillier LW, Jordan GE, Goodhead I, Herrero J, Hobolth A, Lappalainen T, Mailund T, Marques-Bonet T, et al. 2012. Insights into hominid evolution from the gorilla genome sequence. </w:t>
      </w:r>
      <w:r w:rsidRPr="00372B94">
        <w:rPr>
          <w:i/>
        </w:rPr>
        <w:t>Nature</w:t>
      </w:r>
      <w:r w:rsidRPr="00372B94">
        <w:t>. 483:169-175.</w:t>
      </w:r>
    </w:p>
    <w:p w14:paraId="43EC54D2" w14:textId="77777777" w:rsidR="00372B94" w:rsidRPr="00372B94" w:rsidRDefault="00372B94" w:rsidP="00372B94">
      <w:pPr>
        <w:pStyle w:val="EndNoteBibliography"/>
        <w:spacing w:after="0"/>
      </w:pPr>
    </w:p>
    <w:p w14:paraId="34850528" w14:textId="77777777" w:rsidR="00372B94" w:rsidRPr="00372B94" w:rsidRDefault="00372B94" w:rsidP="00372B94">
      <w:pPr>
        <w:pStyle w:val="EndNoteBibliography"/>
        <w:ind w:left="720" w:hanging="720"/>
      </w:pPr>
      <w:r w:rsidRPr="00372B94">
        <w:t xml:space="preserve">Schenk JJ, Rowe KC, Steppan SJ. 2013. Ecological opportunity and incumbency in the diversification of repeated continental colonizations by muroid rodents. </w:t>
      </w:r>
      <w:r w:rsidRPr="00372B94">
        <w:rPr>
          <w:i/>
        </w:rPr>
        <w:t>Syst Biol</w:t>
      </w:r>
      <w:r w:rsidRPr="00372B94">
        <w:t>. 62:837-864.</w:t>
      </w:r>
    </w:p>
    <w:p w14:paraId="6750E843" w14:textId="77777777" w:rsidR="00372B94" w:rsidRPr="00372B94" w:rsidRDefault="00372B94" w:rsidP="00372B94">
      <w:pPr>
        <w:pStyle w:val="EndNoteBibliography"/>
        <w:spacing w:after="0"/>
      </w:pPr>
    </w:p>
    <w:p w14:paraId="4CEA9146" w14:textId="77777777" w:rsidR="00372B94" w:rsidRPr="00372B94" w:rsidRDefault="00372B94" w:rsidP="00372B94">
      <w:pPr>
        <w:pStyle w:val="EndNoteBibliography"/>
        <w:ind w:left="720" w:hanging="720"/>
      </w:pPr>
      <w:r w:rsidRPr="00372B94">
        <w:t xml:space="preserve">Schliep KP. 2011. phangorn: phylogenetic analysis in R. </w:t>
      </w:r>
      <w:r w:rsidRPr="00372B94">
        <w:rPr>
          <w:i/>
        </w:rPr>
        <w:t>Bioinformatics</w:t>
      </w:r>
      <w:r w:rsidRPr="00372B94">
        <w:t>. 27:592-593.</w:t>
      </w:r>
    </w:p>
    <w:p w14:paraId="2C833C69" w14:textId="77777777" w:rsidR="00372B94" w:rsidRPr="00372B94" w:rsidRDefault="00372B94" w:rsidP="00372B94">
      <w:pPr>
        <w:pStyle w:val="EndNoteBibliography"/>
        <w:spacing w:after="0"/>
      </w:pPr>
    </w:p>
    <w:p w14:paraId="2455E048" w14:textId="77777777" w:rsidR="00372B94" w:rsidRPr="00372B94" w:rsidRDefault="00372B94" w:rsidP="00372B94">
      <w:pPr>
        <w:pStyle w:val="EndNoteBibliography"/>
        <w:ind w:left="720" w:hanging="720"/>
      </w:pPr>
      <w:r w:rsidRPr="00372B94">
        <w:t xml:space="preserve">Serizawa K, Suzuki H, Tsuchiya K. 2000. A phylogenetic view on species radiation in Apodemus inferred from variation of nuclear and mitochondrial genes. </w:t>
      </w:r>
      <w:r w:rsidRPr="00372B94">
        <w:rPr>
          <w:i/>
        </w:rPr>
        <w:t>Biochem Genet</w:t>
      </w:r>
      <w:r w:rsidRPr="00372B94">
        <w:t>. 38:27-40.</w:t>
      </w:r>
    </w:p>
    <w:p w14:paraId="7F1C2998" w14:textId="77777777" w:rsidR="00372B94" w:rsidRPr="00372B94" w:rsidRDefault="00372B94" w:rsidP="00372B94">
      <w:pPr>
        <w:pStyle w:val="EndNoteBibliography"/>
        <w:spacing w:after="0"/>
      </w:pPr>
    </w:p>
    <w:p w14:paraId="75B1156C" w14:textId="77777777" w:rsidR="00372B94" w:rsidRPr="00372B94" w:rsidRDefault="00372B94" w:rsidP="00372B94">
      <w:pPr>
        <w:pStyle w:val="EndNoteBibliography"/>
        <w:ind w:left="720" w:hanging="720"/>
      </w:pPr>
      <w:r w:rsidRPr="00372B94">
        <w:t xml:space="preserve">Shifman S, Bell JT, Copley RR, Taylor MS, Williams RW, Mott R, Flint J. 2006. A high-resolution single nucleotide polymorphism genetic map of the mouse genome. </w:t>
      </w:r>
      <w:r w:rsidRPr="00372B94">
        <w:rPr>
          <w:i/>
        </w:rPr>
        <w:t>PLoS Biol</w:t>
      </w:r>
      <w:r w:rsidRPr="00372B94">
        <w:t>. 4:e395.</w:t>
      </w:r>
    </w:p>
    <w:p w14:paraId="19532967" w14:textId="77777777" w:rsidR="00372B94" w:rsidRPr="00372B94" w:rsidRDefault="00372B94" w:rsidP="00372B94">
      <w:pPr>
        <w:pStyle w:val="EndNoteBibliography"/>
        <w:spacing w:after="0"/>
      </w:pPr>
    </w:p>
    <w:p w14:paraId="25ED954B" w14:textId="77777777" w:rsidR="00372B94" w:rsidRPr="00372B94" w:rsidRDefault="00372B94" w:rsidP="00372B94">
      <w:pPr>
        <w:pStyle w:val="EndNoteBibliography"/>
        <w:ind w:left="720" w:hanging="720"/>
      </w:pPr>
      <w:r w:rsidRPr="00372B94">
        <w:t xml:space="preserve">Singhal S, Leffler EM, Sannareddy K, Turner I, Venn O, Hooper DM, Strand AI, Li Q, Raney B, Balakrishnan CN, et al. 2015. Stable recombination hotspots in birds. </w:t>
      </w:r>
      <w:r w:rsidRPr="00372B94">
        <w:rPr>
          <w:i/>
        </w:rPr>
        <w:t>Science</w:t>
      </w:r>
      <w:r w:rsidRPr="00372B94">
        <w:t>. 350:928-932.</w:t>
      </w:r>
    </w:p>
    <w:p w14:paraId="5B75BE54" w14:textId="77777777" w:rsidR="00372B94" w:rsidRPr="00372B94" w:rsidRDefault="00372B94" w:rsidP="00372B94">
      <w:pPr>
        <w:pStyle w:val="EndNoteBibliography"/>
        <w:spacing w:after="0"/>
      </w:pPr>
    </w:p>
    <w:p w14:paraId="4DA91337" w14:textId="77777777" w:rsidR="00372B94" w:rsidRPr="00372B94" w:rsidRDefault="00372B94" w:rsidP="00372B94">
      <w:pPr>
        <w:pStyle w:val="EndNoteBibliography"/>
        <w:ind w:left="720" w:hanging="720"/>
      </w:pPr>
      <w:r w:rsidRPr="00372B94">
        <w:t xml:space="preserve">Slatkin M, Pollack JL. 2006. The concordance of gene trees and species trees at two linked loci. </w:t>
      </w:r>
      <w:r w:rsidRPr="00372B94">
        <w:rPr>
          <w:i/>
        </w:rPr>
        <w:t>Genetics</w:t>
      </w:r>
      <w:r w:rsidRPr="00372B94">
        <w:t>. 172:1979-1984.</w:t>
      </w:r>
    </w:p>
    <w:p w14:paraId="0B57635D" w14:textId="77777777" w:rsidR="00372B94" w:rsidRPr="00372B94" w:rsidRDefault="00372B94" w:rsidP="00372B94">
      <w:pPr>
        <w:pStyle w:val="EndNoteBibliography"/>
        <w:spacing w:after="0"/>
      </w:pPr>
    </w:p>
    <w:p w14:paraId="313F474A" w14:textId="77777777" w:rsidR="00372B94" w:rsidRPr="00372B94" w:rsidRDefault="00372B94" w:rsidP="00372B94">
      <w:pPr>
        <w:pStyle w:val="EndNoteBibliography"/>
        <w:ind w:left="720" w:hanging="720"/>
      </w:pPr>
      <w:r w:rsidRPr="00372B94">
        <w:t xml:space="preserve">Smagulova F, Gregoretti IV, Brick K, Khil P, Camerini-Otero RD, Petukhova GV. 2011. Genome-wide analysis reveals novel molecular features of mouse recombination hotspots. </w:t>
      </w:r>
      <w:r w:rsidRPr="00372B94">
        <w:rPr>
          <w:i/>
        </w:rPr>
        <w:t>Nature</w:t>
      </w:r>
      <w:r w:rsidRPr="00372B94">
        <w:t>. 472:375-378.</w:t>
      </w:r>
    </w:p>
    <w:p w14:paraId="5824E174" w14:textId="77777777" w:rsidR="00372B94" w:rsidRPr="00372B94" w:rsidRDefault="00372B94" w:rsidP="00372B94">
      <w:pPr>
        <w:pStyle w:val="EndNoteBibliography"/>
        <w:spacing w:after="0"/>
      </w:pPr>
    </w:p>
    <w:p w14:paraId="11D190D3" w14:textId="7082E010" w:rsidR="00372B94" w:rsidRPr="00372B94" w:rsidRDefault="00372B94" w:rsidP="00372B94">
      <w:pPr>
        <w:pStyle w:val="EndNoteBibliography"/>
        <w:ind w:left="720" w:hanging="720"/>
      </w:pPr>
      <w:r w:rsidRPr="00372B94">
        <w:t xml:space="preserve">RepeatMasker Open-4.0 [Internet]. 2013-2015. Available from </w:t>
      </w:r>
      <w:hyperlink r:id="rId25" w:history="1">
        <w:r w:rsidRPr="00372B94">
          <w:rPr>
            <w:rStyle w:val="Hyperlink"/>
          </w:rPr>
          <w:t>http://www.repeatmasker.org</w:t>
        </w:r>
      </w:hyperlink>
      <w:r w:rsidRPr="00372B94">
        <w:t>.</w:t>
      </w:r>
    </w:p>
    <w:p w14:paraId="3328FE0D" w14:textId="77777777" w:rsidR="00372B94" w:rsidRPr="00372B94" w:rsidRDefault="00372B94" w:rsidP="00372B94">
      <w:pPr>
        <w:pStyle w:val="EndNoteBibliography"/>
        <w:spacing w:after="0"/>
      </w:pPr>
    </w:p>
    <w:p w14:paraId="420E6C88" w14:textId="77777777" w:rsidR="00372B94" w:rsidRPr="00372B94" w:rsidRDefault="00372B94" w:rsidP="00372B94">
      <w:pPr>
        <w:pStyle w:val="EndNoteBibliography"/>
        <w:ind w:left="720" w:hanging="720"/>
      </w:pPr>
      <w:r w:rsidRPr="00372B94">
        <w:t xml:space="preserve">Smith BT, Merwin J, Provost KL, Thom G, Brumfield RT, Ferreira M, Mauck WM, Moyle RG, Wright TF, Joseph L. 2023. Phylogenomic Analysis of the Parrots of the World Distinguishes Artifactual from Biological Sources of Gene Tree Discordance. </w:t>
      </w:r>
      <w:r w:rsidRPr="00372B94">
        <w:rPr>
          <w:i/>
        </w:rPr>
        <w:t>Syst Biol</w:t>
      </w:r>
      <w:r w:rsidRPr="00372B94">
        <w:t>. 72:228-241.</w:t>
      </w:r>
    </w:p>
    <w:p w14:paraId="7D696D00" w14:textId="77777777" w:rsidR="00372B94" w:rsidRPr="00372B94" w:rsidRDefault="00372B94" w:rsidP="00372B94">
      <w:pPr>
        <w:pStyle w:val="EndNoteBibliography"/>
        <w:spacing w:after="0"/>
      </w:pPr>
    </w:p>
    <w:p w14:paraId="7E6BE1DB" w14:textId="77777777" w:rsidR="00372B94" w:rsidRPr="00372B94" w:rsidRDefault="00372B94" w:rsidP="00372B94">
      <w:pPr>
        <w:pStyle w:val="EndNoteBibliography"/>
        <w:ind w:left="720" w:hanging="720"/>
      </w:pPr>
      <w:r w:rsidRPr="00372B94">
        <w:t xml:space="preserve">Smith JM, Haigh J. 1974. The hitch-hiking effect of a favourable gene. </w:t>
      </w:r>
      <w:r w:rsidRPr="00372B94">
        <w:rPr>
          <w:i/>
        </w:rPr>
        <w:t>Genet Res</w:t>
      </w:r>
      <w:r w:rsidRPr="00372B94">
        <w:t>. 23:23-35.</w:t>
      </w:r>
    </w:p>
    <w:p w14:paraId="0F047C3F" w14:textId="77777777" w:rsidR="00372B94" w:rsidRPr="00372B94" w:rsidRDefault="00372B94" w:rsidP="00372B94">
      <w:pPr>
        <w:pStyle w:val="EndNoteBibliography"/>
        <w:spacing w:after="0"/>
      </w:pPr>
    </w:p>
    <w:p w14:paraId="2DD91413" w14:textId="77777777" w:rsidR="00372B94" w:rsidRPr="00372B94" w:rsidRDefault="00372B94" w:rsidP="00372B94">
      <w:pPr>
        <w:pStyle w:val="EndNoteBibliography"/>
        <w:ind w:left="720" w:hanging="720"/>
      </w:pPr>
      <w:r w:rsidRPr="00372B94">
        <w:t xml:space="preserve">Smith MD, Wertheim JO, Weaver S, Murrell B, Scheffler K, Kosakovsky Pond SL. 2015a. Less is more: an adaptive branch-site random effects model for efficient detection of episodic diversifying selection. </w:t>
      </w:r>
      <w:r w:rsidRPr="00372B94">
        <w:rPr>
          <w:i/>
        </w:rPr>
        <w:t>Mol Biol Evol</w:t>
      </w:r>
      <w:r w:rsidRPr="00372B94">
        <w:t>. 32:1342-1353.</w:t>
      </w:r>
    </w:p>
    <w:p w14:paraId="72FF2E62" w14:textId="77777777" w:rsidR="00372B94" w:rsidRPr="00372B94" w:rsidRDefault="00372B94" w:rsidP="00372B94">
      <w:pPr>
        <w:pStyle w:val="EndNoteBibliography"/>
        <w:spacing w:after="0"/>
      </w:pPr>
    </w:p>
    <w:p w14:paraId="3D61E13B" w14:textId="77777777" w:rsidR="00372B94" w:rsidRPr="00372B94" w:rsidRDefault="00372B94" w:rsidP="00372B94">
      <w:pPr>
        <w:pStyle w:val="EndNoteBibliography"/>
        <w:ind w:left="720" w:hanging="720"/>
      </w:pPr>
      <w:r w:rsidRPr="00372B94">
        <w:t xml:space="preserve">Smith SA, Brown JW, Walker JF. 2018. So many genes, so little time: A practical approach to divergence-time estimation in the genomic era. </w:t>
      </w:r>
      <w:r w:rsidRPr="00372B94">
        <w:rPr>
          <w:i/>
        </w:rPr>
        <w:t>PLoS One</w:t>
      </w:r>
      <w:r w:rsidRPr="00372B94">
        <w:t>. 13:e0197433.</w:t>
      </w:r>
    </w:p>
    <w:p w14:paraId="7F4378F1" w14:textId="77777777" w:rsidR="00372B94" w:rsidRPr="00372B94" w:rsidRDefault="00372B94" w:rsidP="00372B94">
      <w:pPr>
        <w:pStyle w:val="EndNoteBibliography"/>
        <w:spacing w:after="0"/>
      </w:pPr>
    </w:p>
    <w:p w14:paraId="65087467" w14:textId="77777777" w:rsidR="00372B94" w:rsidRPr="00372B94" w:rsidRDefault="00372B94" w:rsidP="00372B94">
      <w:pPr>
        <w:pStyle w:val="EndNoteBibliography"/>
        <w:ind w:left="720" w:hanging="720"/>
      </w:pPr>
      <w:r w:rsidRPr="00372B94">
        <w:t xml:space="preserve">Smith SA, Moore MJ, Brown JW, Yang Y. 2015b. Analysis of phylogenomic datasets reveals conflict, concordance, and gene duplications with examples from animals and plants. </w:t>
      </w:r>
      <w:r w:rsidRPr="00372B94">
        <w:rPr>
          <w:i/>
        </w:rPr>
        <w:t>BMC Evol Biol</w:t>
      </w:r>
      <w:r w:rsidRPr="00372B94">
        <w:t>. 15:150.</w:t>
      </w:r>
    </w:p>
    <w:p w14:paraId="44B98BCE" w14:textId="77777777" w:rsidR="00372B94" w:rsidRPr="00372B94" w:rsidRDefault="00372B94" w:rsidP="00372B94">
      <w:pPr>
        <w:pStyle w:val="EndNoteBibliography"/>
        <w:spacing w:after="0"/>
      </w:pPr>
    </w:p>
    <w:p w14:paraId="44FB91B3" w14:textId="77777777" w:rsidR="00372B94" w:rsidRPr="00372B94" w:rsidRDefault="00372B94" w:rsidP="00372B94">
      <w:pPr>
        <w:pStyle w:val="EndNoteBibliography"/>
        <w:ind w:left="720" w:hanging="720"/>
      </w:pPr>
      <w:r w:rsidRPr="00372B94">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372B94">
        <w:rPr>
          <w:i/>
        </w:rPr>
        <w:t>Cytogenetics and Cell Genetics</w:t>
      </w:r>
      <w:r w:rsidRPr="00372B94">
        <w:t>. 84:150-155.</w:t>
      </w:r>
    </w:p>
    <w:p w14:paraId="6DABD716" w14:textId="77777777" w:rsidR="00372B94" w:rsidRPr="00372B94" w:rsidRDefault="00372B94" w:rsidP="00372B94">
      <w:pPr>
        <w:pStyle w:val="EndNoteBibliography"/>
        <w:spacing w:after="0"/>
      </w:pPr>
    </w:p>
    <w:p w14:paraId="6EAFC89A" w14:textId="77777777" w:rsidR="00372B94" w:rsidRPr="00372B94" w:rsidRDefault="00372B94" w:rsidP="00372B94">
      <w:pPr>
        <w:pStyle w:val="EndNoteBibliography"/>
        <w:ind w:left="720" w:hanging="720"/>
      </w:pPr>
      <w:r w:rsidRPr="00372B94">
        <w:t xml:space="preserve">Stapley J, Feulner PGD, Johnston SE, Santure AW, Smadja CM. 2017. Variation in recombination frequency and distribution across eukaryotes: patterns and processes. </w:t>
      </w:r>
      <w:r w:rsidRPr="00372B94">
        <w:rPr>
          <w:i/>
        </w:rPr>
        <w:t>Philos Trans R Soc Lond B Biol Sci</w:t>
      </w:r>
      <w:r w:rsidRPr="00372B94">
        <w:t>. 372.</w:t>
      </w:r>
    </w:p>
    <w:p w14:paraId="3695C937" w14:textId="77777777" w:rsidR="00372B94" w:rsidRPr="00372B94" w:rsidRDefault="00372B94" w:rsidP="00372B94">
      <w:pPr>
        <w:pStyle w:val="EndNoteBibliography"/>
        <w:spacing w:after="0"/>
      </w:pPr>
    </w:p>
    <w:p w14:paraId="4D38C94A" w14:textId="77777777" w:rsidR="00372B94" w:rsidRPr="00372B94" w:rsidRDefault="00372B94" w:rsidP="00372B94">
      <w:pPr>
        <w:pStyle w:val="EndNoteBibliography"/>
        <w:ind w:left="720" w:hanging="720"/>
      </w:pPr>
      <w:r w:rsidRPr="00372B94">
        <w:t xml:space="preserve">Steppan SJ, Adkins RM, Spinks PQ, Hale C. 2005. Multigene phylogeny of the Old World mice, Murinae, reveals distinct geographic lineages and the declining utility of mitochondrial genes compared to nuclear genes. </w:t>
      </w:r>
      <w:r w:rsidRPr="00372B94">
        <w:rPr>
          <w:i/>
        </w:rPr>
        <w:t>Mol Phylogenet Evol</w:t>
      </w:r>
      <w:r w:rsidRPr="00372B94">
        <w:t>. 37:370-388.</w:t>
      </w:r>
    </w:p>
    <w:p w14:paraId="0877E939" w14:textId="77777777" w:rsidR="00372B94" w:rsidRPr="00372B94" w:rsidRDefault="00372B94" w:rsidP="00372B94">
      <w:pPr>
        <w:pStyle w:val="EndNoteBibliography"/>
        <w:spacing w:after="0"/>
      </w:pPr>
    </w:p>
    <w:p w14:paraId="1E4F868F" w14:textId="77777777" w:rsidR="00372B94" w:rsidRPr="00372B94" w:rsidRDefault="00372B94" w:rsidP="00372B94">
      <w:pPr>
        <w:pStyle w:val="EndNoteBibliography"/>
        <w:ind w:left="720" w:hanging="720"/>
      </w:pPr>
      <w:r w:rsidRPr="00372B94">
        <w:t xml:space="preserve">Steppan SJ, Schenk JJ. 2017. Muroid rodent phylogenetics: 900-species tree reveals increasing diversification rates. </w:t>
      </w:r>
      <w:r w:rsidRPr="00372B94">
        <w:rPr>
          <w:i/>
        </w:rPr>
        <w:t>PLoS One</w:t>
      </w:r>
      <w:r w:rsidRPr="00372B94">
        <w:t>. 12:e0183070.</w:t>
      </w:r>
    </w:p>
    <w:p w14:paraId="03F55834" w14:textId="77777777" w:rsidR="00372B94" w:rsidRPr="00372B94" w:rsidRDefault="00372B94" w:rsidP="00372B94">
      <w:pPr>
        <w:pStyle w:val="EndNoteBibliography"/>
        <w:spacing w:after="0"/>
      </w:pPr>
    </w:p>
    <w:p w14:paraId="6F65CB85" w14:textId="77777777" w:rsidR="00372B94" w:rsidRPr="00372B94" w:rsidRDefault="00372B94" w:rsidP="00372B94">
      <w:pPr>
        <w:pStyle w:val="EndNoteBibliography"/>
        <w:ind w:left="720" w:hanging="720"/>
      </w:pPr>
      <w:r w:rsidRPr="00372B94">
        <w:t xml:space="preserve">Stevison LS, Woerner AE, Kidd JM, Kelley JL, Veeramah KR, McManus KF, Great Ape Genome P, Bustamante CD, Hammer MF, Wall JD. 2016. The Time Scale of Recombination Rate Evolution in Great Apes. </w:t>
      </w:r>
      <w:r w:rsidRPr="00372B94">
        <w:rPr>
          <w:i/>
        </w:rPr>
        <w:t>Mol Biol Evol</w:t>
      </w:r>
      <w:r w:rsidRPr="00372B94">
        <w:t>. 33:928-945.</w:t>
      </w:r>
    </w:p>
    <w:p w14:paraId="68EC5F07" w14:textId="77777777" w:rsidR="00372B94" w:rsidRPr="00372B94" w:rsidRDefault="00372B94" w:rsidP="00372B94">
      <w:pPr>
        <w:pStyle w:val="EndNoteBibliography"/>
        <w:spacing w:after="0"/>
      </w:pPr>
    </w:p>
    <w:p w14:paraId="5E219C91" w14:textId="77777777" w:rsidR="00372B94" w:rsidRPr="00372B94" w:rsidRDefault="00372B94" w:rsidP="00372B94">
      <w:pPr>
        <w:pStyle w:val="EndNoteBibliography"/>
        <w:ind w:left="720" w:hanging="720"/>
      </w:pPr>
      <w:r w:rsidRPr="00372B94">
        <w:t xml:space="preserve">Sun C, Huang J, Wang Y, Zhao X, Su L, Thomas GWC, Zhao M, Zhang X, Jungreis I, Kellis M, et al. 2021. Genus-Wide Characterization of Bumblebee Genomes Provides Insights into Their Evolution and Variation in Ecological and Behavioral Traits. </w:t>
      </w:r>
      <w:r w:rsidRPr="00372B94">
        <w:rPr>
          <w:i/>
        </w:rPr>
        <w:t>Mol Biol Evol</w:t>
      </w:r>
      <w:r w:rsidRPr="00372B94">
        <w:t>. 38:486-501.</w:t>
      </w:r>
    </w:p>
    <w:p w14:paraId="39FAA2CB" w14:textId="77777777" w:rsidR="00372B94" w:rsidRPr="00372B94" w:rsidRDefault="00372B94" w:rsidP="00372B94">
      <w:pPr>
        <w:pStyle w:val="EndNoteBibliography"/>
        <w:spacing w:after="0"/>
      </w:pPr>
    </w:p>
    <w:p w14:paraId="39E2CAEB" w14:textId="77777777" w:rsidR="00372B94" w:rsidRPr="00372B94" w:rsidRDefault="00372B94" w:rsidP="00372B94">
      <w:pPr>
        <w:pStyle w:val="EndNoteBibliography"/>
        <w:ind w:left="720" w:hanging="720"/>
      </w:pPr>
      <w:r w:rsidRPr="00372B94">
        <w:t xml:space="preserve">Suzuki H, Shimada T, Terashima M, Tsuchiya K, Aplin K. 2004. Temporal, spatial, and ecological modes of evolution of Eurasian Mus based on mitochondrial and nuclear gene sequences. </w:t>
      </w:r>
      <w:r w:rsidRPr="00372B94">
        <w:rPr>
          <w:i/>
        </w:rPr>
        <w:t>Mol Phylogenet Evol</w:t>
      </w:r>
      <w:r w:rsidRPr="00372B94">
        <w:t>. 33:626-646.</w:t>
      </w:r>
    </w:p>
    <w:p w14:paraId="35B6D6A0" w14:textId="77777777" w:rsidR="00372B94" w:rsidRPr="00372B94" w:rsidRDefault="00372B94" w:rsidP="00372B94">
      <w:pPr>
        <w:pStyle w:val="EndNoteBibliography"/>
        <w:spacing w:after="0"/>
      </w:pPr>
    </w:p>
    <w:p w14:paraId="42E351B8" w14:textId="77777777" w:rsidR="00372B94" w:rsidRPr="00372B94" w:rsidRDefault="00372B94" w:rsidP="00372B94">
      <w:pPr>
        <w:pStyle w:val="EndNoteBibliography"/>
        <w:ind w:left="720" w:hanging="720"/>
      </w:pPr>
      <w:r w:rsidRPr="00372B94">
        <w:t>Tange O. 2018. GNU Parallel.</w:t>
      </w:r>
    </w:p>
    <w:p w14:paraId="3FE67795" w14:textId="77777777" w:rsidR="00372B94" w:rsidRPr="00372B94" w:rsidRDefault="00372B94" w:rsidP="00372B94">
      <w:pPr>
        <w:pStyle w:val="EndNoteBibliography"/>
        <w:spacing w:after="0"/>
      </w:pPr>
    </w:p>
    <w:p w14:paraId="4942319A" w14:textId="77777777" w:rsidR="00372B94" w:rsidRPr="00372B94" w:rsidRDefault="00372B94" w:rsidP="00372B94">
      <w:pPr>
        <w:pStyle w:val="EndNoteBibliography"/>
        <w:ind w:left="720" w:hanging="720"/>
      </w:pPr>
      <w:r w:rsidRPr="00372B94">
        <w:t xml:space="preserve">To TH, Jung M, Lycett S, Gascuel O. 2016. Fast Dating Using Least-Squares Criteria and Algorithms. </w:t>
      </w:r>
      <w:r w:rsidRPr="00372B94">
        <w:rPr>
          <w:i/>
        </w:rPr>
        <w:t>Syst Biol</w:t>
      </w:r>
      <w:r w:rsidRPr="00372B94">
        <w:t>. 65:82-97.</w:t>
      </w:r>
    </w:p>
    <w:p w14:paraId="415182C0" w14:textId="77777777" w:rsidR="00372B94" w:rsidRPr="00372B94" w:rsidRDefault="00372B94" w:rsidP="00372B94">
      <w:pPr>
        <w:pStyle w:val="EndNoteBibliography"/>
        <w:spacing w:after="0"/>
      </w:pPr>
    </w:p>
    <w:p w14:paraId="54687803" w14:textId="77777777" w:rsidR="00372B94" w:rsidRPr="00372B94" w:rsidRDefault="00372B94" w:rsidP="00372B94">
      <w:pPr>
        <w:pStyle w:val="EndNoteBibliography"/>
        <w:ind w:left="720" w:hanging="720"/>
      </w:pPr>
      <w:r w:rsidRPr="00372B94">
        <w:t xml:space="preserve">Treaster S, Deelen J, Daane JM, Murabito J, Karasik D, Harris MP. 2023. Convergent genomics of longevity in rockfishes highlights the genetics of human life span variation. </w:t>
      </w:r>
      <w:r w:rsidRPr="00372B94">
        <w:rPr>
          <w:i/>
        </w:rPr>
        <w:t>Sci Adv</w:t>
      </w:r>
      <w:r w:rsidRPr="00372B94">
        <w:t>. 9:eadd2743.</w:t>
      </w:r>
    </w:p>
    <w:p w14:paraId="57CE65EA" w14:textId="77777777" w:rsidR="00372B94" w:rsidRPr="00372B94" w:rsidRDefault="00372B94" w:rsidP="00372B94">
      <w:pPr>
        <w:pStyle w:val="EndNoteBibliography"/>
        <w:spacing w:after="0"/>
      </w:pPr>
    </w:p>
    <w:p w14:paraId="6D5D6D27" w14:textId="77777777" w:rsidR="00372B94" w:rsidRPr="00372B94" w:rsidRDefault="00372B94" w:rsidP="00372B94">
      <w:pPr>
        <w:pStyle w:val="EndNoteBibliography"/>
        <w:ind w:left="720" w:hanging="720"/>
      </w:pPr>
      <w:r w:rsidRPr="00372B94">
        <w:t xml:space="preserve">van der Valk T, Pecnerova P, Diez-Del-Molino D, Bergstrom A, Oppenheimer J, Hartmann S, Xenikoudakis G, Thomas JA, Dehasque M, Saglican E, et al. 2021. Million-year-old DNA sheds light on the genomic history of mammoths. </w:t>
      </w:r>
      <w:r w:rsidRPr="00372B94">
        <w:rPr>
          <w:i/>
        </w:rPr>
        <w:t>Nature</w:t>
      </w:r>
      <w:r w:rsidRPr="00372B94">
        <w:t>. 591:265-269.</w:t>
      </w:r>
    </w:p>
    <w:p w14:paraId="63480FC3" w14:textId="77777777" w:rsidR="00372B94" w:rsidRPr="00372B94" w:rsidRDefault="00372B94" w:rsidP="00372B94">
      <w:pPr>
        <w:pStyle w:val="EndNoteBibliography"/>
        <w:spacing w:after="0"/>
      </w:pPr>
    </w:p>
    <w:p w14:paraId="64E5D6A5" w14:textId="77777777" w:rsidR="00372B94" w:rsidRPr="00372B94" w:rsidRDefault="00372B94" w:rsidP="00372B94">
      <w:pPr>
        <w:pStyle w:val="EndNoteBibliography"/>
        <w:ind w:left="720" w:hanging="720"/>
      </w:pPr>
      <w:r w:rsidRPr="00372B94">
        <w:t xml:space="preserve">Vanderpool D, Minh BQ, Lanfear R, Hughes D, Murali S, Harris RA, Raveendran M, Muzny DM, Hibbins MS, Williamson RJ, et al. 2020. Primate phylogenomics uncovers multiple rapid radiations and ancient interspecific introgression. </w:t>
      </w:r>
      <w:r w:rsidRPr="00372B94">
        <w:rPr>
          <w:i/>
        </w:rPr>
        <w:t>PLoS Biol</w:t>
      </w:r>
      <w:r w:rsidRPr="00372B94">
        <w:t>. 18:e3000954.</w:t>
      </w:r>
    </w:p>
    <w:p w14:paraId="209CCEB9" w14:textId="77777777" w:rsidR="00372B94" w:rsidRPr="00372B94" w:rsidRDefault="00372B94" w:rsidP="00372B94">
      <w:pPr>
        <w:pStyle w:val="EndNoteBibliography"/>
        <w:spacing w:after="0"/>
      </w:pPr>
    </w:p>
    <w:p w14:paraId="4CAEB4D8" w14:textId="77777777" w:rsidR="00372B94" w:rsidRPr="00372B94" w:rsidRDefault="00372B94" w:rsidP="00372B94">
      <w:pPr>
        <w:pStyle w:val="EndNoteBibliography"/>
        <w:ind w:left="720" w:hanging="720"/>
      </w:pPr>
      <w:r w:rsidRPr="00372B94">
        <w:t xml:space="preserve">Wang LG, Lam TT, Xu S, Dai Z, Zhou L, Feng T, Guo P, Dunn CW, Jones BR, Bradley T, et al. 2020. Treeio: An R Package for Phylogenetic Tree Input and Output with Richly Annotated and Associated Data. </w:t>
      </w:r>
      <w:r w:rsidRPr="00372B94">
        <w:rPr>
          <w:i/>
        </w:rPr>
        <w:t>Mol Biol Evol</w:t>
      </w:r>
      <w:r w:rsidRPr="00372B94">
        <w:t>. 37:599-603.</w:t>
      </w:r>
    </w:p>
    <w:p w14:paraId="2CD13547" w14:textId="77777777" w:rsidR="00372B94" w:rsidRPr="00372B94" w:rsidRDefault="00372B94" w:rsidP="00372B94">
      <w:pPr>
        <w:pStyle w:val="EndNoteBibliography"/>
        <w:spacing w:after="0"/>
      </w:pPr>
    </w:p>
    <w:p w14:paraId="0ECDD0B0" w14:textId="77777777" w:rsidR="00372B94" w:rsidRPr="00372B94" w:rsidRDefault="00372B94" w:rsidP="00372B94">
      <w:pPr>
        <w:pStyle w:val="EndNoteBibliography"/>
        <w:ind w:left="720" w:hanging="720"/>
      </w:pPr>
      <w:r w:rsidRPr="00372B94">
        <w:t xml:space="preserve">White MA, Ane C, Dewey CN, Larget BR, Payseur BA. 2009. Fine-scale phylogenetic discordance across the house mouse genome. </w:t>
      </w:r>
      <w:r w:rsidRPr="00372B94">
        <w:rPr>
          <w:i/>
        </w:rPr>
        <w:t>PLoS Genet</w:t>
      </w:r>
      <w:r w:rsidRPr="00372B94">
        <w:t>. 5:e1000729.</w:t>
      </w:r>
    </w:p>
    <w:p w14:paraId="0A9EA4C6" w14:textId="77777777" w:rsidR="00372B94" w:rsidRPr="00372B94" w:rsidRDefault="00372B94" w:rsidP="00372B94">
      <w:pPr>
        <w:pStyle w:val="EndNoteBibliography"/>
        <w:spacing w:after="0"/>
      </w:pPr>
    </w:p>
    <w:p w14:paraId="15B948E5" w14:textId="77777777" w:rsidR="00372B94" w:rsidRPr="00372B94" w:rsidRDefault="00372B94" w:rsidP="00372B94">
      <w:pPr>
        <w:pStyle w:val="EndNoteBibliography"/>
        <w:ind w:left="720" w:hanging="720"/>
      </w:pPr>
      <w:r w:rsidRPr="00372B94">
        <w:t xml:space="preserve">Yalcin B, Wong K, Agam A, Goodson M, Keane TM, Gan X, Nellaker C, Goodstadt L, Nicod J, Bhomra A, et al. 2011. Sequence-based characterization of structural variation in the mouse genome. </w:t>
      </w:r>
      <w:r w:rsidRPr="00372B94">
        <w:rPr>
          <w:i/>
        </w:rPr>
        <w:t>Nature</w:t>
      </w:r>
      <w:r w:rsidRPr="00372B94">
        <w:t>. 477:326-329.</w:t>
      </w:r>
    </w:p>
    <w:p w14:paraId="0893CC5B" w14:textId="77777777" w:rsidR="00372B94" w:rsidRPr="00372B94" w:rsidRDefault="00372B94" w:rsidP="00372B94">
      <w:pPr>
        <w:pStyle w:val="EndNoteBibliography"/>
        <w:spacing w:after="0"/>
      </w:pPr>
    </w:p>
    <w:p w14:paraId="284A4D7D" w14:textId="77777777" w:rsidR="00372B94" w:rsidRPr="00372B94" w:rsidRDefault="00372B94" w:rsidP="00372B94">
      <w:pPr>
        <w:pStyle w:val="EndNoteBibliography"/>
        <w:ind w:left="720" w:hanging="720"/>
      </w:pPr>
      <w:r w:rsidRPr="00372B94">
        <w:t xml:space="preserve">Yang Z. 2007. PAML 4: phylogenetic analysis by maximum likelihood. </w:t>
      </w:r>
      <w:r w:rsidRPr="00372B94">
        <w:rPr>
          <w:i/>
        </w:rPr>
        <w:t>Mol Biol Evol</w:t>
      </w:r>
      <w:r w:rsidRPr="00372B94">
        <w:t>. 24:1586-1591.</w:t>
      </w:r>
    </w:p>
    <w:p w14:paraId="1508487F" w14:textId="77777777" w:rsidR="00372B94" w:rsidRPr="00372B94" w:rsidRDefault="00372B94" w:rsidP="00372B94">
      <w:pPr>
        <w:pStyle w:val="EndNoteBibliography"/>
        <w:spacing w:after="0"/>
      </w:pPr>
    </w:p>
    <w:p w14:paraId="0B00EFCC" w14:textId="77777777" w:rsidR="00372B94" w:rsidRPr="00372B94" w:rsidRDefault="00372B94" w:rsidP="00372B94">
      <w:pPr>
        <w:pStyle w:val="EndNoteBibliography"/>
        <w:ind w:left="720" w:hanging="720"/>
      </w:pPr>
      <w:r w:rsidRPr="00372B94">
        <w:t xml:space="preserve">Yekutieli D, Benjamini Y. 1999. Resampling-based false discovery rate controlling multiple test procedures for correlated test statistics. </w:t>
      </w:r>
      <w:r w:rsidRPr="00372B94">
        <w:rPr>
          <w:i/>
        </w:rPr>
        <w:t>Journal of Statistical Planning and Inference</w:t>
      </w:r>
      <w:r w:rsidRPr="00372B94">
        <w:t>. 82:171-196.</w:t>
      </w:r>
    </w:p>
    <w:p w14:paraId="09D534DA" w14:textId="77777777" w:rsidR="00372B94" w:rsidRPr="00372B94" w:rsidRDefault="00372B94" w:rsidP="00372B94">
      <w:pPr>
        <w:pStyle w:val="EndNoteBibliography"/>
        <w:spacing w:after="0"/>
      </w:pPr>
    </w:p>
    <w:p w14:paraId="217C7C60" w14:textId="77777777" w:rsidR="00372B94" w:rsidRPr="00372B94" w:rsidRDefault="00372B94" w:rsidP="00372B94">
      <w:pPr>
        <w:pStyle w:val="EndNoteBibliography"/>
        <w:ind w:left="720" w:hanging="720"/>
      </w:pPr>
      <w:r w:rsidRPr="00372B94">
        <w:t xml:space="preserve">Yu G. 2020. Using ggtree to Visualize Data on Tree-Like Structures. </w:t>
      </w:r>
      <w:r w:rsidRPr="00372B94">
        <w:rPr>
          <w:i/>
        </w:rPr>
        <w:t>Curr Protoc Bioinformatics</w:t>
      </w:r>
      <w:r w:rsidRPr="00372B94">
        <w:t>. 69:e96.</w:t>
      </w:r>
    </w:p>
    <w:p w14:paraId="323928F1" w14:textId="77777777" w:rsidR="00372B94" w:rsidRPr="00372B94" w:rsidRDefault="00372B94" w:rsidP="00372B94">
      <w:pPr>
        <w:pStyle w:val="EndNoteBibliography"/>
        <w:spacing w:after="0"/>
      </w:pPr>
    </w:p>
    <w:p w14:paraId="0DAAFED8" w14:textId="77777777" w:rsidR="00372B94" w:rsidRPr="00372B94" w:rsidRDefault="00372B94" w:rsidP="00372B94">
      <w:pPr>
        <w:pStyle w:val="EndNoteBibliography"/>
        <w:ind w:left="720" w:hanging="720"/>
      </w:pPr>
      <w:r w:rsidRPr="00372B94">
        <w:lastRenderedPageBreak/>
        <w:t xml:space="preserve">Yu G, Smith DK, Zhu H, Guan Y, Lam TT-Y. 2017. ggtree: an r package for visualization and annotation of phylogenetic trees with their covariates and other associated data. </w:t>
      </w:r>
      <w:r w:rsidRPr="00372B94">
        <w:rPr>
          <w:i/>
        </w:rPr>
        <w:t>Methods in Ecology and Evolution</w:t>
      </w:r>
      <w:r w:rsidRPr="00372B94">
        <w:t>. 8:28-36.</w:t>
      </w:r>
    </w:p>
    <w:p w14:paraId="268FE892" w14:textId="77777777" w:rsidR="00372B94" w:rsidRPr="00372B94" w:rsidRDefault="00372B94" w:rsidP="00372B94">
      <w:pPr>
        <w:pStyle w:val="EndNoteBibliography"/>
        <w:spacing w:after="0"/>
      </w:pPr>
    </w:p>
    <w:p w14:paraId="5261A24B" w14:textId="77777777" w:rsidR="00372B94" w:rsidRPr="00372B94" w:rsidRDefault="00372B94" w:rsidP="00372B94">
      <w:pPr>
        <w:pStyle w:val="EndNoteBibliography"/>
        <w:ind w:left="720" w:hanging="720"/>
      </w:pPr>
      <w:r w:rsidRPr="00372B94">
        <w:t xml:space="preserve">Zhang C, Rabiee M, Sayyari E, Mirarab S. 2018. ASTRAL-III: polynomial time species tree reconstruction from partially resolved gene trees. </w:t>
      </w:r>
      <w:r w:rsidRPr="00372B94">
        <w:rPr>
          <w:i/>
        </w:rPr>
        <w:t>BMC Bioinformatics</w:t>
      </w:r>
      <w:r w:rsidRPr="00372B94">
        <w:t>. 19:153.</w:t>
      </w:r>
    </w:p>
    <w:p w14:paraId="2B849C3D" w14:textId="77777777" w:rsidR="00372B94" w:rsidRPr="00372B94" w:rsidRDefault="00372B94" w:rsidP="00372B94">
      <w:pPr>
        <w:pStyle w:val="EndNoteBibliography"/>
      </w:pPr>
    </w:p>
    <w:p w14:paraId="4E5B64FE" w14:textId="069C0BFD"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ood, Jeffrey" w:date="2024-06-04T11:27:00Z" w:initials="JG">
    <w:p w14:paraId="56FFD811" w14:textId="77777777" w:rsidR="0042542A" w:rsidRDefault="0042542A" w:rsidP="0042542A">
      <w:r>
        <w:rPr>
          <w:rStyle w:val="CommentReference"/>
        </w:rPr>
        <w:annotationRef/>
      </w:r>
      <w:r>
        <w:rPr>
          <w:sz w:val="20"/>
          <w:szCs w:val="20"/>
        </w:rPr>
        <w:t>I think we should consider changing this to ‘murine’</w:t>
      </w:r>
      <w:r>
        <w:rPr>
          <w:sz w:val="20"/>
          <w:szCs w:val="20"/>
        </w:rPr>
        <w:cr/>
      </w:r>
      <w:r>
        <w:rPr>
          <w:sz w:val="20"/>
          <w:szCs w:val="20"/>
        </w:rPr>
        <w:cr/>
        <w:t>One of the procB reviewers on Kopania’s sperm manuscript was offended by the phrasing Old World, which they felt was colonial and some other super chartered comments that were fairly aggressive. I think it is a little silly but this was a real comment so should probably consider it.</w:t>
      </w:r>
      <w:r>
        <w:rPr>
          <w:sz w:val="20"/>
          <w:szCs w:val="20"/>
        </w:rPr>
        <w:cr/>
      </w:r>
      <w:r>
        <w:rPr>
          <w:sz w:val="20"/>
          <w:szCs w:val="20"/>
        </w:rPr>
        <w:cr/>
        <w:t xml:space="preserve">Murine is less informative but not likely to be offensive.  </w:t>
      </w:r>
    </w:p>
  </w:comment>
  <w:comment w:id="1" w:author="Thomas, Gregg" w:date="2024-06-11T12:13:00Z" w:initials="GT">
    <w:p w14:paraId="68884F41" w14:textId="77777777" w:rsidR="004707B4" w:rsidRDefault="004707B4" w:rsidP="004707B4">
      <w:pPr>
        <w:pStyle w:val="CommentText"/>
      </w:pPr>
      <w:r>
        <w:rPr>
          <w:rStyle w:val="CommentReference"/>
        </w:rPr>
        <w:annotationRef/>
      </w:r>
      <w:r>
        <w:t xml:space="preserve">Agreed. </w:t>
      </w:r>
    </w:p>
  </w:comment>
  <w:comment w:id="4" w:author="Good, Jeffrey" w:date="2024-06-06T10:34:00Z" w:initials="JG">
    <w:p w14:paraId="2C54A5B5" w14:textId="749934D0" w:rsidR="00A03219" w:rsidRDefault="00A03219" w:rsidP="00A03219">
      <w:r>
        <w:rPr>
          <w:rStyle w:val="CommentReference"/>
        </w:rPr>
        <w:annotationRef/>
      </w:r>
      <w:r>
        <w:rPr>
          <w:color w:val="000000"/>
          <w:sz w:val="20"/>
          <w:szCs w:val="20"/>
        </w:rPr>
        <w:t>adding time context to better motivate the UCE as a framing for the rest of the study</w:t>
      </w:r>
    </w:p>
  </w:comment>
  <w:comment w:id="5" w:author="Good, Jeffrey" w:date="2024-06-06T09:45:00Z" w:initials="JG">
    <w:p w14:paraId="66651C82" w14:textId="3362611A" w:rsidR="00340D8F" w:rsidRDefault="00340D8F" w:rsidP="00340D8F">
      <w:r>
        <w:rPr>
          <w:rStyle w:val="CommentReference"/>
        </w:rPr>
        <w:annotationRef/>
      </w:r>
      <w:r>
        <w:rPr>
          <w:color w:val="000000"/>
          <w:sz w:val="20"/>
          <w:szCs w:val="20"/>
        </w:rPr>
        <w:t>Reads really nice, but some edits to reduce length, still fairly wordy.</w:t>
      </w:r>
    </w:p>
  </w:comment>
  <w:comment w:id="6" w:author="Good, Jeffrey" w:date="2024-06-06T09:51:00Z" w:initials="JG">
    <w:p w14:paraId="35F6588C" w14:textId="77777777" w:rsidR="00340D8F" w:rsidRDefault="00340D8F" w:rsidP="00340D8F">
      <w:r>
        <w:rPr>
          <w:rStyle w:val="CommentReference"/>
        </w:rPr>
        <w:annotationRef/>
      </w:r>
      <w:r>
        <w:rPr>
          <w:color w:val="000000"/>
          <w:sz w:val="20"/>
          <w:szCs w:val="20"/>
        </w:rPr>
        <w:t>collecting examples into similar taxonomic units ie, birds was very broad, tomatoes not.</w:t>
      </w:r>
    </w:p>
  </w:comment>
  <w:comment w:id="7" w:author="Good, Jeffrey" w:date="2024-06-06T09:51:00Z" w:initials="JG">
    <w:p w14:paraId="1C0AAD95" w14:textId="4B338C76" w:rsidR="00340D8F" w:rsidRDefault="00340D8F" w:rsidP="00340D8F">
      <w:r>
        <w:rPr>
          <w:rStyle w:val="CommentReference"/>
        </w:rPr>
        <w:annotationRef/>
      </w:r>
      <w:r>
        <w:rPr>
          <w:color w:val="000000"/>
          <w:sz w:val="20"/>
          <w:szCs w:val="20"/>
        </w:rPr>
        <w:t>add one or two of these</w:t>
      </w:r>
    </w:p>
    <w:p w14:paraId="60B1DD88" w14:textId="77777777" w:rsidR="00340D8F" w:rsidRDefault="00340D8F" w:rsidP="00340D8F"/>
    <w:p w14:paraId="228C9149" w14:textId="77777777" w:rsidR="00340D8F" w:rsidRDefault="00000000" w:rsidP="00340D8F">
      <w:hyperlink r:id="rId1" w:history="1">
        <w:r w:rsidR="00340D8F" w:rsidRPr="009E2CE9">
          <w:rPr>
            <w:rStyle w:val="Hyperlink"/>
            <w:sz w:val="20"/>
            <w:szCs w:val="20"/>
          </w:rPr>
          <w:t>https://academic.oup.com/sysbio/article/70/3/593/6017180</w:t>
        </w:r>
      </w:hyperlink>
    </w:p>
    <w:p w14:paraId="05AE600F" w14:textId="77777777" w:rsidR="00340D8F" w:rsidRDefault="00340D8F" w:rsidP="00340D8F"/>
    <w:p w14:paraId="0DA7DE51" w14:textId="77777777" w:rsidR="00340D8F" w:rsidRDefault="00000000" w:rsidP="00340D8F">
      <w:hyperlink r:id="rId2" w:history="1">
        <w:r w:rsidR="00340D8F" w:rsidRPr="009E2CE9">
          <w:rPr>
            <w:rStyle w:val="Hyperlink"/>
            <w:sz w:val="20"/>
            <w:szCs w:val="20"/>
          </w:rPr>
          <w:t>https://www.cell.com/cell-genomics/pdf/S2666-979X(23)00334-8.pdf</w:t>
        </w:r>
      </w:hyperlink>
    </w:p>
    <w:p w14:paraId="1151BA56" w14:textId="77777777" w:rsidR="00340D8F" w:rsidRDefault="00340D8F" w:rsidP="00340D8F"/>
  </w:comment>
  <w:comment w:id="10" w:author="Good, Jeffrey" w:date="2024-06-04T11:37:00Z" w:initials="JG">
    <w:p w14:paraId="72319289" w14:textId="6EF40156" w:rsidR="00065343" w:rsidRDefault="00065343" w:rsidP="00065343">
      <w:r>
        <w:rPr>
          <w:rStyle w:val="CommentReference"/>
        </w:rPr>
        <w:annotationRef/>
      </w:r>
      <w:r>
        <w:rPr>
          <w:color w:val="000000"/>
          <w:sz w:val="20"/>
          <w:szCs w:val="20"/>
        </w:rPr>
        <w:t>let’s add the recent bat paper too</w:t>
      </w:r>
    </w:p>
    <w:p w14:paraId="72CF763F" w14:textId="77777777" w:rsidR="00065343" w:rsidRDefault="00065343" w:rsidP="00065343"/>
    <w:p w14:paraId="0241D2F3" w14:textId="77777777" w:rsidR="00065343" w:rsidRDefault="00065343" w:rsidP="00065343">
      <w:r>
        <w:rPr>
          <w:color w:val="000000"/>
          <w:sz w:val="20"/>
          <w:szCs w:val="20"/>
        </w:rPr>
        <w:t>https://www.cell.com/cell-genomics/pdf/S2666-979X(23)00334-8.pdf</w:t>
      </w:r>
    </w:p>
  </w:comment>
  <w:comment w:id="11" w:author="Good, Jeffrey" w:date="2024-06-06T10:00:00Z" w:initials="JG">
    <w:p w14:paraId="02EE9DAF" w14:textId="77777777" w:rsidR="00DE0DCD" w:rsidRDefault="00DE0DCD" w:rsidP="00DE0DCD">
      <w:r>
        <w:rPr>
          <w:rStyle w:val="CommentReference"/>
        </w:rPr>
        <w:annotationRef/>
      </w:r>
      <w:r>
        <w:rPr>
          <w:color w:val="000000"/>
          <w:sz w:val="20"/>
          <w:szCs w:val="20"/>
        </w:rPr>
        <w:t>condensing this some, check I have not introduced an error</w:t>
      </w:r>
    </w:p>
  </w:comment>
  <w:comment w:id="12" w:author="Good, Jeffrey" w:date="2024-06-06T10:03:00Z" w:initials="JG">
    <w:p w14:paraId="7834B7FD" w14:textId="77777777" w:rsidR="00DE0DCD" w:rsidRDefault="00DE0DCD" w:rsidP="00DE0DCD">
      <w:r>
        <w:rPr>
          <w:rStyle w:val="CommentReference"/>
        </w:rPr>
        <w:annotationRef/>
      </w:r>
      <w:r>
        <w:rPr>
          <w:color w:val="000000"/>
          <w:sz w:val="20"/>
          <w:szCs w:val="20"/>
        </w:rPr>
        <w:t>For all of these you need to specify the direction of the correlation. I think you mean a positive correlation for most of these, but as it goes both ways needs to be clarified.</w:t>
      </w:r>
    </w:p>
  </w:comment>
  <w:comment w:id="14" w:author="Good, Jeffrey" w:date="2024-06-06T09:59:00Z" w:initials="JG">
    <w:p w14:paraId="7D423142" w14:textId="144534B8" w:rsidR="00DE0DCD" w:rsidRDefault="00DE0DCD" w:rsidP="00DE0DCD">
      <w:r>
        <w:rPr>
          <w:rStyle w:val="CommentReference"/>
        </w:rPr>
        <w:annotationRef/>
      </w:r>
      <w:r>
        <w:rPr>
          <w:color w:val="000000"/>
          <w:sz w:val="20"/>
          <w:szCs w:val="20"/>
        </w:rPr>
        <w:t>right?</w:t>
      </w:r>
    </w:p>
  </w:comment>
  <w:comment w:id="15" w:author="Thomas, Gregg" w:date="2024-06-11T15:38:00Z" w:initials="GT">
    <w:p w14:paraId="45677D7F" w14:textId="77777777" w:rsidR="00E54808" w:rsidRDefault="00E54808" w:rsidP="00E54808">
      <w:pPr>
        <w:pStyle w:val="CommentText"/>
      </w:pPr>
      <w:r>
        <w:rPr>
          <w:rStyle w:val="CommentReference"/>
        </w:rPr>
        <w:annotationRef/>
      </w:r>
      <w:r>
        <w:t>Actually unclear reading it again. They correlate recombination rate with “locus size” determined by MDL (phylogenetically similar windows of 100 snps). The correlation is “weakly negative”, but I’m not sure how that relates to discordance.</w:t>
      </w:r>
    </w:p>
  </w:comment>
  <w:comment w:id="16" w:author="Good, Jeffrey" w:date="2024-06-04T15:09:00Z" w:initials="JG">
    <w:p w14:paraId="71A6436B" w14:textId="20BF48BC" w:rsidR="00432EE1" w:rsidRDefault="00432EE1" w:rsidP="00432EE1">
      <w:r>
        <w:rPr>
          <w:rStyle w:val="CommentReference"/>
        </w:rPr>
        <w:annotationRef/>
      </w:r>
      <w:r>
        <w:rPr>
          <w:color w:val="000000"/>
          <w:sz w:val="20"/>
          <w:szCs w:val="20"/>
        </w:rPr>
        <w:t>I think much more compelling and direct to move this overview narrative from the start of the methods to this last paragraph of the results.</w:t>
      </w:r>
    </w:p>
  </w:comment>
  <w:comment w:id="23" w:author="Good, Jeffrey" w:date="2024-06-06T10:32:00Z" w:initials="JG">
    <w:p w14:paraId="53BB3D70" w14:textId="0393B9F6" w:rsidR="00A03219" w:rsidRDefault="00A03219" w:rsidP="00A03219">
      <w:r>
        <w:rPr>
          <w:rStyle w:val="CommentReference"/>
        </w:rPr>
        <w:annotationRef/>
      </w:r>
      <w:r>
        <w:rPr>
          <w:color w:val="000000"/>
          <w:sz w:val="20"/>
          <w:szCs w:val="20"/>
        </w:rPr>
        <w:t>making the direct justification for the UCE tree as a framing for the rest of the paper</w:t>
      </w:r>
    </w:p>
  </w:comment>
  <w:comment w:id="24" w:author="Good, Jeffrey" w:date="2024-06-06T10:29:00Z" w:initials="JG">
    <w:p w14:paraId="38E229EE" w14:textId="3EF61BA9" w:rsidR="00A03219" w:rsidRDefault="00A03219" w:rsidP="00A03219">
      <w:r>
        <w:rPr>
          <w:rStyle w:val="CommentReference"/>
        </w:rPr>
        <w:annotationRef/>
      </w:r>
      <w:r>
        <w:rPr>
          <w:color w:val="000000"/>
          <w:sz w:val="20"/>
          <w:szCs w:val="20"/>
        </w:rPr>
        <w:t xml:space="preserve">adding this framing to motivate the value of the dated UCE species tree </w:t>
      </w:r>
    </w:p>
  </w:comment>
  <w:comment w:id="25" w:author="Good, Jeffrey" w:date="2024-06-04T15:22:00Z" w:initials="JG">
    <w:p w14:paraId="6C903739" w14:textId="65F343E4" w:rsidR="00B8137C" w:rsidRDefault="00B8137C" w:rsidP="00B8137C">
      <w:r>
        <w:rPr>
          <w:rStyle w:val="CommentReference"/>
        </w:rPr>
        <w:annotationRef/>
      </w:r>
      <w:r>
        <w:rPr>
          <w:color w:val="000000"/>
          <w:sz w:val="20"/>
          <w:szCs w:val="20"/>
        </w:rPr>
        <w:t>Tables 3 and 4 do not add much. Critical points are in Fig 2. I would cut to try and reduce bloat.</w:t>
      </w:r>
    </w:p>
  </w:comment>
  <w:comment w:id="26" w:author="Good, Jeffrey" w:date="2024-06-04T15:31:00Z" w:initials="JG">
    <w:p w14:paraId="07045BAF" w14:textId="77777777" w:rsidR="00CB787E" w:rsidRDefault="00CB787E" w:rsidP="00CB787E">
      <w:r>
        <w:rPr>
          <w:rStyle w:val="CommentReference"/>
        </w:rPr>
        <w:annotationRef/>
      </w:r>
      <w:r>
        <w:rPr>
          <w:color w:val="000000"/>
          <w:sz w:val="20"/>
          <w:szCs w:val="20"/>
        </w:rPr>
        <w:t>Is this exact? Either give exact value or indicate approximate</w:t>
      </w:r>
    </w:p>
  </w:comment>
  <w:comment w:id="27" w:author="Good, Jeffrey" w:date="2024-06-06T11:11:00Z" w:initials="JG">
    <w:p w14:paraId="21903870" w14:textId="77777777" w:rsidR="005404E8" w:rsidRDefault="005404E8" w:rsidP="005404E8">
      <w:r>
        <w:rPr>
          <w:rStyle w:val="CommentReference"/>
        </w:rPr>
        <w:annotationRef/>
      </w:r>
      <w:r>
        <w:rPr>
          <w:color w:val="000000"/>
          <w:sz w:val="20"/>
          <w:szCs w:val="20"/>
        </w:rPr>
        <w:t>This is confusing I think. The positive correlation is with wRF, meaning a positive correlation reflects greater dissimilarity to the species tree. You say a positive correlation between recombine rate and similarity to the species tree, which would easily be read a the opposite. Right?</w:t>
      </w:r>
    </w:p>
  </w:comment>
  <w:comment w:id="28" w:author="Thomas, Gregg [2]" w:date="2024-06-13T10:51:00Z" w:initials="TG">
    <w:p w14:paraId="77D096AA" w14:textId="77777777" w:rsidR="00BF08A1" w:rsidRDefault="00BF08A1" w:rsidP="00BF08A1">
      <w:pPr>
        <w:pStyle w:val="CommentText"/>
      </w:pPr>
      <w:r>
        <w:rPr>
          <w:rStyle w:val="CommentReference"/>
        </w:rPr>
        <w:annotationRef/>
      </w:r>
      <w:r>
        <w:t>Correct, thanks.</w:t>
      </w:r>
    </w:p>
  </w:comment>
  <w:comment w:id="29" w:author="Good, Jeffrey" w:date="2024-06-07T13:56:00Z" w:initials="JG">
    <w:p w14:paraId="2342F218" w14:textId="7CAB8A8A" w:rsidR="00E73F5A" w:rsidRDefault="00E73F5A" w:rsidP="00E73F5A">
      <w:r>
        <w:rPr>
          <w:rStyle w:val="CommentReference"/>
        </w:rPr>
        <w:annotationRef/>
      </w:r>
      <w:r>
        <w:rPr>
          <w:sz w:val="20"/>
          <w:szCs w:val="20"/>
        </w:rPr>
        <w:t>OK, my opinion here. I think we should simplify this a bit. I am not sure that we clearly capture the main point which is that functional elements show less discordance, and the strength of this generally is in line with what we think the strength of long-term selection is. Right?</w:t>
      </w:r>
    </w:p>
    <w:p w14:paraId="5A4E3FB6" w14:textId="77777777" w:rsidR="00E73F5A" w:rsidRDefault="00E73F5A" w:rsidP="00E73F5A"/>
    <w:p w14:paraId="524615AA" w14:textId="77777777" w:rsidR="00E73F5A" w:rsidRDefault="00E73F5A" w:rsidP="00E73F5A">
      <w:r>
        <w:rPr>
          <w:sz w:val="20"/>
          <w:szCs w:val="20"/>
        </w:rPr>
        <w:t xml:space="preserve">We tie ourselves in knots trying to explain everything but I have not idea what the decay rates mean (5A). No idea. And as they are generally not significant, except for the non-PS gene, I think we are spending a bunch of time focusing on something that might be noise. Without this part, it is more cohesive I think, and the discussion can better focus on the key points which are presented in 5C and B. Making edits along these lines, but if you disagree, you can add back. But you have to provide a clear explanation for the parts in 5A, I cannot </w:t>
      </w:r>
    </w:p>
  </w:comment>
  <w:comment w:id="30" w:author="Good, Jeffrey" w:date="2024-06-07T13:56:00Z" w:initials="JG">
    <w:p w14:paraId="4C4E6F8F" w14:textId="197C8C40" w:rsidR="00E73F5A" w:rsidRDefault="00E73F5A" w:rsidP="00E73F5A">
      <w:r>
        <w:rPr>
          <w:rStyle w:val="CommentReference"/>
        </w:rPr>
        <w:annotationRef/>
      </w:r>
      <w:r>
        <w:rPr>
          <w:color w:val="000000"/>
          <w:sz w:val="20"/>
          <w:szCs w:val="20"/>
        </w:rPr>
        <w:t>Will leave it to you to change the panels, just deleting 5A for now.</w:t>
      </w:r>
    </w:p>
  </w:comment>
  <w:comment w:id="31" w:author="Thomas, Gregg [2]" w:date="2024-06-13T10:53:00Z" w:initials="TG">
    <w:p w14:paraId="169ECA0F" w14:textId="77777777" w:rsidR="00BF08A1" w:rsidRDefault="00BF08A1" w:rsidP="00BF08A1">
      <w:pPr>
        <w:pStyle w:val="CommentText"/>
      </w:pPr>
      <w:r>
        <w:rPr>
          <w:rStyle w:val="CommentReference"/>
        </w:rPr>
        <w:annotationRef/>
      </w:r>
      <w:r>
        <w:t>Great, I think this is a good idea</w:t>
      </w:r>
    </w:p>
  </w:comment>
  <w:comment w:id="40" w:author="Good, Jeffrey" w:date="2024-06-07T10:04:00Z" w:initials="JG">
    <w:p w14:paraId="3D553E36" w14:textId="345A983E" w:rsidR="009624B8" w:rsidRDefault="009624B8" w:rsidP="009624B8">
      <w:r>
        <w:rPr>
          <w:rStyle w:val="CommentReference"/>
        </w:rPr>
        <w:annotationRef/>
      </w:r>
      <w:r>
        <w:rPr>
          <w:color w:val="000000"/>
          <w:sz w:val="20"/>
          <w:szCs w:val="20"/>
        </w:rPr>
        <w:t>there was some redundancy here, mentioning the UCE/gene discordance here and then again at the end of the paragraph. Edits to merge them into one discussion.</w:t>
      </w:r>
    </w:p>
  </w:comment>
  <w:comment w:id="45" w:author="Good, Jeffrey" w:date="2024-06-07T12:53:00Z" w:initials="JG">
    <w:p w14:paraId="6586B9B0" w14:textId="77777777" w:rsidR="00433355" w:rsidRDefault="00433355" w:rsidP="00433355">
      <w:r>
        <w:rPr>
          <w:rStyle w:val="CommentReference"/>
        </w:rPr>
        <w:annotationRef/>
      </w:r>
      <w:r>
        <w:rPr>
          <w:color w:val="000000"/>
          <w:sz w:val="20"/>
          <w:szCs w:val="20"/>
        </w:rPr>
        <w:t>I tried to simplify and unify this paragraph some, and resulted in a bit of editing, adding elements and removing others. I think this does a better job of capturing the issues, but very open to your further edits.</w:t>
      </w:r>
    </w:p>
  </w:comment>
  <w:comment w:id="46" w:author="Good, Jeffrey" w:date="2024-06-07T10:33:00Z" w:initials="JG">
    <w:p w14:paraId="3F5412AB" w14:textId="2E5D7B56" w:rsidR="00996C78" w:rsidRDefault="00C1711B" w:rsidP="00996C78">
      <w:r>
        <w:rPr>
          <w:rStyle w:val="CommentReference"/>
        </w:rPr>
        <w:annotationRef/>
      </w:r>
      <w:r w:rsidR="00996C78">
        <w:rPr>
          <w:sz w:val="20"/>
          <w:szCs w:val="20"/>
        </w:rPr>
        <w:t>add jensen-seaman, the first to show this in mammals, including rat v mouse</w:t>
      </w:r>
      <w:r w:rsidR="00996C78">
        <w:rPr>
          <w:sz w:val="20"/>
          <w:szCs w:val="20"/>
        </w:rPr>
        <w:cr/>
      </w:r>
      <w:r w:rsidR="00996C78">
        <w:rPr>
          <w:sz w:val="20"/>
          <w:szCs w:val="20"/>
        </w:rPr>
        <w:cr/>
      </w:r>
      <w:hyperlink r:id="rId3" w:history="1">
        <w:r w:rsidR="00996C78" w:rsidRPr="00B2756E">
          <w:rPr>
            <w:rStyle w:val="Hyperlink"/>
            <w:sz w:val="20"/>
            <w:szCs w:val="20"/>
          </w:rPr>
          <w:t>https://www.ncbi.nlm.nih.gov/pmc/articles/PMC383296/</w:t>
        </w:r>
      </w:hyperlink>
    </w:p>
    <w:p w14:paraId="175D04B6" w14:textId="77777777" w:rsidR="00996C78" w:rsidRDefault="00996C78" w:rsidP="00996C78"/>
    <w:p w14:paraId="668A84BE" w14:textId="77777777" w:rsidR="00996C78" w:rsidRDefault="00996C78" w:rsidP="00996C78">
      <w:r>
        <w:rPr>
          <w:sz w:val="20"/>
          <w:szCs w:val="20"/>
        </w:rPr>
        <w:t xml:space="preserve">and </w:t>
      </w:r>
    </w:p>
    <w:p w14:paraId="6B1369ED" w14:textId="77777777" w:rsidR="00996C78" w:rsidRDefault="00000000" w:rsidP="00996C78">
      <w:hyperlink r:id="rId4" w:history="1">
        <w:r w:rsidR="00996C78" w:rsidRPr="00B2756E">
          <w:rPr>
            <w:rStyle w:val="Hyperlink"/>
            <w:sz w:val="20"/>
            <w:szCs w:val="20"/>
          </w:rPr>
          <w:t>https://academic.oup.com/mbe/article/33/4/928/2579342?login=true</w:t>
        </w:r>
      </w:hyperlink>
    </w:p>
    <w:p w14:paraId="6BA22AA5" w14:textId="77777777" w:rsidR="00996C78" w:rsidRDefault="00996C78" w:rsidP="00996C78"/>
  </w:comment>
  <w:comment w:id="47" w:author="Good, Jeffrey" w:date="2024-06-07T11:00:00Z" w:initials="JG">
    <w:p w14:paraId="17E7ADC9" w14:textId="37F5EAEB" w:rsidR="00996C78" w:rsidRDefault="00996C78" w:rsidP="00996C78">
      <w:r>
        <w:rPr>
          <w:rStyle w:val="CommentReference"/>
        </w:rPr>
        <w:annotationRef/>
      </w:r>
      <w:r>
        <w:rPr>
          <w:color w:val="000000"/>
          <w:sz w:val="20"/>
          <w:szCs w:val="20"/>
        </w:rPr>
        <w:t>cite</w:t>
      </w:r>
    </w:p>
    <w:p w14:paraId="2E02C38C" w14:textId="77777777" w:rsidR="00996C78" w:rsidRDefault="00000000" w:rsidP="00996C78">
      <w:hyperlink r:id="rId5" w:history="1">
        <w:r w:rsidR="00996C78" w:rsidRPr="00422EA1">
          <w:rPr>
            <w:rStyle w:val="Hyperlink"/>
            <w:sz w:val="20"/>
            <w:szCs w:val="20"/>
          </w:rPr>
          <w:t>https://royalsocietypublishing.org/doi/10.1098/rstb.2016.0469</w:t>
        </w:r>
      </w:hyperlink>
    </w:p>
    <w:p w14:paraId="323DBD07" w14:textId="77777777" w:rsidR="00996C78" w:rsidRDefault="00996C78" w:rsidP="00996C78"/>
  </w:comment>
  <w:comment w:id="59" w:author="Good, Jeffrey" w:date="2024-06-07T15:24:00Z" w:initials="JG">
    <w:p w14:paraId="7E58B7D8" w14:textId="5B1EE43D" w:rsidR="004557BE" w:rsidRDefault="004557BE" w:rsidP="004557BE">
      <w:r>
        <w:rPr>
          <w:rStyle w:val="CommentReference"/>
        </w:rPr>
        <w:annotationRef/>
      </w:r>
      <w:r>
        <w:rPr>
          <w:color w:val="000000"/>
          <w:sz w:val="20"/>
          <w:szCs w:val="20"/>
        </w:rPr>
        <w:t>I don’t think that second to last paragraph added much. We hit the recombination is not conserved bit hard earlier. I guess I don’t think it would be too common to use the approach described in a comparative context, given all the other things that would be different in low recombination regions (gene density, linked selection etc). Suggest wer delete.</w:t>
      </w:r>
    </w:p>
  </w:comment>
  <w:comment w:id="60" w:author="Good, Jeffrey" w:date="2024-06-07T15:29:00Z" w:initials="JG">
    <w:p w14:paraId="62F6FB56" w14:textId="77777777" w:rsidR="00B63ACE" w:rsidRDefault="00B63ACE" w:rsidP="00B63ACE">
      <w:r>
        <w:rPr>
          <w:rStyle w:val="CommentReference"/>
        </w:rPr>
        <w:annotationRef/>
      </w:r>
      <w:r>
        <w:rPr>
          <w:color w:val="000000"/>
          <w:sz w:val="20"/>
          <w:szCs w:val="20"/>
        </w:rPr>
        <w:t xml:space="preserve">deleted the first sentence because we do not report new genomes here, and the species tree part as a key resource is a bit overstated given all the reasons we show that this is not that useful in the preceding paragraphs. </w:t>
      </w:r>
    </w:p>
  </w:comment>
  <w:comment w:id="64" w:author="Good, Jeffrey" w:date="2024-06-06T11:33:00Z" w:initials="JG">
    <w:p w14:paraId="71954EBF" w14:textId="77777777" w:rsidR="000523BD" w:rsidRDefault="00500045" w:rsidP="000523BD">
      <w:r>
        <w:rPr>
          <w:rStyle w:val="CommentReference"/>
        </w:rPr>
        <w:annotationRef/>
      </w:r>
      <w:r w:rsidR="000523BD">
        <w:rPr>
          <w:sz w:val="20"/>
          <w:szCs w:val="20"/>
        </w:rPr>
        <w:t>I changed this back, as I moved the broader framing to the more visible last paragraph of the intro and transition in the results. But keep some of the other edits to clarify.</w:t>
      </w:r>
    </w:p>
  </w:comment>
  <w:comment w:id="72" w:author="Good, Jeffrey" w:date="2024-06-07T15:43:00Z" w:initials="JG">
    <w:p w14:paraId="3A8F1223" w14:textId="7E4E8BF4" w:rsidR="00C714E7" w:rsidRDefault="000211C3" w:rsidP="00C714E7">
      <w:r>
        <w:rPr>
          <w:rStyle w:val="CommentReference"/>
        </w:rPr>
        <w:annotationRef/>
      </w:r>
      <w:r w:rsidR="00C714E7">
        <w:rPr>
          <w:sz w:val="20"/>
          <w:szCs w:val="20"/>
        </w:rPr>
        <w:t xml:space="preserve">Getting this down to 8 display items. Most of the tables are either not needed or can be moved to supplement. </w:t>
      </w:r>
      <w:r w:rsidR="00C714E7">
        <w:rPr>
          <w:sz w:val="20"/>
          <w:szCs w:val="20"/>
        </w:rPr>
        <w:cr/>
      </w:r>
      <w:r w:rsidR="00C714E7">
        <w:rPr>
          <w:sz w:val="20"/>
          <w:szCs w:val="20"/>
        </w:rPr>
        <w:cr/>
        <w:t>Table 1 -&gt; sup</w:t>
      </w:r>
      <w:r w:rsidR="00C714E7">
        <w:rPr>
          <w:sz w:val="20"/>
          <w:szCs w:val="20"/>
        </w:rPr>
        <w:cr/>
        <w:t>Table 2 -&gt; could be sup</w:t>
      </w:r>
      <w:r w:rsidR="00C714E7">
        <w:rPr>
          <w:sz w:val="20"/>
          <w:szCs w:val="20"/>
        </w:rPr>
        <w:cr/>
        <w:t>Table 3 -&gt; cut</w:t>
      </w:r>
      <w:r w:rsidR="00C714E7">
        <w:rPr>
          <w:sz w:val="20"/>
          <w:szCs w:val="20"/>
        </w:rPr>
        <w:cr/>
        <w:t>Table 4 -&gt; cut</w:t>
      </w:r>
      <w:r w:rsidR="00C714E7">
        <w:rPr>
          <w:sz w:val="20"/>
          <w:szCs w:val="20"/>
        </w:rPr>
        <w:cr/>
      </w:r>
      <w:r w:rsidR="00C714E7">
        <w:rPr>
          <w:sz w:val="20"/>
          <w:szCs w:val="20"/>
        </w:rPr>
        <w:cr/>
        <w:t>Figure 5 -&gt; reduce</w:t>
      </w:r>
      <w:r w:rsidR="00C714E7">
        <w:rPr>
          <w:sz w:val="20"/>
          <w:szCs w:val="20"/>
        </w:rPr>
        <w:cr/>
      </w:r>
    </w:p>
  </w:comment>
  <w:comment w:id="74" w:author="Good, Jeffrey" w:date="2024-06-06T10:17:00Z" w:initials="JG">
    <w:p w14:paraId="1E60B094" w14:textId="28412B09" w:rsidR="00B91982" w:rsidRDefault="00B91982" w:rsidP="00B91982">
      <w:r>
        <w:rPr>
          <w:rStyle w:val="CommentReference"/>
        </w:rPr>
        <w:annotationRef/>
      </w:r>
      <w:r>
        <w:rPr>
          <w:sz w:val="20"/>
          <w:szCs w:val="20"/>
        </w:rPr>
        <w:t>This scale needs to be labelled in the figure</w:t>
      </w:r>
    </w:p>
  </w:comment>
  <w:comment w:id="76" w:author="Good, Jeffrey" w:date="2024-06-07T16:02:00Z" w:initials="JG">
    <w:p w14:paraId="624B9493" w14:textId="77777777" w:rsidR="005B1333" w:rsidRDefault="005B1333" w:rsidP="005B1333">
      <w:r>
        <w:rPr>
          <w:rStyle w:val="CommentReference"/>
        </w:rPr>
        <w:annotationRef/>
      </w:r>
      <w:r>
        <w:rPr>
          <w:color w:val="000000"/>
          <w:sz w:val="20"/>
          <w:szCs w:val="20"/>
        </w:rPr>
        <w:t xml:space="preserve">Please define the panel, what are the brown dots, dotted lines, and different bars. I am not sure what this is. </w:t>
      </w:r>
    </w:p>
  </w:comment>
  <w:comment w:id="82" w:author="Good, Jeffrey" w:date="2024-06-07T16:08:00Z" w:initials="JG">
    <w:p w14:paraId="73525F5C" w14:textId="77777777" w:rsidR="00E322A4" w:rsidRDefault="00E322A4" w:rsidP="00E322A4">
      <w:r>
        <w:rPr>
          <w:rStyle w:val="CommentReference"/>
        </w:rPr>
        <w:annotationRef/>
      </w:r>
      <w:r>
        <w:rPr>
          <w:color w:val="000000"/>
          <w:sz w:val="20"/>
          <w:szCs w:val="20"/>
        </w:rPr>
        <w:t xml:space="preserve">I think you should remove this panel - see results &amp; discussion. </w:t>
      </w:r>
    </w:p>
    <w:p w14:paraId="3A215278" w14:textId="77777777" w:rsidR="00E322A4" w:rsidRDefault="00E322A4" w:rsidP="00E322A4"/>
    <w:p w14:paraId="5DF27A10" w14:textId="77777777" w:rsidR="00E322A4" w:rsidRDefault="00E322A4" w:rsidP="00E322A4">
      <w:r>
        <w:rPr>
          <w:color w:val="000000"/>
          <w:sz w:val="20"/>
          <w:szCs w:val="20"/>
        </w:rPr>
        <w:t>When you edit the figure, please also move up the bottom legend a little so that there is no such a whitespace gap. Will look bad in print.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FFD811" w15:done="0"/>
  <w15:commentEx w15:paraId="68884F41" w15:paraIdParent="56FFD811" w15:done="0"/>
  <w15:commentEx w15:paraId="2C54A5B5" w15:done="1"/>
  <w15:commentEx w15:paraId="66651C82" w15:done="1"/>
  <w15:commentEx w15:paraId="35F6588C" w15:done="1"/>
  <w15:commentEx w15:paraId="1151BA56" w15:done="1"/>
  <w15:commentEx w15:paraId="0241D2F3" w15:done="1"/>
  <w15:commentEx w15:paraId="02EE9DAF" w15:done="1"/>
  <w15:commentEx w15:paraId="7834B7FD" w15:paraIdParent="02EE9DAF" w15:done="1"/>
  <w15:commentEx w15:paraId="7D423142" w15:done="0"/>
  <w15:commentEx w15:paraId="45677D7F" w15:paraIdParent="7D423142" w15:done="0"/>
  <w15:commentEx w15:paraId="71A6436B" w15:done="1"/>
  <w15:commentEx w15:paraId="53BB3D70" w15:done="1"/>
  <w15:commentEx w15:paraId="38E229EE" w15:done="1"/>
  <w15:commentEx w15:paraId="6C903739" w15:done="1"/>
  <w15:commentEx w15:paraId="07045BAF" w15:done="1"/>
  <w15:commentEx w15:paraId="21903870" w15:done="1"/>
  <w15:commentEx w15:paraId="77D096AA" w15:paraIdParent="21903870" w15:done="1"/>
  <w15:commentEx w15:paraId="524615AA" w15:done="0"/>
  <w15:commentEx w15:paraId="4C4E6F8F" w15:paraIdParent="524615AA" w15:done="0"/>
  <w15:commentEx w15:paraId="169ECA0F" w15:paraIdParent="524615AA" w15:done="0"/>
  <w15:commentEx w15:paraId="3D553E36" w15:done="1"/>
  <w15:commentEx w15:paraId="6586B9B0" w15:done="1"/>
  <w15:commentEx w15:paraId="6BA22AA5" w15:done="1"/>
  <w15:commentEx w15:paraId="323DBD07" w15:done="1"/>
  <w15:commentEx w15:paraId="7E58B7D8" w15:done="1"/>
  <w15:commentEx w15:paraId="62F6FB56" w15:done="1"/>
  <w15:commentEx w15:paraId="71954EBF" w15:done="1"/>
  <w15:commentEx w15:paraId="3A8F1223" w15:done="1"/>
  <w15:commentEx w15:paraId="1E60B094" w15:done="1"/>
  <w15:commentEx w15:paraId="624B9493" w15:done="0"/>
  <w15:commentEx w15:paraId="5DF27A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A6650F" w16cex:dateUtc="2024-06-04T17:27:00Z"/>
  <w16cex:commentExtensible w16cex:durableId="6AF75D2B" w16cex:dateUtc="2024-06-11T16:13:00Z"/>
  <w16cex:commentExtensible w16cex:durableId="2F8C78B2" w16cex:dateUtc="2024-06-06T16:34:00Z"/>
  <w16cex:commentExtensible w16cex:durableId="1927AABF" w16cex:dateUtc="2024-06-06T15:45:00Z"/>
  <w16cex:commentExtensible w16cex:durableId="254EBBBA" w16cex:dateUtc="2024-06-06T15:51:00Z">
    <w16cex:extLst>
      <w16:ext w16:uri="{CE6994B0-6A32-4C9F-8C6B-6E91EDA988CE}">
        <cr:reactions xmlns:cr="http://schemas.microsoft.com/office/comments/2020/reactions">
          <cr:reaction reactionType="1">
            <cr:reactionInfo dateUtc="2024-06-11T18:32:29Z">
              <cr:user userId="S::gthomas@fas.harvard.edu::dfa61f86-18d4-44e1-a72b-c953fd59092c" userProvider="AD" userName="Thomas, Gregg"/>
            </cr:reactionInfo>
          </cr:reaction>
        </cr:reactions>
      </w16:ext>
    </w16cex:extLst>
  </w16cex:commentExtensible>
  <w16cex:commentExtensible w16cex:durableId="0801F71F" w16cex:dateUtc="2024-06-06T15:51:00Z">
    <w16cex:extLst>
      <w16:ext w16:uri="{CE6994B0-6A32-4C9F-8C6B-6E91EDA988CE}">
        <cr:reactions xmlns:cr="http://schemas.microsoft.com/office/comments/2020/reactions">
          <cr:reaction reactionType="1">
            <cr:reactionInfo dateUtc="2024-06-11T19:15:38Z">
              <cr:user userId="S::gthomas@fas.harvard.edu::dfa61f86-18d4-44e1-a72b-c953fd59092c" userProvider="AD" userName="Thomas, Gregg"/>
            </cr:reactionInfo>
          </cr:reaction>
        </cr:reactions>
      </w16:ext>
    </w16cex:extLst>
  </w16cex:commentExtensible>
  <w16cex:commentExtensible w16cex:durableId="3689A33C" w16cex:dateUtc="2024-06-04T17:37:00Z">
    <w16cex:extLst>
      <w16:ext w16:uri="{CE6994B0-6A32-4C9F-8C6B-6E91EDA988CE}">
        <cr:reactions xmlns:cr="http://schemas.microsoft.com/office/comments/2020/reactions">
          <cr:reaction reactionType="1">
            <cr:reactionInfo dateUtc="2024-06-11T19:15:40Z">
              <cr:user userId="S::gthomas@fas.harvard.edu::dfa61f86-18d4-44e1-a72b-c953fd59092c" userProvider="AD" userName="Thomas, Gregg"/>
            </cr:reactionInfo>
          </cr:reaction>
        </cr:reactions>
      </w16:ext>
    </w16cex:extLst>
  </w16cex:commentExtensible>
  <w16cex:commentExtensible w16cex:durableId="1962E8BE" w16cex:dateUtc="2024-06-06T16:00:00Z">
    <w16cex:extLst>
      <w16:ext w16:uri="{CE6994B0-6A32-4C9F-8C6B-6E91EDA988CE}">
        <cr:reactions xmlns:cr="http://schemas.microsoft.com/office/comments/2020/reactions">
          <cr:reaction reactionType="1">
            <cr:reactionInfo dateUtc="2024-06-13T15:57:26Z">
              <cr:user userId="S::gregg.thomas@umt.edu::a9f431c7-9204-47a4-b1ca-563800683eed" userProvider="AD" userName="Thomas, Gregg"/>
            </cr:reactionInfo>
          </cr:reaction>
        </cr:reactions>
      </w16:ext>
    </w16cex:extLst>
  </w16cex:commentExtensible>
  <w16cex:commentExtensible w16cex:durableId="5BC9E20F" w16cex:dateUtc="2024-06-06T16:03:00Z"/>
  <w16cex:commentExtensible w16cex:durableId="2B8F49BD" w16cex:dateUtc="2024-06-06T15:59:00Z"/>
  <w16cex:commentExtensible w16cex:durableId="4C54523A" w16cex:dateUtc="2024-06-11T19:38:00Z"/>
  <w16cex:commentExtensible w16cex:durableId="75505515" w16cex:dateUtc="2024-06-04T21:09:00Z">
    <w16cex:extLst>
      <w16:ext w16:uri="{CE6994B0-6A32-4C9F-8C6B-6E91EDA988CE}">
        <cr:reactions xmlns:cr="http://schemas.microsoft.com/office/comments/2020/reactions">
          <cr:reaction reactionType="1">
            <cr:reactionInfo dateUtc="2024-06-11T19:39:04Z">
              <cr:user userId="S::gthomas@fas.harvard.edu::dfa61f86-18d4-44e1-a72b-c953fd59092c" userProvider="AD" userName="Thomas, Gregg"/>
            </cr:reactionInfo>
          </cr:reaction>
        </cr:reactions>
      </w16:ext>
    </w16cex:extLst>
  </w16cex:commentExtensible>
  <w16cex:commentExtensible w16cex:durableId="27F4B515" w16cex:dateUtc="2024-06-06T16:32:00Z">
    <w16cex:extLst>
      <w16:ext w16:uri="{CE6994B0-6A32-4C9F-8C6B-6E91EDA988CE}">
        <cr:reactions xmlns:cr="http://schemas.microsoft.com/office/comments/2020/reactions">
          <cr:reaction reactionType="1">
            <cr:reactionInfo dateUtc="2024-06-11T19:39:27Z">
              <cr:user userId="S::gthomas@fas.harvard.edu::dfa61f86-18d4-44e1-a72b-c953fd59092c" userProvider="AD" userName="Thomas, Gregg"/>
            </cr:reactionInfo>
          </cr:reaction>
        </cr:reactions>
      </w16:ext>
    </w16cex:extLst>
  </w16cex:commentExtensible>
  <w16cex:commentExtensible w16cex:durableId="7A65A057" w16cex:dateUtc="2024-06-06T16:29:00Z">
    <w16cex:extLst>
      <w16:ext w16:uri="{CE6994B0-6A32-4C9F-8C6B-6E91EDA988CE}">
        <cr:reactions xmlns:cr="http://schemas.microsoft.com/office/comments/2020/reactions">
          <cr:reaction reactionType="1">
            <cr:reactionInfo dateUtc="2024-06-11T18:42:06Z">
              <cr:user userId="S::gthomas@fas.harvard.edu::dfa61f86-18d4-44e1-a72b-c953fd59092c" userProvider="AD" userName="Thomas, Gregg"/>
            </cr:reactionInfo>
          </cr:reaction>
        </cr:reactions>
      </w16:ext>
    </w16cex:extLst>
  </w16cex:commentExtensible>
  <w16cex:commentExtensible w16cex:durableId="77772076" w16cex:dateUtc="2024-06-04T21:22:00Z">
    <w16cex:extLst>
      <w16:ext w16:uri="{CE6994B0-6A32-4C9F-8C6B-6E91EDA988CE}">
        <cr:reactions xmlns:cr="http://schemas.microsoft.com/office/comments/2020/reactions">
          <cr:reaction reactionType="1">
            <cr:reactionInfo dateUtc="2024-06-11T20:02:17Z">
              <cr:user userId="S::gthomas@fas.harvard.edu::dfa61f86-18d4-44e1-a72b-c953fd59092c" userProvider="AD" userName="Thomas, Gregg"/>
            </cr:reactionInfo>
          </cr:reaction>
        </cr:reactions>
      </w16:ext>
    </w16cex:extLst>
  </w16cex:commentExtensible>
  <w16cex:commentExtensible w16cex:durableId="4ADBCF90" w16cex:dateUtc="2024-06-04T21:31:00Z">
    <w16cex:extLst>
      <w16:ext w16:uri="{CE6994B0-6A32-4C9F-8C6B-6E91EDA988CE}">
        <cr:reactions xmlns:cr="http://schemas.microsoft.com/office/comments/2020/reactions">
          <cr:reaction reactionType="1">
            <cr:reactionInfo dateUtc="2024-06-13T14:49:44Z">
              <cr:user userId="S::gregg.thomas@umt.edu::a9f431c7-9204-47a4-b1ca-563800683eed" userProvider="AD" userName="Thomas, Gregg"/>
            </cr:reactionInfo>
          </cr:reaction>
        </cr:reactions>
      </w16:ext>
    </w16cex:extLst>
  </w16cex:commentExtensible>
  <w16cex:commentExtensible w16cex:durableId="6197D044" w16cex:dateUtc="2024-06-06T17:11:00Z">
    <w16cex:extLst>
      <w16:ext w16:uri="{CE6994B0-6A32-4C9F-8C6B-6E91EDA988CE}">
        <cr:reactions xmlns:cr="http://schemas.microsoft.com/office/comments/2020/reactions">
          <cr:reaction reactionType="1">
            <cr:reactionInfo dateUtc="2024-06-13T14:51:31Z">
              <cr:user userId="S::gregg.thomas@umt.edu::a9f431c7-9204-47a4-b1ca-563800683eed" userProvider="AD" userName="Thomas, Gregg"/>
            </cr:reactionInfo>
          </cr:reaction>
        </cr:reactions>
      </w16:ext>
    </w16cex:extLst>
  </w16cex:commentExtensible>
  <w16cex:commentExtensible w16cex:durableId="133DFC7C" w16cex:dateUtc="2024-06-13T14:51:00Z"/>
  <w16cex:commentExtensible w16cex:durableId="6D3776EC" w16cex:dateUtc="2024-06-07T19:56:00Z"/>
  <w16cex:commentExtensible w16cex:durableId="45F4577D" w16cex:dateUtc="2024-06-07T19:56:00Z"/>
  <w16cex:commentExtensible w16cex:durableId="4103060A" w16cex:dateUtc="2024-06-13T14:53:00Z"/>
  <w16cex:commentExtensible w16cex:durableId="013E5E33" w16cex:dateUtc="2024-06-07T16:04:00Z">
    <w16cex:extLst>
      <w16:ext w16:uri="{CE6994B0-6A32-4C9F-8C6B-6E91EDA988CE}">
        <cr:reactions xmlns:cr="http://schemas.microsoft.com/office/comments/2020/reactions">
          <cr:reaction reactionType="1">
            <cr:reactionInfo dateUtc="2024-06-13T15:51:42Z">
              <cr:user userId="S::gregg.thomas@umt.edu::a9f431c7-9204-47a4-b1ca-563800683eed" userProvider="AD" userName="Thomas, Gregg"/>
            </cr:reactionInfo>
          </cr:reaction>
        </cr:reactions>
      </w16:ext>
    </w16cex:extLst>
  </w16cex:commentExtensible>
  <w16cex:commentExtensible w16cex:durableId="4604724F" w16cex:dateUtc="2024-06-07T18:53:00Z">
    <w16cex:extLst>
      <w16:ext w16:uri="{CE6994B0-6A32-4C9F-8C6B-6E91EDA988CE}">
        <cr:reactions xmlns:cr="http://schemas.microsoft.com/office/comments/2020/reactions">
          <cr:reaction reactionType="1">
            <cr:reactionInfo dateUtc="2024-06-13T15:51:50Z">
              <cr:user userId="S::gregg.thomas@umt.edu::a9f431c7-9204-47a4-b1ca-563800683eed" userProvider="AD" userName="Thomas, Gregg"/>
            </cr:reactionInfo>
          </cr:reaction>
        </cr:reactions>
      </w16:ext>
    </w16cex:extLst>
  </w16cex:commentExtensible>
  <w16cex:commentExtensible w16cex:durableId="712655BF" w16cex:dateUtc="2024-06-07T16:33:00Z">
    <w16cex:extLst>
      <w16:ext w16:uri="{CE6994B0-6A32-4C9F-8C6B-6E91EDA988CE}">
        <cr:reactions xmlns:cr="http://schemas.microsoft.com/office/comments/2020/reactions">
          <cr:reaction reactionType="1">
            <cr:reactionInfo dateUtc="2024-06-13T15:02:27Z">
              <cr:user userId="S::gregg.thomas@umt.edu::a9f431c7-9204-47a4-b1ca-563800683eed" userProvider="AD" userName="Thomas, Gregg"/>
            </cr:reactionInfo>
          </cr:reaction>
        </cr:reactions>
      </w16:ext>
    </w16cex:extLst>
  </w16cex:commentExtensible>
  <w16cex:commentExtensible w16cex:durableId="16604B30" w16cex:dateUtc="2024-06-07T17:00:00Z">
    <w16cex:extLst>
      <w16:ext w16:uri="{CE6994B0-6A32-4C9F-8C6B-6E91EDA988CE}">
        <cr:reactions xmlns:cr="http://schemas.microsoft.com/office/comments/2020/reactions">
          <cr:reaction reactionType="1">
            <cr:reactionInfo dateUtc="2024-06-13T15:06:17Z">
              <cr:user userId="S::gregg.thomas@umt.edu::a9f431c7-9204-47a4-b1ca-563800683eed" userProvider="AD" userName="Thomas, Gregg"/>
            </cr:reactionInfo>
          </cr:reaction>
        </cr:reactions>
      </w16:ext>
    </w16cex:extLst>
  </w16cex:commentExtensible>
  <w16cex:commentExtensible w16cex:durableId="201ECF5B" w16cex:dateUtc="2024-06-07T21:24:00Z">
    <w16cex:extLst>
      <w16:ext w16:uri="{CE6994B0-6A32-4C9F-8C6B-6E91EDA988CE}">
        <cr:reactions xmlns:cr="http://schemas.microsoft.com/office/comments/2020/reactions">
          <cr:reaction reactionType="1">
            <cr:reactionInfo dateUtc="2024-06-13T15:11:30Z">
              <cr:user userId="S::gregg.thomas@umt.edu::a9f431c7-9204-47a4-b1ca-563800683eed" userProvider="AD" userName="Thomas, Gregg"/>
            </cr:reactionInfo>
          </cr:reaction>
        </cr:reactions>
      </w16:ext>
    </w16cex:extLst>
  </w16cex:commentExtensible>
  <w16cex:commentExtensible w16cex:durableId="10C62741" w16cex:dateUtc="2024-06-07T21:29:00Z">
    <w16cex:extLst>
      <w16:ext w16:uri="{CE6994B0-6A32-4C9F-8C6B-6E91EDA988CE}">
        <cr:reactions xmlns:cr="http://schemas.microsoft.com/office/comments/2020/reactions">
          <cr:reaction reactionType="1">
            <cr:reactionInfo dateUtc="2024-06-13T15:11:26Z">
              <cr:user userId="S::gregg.thomas@umt.edu::a9f431c7-9204-47a4-b1ca-563800683eed" userProvider="AD" userName="Thomas, Gregg"/>
            </cr:reactionInfo>
          </cr:reaction>
        </cr:reactions>
      </w16:ext>
    </w16cex:extLst>
  </w16cex:commentExtensible>
  <w16cex:commentExtensible w16cex:durableId="60E31F69" w16cex:dateUtc="2024-06-06T17:33:00Z">
    <w16cex:extLst>
      <w16:ext w16:uri="{CE6994B0-6A32-4C9F-8C6B-6E91EDA988CE}">
        <cr:reactions xmlns:cr="http://schemas.microsoft.com/office/comments/2020/reactions">
          <cr:reaction reactionType="1">
            <cr:reactionInfo dateUtc="2024-06-11T18:54:25Z">
              <cr:user userId="S::gthomas@fas.harvard.edu::dfa61f86-18d4-44e1-a72b-c953fd59092c" userProvider="AD" userName="Thomas, Gregg"/>
            </cr:reactionInfo>
          </cr:reaction>
        </cr:reactions>
      </w16:ext>
    </w16cex:extLst>
  </w16cex:commentExtensible>
  <w16cex:commentExtensible w16cex:durableId="702392D6" w16cex:dateUtc="2024-06-07T21:43:00Z">
    <w16cex:extLst>
      <w16:ext w16:uri="{CE6994B0-6A32-4C9F-8C6B-6E91EDA988CE}">
        <cr:reactions xmlns:cr="http://schemas.microsoft.com/office/comments/2020/reactions">
          <cr:reaction reactionType="1">
            <cr:reactionInfo dateUtc="2024-06-11T20:01:04Z">
              <cr:user userId="S::gthomas@fas.harvard.edu::dfa61f86-18d4-44e1-a72b-c953fd59092c" userProvider="AD" userName="Thomas, Gregg"/>
            </cr:reactionInfo>
          </cr:reaction>
        </cr:reactions>
      </w16:ext>
    </w16cex:extLst>
  </w16cex:commentExtensible>
  <w16cex:commentExtensible w16cex:durableId="36708644" w16cex:dateUtc="2024-06-06T16:17:00Z">
    <w16cex:extLst>
      <w16:ext w16:uri="{CE6994B0-6A32-4C9F-8C6B-6E91EDA988CE}">
        <cr:reactions xmlns:cr="http://schemas.microsoft.com/office/comments/2020/reactions">
          <cr:reaction reactionType="1">
            <cr:reactionInfo dateUtc="2024-06-11T20:17:52Z">
              <cr:user userId="S::gthomas@fas.harvard.edu::dfa61f86-18d4-44e1-a72b-c953fd59092c" userProvider="AD" userName="Thomas, Gregg"/>
            </cr:reactionInfo>
          </cr:reaction>
        </cr:reactions>
      </w16:ext>
    </w16cex:extLst>
  </w16cex:commentExtensible>
  <w16cex:commentExtensible w16cex:durableId="775C119E" w16cex:dateUtc="2024-06-07T22:02:00Z"/>
  <w16cex:commentExtensible w16cex:durableId="70C52DA2" w16cex:dateUtc="2024-06-07T2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FFD811" w16cid:durableId="6BA6650F"/>
  <w16cid:commentId w16cid:paraId="68884F41" w16cid:durableId="6AF75D2B"/>
  <w16cid:commentId w16cid:paraId="2C54A5B5" w16cid:durableId="2F8C78B2"/>
  <w16cid:commentId w16cid:paraId="66651C82" w16cid:durableId="1927AABF"/>
  <w16cid:commentId w16cid:paraId="35F6588C" w16cid:durableId="254EBBBA"/>
  <w16cid:commentId w16cid:paraId="1151BA56" w16cid:durableId="0801F71F"/>
  <w16cid:commentId w16cid:paraId="0241D2F3" w16cid:durableId="3689A33C"/>
  <w16cid:commentId w16cid:paraId="02EE9DAF" w16cid:durableId="1962E8BE"/>
  <w16cid:commentId w16cid:paraId="7834B7FD" w16cid:durableId="5BC9E20F"/>
  <w16cid:commentId w16cid:paraId="7D423142" w16cid:durableId="2B8F49BD"/>
  <w16cid:commentId w16cid:paraId="45677D7F" w16cid:durableId="4C54523A"/>
  <w16cid:commentId w16cid:paraId="71A6436B" w16cid:durableId="75505515"/>
  <w16cid:commentId w16cid:paraId="53BB3D70" w16cid:durableId="27F4B515"/>
  <w16cid:commentId w16cid:paraId="38E229EE" w16cid:durableId="7A65A057"/>
  <w16cid:commentId w16cid:paraId="6C903739" w16cid:durableId="77772076"/>
  <w16cid:commentId w16cid:paraId="07045BAF" w16cid:durableId="4ADBCF90"/>
  <w16cid:commentId w16cid:paraId="21903870" w16cid:durableId="6197D044"/>
  <w16cid:commentId w16cid:paraId="77D096AA" w16cid:durableId="133DFC7C"/>
  <w16cid:commentId w16cid:paraId="524615AA" w16cid:durableId="6D3776EC"/>
  <w16cid:commentId w16cid:paraId="4C4E6F8F" w16cid:durableId="45F4577D"/>
  <w16cid:commentId w16cid:paraId="169ECA0F" w16cid:durableId="4103060A"/>
  <w16cid:commentId w16cid:paraId="3D553E36" w16cid:durableId="013E5E33"/>
  <w16cid:commentId w16cid:paraId="6586B9B0" w16cid:durableId="4604724F"/>
  <w16cid:commentId w16cid:paraId="6BA22AA5" w16cid:durableId="712655BF"/>
  <w16cid:commentId w16cid:paraId="323DBD07" w16cid:durableId="16604B30"/>
  <w16cid:commentId w16cid:paraId="7E58B7D8" w16cid:durableId="201ECF5B"/>
  <w16cid:commentId w16cid:paraId="62F6FB56" w16cid:durableId="10C62741"/>
  <w16cid:commentId w16cid:paraId="71954EBF" w16cid:durableId="60E31F69"/>
  <w16cid:commentId w16cid:paraId="3A8F1223" w16cid:durableId="702392D6"/>
  <w16cid:commentId w16cid:paraId="1E60B094" w16cid:durableId="36708644"/>
  <w16cid:commentId w16cid:paraId="624B9493" w16cid:durableId="775C119E"/>
  <w16cid:commentId w16cid:paraId="5DF27A10" w16cid:durableId="70C52D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A43F7" w14:textId="77777777" w:rsidR="00A50799" w:rsidRDefault="00A50799" w:rsidP="007E3690">
      <w:pPr>
        <w:spacing w:after="0" w:line="240" w:lineRule="auto"/>
      </w:pPr>
      <w:r>
        <w:separator/>
      </w:r>
    </w:p>
  </w:endnote>
  <w:endnote w:type="continuationSeparator" w:id="0">
    <w:p w14:paraId="7D0AFD3F" w14:textId="77777777" w:rsidR="00A50799" w:rsidRDefault="00A50799"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5EFD4483" w:rsidR="003D765D" w:rsidRDefault="003D76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9007D4" w14:textId="77777777" w:rsidR="003D765D" w:rsidRDefault="003D7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13A99" w14:textId="77777777" w:rsidR="00A50799" w:rsidRDefault="00A50799" w:rsidP="007E3690">
      <w:pPr>
        <w:spacing w:after="0" w:line="240" w:lineRule="auto"/>
      </w:pPr>
      <w:r>
        <w:separator/>
      </w:r>
    </w:p>
  </w:footnote>
  <w:footnote w:type="continuationSeparator" w:id="0">
    <w:p w14:paraId="0DB6B8D4" w14:textId="77777777" w:rsidR="00A50799" w:rsidRDefault="00A50799"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omas, Gregg">
    <w15:presenceInfo w15:providerId="AD" w15:userId="S::gthomas@fas.harvard.edu::dfa61f86-18d4-44e1-a72b-c953fd59092c"/>
  </w15:person>
  <w15:person w15:author="Good, Jeffrey">
    <w15:presenceInfo w15:providerId="AD" w15:userId="S::jeffrey.good@umt.edu::49e0c50d-23ea-417b-b052-3581821cf089"/>
  </w15:person>
  <w15:person w15:author="Thomas, Gregg [2]">
    <w15:presenceInfo w15:providerId="AD" w15:userId="S::gregg.thomas@umt.edu::a9f431c7-9204-47a4-b1ca-563800683e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11CE"/>
    <w:rsid w:val="0018202E"/>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40D8F"/>
    <w:rsid w:val="00343821"/>
    <w:rsid w:val="003438E5"/>
    <w:rsid w:val="00346423"/>
    <w:rsid w:val="00350FE5"/>
    <w:rsid w:val="00351AE6"/>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3070A"/>
    <w:rsid w:val="004310CA"/>
    <w:rsid w:val="004325D8"/>
    <w:rsid w:val="00432768"/>
    <w:rsid w:val="00432781"/>
    <w:rsid w:val="00432EE1"/>
    <w:rsid w:val="00433355"/>
    <w:rsid w:val="00433A0E"/>
    <w:rsid w:val="00433B29"/>
    <w:rsid w:val="0043483E"/>
    <w:rsid w:val="00434B3B"/>
    <w:rsid w:val="0043720D"/>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6880"/>
    <w:rsid w:val="004A2232"/>
    <w:rsid w:val="004A4637"/>
    <w:rsid w:val="004A48A2"/>
    <w:rsid w:val="004A4A0D"/>
    <w:rsid w:val="004A4B17"/>
    <w:rsid w:val="004A65C6"/>
    <w:rsid w:val="004A6B20"/>
    <w:rsid w:val="004A71FE"/>
    <w:rsid w:val="004A72DE"/>
    <w:rsid w:val="004B081A"/>
    <w:rsid w:val="004B088B"/>
    <w:rsid w:val="004B463C"/>
    <w:rsid w:val="004B61FB"/>
    <w:rsid w:val="004C0993"/>
    <w:rsid w:val="004C0F6A"/>
    <w:rsid w:val="004C1620"/>
    <w:rsid w:val="004C2FAA"/>
    <w:rsid w:val="004C4138"/>
    <w:rsid w:val="004C737D"/>
    <w:rsid w:val="004C7F4A"/>
    <w:rsid w:val="004D1166"/>
    <w:rsid w:val="004D20EC"/>
    <w:rsid w:val="004D2F5F"/>
    <w:rsid w:val="004D2FF2"/>
    <w:rsid w:val="004D50F9"/>
    <w:rsid w:val="004D547D"/>
    <w:rsid w:val="004E0C77"/>
    <w:rsid w:val="004E0DDF"/>
    <w:rsid w:val="004E117A"/>
    <w:rsid w:val="004E19EF"/>
    <w:rsid w:val="004E2A0B"/>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23E1"/>
    <w:rsid w:val="005D2E99"/>
    <w:rsid w:val="005D2EA3"/>
    <w:rsid w:val="005D3A4E"/>
    <w:rsid w:val="005D42A9"/>
    <w:rsid w:val="005D462C"/>
    <w:rsid w:val="005D473E"/>
    <w:rsid w:val="005E23C1"/>
    <w:rsid w:val="005E2890"/>
    <w:rsid w:val="005E3AC8"/>
    <w:rsid w:val="005E7C10"/>
    <w:rsid w:val="005F0A89"/>
    <w:rsid w:val="005F0EBF"/>
    <w:rsid w:val="005F1E33"/>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682F"/>
    <w:rsid w:val="008C1C31"/>
    <w:rsid w:val="008C306A"/>
    <w:rsid w:val="008C347C"/>
    <w:rsid w:val="008C63C6"/>
    <w:rsid w:val="008C6D7E"/>
    <w:rsid w:val="008C6F17"/>
    <w:rsid w:val="008C75C1"/>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117F"/>
    <w:rsid w:val="00A1132B"/>
    <w:rsid w:val="00A12CDF"/>
    <w:rsid w:val="00A150BF"/>
    <w:rsid w:val="00A15B4F"/>
    <w:rsid w:val="00A21B9E"/>
    <w:rsid w:val="00A21C56"/>
    <w:rsid w:val="00A22613"/>
    <w:rsid w:val="00A2583D"/>
    <w:rsid w:val="00A2666E"/>
    <w:rsid w:val="00A2667D"/>
    <w:rsid w:val="00A30057"/>
    <w:rsid w:val="00A3043B"/>
    <w:rsid w:val="00A30EEC"/>
    <w:rsid w:val="00A3410D"/>
    <w:rsid w:val="00A35E3F"/>
    <w:rsid w:val="00A40119"/>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C008C5"/>
    <w:rsid w:val="00C03B76"/>
    <w:rsid w:val="00C04E5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123F"/>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58E6"/>
    <w:rsid w:val="00E36463"/>
    <w:rsid w:val="00E409EC"/>
    <w:rsid w:val="00E41C86"/>
    <w:rsid w:val="00E4229C"/>
    <w:rsid w:val="00E43363"/>
    <w:rsid w:val="00E44640"/>
    <w:rsid w:val="00E46077"/>
    <w:rsid w:val="00E474D8"/>
    <w:rsid w:val="00E5055B"/>
    <w:rsid w:val="00E51274"/>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E20"/>
    <w:rsid w:val="00F75921"/>
    <w:rsid w:val="00F75BB4"/>
    <w:rsid w:val="00F7664A"/>
    <w:rsid w:val="00F76A21"/>
    <w:rsid w:val="00F77BBD"/>
    <w:rsid w:val="00F810BC"/>
    <w:rsid w:val="00F816E6"/>
    <w:rsid w:val="00F82A3D"/>
    <w:rsid w:val="00F83EB8"/>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ncbi.nlm.nih.gov/pmc/articles/PMC383296/" TargetMode="External"/><Relationship Id="rId2" Type="http://schemas.openxmlformats.org/officeDocument/2006/relationships/hyperlink" Target="https://www.cell.com/cell-genomics/pdf/S2666-979X(23)00334-8.pdf" TargetMode="External"/><Relationship Id="rId1" Type="http://schemas.openxmlformats.org/officeDocument/2006/relationships/hyperlink" Target="https://academic.oup.com/sysbio/article/70/3/593/6017180" TargetMode="External"/><Relationship Id="rId5" Type="http://schemas.openxmlformats.org/officeDocument/2006/relationships/hyperlink" Target="https://royalsocietypublishing.org/doi/10.1098/rstb.2016.0469" TargetMode="External"/><Relationship Id="rId4" Type="http://schemas.openxmlformats.org/officeDocument/2006/relationships/hyperlink" Target="https://academic.oup.com/mbe/article/33/4/928/2579342?login=tru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goodest-goodlab/pseudo-it"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gthomas@fas.harvard.edu" TargetMode="External"/><Relationship Id="rId17" Type="http://schemas.openxmlformats.org/officeDocument/2006/relationships/image" Target="media/image1.png"/><Relationship Id="rId25" Type="http://schemas.openxmlformats.org/officeDocument/2006/relationships/hyperlink" Target="http://www.repeatmasker.org" TargetMode="External"/><Relationship Id="rId2" Type="http://schemas.openxmlformats.org/officeDocument/2006/relationships/numbering" Target="numbering.xml"/><Relationship Id="rId16" Type="http://schemas.openxmlformats.org/officeDocument/2006/relationships/hyperlink" Target="https://github.com/gwct/murine-discordanc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robertlanfear.com/blog/files/concordance_factors.html" TargetMode="External"/><Relationship Id="rId5" Type="http://schemas.openxmlformats.org/officeDocument/2006/relationships/webSettings" Target="webSettings.xml"/><Relationship Id="rId15" Type="http://schemas.openxmlformats.org/officeDocument/2006/relationships/hyperlink" Target="https://doi.org/10.5061/dryad.866t1g1wq" TargetMode="External"/><Relationship Id="rId23" Type="http://schemas.openxmlformats.org/officeDocument/2006/relationships/hyperlink" Target="http://paleodb.org/"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winter/pafr"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42</Pages>
  <Words>27605</Words>
  <Characters>157350</Characters>
  <Application>Microsoft Office Word</Application>
  <DocSecurity>0</DocSecurity>
  <Lines>1311</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21</cp:revision>
  <cp:lastPrinted>2024-06-07T19:36:00Z</cp:lastPrinted>
  <dcterms:created xsi:type="dcterms:W3CDTF">2024-06-10T21:49:00Z</dcterms:created>
  <dcterms:modified xsi:type="dcterms:W3CDTF">2024-06-13T16:26:00Z</dcterms:modified>
</cp:coreProperties>
</file>