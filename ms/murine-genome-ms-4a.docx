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39EFED87"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DB9BB0D"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w:t>
      </w:r>
      <w:r w:rsidR="0043720D">
        <w:rPr>
          <w:rFonts w:ascii="Times New Roman" w:hAnsi="Times New Roman" w:cs="Times New Roman"/>
          <w:sz w:val="24"/>
          <w:szCs w:val="24"/>
        </w:rPr>
        <w:lastRenderedPageBreak/>
        <w:t>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AB65E3">
        <w:rPr>
          <w:rFonts w:ascii="Times New Roman" w:hAnsi="Times New Roman" w:cs="Times New Roman"/>
          <w:sz w:val="24"/>
          <w:szCs w:val="24"/>
        </w:rPr>
        <w:t>of</w:t>
      </w:r>
      <w:r w:rsidR="00E24EAD">
        <w:rPr>
          <w:rFonts w:ascii="Times New Roman" w:hAnsi="Times New Roman" w:cs="Times New Roman"/>
          <w:sz w:val="24"/>
          <w:szCs w:val="24"/>
        </w:rPr>
        <w:t xml:space="preserve">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w:t>
      </w:r>
      <w:ins w:id="0" w:author="Thomas, Gregg" w:date="2024-04-24T10:58:00Z" w16du:dateUtc="2024-04-24T14:58:00Z">
        <w:r w:rsidR="005A1264">
          <w:rPr>
            <w:rFonts w:ascii="Times New Roman" w:hAnsi="Times New Roman" w:cs="Times New Roman"/>
            <w:sz w:val="24"/>
            <w:szCs w:val="24"/>
          </w:rPr>
          <w:t xml:space="preserve">considering these previous works </w:t>
        </w:r>
      </w:ins>
      <w:r w:rsidR="00F43E15">
        <w:rPr>
          <w:rFonts w:ascii="Times New Roman" w:hAnsi="Times New Roman" w:cs="Times New Roman"/>
          <w:sz w:val="24"/>
          <w:szCs w:val="24"/>
        </w:rPr>
        <w:t xml:space="preserve">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ins w:id="1" w:author="Thomas, Gregg" w:date="2024-04-24T10:57:00Z" w16du:dateUtc="2024-04-24T14:57:00Z">
        <w:r w:rsidR="005A1264">
          <w:rPr>
            <w:rFonts w:ascii="Times New Roman" w:hAnsi="Times New Roman" w:cs="Times New Roman"/>
            <w:sz w:val="24"/>
            <w:szCs w:val="24"/>
          </w:rPr>
          <w:t xml:space="preserve">, </w:t>
        </w:r>
      </w:ins>
      <w:ins w:id="2" w:author="Thomas, Gregg" w:date="2024-04-24T10:58:00Z" w16du:dateUtc="2024-04-24T14:58:00Z">
        <w:r w:rsidR="005A1264">
          <w:rPr>
            <w:rFonts w:ascii="Times New Roman" w:hAnsi="Times New Roman" w:cs="Times New Roman"/>
            <w:sz w:val="24"/>
            <w:szCs w:val="24"/>
          </w:rPr>
          <w:t>pointing to the need for more empirical studies</w:t>
        </w:r>
      </w:ins>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49BE380C"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r w:rsidR="00426302" w:rsidRPr="00E358E6">
        <w:rPr>
          <w:rFonts w:ascii="Times New Roman" w:hAnsi="Times New Roman" w:cs="Times New Roman"/>
          <w:sz w:val="24"/>
          <w:szCs w:val="24"/>
        </w:rPr>
        <w:t xml:space="preserve">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ins w:id="3" w:author="Thomas, Gregg" w:date="2024-04-24T10:59:00Z" w16du:dateUtc="2024-04-24T14:59:00Z">
        <w:r w:rsidR="005A1264">
          <w:rPr>
            <w:rFonts w:ascii="Times New Roman" w:hAnsi="Times New Roman" w:cs="Times New Roman"/>
            <w:sz w:val="24"/>
            <w:szCs w:val="24"/>
          </w:rPr>
          <w:t>, making this system an excellent choice for phylogenetic studies over both short and long timescales</w:t>
        </w:r>
      </w:ins>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4"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4"/>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w:t>
      </w:r>
      <w:r w:rsidR="00F92FFA">
        <w:rPr>
          <w:rFonts w:ascii="Times New Roman" w:hAnsi="Times New Roman" w:cs="Times New Roman"/>
          <w:sz w:val="24"/>
          <w:szCs w:val="24"/>
        </w:rPr>
        <w:lastRenderedPageBreak/>
        <w:t>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murine rodents </w:t>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 xml:space="preserve">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Murinae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Arvicanthini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 at 10.82 Ma (F) and Murini and Praomyini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murines</w:t>
      </w:r>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lastRenderedPageBreak/>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257E51EA"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w:t>
      </w:r>
      <w:r w:rsidR="00A709D0">
        <w:rPr>
          <w:rFonts w:ascii="Times New Roman" w:hAnsi="Times New Roman" w:cs="Times New Roman"/>
          <w:sz w:val="24"/>
          <w:szCs w:val="24"/>
        </w:rPr>
        <w:lastRenderedPageBreak/>
        <w:t xml:space="preserve">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06ABE115"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wRF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ins w:id="5" w:author="Thomas, Gregg" w:date="2024-04-09T10:49:00Z" w16du:dateUtc="2024-04-09T14:49:00Z">
        <w:r w:rsidR="00751B61">
          <w:rPr>
            <w:rFonts w:ascii="Times New Roman" w:hAnsi="Times New Roman" w:cs="Times New Roman"/>
            <w:sz w:val="24"/>
            <w:szCs w:val="24"/>
          </w:rPr>
          <w:t>d</w:t>
        </w:r>
      </w:ins>
      <w:r w:rsidR="00E6507A">
        <w:rPr>
          <w:rFonts w:ascii="Times New Roman" w:hAnsi="Times New Roman" w:cs="Times New Roman"/>
          <w:sz w:val="24"/>
          <w:szCs w:val="24"/>
        </w:rPr>
        <w:t xml:space="preserve"> regions of the genome centered on </w:t>
      </w:r>
      <w:del w:id="6" w:author="Thomas, Gregg" w:date="2024-04-09T10:49:00Z" w16du:dateUtc="2024-04-09T14:49:00Z">
        <w:r w:rsidR="00653871" w:rsidDel="00751B61">
          <w:rPr>
            <w:rFonts w:ascii="Times New Roman" w:hAnsi="Times New Roman" w:cs="Times New Roman"/>
            <w:sz w:val="24"/>
            <w:szCs w:val="24"/>
          </w:rPr>
          <w:delText xml:space="preserve">so-called </w:delText>
        </w:r>
      </w:del>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 </w:instrTex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EN.CITE.DATA </w:instrText>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end"/>
      </w:r>
      <w:r w:rsidR="00751B61" w:rsidRPr="00751B61">
        <w:rPr>
          <w:rFonts w:ascii="Times New Roman" w:hAnsi="Times New Roman" w:cs="Times New Roman"/>
          <w:sz w:val="24"/>
          <w:szCs w:val="24"/>
        </w:rPr>
        <w:fldChar w:fldCharType="separate"/>
      </w:r>
      <w:r w:rsidR="00751B61" w:rsidRPr="00751B61">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p>
    <w:p w14:paraId="2A06A6CB" w14:textId="3E07B48C"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that phylogenetic similarity around protein</w:t>
      </w:r>
      <w:r w:rsidR="00AB65E3">
        <w:rPr>
          <w:rFonts w:ascii="Times New Roman" w:hAnsi="Times New Roman" w:cs="Times New Roman"/>
          <w:sz w:val="24"/>
          <w:szCs w:val="24"/>
        </w:rPr>
        <w:t>-</w:t>
      </w:r>
      <w:r w:rsidR="00200A45">
        <w:rPr>
          <w:rFonts w:ascii="Times New Roman" w:hAnsi="Times New Roman" w:cs="Times New Roman"/>
          <w:sz w:val="24"/>
          <w:szCs w:val="24"/>
        </w:rPr>
        <w:t xml:space="preserve">coding genes </w:t>
      </w:r>
      <w:r w:rsidR="00F1796B">
        <w:rPr>
          <w:rFonts w:ascii="Times New Roman" w:hAnsi="Times New Roman" w:cs="Times New Roman"/>
          <w:sz w:val="24"/>
          <w:szCs w:val="24"/>
        </w:rPr>
        <w:t xml:space="preserve">was </w:t>
      </w:r>
      <w:r w:rsidR="00200A45">
        <w:rPr>
          <w:rFonts w:ascii="Times New Roman" w:hAnsi="Times New Roman" w:cs="Times New Roman"/>
          <w:sz w:val="24"/>
          <w:szCs w:val="24"/>
        </w:rPr>
        <w:t>similar to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r w:rsidR="00455BDD">
        <w:rPr>
          <w:rFonts w:ascii="Times New Roman" w:hAnsi="Times New Roman" w:cs="Times New Roman"/>
          <w:sz w:val="24"/>
          <w:szCs w:val="24"/>
        </w:rPr>
        <w:t xml:space="preserve">similar to the 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26581506" w14:textId="77777777" w:rsidR="001811CE" w:rsidRPr="001811CE" w:rsidRDefault="001811CE" w:rsidP="001811CE"/>
    <w:p w14:paraId="1FA8AA82" w14:textId="28ABDD4F"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77769B6F"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E900C6">
        <w:rPr>
          <w:rFonts w:ascii="Times New Roman" w:hAnsi="Times New Roman" w:cs="Times New Roman"/>
          <w:sz w:val="24"/>
          <w:szCs w:val="24"/>
        </w:rPr>
        <w:fldChar w:fldCharType="separate"/>
      </w:r>
      <w:r w:rsidR="00A849E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del w:id="7" w:author="Thomas, Gregg" w:date="2024-04-09T11:40:00Z" w16du:dateUtc="2024-04-09T15:40:00Z">
        <w:r w:rsidR="009713C6" w:rsidDel="001811CE">
          <w:rPr>
            <w:rFonts w:ascii="Times New Roman" w:hAnsi="Times New Roman" w:cs="Times New Roman"/>
            <w:sz w:val="24"/>
            <w:szCs w:val="24"/>
          </w:rPr>
          <w:delText>A</w:delText>
        </w:r>
      </w:del>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w:t>
      </w:r>
      <w:r w:rsidR="00EF1EE0">
        <w:rPr>
          <w:rFonts w:ascii="Times New Roman" w:hAnsi="Times New Roman" w:cs="Times New Roman"/>
          <w:sz w:val="24"/>
          <w:szCs w:val="24"/>
        </w:rPr>
        <w:lastRenderedPageBreak/>
        <w:t xml:space="preserve">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297D009"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w:t>
      </w:r>
      <w:r w:rsidR="00AB65E3">
        <w:rPr>
          <w:rFonts w:ascii="Times New Roman" w:hAnsi="Times New Roman" w:cs="Times New Roman"/>
          <w:sz w:val="24"/>
          <w:szCs w:val="24"/>
        </w:rPr>
        <w:t>,</w:t>
      </w:r>
      <w:r w:rsidRPr="00B17D7F">
        <w:rPr>
          <w:rFonts w:ascii="Times New Roman" w:hAnsi="Times New Roman" w:cs="Times New Roman"/>
          <w:sz w:val="24"/>
          <w:szCs w:val="24"/>
        </w:rPr>
        <w:t xml:space="preserve">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 across Murinae</w:t>
      </w:r>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r w:rsidRPr="00B17D7F">
        <w:rPr>
          <w:rFonts w:ascii="Times New Roman" w:hAnsi="Times New Roman" w:cs="Times New Roman"/>
          <w:sz w:val="24"/>
          <w:szCs w:val="24"/>
        </w:rPr>
        <w:t xml:space="preserve">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ins w:id="8" w:author="Thomas, Gregg" w:date="2024-04-09T11:42:00Z" w16du:dateUtc="2024-04-09T15:42:00Z">
        <w:r w:rsidR="00975C95">
          <w:rPr>
            <w:rFonts w:ascii="Times New Roman" w:hAnsi="Times New Roman" w:cs="Times New Roman"/>
            <w:sz w:val="24"/>
            <w:szCs w:val="24"/>
          </w:rPr>
          <w:t xml:space="preserve">Other </w:t>
        </w:r>
      </w:ins>
      <w:del w:id="9" w:author="Thomas, Gregg" w:date="2024-04-09T11:42:00Z" w16du:dateUtc="2024-04-09T15:42:00Z">
        <w:r w:rsidR="0065149C" w:rsidDel="00975C95">
          <w:rPr>
            <w:rFonts w:ascii="Times New Roman" w:hAnsi="Times New Roman" w:cs="Times New Roman"/>
            <w:sz w:val="24"/>
            <w:szCs w:val="24"/>
          </w:rPr>
          <w:delText>R</w:delText>
        </w:r>
      </w:del>
      <w:ins w:id="10" w:author="Thomas, Gregg" w:date="2024-04-09T11:42:00Z" w16du:dateUtc="2024-04-09T15:42:00Z">
        <w:r w:rsidR="00975C95">
          <w:rPr>
            <w:rFonts w:ascii="Times New Roman" w:hAnsi="Times New Roman" w:cs="Times New Roman"/>
            <w:sz w:val="24"/>
            <w:szCs w:val="24"/>
          </w:rPr>
          <w:t>r</w:t>
        </w:r>
      </w:ins>
      <w:r w:rsidR="0065149C">
        <w:rPr>
          <w:rFonts w:ascii="Times New Roman" w:hAnsi="Times New Roman" w:cs="Times New Roman"/>
          <w:sz w:val="24"/>
          <w:szCs w:val="24"/>
        </w:rPr>
        <w:t xml:space="preserve">ecent </w:t>
      </w:r>
      <w:ins w:id="11" w:author="Thomas, Gregg" w:date="2024-04-09T11:42:00Z" w16du:dateUtc="2024-04-09T15:42:00Z">
        <w:r w:rsidR="00975C95">
          <w:rPr>
            <w:rFonts w:ascii="Times New Roman" w:hAnsi="Times New Roman" w:cs="Times New Roman"/>
            <w:sz w:val="24"/>
            <w:szCs w:val="24"/>
          </w:rPr>
          <w:t>studies have expanded the number of loci used for phylogenetic inference</w:t>
        </w:r>
      </w:ins>
      <w:ins w:id="12" w:author="Thomas, Gregg" w:date="2024-04-09T11:43:00Z" w16du:dateUtc="2024-04-09T15:43:00Z">
        <w:r w:rsidR="00975C95">
          <w:rPr>
            <w:rFonts w:ascii="Times New Roman" w:hAnsi="Times New Roman" w:cs="Times New Roman"/>
            <w:sz w:val="24"/>
            <w:szCs w:val="24"/>
          </w:rPr>
          <w:t>, including the use of 1,245 exons</w:t>
        </w:r>
      </w:ins>
      <w:ins w:id="13" w:author="Thomas, Gregg" w:date="2024-04-09T11:44:00Z" w16du:dateUtc="2024-04-09T15:44:00Z">
        <w:r w:rsidR="00975C95">
          <w:rPr>
            <w:rFonts w:ascii="Times New Roman" w:hAnsi="Times New Roman" w:cs="Times New Roman"/>
            <w:sz w:val="24"/>
            <w:szCs w:val="24"/>
          </w:rPr>
          <w:t xml:space="preserve"> </w:t>
        </w:r>
      </w:ins>
      <w:r w:rsidR="00975C95">
        <w:rPr>
          <w:rFonts w:ascii="Times New Roman" w:hAnsi="Times New Roman" w:cs="Times New Roman"/>
          <w:sz w:val="24"/>
          <w:szCs w:val="24"/>
        </w:rPr>
        <w:fldChar w:fldCharType="begin"/>
      </w:r>
      <w:r w:rsidR="00975C95">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975C95">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ins w:id="14" w:author="Thomas, Gregg" w:date="2024-04-09T11:43:00Z" w16du:dateUtc="2024-04-09T15:43:00Z">
        <w:r w:rsidR="00975C95">
          <w:rPr>
            <w:rFonts w:ascii="Times New Roman" w:hAnsi="Times New Roman" w:cs="Times New Roman"/>
            <w:sz w:val="24"/>
            <w:szCs w:val="24"/>
          </w:rPr>
          <w:t xml:space="preserve"> and 1,360 exons</w:t>
        </w:r>
      </w:ins>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 </w:instrTex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EN.CITE.DATA </w:instrText>
      </w:r>
      <w:r w:rsidR="002366A0">
        <w:rPr>
          <w:rFonts w:ascii="Times New Roman" w:hAnsi="Times New Roman" w:cs="Times New Roman"/>
          <w:sz w:val="24"/>
          <w:szCs w:val="24"/>
        </w:rPr>
      </w:r>
      <w:r w:rsidR="002366A0">
        <w:rPr>
          <w:rFonts w:ascii="Times New Roman" w:hAnsi="Times New Roman" w:cs="Times New Roman"/>
          <w:sz w:val="24"/>
          <w:szCs w:val="24"/>
        </w:rPr>
        <w:fldChar w:fldCharType="end"/>
      </w:r>
      <w:r w:rsidR="002366A0">
        <w:rPr>
          <w:rFonts w:ascii="Times New Roman" w:hAnsi="Times New Roman" w:cs="Times New Roman"/>
          <w:sz w:val="24"/>
          <w:szCs w:val="24"/>
        </w:rPr>
        <w:fldChar w:fldCharType="separate"/>
      </w:r>
      <w:r w:rsidR="002366A0">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ins w:id="15" w:author="Thomas, Gregg" w:date="2024-04-09T11:43:00Z" w16du:dateUtc="2024-04-09T15:43:00Z">
        <w:r w:rsidR="00975C95">
          <w:rPr>
            <w:rFonts w:ascii="Times New Roman" w:hAnsi="Times New Roman" w:cs="Times New Roman"/>
            <w:sz w:val="24"/>
            <w:szCs w:val="24"/>
          </w:rPr>
          <w:t xml:space="preserve">, but have focused mainly on the </w:t>
        </w:r>
      </w:ins>
      <w:ins w:id="16" w:author="Thomas, Gregg" w:date="2024-04-09T11:44:00Z" w16du:dateUtc="2024-04-09T15:44:00Z">
        <w:r w:rsidR="00975C95">
          <w:rPr>
            <w:rFonts w:ascii="Times New Roman" w:hAnsi="Times New Roman" w:cs="Times New Roman"/>
            <w:sz w:val="24"/>
            <w:szCs w:val="24"/>
          </w:rPr>
          <w:t xml:space="preserve">Hydromyini group. </w:t>
        </w:r>
      </w:ins>
      <w:del w:id="17" w:author="Thomas, Gregg" w:date="2024-04-09T11:42:00Z" w16du:dateUtc="2024-04-09T15:42:00Z">
        <w:r w:rsidR="0065149C" w:rsidDel="00975C95">
          <w:rPr>
            <w:rFonts w:ascii="Times New Roman" w:hAnsi="Times New Roman" w:cs="Times New Roman"/>
            <w:sz w:val="24"/>
            <w:szCs w:val="24"/>
          </w:rPr>
          <w:delText>work</w:delText>
        </w:r>
      </w:del>
      <w:del w:id="18" w:author="Thomas, Gregg" w:date="2024-04-09T11:45:00Z" w16du:dateUtc="2024-04-09T15:45:00Z">
        <w:r w:rsidR="0065149C" w:rsidDel="002366A0">
          <w:rPr>
            <w:rFonts w:ascii="Times New Roman" w:hAnsi="Times New Roman" w:cs="Times New Roman"/>
            <w:sz w:val="24"/>
            <w:szCs w:val="24"/>
          </w:rPr>
          <w:delText xml:space="preserve"> focus</w:delText>
        </w:r>
        <w:r w:rsidR="00EF1EE0" w:rsidDel="002366A0">
          <w:rPr>
            <w:rFonts w:ascii="Times New Roman" w:hAnsi="Times New Roman" w:cs="Times New Roman"/>
            <w:sz w:val="24"/>
            <w:szCs w:val="24"/>
          </w:rPr>
          <w:delText>ed</w:delText>
        </w:r>
        <w:r w:rsidR="0065149C" w:rsidDel="002366A0">
          <w:rPr>
            <w:rFonts w:ascii="Times New Roman" w:hAnsi="Times New Roman" w:cs="Times New Roman"/>
            <w:sz w:val="24"/>
            <w:szCs w:val="24"/>
          </w:rPr>
          <w:delText xml:space="preserve"> on Hydromyini made use of</w:delText>
        </w:r>
        <w:r w:rsidR="00EF1EE0" w:rsidDel="002366A0">
          <w:rPr>
            <w:rFonts w:ascii="Times New Roman" w:hAnsi="Times New Roman" w:cs="Times New Roman"/>
            <w:sz w:val="24"/>
            <w:szCs w:val="24"/>
          </w:rPr>
          <w:delText xml:space="preserve"> substantially more loci</w:delText>
        </w:r>
        <w:r w:rsidR="0065149C" w:rsidDel="002366A0">
          <w:rPr>
            <w:rFonts w:ascii="Times New Roman" w:hAnsi="Times New Roman" w:cs="Times New Roman"/>
            <w:sz w:val="24"/>
            <w:szCs w:val="24"/>
          </w:rPr>
          <w:delText xml:space="preserve"> </w:delText>
        </w:r>
        <w:r w:rsidR="00EF1EE0" w:rsidDel="002366A0">
          <w:rPr>
            <w:rFonts w:ascii="Times New Roman" w:hAnsi="Times New Roman" w:cs="Times New Roman"/>
            <w:sz w:val="24"/>
            <w:szCs w:val="24"/>
          </w:rPr>
          <w:delText>(</w:delText>
        </w:r>
        <w:r w:rsidR="0065149C" w:rsidDel="002366A0">
          <w:rPr>
            <w:rFonts w:ascii="Times New Roman" w:hAnsi="Times New Roman" w:cs="Times New Roman"/>
            <w:sz w:val="24"/>
            <w:szCs w:val="24"/>
          </w:rPr>
          <w:delText>1,245</w:delText>
        </w:r>
        <w:r w:rsidR="00EF1EE0" w:rsidDel="002366A0">
          <w:rPr>
            <w:rFonts w:ascii="Times New Roman" w:hAnsi="Times New Roman" w:cs="Times New Roman"/>
            <w:sz w:val="24"/>
            <w:szCs w:val="24"/>
          </w:rPr>
          <w:delText xml:space="preserve"> exons,</w:delText>
        </w:r>
        <w:r w:rsidR="004F3805" w:rsidDel="002366A0">
          <w:rPr>
            <w:rFonts w:ascii="Times New Roman" w:hAnsi="Times New Roman" w:cs="Times New Roman"/>
            <w:sz w:val="24"/>
            <w:szCs w:val="24"/>
          </w:rPr>
          <w:delText xml:space="preserve"> </w:delText>
        </w:r>
        <w:r w:rsidR="004F3805" w:rsidDel="002366A0">
          <w:rPr>
            <w:rFonts w:ascii="Times New Roman" w:hAnsi="Times New Roman" w:cs="Times New Roman"/>
            <w:sz w:val="24"/>
            <w:szCs w:val="24"/>
          </w:rPr>
          <w:fldChar w:fldCharType="begin"/>
        </w:r>
        <w:r w:rsidR="00E23F63" w:rsidDel="002366A0">
          <w:rPr>
            <w:rFonts w:ascii="Times New Roman" w:hAnsi="Times New Roman" w:cs="Times New Roman"/>
            <w:sz w:val="24"/>
            <w:szCs w:val="24"/>
          </w:rPr>
          <w:del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delInstrText>
        </w:r>
        <w:r w:rsidR="004F3805" w:rsidDel="002366A0">
          <w:rPr>
            <w:rFonts w:ascii="Times New Roman" w:hAnsi="Times New Roman" w:cs="Times New Roman"/>
            <w:sz w:val="24"/>
            <w:szCs w:val="24"/>
          </w:rPr>
          <w:fldChar w:fldCharType="separate"/>
        </w:r>
        <w:r w:rsidR="00E23F63" w:rsidDel="002366A0">
          <w:rPr>
            <w:rFonts w:ascii="Times New Roman" w:hAnsi="Times New Roman" w:cs="Times New Roman"/>
            <w:noProof/>
            <w:sz w:val="24"/>
            <w:szCs w:val="24"/>
          </w:rPr>
          <w:delText>(Roycroft et al. 2020)</w:delText>
        </w:r>
        <w:r w:rsidR="004F3805" w:rsidDel="002366A0">
          <w:rPr>
            <w:rFonts w:ascii="Times New Roman" w:hAnsi="Times New Roman" w:cs="Times New Roman"/>
            <w:sz w:val="24"/>
            <w:szCs w:val="24"/>
          </w:rPr>
          <w:fldChar w:fldCharType="end"/>
        </w:r>
        <w:r w:rsidR="0065149C" w:rsidDel="002366A0">
          <w:rPr>
            <w:rFonts w:ascii="Times New Roman" w:hAnsi="Times New Roman" w:cs="Times New Roman"/>
            <w:sz w:val="24"/>
            <w:szCs w:val="24"/>
          </w:rPr>
          <w:delText xml:space="preserve"> 1,360</w:delText>
        </w:r>
        <w:r w:rsidR="00EF1EE0" w:rsidDel="002366A0">
          <w:rPr>
            <w:rFonts w:ascii="Times New Roman" w:hAnsi="Times New Roman" w:cs="Times New Roman"/>
            <w:sz w:val="24"/>
            <w:szCs w:val="24"/>
          </w:rPr>
          <w:delText xml:space="preserve"> exons,</w:delText>
        </w:r>
        <w:r w:rsidR="004F3805" w:rsidDel="002366A0">
          <w:rPr>
            <w:rFonts w:ascii="Times New Roman" w:hAnsi="Times New Roman" w:cs="Times New Roman"/>
            <w:sz w:val="24"/>
            <w:szCs w:val="24"/>
          </w:rPr>
          <w:delText xml:space="preserve"> </w:delText>
        </w:r>
        <w:r w:rsidR="004F3805" w:rsidDel="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751B61" w:rsidDel="002366A0">
          <w:rPr>
            <w:rFonts w:ascii="Times New Roman" w:hAnsi="Times New Roman" w:cs="Times New Roman"/>
            <w:sz w:val="24"/>
            <w:szCs w:val="24"/>
          </w:rPr>
          <w:delInstrText xml:space="preserve"> ADDIN EN.CITE </w:delInstrText>
        </w:r>
        <w:r w:rsidR="00751B61" w:rsidDel="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751B61" w:rsidDel="002366A0">
          <w:rPr>
            <w:rFonts w:ascii="Times New Roman" w:hAnsi="Times New Roman" w:cs="Times New Roman"/>
            <w:sz w:val="24"/>
            <w:szCs w:val="24"/>
          </w:rPr>
          <w:delInstrText xml:space="preserve"> ADDIN EN.CITE.DATA </w:delInstrText>
        </w:r>
        <w:r w:rsidR="00751B61" w:rsidDel="002366A0">
          <w:rPr>
            <w:rFonts w:ascii="Times New Roman" w:hAnsi="Times New Roman" w:cs="Times New Roman"/>
            <w:sz w:val="24"/>
            <w:szCs w:val="24"/>
          </w:rPr>
        </w:r>
        <w:r w:rsidR="00751B61" w:rsidDel="002366A0">
          <w:rPr>
            <w:rFonts w:ascii="Times New Roman" w:hAnsi="Times New Roman" w:cs="Times New Roman"/>
            <w:sz w:val="24"/>
            <w:szCs w:val="24"/>
          </w:rPr>
          <w:fldChar w:fldCharType="end"/>
        </w:r>
        <w:r w:rsidR="004F3805" w:rsidDel="002366A0">
          <w:rPr>
            <w:rFonts w:ascii="Times New Roman" w:hAnsi="Times New Roman" w:cs="Times New Roman"/>
            <w:sz w:val="24"/>
            <w:szCs w:val="24"/>
          </w:rPr>
          <w:fldChar w:fldCharType="separate"/>
        </w:r>
        <w:r w:rsidR="00E23F63" w:rsidDel="002366A0">
          <w:rPr>
            <w:rFonts w:ascii="Times New Roman" w:hAnsi="Times New Roman" w:cs="Times New Roman"/>
            <w:noProof/>
            <w:sz w:val="24"/>
            <w:szCs w:val="24"/>
          </w:rPr>
          <w:delText>(Roycroft et al. 2021)</w:delText>
        </w:r>
        <w:r w:rsidR="004F3805" w:rsidDel="002366A0">
          <w:rPr>
            <w:rFonts w:ascii="Times New Roman" w:hAnsi="Times New Roman" w:cs="Times New Roman"/>
            <w:sz w:val="24"/>
            <w:szCs w:val="24"/>
          </w:rPr>
          <w:fldChar w:fldCharType="end"/>
        </w:r>
        <w:r w:rsidR="0065149C" w:rsidDel="002366A0">
          <w:rPr>
            <w:rFonts w:ascii="Times New Roman" w:hAnsi="Times New Roman" w:cs="Times New Roman"/>
            <w:sz w:val="24"/>
            <w:szCs w:val="24"/>
          </w:rPr>
          <w:delText xml:space="preserve"> exons for phylogenetic reconstruction.</w:delText>
        </w:r>
        <w:r w:rsidDel="002366A0">
          <w:rPr>
            <w:rFonts w:ascii="Times New Roman" w:hAnsi="Times New Roman" w:cs="Times New Roman"/>
            <w:sz w:val="24"/>
            <w:szCs w:val="24"/>
          </w:rPr>
          <w:delText xml:space="preserve"> </w:delText>
        </w:r>
      </w:del>
    </w:p>
    <w:p w14:paraId="20159C81" w14:textId="0E32D8BE"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w:t>
      </w:r>
      <w:r w:rsidR="002F1C0B">
        <w:rPr>
          <w:rFonts w:ascii="Times New Roman" w:hAnsi="Times New Roman" w:cs="Times New Roman"/>
          <w:sz w:val="24"/>
          <w:szCs w:val="24"/>
        </w:rPr>
        <w:lastRenderedPageBreak/>
        <w:t xml:space="preserve">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144D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00AB65E3">
        <w:rPr>
          <w:rFonts w:ascii="Times New Roman" w:hAnsi="Times New Roman" w:cs="Times New Roman"/>
          <w:sz w:val="24"/>
          <w:szCs w:val="24"/>
        </w:rPr>
        <w:t>’</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r w:rsidR="00F726B3">
        <w:rPr>
          <w:rFonts w:ascii="Times New Roman" w:hAnsi="Times New Roman" w:cs="Times New Roman"/>
          <w:sz w:val="24"/>
          <w:szCs w:val="24"/>
        </w:rPr>
        <w:t>Praomyini</w:t>
      </w:r>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gCF and second lowest sCF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Praomyini clade</w:t>
      </w:r>
      <w:r w:rsidR="00F726B3">
        <w:rPr>
          <w:rFonts w:ascii="Times New Roman" w:hAnsi="Times New Roman" w:cs="Times New Roman"/>
          <w:sz w:val="24"/>
          <w:szCs w:val="24"/>
        </w:rPr>
        <w:t xml:space="preserve"> 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discordance.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tree </w:t>
      </w:r>
      <w:r w:rsidR="00213DE4">
        <w:rPr>
          <w:rFonts w:ascii="Times New Roman" w:hAnsi="Times New Roman" w:cs="Times New Roman"/>
          <w:sz w:val="24"/>
          <w:szCs w:val="24"/>
        </w:rPr>
        <w:t>may</w:t>
      </w:r>
      <w:r w:rsidR="00AB65E3">
        <w:rPr>
          <w:rFonts w:ascii="Times New Roman" w:hAnsi="Times New Roman" w:cs="Times New Roman"/>
          <w:sz w:val="24"/>
          <w:szCs w:val="24"/>
        </w:rPr>
        <w:t xml:space="preserve"> </w:t>
      </w:r>
      <w:r w:rsidR="00213DE4">
        <w:rPr>
          <w:rFonts w:ascii="Times New Roman" w:hAnsi="Times New Roman" w:cs="Times New Roman"/>
          <w:sz w:val="24"/>
          <w:szCs w:val="24"/>
        </w:rPr>
        <w:t xml:space="preserve">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AB65E3">
        <w:rPr>
          <w:rFonts w:ascii="Times New Roman" w:hAnsi="Times New Roman" w:cs="Times New Roman"/>
          <w:sz w:val="24"/>
          <w:szCs w:val="24"/>
        </w:rPr>
        <w:t xml:space="preserve"> the</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when making inferences about the evolution of particular regions or features of the genome.</w:t>
      </w:r>
      <w:r w:rsidR="00804026">
        <w:rPr>
          <w:rFonts w:ascii="Times New Roman" w:hAnsi="Times New Roman" w:cs="Times New Roman"/>
          <w:sz w:val="24"/>
          <w:szCs w:val="24"/>
        </w:rPr>
        <w:t xml:space="preserve"> </w:t>
      </w:r>
    </w:p>
    <w:p w14:paraId="64F90658" w14:textId="42527575"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Perhaps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ins w:id="19" w:author="Thomas, Gregg" w:date="2024-04-09T12:11:00Z" w16du:dateUtc="2024-04-09T16:11:00Z">
        <w:r w:rsidR="00375F5F">
          <w:rPr>
            <w:rFonts w:ascii="Times New Roman" w:hAnsi="Times New Roman" w:cs="Times New Roman"/>
            <w:sz w:val="24"/>
            <w:szCs w:val="24"/>
          </w:rPr>
          <w:t>, both within and between lineages,</w:t>
        </w:r>
      </w:ins>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ins w:id="20" w:author="Thomas, Gregg" w:date="2024-04-09T12:16:00Z" w16du:dateUtc="2024-04-09T16:16:00Z">
        <w:r w:rsidR="003E2699">
          <w:rPr>
            <w:rFonts w:ascii="Times New Roman" w:hAnsi="Times New Roman" w:cs="Times New Roman"/>
            <w:sz w:val="24"/>
            <w:szCs w:val="24"/>
          </w:rPr>
          <w:t xml:space="preserve"> timescales</w:t>
        </w:r>
      </w:ins>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w:t>
      </w:r>
      <w:r w:rsidR="00AB65E3">
        <w:rPr>
          <w:rFonts w:ascii="Times New Roman" w:hAnsi="Times New Roman" w:cs="Times New Roman"/>
          <w:sz w:val="24"/>
          <w:szCs w:val="24"/>
        </w:rPr>
        <w:t>G</w:t>
      </w:r>
      <w:r w:rsidR="00804026">
        <w:rPr>
          <w:rFonts w:ascii="Times New Roman" w:hAnsi="Times New Roman" w:cs="Times New Roman"/>
          <w:sz w:val="24"/>
          <w:szCs w:val="24"/>
        </w:rPr>
        <w:t xml:space="preserve">reat </w:t>
      </w:r>
      <w:r w:rsidR="00AB65E3">
        <w:rPr>
          <w:rFonts w:ascii="Times New Roman" w:hAnsi="Times New Roman" w:cs="Times New Roman"/>
          <w:sz w:val="24"/>
          <w:szCs w:val="24"/>
        </w:rPr>
        <w:t>A</w:t>
      </w:r>
      <w:r w:rsidR="00804026">
        <w:rPr>
          <w:rFonts w:ascii="Times New Roman" w:hAnsi="Times New Roman" w:cs="Times New Roman"/>
          <w:sz w:val="24"/>
          <w:szCs w:val="24"/>
        </w:rPr>
        <w:t xml:space="preserve">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w:t>
      </w:r>
      <w:r w:rsidR="00CA393B">
        <w:rPr>
          <w:rFonts w:ascii="Times New Roman" w:hAnsi="Times New Roman" w:cs="Times New Roman"/>
          <w:sz w:val="24"/>
          <w:szCs w:val="24"/>
        </w:rPr>
        <w:lastRenderedPageBreak/>
        <w:t xml:space="preserve">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240AC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32F161DE"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21" w:author="Thomas, Gregg" w:date="2024-04-09T10:54:00Z" w16du:dateUtc="2024-04-09T14:54:00Z">
        <w:r w:rsidDel="00751B61">
          <w:rPr>
            <w:rFonts w:ascii="Times New Roman" w:hAnsi="Times New Roman" w:cs="Times New Roman"/>
            <w:sz w:val="24"/>
            <w:szCs w:val="24"/>
          </w:rPr>
          <w:delText xml:space="preserve">on </w:delText>
        </w:r>
      </w:del>
      <w:ins w:id="22" w:author="Thomas, Gregg" w:date="2024-04-09T10:54:00Z" w16du:dateUtc="2024-04-09T14: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protein</w:t>
      </w:r>
      <w:r w:rsidR="00AB65E3">
        <w:rPr>
          <w:rFonts w:ascii="Times New Roman" w:hAnsi="Times New Roman" w:cs="Times New Roman"/>
          <w:sz w:val="24"/>
          <w:szCs w:val="24"/>
        </w:rPr>
        <w:t>-</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p>
    <w:p w14:paraId="4B141097" w14:textId="0E251349"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dissipated at rates similar to chromosome-wide levels</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Notably, this pattern is consistent when comparing regions around UCEs to any of the other genomic features we studied. These results suggest that a history of strong 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sidR="00526F59">
        <w:rPr>
          <w:rFonts w:ascii="Times New Roman" w:hAnsi="Times New Roman" w:cs="Times New Roman"/>
          <w:sz w:val="24"/>
          <w:szCs w:val="24"/>
        </w:rPr>
        <w:t xml:space="preserve">coding genes). However, it is worth noting that UCEs are also </w:t>
      </w:r>
      <w:r w:rsidR="00526F59">
        <w:rPr>
          <w:rFonts w:ascii="Times New Roman" w:hAnsi="Times New Roman" w:cs="Times New Roman"/>
          <w:sz w:val="24"/>
          <w:szCs w:val="24"/>
        </w:rPr>
        <w:lastRenderedPageBreak/>
        <w:t>more likely to provide a skewed and potentially misleading underestimate</w:t>
      </w:r>
      <w:ins w:id="23" w:author="Thomas, Gregg" w:date="2024-04-09T10:54:00Z" w16du:dateUtc="2024-04-09T14:54:00Z">
        <w:r w:rsidR="00751B61">
          <w:rPr>
            <w:rFonts w:ascii="Times New Roman" w:hAnsi="Times New Roman" w:cs="Times New Roman"/>
            <w:sz w:val="24"/>
            <w:szCs w:val="24"/>
          </w:rPr>
          <w:t xml:space="preserve"> of</w:t>
        </w:r>
      </w:ins>
      <w:r w:rsidR="00526F59">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sidR="00526F59">
        <w:rPr>
          <w:rFonts w:ascii="Times New Roman" w:hAnsi="Times New Roman" w:cs="Times New Roman"/>
          <w:sz w:val="24"/>
          <w:szCs w:val="24"/>
        </w:rPr>
        <w:t>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 three selection tests run, HyPhy’s BUSTED and aBSREL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9CC9D92"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w:t>
      </w:r>
      <w:r>
        <w:rPr>
          <w:rFonts w:ascii="Times New Roman" w:hAnsi="Times New Roman" w:cs="Times New Roman"/>
          <w:sz w:val="24"/>
          <w:szCs w:val="24"/>
        </w:rPr>
        <w:lastRenderedPageBreak/>
        <w:t>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ins w:id="24" w:author="Thomas, Gregg" w:date="2024-04-09T11:32:00Z" w16du:dateUtc="2024-04-09T15:32:00Z">
        <w:r w:rsidR="001811CE">
          <w:rPr>
            <w:rFonts w:ascii="Times New Roman" w:hAnsi="Times New Roman" w:cs="Times New Roman"/>
            <w:sz w:val="24"/>
            <w:szCs w:val="24"/>
          </w:rPr>
          <w:t>While we frame our results with the assumption that the results from the gene tree are always correct, this may not always</w:t>
        </w:r>
      </w:ins>
      <w:ins w:id="25" w:author="Thomas, Gregg" w:date="2024-04-09T11:33:00Z" w16du:dateUtc="2024-04-09T15:33:00Z">
        <w:r w:rsidR="001811CE">
          <w:rPr>
            <w:rFonts w:ascii="Times New Roman" w:hAnsi="Times New Roman" w:cs="Times New Roman"/>
            <w:sz w:val="24"/>
            <w:szCs w:val="24"/>
          </w:rPr>
          <w:t xml:space="preserve"> be the case given that errors can also occur during gene tree inference.</w:t>
        </w:r>
      </w:ins>
      <w:r w:rsidR="007146C0">
        <w:rPr>
          <w:rFonts w:ascii="Times New Roman" w:hAnsi="Times New Roman" w:cs="Times New Roman"/>
          <w:sz w:val="24"/>
          <w:szCs w:val="24"/>
        </w:rPr>
        <w:t xml:space="preserve"> </w:t>
      </w:r>
      <w:ins w:id="26" w:author="Thomas, Gregg" w:date="2024-04-09T11:34:00Z" w16du:dateUtc="2024-04-09T15:34:00Z">
        <w:r w:rsidR="001811CE">
          <w:rPr>
            <w:rFonts w:ascii="Times New Roman" w:hAnsi="Times New Roman" w:cs="Times New Roman"/>
            <w:sz w:val="24"/>
            <w:szCs w:val="24"/>
          </w:rPr>
          <w:t>Still</w:t>
        </w:r>
      </w:ins>
      <w:ins w:id="27" w:author="Thomas, Gregg" w:date="2024-04-09T11:33:00Z" w16du:dateUtc="2024-04-09T15:33:00Z">
        <w:r w:rsidR="001811CE">
          <w:rPr>
            <w:rFonts w:ascii="Times New Roman" w:hAnsi="Times New Roman" w:cs="Times New Roman"/>
            <w:sz w:val="24"/>
            <w:szCs w:val="24"/>
          </w:rPr>
          <w:t xml:space="preserve">, </w:t>
        </w:r>
      </w:ins>
      <w:del w:id="28" w:author="Thomas, Gregg" w:date="2024-04-09T11:33:00Z" w16du:dateUtc="2024-04-09T15:33:00Z">
        <w:r w:rsidR="007146C0" w:rsidDel="001811CE">
          <w:rPr>
            <w:rFonts w:ascii="Times New Roman" w:hAnsi="Times New Roman" w:cs="Times New Roman"/>
            <w:sz w:val="24"/>
            <w:szCs w:val="24"/>
          </w:rPr>
          <w:delText>O</w:delText>
        </w:r>
      </w:del>
      <w:ins w:id="29" w:author="Thomas, Gregg" w:date="2024-04-09T11:33:00Z" w16du:dateUtc="2024-04-09T15:33:00Z">
        <w:r w:rsidR="001811CE">
          <w:rPr>
            <w:rFonts w:ascii="Times New Roman" w:hAnsi="Times New Roman" w:cs="Times New Roman"/>
            <w:sz w:val="24"/>
            <w:szCs w:val="24"/>
          </w:rPr>
          <w:t>o</w:t>
        </w:r>
      </w:ins>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del w:id="30" w:author="Thomas, Gregg" w:date="2024-04-09T11:34:00Z" w16du:dateUtc="2024-04-09T15:34:00Z">
        <w:r w:rsidR="00A15B4F" w:rsidDel="001811CE">
          <w:rPr>
            <w:rFonts w:ascii="Times New Roman" w:hAnsi="Times New Roman" w:cs="Times New Roman"/>
            <w:sz w:val="24"/>
            <w:szCs w:val="24"/>
          </w:rPr>
          <w:delText>false negative and false positive</w:delText>
        </w:r>
      </w:del>
      <w:ins w:id="31" w:author="Thomas, Gregg" w:date="2024-04-09T11:34:00Z" w16du:dateUtc="2024-04-09T15:34:00Z">
        <w:r w:rsidR="001811CE">
          <w:rPr>
            <w:rFonts w:ascii="Times New Roman" w:hAnsi="Times New Roman" w:cs="Times New Roman"/>
            <w:sz w:val="24"/>
            <w:szCs w:val="24"/>
          </w:rPr>
          <w:t>inaccurate</w:t>
        </w:r>
      </w:ins>
      <w:r w:rsidR="00A15B4F">
        <w:rPr>
          <w:rFonts w:ascii="Times New Roman" w:hAnsi="Times New Roman" w:cs="Times New Roman"/>
          <w:sz w:val="24"/>
          <w:szCs w:val="24"/>
        </w:rPr>
        <w:t xml:space="preserve"> inferences of positive selection</w:t>
      </w:r>
      <w:ins w:id="32" w:author="Thomas, Gregg" w:date="2024-04-24T11:27:00Z" w16du:dateUtc="2024-04-24T15:27:00Z">
        <w:r w:rsidR="005A1264">
          <w:rPr>
            <w:rFonts w:ascii="Times New Roman" w:hAnsi="Times New Roman" w:cs="Times New Roman"/>
            <w:sz w:val="24"/>
            <w:szCs w:val="24"/>
          </w:rPr>
          <w:t xml:space="preserve"> and strongly encourage the use of individual gene trees for such analyses</w:t>
        </w:r>
      </w:ins>
      <w:r w:rsidR="00A15B4F">
        <w:rPr>
          <w:rFonts w:ascii="Times New Roman" w:hAnsi="Times New Roman" w:cs="Times New Roman"/>
          <w:sz w:val="24"/>
          <w:szCs w:val="24"/>
        </w:rPr>
        <w:t>.</w:t>
      </w:r>
    </w:p>
    <w:p w14:paraId="3E06BC0E" w14:textId="159ED563"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w:t>
      </w:r>
      <w:ins w:id="33" w:author="Thomas, Gregg" w:date="2024-04-24T12:15:00Z" w16du:dateUtc="2024-04-24T16:15:00Z">
        <w:r w:rsidR="00D238DF">
          <w:rPr>
            <w:rFonts w:ascii="Times New Roman" w:hAnsi="Times New Roman" w:cs="Times New Roman"/>
            <w:sz w:val="24"/>
            <w:szCs w:val="24"/>
          </w:rPr>
          <w:t xml:space="preserve"> While</w:t>
        </w:r>
      </w:ins>
      <w:ins w:id="34" w:author="Thomas, Gregg" w:date="2024-04-24T12:17:00Z" w16du:dateUtc="2024-04-24T16:17:00Z">
        <w:r w:rsidR="00D238DF">
          <w:rPr>
            <w:rFonts w:ascii="Times New Roman" w:hAnsi="Times New Roman" w:cs="Times New Roman"/>
            <w:sz w:val="24"/>
            <w:szCs w:val="24"/>
          </w:rPr>
          <w:t xml:space="preserve"> average</w:t>
        </w:r>
      </w:ins>
      <w:ins w:id="35" w:author="Thomas, Gregg" w:date="2024-04-24T12:15:00Z" w16du:dateUtc="2024-04-24T16:15:00Z">
        <w:r w:rsidR="00D238DF">
          <w:rPr>
            <w:rFonts w:ascii="Times New Roman" w:hAnsi="Times New Roman" w:cs="Times New Roman"/>
            <w:sz w:val="24"/>
            <w:szCs w:val="24"/>
          </w:rPr>
          <w:t xml:space="preserve"> r</w:t>
        </w:r>
      </w:ins>
      <w:ins w:id="36" w:author="Thomas, Gregg" w:date="2024-04-24T12:17:00Z" w16du:dateUtc="2024-04-24T16:17:00Z">
        <w:r w:rsidR="00D238DF">
          <w:rPr>
            <w:rFonts w:ascii="Times New Roman" w:hAnsi="Times New Roman" w:cs="Times New Roman"/>
            <w:sz w:val="24"/>
            <w:szCs w:val="24"/>
          </w:rPr>
          <w:t xml:space="preserve">ecombination rates at similar timescales in primates </w:t>
        </w:r>
      </w:ins>
      <w:ins w:id="37" w:author="Thomas, Gregg" w:date="2024-04-24T12:18:00Z" w16du:dateUtc="2024-04-24T16:18:00Z">
        <w:r w:rsidR="00D238DF">
          <w:rPr>
            <w:rFonts w:ascii="Times New Roman" w:hAnsi="Times New Roman" w:cs="Times New Roman"/>
            <w:sz w:val="24"/>
            <w:szCs w:val="24"/>
          </w:rPr>
          <w:t>do not evolve rapidly</w:t>
        </w:r>
      </w:ins>
      <w:del w:id="38" w:author="Thomas, Gregg" w:date="2024-04-24T12:18:00Z" w16du:dateUtc="2024-04-24T16:18:00Z">
        <w:r w:rsidRPr="00031896" w:rsidDel="00D238DF">
          <w:rPr>
            <w:rFonts w:ascii="Times New Roman" w:hAnsi="Times New Roman" w:cs="Times New Roman"/>
            <w:sz w:val="24"/>
            <w:szCs w:val="24"/>
          </w:rPr>
          <w:delText xml:space="preserve"> However</w:delText>
        </w:r>
      </w:del>
      <w:r w:rsidRPr="00031896">
        <w:rPr>
          <w:rFonts w:ascii="Times New Roman" w:hAnsi="Times New Roman" w:cs="Times New Roman"/>
          <w:sz w:val="24"/>
          <w:szCs w:val="24"/>
        </w:rPr>
        <w:t xml:space="preserve">,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del w:id="39" w:author="Thomas, Gregg" w:date="2024-04-24T12:22:00Z" w16du:dateUtc="2024-04-24T16:22:00Z">
        <w:r w:rsidR="00D40C88" w:rsidDel="00D238DF">
          <w:rPr>
            <w:rFonts w:ascii="Times New Roman" w:hAnsi="Times New Roman" w:cs="Times New Roman"/>
            <w:sz w:val="24"/>
            <w:szCs w:val="24"/>
          </w:rPr>
          <w:delText>also evolves</w:delText>
        </w:r>
        <w:r w:rsidR="00211419" w:rsidDel="00D238DF">
          <w:rPr>
            <w:rFonts w:ascii="Times New Roman" w:hAnsi="Times New Roman" w:cs="Times New Roman"/>
            <w:sz w:val="24"/>
            <w:szCs w:val="24"/>
          </w:rPr>
          <w:delText xml:space="preserve"> and </w:delText>
        </w:r>
      </w:del>
      <w:r w:rsidR="00211419">
        <w:rPr>
          <w:rFonts w:ascii="Times New Roman" w:hAnsi="Times New Roman" w:cs="Times New Roman"/>
          <w:sz w:val="24"/>
          <w:szCs w:val="24"/>
        </w:rPr>
        <w:t xml:space="preserve">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w:t>
      </w:r>
      <w:proofErr w:type="gramStart"/>
      <w:r w:rsidR="002E3C2C" w:rsidRPr="00031896">
        <w:rPr>
          <w:rFonts w:ascii="Times New Roman" w:hAnsi="Times New Roman" w:cs="Times New Roman"/>
          <w:sz w:val="24"/>
          <w:szCs w:val="24"/>
        </w:rPr>
        <w:t>This</w:t>
      </w:r>
      <w:proofErr w:type="gramEnd"/>
      <w:r w:rsidR="002E3C2C" w:rsidRPr="00031896">
        <w:rPr>
          <w:rFonts w:ascii="Times New Roman" w:hAnsi="Times New Roman" w:cs="Times New Roman"/>
          <w:sz w:val="24"/>
          <w:szCs w:val="24"/>
        </w:rPr>
        <w:t xml:space="preserve">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40" w:author="Thomas, Gregg" w:date="2024-04-09T10:55:00Z" w16du:dateUtc="2024-04-09T14:55:00Z"/>
        </w:rPr>
      </w:pPr>
      <w:ins w:id="41" w:author="Thomas, Gregg" w:date="2024-04-09T11:39:00Z" w16du:dateUtc="2024-04-09T15:39:00Z">
        <w:r>
          <w:t xml:space="preserve">Materials &amp; </w:t>
        </w:r>
      </w:ins>
      <w:r w:rsidR="00A849E6" w:rsidRPr="00197A2B">
        <w:t>Methods</w:t>
      </w:r>
    </w:p>
    <w:p w14:paraId="6FDD115C" w14:textId="77777777" w:rsidR="00A849E6" w:rsidRPr="00075439" w:rsidRDefault="00A849E6" w:rsidP="00A849E6">
      <w:pPr>
        <w:rPr>
          <w:rFonts w:ascii="Times New Roman" w:hAnsi="Times New Roman" w:cs="Times New Roman"/>
          <w:sz w:val="24"/>
          <w:szCs w:val="24"/>
        </w:rPr>
      </w:pPr>
      <w:ins w:id="42" w:author="Thomas, Gregg" w:date="2024-04-09T10:56:00Z" w16du:dateUtc="2024-04-09T14:56:00Z">
        <w:r w:rsidRPr="00075439">
          <w:rPr>
            <w:rFonts w:ascii="Times New Roman" w:hAnsi="Times New Roman" w:cs="Times New Roman"/>
            <w:sz w:val="24"/>
            <w:szCs w:val="24"/>
          </w:rPr>
          <w:t xml:space="preserve">The aims of our study are two-fold: 1) to infer a robust, genome-wide species level phylogeny of murine rodents and 2) to study how </w:t>
        </w:r>
      </w:ins>
      <w:ins w:id="43" w:author="Thomas, Gregg" w:date="2024-04-09T10:57:00Z" w16du:dateUtc="2024-04-09T14:57:00Z">
        <w:r w:rsidRPr="00075439">
          <w:rPr>
            <w:rFonts w:ascii="Times New Roman" w:hAnsi="Times New Roman" w:cs="Times New Roman"/>
            <w:sz w:val="24"/>
            <w:szCs w:val="24"/>
          </w:rPr>
          <w:t>phylogenetic discordance</w:t>
        </w:r>
        <w:r>
          <w:rPr>
            <w:rFonts w:ascii="Times New Roman" w:hAnsi="Times New Roman" w:cs="Times New Roman"/>
            <w:sz w:val="24"/>
            <w:szCs w:val="24"/>
          </w:rPr>
          <w:t xml:space="preserve"> within these g</w:t>
        </w:r>
      </w:ins>
      <w:ins w:id="44" w:author="Thomas, Gregg" w:date="2024-04-09T10:58:00Z" w16du:dateUtc="2024-04-09T14:58:00Z">
        <w:r>
          <w:rPr>
            <w:rFonts w:ascii="Times New Roman" w:hAnsi="Times New Roman" w:cs="Times New Roman"/>
            <w:sz w:val="24"/>
            <w:szCs w:val="24"/>
          </w:rPr>
          <w:t>enomes is related to species-level inferences of relatedness, recombination rate, and molecular evolution.</w:t>
        </w:r>
      </w:ins>
    </w:p>
    <w:p w14:paraId="0EEFF44E" w14:textId="77777777" w:rsidR="00A849E6" w:rsidRDefault="00A849E6" w:rsidP="00A849E6">
      <w:pPr>
        <w:pStyle w:val="Heading2"/>
      </w:pPr>
      <w:r w:rsidRPr="00031896">
        <w:t>Sample collection</w:t>
      </w:r>
      <w:r>
        <w:t xml:space="preserve"> and assembly</w:t>
      </w:r>
    </w:p>
    <w:p w14:paraId="267C0DCF" w14:textId="77777777" w:rsidR="00A849E6" w:rsidRDefault="00A849E6" w:rsidP="00A849E6">
      <w:pPr>
        <w:spacing w:after="0"/>
        <w:jc w:val="both"/>
        <w:rPr>
          <w:rFonts w:ascii="Times New Roman" w:hAnsi="Times New Roman" w:cs="Times New Roman"/>
          <w:sz w:val="24"/>
          <w:szCs w:val="24"/>
        </w:rPr>
      </w:pPr>
      <w:ins w:id="45" w:author="Thomas, Gregg" w:date="2024-04-09T10:59:00Z" w16du:dateUtc="2024-04-09T14:59:00Z">
        <w:r>
          <w:rPr>
            <w:rFonts w:ascii="Times New Roman" w:hAnsi="Times New Roman" w:cs="Times New Roman"/>
            <w:sz w:val="24"/>
            <w:szCs w:val="24"/>
          </w:rPr>
          <w:t xml:space="preserve">For both aims of our study, we needed a broad sampling of murine rodent genomes. </w:t>
        </w:r>
      </w:ins>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1 for full list of samples and sources). We also report the sampling of </w:t>
      </w:r>
      <w:r>
        <w:rPr>
          <w:rFonts w:ascii="Times New Roman" w:hAnsi="Times New Roman" w:cs="Times New Roman"/>
          <w:i/>
          <w:iCs/>
          <w:sz w:val="24"/>
          <w:szCs w:val="24"/>
        </w:rPr>
        <w:t>Otomys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Adapters and low-quality bases were trimmed from the reads using illumiprocessor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trimmomatic</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ABySS </w:t>
      </w:r>
      <w:r w:rsidRPr="004207A5">
        <w:rPr>
          <w:rFonts w:ascii="Times New Roman" w:hAnsi="Times New Roman" w:cs="Times New Roman"/>
          <w:sz w:val="24"/>
          <w:szCs w:val="24"/>
        </w:rPr>
        <w:lastRenderedPageBreak/>
        <w:t>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77777777"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Table 1; Fig. 1), we generated reference-based pseudo-assemblies with iterative mapping using an updated version pseudo-it v3.1.1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HaplotypeCaller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bcftools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r>
        <w:t>Ultraconserved element (UCE) retrieval and alignment</w:t>
      </w:r>
    </w:p>
    <w:p w14:paraId="66FEBB6A" w14:textId="77777777" w:rsidR="00A849E6" w:rsidRDefault="00A849E6" w:rsidP="00A849E6">
      <w:pPr>
        <w:spacing w:after="0"/>
        <w:jc w:val="both"/>
      </w:pPr>
      <w:r>
        <w:rPr>
          <w:rFonts w:ascii="Times New Roman" w:hAnsi="Times New Roman" w:cs="Times New Roman"/>
          <w:sz w:val="24"/>
          <w:szCs w:val="24"/>
        </w:rPr>
        <w:t xml:space="preserve">To reconstruct a </w:t>
      </w:r>
      <w:del w:id="46" w:author="Thomas, Gregg" w:date="2024-04-09T10:59:00Z" w16du:dateUtc="2024-04-09T14:59:00Z">
        <w:r w:rsidDel="00075439">
          <w:rPr>
            <w:rFonts w:ascii="Times New Roman" w:hAnsi="Times New Roman" w:cs="Times New Roman"/>
            <w:sz w:val="24"/>
            <w:szCs w:val="24"/>
          </w:rPr>
          <w:delText xml:space="preserve">broad </w:delText>
        </w:r>
      </w:del>
      <w:r>
        <w:rPr>
          <w:rFonts w:ascii="Times New Roman" w:hAnsi="Times New Roman" w:cs="Times New Roman"/>
          <w:sz w:val="24"/>
          <w:szCs w:val="24"/>
        </w:rPr>
        <w:t>phylogeny of murine rodents,</w:t>
      </w:r>
      <w:r w:rsidRPr="00C8256C">
        <w:rPr>
          <w:rFonts w:ascii="Times New Roman" w:hAnsi="Times New Roman" w:cs="Times New Roman"/>
          <w:sz w:val="24"/>
          <w:szCs w:val="24"/>
        </w:rPr>
        <w:t xml:space="preserve"> </w:t>
      </w:r>
      <w:r>
        <w:rPr>
          <w:rFonts w:ascii="Times New Roman" w:hAnsi="Times New Roman" w:cs="Times New Roman"/>
          <w:sz w:val="24"/>
          <w:szCs w:val="24"/>
        </w:rPr>
        <w:t>w</w:t>
      </w:r>
      <w:r w:rsidRPr="00C8256C">
        <w:rPr>
          <w:rFonts w:ascii="Times New Roman" w:hAnsi="Times New Roman" w:cs="Times New Roman"/>
          <w:sz w:val="24"/>
          <w:szCs w:val="24"/>
        </w:rPr>
        <w:t xml:space="preserve">e combined our </w:t>
      </w:r>
      <w:r>
        <w:rPr>
          <w:rFonts w:ascii="Times New Roman" w:hAnsi="Times New Roman" w:cs="Times New Roman"/>
          <w:sz w:val="24"/>
          <w:szCs w:val="24"/>
        </w:rPr>
        <w:t>seven</w:t>
      </w:r>
      <w:r w:rsidRPr="00C8256C">
        <w:rPr>
          <w:rFonts w:ascii="Times New Roman" w:hAnsi="Times New Roman" w:cs="Times New Roman"/>
          <w:sz w:val="24"/>
          <w:szCs w:val="24"/>
        </w:rPr>
        <w:t xml:space="preserve"> </w:t>
      </w:r>
      <w:r>
        <w:rPr>
          <w:rFonts w:ascii="Times New Roman" w:hAnsi="Times New Roman" w:cs="Times New Roman"/>
          <w:sz w:val="24"/>
          <w:szCs w:val="24"/>
        </w:rPr>
        <w:t>recently</w:t>
      </w:r>
      <w:r w:rsidRPr="00C8256C">
        <w:rPr>
          <w:rFonts w:ascii="Times New Roman" w:hAnsi="Times New Roman" w:cs="Times New Roman"/>
          <w:sz w:val="24"/>
          <w:szCs w:val="24"/>
        </w:rPr>
        <w:t xml:space="preserve"> sequenced genomes with </w:t>
      </w:r>
      <w:r>
        <w:rPr>
          <w:rFonts w:ascii="Times New Roman" w:hAnsi="Times New Roman" w:cs="Times New Roman"/>
          <w:sz w:val="24"/>
          <w:szCs w:val="24"/>
        </w:rPr>
        <w:t>nine publicly available genomes from other Old World mice and rats (subfamily Murinae) as well as the genomes of two non-murine rodents, the great gerbil (</w:t>
      </w:r>
      <w:r>
        <w:rPr>
          <w:rFonts w:ascii="Times New Roman" w:hAnsi="Times New Roman" w:cs="Times New Roman"/>
          <w:i/>
          <w:iCs/>
          <w:sz w:val="24"/>
          <w:szCs w:val="24"/>
        </w:rPr>
        <w:t>Rhombomys opimus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(Nilsson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and the Siberian hamster (</w:t>
      </w:r>
      <w:r>
        <w:rPr>
          <w:rFonts w:ascii="Times New Roman" w:hAnsi="Times New Roman" w:cs="Times New Roman"/>
          <w:i/>
          <w:iCs/>
          <w:sz w:val="24"/>
          <w:szCs w:val="24"/>
        </w:rPr>
        <w:t>Phodopus sungorus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(Moore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as outgroups. We extracted </w:t>
      </w:r>
      <w:r w:rsidRPr="00DF4DCD">
        <w:rPr>
          <w:rFonts w:ascii="Times New Roman" w:hAnsi="Times New Roman" w:cs="Times New Roman"/>
          <w:sz w:val="24"/>
          <w:szCs w:val="24"/>
        </w:rPr>
        <w:t>UCEs f</w:t>
      </w:r>
      <w:r>
        <w:rPr>
          <w:rFonts w:ascii="Times New Roman" w:hAnsi="Times New Roman" w:cs="Times New Roman"/>
          <w:sz w:val="24"/>
          <w:szCs w:val="24"/>
        </w:rPr>
        <w:t>rom</w:t>
      </w:r>
      <w:r w:rsidRPr="00DF4DCD">
        <w:rPr>
          <w:rFonts w:ascii="Times New Roman" w:hAnsi="Times New Roman" w:cs="Times New Roman"/>
          <w:sz w:val="24"/>
          <w:szCs w:val="24"/>
        </w:rPr>
        <w:t xml:space="preserve"> each species</w:t>
      </w:r>
      <w:r>
        <w:rPr>
          <w:rFonts w:ascii="Times New Roman" w:hAnsi="Times New Roman" w:cs="Times New Roman"/>
          <w:sz w:val="24"/>
          <w:szCs w:val="24"/>
        </w:rPr>
        <w:t>, plus 1000 flanking bases from each side of the element</w:t>
      </w:r>
      <w:r w:rsidRPr="00DF4DCD">
        <w:rPr>
          <w:rFonts w:ascii="Times New Roman" w:hAnsi="Times New Roman" w:cs="Times New Roman"/>
          <w:sz w:val="24"/>
          <w:szCs w:val="24"/>
        </w:rPr>
        <w:t xml:space="preserve"> using the protocols for harvesting loci from genomes and the </w:t>
      </w:r>
      <w:r>
        <w:rPr>
          <w:rFonts w:ascii="Times New Roman" w:hAnsi="Times New Roman" w:cs="Times New Roman"/>
          <w:i/>
          <w:iCs/>
          <w:sz w:val="24"/>
          <w:szCs w:val="24"/>
        </w:rPr>
        <w:t xml:space="preserve">M. </w:t>
      </w:r>
      <w:r w:rsidRPr="00DF4DCD">
        <w:rPr>
          <w:rFonts w:ascii="Times New Roman" w:hAnsi="Times New Roman" w:cs="Times New Roman"/>
          <w:i/>
          <w:iCs/>
          <w:sz w:val="24"/>
          <w:szCs w:val="24"/>
        </w:rPr>
        <w:t>musculus</w:t>
      </w:r>
      <w:r w:rsidRPr="00DF4DCD">
        <w:rPr>
          <w:rFonts w:ascii="Times New Roman" w:hAnsi="Times New Roman" w:cs="Times New Roman"/>
          <w:sz w:val="24"/>
          <w:szCs w:val="24"/>
        </w:rPr>
        <w:t xml:space="preserve"> UCE probe set provided with</w:t>
      </w:r>
      <w:r>
        <w:rPr>
          <w:rFonts w:ascii="Times New Roman" w:hAnsi="Times New Roman" w:cs="Times New Roman"/>
          <w:sz w:val="24"/>
          <w:szCs w:val="24"/>
        </w:rPr>
        <w:t xml:space="preserve"> phyluce v1.7.1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DF4DCD">
        <w:rPr>
          <w:rFonts w:ascii="Times New Roman" w:hAnsi="Times New Roman" w:cs="Times New Roman"/>
          <w:sz w:val="24"/>
          <w:szCs w:val="24"/>
        </w:rPr>
        <w:t>. In total</w:t>
      </w:r>
      <w:r>
        <w:rPr>
          <w:rFonts w:ascii="Times New Roman" w:hAnsi="Times New Roman" w:cs="Times New Roman"/>
          <w:sz w:val="24"/>
          <w:szCs w:val="24"/>
        </w:rPr>
        <w:t>, we recovered</w:t>
      </w:r>
      <w:r w:rsidRPr="00DF4DCD">
        <w:rPr>
          <w:rFonts w:ascii="Times New Roman" w:hAnsi="Times New Roman" w:cs="Times New Roman"/>
          <w:sz w:val="24"/>
          <w:szCs w:val="24"/>
        </w:rPr>
        <w:t xml:space="preserve"> 2,6</w:t>
      </w:r>
      <w:r>
        <w:rPr>
          <w:rFonts w:ascii="Times New Roman" w:hAnsi="Times New Roman" w:cs="Times New Roman"/>
          <w:sz w:val="24"/>
          <w:szCs w:val="24"/>
        </w:rPr>
        <w:t>32</w:t>
      </w:r>
      <w:r w:rsidRPr="00DF4DCD">
        <w:rPr>
          <w:rFonts w:ascii="Times New Roman" w:hAnsi="Times New Roman" w:cs="Times New Roman"/>
          <w:sz w:val="24"/>
          <w:szCs w:val="24"/>
        </w:rPr>
        <w:t xml:space="preserve"> unique UCE loci, though not all UCE loci were found in all taxa (Table 1).</w:t>
      </w:r>
      <w:r w:rsidRPr="00B12D60">
        <w:t xml:space="preserve"> </w:t>
      </w:r>
    </w:p>
    <w:p w14:paraId="5568C040" w14:textId="77777777"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TrimAl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77777777"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ModelFinder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(UFBoot)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w:t>
      </w:r>
      <w:r w:rsidRPr="00B12D60">
        <w:rPr>
          <w:rFonts w:ascii="Times New Roman" w:hAnsi="Times New Roman" w:cs="Times New Roman"/>
          <w:sz w:val="24"/>
          <w:szCs w:val="24"/>
        </w:rPr>
        <w:lastRenderedPageBreak/>
        <w:t>(SH-aLRT)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nw_ed function from Newick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phytools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ggtree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treeio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77777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(sCF and gCF)</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gCF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sCF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r w:rsidRPr="00B12D60">
        <w:rPr>
          <w:rFonts w:ascii="Times New Roman" w:hAnsi="Times New Roman" w:cs="Times New Roman"/>
          <w:sz w:val="24"/>
          <w:szCs w:val="24"/>
        </w:rPr>
        <w:t>gCF and sCF</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Phy</w:t>
      </w:r>
      <w:r>
        <w:rPr>
          <w:rFonts w:ascii="Times New Roman" w:hAnsi="Times New Roman" w:cs="Times New Roman"/>
          <w:sz w:val="24"/>
          <w:szCs w:val="24"/>
        </w:rPr>
        <w:t>P</w:t>
      </w:r>
      <w:r w:rsidRPr="00B12D60">
        <w:rPr>
          <w:rFonts w:ascii="Times New Roman" w:hAnsi="Times New Roman" w:cs="Times New Roman"/>
          <w:sz w:val="24"/>
          <w:szCs w:val="24"/>
        </w:rPr>
        <w:t>arts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r w:rsidRPr="005B28B3">
        <w:rPr>
          <w:rFonts w:ascii="Times New Roman" w:hAnsi="Times New Roman" w:cs="Times New Roman"/>
          <w:i/>
          <w:iCs/>
          <w:sz w:val="24"/>
          <w:szCs w:val="24"/>
        </w:rPr>
        <w:t>Phodopus sungorus</w:t>
      </w:r>
      <w:r w:rsidRPr="00B12D60">
        <w:rPr>
          <w:rFonts w:ascii="Times New Roman" w:hAnsi="Times New Roman" w:cs="Times New Roman"/>
          <w:sz w:val="24"/>
          <w:szCs w:val="24"/>
        </w:rPr>
        <w:t xml:space="preserve"> as the outgroup using the nw_reroot function in </w:t>
      </w:r>
      <w:r>
        <w:rPr>
          <w:rFonts w:ascii="Times New Roman" w:hAnsi="Times New Roman" w:cs="Times New Roman"/>
          <w:sz w:val="24"/>
          <w:szCs w:val="24"/>
        </w:rPr>
        <w:t>t</w:t>
      </w:r>
      <w:r w:rsidRPr="00B12D60">
        <w:rPr>
          <w:rFonts w:ascii="Times New Roman" w:hAnsi="Times New Roman" w:cs="Times New Roman"/>
          <w:sz w:val="24"/>
          <w:szCs w:val="24"/>
        </w:rPr>
        <w:t>he Newick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Pr="00B12D60">
        <w:rPr>
          <w:rFonts w:ascii="Times New Roman" w:hAnsi="Times New Roman" w:cs="Times New Roman"/>
          <w:sz w:val="24"/>
          <w:szCs w:val="24"/>
        </w:rPr>
        <w:t>SortaDate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We applied node</w:t>
      </w:r>
      <w:r w:rsidRPr="00B12D60">
        <w:rPr>
          <w:rFonts w:ascii="Times New Roman" w:hAnsi="Times New Roman" w:cs="Times New Roman"/>
          <w:sz w:val="24"/>
          <w:szCs w:val="24"/>
        </w:rPr>
        <w:t xml:space="preserve"> age calibrations</w:t>
      </w:r>
      <w:r>
        <w:rPr>
          <w:rFonts w:ascii="Times New Roman" w:hAnsi="Times New Roman" w:cs="Times New Roman"/>
          <w:sz w:val="24"/>
          <w:szCs w:val="24"/>
        </w:rPr>
        <w:t xml:space="preserve"> (Table 2)</w:t>
      </w:r>
      <w:r w:rsidRPr="00B12D60">
        <w:rPr>
          <w:rFonts w:ascii="Times New Roman" w:hAnsi="Times New Roman" w:cs="Times New Roman"/>
          <w:sz w:val="24"/>
          <w:szCs w:val="24"/>
        </w:rPr>
        <w:t xml:space="preserv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Steppan and Schenk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which in turn </w:t>
      </w:r>
      <w:r>
        <w:rPr>
          <w:rFonts w:ascii="Times New Roman" w:hAnsi="Times New Roman" w:cs="Times New Roman"/>
          <w:sz w:val="24"/>
          <w:szCs w:val="24"/>
        </w:rPr>
        <w:t>were</w:t>
      </w:r>
      <w:r w:rsidRPr="00B12D60">
        <w:rPr>
          <w:rFonts w:ascii="Times New Roman" w:hAnsi="Times New Roman" w:cs="Times New Roman"/>
          <w:sz w:val="24"/>
          <w:szCs w:val="24"/>
        </w:rPr>
        <w:t xml:space="preserve"> sourced from fossil calibrations described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As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is paraphyletic, the maximum age is taken from the earliest crown group fossil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w:t>
      </w:r>
      <w:r w:rsidRPr="00B12D60">
        <w:rPr>
          <w:rFonts w:ascii="Times New Roman" w:hAnsi="Times New Roman" w:cs="Times New Roman"/>
          <w:sz w:val="24"/>
          <w:szCs w:val="24"/>
        </w:rPr>
        <w:t xml:space="preserve">the estimated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node age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Pr>
          <w:rFonts w:ascii="Times New Roman" w:hAnsi="Times New Roman" w:cs="Times New Roman"/>
          <w:sz w:val="24"/>
          <w:szCs w:val="24"/>
        </w:rPr>
        <w:t>ed</w:t>
      </w:r>
      <w:r w:rsidRPr="00B12D60">
        <w:rPr>
          <w:rFonts w:ascii="Times New Roman" w:hAnsi="Times New Roman" w:cs="Times New Roman"/>
          <w:sz w:val="24"/>
          <w:szCs w:val="24"/>
        </w:rPr>
        <w:t xml:space="preserve"> one calibration node (here</w:t>
      </w:r>
      <w:r>
        <w:rPr>
          <w:rFonts w:ascii="Times New Roman" w:hAnsi="Times New Roman" w:cs="Times New Roman"/>
          <w:sz w:val="24"/>
          <w:szCs w:val="24"/>
        </w:rPr>
        <w:t>,</w:t>
      </w:r>
      <w:r w:rsidRPr="00B12D60">
        <w:rPr>
          <w:rFonts w:ascii="Times New Roman" w:hAnsi="Times New Roman" w:cs="Times New Roman"/>
          <w:sz w:val="24"/>
          <w:szCs w:val="24"/>
        </w:rPr>
        <w:t xml:space="preserve"> the</w:t>
      </w:r>
      <w:r>
        <w:rPr>
          <w:rFonts w:ascii="Times New Roman" w:hAnsi="Times New Roman" w:cs="Times New Roman"/>
          <w:sz w:val="24"/>
          <w:szCs w:val="24"/>
        </w:rPr>
        <w:t xml:space="preserve"> branch leading to</w:t>
      </w:r>
      <w:r w:rsidRPr="00B12D60">
        <w:rPr>
          <w:rFonts w:ascii="Times New Roman" w:hAnsi="Times New Roman" w:cs="Times New Roman"/>
          <w:sz w:val="24"/>
          <w:szCs w:val="24"/>
        </w:rPr>
        <w:t xml:space="preserve"> </w:t>
      </w:r>
      <w:r w:rsidRPr="00B12D60">
        <w:rPr>
          <w:rFonts w:ascii="Times New Roman" w:hAnsi="Times New Roman" w:cs="Times New Roman"/>
          <w:iCs/>
          <w:sz w:val="24"/>
          <w:szCs w:val="24"/>
        </w:rPr>
        <w:t>Murinae</w:t>
      </w:r>
      <w:r w:rsidRPr="00B12D60">
        <w:rPr>
          <w:rFonts w:ascii="Times New Roman" w:hAnsi="Times New Roman" w:cs="Times New Roman"/>
          <w:sz w:val="24"/>
          <w:szCs w:val="24"/>
        </w:rPr>
        <w:t>) and estimat</w:t>
      </w:r>
      <w:r>
        <w:rPr>
          <w:rFonts w:ascii="Times New Roman" w:hAnsi="Times New Roman" w:cs="Times New Roman"/>
          <w:sz w:val="24"/>
          <w:szCs w:val="24"/>
        </w:rPr>
        <w:t>ed</w:t>
      </w:r>
      <w:r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77777777" w:rsidR="00A849E6" w:rsidRDefault="00A849E6" w:rsidP="00A849E6">
      <w:pPr>
        <w:spacing w:after="0"/>
        <w:jc w:val="both"/>
        <w:rPr>
          <w:rFonts w:ascii="Times New Roman" w:hAnsi="Times New Roman" w:cs="Times New Roman"/>
          <w:sz w:val="24"/>
          <w:szCs w:val="24"/>
        </w:rPr>
      </w:pPr>
      <w:ins w:id="47" w:author="Thomas, Gregg" w:date="2024-04-09T10:59:00Z" w16du:dateUtc="2024-04-09T14:59:00Z">
        <w:r>
          <w:rPr>
            <w:rFonts w:ascii="Times New Roman" w:hAnsi="Times New Roman" w:cs="Times New Roman"/>
            <w:sz w:val="24"/>
            <w:szCs w:val="24"/>
          </w:rPr>
          <w:lastRenderedPageBreak/>
          <w:t>For the second part of</w:t>
        </w:r>
      </w:ins>
      <w:ins w:id="48" w:author="Thomas, Gregg" w:date="2024-04-09T11:00:00Z" w16du:dateUtc="2024-04-09T15:00:00Z">
        <w:r>
          <w:rPr>
            <w:rFonts w:ascii="Times New Roman" w:hAnsi="Times New Roman" w:cs="Times New Roman"/>
            <w:sz w:val="24"/>
            <w:szCs w:val="24"/>
          </w:rPr>
          <w:t xml:space="preserve"> our work, we wanted to quantitatively infer phylogenetic discordance across a sub-set of the murine genomes used to infer the species tree and relate that discordance to other features of the genome, such as recombination rate, proximity to </w:t>
        </w:r>
      </w:ins>
      <w:ins w:id="49" w:author="Thomas, Gregg" w:date="2024-04-09T11:01:00Z" w16du:dateUtc="2024-04-09T15: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 xml:space="preserve">To assess the distribution of phylogenetic discordance across the rodent genome,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r w:rsidRPr="00E358E6">
        <w:rPr>
          <w:rFonts w:ascii="Times New Roman" w:hAnsi="Times New Roman" w:cs="Times New Roman"/>
          <w:i/>
          <w:iCs/>
          <w:sz w:val="24"/>
          <w:szCs w:val="24"/>
        </w:rPr>
        <w:t>Mastomys natalensis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Hylomyscus alleni</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Praomys delectorum</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Rhabdomys dilectus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 dolichurus</w:t>
      </w:r>
      <w:r w:rsidRPr="00E358E6">
        <w:rPr>
          <w:rFonts w:ascii="Times New Roman" w:hAnsi="Times New Roman" w:cs="Times New Roman"/>
          <w:sz w:val="24"/>
          <w:szCs w:val="24"/>
        </w:rPr>
        <w:t xml:space="preserve">, and </w:t>
      </w:r>
      <w:r w:rsidRPr="00E358E6">
        <w:rPr>
          <w:rFonts w:ascii="Times New Roman" w:hAnsi="Times New Roman" w:cs="Times New Roman"/>
          <w:i/>
          <w:iCs/>
          <w:sz w:val="24"/>
          <w:szCs w:val="24"/>
        </w:rPr>
        <w:t>Rhynchomys soricoides</w:t>
      </w:r>
      <w:r>
        <w:rPr>
          <w:rFonts w:ascii="Times New Roman" w:hAnsi="Times New Roman" w:cs="Times New Roman"/>
          <w:sz w:val="24"/>
          <w:szCs w:val="24"/>
        </w:rPr>
        <w:t xml:space="preserve">). </w:t>
      </w:r>
      <w:r>
        <w:rPr>
          <w:rFonts w:ascii="Times New Roman" w:hAnsi="Times New Roman" w:cs="Times New Roman"/>
          <w:i/>
          <w:iCs/>
          <w:sz w:val="24"/>
          <w:szCs w:val="24"/>
        </w:rPr>
        <w:t xml:space="preserve">Otomys typus </w:t>
      </w:r>
      <w:r>
        <w:rPr>
          <w:rFonts w:ascii="Times New Roman" w:hAnsi="Times New Roman" w:cs="Times New Roman"/>
          <w:sz w:val="24"/>
          <w:szCs w:val="24"/>
        </w:rPr>
        <w:t xml:space="preserve">was excluded from these analyses due to the inadequacy of the library outlined above. </w:t>
      </w:r>
    </w:p>
    <w:p w14:paraId="2C08AEA8"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bedtools makewindows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RepeatMasker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bedtools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trimAl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ModelFinder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77777777"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(wRF)</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r>
        <w:rPr>
          <w:rFonts w:ascii="Times New Roman" w:hAnsi="Times New Roman" w:cs="Times New Roman"/>
          <w:sz w:val="24"/>
          <w:szCs w:val="24"/>
        </w:rPr>
        <w:t>phangorn</w:t>
      </w:r>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wRF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We compared wRF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wRF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lastRenderedPageBreak/>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77777777" w:rsidR="00A849E6" w:rsidRPr="00EB41AF" w:rsidRDefault="00A849E6" w:rsidP="00A849E6">
      <w:pPr>
        <w:spacing w:after="0"/>
        <w:jc w:val="both"/>
        <w:rPr>
          <w:rFonts w:ascii="Times New Roman" w:hAnsi="Times New Roman" w:cs="Times New Roman"/>
          <w:sz w:val="24"/>
          <w:szCs w:val="24"/>
        </w:rPr>
      </w:pPr>
      <w:ins w:id="50" w:author="Thomas, Gregg" w:date="2024-04-09T11:03:00Z" w16du:dateUtc="2024-04-09T15:03:00Z">
        <w:r>
          <w:rPr>
            <w:rFonts w:ascii="Times New Roman" w:hAnsi="Times New Roman" w:cs="Times New Roman"/>
            <w:sz w:val="24"/>
            <w:szCs w:val="24"/>
          </w:rPr>
          <w:t>To</w:t>
        </w:r>
      </w:ins>
      <w:ins w:id="51" w:author="Thomas, Gregg" w:date="2024-04-09T11:01:00Z" w16du:dateUtc="2024-04-09T15:01:00Z">
        <w:r>
          <w:rPr>
            <w:rFonts w:ascii="Times New Roman" w:hAnsi="Times New Roman" w:cs="Times New Roman"/>
            <w:sz w:val="24"/>
            <w:szCs w:val="24"/>
          </w:rPr>
          <w:t xml:space="preserve"> assess how un-accounted for 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pafr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77777777" w:rsidR="00A849E6" w:rsidRDefault="00A849E6" w:rsidP="00A849E6">
      <w:pPr>
        <w:spacing w:after="0"/>
        <w:jc w:val="both"/>
        <w:rPr>
          <w:rFonts w:ascii="Times New Roman" w:hAnsi="Times New Roman" w:cs="Times New Roman"/>
          <w:sz w:val="24"/>
          <w:szCs w:val="24"/>
        </w:rPr>
      </w:pPr>
      <w:ins w:id="52" w:author="Thomas, Gregg" w:date="2024-04-09T11:03:00Z" w16du:dateUtc="2024-04-09T15:03:00Z">
        <w:r>
          <w:rPr>
            <w:rFonts w:ascii="Times New Roman" w:hAnsi="Times New Roman" w:cs="Times New Roman"/>
            <w:sz w:val="24"/>
            <w:szCs w:val="24"/>
          </w:rPr>
          <w:t>We also observed the extent to which phylogenetic discordance can be modeled based on a high-quality genetic map from a single spe</w:t>
        </w:r>
      </w:ins>
      <w:ins w:id="53" w:author="Thomas, Gregg" w:date="2024-04-09T11:04:00Z" w16du:dateUtc="2024-04-09T15:04:00Z">
        <w:r>
          <w:rPr>
            <w:rFonts w:ascii="Times New Roman" w:hAnsi="Times New Roman" w:cs="Times New Roman"/>
            <w:sz w:val="24"/>
            <w:szCs w:val="24"/>
          </w:rPr>
          <w:t>cies in the sample.</w:t>
        </w:r>
      </w:ins>
      <w:ins w:id="54" w:author="Thomas, Gregg" w:date="2024-04-09T11:03:00Z" w16du:dateUtc="2024-04-09T15:03:00Z">
        <w:r>
          <w:rPr>
            <w:rFonts w:ascii="Times New Roman" w:hAnsi="Times New Roman" w:cs="Times New Roman"/>
            <w:sz w:val="24"/>
            <w:szCs w:val="24"/>
          </w:rPr>
          <w:t xml:space="preserve"> </w:t>
        </w:r>
      </w:ins>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ithin each 5Mb window, we calculated wRF distances between the first 10kb window and every other 10kb window.</w:t>
      </w:r>
    </w:p>
    <w:p w14:paraId="3E6ACF72" w14:textId="77777777"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wRF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Ensembl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liftOver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wRF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wRF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(aov(feature.measure ~ feature.label)) followed by Tukey’s range test (TukeyHSD(anova.result))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77777777"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lastRenderedPageBreak/>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bedtools getfasta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we trimmed non-homologous regions from each ortholog using trimNonHomologousFragments,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HyPhy’s aBSREL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and HyPhy’s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For the HyPhy models, no target branch was selected, meaning all branches in the input phylogeny were tested</w:t>
      </w:r>
      <w:r>
        <w:rPr>
          <w:rFonts w:ascii="Times New Roman" w:hAnsi="Times New Roman" w:cs="Times New Roman"/>
          <w:sz w:val="24"/>
          <w:szCs w:val="24"/>
        </w:rPr>
        <w:t>.</w:t>
      </w:r>
    </w:p>
    <w:p w14:paraId="513437BC" w14:textId="59EA9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del w:id="55" w:author="Thomas, Gregg" w:date="2024-04-09T11:39:00Z" w16du:dateUtc="2024-04-09T15:39:00Z">
        <w:r w:rsidRPr="00031896" w:rsidDel="001811CE">
          <w:rPr>
            <w:rFonts w:ascii="Times New Roman" w:hAnsi="Times New Roman" w:cs="Times New Roman"/>
            <w:sz w:val="24"/>
            <w:szCs w:val="24"/>
          </w:rPr>
          <w:delText>of</w:delText>
        </w:r>
        <w:r w:rsidDel="001811CE">
          <w:rPr>
            <w:rFonts w:ascii="Times New Roman" w:hAnsi="Times New Roman" w:cs="Times New Roman"/>
            <w:sz w:val="24"/>
            <w:szCs w:val="24"/>
          </w:rPr>
          <w:delText xml:space="preserve"> each </w:delText>
        </w:r>
      </w:del>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aBSREL,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“fdr” method in the p.adjust()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aBSREL test, a p-value is generated for each branch in the input gene tree. aBSREL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lastRenderedPageBreak/>
        <w:t>Data availability</w:t>
      </w:r>
    </w:p>
    <w:p w14:paraId="381D10BA" w14:textId="2CCACCA7"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on github</w:t>
      </w:r>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phyluce.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E25CF3">
        <w:trPr>
          <w:trHeight w:val="288"/>
        </w:trPr>
        <w:tc>
          <w:tcPr>
            <w:tcW w:w="1908" w:type="dxa"/>
            <w:tcBorders>
              <w:top w:val="single" w:sz="4" w:space="0" w:color="auto"/>
              <w:bottom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bottom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bottom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speciosus</w:t>
            </w:r>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sylvaticus</w:t>
            </w:r>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Arvicanthis niloticus</w:t>
            </w:r>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Grammomys dolichurus</w:t>
            </w:r>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Hylomyscus alleni</w:t>
            </w:r>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Mastomys natalensis</w:t>
            </w:r>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caroli</w:t>
            </w:r>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pahari</w:t>
            </w:r>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spretus</w:t>
            </w:r>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Otomys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Phodopus sungorus</w:t>
            </w:r>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Praomys delectorum</w:t>
            </w:r>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rattus</w:t>
            </w:r>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Rhabdomys dilectus</w:t>
            </w:r>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Rhombomys opimus</w:t>
            </w:r>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Rhynchomys soricoides</w:t>
            </w:r>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E25CF3">
        <w:trPr>
          <w:trHeight w:val="288"/>
          <w:jc w:val="center"/>
        </w:trPr>
        <w:tc>
          <w:tcPr>
            <w:tcW w:w="1425" w:type="dxa"/>
            <w:tcBorders>
              <w:top w:val="single" w:sz="4" w:space="0" w:color="auto"/>
              <w:bottom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bottom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bottom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bottom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E25CF3">
        <w:trPr>
          <w:trHeight w:val="288"/>
          <w:jc w:val="center"/>
        </w:trPr>
        <w:tc>
          <w:tcPr>
            <w:tcW w:w="1425" w:type="dxa"/>
            <w:tcBorders>
              <w:top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7B45E189" w14:textId="77777777" w:rsidTr="00E25CF3">
        <w:trPr>
          <w:trHeight w:val="288"/>
          <w:jc w:val="center"/>
        </w:trPr>
        <w:tc>
          <w:tcPr>
            <w:tcW w:w="1425" w:type="dxa"/>
            <w:tcBorders>
              <w:top w:val="nil"/>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 xml:space="preserve">Apodemus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051AE74A"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r w:rsidRPr="008C347C">
              <w:rPr>
                <w:rFonts w:ascii="Times New Roman" w:eastAsia="Times New Roman" w:hAnsi="Times New Roman" w:cs="Times New Roman"/>
                <w:iCs/>
                <w:color w:val="000000"/>
                <w:sz w:val="24"/>
                <w:szCs w:val="24"/>
              </w:rPr>
              <w:t>Murinae</w:t>
            </w:r>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r w:rsidRPr="00BC53EE">
        <w:rPr>
          <w:i/>
        </w:rPr>
        <w:t>Rhyncomys soricoides</w:t>
      </w:r>
      <w:r w:rsidRPr="00197A2B">
        <w:t xml:space="preserve">, GD = </w:t>
      </w:r>
      <w:r w:rsidRPr="00BC53EE">
        <w:rPr>
          <w:i/>
        </w:rPr>
        <w:t>Grammomys dolichurus</w:t>
      </w:r>
      <w:r w:rsidRPr="00197A2B">
        <w:t xml:space="preserve">, RD = </w:t>
      </w:r>
      <w:r w:rsidRPr="00BC53EE">
        <w:rPr>
          <w:i/>
        </w:rPr>
        <w:t>Rhabdomys dilectus</w:t>
      </w:r>
      <w:r w:rsidRPr="00197A2B">
        <w:t xml:space="preserve">, MM = </w:t>
      </w:r>
      <w:r w:rsidRPr="00BC53EE">
        <w:rPr>
          <w:i/>
        </w:rPr>
        <w:t>Mus musculus</w:t>
      </w:r>
      <w:r w:rsidRPr="00197A2B">
        <w:t xml:space="preserve">, HA = </w:t>
      </w:r>
      <w:r w:rsidRPr="00BC53EE">
        <w:rPr>
          <w:i/>
        </w:rPr>
        <w:t>Hylomyscus alleni</w:t>
      </w:r>
      <w:r w:rsidRPr="00197A2B">
        <w:t xml:space="preserve">, MN = </w:t>
      </w:r>
      <w:r w:rsidRPr="00BC53EE">
        <w:rPr>
          <w:i/>
        </w:rPr>
        <w:t>Mastomys natalensis</w:t>
      </w:r>
      <w:r w:rsidRPr="00197A2B">
        <w:t xml:space="preserve">, PD = </w:t>
      </w:r>
      <w:r w:rsidRPr="00BC53EE">
        <w:rPr>
          <w:i/>
        </w:rPr>
        <w:t>Praomys delectorum</w:t>
      </w:r>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w:t>
      </w:r>
      <w:r w:rsidR="00F85BD9">
        <w:rPr>
          <w:rFonts w:ascii="Times New Roman" w:hAnsi="Times New Roman" w:cs="Times New Roman"/>
          <w:sz w:val="24"/>
          <w:szCs w:val="24"/>
        </w:rPr>
        <w:lastRenderedPageBreak/>
        <w:t xml:space="preserve">in Tables 2 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w:t>
      </w:r>
      <w:r w:rsidR="00A22613">
        <w:rPr>
          <w:rFonts w:ascii="Times New Roman" w:hAnsi="Times New Roman" w:cs="Times New Roman"/>
          <w:sz w:val="24"/>
          <w:szCs w:val="24"/>
        </w:rPr>
        <w:lastRenderedPageBreak/>
        <w:t>along 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wRF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wRF and the log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EBC2122" w14:textId="1CB30313" w:rsidR="002366A0" w:rsidRPr="002366A0" w:rsidRDefault="009418B1" w:rsidP="002366A0">
      <w:pPr>
        <w:pStyle w:val="EndNoteBibliography"/>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2366A0" w:rsidRPr="002366A0">
        <w:t xml:space="preserve">PDB (The Paleobiology Database) [Internet]. 2011 January 21st, 2022]. Available from: </w:t>
      </w:r>
      <w:hyperlink r:id="rId19" w:history="1">
        <w:r w:rsidR="002366A0" w:rsidRPr="002366A0">
          <w:rPr>
            <w:rStyle w:val="Hyperlink"/>
          </w:rPr>
          <w:t>http://paleodb.org/</w:t>
        </w:r>
      </w:hyperlink>
      <w:r w:rsidR="002366A0" w:rsidRPr="002366A0">
        <w:t xml:space="preserve"> </w:t>
      </w:r>
    </w:p>
    <w:p w14:paraId="39F4FD65" w14:textId="77777777" w:rsidR="002366A0" w:rsidRPr="002366A0" w:rsidRDefault="002366A0" w:rsidP="002366A0">
      <w:pPr>
        <w:pStyle w:val="EndNoteBibliography"/>
        <w:spacing w:after="0"/>
      </w:pPr>
    </w:p>
    <w:p w14:paraId="740CF977" w14:textId="77777777" w:rsidR="002366A0" w:rsidRPr="002366A0" w:rsidRDefault="002366A0" w:rsidP="002366A0">
      <w:pPr>
        <w:pStyle w:val="EndNoteBibliography"/>
        <w:ind w:left="720" w:hanging="720"/>
      </w:pPr>
      <w:r w:rsidRPr="002366A0">
        <w:t xml:space="preserve">Aghova T, Kimura Y, Bryja J, Dobigny G, Granjon L, Kergoat GJ. 2018. Fossils know it best: Using a new set of fossil calibrations to improve the temporal phylogenetic framework of murid rodents (Rodentia: Muridae). </w:t>
      </w:r>
      <w:r w:rsidRPr="002366A0">
        <w:rPr>
          <w:i/>
        </w:rPr>
        <w:t>Mol Phylogenet Evol</w:t>
      </w:r>
      <w:r w:rsidRPr="002366A0">
        <w:t>. 128:98-111.</w:t>
      </w:r>
    </w:p>
    <w:p w14:paraId="7DBD667D" w14:textId="77777777" w:rsidR="002366A0" w:rsidRPr="002366A0" w:rsidRDefault="002366A0" w:rsidP="002366A0">
      <w:pPr>
        <w:pStyle w:val="EndNoteBibliography"/>
        <w:spacing w:after="0"/>
      </w:pPr>
    </w:p>
    <w:p w14:paraId="790900AF" w14:textId="77777777" w:rsidR="002366A0" w:rsidRPr="002366A0" w:rsidRDefault="002366A0" w:rsidP="002366A0">
      <w:pPr>
        <w:pStyle w:val="EndNoteBibliography"/>
        <w:ind w:left="720" w:hanging="720"/>
      </w:pPr>
      <w:r w:rsidRPr="002366A0">
        <w:t xml:space="preserve">Alda F, Ludt WB, Elias DJ, McMahan CD, Chakrabarty P. 2021. Comparing Ultraconserved Elements and Exons for Phylogenomic Analyses of Middle American Cichlids: When Data Agree to Disagree. </w:t>
      </w:r>
      <w:r w:rsidRPr="002366A0">
        <w:rPr>
          <w:i/>
        </w:rPr>
        <w:t>Genome Biol Evol</w:t>
      </w:r>
      <w:r w:rsidRPr="002366A0">
        <w:t>. 13:evab161.</w:t>
      </w:r>
    </w:p>
    <w:p w14:paraId="7705A3A4" w14:textId="77777777" w:rsidR="002366A0" w:rsidRPr="002366A0" w:rsidRDefault="002366A0" w:rsidP="002366A0">
      <w:pPr>
        <w:pStyle w:val="EndNoteBibliography"/>
        <w:spacing w:after="0"/>
      </w:pPr>
    </w:p>
    <w:p w14:paraId="6515DF1B" w14:textId="77777777" w:rsidR="002366A0" w:rsidRPr="002366A0" w:rsidRDefault="002366A0" w:rsidP="002366A0">
      <w:pPr>
        <w:pStyle w:val="EndNoteBibliography"/>
        <w:ind w:left="720" w:hanging="720"/>
      </w:pPr>
      <w:r w:rsidRPr="002366A0">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2366A0">
        <w:rPr>
          <w:i/>
        </w:rPr>
        <w:t>Evolution</w:t>
      </w:r>
      <w:r w:rsidRPr="002366A0">
        <w:t>. 71:475-488.</w:t>
      </w:r>
    </w:p>
    <w:p w14:paraId="5A7A12EB" w14:textId="77777777" w:rsidR="002366A0" w:rsidRPr="002366A0" w:rsidRDefault="002366A0" w:rsidP="002366A0">
      <w:pPr>
        <w:pStyle w:val="EndNoteBibliography"/>
        <w:spacing w:after="0"/>
      </w:pPr>
    </w:p>
    <w:p w14:paraId="38581414" w14:textId="77777777" w:rsidR="002366A0" w:rsidRPr="002366A0" w:rsidRDefault="002366A0" w:rsidP="002366A0">
      <w:pPr>
        <w:pStyle w:val="EndNoteBibliography"/>
        <w:ind w:left="720" w:hanging="720"/>
      </w:pPr>
      <w:r w:rsidRPr="002366A0">
        <w:t xml:space="preserve">Avise JC, Robinson TJ. 2008. Hemiplasy: a new term in the lexicon of phylogenetics. </w:t>
      </w:r>
      <w:r w:rsidRPr="002366A0">
        <w:rPr>
          <w:i/>
        </w:rPr>
        <w:t>Syst Biol</w:t>
      </w:r>
      <w:r w:rsidRPr="002366A0">
        <w:t>. 57:503-507.</w:t>
      </w:r>
    </w:p>
    <w:p w14:paraId="79702C6D" w14:textId="77777777" w:rsidR="002366A0" w:rsidRPr="002366A0" w:rsidRDefault="002366A0" w:rsidP="002366A0">
      <w:pPr>
        <w:pStyle w:val="EndNoteBibliography"/>
        <w:spacing w:after="0"/>
      </w:pPr>
    </w:p>
    <w:p w14:paraId="10D51BA4" w14:textId="77777777" w:rsidR="002366A0" w:rsidRPr="002366A0" w:rsidRDefault="002366A0" w:rsidP="002366A0">
      <w:pPr>
        <w:pStyle w:val="EndNoteBibliography"/>
        <w:ind w:left="720" w:hanging="720"/>
      </w:pPr>
      <w:r w:rsidRPr="002366A0">
        <w:t xml:space="preserve">Baum DA. 2007. Concordance trees, concordance factors, and the exploration of reticulate genealogy. </w:t>
      </w:r>
      <w:r w:rsidRPr="002366A0">
        <w:rPr>
          <w:i/>
        </w:rPr>
        <w:t>TAXON</w:t>
      </w:r>
      <w:r w:rsidRPr="002366A0">
        <w:t>. 56:417-426.</w:t>
      </w:r>
    </w:p>
    <w:p w14:paraId="32C398FB" w14:textId="77777777" w:rsidR="002366A0" w:rsidRPr="002366A0" w:rsidRDefault="002366A0" w:rsidP="002366A0">
      <w:pPr>
        <w:pStyle w:val="EndNoteBibliography"/>
        <w:spacing w:after="0"/>
      </w:pPr>
    </w:p>
    <w:p w14:paraId="19DE9526" w14:textId="77777777" w:rsidR="002366A0" w:rsidRPr="002366A0" w:rsidRDefault="002366A0" w:rsidP="002366A0">
      <w:pPr>
        <w:pStyle w:val="EndNoteBibliography"/>
        <w:ind w:left="720" w:hanging="720"/>
      </w:pPr>
      <w:r w:rsidRPr="002366A0">
        <w:t xml:space="preserve">Benjamini Y, Hochberg Y. 1995. Controlling the false discovery rate: a practical and powerful approach to multiple testing. </w:t>
      </w:r>
      <w:r w:rsidRPr="002366A0">
        <w:rPr>
          <w:i/>
        </w:rPr>
        <w:t>Journal of the Royal statistical society: series B (Methodological)</w:t>
      </w:r>
      <w:r w:rsidRPr="002366A0">
        <w:t>. 57:289-300.</w:t>
      </w:r>
    </w:p>
    <w:p w14:paraId="7B2C2274" w14:textId="77777777" w:rsidR="002366A0" w:rsidRPr="002366A0" w:rsidRDefault="002366A0" w:rsidP="002366A0">
      <w:pPr>
        <w:pStyle w:val="EndNoteBibliography"/>
        <w:spacing w:after="0"/>
      </w:pPr>
    </w:p>
    <w:p w14:paraId="1FA9F6B7" w14:textId="77777777" w:rsidR="002366A0" w:rsidRPr="002366A0" w:rsidRDefault="002366A0" w:rsidP="002366A0">
      <w:pPr>
        <w:pStyle w:val="EndNoteBibliography"/>
        <w:ind w:left="720" w:hanging="720"/>
      </w:pPr>
      <w:r w:rsidRPr="002366A0">
        <w:t xml:space="preserve">Bloom BH. 1970. Space/time trade-offs in hash coding with allowable errors. </w:t>
      </w:r>
      <w:r w:rsidRPr="002366A0">
        <w:rPr>
          <w:i/>
        </w:rPr>
        <w:t>Commun. ACM</w:t>
      </w:r>
      <w:r w:rsidRPr="002366A0">
        <w:t>. 13:422–426.</w:t>
      </w:r>
    </w:p>
    <w:p w14:paraId="52D2DF1C" w14:textId="77777777" w:rsidR="002366A0" w:rsidRPr="002366A0" w:rsidRDefault="002366A0" w:rsidP="002366A0">
      <w:pPr>
        <w:pStyle w:val="EndNoteBibliography"/>
        <w:spacing w:after="0"/>
      </w:pPr>
    </w:p>
    <w:p w14:paraId="56BBA812" w14:textId="77777777" w:rsidR="002366A0" w:rsidRPr="002366A0" w:rsidRDefault="002366A0" w:rsidP="002366A0">
      <w:pPr>
        <w:pStyle w:val="EndNoteBibliography"/>
        <w:ind w:left="720" w:hanging="720"/>
      </w:pPr>
      <w:r w:rsidRPr="002366A0">
        <w:t>Böcker S, Canzar S, Gunnar WK. 2013. The Generalized Robinson-Foulds Metric. In:  Darling A, Stoye J, editors. Algorithms in Bioinformatics. Berlin, Heidelberg: Springer.</w:t>
      </w:r>
    </w:p>
    <w:p w14:paraId="39D14B75" w14:textId="77777777" w:rsidR="002366A0" w:rsidRPr="002366A0" w:rsidRDefault="002366A0" w:rsidP="002366A0">
      <w:pPr>
        <w:pStyle w:val="EndNoteBibliography"/>
        <w:spacing w:after="0"/>
      </w:pPr>
    </w:p>
    <w:p w14:paraId="52FE65B2" w14:textId="77777777" w:rsidR="002366A0" w:rsidRPr="002366A0" w:rsidRDefault="002366A0" w:rsidP="002366A0">
      <w:pPr>
        <w:pStyle w:val="EndNoteBibliography"/>
        <w:ind w:left="720" w:hanging="720"/>
      </w:pPr>
      <w:r w:rsidRPr="002366A0">
        <w:t xml:space="preserve">Bolger AM, Lohse M, Usadel B. 2014. Trimmomatic: a flexible trimmer for Illumina sequence data. </w:t>
      </w:r>
      <w:r w:rsidRPr="002366A0">
        <w:rPr>
          <w:i/>
        </w:rPr>
        <w:t>Bioinformatics</w:t>
      </w:r>
      <w:r w:rsidRPr="002366A0">
        <w:t>. 30:2114-2120.</w:t>
      </w:r>
    </w:p>
    <w:p w14:paraId="2E268516" w14:textId="77777777" w:rsidR="002366A0" w:rsidRPr="002366A0" w:rsidRDefault="002366A0" w:rsidP="002366A0">
      <w:pPr>
        <w:pStyle w:val="EndNoteBibliography"/>
        <w:spacing w:after="0"/>
      </w:pPr>
    </w:p>
    <w:p w14:paraId="5B3F9B31" w14:textId="77777777" w:rsidR="002366A0" w:rsidRPr="002366A0" w:rsidRDefault="002366A0" w:rsidP="002366A0">
      <w:pPr>
        <w:pStyle w:val="EndNoteBibliography"/>
        <w:ind w:left="720" w:hanging="720"/>
      </w:pPr>
      <w:r w:rsidRPr="002366A0">
        <w:t xml:space="preserve">Borowiec ML. 2016. AMAS: a fast tool for alignment manipulation and computing of summary statistics. </w:t>
      </w:r>
      <w:r w:rsidRPr="002366A0">
        <w:rPr>
          <w:i/>
        </w:rPr>
        <w:t>PeerJ</w:t>
      </w:r>
      <w:r w:rsidRPr="002366A0">
        <w:t>. 4:e1660.</w:t>
      </w:r>
    </w:p>
    <w:p w14:paraId="32DB65D3" w14:textId="77777777" w:rsidR="002366A0" w:rsidRPr="002366A0" w:rsidRDefault="002366A0" w:rsidP="002366A0">
      <w:pPr>
        <w:pStyle w:val="EndNoteBibliography"/>
        <w:spacing w:after="0"/>
      </w:pPr>
    </w:p>
    <w:p w14:paraId="56410013" w14:textId="77777777" w:rsidR="002366A0" w:rsidRPr="002366A0" w:rsidRDefault="002366A0" w:rsidP="002366A0">
      <w:pPr>
        <w:pStyle w:val="EndNoteBibliography"/>
        <w:ind w:left="720" w:hanging="720"/>
      </w:pPr>
      <w:r w:rsidRPr="002366A0">
        <w:lastRenderedPageBreak/>
        <w:t xml:space="preserve">Bradley RK, Roberts A, Smoot M, Juvekar S, Do J, Dewey C, Holmes I, Pachter L. 2009. Fast statistical alignment. </w:t>
      </w:r>
      <w:r w:rsidRPr="002366A0">
        <w:rPr>
          <w:i/>
        </w:rPr>
        <w:t>PLoS Comput Biol</w:t>
      </w:r>
      <w:r w:rsidRPr="002366A0">
        <w:t>. 5:e1000392.</w:t>
      </w:r>
    </w:p>
    <w:p w14:paraId="7C31FF18" w14:textId="77777777" w:rsidR="002366A0" w:rsidRPr="002366A0" w:rsidRDefault="002366A0" w:rsidP="002366A0">
      <w:pPr>
        <w:pStyle w:val="EndNoteBibliography"/>
        <w:spacing w:after="0"/>
      </w:pPr>
    </w:p>
    <w:p w14:paraId="78E92C6F" w14:textId="77777777" w:rsidR="002366A0" w:rsidRPr="002366A0" w:rsidRDefault="002366A0" w:rsidP="002366A0">
      <w:pPr>
        <w:pStyle w:val="EndNoteBibliography"/>
        <w:ind w:left="720" w:hanging="720"/>
      </w:pPr>
      <w:r w:rsidRPr="002366A0">
        <w:t xml:space="preserve">Cai JJ, Macpherson JM, Sella G, Petrov DA. 2009. Pervasive hitchhiking at coding and regulatory sites in humans. </w:t>
      </w:r>
      <w:r w:rsidRPr="002366A0">
        <w:rPr>
          <w:i/>
        </w:rPr>
        <w:t>PLoS Genet</w:t>
      </w:r>
      <w:r w:rsidRPr="002366A0">
        <w:t>. 5:e1000336.</w:t>
      </w:r>
    </w:p>
    <w:p w14:paraId="432A36AB" w14:textId="77777777" w:rsidR="002366A0" w:rsidRPr="002366A0" w:rsidRDefault="002366A0" w:rsidP="002366A0">
      <w:pPr>
        <w:pStyle w:val="EndNoteBibliography"/>
        <w:spacing w:after="0"/>
      </w:pPr>
    </w:p>
    <w:p w14:paraId="6065D00B" w14:textId="77777777" w:rsidR="002366A0" w:rsidRPr="002366A0" w:rsidRDefault="002366A0" w:rsidP="002366A0">
      <w:pPr>
        <w:pStyle w:val="EndNoteBibliography"/>
        <w:ind w:left="720" w:hanging="720"/>
      </w:pPr>
      <w:r w:rsidRPr="002366A0">
        <w:t xml:space="preserve">Capella-Gutierrez S, Silla-Martinez JM, Gabaldon T. 2009. trimAl: a tool for automated alignment trimming in large-scale phylogenetic analyses. </w:t>
      </w:r>
      <w:r w:rsidRPr="002366A0">
        <w:rPr>
          <w:i/>
        </w:rPr>
        <w:t>Bioinformatics</w:t>
      </w:r>
      <w:r w:rsidRPr="002366A0">
        <w:t>. 25:1972-1973.</w:t>
      </w:r>
    </w:p>
    <w:p w14:paraId="2312DC2A" w14:textId="77777777" w:rsidR="002366A0" w:rsidRPr="002366A0" w:rsidRDefault="002366A0" w:rsidP="002366A0">
      <w:pPr>
        <w:pStyle w:val="EndNoteBibliography"/>
        <w:spacing w:after="0"/>
      </w:pPr>
    </w:p>
    <w:p w14:paraId="26E61E51" w14:textId="77777777" w:rsidR="002366A0" w:rsidRPr="002366A0" w:rsidRDefault="002366A0" w:rsidP="002366A0">
      <w:pPr>
        <w:pStyle w:val="EndNoteBibliography"/>
        <w:ind w:left="720" w:hanging="720"/>
      </w:pPr>
      <w:r w:rsidRPr="002366A0">
        <w:t xml:space="preserve">Carbone L, Harris RA, Gnerre S, Veeramah KR, Lorente-Galdos B, Huddleston J, Meyer TJ, Herrero J, Roos C, Aken B, et al. 2014. Gibbon genome and the fast karyotype evolution of small apes. </w:t>
      </w:r>
      <w:r w:rsidRPr="002366A0">
        <w:rPr>
          <w:i/>
        </w:rPr>
        <w:t>Nature</w:t>
      </w:r>
      <w:r w:rsidRPr="002366A0">
        <w:t>. 513:195-201.</w:t>
      </w:r>
    </w:p>
    <w:p w14:paraId="7747D37F" w14:textId="77777777" w:rsidR="002366A0" w:rsidRPr="002366A0" w:rsidRDefault="002366A0" w:rsidP="002366A0">
      <w:pPr>
        <w:pStyle w:val="EndNoteBibliography"/>
        <w:spacing w:after="0"/>
      </w:pPr>
    </w:p>
    <w:p w14:paraId="224C248D" w14:textId="77777777" w:rsidR="002366A0" w:rsidRPr="002366A0" w:rsidRDefault="002366A0" w:rsidP="002366A0">
      <w:pPr>
        <w:pStyle w:val="EndNoteBibliography"/>
        <w:ind w:left="720" w:hanging="720"/>
      </w:pPr>
      <w:r w:rsidRPr="002366A0">
        <w:t xml:space="preserve">Chan KO, Hutter CR, Wood PL, Jr., Grismer LL, Brown RM. 2020. Target-capture phylogenomics provide insights on gene and species tree discordances in Old World treefrogs (Anura: Rhacophoridae). </w:t>
      </w:r>
      <w:r w:rsidRPr="002366A0">
        <w:rPr>
          <w:i/>
        </w:rPr>
        <w:t>Proc Biol Sci</w:t>
      </w:r>
      <w:r w:rsidRPr="002366A0">
        <w:t>. 287:20202102.</w:t>
      </w:r>
    </w:p>
    <w:p w14:paraId="7C6E2AE3" w14:textId="77777777" w:rsidR="002366A0" w:rsidRPr="002366A0" w:rsidRDefault="002366A0" w:rsidP="002366A0">
      <w:pPr>
        <w:pStyle w:val="EndNoteBibliography"/>
        <w:spacing w:after="0"/>
      </w:pPr>
    </w:p>
    <w:p w14:paraId="1B22F4E0" w14:textId="77777777" w:rsidR="002366A0" w:rsidRPr="002366A0" w:rsidRDefault="002366A0" w:rsidP="002366A0">
      <w:pPr>
        <w:pStyle w:val="EndNoteBibliography"/>
        <w:ind w:left="720" w:hanging="720"/>
      </w:pPr>
      <w:r w:rsidRPr="002366A0">
        <w:t xml:space="preserve">Charlesworth B, Morgan MT, Charlesworth D. 1993. The effect of deleterious mutations on neutral molecular variation. </w:t>
      </w:r>
      <w:r w:rsidRPr="002366A0">
        <w:rPr>
          <w:i/>
        </w:rPr>
        <w:t>Genetics</w:t>
      </w:r>
      <w:r w:rsidRPr="002366A0">
        <w:t>. 134:1289-1303.</w:t>
      </w:r>
    </w:p>
    <w:p w14:paraId="01BB0418" w14:textId="77777777" w:rsidR="002366A0" w:rsidRPr="002366A0" w:rsidRDefault="002366A0" w:rsidP="002366A0">
      <w:pPr>
        <w:pStyle w:val="EndNoteBibliography"/>
        <w:spacing w:after="0"/>
      </w:pPr>
    </w:p>
    <w:p w14:paraId="470BF914" w14:textId="77777777" w:rsidR="002366A0" w:rsidRPr="002366A0" w:rsidRDefault="002366A0" w:rsidP="002366A0">
      <w:pPr>
        <w:pStyle w:val="EndNoteBibliography"/>
        <w:ind w:left="720" w:hanging="720"/>
      </w:pPr>
      <w:r w:rsidRPr="002366A0">
        <w:t xml:space="preserve">Chernomor O, von Haeseler A, Minh BQ. 2016. Terrace Aware Data Structure for Phylogenomic Inference from Supermatrices. </w:t>
      </w:r>
      <w:r w:rsidRPr="002366A0">
        <w:rPr>
          <w:i/>
        </w:rPr>
        <w:t>Syst Biol</w:t>
      </w:r>
      <w:r w:rsidRPr="002366A0">
        <w:t>. 65:997-1008.</w:t>
      </w:r>
    </w:p>
    <w:p w14:paraId="2E72886F" w14:textId="77777777" w:rsidR="002366A0" w:rsidRPr="002366A0" w:rsidRDefault="002366A0" w:rsidP="002366A0">
      <w:pPr>
        <w:pStyle w:val="EndNoteBibliography"/>
        <w:spacing w:after="0"/>
      </w:pPr>
    </w:p>
    <w:p w14:paraId="6EA7A61C" w14:textId="77777777" w:rsidR="002366A0" w:rsidRPr="002366A0" w:rsidRDefault="002366A0" w:rsidP="002366A0">
      <w:pPr>
        <w:pStyle w:val="EndNoteBibliography"/>
        <w:ind w:left="720" w:hanging="720"/>
      </w:pPr>
      <w:r w:rsidRPr="002366A0">
        <w:t xml:space="preserve">Christmas MJ, Kaplow IM, Genereux DP, Dong MX, Hughes GM, Li X, Sullivan PF, Hindle AG, Andrews G, Armstrong JC, et al. 2023. Evolutionary constraint and innovation across hundreds of placental mammals. </w:t>
      </w:r>
      <w:r w:rsidRPr="002366A0">
        <w:rPr>
          <w:i/>
        </w:rPr>
        <w:t>Science</w:t>
      </w:r>
      <w:r w:rsidRPr="002366A0">
        <w:t>. 380:eabn3943.</w:t>
      </w:r>
    </w:p>
    <w:p w14:paraId="7F09D3CA" w14:textId="77777777" w:rsidR="002366A0" w:rsidRPr="002366A0" w:rsidRDefault="002366A0" w:rsidP="002366A0">
      <w:pPr>
        <w:pStyle w:val="EndNoteBibliography"/>
        <w:spacing w:after="0"/>
      </w:pPr>
    </w:p>
    <w:p w14:paraId="38C400CE" w14:textId="77777777" w:rsidR="002366A0" w:rsidRPr="002366A0" w:rsidRDefault="002366A0" w:rsidP="002366A0">
      <w:pPr>
        <w:pStyle w:val="EndNoteBibliography"/>
        <w:ind w:left="720" w:hanging="720"/>
      </w:pPr>
      <w:r w:rsidRPr="002366A0">
        <w:t xml:space="preserve">Corbett-Detig RB, Hartl DL, Sackton TB. 2015. Natural selection constrains neutral diversity across a wide range of species. </w:t>
      </w:r>
      <w:r w:rsidRPr="002366A0">
        <w:rPr>
          <w:i/>
        </w:rPr>
        <w:t>PLoS Biol</w:t>
      </w:r>
      <w:r w:rsidRPr="002366A0">
        <w:t>. 13:e1002112.</w:t>
      </w:r>
    </w:p>
    <w:p w14:paraId="3A3FF8EC" w14:textId="77777777" w:rsidR="002366A0" w:rsidRPr="002366A0" w:rsidRDefault="002366A0" w:rsidP="002366A0">
      <w:pPr>
        <w:pStyle w:val="EndNoteBibliography"/>
        <w:spacing w:after="0"/>
      </w:pPr>
    </w:p>
    <w:p w14:paraId="1F9EA90C" w14:textId="77777777" w:rsidR="002366A0" w:rsidRPr="002366A0" w:rsidRDefault="002366A0" w:rsidP="002366A0">
      <w:pPr>
        <w:pStyle w:val="EndNoteBibliography"/>
        <w:ind w:left="720" w:hanging="720"/>
      </w:pPr>
      <w:r w:rsidRPr="002366A0">
        <w:t xml:space="preserve">Cox A, Ackert-Bicknell CL, Dumont BL, Ding Y, Bell JT, Brockmann GA, Wergedal JE, Bult C, Paigen B, Flint J, et al. 2009. A new standard genetic map for the laboratory mouse. </w:t>
      </w:r>
      <w:r w:rsidRPr="002366A0">
        <w:rPr>
          <w:i/>
        </w:rPr>
        <w:t>Genetics</w:t>
      </w:r>
      <w:r w:rsidRPr="002366A0">
        <w:t>. 182:1335-1344.</w:t>
      </w:r>
    </w:p>
    <w:p w14:paraId="23ED740E" w14:textId="77777777" w:rsidR="002366A0" w:rsidRPr="002366A0" w:rsidRDefault="002366A0" w:rsidP="002366A0">
      <w:pPr>
        <w:pStyle w:val="EndNoteBibliography"/>
        <w:spacing w:after="0"/>
      </w:pPr>
    </w:p>
    <w:p w14:paraId="56AE1B00" w14:textId="77777777" w:rsidR="002366A0" w:rsidRPr="002366A0" w:rsidRDefault="002366A0" w:rsidP="002366A0">
      <w:pPr>
        <w:pStyle w:val="EndNoteBibliography"/>
        <w:ind w:left="720" w:hanging="720"/>
      </w:pPr>
      <w:r w:rsidRPr="002366A0">
        <w:t xml:space="preserve">Cunningham F, Allen JE, Allen J, Alvarez-Jarreta J, Amode MR, Armean IM, Austine-Orimoloye O, Azov AG, Barnes I, Bennett R, et al. 2022. Ensembl 2022. </w:t>
      </w:r>
      <w:r w:rsidRPr="002366A0">
        <w:rPr>
          <w:i/>
        </w:rPr>
        <w:t>Nucleic Acids Res</w:t>
      </w:r>
      <w:r w:rsidRPr="002366A0">
        <w:t>. 50:D988-D995.</w:t>
      </w:r>
    </w:p>
    <w:p w14:paraId="188FC52A" w14:textId="77777777" w:rsidR="002366A0" w:rsidRPr="002366A0" w:rsidRDefault="002366A0" w:rsidP="002366A0">
      <w:pPr>
        <w:pStyle w:val="EndNoteBibliography"/>
        <w:spacing w:after="0"/>
      </w:pPr>
    </w:p>
    <w:p w14:paraId="01E34F6C" w14:textId="77777777" w:rsidR="002366A0" w:rsidRPr="002366A0" w:rsidRDefault="002366A0" w:rsidP="002366A0">
      <w:pPr>
        <w:pStyle w:val="EndNoteBibliography"/>
        <w:ind w:left="720" w:hanging="720"/>
      </w:pPr>
      <w:r w:rsidRPr="002366A0">
        <w:t xml:space="preserve">Danecek P, Bonfield JK, Liddle J, Marshall J, Ohan V, Pollard MO, Whitwham A, Keane T, McCarthy SA, Davies RM, Li H. 2021. Twelve years of SAMtools and BCFtools. </w:t>
      </w:r>
      <w:r w:rsidRPr="002366A0">
        <w:rPr>
          <w:i/>
        </w:rPr>
        <w:t>Gigascience</w:t>
      </w:r>
      <w:r w:rsidRPr="002366A0">
        <w:t>. 10:giab008.</w:t>
      </w:r>
    </w:p>
    <w:p w14:paraId="7DFB01E6" w14:textId="77777777" w:rsidR="002366A0" w:rsidRPr="002366A0" w:rsidRDefault="002366A0" w:rsidP="002366A0">
      <w:pPr>
        <w:pStyle w:val="EndNoteBibliography"/>
        <w:spacing w:after="0"/>
      </w:pPr>
    </w:p>
    <w:p w14:paraId="7D6FE867" w14:textId="77777777" w:rsidR="002366A0" w:rsidRPr="002366A0" w:rsidRDefault="002366A0" w:rsidP="002366A0">
      <w:pPr>
        <w:pStyle w:val="EndNoteBibliography"/>
        <w:ind w:left="720" w:hanging="720"/>
      </w:pPr>
      <w:r w:rsidRPr="002366A0">
        <w:lastRenderedPageBreak/>
        <w:t xml:space="preserve">Degnan JH, Rosenberg NA. 2006. Discordance of species trees with their most likely gene trees. </w:t>
      </w:r>
      <w:r w:rsidRPr="002366A0">
        <w:rPr>
          <w:i/>
        </w:rPr>
        <w:t>PLoS Genet</w:t>
      </w:r>
      <w:r w:rsidRPr="002366A0">
        <w:t>. 2:e68.</w:t>
      </w:r>
    </w:p>
    <w:p w14:paraId="5D691F57" w14:textId="77777777" w:rsidR="002366A0" w:rsidRPr="002366A0" w:rsidRDefault="002366A0" w:rsidP="002366A0">
      <w:pPr>
        <w:pStyle w:val="EndNoteBibliography"/>
        <w:spacing w:after="0"/>
      </w:pPr>
    </w:p>
    <w:p w14:paraId="2DA51F51" w14:textId="77777777" w:rsidR="002366A0" w:rsidRPr="002366A0" w:rsidRDefault="002366A0" w:rsidP="002366A0">
      <w:pPr>
        <w:pStyle w:val="EndNoteBibliography"/>
        <w:ind w:left="720" w:hanging="720"/>
      </w:pPr>
      <w:r w:rsidRPr="002366A0">
        <w:t xml:space="preserve">Edwards SV. 2009. Is a new and general theory of molecular systematics emerging? </w:t>
      </w:r>
      <w:r w:rsidRPr="002366A0">
        <w:rPr>
          <w:i/>
        </w:rPr>
        <w:t>Evolution</w:t>
      </w:r>
      <w:r w:rsidRPr="002366A0">
        <w:t>. 63:1-19.</w:t>
      </w:r>
    </w:p>
    <w:p w14:paraId="084CC1DD" w14:textId="77777777" w:rsidR="002366A0" w:rsidRPr="002366A0" w:rsidRDefault="002366A0" w:rsidP="002366A0">
      <w:pPr>
        <w:pStyle w:val="EndNoteBibliography"/>
        <w:spacing w:after="0"/>
      </w:pPr>
    </w:p>
    <w:p w14:paraId="730BDDBD" w14:textId="77777777" w:rsidR="002366A0" w:rsidRPr="002366A0" w:rsidRDefault="002366A0" w:rsidP="002366A0">
      <w:pPr>
        <w:pStyle w:val="EndNoteBibliography"/>
        <w:ind w:left="720" w:hanging="720"/>
      </w:pPr>
      <w:r w:rsidRPr="002366A0">
        <w:t>Faircloth BC. 2013. illumiprocessor: a trimmomatic wrapper for parallel adapter and quality trimming.</w:t>
      </w:r>
    </w:p>
    <w:p w14:paraId="109D6FA9" w14:textId="77777777" w:rsidR="002366A0" w:rsidRPr="002366A0" w:rsidRDefault="002366A0" w:rsidP="002366A0">
      <w:pPr>
        <w:pStyle w:val="EndNoteBibliography"/>
        <w:spacing w:after="0"/>
      </w:pPr>
    </w:p>
    <w:p w14:paraId="24DF7697" w14:textId="77777777" w:rsidR="002366A0" w:rsidRPr="002366A0" w:rsidRDefault="002366A0" w:rsidP="002366A0">
      <w:pPr>
        <w:pStyle w:val="EndNoteBibliography"/>
        <w:ind w:left="720" w:hanging="720"/>
      </w:pPr>
      <w:r w:rsidRPr="002366A0">
        <w:t xml:space="preserve">Faircloth BC. 2016. PHYLUCE is a software package for the analysis of conserved genomic loci. </w:t>
      </w:r>
      <w:r w:rsidRPr="002366A0">
        <w:rPr>
          <w:i/>
        </w:rPr>
        <w:t>Bioinformatics</w:t>
      </w:r>
      <w:r w:rsidRPr="002366A0">
        <w:t>. 32:786-788.</w:t>
      </w:r>
    </w:p>
    <w:p w14:paraId="2D8B51F5" w14:textId="77777777" w:rsidR="002366A0" w:rsidRPr="002366A0" w:rsidRDefault="002366A0" w:rsidP="002366A0">
      <w:pPr>
        <w:pStyle w:val="EndNoteBibliography"/>
        <w:spacing w:after="0"/>
      </w:pPr>
    </w:p>
    <w:p w14:paraId="60EC999A" w14:textId="77777777" w:rsidR="002366A0" w:rsidRPr="002366A0" w:rsidRDefault="002366A0" w:rsidP="002366A0">
      <w:pPr>
        <w:pStyle w:val="EndNoteBibliography"/>
        <w:ind w:left="720" w:hanging="720"/>
      </w:pPr>
      <w:r w:rsidRPr="002366A0">
        <w:t xml:space="preserve">Faircloth BC, McCormack JE, Crawford NG, Harvey MG, Brumfield RT, Glenn TC. 2012. Ultraconserved elements anchor thousands of genetic markers spanning multiple evolutionary timescales. </w:t>
      </w:r>
      <w:r w:rsidRPr="002366A0">
        <w:rPr>
          <w:i/>
        </w:rPr>
        <w:t>Syst Biol</w:t>
      </w:r>
      <w:r w:rsidRPr="002366A0">
        <w:t>. 61:717-726.</w:t>
      </w:r>
    </w:p>
    <w:p w14:paraId="39D74DED" w14:textId="77777777" w:rsidR="002366A0" w:rsidRPr="002366A0" w:rsidRDefault="002366A0" w:rsidP="002366A0">
      <w:pPr>
        <w:pStyle w:val="EndNoteBibliography"/>
        <w:spacing w:after="0"/>
      </w:pPr>
    </w:p>
    <w:p w14:paraId="7897DC53" w14:textId="77777777" w:rsidR="002366A0" w:rsidRPr="002366A0" w:rsidRDefault="002366A0" w:rsidP="002366A0">
      <w:pPr>
        <w:pStyle w:val="EndNoteBibliography"/>
        <w:ind w:left="720" w:hanging="720"/>
      </w:pPr>
      <w:r w:rsidRPr="002366A0">
        <w:t xml:space="preserve">Feng S, Bai M, Rivas-Gonzalez I, Li C, Liu S, Tong Y, Yang H, Chen G, Xie D, Sears KE, et al. 2022. Incomplete lineage sorting and phenotypic evolution in marsupials. </w:t>
      </w:r>
      <w:r w:rsidRPr="002366A0">
        <w:rPr>
          <w:i/>
        </w:rPr>
        <w:t>Cell</w:t>
      </w:r>
      <w:r w:rsidRPr="002366A0">
        <w:t>. 185:1646-1660 e1618.</w:t>
      </w:r>
    </w:p>
    <w:p w14:paraId="29976CB4" w14:textId="77777777" w:rsidR="002366A0" w:rsidRPr="002366A0" w:rsidRDefault="002366A0" w:rsidP="002366A0">
      <w:pPr>
        <w:pStyle w:val="EndNoteBibliography"/>
        <w:spacing w:after="0"/>
      </w:pPr>
    </w:p>
    <w:p w14:paraId="7F19A622" w14:textId="77777777" w:rsidR="002366A0" w:rsidRPr="002366A0" w:rsidRDefault="002366A0" w:rsidP="002366A0">
      <w:pPr>
        <w:pStyle w:val="EndNoteBibliography"/>
        <w:ind w:left="720" w:hanging="720"/>
      </w:pPr>
      <w:r w:rsidRPr="002366A0">
        <w:t xml:space="preserve">Foley NM, Mason VC, Harris AJ, Bredemeyer KR, Damas J, Lewin HA, Eizirik E, Gatesy J, Karlsson EK, Lindblad-Toh K, et al. 2023. A genomic timescale for placental mammal evolution. </w:t>
      </w:r>
      <w:r w:rsidRPr="002366A0">
        <w:rPr>
          <w:i/>
        </w:rPr>
        <w:t>Science</w:t>
      </w:r>
      <w:r w:rsidRPr="002366A0">
        <w:t>. 380:eabl8189.</w:t>
      </w:r>
    </w:p>
    <w:p w14:paraId="34CB0933" w14:textId="77777777" w:rsidR="002366A0" w:rsidRPr="002366A0" w:rsidRDefault="002366A0" w:rsidP="002366A0">
      <w:pPr>
        <w:pStyle w:val="EndNoteBibliography"/>
        <w:spacing w:after="0"/>
      </w:pPr>
    </w:p>
    <w:p w14:paraId="1BF58C2C" w14:textId="77777777" w:rsidR="002366A0" w:rsidRPr="002366A0" w:rsidRDefault="002366A0" w:rsidP="002366A0">
      <w:pPr>
        <w:pStyle w:val="EndNoteBibliography"/>
        <w:ind w:left="720" w:hanging="720"/>
      </w:pPr>
      <w:r w:rsidRPr="002366A0">
        <w:t xml:space="preserve">Fontaine MC, Pease JB, Steele A, Waterhouse RM, Neafsey DE, Sharakhov IV, Jiang X, Hall AB, Catteruccia F, Kakani E, et al. 2015. Mosquito genomics. Extensive introgression in a malaria vector species complex revealed by phylogenomics. </w:t>
      </w:r>
      <w:r w:rsidRPr="002366A0">
        <w:rPr>
          <w:i/>
        </w:rPr>
        <w:t>Science</w:t>
      </w:r>
      <w:r w:rsidRPr="002366A0">
        <w:t>. 347:1258524.</w:t>
      </w:r>
    </w:p>
    <w:p w14:paraId="7DB493AF" w14:textId="77777777" w:rsidR="002366A0" w:rsidRPr="002366A0" w:rsidRDefault="002366A0" w:rsidP="002366A0">
      <w:pPr>
        <w:pStyle w:val="EndNoteBibliography"/>
        <w:spacing w:after="0"/>
      </w:pPr>
    </w:p>
    <w:p w14:paraId="73C4BF87" w14:textId="77777777" w:rsidR="002366A0" w:rsidRPr="002366A0" w:rsidRDefault="002366A0" w:rsidP="002366A0">
      <w:pPr>
        <w:pStyle w:val="EndNoteBibliography"/>
        <w:ind w:left="720" w:hanging="720"/>
      </w:pPr>
      <w:r w:rsidRPr="002366A0">
        <w:t xml:space="preserve">Foote AD, Liu Y, Thomas GW, Vinar T, Alfoldi J, Deng J, Dugan S, van Elk CE, Hunter ME, Joshi V, et al. 2015. Convergent evolution of the genomes of marine mammals. </w:t>
      </w:r>
      <w:r w:rsidRPr="002366A0">
        <w:rPr>
          <w:i/>
        </w:rPr>
        <w:t>Nat Genet</w:t>
      </w:r>
      <w:r w:rsidRPr="002366A0">
        <w:t>. 47:272-275.</w:t>
      </w:r>
    </w:p>
    <w:p w14:paraId="082ED944" w14:textId="77777777" w:rsidR="002366A0" w:rsidRPr="002366A0" w:rsidRDefault="002366A0" w:rsidP="002366A0">
      <w:pPr>
        <w:pStyle w:val="EndNoteBibliography"/>
        <w:spacing w:after="0"/>
      </w:pPr>
    </w:p>
    <w:p w14:paraId="3FB3287B" w14:textId="77777777" w:rsidR="002366A0" w:rsidRPr="002366A0" w:rsidRDefault="002366A0" w:rsidP="002366A0">
      <w:pPr>
        <w:pStyle w:val="EndNoteBibliography"/>
        <w:ind w:left="720" w:hanging="720"/>
      </w:pPr>
      <w:r w:rsidRPr="002366A0">
        <w:t xml:space="preserve">Gable SM, Byars MI, Literman R, Tollis M. 2022. A Genomic Perspective on the Evolutionary Diversification of Turtles. </w:t>
      </w:r>
      <w:r w:rsidRPr="002366A0">
        <w:rPr>
          <w:i/>
        </w:rPr>
        <w:t>Syst Biol</w:t>
      </w:r>
      <w:r w:rsidRPr="002366A0">
        <w:t>. 71:1331-1347.</w:t>
      </w:r>
    </w:p>
    <w:p w14:paraId="3B494BE0" w14:textId="77777777" w:rsidR="002366A0" w:rsidRPr="002366A0" w:rsidRDefault="002366A0" w:rsidP="002366A0">
      <w:pPr>
        <w:pStyle w:val="EndNoteBibliography"/>
        <w:spacing w:after="0"/>
      </w:pPr>
    </w:p>
    <w:p w14:paraId="11EC9AFD" w14:textId="77777777" w:rsidR="002366A0" w:rsidRPr="002366A0" w:rsidRDefault="002366A0" w:rsidP="002366A0">
      <w:pPr>
        <w:pStyle w:val="EndNoteBibliography"/>
        <w:ind w:left="720" w:hanging="720"/>
      </w:pPr>
      <w:r w:rsidRPr="002366A0">
        <w:t xml:space="preserve">Geraldes A, Basset P, Smith KL, Nachman MW. 2011. Higher differentiation among subspecies of the house mouse (Mus musculus) in genomic regions with low recombination. </w:t>
      </w:r>
      <w:r w:rsidRPr="002366A0">
        <w:rPr>
          <w:i/>
        </w:rPr>
        <w:t>Mol Ecol</w:t>
      </w:r>
      <w:r w:rsidRPr="002366A0">
        <w:t>. 20:4722-4736.</w:t>
      </w:r>
    </w:p>
    <w:p w14:paraId="270711D8" w14:textId="77777777" w:rsidR="002366A0" w:rsidRPr="002366A0" w:rsidRDefault="002366A0" w:rsidP="002366A0">
      <w:pPr>
        <w:pStyle w:val="EndNoteBibliography"/>
        <w:spacing w:after="0"/>
      </w:pPr>
    </w:p>
    <w:p w14:paraId="1FB5689E" w14:textId="77777777" w:rsidR="002366A0" w:rsidRPr="002366A0" w:rsidRDefault="002366A0" w:rsidP="002366A0">
      <w:pPr>
        <w:pStyle w:val="EndNoteBibliography"/>
        <w:ind w:left="720" w:hanging="720"/>
      </w:pPr>
      <w:r w:rsidRPr="002366A0">
        <w:t xml:space="preserve">Gibbs RA, Weinstock GM, Metzker ML, Muzny DM, Sodergren EJ, Scherer S, Scott G, Steffen D, Worley KC, Burch PE, et al. 2004. Genome sequence of the Brown Norway rat yields insights into mammalian evolution. </w:t>
      </w:r>
      <w:r w:rsidRPr="002366A0">
        <w:rPr>
          <w:i/>
        </w:rPr>
        <w:t>Nature</w:t>
      </w:r>
      <w:r w:rsidRPr="002366A0">
        <w:t>. 428:493-521.</w:t>
      </w:r>
    </w:p>
    <w:p w14:paraId="4985836B" w14:textId="77777777" w:rsidR="002366A0" w:rsidRPr="002366A0" w:rsidRDefault="002366A0" w:rsidP="002366A0">
      <w:pPr>
        <w:pStyle w:val="EndNoteBibliography"/>
        <w:spacing w:after="0"/>
      </w:pPr>
    </w:p>
    <w:p w14:paraId="42647058" w14:textId="77777777" w:rsidR="002366A0" w:rsidRPr="002366A0" w:rsidRDefault="002366A0" w:rsidP="002366A0">
      <w:pPr>
        <w:pStyle w:val="EndNoteBibliography"/>
        <w:ind w:left="720" w:hanging="720"/>
      </w:pPr>
      <w:r w:rsidRPr="002366A0">
        <w:lastRenderedPageBreak/>
        <w:t xml:space="preserve">Good JM, Wiebe V, Albert FW, Burbano HA, Kircher M, Green RE, Halbwax M, Andre C, Atencia R, Fischer A, Paabo S. 2013. Comparative population genomics of the ejaculate in humans and the great apes. </w:t>
      </w:r>
      <w:r w:rsidRPr="002366A0">
        <w:rPr>
          <w:i/>
        </w:rPr>
        <w:t>Mol Biol Evol</w:t>
      </w:r>
      <w:r w:rsidRPr="002366A0">
        <w:t>. 30:964-976.</w:t>
      </w:r>
    </w:p>
    <w:p w14:paraId="28384F3C" w14:textId="77777777" w:rsidR="002366A0" w:rsidRPr="002366A0" w:rsidRDefault="002366A0" w:rsidP="002366A0">
      <w:pPr>
        <w:pStyle w:val="EndNoteBibliography"/>
        <w:spacing w:after="0"/>
      </w:pPr>
    </w:p>
    <w:p w14:paraId="70CE6A19" w14:textId="77777777" w:rsidR="002366A0" w:rsidRPr="002366A0" w:rsidRDefault="002366A0" w:rsidP="002366A0">
      <w:pPr>
        <w:pStyle w:val="EndNoteBibliography"/>
        <w:ind w:left="720" w:hanging="720"/>
      </w:pPr>
      <w:r w:rsidRPr="002366A0">
        <w:t xml:space="preserve">Green RE, Krause J, Briggs AW, Maricic T, Stenzel U, Kircher M, Patterson N, Li H, Zhai W, Fritz MH, et al. 2010. A draft sequence of the Neandertal genome. </w:t>
      </w:r>
      <w:r w:rsidRPr="002366A0">
        <w:rPr>
          <w:i/>
        </w:rPr>
        <w:t>Science</w:t>
      </w:r>
      <w:r w:rsidRPr="002366A0">
        <w:t>. 328:710-722.</w:t>
      </w:r>
    </w:p>
    <w:p w14:paraId="7692D971" w14:textId="77777777" w:rsidR="002366A0" w:rsidRPr="002366A0" w:rsidRDefault="002366A0" w:rsidP="002366A0">
      <w:pPr>
        <w:pStyle w:val="EndNoteBibliography"/>
        <w:spacing w:after="0"/>
      </w:pPr>
    </w:p>
    <w:p w14:paraId="4FC3F103" w14:textId="77777777" w:rsidR="002366A0" w:rsidRPr="002366A0" w:rsidRDefault="002366A0" w:rsidP="002366A0">
      <w:pPr>
        <w:pStyle w:val="EndNoteBibliography"/>
        <w:ind w:left="720" w:hanging="720"/>
      </w:pPr>
      <w:r w:rsidRPr="002366A0">
        <w:t xml:space="preserve">Guindon S, Dufayard JF, Lefort V, Anisimova M, Hordijk W, Gascuel O. 2010. New algorithms and methods to estimate maximum-likelihood phylogenies: assessing the performance of PhyML 3.0. </w:t>
      </w:r>
      <w:r w:rsidRPr="002366A0">
        <w:rPr>
          <w:i/>
        </w:rPr>
        <w:t>Syst Biol</w:t>
      </w:r>
      <w:r w:rsidRPr="002366A0">
        <w:t>. 59:307-321.</w:t>
      </w:r>
    </w:p>
    <w:p w14:paraId="04B5A73C" w14:textId="77777777" w:rsidR="002366A0" w:rsidRPr="002366A0" w:rsidRDefault="002366A0" w:rsidP="002366A0">
      <w:pPr>
        <w:pStyle w:val="EndNoteBibliography"/>
        <w:spacing w:after="0"/>
      </w:pPr>
    </w:p>
    <w:p w14:paraId="63D68F8E" w14:textId="77777777" w:rsidR="002366A0" w:rsidRPr="002366A0" w:rsidRDefault="002366A0" w:rsidP="002366A0">
      <w:pPr>
        <w:pStyle w:val="EndNoteBibliography"/>
        <w:ind w:left="720" w:hanging="720"/>
      </w:pPr>
      <w:r w:rsidRPr="002366A0">
        <w:t xml:space="preserve">Hahn MW, Nakhleh L. 2016. Irrational exuberance for resolved species trees. </w:t>
      </w:r>
      <w:r w:rsidRPr="002366A0">
        <w:rPr>
          <w:i/>
        </w:rPr>
        <w:t>Evolution</w:t>
      </w:r>
      <w:r w:rsidRPr="002366A0">
        <w:t>. 70:7-17.</w:t>
      </w:r>
    </w:p>
    <w:p w14:paraId="06FBE289" w14:textId="77777777" w:rsidR="002366A0" w:rsidRPr="002366A0" w:rsidRDefault="002366A0" w:rsidP="002366A0">
      <w:pPr>
        <w:pStyle w:val="EndNoteBibliography"/>
        <w:spacing w:after="0"/>
      </w:pPr>
    </w:p>
    <w:p w14:paraId="7753D7EB" w14:textId="77777777" w:rsidR="002366A0" w:rsidRPr="002366A0" w:rsidRDefault="002366A0" w:rsidP="002366A0">
      <w:pPr>
        <w:pStyle w:val="EndNoteBibliography"/>
        <w:ind w:left="720" w:hanging="720"/>
      </w:pPr>
      <w:r w:rsidRPr="002366A0">
        <w:t xml:space="preserve">He B, Zhao Y, Su C, Lin G, Wang Y, Li L, Ma J, Yang Q, Hao J. 2023. Phylogenomics reveal extensive phylogenetic discordance due to incomplete lineage sorting following the rapid radiation of alpine butterflies (Papilionidae: Parnassius). </w:t>
      </w:r>
      <w:r w:rsidRPr="002366A0">
        <w:rPr>
          <w:i/>
        </w:rPr>
        <w:t>Syst Entomol</w:t>
      </w:r>
      <w:r w:rsidRPr="002366A0">
        <w:t>.</w:t>
      </w:r>
    </w:p>
    <w:p w14:paraId="203AC75D" w14:textId="77777777" w:rsidR="002366A0" w:rsidRPr="002366A0" w:rsidRDefault="002366A0" w:rsidP="002366A0">
      <w:pPr>
        <w:pStyle w:val="EndNoteBibliography"/>
        <w:spacing w:after="0"/>
      </w:pPr>
    </w:p>
    <w:p w14:paraId="2CD09E98" w14:textId="77777777" w:rsidR="002366A0" w:rsidRPr="002366A0" w:rsidRDefault="002366A0" w:rsidP="002366A0">
      <w:pPr>
        <w:pStyle w:val="EndNoteBibliography"/>
        <w:ind w:left="720" w:hanging="720"/>
      </w:pPr>
      <w:r w:rsidRPr="002366A0">
        <w:t xml:space="preserve">Hibbins MS, Breithaupt LC, Hahn MW. 2023. Phylogenomic comparative methods: Accurate evolutionary inferences in the presence of gene tree discordance. </w:t>
      </w:r>
      <w:r w:rsidRPr="002366A0">
        <w:rPr>
          <w:i/>
        </w:rPr>
        <w:t>Proc Natl Acad Sci U S A</w:t>
      </w:r>
      <w:r w:rsidRPr="002366A0">
        <w:t>. 120:e2220389120.</w:t>
      </w:r>
    </w:p>
    <w:p w14:paraId="56FCA042" w14:textId="77777777" w:rsidR="002366A0" w:rsidRPr="002366A0" w:rsidRDefault="002366A0" w:rsidP="002366A0">
      <w:pPr>
        <w:pStyle w:val="EndNoteBibliography"/>
        <w:spacing w:after="0"/>
      </w:pPr>
    </w:p>
    <w:p w14:paraId="03691069" w14:textId="77777777" w:rsidR="002366A0" w:rsidRPr="002366A0" w:rsidRDefault="002366A0" w:rsidP="002366A0">
      <w:pPr>
        <w:pStyle w:val="EndNoteBibliography"/>
        <w:ind w:left="720" w:hanging="720"/>
      </w:pPr>
      <w:r w:rsidRPr="002366A0">
        <w:t xml:space="preserve">Hinrichs AS, Karolchik D, Baertsch R, Barber GP, Bejerano G, Clawson H, Diekhans M, Furey TS, Harte RA, Hsu F, et al. 2006. The UCSC Genome Browser Database: update 2006. </w:t>
      </w:r>
      <w:r w:rsidRPr="002366A0">
        <w:rPr>
          <w:i/>
        </w:rPr>
        <w:t>Nucleic Acids Res</w:t>
      </w:r>
      <w:r w:rsidRPr="002366A0">
        <w:t>. 34:D590-598.</w:t>
      </w:r>
    </w:p>
    <w:p w14:paraId="58C824E2" w14:textId="77777777" w:rsidR="002366A0" w:rsidRPr="002366A0" w:rsidRDefault="002366A0" w:rsidP="002366A0">
      <w:pPr>
        <w:pStyle w:val="EndNoteBibliography"/>
        <w:spacing w:after="0"/>
      </w:pPr>
    </w:p>
    <w:p w14:paraId="392BF71C" w14:textId="77777777" w:rsidR="002366A0" w:rsidRPr="002366A0" w:rsidRDefault="002366A0" w:rsidP="002366A0">
      <w:pPr>
        <w:pStyle w:val="EndNoteBibliography"/>
        <w:ind w:left="720" w:hanging="720"/>
      </w:pPr>
      <w:r w:rsidRPr="002366A0">
        <w:t xml:space="preserve">Hoang DT, Chernomor O, von Haeseler A, Minh BQ, Vinh LS. 2018. UFBoot2: Improving the Ultrafast Bootstrap Approximation. </w:t>
      </w:r>
      <w:r w:rsidRPr="002366A0">
        <w:rPr>
          <w:i/>
        </w:rPr>
        <w:t>Mol Biol Evol</w:t>
      </w:r>
      <w:r w:rsidRPr="002366A0">
        <w:t>. 35:518-522.</w:t>
      </w:r>
    </w:p>
    <w:p w14:paraId="18E0FB88" w14:textId="77777777" w:rsidR="002366A0" w:rsidRPr="002366A0" w:rsidRDefault="002366A0" w:rsidP="002366A0">
      <w:pPr>
        <w:pStyle w:val="EndNoteBibliography"/>
        <w:spacing w:after="0"/>
      </w:pPr>
    </w:p>
    <w:p w14:paraId="1CDF6E92" w14:textId="77777777" w:rsidR="002366A0" w:rsidRPr="002366A0" w:rsidRDefault="002366A0" w:rsidP="002366A0">
      <w:pPr>
        <w:pStyle w:val="EndNoteBibliography"/>
        <w:ind w:left="720" w:hanging="720"/>
      </w:pPr>
      <w:r w:rsidRPr="002366A0">
        <w:t xml:space="preserve">Hobolth A, Christensen OF, Mailund T, Schierup MH. 2007. Genomic relationships and speciation times of human, chimpanzee, and gorilla inferred from a coalescent hidden Markov model. </w:t>
      </w:r>
      <w:r w:rsidRPr="002366A0">
        <w:rPr>
          <w:i/>
        </w:rPr>
        <w:t>PLoS Genet</w:t>
      </w:r>
      <w:r w:rsidRPr="002366A0">
        <w:t>. 3:e7.</w:t>
      </w:r>
    </w:p>
    <w:p w14:paraId="4D42997C" w14:textId="77777777" w:rsidR="002366A0" w:rsidRPr="002366A0" w:rsidRDefault="002366A0" w:rsidP="002366A0">
      <w:pPr>
        <w:pStyle w:val="EndNoteBibliography"/>
        <w:spacing w:after="0"/>
      </w:pPr>
    </w:p>
    <w:p w14:paraId="190AC5B6" w14:textId="77777777" w:rsidR="002366A0" w:rsidRPr="002366A0" w:rsidRDefault="002366A0" w:rsidP="002366A0">
      <w:pPr>
        <w:pStyle w:val="EndNoteBibliography"/>
        <w:ind w:left="720" w:hanging="720"/>
      </w:pPr>
      <w:r w:rsidRPr="002366A0">
        <w:t xml:space="preserve">Holm S. 1979. A simple sequentially rejective multiple test procedure. </w:t>
      </w:r>
      <w:r w:rsidRPr="002366A0">
        <w:rPr>
          <w:i/>
        </w:rPr>
        <w:t>Scandinavian journal of statistics</w:t>
      </w:r>
      <w:r w:rsidRPr="002366A0">
        <w:t>.65-70.</w:t>
      </w:r>
    </w:p>
    <w:p w14:paraId="01CF2083" w14:textId="77777777" w:rsidR="002366A0" w:rsidRPr="002366A0" w:rsidRDefault="002366A0" w:rsidP="002366A0">
      <w:pPr>
        <w:pStyle w:val="EndNoteBibliography"/>
        <w:spacing w:after="0"/>
      </w:pPr>
    </w:p>
    <w:p w14:paraId="66335310" w14:textId="77777777" w:rsidR="002366A0" w:rsidRPr="002366A0" w:rsidRDefault="002366A0" w:rsidP="002366A0">
      <w:pPr>
        <w:pStyle w:val="EndNoteBibliography"/>
        <w:ind w:left="720" w:hanging="720"/>
      </w:pPr>
      <w:r w:rsidRPr="002366A0">
        <w:t xml:space="preserve">Hu Z, Sackton TB, Edwards SV, Liu JS. 2019. Bayesian Detection of Convergent Rate Changes of Conserved Noncoding Elements on Phylogenetic Trees. </w:t>
      </w:r>
      <w:r w:rsidRPr="002366A0">
        <w:rPr>
          <w:i/>
        </w:rPr>
        <w:t>Mol Biol Evol</w:t>
      </w:r>
      <w:r w:rsidRPr="002366A0">
        <w:t>. 36:1086-1100.</w:t>
      </w:r>
    </w:p>
    <w:p w14:paraId="4645FC2E" w14:textId="77777777" w:rsidR="002366A0" w:rsidRPr="002366A0" w:rsidRDefault="002366A0" w:rsidP="002366A0">
      <w:pPr>
        <w:pStyle w:val="EndNoteBibliography"/>
        <w:spacing w:after="0"/>
      </w:pPr>
    </w:p>
    <w:p w14:paraId="3B52D6F7" w14:textId="77777777" w:rsidR="002366A0" w:rsidRPr="002366A0" w:rsidRDefault="002366A0" w:rsidP="002366A0">
      <w:pPr>
        <w:pStyle w:val="EndNoteBibliography"/>
        <w:ind w:left="720" w:hanging="720"/>
      </w:pPr>
      <w:r w:rsidRPr="002366A0">
        <w:t xml:space="preserve">Hudson RR. 1983. Testing the Constant-Rate Neutral Allele Model with Protein Sequence Data. </w:t>
      </w:r>
      <w:r w:rsidRPr="002366A0">
        <w:rPr>
          <w:i/>
        </w:rPr>
        <w:t>Evolution</w:t>
      </w:r>
      <w:r w:rsidRPr="002366A0">
        <w:t>. 37:203-217.</w:t>
      </w:r>
    </w:p>
    <w:p w14:paraId="4766D51C" w14:textId="77777777" w:rsidR="002366A0" w:rsidRPr="002366A0" w:rsidRDefault="002366A0" w:rsidP="002366A0">
      <w:pPr>
        <w:pStyle w:val="EndNoteBibliography"/>
        <w:spacing w:after="0"/>
      </w:pPr>
    </w:p>
    <w:p w14:paraId="6209DD8B" w14:textId="77777777" w:rsidR="002366A0" w:rsidRPr="002366A0" w:rsidRDefault="002366A0" w:rsidP="002366A0">
      <w:pPr>
        <w:pStyle w:val="EndNoteBibliography"/>
        <w:ind w:left="720" w:hanging="720"/>
      </w:pPr>
      <w:r w:rsidRPr="002366A0">
        <w:t xml:space="preserve">Hudson RR, Kaplan NL. 1988. The coalescent process in models with selection and recombination. </w:t>
      </w:r>
      <w:r w:rsidRPr="002366A0">
        <w:rPr>
          <w:i/>
        </w:rPr>
        <w:t>Genetics</w:t>
      </w:r>
      <w:r w:rsidRPr="002366A0">
        <w:t>. 120:831-840.</w:t>
      </w:r>
    </w:p>
    <w:p w14:paraId="1C3F4256" w14:textId="77777777" w:rsidR="002366A0" w:rsidRPr="002366A0" w:rsidRDefault="002366A0" w:rsidP="002366A0">
      <w:pPr>
        <w:pStyle w:val="EndNoteBibliography"/>
        <w:spacing w:after="0"/>
      </w:pPr>
    </w:p>
    <w:p w14:paraId="63302592" w14:textId="77777777" w:rsidR="002366A0" w:rsidRPr="002366A0" w:rsidRDefault="002366A0" w:rsidP="002366A0">
      <w:pPr>
        <w:pStyle w:val="EndNoteBibliography"/>
        <w:ind w:left="720" w:hanging="720"/>
      </w:pPr>
      <w:r w:rsidRPr="002366A0">
        <w:t xml:space="preserve">Hudson RR, Kaplan NL. 1995. Deleterious background selection with recombination. </w:t>
      </w:r>
      <w:r w:rsidRPr="002366A0">
        <w:rPr>
          <w:i/>
        </w:rPr>
        <w:t>Genetics</w:t>
      </w:r>
      <w:r w:rsidRPr="002366A0">
        <w:t>. 141:1605-1617.</w:t>
      </w:r>
    </w:p>
    <w:p w14:paraId="257D88CD" w14:textId="77777777" w:rsidR="002366A0" w:rsidRPr="002366A0" w:rsidRDefault="002366A0" w:rsidP="002366A0">
      <w:pPr>
        <w:pStyle w:val="EndNoteBibliography"/>
        <w:spacing w:after="0"/>
      </w:pPr>
    </w:p>
    <w:p w14:paraId="665B2248" w14:textId="77777777" w:rsidR="002366A0" w:rsidRPr="002366A0" w:rsidRDefault="002366A0" w:rsidP="002366A0">
      <w:pPr>
        <w:pStyle w:val="EndNoteBibliography"/>
        <w:ind w:left="720" w:hanging="720"/>
      </w:pPr>
      <w:r w:rsidRPr="002366A0">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A12F7C1" w14:textId="77777777" w:rsidR="002366A0" w:rsidRPr="002366A0" w:rsidRDefault="002366A0" w:rsidP="002366A0">
      <w:pPr>
        <w:pStyle w:val="EndNoteBibliography"/>
        <w:spacing w:after="0"/>
      </w:pPr>
    </w:p>
    <w:p w14:paraId="3943225D" w14:textId="77777777" w:rsidR="002366A0" w:rsidRPr="002366A0" w:rsidRDefault="002366A0" w:rsidP="002366A0">
      <w:pPr>
        <w:pStyle w:val="EndNoteBibliography"/>
        <w:ind w:left="720" w:hanging="720"/>
      </w:pPr>
      <w:r w:rsidRPr="002366A0">
        <w:t xml:space="preserve">Jackman SD, Vandervalk BP, Mohamadi H, Chu J, Yeo S, Hammond SA, Jahesh G, Khan H, Coombe L, Warren RL, Birol I. 2017. ABySS 2.0: resource-efficient assembly of large genomes using a Bloom filter. </w:t>
      </w:r>
      <w:r w:rsidRPr="002366A0">
        <w:rPr>
          <w:i/>
        </w:rPr>
        <w:t>Genome Res</w:t>
      </w:r>
      <w:r w:rsidRPr="002366A0">
        <w:t>. 27:768-777.</w:t>
      </w:r>
    </w:p>
    <w:p w14:paraId="4FD65632" w14:textId="77777777" w:rsidR="002366A0" w:rsidRPr="002366A0" w:rsidRDefault="002366A0" w:rsidP="002366A0">
      <w:pPr>
        <w:pStyle w:val="EndNoteBibliography"/>
        <w:spacing w:after="0"/>
      </w:pPr>
    </w:p>
    <w:p w14:paraId="16329320" w14:textId="77777777" w:rsidR="002366A0" w:rsidRPr="002366A0" w:rsidRDefault="002366A0" w:rsidP="002366A0">
      <w:pPr>
        <w:pStyle w:val="EndNoteBibliography"/>
        <w:ind w:left="720" w:hanging="720"/>
      </w:pPr>
      <w:r w:rsidRPr="002366A0">
        <w:t xml:space="preserve">Jarvis ED, Mirarab S, Aberer AJ, Li B, Houde P, Li C, Ho SY, Faircloth BC, Nabholz B, Howard JT, et al. 2014. Whole-genome analyses resolve early branches in the tree of life of modern birds. </w:t>
      </w:r>
      <w:r w:rsidRPr="002366A0">
        <w:rPr>
          <w:i/>
        </w:rPr>
        <w:t>Science</w:t>
      </w:r>
      <w:r w:rsidRPr="002366A0">
        <w:t>. 346:1320-1331.</w:t>
      </w:r>
    </w:p>
    <w:p w14:paraId="7DC6BF7B" w14:textId="77777777" w:rsidR="002366A0" w:rsidRPr="002366A0" w:rsidRDefault="002366A0" w:rsidP="002366A0">
      <w:pPr>
        <w:pStyle w:val="EndNoteBibliography"/>
        <w:spacing w:after="0"/>
      </w:pPr>
    </w:p>
    <w:p w14:paraId="479B704D" w14:textId="77777777" w:rsidR="002366A0" w:rsidRPr="002366A0" w:rsidRDefault="002366A0" w:rsidP="002366A0">
      <w:pPr>
        <w:pStyle w:val="EndNoteBibliography"/>
        <w:ind w:left="720" w:hanging="720"/>
      </w:pPr>
      <w:r w:rsidRPr="002366A0">
        <w:t xml:space="preserve">Jones MR, Mills LS, Alves PC, Callahan CM, Alves JM, Lafferty DJR, Jiggins FM, Jensen JD, Melo-Ferreira J, Good JM. 2018. Adaptive introgression underlies polymorphic seasonal camouflage in snowshoe hares. </w:t>
      </w:r>
      <w:r w:rsidRPr="002366A0">
        <w:rPr>
          <w:i/>
        </w:rPr>
        <w:t>Science</w:t>
      </w:r>
      <w:r w:rsidRPr="002366A0">
        <w:t>. 360:1355-1358.</w:t>
      </w:r>
    </w:p>
    <w:p w14:paraId="1E690DBC" w14:textId="77777777" w:rsidR="002366A0" w:rsidRPr="002366A0" w:rsidRDefault="002366A0" w:rsidP="002366A0">
      <w:pPr>
        <w:pStyle w:val="EndNoteBibliography"/>
        <w:spacing w:after="0"/>
      </w:pPr>
    </w:p>
    <w:p w14:paraId="03DF8DB8" w14:textId="77777777" w:rsidR="002366A0" w:rsidRPr="002366A0" w:rsidRDefault="002366A0" w:rsidP="002366A0">
      <w:pPr>
        <w:pStyle w:val="EndNoteBibliography"/>
        <w:ind w:left="720" w:hanging="720"/>
      </w:pPr>
      <w:r w:rsidRPr="002366A0">
        <w:t xml:space="preserve">Junier T, Zdobnov EM. 2010. The Newick utilities: high-throughput phylogenetic tree processing in the UNIX shell. </w:t>
      </w:r>
      <w:r w:rsidRPr="002366A0">
        <w:rPr>
          <w:i/>
        </w:rPr>
        <w:t>Bioinformatics</w:t>
      </w:r>
      <w:r w:rsidRPr="002366A0">
        <w:t>. 26:1669-1670.</w:t>
      </w:r>
    </w:p>
    <w:p w14:paraId="3CC8926F" w14:textId="77777777" w:rsidR="002366A0" w:rsidRPr="002366A0" w:rsidRDefault="002366A0" w:rsidP="002366A0">
      <w:pPr>
        <w:pStyle w:val="EndNoteBibliography"/>
        <w:spacing w:after="0"/>
      </w:pPr>
    </w:p>
    <w:p w14:paraId="1072EB10" w14:textId="77777777" w:rsidR="002366A0" w:rsidRPr="002366A0" w:rsidRDefault="002366A0" w:rsidP="002366A0">
      <w:pPr>
        <w:pStyle w:val="EndNoteBibliography"/>
        <w:ind w:left="720" w:hanging="720"/>
      </w:pPr>
      <w:r w:rsidRPr="002366A0">
        <w:t xml:space="preserve">Kalyaanamoorthy S, Minh BQ, Wong TKF, von Haeseler A, Jermiin LS. 2017. ModelFinder: fast model selection for accurate phylogenetic estimates. </w:t>
      </w:r>
      <w:r w:rsidRPr="002366A0">
        <w:rPr>
          <w:i/>
        </w:rPr>
        <w:t>Nat Methods</w:t>
      </w:r>
      <w:r w:rsidRPr="002366A0">
        <w:t>. 14:587-589.</w:t>
      </w:r>
    </w:p>
    <w:p w14:paraId="44933A17" w14:textId="77777777" w:rsidR="002366A0" w:rsidRPr="002366A0" w:rsidRDefault="002366A0" w:rsidP="002366A0">
      <w:pPr>
        <w:pStyle w:val="EndNoteBibliography"/>
        <w:spacing w:after="0"/>
      </w:pPr>
    </w:p>
    <w:p w14:paraId="2D765990" w14:textId="77777777" w:rsidR="002366A0" w:rsidRPr="002366A0" w:rsidRDefault="002366A0" w:rsidP="002366A0">
      <w:pPr>
        <w:pStyle w:val="EndNoteBibliography"/>
        <w:ind w:left="720" w:hanging="720"/>
      </w:pPr>
      <w:r w:rsidRPr="002366A0">
        <w:t xml:space="preserve">Kaplan NL, Hudson RR, Langley CH. 1989. The "hitchhiking effect" revisited. </w:t>
      </w:r>
      <w:r w:rsidRPr="002366A0">
        <w:rPr>
          <w:i/>
        </w:rPr>
        <w:t>Genetics</w:t>
      </w:r>
      <w:r w:rsidRPr="002366A0">
        <w:t>. 123:887-899.</w:t>
      </w:r>
    </w:p>
    <w:p w14:paraId="0A4A6F33" w14:textId="77777777" w:rsidR="002366A0" w:rsidRPr="002366A0" w:rsidRDefault="002366A0" w:rsidP="002366A0">
      <w:pPr>
        <w:pStyle w:val="EndNoteBibliography"/>
        <w:spacing w:after="0"/>
      </w:pPr>
    </w:p>
    <w:p w14:paraId="4F63BCDB" w14:textId="77777777" w:rsidR="002366A0" w:rsidRPr="002366A0" w:rsidRDefault="002366A0" w:rsidP="002366A0">
      <w:pPr>
        <w:pStyle w:val="EndNoteBibliography"/>
        <w:ind w:left="720" w:hanging="720"/>
      </w:pPr>
      <w:r w:rsidRPr="002366A0">
        <w:t xml:space="preserve">Kartje ME, Jing P, Payseur BA. 2020. Weak Correlation between Nucleotide Variation and Recombination Rate across the House Mouse Genome. </w:t>
      </w:r>
      <w:r w:rsidRPr="002366A0">
        <w:rPr>
          <w:i/>
        </w:rPr>
        <w:t>Genome Biol Evol</w:t>
      </w:r>
      <w:r w:rsidRPr="002366A0">
        <w:t>. 12:293-299.</w:t>
      </w:r>
    </w:p>
    <w:p w14:paraId="7C2A417E" w14:textId="77777777" w:rsidR="002366A0" w:rsidRPr="002366A0" w:rsidRDefault="002366A0" w:rsidP="002366A0">
      <w:pPr>
        <w:pStyle w:val="EndNoteBibliography"/>
        <w:spacing w:after="0"/>
      </w:pPr>
    </w:p>
    <w:p w14:paraId="0A918436" w14:textId="77777777" w:rsidR="002366A0" w:rsidRPr="002366A0" w:rsidRDefault="002366A0" w:rsidP="002366A0">
      <w:pPr>
        <w:pStyle w:val="EndNoteBibliography"/>
        <w:ind w:left="720" w:hanging="720"/>
      </w:pPr>
      <w:r w:rsidRPr="002366A0">
        <w:t xml:space="preserve">Katoh K, Standley DM. 2013. MAFFT multiple sequence alignment software version 7: improvements in performance and usability. </w:t>
      </w:r>
      <w:r w:rsidRPr="002366A0">
        <w:rPr>
          <w:i/>
        </w:rPr>
        <w:t>Mol Biol Evol</w:t>
      </w:r>
      <w:r w:rsidRPr="002366A0">
        <w:t>. 30:772-780.</w:t>
      </w:r>
    </w:p>
    <w:p w14:paraId="413ACD73" w14:textId="77777777" w:rsidR="002366A0" w:rsidRPr="002366A0" w:rsidRDefault="002366A0" w:rsidP="002366A0">
      <w:pPr>
        <w:pStyle w:val="EndNoteBibliography"/>
        <w:spacing w:after="0"/>
      </w:pPr>
    </w:p>
    <w:p w14:paraId="0BDBC570" w14:textId="77777777" w:rsidR="002366A0" w:rsidRPr="002366A0" w:rsidRDefault="002366A0" w:rsidP="002366A0">
      <w:pPr>
        <w:pStyle w:val="EndNoteBibliography"/>
        <w:ind w:left="720" w:hanging="720"/>
      </w:pPr>
      <w:r w:rsidRPr="002366A0">
        <w:t xml:space="preserve">Katzman S, Kern AD, Bejerano G, Fewell G, Fulton L, Wilson RK, Salama SR, Haussler D. 2007. Human genome ultraconserved elements are ultraselected. </w:t>
      </w:r>
      <w:r w:rsidRPr="002366A0">
        <w:rPr>
          <w:i/>
        </w:rPr>
        <w:t>Science</w:t>
      </w:r>
      <w:r w:rsidRPr="002366A0">
        <w:t>. 317:915.</w:t>
      </w:r>
    </w:p>
    <w:p w14:paraId="600D577B" w14:textId="77777777" w:rsidR="002366A0" w:rsidRPr="002366A0" w:rsidRDefault="002366A0" w:rsidP="002366A0">
      <w:pPr>
        <w:pStyle w:val="EndNoteBibliography"/>
        <w:spacing w:after="0"/>
      </w:pPr>
    </w:p>
    <w:p w14:paraId="487A8AFD" w14:textId="77777777" w:rsidR="002366A0" w:rsidRPr="002366A0" w:rsidRDefault="002366A0" w:rsidP="002366A0">
      <w:pPr>
        <w:pStyle w:val="EndNoteBibliography"/>
        <w:ind w:left="720" w:hanging="720"/>
      </w:pPr>
      <w:r w:rsidRPr="002366A0">
        <w:t xml:space="preserve">Keane TM, Wong K, Adams DJ, Flint J, Reymond A, Yalcin B. 2014. Identification of structural variation in mouse genomes. </w:t>
      </w:r>
      <w:r w:rsidRPr="002366A0">
        <w:rPr>
          <w:i/>
        </w:rPr>
        <w:t>Front Genet</w:t>
      </w:r>
      <w:r w:rsidRPr="002366A0">
        <w:t>. 5:192.</w:t>
      </w:r>
    </w:p>
    <w:p w14:paraId="5A1DDA02" w14:textId="77777777" w:rsidR="002366A0" w:rsidRPr="002366A0" w:rsidRDefault="002366A0" w:rsidP="002366A0">
      <w:pPr>
        <w:pStyle w:val="EndNoteBibliography"/>
        <w:spacing w:after="0"/>
      </w:pPr>
    </w:p>
    <w:p w14:paraId="76DFB643" w14:textId="77777777" w:rsidR="002366A0" w:rsidRPr="002366A0" w:rsidRDefault="002366A0" w:rsidP="002366A0">
      <w:pPr>
        <w:pStyle w:val="EndNoteBibliography"/>
        <w:ind w:left="720" w:hanging="720"/>
      </w:pPr>
      <w:r w:rsidRPr="002366A0">
        <w:t xml:space="preserve">Kowalczyk A, Meyer WK, Partha R, Mao W, Clark NL, Chikina M. 2019. RERconverge: an R package for associating evolutionary rates with convergent traits. </w:t>
      </w:r>
      <w:r w:rsidRPr="002366A0">
        <w:rPr>
          <w:i/>
        </w:rPr>
        <w:t>Bioinformatics</w:t>
      </w:r>
      <w:r w:rsidRPr="002366A0">
        <w:t>. 35:4815-4817.</w:t>
      </w:r>
    </w:p>
    <w:p w14:paraId="25316324" w14:textId="77777777" w:rsidR="002366A0" w:rsidRPr="002366A0" w:rsidRDefault="002366A0" w:rsidP="002366A0">
      <w:pPr>
        <w:pStyle w:val="EndNoteBibliography"/>
        <w:spacing w:after="0"/>
      </w:pPr>
    </w:p>
    <w:p w14:paraId="76BCED37" w14:textId="77777777" w:rsidR="002366A0" w:rsidRPr="002366A0" w:rsidRDefault="002366A0" w:rsidP="002366A0">
      <w:pPr>
        <w:pStyle w:val="EndNoteBibliography"/>
        <w:ind w:left="720" w:hanging="720"/>
      </w:pPr>
      <w:r w:rsidRPr="002366A0">
        <w:t xml:space="preserve">Kulathinal RJ, Stevison LS, Noor MA. 2009. The genomics of speciation in Drosophila: diversity, divergence, and introgression estimated using low-coverage genome sequencing. </w:t>
      </w:r>
      <w:r w:rsidRPr="002366A0">
        <w:rPr>
          <w:i/>
        </w:rPr>
        <w:t>PLoS Genet</w:t>
      </w:r>
      <w:r w:rsidRPr="002366A0">
        <w:t>. 5:e1000550.</w:t>
      </w:r>
    </w:p>
    <w:p w14:paraId="1D4C4611" w14:textId="77777777" w:rsidR="002366A0" w:rsidRPr="002366A0" w:rsidRDefault="002366A0" w:rsidP="002366A0">
      <w:pPr>
        <w:pStyle w:val="EndNoteBibliography"/>
        <w:spacing w:after="0"/>
      </w:pPr>
    </w:p>
    <w:p w14:paraId="41A2A2E9" w14:textId="77777777" w:rsidR="002366A0" w:rsidRPr="002366A0" w:rsidRDefault="002366A0" w:rsidP="002366A0">
      <w:pPr>
        <w:pStyle w:val="EndNoteBibliography"/>
        <w:ind w:left="720" w:hanging="720"/>
      </w:pPr>
      <w:r w:rsidRPr="002366A0">
        <w:t xml:space="preserve">Kumon T, Ma J, Akins RB, Stefanik D, Nordgren CE, Kim J, Levine MT, Lampson MA. 2021. Parallel pathways for recruiting effector proteins determine centromere drive and suppression. </w:t>
      </w:r>
      <w:r w:rsidRPr="002366A0">
        <w:rPr>
          <w:i/>
        </w:rPr>
        <w:t>Cell</w:t>
      </w:r>
      <w:r w:rsidRPr="002366A0">
        <w:t>. 184:4904-4918 e4911.</w:t>
      </w:r>
    </w:p>
    <w:p w14:paraId="0D4C90A9" w14:textId="77777777" w:rsidR="002366A0" w:rsidRPr="002366A0" w:rsidRDefault="002366A0" w:rsidP="002366A0">
      <w:pPr>
        <w:pStyle w:val="EndNoteBibliography"/>
        <w:spacing w:after="0"/>
      </w:pPr>
    </w:p>
    <w:p w14:paraId="64C02501" w14:textId="48CC730C" w:rsidR="002366A0" w:rsidRPr="002366A0" w:rsidRDefault="002366A0" w:rsidP="002366A0">
      <w:pPr>
        <w:pStyle w:val="EndNoteBibliography"/>
        <w:ind w:left="720" w:hanging="720"/>
      </w:pPr>
      <w:r w:rsidRPr="002366A0">
        <w:t xml:space="preserve">Calculating and interpreting gene- and site-concordance factors in phylogenomics [Internet]. The Lanfear Lab @ ANU2018 September 20, 2021]. Available from: </w:t>
      </w:r>
      <w:hyperlink r:id="rId20" w:history="1">
        <w:r w:rsidRPr="002366A0">
          <w:rPr>
            <w:rStyle w:val="Hyperlink"/>
          </w:rPr>
          <w:t>http://www.robertlanfear.com/blog/files/concordance_factors.html</w:t>
        </w:r>
      </w:hyperlink>
    </w:p>
    <w:p w14:paraId="6E7A3ADF" w14:textId="77777777" w:rsidR="002366A0" w:rsidRPr="002366A0" w:rsidRDefault="002366A0" w:rsidP="002366A0">
      <w:pPr>
        <w:pStyle w:val="EndNoteBibliography"/>
        <w:spacing w:after="0"/>
      </w:pPr>
    </w:p>
    <w:p w14:paraId="10BDD8A4" w14:textId="77777777" w:rsidR="002366A0" w:rsidRPr="002366A0" w:rsidRDefault="002366A0" w:rsidP="002366A0">
      <w:pPr>
        <w:pStyle w:val="EndNoteBibliography"/>
        <w:ind w:left="720" w:hanging="720"/>
      </w:pPr>
      <w:r w:rsidRPr="002366A0">
        <w:t xml:space="preserve">Lecompte E, Aplin K, Denys C, Catzeflis F, Chades M, Chevret P. 2008. Phylogeny and biogeography of African Murinae based on mitochondrial and nuclear gene sequences, with a new tribal classification of the subfamily. </w:t>
      </w:r>
      <w:r w:rsidRPr="002366A0">
        <w:rPr>
          <w:i/>
        </w:rPr>
        <w:t>BMC Evol Biol</w:t>
      </w:r>
      <w:r w:rsidRPr="002366A0">
        <w:t>. 8:199.</w:t>
      </w:r>
    </w:p>
    <w:p w14:paraId="74A79965" w14:textId="77777777" w:rsidR="002366A0" w:rsidRPr="002366A0" w:rsidRDefault="002366A0" w:rsidP="002366A0">
      <w:pPr>
        <w:pStyle w:val="EndNoteBibliography"/>
        <w:spacing w:after="0"/>
      </w:pPr>
    </w:p>
    <w:p w14:paraId="67F213C9" w14:textId="77777777" w:rsidR="002366A0" w:rsidRPr="002366A0" w:rsidRDefault="002366A0" w:rsidP="002366A0">
      <w:pPr>
        <w:pStyle w:val="EndNoteBibliography"/>
        <w:ind w:left="720" w:hanging="720"/>
      </w:pPr>
      <w:r w:rsidRPr="002366A0">
        <w:t xml:space="preserve">Lewontin RC, Birch LC. 1966. Hybridization as a Source of Variation for Adaptation to New Environments. </w:t>
      </w:r>
      <w:r w:rsidRPr="002366A0">
        <w:rPr>
          <w:i/>
        </w:rPr>
        <w:t>Evolution</w:t>
      </w:r>
      <w:r w:rsidRPr="002366A0">
        <w:t>. 20:315-336.</w:t>
      </w:r>
    </w:p>
    <w:p w14:paraId="61B3D2EA" w14:textId="77777777" w:rsidR="002366A0" w:rsidRPr="002366A0" w:rsidRDefault="002366A0" w:rsidP="002366A0">
      <w:pPr>
        <w:pStyle w:val="EndNoteBibliography"/>
        <w:spacing w:after="0"/>
      </w:pPr>
    </w:p>
    <w:p w14:paraId="3EFE3555" w14:textId="77777777" w:rsidR="002366A0" w:rsidRPr="002366A0" w:rsidRDefault="002366A0" w:rsidP="002366A0">
      <w:pPr>
        <w:pStyle w:val="EndNoteBibliography"/>
        <w:ind w:left="720" w:hanging="720"/>
      </w:pPr>
      <w:r w:rsidRPr="002366A0">
        <w:t xml:space="preserve">Li H. 2013. Aligning sequence reads, clone sequences and assembly contigs with BWA-MEM. </w:t>
      </w:r>
      <w:r w:rsidRPr="002366A0">
        <w:rPr>
          <w:i/>
        </w:rPr>
        <w:t>arXiv preprint arXiv:1303.3997</w:t>
      </w:r>
      <w:r w:rsidRPr="002366A0">
        <w:t>.</w:t>
      </w:r>
    </w:p>
    <w:p w14:paraId="6BAA53F2" w14:textId="77777777" w:rsidR="002366A0" w:rsidRPr="002366A0" w:rsidRDefault="002366A0" w:rsidP="002366A0">
      <w:pPr>
        <w:pStyle w:val="EndNoteBibliography"/>
        <w:spacing w:after="0"/>
      </w:pPr>
    </w:p>
    <w:p w14:paraId="6DDD677C" w14:textId="77777777" w:rsidR="002366A0" w:rsidRPr="002366A0" w:rsidRDefault="002366A0" w:rsidP="002366A0">
      <w:pPr>
        <w:pStyle w:val="EndNoteBibliography"/>
        <w:ind w:left="720" w:hanging="720"/>
      </w:pPr>
      <w:r w:rsidRPr="002366A0">
        <w:t xml:space="preserve">Li H. 2018. Minimap2: pairwise alignment for nucleotide sequences. </w:t>
      </w:r>
      <w:r w:rsidRPr="002366A0">
        <w:rPr>
          <w:i/>
        </w:rPr>
        <w:t>Bioinformatics</w:t>
      </w:r>
      <w:r w:rsidRPr="002366A0">
        <w:t>. 34:3094-3100.</w:t>
      </w:r>
    </w:p>
    <w:p w14:paraId="353AB9C7" w14:textId="77777777" w:rsidR="002366A0" w:rsidRPr="002366A0" w:rsidRDefault="002366A0" w:rsidP="002366A0">
      <w:pPr>
        <w:pStyle w:val="EndNoteBibliography"/>
        <w:spacing w:after="0"/>
      </w:pPr>
    </w:p>
    <w:p w14:paraId="47BE7757" w14:textId="77777777" w:rsidR="002366A0" w:rsidRPr="002366A0" w:rsidRDefault="002366A0" w:rsidP="002366A0">
      <w:pPr>
        <w:pStyle w:val="EndNoteBibliography"/>
        <w:ind w:left="720" w:hanging="720"/>
      </w:pPr>
      <w:r w:rsidRPr="002366A0">
        <w:t xml:space="preserve">Liu X, Wei F, Li M, Jiang X, Feng Z, Hu J. 2004. Molecular phylogeny and taxonomy of wood mice (genus Apodemus Kaup, 1829) based on complete mtDNA cytochrome b sequences, with emphasis on Chinese species. </w:t>
      </w:r>
      <w:r w:rsidRPr="002366A0">
        <w:rPr>
          <w:i/>
        </w:rPr>
        <w:t>Mol Phylogenet Evol</w:t>
      </w:r>
      <w:r w:rsidRPr="002366A0">
        <w:t>. 33:1-15.</w:t>
      </w:r>
    </w:p>
    <w:p w14:paraId="05F154D9" w14:textId="77777777" w:rsidR="002366A0" w:rsidRPr="002366A0" w:rsidRDefault="002366A0" w:rsidP="002366A0">
      <w:pPr>
        <w:pStyle w:val="EndNoteBibliography"/>
        <w:spacing w:after="0"/>
      </w:pPr>
    </w:p>
    <w:p w14:paraId="7DCC6168" w14:textId="77777777" w:rsidR="002366A0" w:rsidRPr="002366A0" w:rsidRDefault="002366A0" w:rsidP="002366A0">
      <w:pPr>
        <w:pStyle w:val="EndNoteBibliography"/>
        <w:ind w:left="720" w:hanging="720"/>
      </w:pPr>
      <w:r w:rsidRPr="002366A0">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2366A0">
        <w:rPr>
          <w:i/>
        </w:rPr>
        <w:t>Syst Biol</w:t>
      </w:r>
      <w:r w:rsidRPr="002366A0">
        <w:t>. 70:786-802.</w:t>
      </w:r>
    </w:p>
    <w:p w14:paraId="3A1E46DA" w14:textId="77777777" w:rsidR="002366A0" w:rsidRPr="002366A0" w:rsidRDefault="002366A0" w:rsidP="002366A0">
      <w:pPr>
        <w:pStyle w:val="EndNoteBibliography"/>
        <w:spacing w:after="0"/>
      </w:pPr>
    </w:p>
    <w:p w14:paraId="14E34FAA" w14:textId="77777777" w:rsidR="002366A0" w:rsidRPr="002366A0" w:rsidRDefault="002366A0" w:rsidP="002366A0">
      <w:pPr>
        <w:pStyle w:val="EndNoteBibliography"/>
        <w:ind w:left="720" w:hanging="720"/>
      </w:pPr>
      <w:r w:rsidRPr="002366A0">
        <w:lastRenderedPageBreak/>
        <w:t xml:space="preserve">Lundrigan BL, Jansa SA, Tucker PK. 2002. Phylogenetic relationships in the genus mus, based on paternally, maternally, and biparentally inherited characters. </w:t>
      </w:r>
      <w:r w:rsidRPr="002366A0">
        <w:rPr>
          <w:i/>
        </w:rPr>
        <w:t>Syst Biol</w:t>
      </w:r>
      <w:r w:rsidRPr="002366A0">
        <w:t>. 51:410-431.</w:t>
      </w:r>
    </w:p>
    <w:p w14:paraId="4D5119BE" w14:textId="77777777" w:rsidR="002366A0" w:rsidRPr="002366A0" w:rsidRDefault="002366A0" w:rsidP="002366A0">
      <w:pPr>
        <w:pStyle w:val="EndNoteBibliography"/>
        <w:spacing w:after="0"/>
      </w:pPr>
    </w:p>
    <w:p w14:paraId="562DDE94" w14:textId="77777777" w:rsidR="002366A0" w:rsidRPr="002366A0" w:rsidRDefault="002366A0" w:rsidP="002366A0">
      <w:pPr>
        <w:pStyle w:val="EndNoteBibliography"/>
        <w:ind w:left="720" w:hanging="720"/>
      </w:pPr>
      <w:r w:rsidRPr="002366A0">
        <w:t xml:space="preserve">Maddison WP. 1997. Gene Trees in Species Trees. </w:t>
      </w:r>
      <w:r w:rsidRPr="002366A0">
        <w:rPr>
          <w:i/>
        </w:rPr>
        <w:t>Systematic Biology</w:t>
      </w:r>
      <w:r w:rsidRPr="002366A0">
        <w:t>. 46:523-536.</w:t>
      </w:r>
    </w:p>
    <w:p w14:paraId="52CB253D" w14:textId="77777777" w:rsidR="002366A0" w:rsidRPr="002366A0" w:rsidRDefault="002366A0" w:rsidP="002366A0">
      <w:pPr>
        <w:pStyle w:val="EndNoteBibliography"/>
        <w:spacing w:after="0"/>
      </w:pPr>
    </w:p>
    <w:p w14:paraId="4DBA1739" w14:textId="77777777" w:rsidR="002366A0" w:rsidRPr="002366A0" w:rsidRDefault="002366A0" w:rsidP="002366A0">
      <w:pPr>
        <w:pStyle w:val="EndNoteBibliography"/>
        <w:ind w:left="720" w:hanging="720"/>
      </w:pPr>
      <w:r w:rsidRPr="002366A0">
        <w:t xml:space="preserve">Martin Y, Gerlach G, Schlotterer C, Meyer A. 2000. Molecular phylogeny of European muroid rodents based on complete cytochrome b sequences. </w:t>
      </w:r>
      <w:r w:rsidRPr="002366A0">
        <w:rPr>
          <w:i/>
        </w:rPr>
        <w:t>Mol Phylogenet Evol</w:t>
      </w:r>
      <w:r w:rsidRPr="002366A0">
        <w:t>. 16:37-47.</w:t>
      </w:r>
    </w:p>
    <w:p w14:paraId="30C7FBB0" w14:textId="77777777" w:rsidR="002366A0" w:rsidRPr="002366A0" w:rsidRDefault="002366A0" w:rsidP="002366A0">
      <w:pPr>
        <w:pStyle w:val="EndNoteBibliography"/>
        <w:spacing w:after="0"/>
      </w:pPr>
    </w:p>
    <w:p w14:paraId="01B1E647" w14:textId="77777777" w:rsidR="002366A0" w:rsidRPr="002366A0" w:rsidRDefault="002366A0" w:rsidP="002366A0">
      <w:pPr>
        <w:pStyle w:val="EndNoteBibliography"/>
        <w:ind w:left="720" w:hanging="720"/>
      </w:pPr>
      <w:r w:rsidRPr="002366A0">
        <w:t xml:space="preserve">McKenzie PF, Eaton DAR. 2020. The Multispecies Coalescent in Space and Time. </w:t>
      </w:r>
      <w:r w:rsidRPr="002366A0">
        <w:rPr>
          <w:i/>
        </w:rPr>
        <w:t>bioRxiv</w:t>
      </w:r>
      <w:r w:rsidRPr="002366A0">
        <w:t>.2020.2008.2002.233395.</w:t>
      </w:r>
    </w:p>
    <w:p w14:paraId="30789F68" w14:textId="77777777" w:rsidR="002366A0" w:rsidRPr="002366A0" w:rsidRDefault="002366A0" w:rsidP="002366A0">
      <w:pPr>
        <w:pStyle w:val="EndNoteBibliography"/>
        <w:spacing w:after="0"/>
      </w:pPr>
    </w:p>
    <w:p w14:paraId="6AF3A4F5" w14:textId="77777777" w:rsidR="002366A0" w:rsidRPr="002366A0" w:rsidRDefault="002366A0" w:rsidP="002366A0">
      <w:pPr>
        <w:pStyle w:val="EndNoteBibliography"/>
        <w:ind w:left="720" w:hanging="720"/>
      </w:pPr>
      <w:r w:rsidRPr="002366A0">
        <w:t xml:space="preserve">Mendes FK, Fuentes-Gonzalez JA, Schraiber JG, Hahn MW. 2018. A multispecies coalescent model for quantitative traits. </w:t>
      </w:r>
      <w:r w:rsidRPr="002366A0">
        <w:rPr>
          <w:i/>
        </w:rPr>
        <w:t>Elife</w:t>
      </w:r>
      <w:r w:rsidRPr="002366A0">
        <w:t>. 7:e36482.</w:t>
      </w:r>
    </w:p>
    <w:p w14:paraId="0E94D148" w14:textId="77777777" w:rsidR="002366A0" w:rsidRPr="002366A0" w:rsidRDefault="002366A0" w:rsidP="002366A0">
      <w:pPr>
        <w:pStyle w:val="EndNoteBibliography"/>
        <w:spacing w:after="0"/>
      </w:pPr>
    </w:p>
    <w:p w14:paraId="490596C4" w14:textId="77777777" w:rsidR="002366A0" w:rsidRPr="002366A0" w:rsidRDefault="002366A0" w:rsidP="002366A0">
      <w:pPr>
        <w:pStyle w:val="EndNoteBibliography"/>
        <w:ind w:left="720" w:hanging="720"/>
      </w:pPr>
      <w:r w:rsidRPr="002366A0">
        <w:t xml:space="preserve">Mendes FK, Hahn MW. 2016. Gene Tree Discordance Causes Apparent Substitution Rate Variation. </w:t>
      </w:r>
      <w:r w:rsidRPr="002366A0">
        <w:rPr>
          <w:i/>
        </w:rPr>
        <w:t>Syst Biol</w:t>
      </w:r>
      <w:r w:rsidRPr="002366A0">
        <w:t>. 65:711-721.</w:t>
      </w:r>
    </w:p>
    <w:p w14:paraId="1B2767C0" w14:textId="77777777" w:rsidR="002366A0" w:rsidRPr="002366A0" w:rsidRDefault="002366A0" w:rsidP="002366A0">
      <w:pPr>
        <w:pStyle w:val="EndNoteBibliography"/>
        <w:spacing w:after="0"/>
      </w:pPr>
    </w:p>
    <w:p w14:paraId="65F735A2" w14:textId="77777777" w:rsidR="002366A0" w:rsidRPr="002366A0" w:rsidRDefault="002366A0" w:rsidP="002366A0">
      <w:pPr>
        <w:pStyle w:val="EndNoteBibliography"/>
        <w:ind w:left="720" w:hanging="720"/>
      </w:pPr>
      <w:r w:rsidRPr="002366A0">
        <w:t xml:space="preserve">Mendes FK, Hahn Y, Hahn MW. 2016. Gene Tree Discordance Can Generate Patterns of Diminishing Convergence over Time. </w:t>
      </w:r>
      <w:r w:rsidRPr="002366A0">
        <w:rPr>
          <w:i/>
        </w:rPr>
        <w:t>Mol Biol Evol</w:t>
      </w:r>
      <w:r w:rsidRPr="002366A0">
        <w:t>. 33:3299-3307.</w:t>
      </w:r>
    </w:p>
    <w:p w14:paraId="196C34A5" w14:textId="77777777" w:rsidR="002366A0" w:rsidRPr="002366A0" w:rsidRDefault="002366A0" w:rsidP="002366A0">
      <w:pPr>
        <w:pStyle w:val="EndNoteBibliography"/>
        <w:spacing w:after="0"/>
      </w:pPr>
    </w:p>
    <w:p w14:paraId="30459974" w14:textId="77777777" w:rsidR="002366A0" w:rsidRPr="002366A0" w:rsidRDefault="002366A0" w:rsidP="002366A0">
      <w:pPr>
        <w:pStyle w:val="EndNoteBibliography"/>
        <w:ind w:left="720" w:hanging="720"/>
      </w:pPr>
      <w:r w:rsidRPr="002366A0">
        <w:t xml:space="preserve">Mendes FK, Livera AP, Hahn MW. 2019. The perils of intralocus recombination for inferences of molecular convergence. </w:t>
      </w:r>
      <w:r w:rsidRPr="002366A0">
        <w:rPr>
          <w:i/>
        </w:rPr>
        <w:t>Philos Trans R Soc Lond B Biol Sci</w:t>
      </w:r>
      <w:r w:rsidRPr="002366A0">
        <w:t>. 374:20180244.</w:t>
      </w:r>
    </w:p>
    <w:p w14:paraId="5DDE0925" w14:textId="77777777" w:rsidR="002366A0" w:rsidRPr="002366A0" w:rsidRDefault="002366A0" w:rsidP="002366A0">
      <w:pPr>
        <w:pStyle w:val="EndNoteBibliography"/>
        <w:spacing w:after="0"/>
      </w:pPr>
    </w:p>
    <w:p w14:paraId="34A338D9" w14:textId="77777777" w:rsidR="002366A0" w:rsidRPr="002366A0" w:rsidRDefault="002366A0" w:rsidP="002366A0">
      <w:pPr>
        <w:pStyle w:val="EndNoteBibliography"/>
        <w:ind w:left="720" w:hanging="720"/>
      </w:pPr>
      <w:r w:rsidRPr="002366A0">
        <w:t xml:space="preserve">Minh BQ, Hahn MW, Lanfear R. 2020a. New Methods to Calculate Concordance Factors for Phylogenomic Datasets. </w:t>
      </w:r>
      <w:r w:rsidRPr="002366A0">
        <w:rPr>
          <w:i/>
        </w:rPr>
        <w:t>Mol Biol Evol</w:t>
      </w:r>
      <w:r w:rsidRPr="002366A0">
        <w:t>. 37:2727-2733.</w:t>
      </w:r>
    </w:p>
    <w:p w14:paraId="4EF5C59E" w14:textId="77777777" w:rsidR="002366A0" w:rsidRPr="002366A0" w:rsidRDefault="002366A0" w:rsidP="002366A0">
      <w:pPr>
        <w:pStyle w:val="EndNoteBibliography"/>
        <w:spacing w:after="0"/>
      </w:pPr>
    </w:p>
    <w:p w14:paraId="72E24E96" w14:textId="77777777" w:rsidR="002366A0" w:rsidRPr="002366A0" w:rsidRDefault="002366A0" w:rsidP="002366A0">
      <w:pPr>
        <w:pStyle w:val="EndNoteBibliography"/>
        <w:ind w:left="720" w:hanging="720"/>
      </w:pPr>
      <w:r w:rsidRPr="002366A0">
        <w:t xml:space="preserve">Minh BQ, Schmidt HA, Chernomor O, Schrempf D, Woodhams MD, von Haeseler A, Lanfear R. 2020b. IQ-TREE 2: New Models and Efficient Methods for Phylogenetic Inference in the Genomic Era. </w:t>
      </w:r>
      <w:r w:rsidRPr="002366A0">
        <w:rPr>
          <w:i/>
        </w:rPr>
        <w:t>Mol Biol Evol</w:t>
      </w:r>
      <w:r w:rsidRPr="002366A0">
        <w:t>. 37:1530-1534.</w:t>
      </w:r>
    </w:p>
    <w:p w14:paraId="3315FDBA" w14:textId="77777777" w:rsidR="002366A0" w:rsidRPr="002366A0" w:rsidRDefault="002366A0" w:rsidP="002366A0">
      <w:pPr>
        <w:pStyle w:val="EndNoteBibliography"/>
        <w:spacing w:after="0"/>
      </w:pPr>
    </w:p>
    <w:p w14:paraId="1E1CF6D2" w14:textId="77777777" w:rsidR="002366A0" w:rsidRPr="002366A0" w:rsidRDefault="002366A0" w:rsidP="002366A0">
      <w:pPr>
        <w:pStyle w:val="EndNoteBibliography"/>
        <w:ind w:left="720" w:hanging="720"/>
      </w:pPr>
      <w:r w:rsidRPr="002366A0">
        <w:t xml:space="preserve">Mölder F, Jablonski KP, Letcher B, Hall MB, Tomkins-Tinch CH, Sochat V, Forster J, Lee S, Twardziok SO, Kanitz A, et al. 2021. Sustainable data analysis with Snakemake. </w:t>
      </w:r>
      <w:r w:rsidRPr="002366A0">
        <w:rPr>
          <w:i/>
        </w:rPr>
        <w:t>F1000Res</w:t>
      </w:r>
      <w:r w:rsidRPr="002366A0">
        <w:t>. 10:33.</w:t>
      </w:r>
    </w:p>
    <w:p w14:paraId="1B8DD7E0" w14:textId="77777777" w:rsidR="002366A0" w:rsidRPr="002366A0" w:rsidRDefault="002366A0" w:rsidP="002366A0">
      <w:pPr>
        <w:pStyle w:val="EndNoteBibliography"/>
        <w:spacing w:after="0"/>
      </w:pPr>
    </w:p>
    <w:p w14:paraId="2ABAD152" w14:textId="77777777" w:rsidR="002366A0" w:rsidRPr="002366A0" w:rsidRDefault="002366A0" w:rsidP="002366A0">
      <w:pPr>
        <w:pStyle w:val="EndNoteBibliography"/>
        <w:ind w:left="720" w:hanging="720"/>
      </w:pPr>
      <w:r w:rsidRPr="002366A0">
        <w:t xml:space="preserve">Moore EC, Thomas GWC, Mortimer S, Kopania EEK, Hunnicutt KE, Clare-Salzler ZJ, Larson EL, Good JM. 2022. The Evolution of Widespread Recombination Suppression on the Dwarf Hamster (Phodopus) X Chromosome. </w:t>
      </w:r>
      <w:r w:rsidRPr="002366A0">
        <w:rPr>
          <w:i/>
        </w:rPr>
        <w:t>Genome Biol Evol</w:t>
      </w:r>
      <w:r w:rsidRPr="002366A0">
        <w:t>. 14:evac080.</w:t>
      </w:r>
    </w:p>
    <w:p w14:paraId="169EE039" w14:textId="77777777" w:rsidR="002366A0" w:rsidRPr="002366A0" w:rsidRDefault="002366A0" w:rsidP="002366A0">
      <w:pPr>
        <w:pStyle w:val="EndNoteBibliography"/>
        <w:spacing w:after="0"/>
      </w:pPr>
    </w:p>
    <w:p w14:paraId="6BAC47AC" w14:textId="77777777" w:rsidR="002366A0" w:rsidRPr="002366A0" w:rsidRDefault="002366A0" w:rsidP="002366A0">
      <w:pPr>
        <w:pStyle w:val="EndNoteBibliography"/>
        <w:ind w:left="720" w:hanging="720"/>
      </w:pPr>
      <w:r w:rsidRPr="002366A0">
        <w:lastRenderedPageBreak/>
        <w:t xml:space="preserve">Morgan AP, Gatti DM, Najarian ML, Keane TM, Galante RJ, Pack AI, Mott R, Churchill GA, de Villena FP. 2017. Structural Variation Shapes the Landscape of Recombination in Mouse. </w:t>
      </w:r>
      <w:r w:rsidRPr="002366A0">
        <w:rPr>
          <w:i/>
        </w:rPr>
        <w:t>Genetics</w:t>
      </w:r>
      <w:r w:rsidRPr="002366A0">
        <w:t>. 206:603-619.</w:t>
      </w:r>
    </w:p>
    <w:p w14:paraId="6AE8BA5C" w14:textId="77777777" w:rsidR="002366A0" w:rsidRPr="002366A0" w:rsidRDefault="002366A0" w:rsidP="002366A0">
      <w:pPr>
        <w:pStyle w:val="EndNoteBibliography"/>
        <w:spacing w:after="0"/>
      </w:pPr>
    </w:p>
    <w:p w14:paraId="006756B4" w14:textId="77777777" w:rsidR="002366A0" w:rsidRPr="002366A0" w:rsidRDefault="002366A0" w:rsidP="002366A0">
      <w:pPr>
        <w:pStyle w:val="EndNoteBibliography"/>
        <w:ind w:left="720" w:hanging="720"/>
      </w:pPr>
      <w:r w:rsidRPr="002366A0">
        <w:t xml:space="preserve">Mouse Genome Sequencing C, Waterston RH, Lindblad-Toh K, Birney E, Rogers J, Abril JF, Agarwal P, Agarwala R, Ainscough R, Alexandersson M, et al. 2002. Initial sequencing and comparative analysis of the mouse genome. </w:t>
      </w:r>
      <w:r w:rsidRPr="002366A0">
        <w:rPr>
          <w:i/>
        </w:rPr>
        <w:t>Nature</w:t>
      </w:r>
      <w:r w:rsidRPr="002366A0">
        <w:t>. 420:520-562.</w:t>
      </w:r>
    </w:p>
    <w:p w14:paraId="1FDD2E0D" w14:textId="77777777" w:rsidR="002366A0" w:rsidRPr="002366A0" w:rsidRDefault="002366A0" w:rsidP="002366A0">
      <w:pPr>
        <w:pStyle w:val="EndNoteBibliography"/>
        <w:spacing w:after="0"/>
      </w:pPr>
    </w:p>
    <w:p w14:paraId="13899275" w14:textId="77777777" w:rsidR="002366A0" w:rsidRPr="002366A0" w:rsidRDefault="002366A0" w:rsidP="002366A0">
      <w:pPr>
        <w:pStyle w:val="EndNoteBibliography"/>
        <w:ind w:left="720" w:hanging="720"/>
      </w:pPr>
      <w:r w:rsidRPr="002366A0">
        <w:t xml:space="preserve">Murrell B, Weaver S, Smith MD, Wertheim JO, Murrell S, Aylward A, Eren K, Pollner T, Martin DP, Smith DM, et al. 2015. Gene-wide identification of episodic selection. </w:t>
      </w:r>
      <w:r w:rsidRPr="002366A0">
        <w:rPr>
          <w:i/>
        </w:rPr>
        <w:t>Mol Biol Evol</w:t>
      </w:r>
      <w:r w:rsidRPr="002366A0">
        <w:t>. 32:1365-1371.</w:t>
      </w:r>
    </w:p>
    <w:p w14:paraId="48221B54" w14:textId="77777777" w:rsidR="002366A0" w:rsidRPr="002366A0" w:rsidRDefault="002366A0" w:rsidP="002366A0">
      <w:pPr>
        <w:pStyle w:val="EndNoteBibliography"/>
        <w:spacing w:after="0"/>
      </w:pPr>
    </w:p>
    <w:p w14:paraId="3496DF88" w14:textId="77777777" w:rsidR="002366A0" w:rsidRPr="002366A0" w:rsidRDefault="002366A0" w:rsidP="002366A0">
      <w:pPr>
        <w:pStyle w:val="EndNoteBibliography"/>
        <w:ind w:left="720" w:hanging="720"/>
      </w:pPr>
      <w:r w:rsidRPr="002366A0">
        <w:t xml:space="preserve">Nilsson P, Solbakken MH, Schmid BV, Orr RJS, Lv R, Cui Y, Song Y, Zhang Y, Baalsrud HT, Torresen OK, et al. 2020. The Genome of the Great Gerbil Reveals Species-Specific Duplication of an MHCII Gene. </w:t>
      </w:r>
      <w:r w:rsidRPr="002366A0">
        <w:rPr>
          <w:i/>
        </w:rPr>
        <w:t>Genome Biol Evol</w:t>
      </w:r>
      <w:r w:rsidRPr="002366A0">
        <w:t>. 12:3832-3849.</w:t>
      </w:r>
    </w:p>
    <w:p w14:paraId="72171329" w14:textId="77777777" w:rsidR="002366A0" w:rsidRPr="002366A0" w:rsidRDefault="002366A0" w:rsidP="002366A0">
      <w:pPr>
        <w:pStyle w:val="EndNoteBibliography"/>
        <w:spacing w:after="0"/>
      </w:pPr>
    </w:p>
    <w:p w14:paraId="117CFA48" w14:textId="77777777" w:rsidR="002366A0" w:rsidRPr="002366A0" w:rsidRDefault="002366A0" w:rsidP="002366A0">
      <w:pPr>
        <w:pStyle w:val="EndNoteBibliography"/>
        <w:ind w:left="720" w:hanging="720"/>
      </w:pPr>
      <w:r w:rsidRPr="002366A0">
        <w:t xml:space="preserve">Pagès M, Fabre P-H, Chaval Y, Mortelliti A, Nicolas V, Wells K, Michaux JR, Lazzari V. 2016. Molecular phylogeny of South-East Asian arboreal murine rodents. </w:t>
      </w:r>
      <w:r w:rsidRPr="002366A0">
        <w:rPr>
          <w:i/>
        </w:rPr>
        <w:t>Zoologica Scripta</w:t>
      </w:r>
      <w:r w:rsidRPr="002366A0">
        <w:t>. 45:349-364.</w:t>
      </w:r>
    </w:p>
    <w:p w14:paraId="76E7B4C2" w14:textId="77777777" w:rsidR="002366A0" w:rsidRPr="002366A0" w:rsidRDefault="002366A0" w:rsidP="002366A0">
      <w:pPr>
        <w:pStyle w:val="EndNoteBibliography"/>
        <w:spacing w:after="0"/>
      </w:pPr>
    </w:p>
    <w:p w14:paraId="5DA00932" w14:textId="77777777" w:rsidR="002366A0" w:rsidRPr="002366A0" w:rsidRDefault="002366A0" w:rsidP="002366A0">
      <w:pPr>
        <w:pStyle w:val="EndNoteBibliography"/>
        <w:ind w:left="720" w:hanging="720"/>
      </w:pPr>
      <w:r w:rsidRPr="002366A0">
        <w:t xml:space="preserve">Pamilo P, Nei M. 1988. Relationships between gene trees and species trees. </w:t>
      </w:r>
      <w:r w:rsidRPr="002366A0">
        <w:rPr>
          <w:i/>
        </w:rPr>
        <w:t>Mol Biol Evol</w:t>
      </w:r>
      <w:r w:rsidRPr="002366A0">
        <w:t>. 5:568-583.</w:t>
      </w:r>
    </w:p>
    <w:p w14:paraId="5790783D" w14:textId="77777777" w:rsidR="002366A0" w:rsidRPr="002366A0" w:rsidRDefault="002366A0" w:rsidP="002366A0">
      <w:pPr>
        <w:pStyle w:val="EndNoteBibliography"/>
        <w:spacing w:after="0"/>
      </w:pPr>
    </w:p>
    <w:p w14:paraId="2AB26269" w14:textId="77777777" w:rsidR="002366A0" w:rsidRPr="002366A0" w:rsidRDefault="002366A0" w:rsidP="002366A0">
      <w:pPr>
        <w:pStyle w:val="EndNoteBibliography"/>
        <w:ind w:left="720" w:hanging="720"/>
      </w:pPr>
      <w:r w:rsidRPr="002366A0">
        <w:t xml:space="preserve">Paradis E, Schliep K. 2019. ape 5.0: an environment for modern phylogenetics and evolutionary analyses in R. </w:t>
      </w:r>
      <w:r w:rsidRPr="002366A0">
        <w:rPr>
          <w:i/>
        </w:rPr>
        <w:t>Bioinformatics</w:t>
      </w:r>
      <w:r w:rsidRPr="002366A0">
        <w:t>. 35:526-528.</w:t>
      </w:r>
    </w:p>
    <w:p w14:paraId="059AD093" w14:textId="77777777" w:rsidR="002366A0" w:rsidRPr="002366A0" w:rsidRDefault="002366A0" w:rsidP="002366A0">
      <w:pPr>
        <w:pStyle w:val="EndNoteBibliography"/>
        <w:spacing w:after="0"/>
      </w:pPr>
    </w:p>
    <w:p w14:paraId="2F99644F" w14:textId="77777777" w:rsidR="002366A0" w:rsidRPr="002366A0" w:rsidRDefault="002366A0" w:rsidP="002366A0">
      <w:pPr>
        <w:pStyle w:val="EndNoteBibliography"/>
        <w:ind w:left="720" w:hanging="720"/>
      </w:pPr>
      <w:r w:rsidRPr="002366A0">
        <w:t xml:space="preserve">Partha R, Kowalczyk A, Clark NL, Chikina M. 2019. Robust Method for Detecting Convergent Shifts in Evolutionary Rates. </w:t>
      </w:r>
      <w:r w:rsidRPr="002366A0">
        <w:rPr>
          <w:i/>
        </w:rPr>
        <w:t>Mol Biol Evol</w:t>
      </w:r>
      <w:r w:rsidRPr="002366A0">
        <w:t>. 36:1817-1830.</w:t>
      </w:r>
    </w:p>
    <w:p w14:paraId="52FF2789" w14:textId="77777777" w:rsidR="002366A0" w:rsidRPr="002366A0" w:rsidRDefault="002366A0" w:rsidP="002366A0">
      <w:pPr>
        <w:pStyle w:val="EndNoteBibliography"/>
        <w:spacing w:after="0"/>
      </w:pPr>
    </w:p>
    <w:p w14:paraId="0D8BD131" w14:textId="77777777" w:rsidR="002366A0" w:rsidRPr="002366A0" w:rsidRDefault="002366A0" w:rsidP="002366A0">
      <w:pPr>
        <w:pStyle w:val="EndNoteBibliography"/>
        <w:ind w:left="720" w:hanging="720"/>
      </w:pPr>
      <w:r w:rsidRPr="002366A0">
        <w:t xml:space="preserve">Pease JB, Haak DC, Hahn MW, Moyle LC. 2016. Phylogenomics Reveals Three Sources of Adaptive Variation during a Rapid Radiation. </w:t>
      </w:r>
      <w:r w:rsidRPr="002366A0">
        <w:rPr>
          <w:i/>
        </w:rPr>
        <w:t>PLoS Biol</w:t>
      </w:r>
      <w:r w:rsidRPr="002366A0">
        <w:t>. 14:e1002379.</w:t>
      </w:r>
    </w:p>
    <w:p w14:paraId="381AF630" w14:textId="77777777" w:rsidR="002366A0" w:rsidRPr="002366A0" w:rsidRDefault="002366A0" w:rsidP="002366A0">
      <w:pPr>
        <w:pStyle w:val="EndNoteBibliography"/>
        <w:spacing w:after="0"/>
      </w:pPr>
    </w:p>
    <w:p w14:paraId="6F9F0014" w14:textId="77777777" w:rsidR="002366A0" w:rsidRPr="002366A0" w:rsidRDefault="002366A0" w:rsidP="002366A0">
      <w:pPr>
        <w:pStyle w:val="EndNoteBibliography"/>
        <w:ind w:left="720" w:hanging="720"/>
      </w:pPr>
      <w:r w:rsidRPr="002366A0">
        <w:t xml:space="preserve">Pease JB, Hahn MW. 2013. More accurate phylogenies inferred from low-recombination regions in the presence of incomplete lineage sorting. </w:t>
      </w:r>
      <w:r w:rsidRPr="002366A0">
        <w:rPr>
          <w:i/>
        </w:rPr>
        <w:t>Evolution</w:t>
      </w:r>
      <w:r w:rsidRPr="002366A0">
        <w:t>. 67:2376-2384.</w:t>
      </w:r>
    </w:p>
    <w:p w14:paraId="56631321" w14:textId="77777777" w:rsidR="002366A0" w:rsidRPr="002366A0" w:rsidRDefault="002366A0" w:rsidP="002366A0">
      <w:pPr>
        <w:pStyle w:val="EndNoteBibliography"/>
        <w:spacing w:after="0"/>
      </w:pPr>
    </w:p>
    <w:p w14:paraId="28C71D53" w14:textId="77777777" w:rsidR="002366A0" w:rsidRPr="002366A0" w:rsidRDefault="002366A0" w:rsidP="002366A0">
      <w:pPr>
        <w:pStyle w:val="EndNoteBibliography"/>
        <w:ind w:left="720" w:hanging="720"/>
      </w:pPr>
      <w:r w:rsidRPr="002366A0">
        <w:t xml:space="preserve">Platt RN, 2nd, Vandewege MW, Ray DA. 2018. Mammalian transposable elements and their impacts on genome evolution. </w:t>
      </w:r>
      <w:r w:rsidRPr="002366A0">
        <w:rPr>
          <w:i/>
        </w:rPr>
        <w:t>Chromosome Res</w:t>
      </w:r>
      <w:r w:rsidRPr="002366A0">
        <w:t>. 26:25-43.</w:t>
      </w:r>
    </w:p>
    <w:p w14:paraId="5A703D88" w14:textId="77777777" w:rsidR="002366A0" w:rsidRPr="002366A0" w:rsidRDefault="002366A0" w:rsidP="002366A0">
      <w:pPr>
        <w:pStyle w:val="EndNoteBibliography"/>
        <w:spacing w:after="0"/>
      </w:pPr>
    </w:p>
    <w:p w14:paraId="4A88EEBA" w14:textId="77777777" w:rsidR="002366A0" w:rsidRPr="002366A0" w:rsidRDefault="002366A0" w:rsidP="002366A0">
      <w:pPr>
        <w:pStyle w:val="EndNoteBibliography"/>
        <w:ind w:left="720" w:hanging="720"/>
      </w:pPr>
      <w:r w:rsidRPr="002366A0">
        <w:t xml:space="preserve">Pollard KS, Hubisz MJ, Rosenbloom KR, Siepel A. 2010. Detection of nonneutral substitution rates on mammalian phylogenies. </w:t>
      </w:r>
      <w:r w:rsidRPr="002366A0">
        <w:rPr>
          <w:i/>
        </w:rPr>
        <w:t>Genome Res</w:t>
      </w:r>
      <w:r w:rsidRPr="002366A0">
        <w:t>. 20:110-121.</w:t>
      </w:r>
    </w:p>
    <w:p w14:paraId="3306E749" w14:textId="77777777" w:rsidR="002366A0" w:rsidRPr="002366A0" w:rsidRDefault="002366A0" w:rsidP="002366A0">
      <w:pPr>
        <w:pStyle w:val="EndNoteBibliography"/>
        <w:spacing w:after="0"/>
      </w:pPr>
    </w:p>
    <w:p w14:paraId="7461AA44" w14:textId="77777777" w:rsidR="002366A0" w:rsidRPr="002366A0" w:rsidRDefault="002366A0" w:rsidP="002366A0">
      <w:pPr>
        <w:pStyle w:val="EndNoteBibliography"/>
        <w:ind w:left="720" w:hanging="720"/>
      </w:pPr>
      <w:r w:rsidRPr="002366A0">
        <w:lastRenderedPageBreak/>
        <w:t xml:space="preserve">Pond SL, Frost SD, Muse SV. 2005. HyPhy: hypothesis testing using phylogenies. </w:t>
      </w:r>
      <w:r w:rsidRPr="002366A0">
        <w:rPr>
          <w:i/>
        </w:rPr>
        <w:t>Bioinformatics</w:t>
      </w:r>
      <w:r w:rsidRPr="002366A0">
        <w:t>. 21:676-679.</w:t>
      </w:r>
    </w:p>
    <w:p w14:paraId="3223A01A" w14:textId="77777777" w:rsidR="002366A0" w:rsidRPr="002366A0" w:rsidRDefault="002366A0" w:rsidP="002366A0">
      <w:pPr>
        <w:pStyle w:val="EndNoteBibliography"/>
        <w:spacing w:after="0"/>
      </w:pPr>
    </w:p>
    <w:p w14:paraId="7EAEA2CB" w14:textId="77777777" w:rsidR="002366A0" w:rsidRPr="002366A0" w:rsidRDefault="002366A0" w:rsidP="002366A0">
      <w:pPr>
        <w:pStyle w:val="EndNoteBibliography"/>
        <w:ind w:left="720" w:hanging="720"/>
      </w:pPr>
      <w:r w:rsidRPr="002366A0">
        <w:t xml:space="preserve">Poplin R, Ruano-Rubio V, DePristo MA, Fennell TJ, Carneiro MO, Auwera GAVd, Kling DE, Gauthier LD, Levy-Moonshine A, Roazen D, et al. 2018. Scaling accurate genetic variant discovery to tens of thousands of samples. </w:t>
      </w:r>
      <w:r w:rsidRPr="002366A0">
        <w:rPr>
          <w:i/>
        </w:rPr>
        <w:t>bioRxiv</w:t>
      </w:r>
      <w:r w:rsidRPr="002366A0">
        <w:t>.201178.</w:t>
      </w:r>
    </w:p>
    <w:p w14:paraId="2D205D94" w14:textId="77777777" w:rsidR="002366A0" w:rsidRPr="002366A0" w:rsidRDefault="002366A0" w:rsidP="002366A0">
      <w:pPr>
        <w:pStyle w:val="EndNoteBibliography"/>
        <w:spacing w:after="0"/>
      </w:pPr>
    </w:p>
    <w:p w14:paraId="5F83C148" w14:textId="77777777" w:rsidR="002366A0" w:rsidRPr="002366A0" w:rsidRDefault="002366A0" w:rsidP="002366A0">
      <w:pPr>
        <w:pStyle w:val="EndNoteBibliography"/>
        <w:ind w:left="720" w:hanging="720"/>
      </w:pPr>
      <w:r w:rsidRPr="002366A0">
        <w:t xml:space="preserve">Quinlan AR, Hall IM. 2010. BEDTools: a flexible suite of utilities for comparing genomic features. </w:t>
      </w:r>
      <w:r w:rsidRPr="002366A0">
        <w:rPr>
          <w:i/>
        </w:rPr>
        <w:t>Bioinformatics</w:t>
      </w:r>
      <w:r w:rsidRPr="002366A0">
        <w:t>. 26:841-842.</w:t>
      </w:r>
    </w:p>
    <w:p w14:paraId="3A2C8E51" w14:textId="77777777" w:rsidR="002366A0" w:rsidRPr="002366A0" w:rsidRDefault="002366A0" w:rsidP="002366A0">
      <w:pPr>
        <w:pStyle w:val="EndNoteBibliography"/>
        <w:spacing w:after="0"/>
      </w:pPr>
    </w:p>
    <w:p w14:paraId="29123157" w14:textId="77777777" w:rsidR="002366A0" w:rsidRPr="002366A0" w:rsidRDefault="002366A0" w:rsidP="002366A0">
      <w:pPr>
        <w:pStyle w:val="EndNoteBibliography"/>
        <w:ind w:left="720" w:hanging="720"/>
      </w:pPr>
      <w:r w:rsidRPr="002366A0">
        <w:t>R Core Team. 2021. R: A language and environment for statistical computing. Vienna, Austria.</w:t>
      </w:r>
    </w:p>
    <w:p w14:paraId="02F86D47" w14:textId="77777777" w:rsidR="002366A0" w:rsidRPr="002366A0" w:rsidRDefault="002366A0" w:rsidP="002366A0">
      <w:pPr>
        <w:pStyle w:val="EndNoteBibliography"/>
        <w:spacing w:after="0"/>
      </w:pPr>
    </w:p>
    <w:p w14:paraId="58CCD129" w14:textId="77777777" w:rsidR="002366A0" w:rsidRPr="002366A0" w:rsidRDefault="002366A0" w:rsidP="002366A0">
      <w:pPr>
        <w:pStyle w:val="EndNoteBibliography"/>
        <w:ind w:left="720" w:hanging="720"/>
      </w:pPr>
      <w:r w:rsidRPr="002366A0">
        <w:t xml:space="preserve">Ranwez V, Douzery EJP, Cambon C, Chantret N, Delsuc F. 2018. MACSE v2: Toolkit for the Alignment of Coding Sequences Accounting for Frameshifts and Stop Codons. </w:t>
      </w:r>
      <w:r w:rsidRPr="002366A0">
        <w:rPr>
          <w:i/>
        </w:rPr>
        <w:t>Mol Biol Evol</w:t>
      </w:r>
      <w:r w:rsidRPr="002366A0">
        <w:t>. 35:2582-2584.</w:t>
      </w:r>
    </w:p>
    <w:p w14:paraId="237B3EF8" w14:textId="77777777" w:rsidR="002366A0" w:rsidRPr="002366A0" w:rsidRDefault="002366A0" w:rsidP="002366A0">
      <w:pPr>
        <w:pStyle w:val="EndNoteBibliography"/>
        <w:spacing w:after="0"/>
      </w:pPr>
    </w:p>
    <w:p w14:paraId="63B094CA" w14:textId="77777777" w:rsidR="002366A0" w:rsidRPr="002366A0" w:rsidRDefault="002366A0" w:rsidP="002366A0">
      <w:pPr>
        <w:pStyle w:val="EndNoteBibliography"/>
        <w:ind w:left="720" w:hanging="720"/>
      </w:pPr>
      <w:r w:rsidRPr="002366A0">
        <w:t xml:space="preserve">Revell LJ. 2012. phytools: an R package for phylogenetic comparative biology (and other things). </w:t>
      </w:r>
      <w:r w:rsidRPr="002366A0">
        <w:rPr>
          <w:i/>
        </w:rPr>
        <w:t>Methods in Ecology and Evolution</w:t>
      </w:r>
      <w:r w:rsidRPr="002366A0">
        <w:t>. 3:217-223.</w:t>
      </w:r>
    </w:p>
    <w:p w14:paraId="6F6FD14F" w14:textId="77777777" w:rsidR="002366A0" w:rsidRPr="002366A0" w:rsidRDefault="002366A0" w:rsidP="002366A0">
      <w:pPr>
        <w:pStyle w:val="EndNoteBibliography"/>
        <w:spacing w:after="0"/>
      </w:pPr>
    </w:p>
    <w:p w14:paraId="7CF21501" w14:textId="77777777" w:rsidR="002366A0" w:rsidRPr="002366A0" w:rsidRDefault="002366A0" w:rsidP="002366A0">
      <w:pPr>
        <w:pStyle w:val="EndNoteBibliography"/>
        <w:ind w:left="720" w:hanging="720"/>
      </w:pPr>
      <w:r w:rsidRPr="002366A0">
        <w:t xml:space="preserve">Rivas-Gonzalez I, Rousselle M, Li F, Zhou L, Dutheil JY, Munch K, Shao Y, Wu D, Schierup MH, Zhang G. 2023. Pervasive incomplete lineage sorting illuminates speciation and selection in primates. </w:t>
      </w:r>
      <w:r w:rsidRPr="002366A0">
        <w:rPr>
          <w:i/>
        </w:rPr>
        <w:t>Science</w:t>
      </w:r>
      <w:r w:rsidRPr="002366A0">
        <w:t>. 380:eabn4409.</w:t>
      </w:r>
    </w:p>
    <w:p w14:paraId="60C4DB8F" w14:textId="77777777" w:rsidR="002366A0" w:rsidRPr="002366A0" w:rsidRDefault="002366A0" w:rsidP="002366A0">
      <w:pPr>
        <w:pStyle w:val="EndNoteBibliography"/>
        <w:spacing w:after="0"/>
      </w:pPr>
    </w:p>
    <w:p w14:paraId="45E8ACB4" w14:textId="77777777" w:rsidR="002366A0" w:rsidRPr="002366A0" w:rsidRDefault="002366A0" w:rsidP="002366A0">
      <w:pPr>
        <w:pStyle w:val="EndNoteBibliography"/>
        <w:ind w:left="720" w:hanging="720"/>
      </w:pPr>
      <w:r w:rsidRPr="002366A0">
        <w:t xml:space="preserve">Robinson DF, Foulds LR. 1981. Comparison of phylogenetic trees. </w:t>
      </w:r>
      <w:r w:rsidRPr="002366A0">
        <w:rPr>
          <w:i/>
        </w:rPr>
        <w:t>Mathematical Biosciences</w:t>
      </w:r>
      <w:r w:rsidRPr="002366A0">
        <w:t>. 53:131-147.</w:t>
      </w:r>
    </w:p>
    <w:p w14:paraId="6347BC8C" w14:textId="77777777" w:rsidR="002366A0" w:rsidRPr="002366A0" w:rsidRDefault="002366A0" w:rsidP="002366A0">
      <w:pPr>
        <w:pStyle w:val="EndNoteBibliography"/>
        <w:spacing w:after="0"/>
      </w:pPr>
    </w:p>
    <w:p w14:paraId="2D80513B" w14:textId="77777777" w:rsidR="002366A0" w:rsidRPr="002366A0" w:rsidRDefault="002366A0" w:rsidP="002366A0">
      <w:pPr>
        <w:pStyle w:val="EndNoteBibliography"/>
        <w:ind w:left="720" w:hanging="720"/>
      </w:pPr>
      <w:r w:rsidRPr="002366A0">
        <w:t>Robinson DF, Foulds LR editors.; 1979 Berlin, Heidelberg.</w:t>
      </w:r>
    </w:p>
    <w:p w14:paraId="0A6467CD" w14:textId="77777777" w:rsidR="002366A0" w:rsidRPr="002366A0" w:rsidRDefault="002366A0" w:rsidP="002366A0">
      <w:pPr>
        <w:pStyle w:val="EndNoteBibliography"/>
        <w:spacing w:after="0"/>
      </w:pPr>
    </w:p>
    <w:p w14:paraId="161A6734" w14:textId="77777777" w:rsidR="002366A0" w:rsidRPr="002366A0" w:rsidRDefault="002366A0" w:rsidP="002366A0">
      <w:pPr>
        <w:pStyle w:val="EndNoteBibliography"/>
        <w:ind w:left="720" w:hanging="720"/>
      </w:pPr>
      <w:r w:rsidRPr="002366A0">
        <w:t xml:space="preserve">Romanenko SA, Perelman PL, Trifonov VA, Graphodatsky AS. 2012. Chromosomal evolution in Rodentia. </w:t>
      </w:r>
      <w:r w:rsidRPr="002366A0">
        <w:rPr>
          <w:i/>
        </w:rPr>
        <w:t>Heredity (Edinb)</w:t>
      </w:r>
      <w:r w:rsidRPr="002366A0">
        <w:t>. 108:4-16.</w:t>
      </w:r>
    </w:p>
    <w:p w14:paraId="2F17A089" w14:textId="77777777" w:rsidR="002366A0" w:rsidRPr="002366A0" w:rsidRDefault="002366A0" w:rsidP="002366A0">
      <w:pPr>
        <w:pStyle w:val="EndNoteBibliography"/>
        <w:spacing w:after="0"/>
      </w:pPr>
    </w:p>
    <w:p w14:paraId="3417FDB3" w14:textId="77777777" w:rsidR="002366A0" w:rsidRPr="002366A0" w:rsidRDefault="002366A0" w:rsidP="002366A0">
      <w:pPr>
        <w:pStyle w:val="EndNoteBibliography"/>
        <w:ind w:left="720" w:hanging="720"/>
      </w:pPr>
      <w:r w:rsidRPr="002366A0">
        <w:t xml:space="preserve">Rosenberg NA. 2002. The probability of topological concordance of gene trees and species trees. </w:t>
      </w:r>
      <w:r w:rsidRPr="002366A0">
        <w:rPr>
          <w:i/>
        </w:rPr>
        <w:t>Theor Popul Biol</w:t>
      </w:r>
      <w:r w:rsidRPr="002366A0">
        <w:t>. 61:225-247.</w:t>
      </w:r>
    </w:p>
    <w:p w14:paraId="3B3CDD24" w14:textId="77777777" w:rsidR="002366A0" w:rsidRPr="002366A0" w:rsidRDefault="002366A0" w:rsidP="002366A0">
      <w:pPr>
        <w:pStyle w:val="EndNoteBibliography"/>
        <w:spacing w:after="0"/>
      </w:pPr>
    </w:p>
    <w:p w14:paraId="40C11F56" w14:textId="77777777" w:rsidR="002366A0" w:rsidRPr="002366A0" w:rsidRDefault="002366A0" w:rsidP="002366A0">
      <w:pPr>
        <w:pStyle w:val="EndNoteBibliography"/>
        <w:ind w:left="720" w:hanging="720"/>
      </w:pPr>
      <w:r w:rsidRPr="002366A0">
        <w:t xml:space="preserve">Rowe KC, Achmadi AS, Fabre P-H, Schenk JJ, Steppan SJ, Esselstyn JA. 2019. Oceanic islands of Wallacea as a source for dispersal and diversification of murine rodents. </w:t>
      </w:r>
      <w:r w:rsidRPr="002366A0">
        <w:rPr>
          <w:i/>
        </w:rPr>
        <w:t>Journal of Biogeography</w:t>
      </w:r>
      <w:r w:rsidRPr="002366A0">
        <w:t>. 46:2752-2768.</w:t>
      </w:r>
    </w:p>
    <w:p w14:paraId="50E803B7" w14:textId="77777777" w:rsidR="002366A0" w:rsidRPr="002366A0" w:rsidRDefault="002366A0" w:rsidP="002366A0">
      <w:pPr>
        <w:pStyle w:val="EndNoteBibliography"/>
        <w:spacing w:after="0"/>
      </w:pPr>
    </w:p>
    <w:p w14:paraId="1BC80F6C" w14:textId="77777777" w:rsidR="002366A0" w:rsidRPr="002366A0" w:rsidRDefault="002366A0" w:rsidP="002366A0">
      <w:pPr>
        <w:pStyle w:val="EndNoteBibliography"/>
        <w:ind w:left="720" w:hanging="720"/>
      </w:pPr>
      <w:r w:rsidRPr="002366A0">
        <w:t xml:space="preserve">Roycroft E, Achmadi A, Callahan CM, Esselstyn JA, Good JM, Moussalli A, Rowe KC. 2021. Molecular Evolution of Ecological Specialisation: Genomic Insights from the Diversification of Murine Rodents. </w:t>
      </w:r>
      <w:r w:rsidRPr="002366A0">
        <w:rPr>
          <w:i/>
        </w:rPr>
        <w:t>Genome Biol Evol</w:t>
      </w:r>
      <w:r w:rsidRPr="002366A0">
        <w:t>. 13:evab103.</w:t>
      </w:r>
    </w:p>
    <w:p w14:paraId="73812278" w14:textId="77777777" w:rsidR="002366A0" w:rsidRPr="002366A0" w:rsidRDefault="002366A0" w:rsidP="002366A0">
      <w:pPr>
        <w:pStyle w:val="EndNoteBibliography"/>
        <w:spacing w:after="0"/>
      </w:pPr>
    </w:p>
    <w:p w14:paraId="1858376A" w14:textId="77777777" w:rsidR="002366A0" w:rsidRPr="002366A0" w:rsidRDefault="002366A0" w:rsidP="002366A0">
      <w:pPr>
        <w:pStyle w:val="EndNoteBibliography"/>
        <w:ind w:left="720" w:hanging="720"/>
      </w:pPr>
      <w:r w:rsidRPr="002366A0">
        <w:t xml:space="preserve">Roycroft EJ, Moussalli A, Rowe KC. 2020. Phylogenomics Uncovers Confidence and Conflict in the Rapid Radiation of Australo-Papuan Rodents. </w:t>
      </w:r>
      <w:r w:rsidRPr="002366A0">
        <w:rPr>
          <w:i/>
        </w:rPr>
        <w:t>Syst Biol</w:t>
      </w:r>
      <w:r w:rsidRPr="002366A0">
        <w:t>. 69:431-444.</w:t>
      </w:r>
    </w:p>
    <w:p w14:paraId="79BEE325" w14:textId="77777777" w:rsidR="002366A0" w:rsidRPr="002366A0" w:rsidRDefault="002366A0" w:rsidP="002366A0">
      <w:pPr>
        <w:pStyle w:val="EndNoteBibliography"/>
        <w:spacing w:after="0"/>
      </w:pPr>
    </w:p>
    <w:p w14:paraId="1487F3D8" w14:textId="77777777" w:rsidR="002366A0" w:rsidRPr="002366A0" w:rsidRDefault="002366A0" w:rsidP="002366A0">
      <w:pPr>
        <w:pStyle w:val="EndNoteBibliography"/>
        <w:ind w:left="720" w:hanging="720"/>
      </w:pPr>
      <w:r w:rsidRPr="002366A0">
        <w:t xml:space="preserve">Sarver BA, Keeble S, Cosart T, Tucker PK, Dean MD, Good JM. 2017. Phylogenomic Insights into Mouse Evolution Using a Pseudoreference Approach. </w:t>
      </w:r>
      <w:r w:rsidRPr="002366A0">
        <w:rPr>
          <w:i/>
        </w:rPr>
        <w:t>Genome Biol Evol</w:t>
      </w:r>
      <w:r w:rsidRPr="002366A0">
        <w:t>. 9:726-739.</w:t>
      </w:r>
    </w:p>
    <w:p w14:paraId="7737D6B1" w14:textId="77777777" w:rsidR="002366A0" w:rsidRPr="002366A0" w:rsidRDefault="002366A0" w:rsidP="002366A0">
      <w:pPr>
        <w:pStyle w:val="EndNoteBibliography"/>
        <w:spacing w:after="0"/>
      </w:pPr>
    </w:p>
    <w:p w14:paraId="7122F252" w14:textId="77777777" w:rsidR="002366A0" w:rsidRPr="002366A0" w:rsidRDefault="002366A0" w:rsidP="002366A0">
      <w:pPr>
        <w:pStyle w:val="EndNoteBibliography"/>
        <w:ind w:left="720" w:hanging="720"/>
      </w:pPr>
      <w:r w:rsidRPr="002366A0">
        <w:t xml:space="preserve">Scally A, Dutheil JY, Hillier LW, Jordan GE, Goodhead I, Herrero J, Hobolth A, Lappalainen T, Mailund T, Marques-Bonet T, et al. 2012. Insights into hominid evolution from the gorilla genome sequence. </w:t>
      </w:r>
      <w:r w:rsidRPr="002366A0">
        <w:rPr>
          <w:i/>
        </w:rPr>
        <w:t>Nature</w:t>
      </w:r>
      <w:r w:rsidRPr="002366A0">
        <w:t>. 483:169-175.</w:t>
      </w:r>
    </w:p>
    <w:p w14:paraId="5F9DD3B2" w14:textId="77777777" w:rsidR="002366A0" w:rsidRPr="002366A0" w:rsidRDefault="002366A0" w:rsidP="002366A0">
      <w:pPr>
        <w:pStyle w:val="EndNoteBibliography"/>
        <w:spacing w:after="0"/>
      </w:pPr>
    </w:p>
    <w:p w14:paraId="5687A380" w14:textId="77777777" w:rsidR="002366A0" w:rsidRPr="002366A0" w:rsidRDefault="002366A0" w:rsidP="002366A0">
      <w:pPr>
        <w:pStyle w:val="EndNoteBibliography"/>
        <w:ind w:left="720" w:hanging="720"/>
      </w:pPr>
      <w:r w:rsidRPr="002366A0">
        <w:t xml:space="preserve">Schenk JJ, Rowe KC, Steppan SJ. 2013. Ecological opportunity and incumbency in the diversification of repeated continental colonizations by muroid rodents. </w:t>
      </w:r>
      <w:r w:rsidRPr="002366A0">
        <w:rPr>
          <w:i/>
        </w:rPr>
        <w:t>Syst Biol</w:t>
      </w:r>
      <w:r w:rsidRPr="002366A0">
        <w:t>. 62:837-864.</w:t>
      </w:r>
    </w:p>
    <w:p w14:paraId="66920BFC" w14:textId="77777777" w:rsidR="002366A0" w:rsidRPr="002366A0" w:rsidRDefault="002366A0" w:rsidP="002366A0">
      <w:pPr>
        <w:pStyle w:val="EndNoteBibliography"/>
        <w:spacing w:after="0"/>
      </w:pPr>
    </w:p>
    <w:p w14:paraId="11BE3ACF" w14:textId="77777777" w:rsidR="002366A0" w:rsidRPr="002366A0" w:rsidRDefault="002366A0" w:rsidP="002366A0">
      <w:pPr>
        <w:pStyle w:val="EndNoteBibliography"/>
        <w:ind w:left="720" w:hanging="720"/>
      </w:pPr>
      <w:r w:rsidRPr="002366A0">
        <w:t xml:space="preserve">Schliep KP. 2011. phangorn: phylogenetic analysis in R. </w:t>
      </w:r>
      <w:r w:rsidRPr="002366A0">
        <w:rPr>
          <w:i/>
        </w:rPr>
        <w:t>Bioinformatics</w:t>
      </w:r>
      <w:r w:rsidRPr="002366A0">
        <w:t>. 27:592-593.</w:t>
      </w:r>
    </w:p>
    <w:p w14:paraId="1E9CC878" w14:textId="77777777" w:rsidR="002366A0" w:rsidRPr="002366A0" w:rsidRDefault="002366A0" w:rsidP="002366A0">
      <w:pPr>
        <w:pStyle w:val="EndNoteBibliography"/>
        <w:spacing w:after="0"/>
      </w:pPr>
    </w:p>
    <w:p w14:paraId="6703DBB8" w14:textId="77777777" w:rsidR="002366A0" w:rsidRPr="002366A0" w:rsidRDefault="002366A0" w:rsidP="002366A0">
      <w:pPr>
        <w:pStyle w:val="EndNoteBibliography"/>
        <w:ind w:left="720" w:hanging="720"/>
      </w:pPr>
      <w:r w:rsidRPr="002366A0">
        <w:t xml:space="preserve">Serizawa K, Suzuki H, Tsuchiya K. 2000. A phylogenetic view on species radiation in Apodemus inferred from variation of nuclear and mitochondrial genes. </w:t>
      </w:r>
      <w:r w:rsidRPr="002366A0">
        <w:rPr>
          <w:i/>
        </w:rPr>
        <w:t>Biochem Genet</w:t>
      </w:r>
      <w:r w:rsidRPr="002366A0">
        <w:t>. 38:27-40.</w:t>
      </w:r>
    </w:p>
    <w:p w14:paraId="1926D3A7" w14:textId="77777777" w:rsidR="002366A0" w:rsidRPr="002366A0" w:rsidRDefault="002366A0" w:rsidP="002366A0">
      <w:pPr>
        <w:pStyle w:val="EndNoteBibliography"/>
        <w:spacing w:after="0"/>
      </w:pPr>
    </w:p>
    <w:p w14:paraId="44E01964" w14:textId="77777777" w:rsidR="002366A0" w:rsidRPr="002366A0" w:rsidRDefault="002366A0" w:rsidP="002366A0">
      <w:pPr>
        <w:pStyle w:val="EndNoteBibliography"/>
        <w:ind w:left="720" w:hanging="720"/>
      </w:pPr>
      <w:r w:rsidRPr="002366A0">
        <w:t xml:space="preserve">Shifman S, Bell JT, Copley RR, Taylor MS, Williams RW, Mott R, Flint J. 2006. A high-resolution single nucleotide polymorphism genetic map of the mouse genome. </w:t>
      </w:r>
      <w:r w:rsidRPr="002366A0">
        <w:rPr>
          <w:i/>
        </w:rPr>
        <w:t>PLoS Biol</w:t>
      </w:r>
      <w:r w:rsidRPr="002366A0">
        <w:t>. 4:e395.</w:t>
      </w:r>
    </w:p>
    <w:p w14:paraId="40BEE06D" w14:textId="77777777" w:rsidR="002366A0" w:rsidRPr="002366A0" w:rsidRDefault="002366A0" w:rsidP="002366A0">
      <w:pPr>
        <w:pStyle w:val="EndNoteBibliography"/>
        <w:spacing w:after="0"/>
      </w:pPr>
    </w:p>
    <w:p w14:paraId="2B096C32" w14:textId="77777777" w:rsidR="002366A0" w:rsidRPr="002366A0" w:rsidRDefault="002366A0" w:rsidP="002366A0">
      <w:pPr>
        <w:pStyle w:val="EndNoteBibliography"/>
        <w:ind w:left="720" w:hanging="720"/>
      </w:pPr>
      <w:r w:rsidRPr="002366A0">
        <w:t xml:space="preserve">Slatkin M, Pollack JL. 2006. The concordance of gene trees and species trees at two linked loci. </w:t>
      </w:r>
      <w:r w:rsidRPr="002366A0">
        <w:rPr>
          <w:i/>
        </w:rPr>
        <w:t>Genetics</w:t>
      </w:r>
      <w:r w:rsidRPr="002366A0">
        <w:t>. 172:1979-1984.</w:t>
      </w:r>
    </w:p>
    <w:p w14:paraId="49C53A7C" w14:textId="77777777" w:rsidR="002366A0" w:rsidRPr="002366A0" w:rsidRDefault="002366A0" w:rsidP="002366A0">
      <w:pPr>
        <w:pStyle w:val="EndNoteBibliography"/>
        <w:spacing w:after="0"/>
      </w:pPr>
    </w:p>
    <w:p w14:paraId="7E8BA2F0" w14:textId="77777777" w:rsidR="002366A0" w:rsidRPr="002366A0" w:rsidRDefault="002366A0" w:rsidP="002366A0">
      <w:pPr>
        <w:pStyle w:val="EndNoteBibliography"/>
        <w:ind w:left="720" w:hanging="720"/>
      </w:pPr>
      <w:r w:rsidRPr="002366A0">
        <w:t xml:space="preserve">Smagulova F, Gregoretti IV, Brick K, Khil P, Camerini-Otero RD, Petukhova GV. 2011. Genome-wide analysis reveals novel molecular features of mouse recombination hotspots. </w:t>
      </w:r>
      <w:r w:rsidRPr="002366A0">
        <w:rPr>
          <w:i/>
        </w:rPr>
        <w:t>Nature</w:t>
      </w:r>
      <w:r w:rsidRPr="002366A0">
        <w:t>. 472:375-378.</w:t>
      </w:r>
    </w:p>
    <w:p w14:paraId="11EB2E25" w14:textId="77777777" w:rsidR="002366A0" w:rsidRPr="002366A0" w:rsidRDefault="002366A0" w:rsidP="002366A0">
      <w:pPr>
        <w:pStyle w:val="EndNoteBibliography"/>
        <w:spacing w:after="0"/>
      </w:pPr>
    </w:p>
    <w:p w14:paraId="2D1730B9" w14:textId="5FDDB586" w:rsidR="002366A0" w:rsidRPr="002366A0" w:rsidRDefault="002366A0" w:rsidP="002366A0">
      <w:pPr>
        <w:pStyle w:val="EndNoteBibliography"/>
        <w:ind w:left="720" w:hanging="720"/>
      </w:pPr>
      <w:r w:rsidRPr="002366A0">
        <w:t xml:space="preserve">RepeatMasker Open-4.0 [Internet]. 2013-2015. Available from </w:t>
      </w:r>
      <w:hyperlink r:id="rId21" w:history="1">
        <w:r w:rsidRPr="002366A0">
          <w:rPr>
            <w:rStyle w:val="Hyperlink"/>
          </w:rPr>
          <w:t>http://www.repeatmasker.org</w:t>
        </w:r>
      </w:hyperlink>
      <w:r w:rsidRPr="002366A0">
        <w:t>.</w:t>
      </w:r>
    </w:p>
    <w:p w14:paraId="512C3898" w14:textId="77777777" w:rsidR="002366A0" w:rsidRPr="002366A0" w:rsidRDefault="002366A0" w:rsidP="002366A0">
      <w:pPr>
        <w:pStyle w:val="EndNoteBibliography"/>
        <w:spacing w:after="0"/>
      </w:pPr>
    </w:p>
    <w:p w14:paraId="5C54AEE9" w14:textId="77777777" w:rsidR="002366A0" w:rsidRPr="002366A0" w:rsidRDefault="002366A0" w:rsidP="002366A0">
      <w:pPr>
        <w:pStyle w:val="EndNoteBibliography"/>
        <w:ind w:left="720" w:hanging="720"/>
      </w:pPr>
      <w:r w:rsidRPr="002366A0">
        <w:t xml:space="preserve">Smith BT, Merwin J, Provost KL, Thom G, Brumfield RT, Ferreira M, Mauck WM, Moyle RG, Wright TF, Joseph L. 2023. Phylogenomic Analysis of the Parrots of the World Distinguishes Artifactual from Biological Sources of Gene Tree Discordance. </w:t>
      </w:r>
      <w:r w:rsidRPr="002366A0">
        <w:rPr>
          <w:i/>
        </w:rPr>
        <w:t>Syst Biol</w:t>
      </w:r>
      <w:r w:rsidRPr="002366A0">
        <w:t>. 72:228-241.</w:t>
      </w:r>
    </w:p>
    <w:p w14:paraId="698F612E" w14:textId="77777777" w:rsidR="002366A0" w:rsidRPr="002366A0" w:rsidRDefault="002366A0" w:rsidP="002366A0">
      <w:pPr>
        <w:pStyle w:val="EndNoteBibliography"/>
        <w:spacing w:after="0"/>
      </w:pPr>
    </w:p>
    <w:p w14:paraId="1C67CF18" w14:textId="77777777" w:rsidR="002366A0" w:rsidRPr="002366A0" w:rsidRDefault="002366A0" w:rsidP="002366A0">
      <w:pPr>
        <w:pStyle w:val="EndNoteBibliography"/>
        <w:ind w:left="720" w:hanging="720"/>
      </w:pPr>
      <w:r w:rsidRPr="002366A0">
        <w:t xml:space="preserve">Smith JM, Haigh J. 1974. The hitch-hiking effect of a favourable gene. </w:t>
      </w:r>
      <w:r w:rsidRPr="002366A0">
        <w:rPr>
          <w:i/>
        </w:rPr>
        <w:t>Genet Res</w:t>
      </w:r>
      <w:r w:rsidRPr="002366A0">
        <w:t>. 23:23-35.</w:t>
      </w:r>
    </w:p>
    <w:p w14:paraId="3CF5BA56" w14:textId="77777777" w:rsidR="002366A0" w:rsidRPr="002366A0" w:rsidRDefault="002366A0" w:rsidP="002366A0">
      <w:pPr>
        <w:pStyle w:val="EndNoteBibliography"/>
        <w:spacing w:after="0"/>
      </w:pPr>
    </w:p>
    <w:p w14:paraId="5038791E" w14:textId="77777777" w:rsidR="002366A0" w:rsidRPr="002366A0" w:rsidRDefault="002366A0" w:rsidP="002366A0">
      <w:pPr>
        <w:pStyle w:val="EndNoteBibliography"/>
        <w:ind w:left="720" w:hanging="720"/>
      </w:pPr>
      <w:r w:rsidRPr="002366A0">
        <w:lastRenderedPageBreak/>
        <w:t xml:space="preserve">Smith MD, Wertheim JO, Weaver S, Murrell B, Scheffler K, Kosakovsky Pond SL. 2015a. Less is more: an adaptive branch-site random effects model for efficient detection of episodic diversifying selection. </w:t>
      </w:r>
      <w:r w:rsidRPr="002366A0">
        <w:rPr>
          <w:i/>
        </w:rPr>
        <w:t>Mol Biol Evol</w:t>
      </w:r>
      <w:r w:rsidRPr="002366A0">
        <w:t>. 32:1342-1353.</w:t>
      </w:r>
    </w:p>
    <w:p w14:paraId="76FE8B2B" w14:textId="77777777" w:rsidR="002366A0" w:rsidRPr="002366A0" w:rsidRDefault="002366A0" w:rsidP="002366A0">
      <w:pPr>
        <w:pStyle w:val="EndNoteBibliography"/>
        <w:spacing w:after="0"/>
      </w:pPr>
    </w:p>
    <w:p w14:paraId="6082E2BE" w14:textId="77777777" w:rsidR="002366A0" w:rsidRPr="002366A0" w:rsidRDefault="002366A0" w:rsidP="002366A0">
      <w:pPr>
        <w:pStyle w:val="EndNoteBibliography"/>
        <w:ind w:left="720" w:hanging="720"/>
      </w:pPr>
      <w:r w:rsidRPr="002366A0">
        <w:t xml:space="preserve">Smith SA, Brown JW, Walker JF. 2018. So many genes, so little time: A practical approach to divergence-time estimation in the genomic era. </w:t>
      </w:r>
      <w:r w:rsidRPr="002366A0">
        <w:rPr>
          <w:i/>
        </w:rPr>
        <w:t>PLoS One</w:t>
      </w:r>
      <w:r w:rsidRPr="002366A0">
        <w:t>. 13:e0197433.</w:t>
      </w:r>
    </w:p>
    <w:p w14:paraId="25AE95C5" w14:textId="77777777" w:rsidR="002366A0" w:rsidRPr="002366A0" w:rsidRDefault="002366A0" w:rsidP="002366A0">
      <w:pPr>
        <w:pStyle w:val="EndNoteBibliography"/>
        <w:spacing w:after="0"/>
      </w:pPr>
    </w:p>
    <w:p w14:paraId="5BEB99BB" w14:textId="77777777" w:rsidR="002366A0" w:rsidRPr="002366A0" w:rsidRDefault="002366A0" w:rsidP="002366A0">
      <w:pPr>
        <w:pStyle w:val="EndNoteBibliography"/>
        <w:ind w:left="720" w:hanging="720"/>
      </w:pPr>
      <w:r w:rsidRPr="002366A0">
        <w:t xml:space="preserve">Smith SA, Moore MJ, Brown JW, Yang Y. 2015b. Analysis of phylogenomic datasets reveals conflict, concordance, and gene duplications with examples from animals and plants. </w:t>
      </w:r>
      <w:r w:rsidRPr="002366A0">
        <w:rPr>
          <w:i/>
        </w:rPr>
        <w:t>BMC Evol Biol</w:t>
      </w:r>
      <w:r w:rsidRPr="002366A0">
        <w:t>. 15:150.</w:t>
      </w:r>
    </w:p>
    <w:p w14:paraId="5071BA8B" w14:textId="77777777" w:rsidR="002366A0" w:rsidRPr="002366A0" w:rsidRDefault="002366A0" w:rsidP="002366A0">
      <w:pPr>
        <w:pStyle w:val="EndNoteBibliography"/>
        <w:spacing w:after="0"/>
      </w:pPr>
    </w:p>
    <w:p w14:paraId="17B25FC9" w14:textId="77777777" w:rsidR="002366A0" w:rsidRPr="002366A0" w:rsidRDefault="002366A0" w:rsidP="002366A0">
      <w:pPr>
        <w:pStyle w:val="EndNoteBibliography"/>
        <w:ind w:left="720" w:hanging="720"/>
      </w:pPr>
      <w:r w:rsidRPr="002366A0">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2366A0">
        <w:rPr>
          <w:i/>
        </w:rPr>
        <w:t>Cytogenetics and Cell Genetics</w:t>
      </w:r>
      <w:r w:rsidRPr="002366A0">
        <w:t>. 84:150-155.</w:t>
      </w:r>
    </w:p>
    <w:p w14:paraId="0384FE3B" w14:textId="77777777" w:rsidR="002366A0" w:rsidRPr="002366A0" w:rsidRDefault="002366A0" w:rsidP="002366A0">
      <w:pPr>
        <w:pStyle w:val="EndNoteBibliography"/>
        <w:spacing w:after="0"/>
      </w:pPr>
    </w:p>
    <w:p w14:paraId="391B20EE" w14:textId="77777777" w:rsidR="002366A0" w:rsidRPr="002366A0" w:rsidRDefault="002366A0" w:rsidP="002366A0">
      <w:pPr>
        <w:pStyle w:val="EndNoteBibliography"/>
        <w:ind w:left="720" w:hanging="720"/>
      </w:pPr>
      <w:r w:rsidRPr="002366A0">
        <w:t xml:space="preserve">Steppan SJ, Adkins RM, Spinks PQ, Hale C. 2005. Multigene phylogeny of the Old World mice, Murinae, reveals distinct geographic lineages and the declining utility of mitochondrial genes compared to nuclear genes. </w:t>
      </w:r>
      <w:r w:rsidRPr="002366A0">
        <w:rPr>
          <w:i/>
        </w:rPr>
        <w:t>Mol Phylogenet Evol</w:t>
      </w:r>
      <w:r w:rsidRPr="002366A0">
        <w:t>. 37:370-388.</w:t>
      </w:r>
    </w:p>
    <w:p w14:paraId="6BE073C8" w14:textId="77777777" w:rsidR="002366A0" w:rsidRPr="002366A0" w:rsidRDefault="002366A0" w:rsidP="002366A0">
      <w:pPr>
        <w:pStyle w:val="EndNoteBibliography"/>
        <w:spacing w:after="0"/>
      </w:pPr>
    </w:p>
    <w:p w14:paraId="75CFE09F" w14:textId="77777777" w:rsidR="002366A0" w:rsidRPr="002366A0" w:rsidRDefault="002366A0" w:rsidP="002366A0">
      <w:pPr>
        <w:pStyle w:val="EndNoteBibliography"/>
        <w:ind w:left="720" w:hanging="720"/>
      </w:pPr>
      <w:r w:rsidRPr="002366A0">
        <w:t xml:space="preserve">Steppan SJ, Schenk JJ. 2017. Muroid rodent phylogenetics: 900-species tree reveals increasing diversification rates. </w:t>
      </w:r>
      <w:r w:rsidRPr="002366A0">
        <w:rPr>
          <w:i/>
        </w:rPr>
        <w:t>PLoS One</w:t>
      </w:r>
      <w:r w:rsidRPr="002366A0">
        <w:t>. 12:e0183070.</w:t>
      </w:r>
    </w:p>
    <w:p w14:paraId="05DD6F1B" w14:textId="77777777" w:rsidR="002366A0" w:rsidRPr="002366A0" w:rsidRDefault="002366A0" w:rsidP="002366A0">
      <w:pPr>
        <w:pStyle w:val="EndNoteBibliography"/>
        <w:spacing w:after="0"/>
      </w:pPr>
    </w:p>
    <w:p w14:paraId="7FD3476A" w14:textId="77777777" w:rsidR="002366A0" w:rsidRPr="002366A0" w:rsidRDefault="002366A0" w:rsidP="002366A0">
      <w:pPr>
        <w:pStyle w:val="EndNoteBibliography"/>
        <w:ind w:left="720" w:hanging="720"/>
      </w:pPr>
      <w:r w:rsidRPr="002366A0">
        <w:t xml:space="preserve">Sun C, Huang J, Wang Y, Zhao X, Su L, Thomas GWC, Zhao M, Zhang X, Jungreis I, Kellis M, et al. 2021. Genus-Wide Characterization of Bumblebee Genomes Provides Insights into Their Evolution and Variation in Ecological and Behavioral Traits. </w:t>
      </w:r>
      <w:r w:rsidRPr="002366A0">
        <w:rPr>
          <w:i/>
        </w:rPr>
        <w:t>Mol Biol Evol</w:t>
      </w:r>
      <w:r w:rsidRPr="002366A0">
        <w:t>. 38:486-501.</w:t>
      </w:r>
    </w:p>
    <w:p w14:paraId="0EDEF81C" w14:textId="77777777" w:rsidR="002366A0" w:rsidRPr="002366A0" w:rsidRDefault="002366A0" w:rsidP="002366A0">
      <w:pPr>
        <w:pStyle w:val="EndNoteBibliography"/>
        <w:spacing w:after="0"/>
      </w:pPr>
    </w:p>
    <w:p w14:paraId="74BA8DD2" w14:textId="77777777" w:rsidR="002366A0" w:rsidRPr="002366A0" w:rsidRDefault="002366A0" w:rsidP="002366A0">
      <w:pPr>
        <w:pStyle w:val="EndNoteBibliography"/>
        <w:ind w:left="720" w:hanging="720"/>
      </w:pPr>
      <w:r w:rsidRPr="002366A0">
        <w:t xml:space="preserve">Suzuki H, Shimada T, Terashima M, Tsuchiya K, Aplin K. 2004. Temporal, spatial, and ecological modes of evolution of Eurasian Mus based on mitochondrial and nuclear gene sequences. </w:t>
      </w:r>
      <w:r w:rsidRPr="002366A0">
        <w:rPr>
          <w:i/>
        </w:rPr>
        <w:t>Mol Phylogenet Evol</w:t>
      </w:r>
      <w:r w:rsidRPr="002366A0">
        <w:t>. 33:626-646.</w:t>
      </w:r>
    </w:p>
    <w:p w14:paraId="2581195A" w14:textId="77777777" w:rsidR="002366A0" w:rsidRPr="002366A0" w:rsidRDefault="002366A0" w:rsidP="002366A0">
      <w:pPr>
        <w:pStyle w:val="EndNoteBibliography"/>
        <w:spacing w:after="0"/>
      </w:pPr>
    </w:p>
    <w:p w14:paraId="441A6605" w14:textId="77777777" w:rsidR="002366A0" w:rsidRPr="002366A0" w:rsidRDefault="002366A0" w:rsidP="002366A0">
      <w:pPr>
        <w:pStyle w:val="EndNoteBibliography"/>
        <w:ind w:left="720" w:hanging="720"/>
      </w:pPr>
      <w:r w:rsidRPr="002366A0">
        <w:t>Tange O. 2018. GNU Parallel.</w:t>
      </w:r>
    </w:p>
    <w:p w14:paraId="055E77FD" w14:textId="77777777" w:rsidR="002366A0" w:rsidRPr="002366A0" w:rsidRDefault="002366A0" w:rsidP="002366A0">
      <w:pPr>
        <w:pStyle w:val="EndNoteBibliography"/>
        <w:spacing w:after="0"/>
      </w:pPr>
    </w:p>
    <w:p w14:paraId="3F62ADA9" w14:textId="77777777" w:rsidR="002366A0" w:rsidRPr="002366A0" w:rsidRDefault="002366A0" w:rsidP="002366A0">
      <w:pPr>
        <w:pStyle w:val="EndNoteBibliography"/>
        <w:ind w:left="720" w:hanging="720"/>
      </w:pPr>
      <w:r w:rsidRPr="002366A0">
        <w:t xml:space="preserve">To TH, Jung M, Lycett S, Gascuel O. 2016. Fast Dating Using Least-Squares Criteria and Algorithms. </w:t>
      </w:r>
      <w:r w:rsidRPr="002366A0">
        <w:rPr>
          <w:i/>
        </w:rPr>
        <w:t>Syst Biol</w:t>
      </w:r>
      <w:r w:rsidRPr="002366A0">
        <w:t>. 65:82-97.</w:t>
      </w:r>
    </w:p>
    <w:p w14:paraId="542859B8" w14:textId="77777777" w:rsidR="002366A0" w:rsidRPr="002366A0" w:rsidRDefault="002366A0" w:rsidP="002366A0">
      <w:pPr>
        <w:pStyle w:val="EndNoteBibliography"/>
        <w:spacing w:after="0"/>
      </w:pPr>
    </w:p>
    <w:p w14:paraId="07D0EF63" w14:textId="77777777" w:rsidR="002366A0" w:rsidRPr="002366A0" w:rsidRDefault="002366A0" w:rsidP="002366A0">
      <w:pPr>
        <w:pStyle w:val="EndNoteBibliography"/>
        <w:ind w:left="720" w:hanging="720"/>
      </w:pPr>
      <w:r w:rsidRPr="002366A0">
        <w:t xml:space="preserve">Treaster S, Deelen J, Daane JM, Murabito J, Karasik D, Harris MP. 2023. Convergent genomics of longevity in rockfishes highlights the genetics of human life span variation. </w:t>
      </w:r>
      <w:r w:rsidRPr="002366A0">
        <w:rPr>
          <w:i/>
        </w:rPr>
        <w:t>Sci Adv</w:t>
      </w:r>
      <w:r w:rsidRPr="002366A0">
        <w:t>. 9:eadd2743.</w:t>
      </w:r>
    </w:p>
    <w:p w14:paraId="3F4F2896" w14:textId="77777777" w:rsidR="002366A0" w:rsidRPr="002366A0" w:rsidRDefault="002366A0" w:rsidP="002366A0">
      <w:pPr>
        <w:pStyle w:val="EndNoteBibliography"/>
        <w:spacing w:after="0"/>
      </w:pPr>
    </w:p>
    <w:p w14:paraId="2354FD8B" w14:textId="77777777" w:rsidR="002366A0" w:rsidRPr="002366A0" w:rsidRDefault="002366A0" w:rsidP="002366A0">
      <w:pPr>
        <w:pStyle w:val="EndNoteBibliography"/>
        <w:ind w:left="720" w:hanging="720"/>
      </w:pPr>
      <w:r w:rsidRPr="002366A0">
        <w:lastRenderedPageBreak/>
        <w:t xml:space="preserve">van der Valk T, Pecnerova P, Diez-Del-Molino D, Bergstrom A, Oppenheimer J, Hartmann S, Xenikoudakis G, Thomas JA, Dehasque M, Saglican E, et al. 2021. Million-year-old DNA sheds light on the genomic history of mammoths. </w:t>
      </w:r>
      <w:r w:rsidRPr="002366A0">
        <w:rPr>
          <w:i/>
        </w:rPr>
        <w:t>Nature</w:t>
      </w:r>
      <w:r w:rsidRPr="002366A0">
        <w:t>. 591:265-269.</w:t>
      </w:r>
    </w:p>
    <w:p w14:paraId="32A292F6" w14:textId="77777777" w:rsidR="002366A0" w:rsidRPr="002366A0" w:rsidRDefault="002366A0" w:rsidP="002366A0">
      <w:pPr>
        <w:pStyle w:val="EndNoteBibliography"/>
        <w:spacing w:after="0"/>
      </w:pPr>
    </w:p>
    <w:p w14:paraId="6AEE78E9" w14:textId="77777777" w:rsidR="002366A0" w:rsidRPr="002366A0" w:rsidRDefault="002366A0" w:rsidP="002366A0">
      <w:pPr>
        <w:pStyle w:val="EndNoteBibliography"/>
        <w:ind w:left="720" w:hanging="720"/>
      </w:pPr>
      <w:r w:rsidRPr="002366A0">
        <w:t xml:space="preserve">Vanderpool D, Minh BQ, Lanfear R, Hughes D, Murali S, Harris RA, Raveendran M, Muzny DM, Hibbins MS, Williamson RJ, et al. 2020. Primate phylogenomics uncovers multiple rapid radiations and ancient interspecific introgression. </w:t>
      </w:r>
      <w:r w:rsidRPr="002366A0">
        <w:rPr>
          <w:i/>
        </w:rPr>
        <w:t>PLoS Biol</w:t>
      </w:r>
      <w:r w:rsidRPr="002366A0">
        <w:t>. 18:e3000954.</w:t>
      </w:r>
    </w:p>
    <w:p w14:paraId="1F8545DD" w14:textId="77777777" w:rsidR="002366A0" w:rsidRPr="002366A0" w:rsidRDefault="002366A0" w:rsidP="002366A0">
      <w:pPr>
        <w:pStyle w:val="EndNoteBibliography"/>
        <w:spacing w:after="0"/>
      </w:pPr>
    </w:p>
    <w:p w14:paraId="40E72509" w14:textId="77777777" w:rsidR="002366A0" w:rsidRPr="002366A0" w:rsidRDefault="002366A0" w:rsidP="002366A0">
      <w:pPr>
        <w:pStyle w:val="EndNoteBibliography"/>
        <w:ind w:left="720" w:hanging="720"/>
      </w:pPr>
      <w:r w:rsidRPr="002366A0">
        <w:t xml:space="preserve">Wang LG, Lam TT, Xu S, Dai Z, Zhou L, Feng T, Guo P, Dunn CW, Jones BR, Bradley T, et al. 2020. Treeio: An R Package for Phylogenetic Tree Input and Output with Richly Annotated and Associated Data. </w:t>
      </w:r>
      <w:r w:rsidRPr="002366A0">
        <w:rPr>
          <w:i/>
        </w:rPr>
        <w:t>Mol Biol Evol</w:t>
      </w:r>
      <w:r w:rsidRPr="002366A0">
        <w:t>. 37:599-603.</w:t>
      </w:r>
    </w:p>
    <w:p w14:paraId="40A722B5" w14:textId="77777777" w:rsidR="002366A0" w:rsidRPr="002366A0" w:rsidRDefault="002366A0" w:rsidP="002366A0">
      <w:pPr>
        <w:pStyle w:val="EndNoteBibliography"/>
        <w:spacing w:after="0"/>
      </w:pPr>
    </w:p>
    <w:p w14:paraId="6D09BEDB" w14:textId="77777777" w:rsidR="002366A0" w:rsidRPr="002366A0" w:rsidRDefault="002366A0" w:rsidP="002366A0">
      <w:pPr>
        <w:pStyle w:val="EndNoteBibliography"/>
        <w:ind w:left="720" w:hanging="720"/>
      </w:pPr>
      <w:r w:rsidRPr="002366A0">
        <w:t xml:space="preserve">White MA, Ane C, Dewey CN, Larget BR, Payseur BA. 2009. Fine-scale phylogenetic discordance across the house mouse genome. </w:t>
      </w:r>
      <w:r w:rsidRPr="002366A0">
        <w:rPr>
          <w:i/>
        </w:rPr>
        <w:t>PLoS Genet</w:t>
      </w:r>
      <w:r w:rsidRPr="002366A0">
        <w:t>. 5:e1000729.</w:t>
      </w:r>
    </w:p>
    <w:p w14:paraId="52BF1F44" w14:textId="77777777" w:rsidR="002366A0" w:rsidRPr="002366A0" w:rsidRDefault="002366A0" w:rsidP="002366A0">
      <w:pPr>
        <w:pStyle w:val="EndNoteBibliography"/>
        <w:spacing w:after="0"/>
      </w:pPr>
    </w:p>
    <w:p w14:paraId="56A40387" w14:textId="77777777" w:rsidR="002366A0" w:rsidRPr="002366A0" w:rsidRDefault="002366A0" w:rsidP="002366A0">
      <w:pPr>
        <w:pStyle w:val="EndNoteBibliography"/>
        <w:ind w:left="720" w:hanging="720"/>
      </w:pPr>
      <w:r w:rsidRPr="002366A0">
        <w:t xml:space="preserve">Yalcin B, Wong K, Agam A, Goodson M, Keane TM, Gan X, Nellaker C, Goodstadt L, Nicod J, Bhomra A, et al. 2011. Sequence-based characterization of structural variation in the mouse genome. </w:t>
      </w:r>
      <w:r w:rsidRPr="002366A0">
        <w:rPr>
          <w:i/>
        </w:rPr>
        <w:t>Nature</w:t>
      </w:r>
      <w:r w:rsidRPr="002366A0">
        <w:t>. 477:326-329.</w:t>
      </w:r>
    </w:p>
    <w:p w14:paraId="39B8084F" w14:textId="77777777" w:rsidR="002366A0" w:rsidRPr="002366A0" w:rsidRDefault="002366A0" w:rsidP="002366A0">
      <w:pPr>
        <w:pStyle w:val="EndNoteBibliography"/>
        <w:spacing w:after="0"/>
      </w:pPr>
    </w:p>
    <w:p w14:paraId="507220A8" w14:textId="77777777" w:rsidR="002366A0" w:rsidRPr="002366A0" w:rsidRDefault="002366A0" w:rsidP="002366A0">
      <w:pPr>
        <w:pStyle w:val="EndNoteBibliography"/>
        <w:ind w:left="720" w:hanging="720"/>
      </w:pPr>
      <w:r w:rsidRPr="002366A0">
        <w:t xml:space="preserve">Yang Z. 2007. PAML 4: phylogenetic analysis by maximum likelihood. </w:t>
      </w:r>
      <w:r w:rsidRPr="002366A0">
        <w:rPr>
          <w:i/>
        </w:rPr>
        <w:t>Mol Biol Evol</w:t>
      </w:r>
      <w:r w:rsidRPr="002366A0">
        <w:t>. 24:1586-1591.</w:t>
      </w:r>
    </w:p>
    <w:p w14:paraId="66DE7909" w14:textId="77777777" w:rsidR="002366A0" w:rsidRPr="002366A0" w:rsidRDefault="002366A0" w:rsidP="002366A0">
      <w:pPr>
        <w:pStyle w:val="EndNoteBibliography"/>
        <w:spacing w:after="0"/>
      </w:pPr>
    </w:p>
    <w:p w14:paraId="5B0BEF72" w14:textId="77777777" w:rsidR="002366A0" w:rsidRPr="002366A0" w:rsidRDefault="002366A0" w:rsidP="002366A0">
      <w:pPr>
        <w:pStyle w:val="EndNoteBibliography"/>
        <w:ind w:left="720" w:hanging="720"/>
      </w:pPr>
      <w:r w:rsidRPr="002366A0">
        <w:t xml:space="preserve">Yekutieli D, Benjamini Y. 1999. Resampling-based false discovery rate controlling multiple test procedures for correlated test statistics. </w:t>
      </w:r>
      <w:r w:rsidRPr="002366A0">
        <w:rPr>
          <w:i/>
        </w:rPr>
        <w:t>Journal of Statistical Planning and Inference</w:t>
      </w:r>
      <w:r w:rsidRPr="002366A0">
        <w:t>. 82:171-196.</w:t>
      </w:r>
    </w:p>
    <w:p w14:paraId="07FF12B7" w14:textId="77777777" w:rsidR="002366A0" w:rsidRPr="002366A0" w:rsidRDefault="002366A0" w:rsidP="002366A0">
      <w:pPr>
        <w:pStyle w:val="EndNoteBibliography"/>
        <w:spacing w:after="0"/>
      </w:pPr>
    </w:p>
    <w:p w14:paraId="5C5B127B" w14:textId="77777777" w:rsidR="002366A0" w:rsidRPr="002366A0" w:rsidRDefault="002366A0" w:rsidP="002366A0">
      <w:pPr>
        <w:pStyle w:val="EndNoteBibliography"/>
        <w:ind w:left="720" w:hanging="720"/>
      </w:pPr>
      <w:r w:rsidRPr="002366A0">
        <w:t xml:space="preserve">Yu G. 2020. Using ggtree to Visualize Data on Tree-Like Structures. </w:t>
      </w:r>
      <w:r w:rsidRPr="002366A0">
        <w:rPr>
          <w:i/>
        </w:rPr>
        <w:t>Curr Protoc Bioinformatics</w:t>
      </w:r>
      <w:r w:rsidRPr="002366A0">
        <w:t>. 69:e96.</w:t>
      </w:r>
    </w:p>
    <w:p w14:paraId="47DC71A5" w14:textId="77777777" w:rsidR="002366A0" w:rsidRPr="002366A0" w:rsidRDefault="002366A0" w:rsidP="002366A0">
      <w:pPr>
        <w:pStyle w:val="EndNoteBibliography"/>
        <w:spacing w:after="0"/>
      </w:pPr>
    </w:p>
    <w:p w14:paraId="1A0BAE8F" w14:textId="77777777" w:rsidR="002366A0" w:rsidRPr="002366A0" w:rsidRDefault="002366A0" w:rsidP="002366A0">
      <w:pPr>
        <w:pStyle w:val="EndNoteBibliography"/>
        <w:ind w:left="720" w:hanging="720"/>
      </w:pPr>
      <w:r w:rsidRPr="002366A0">
        <w:t xml:space="preserve">Yu G, Smith DK, Zhu H, Guan Y, Lam TT-Y. 2017. ggtree: an r package for visualization and annotation of phylogenetic trees with their covariates and other associated data. </w:t>
      </w:r>
      <w:r w:rsidRPr="002366A0">
        <w:rPr>
          <w:i/>
        </w:rPr>
        <w:t>Methods in Ecology and Evolution</w:t>
      </w:r>
      <w:r w:rsidRPr="002366A0">
        <w:t>. 8:28-36.</w:t>
      </w:r>
    </w:p>
    <w:p w14:paraId="6E2FC991" w14:textId="77777777" w:rsidR="002366A0" w:rsidRPr="002366A0" w:rsidRDefault="002366A0" w:rsidP="002366A0">
      <w:pPr>
        <w:pStyle w:val="EndNoteBibliography"/>
        <w:spacing w:after="0"/>
      </w:pPr>
    </w:p>
    <w:p w14:paraId="5D46EF75" w14:textId="77777777" w:rsidR="002366A0" w:rsidRPr="002366A0" w:rsidRDefault="002366A0" w:rsidP="002366A0">
      <w:pPr>
        <w:pStyle w:val="EndNoteBibliography"/>
        <w:ind w:left="720" w:hanging="720"/>
      </w:pPr>
      <w:r w:rsidRPr="002366A0">
        <w:t xml:space="preserve">Zhang C, Rabiee M, Sayyari E, Mirarab S. 2018. ASTRAL-III: polynomial time species tree reconstruction from partially resolved gene trees. </w:t>
      </w:r>
      <w:r w:rsidRPr="002366A0">
        <w:rPr>
          <w:i/>
        </w:rPr>
        <w:t>BMC Bioinformatics</w:t>
      </w:r>
      <w:r w:rsidRPr="002366A0">
        <w:t>. 19:153.</w:t>
      </w:r>
    </w:p>
    <w:p w14:paraId="6466DC0B" w14:textId="77777777" w:rsidR="002366A0" w:rsidRPr="002366A0" w:rsidRDefault="002366A0" w:rsidP="002366A0">
      <w:pPr>
        <w:pStyle w:val="EndNoteBibliography"/>
      </w:pPr>
    </w:p>
    <w:p w14:paraId="4E5B64FE" w14:textId="055D392B"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C6648A">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0B7F9" w14:textId="77777777" w:rsidR="00C6648A" w:rsidRDefault="00C6648A" w:rsidP="007E3690">
      <w:pPr>
        <w:spacing w:after="0" w:line="240" w:lineRule="auto"/>
      </w:pPr>
      <w:r>
        <w:separator/>
      </w:r>
    </w:p>
  </w:endnote>
  <w:endnote w:type="continuationSeparator" w:id="0">
    <w:p w14:paraId="1C67A5A7" w14:textId="77777777" w:rsidR="00C6648A" w:rsidRDefault="00C6648A"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34512" w14:textId="77777777" w:rsidR="00C6648A" w:rsidRDefault="00C6648A" w:rsidP="007E3690">
      <w:pPr>
        <w:spacing w:after="0" w:line="240" w:lineRule="auto"/>
      </w:pPr>
      <w:r>
        <w:separator/>
      </w:r>
    </w:p>
  </w:footnote>
  <w:footnote w:type="continuationSeparator" w:id="0">
    <w:p w14:paraId="5F8F4D17" w14:textId="77777777" w:rsidR="00C6648A" w:rsidRDefault="00C6648A"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439E4"/>
    <w:rsid w:val="00044B6B"/>
    <w:rsid w:val="00046639"/>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27B62"/>
    <w:rsid w:val="00230385"/>
    <w:rsid w:val="00230BE7"/>
    <w:rsid w:val="00230EC9"/>
    <w:rsid w:val="002319DB"/>
    <w:rsid w:val="00231BBB"/>
    <w:rsid w:val="002322EE"/>
    <w:rsid w:val="00232CAF"/>
    <w:rsid w:val="00232FC4"/>
    <w:rsid w:val="00235B87"/>
    <w:rsid w:val="0023612C"/>
    <w:rsid w:val="002366A0"/>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22DE"/>
    <w:rsid w:val="00363932"/>
    <w:rsid w:val="003641BC"/>
    <w:rsid w:val="00364AAA"/>
    <w:rsid w:val="003662C7"/>
    <w:rsid w:val="0036696C"/>
    <w:rsid w:val="00366CD6"/>
    <w:rsid w:val="003671B7"/>
    <w:rsid w:val="0037023D"/>
    <w:rsid w:val="003731D0"/>
    <w:rsid w:val="003739E1"/>
    <w:rsid w:val="00375F5F"/>
    <w:rsid w:val="003768D0"/>
    <w:rsid w:val="00376E24"/>
    <w:rsid w:val="003777B8"/>
    <w:rsid w:val="00380ED0"/>
    <w:rsid w:val="0038102D"/>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4F7FD3"/>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1264"/>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B65E3"/>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44CA"/>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A0B"/>
    <w:rsid w:val="00C64CAB"/>
    <w:rsid w:val="00C6648A"/>
    <w:rsid w:val="00C66B2A"/>
    <w:rsid w:val="00C67146"/>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77C"/>
    <w:rsid w:val="00E25CF3"/>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repeatmasker.org" TargetMode="Externa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obertlanfear.com/blog/files/concordance_facto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winter/pafr" TargetMode="External"/><Relationship Id="rId19" Type="http://schemas.openxmlformats.org/officeDocument/2006/relationships/hyperlink" Target="http://paleodb.org/"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30471</TotalTime>
  <Pages>43</Pages>
  <Words>27724</Words>
  <Characters>158032</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4</cp:revision>
  <cp:lastPrinted>2023-10-06T15:33:00Z</cp:lastPrinted>
  <dcterms:created xsi:type="dcterms:W3CDTF">2023-11-04T15:44:00Z</dcterms:created>
  <dcterms:modified xsi:type="dcterms:W3CDTF">2024-04-30T19:42:00Z</dcterms:modified>
</cp:coreProperties>
</file>