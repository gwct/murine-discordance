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71E99D0F"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in Old World 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0103C223"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62D31">
        <w:rPr>
          <w:rFonts w:ascii="Times New Roman" w:hAnsi="Times New Roman" w:cs="Times New Roman"/>
          <w:sz w:val="24"/>
          <w:szCs w:val="24"/>
        </w:rPr>
        <w:t>rodent</w:t>
      </w:r>
      <w:r w:rsidR="00F125BA">
        <w:rPr>
          <w:rFonts w:ascii="Times New Roman" w:hAnsi="Times New Roman" w:cs="Times New Roman"/>
          <w:sz w:val="24"/>
          <w:szCs w:val="24"/>
        </w:rPr>
        <w:t>s</w:t>
      </w:r>
      <w:r w:rsidR="00D0250C">
        <w:rPr>
          <w:rFonts w:ascii="Times New Roman" w:hAnsi="Times New Roman" w:cs="Times New Roman"/>
          <w:sz w:val="24"/>
          <w:szCs w:val="24"/>
        </w:rPr>
        <w:t xml:space="preserve"> (Old World 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796392">
        <w:rPr>
          <w:rFonts w:ascii="Times New Roman" w:hAnsi="Times New Roman" w:cs="Times New Roman"/>
          <w:sz w:val="24"/>
          <w:szCs w:val="24"/>
        </w:rPr>
        <w:t>and</w:t>
      </w:r>
      <w:r w:rsidR="00E4229C">
        <w:rPr>
          <w:rFonts w:ascii="Times New Roman" w:hAnsi="Times New Roman" w:cs="Times New Roman"/>
          <w:sz w:val="24"/>
          <w:szCs w:val="24"/>
        </w:rPr>
        <w:t xml:space="preserve"> 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3C2652">
        <w:rPr>
          <w:rFonts w:ascii="Times New Roman" w:hAnsi="Times New Roman" w:cs="Times New Roman"/>
          <w:sz w:val="24"/>
          <w:szCs w:val="24"/>
        </w:rPr>
        <w:t>.</w:t>
      </w:r>
      <w:r w:rsidR="00727C10">
        <w:rPr>
          <w:rFonts w:ascii="Times New Roman" w:hAnsi="Times New Roman" w:cs="Times New Roman"/>
          <w:sz w:val="24"/>
          <w:szCs w:val="24"/>
        </w:rPr>
        <w:t xml:space="preserve"> </w:t>
      </w:r>
      <w:r w:rsidR="00247FEB">
        <w:rPr>
          <w:rFonts w:ascii="Times New Roman" w:hAnsi="Times New Roman" w:cs="Times New Roman"/>
          <w:sz w:val="24"/>
          <w:szCs w:val="24"/>
        </w:rPr>
        <w:t>While we f</w:t>
      </w:r>
      <w:r w:rsidR="00981BBE">
        <w:rPr>
          <w:rFonts w:ascii="Times New Roman" w:hAnsi="Times New Roman" w:cs="Times New Roman"/>
          <w:sz w:val="24"/>
          <w:szCs w:val="24"/>
        </w:rPr>
        <w:t>ou</w:t>
      </w:r>
      <w:r w:rsidR="00247FEB">
        <w:rPr>
          <w:rFonts w:ascii="Times New Roman" w:hAnsi="Times New Roman" w:cs="Times New Roman"/>
          <w:sz w:val="24"/>
          <w:szCs w:val="24"/>
        </w:rPr>
        <w:t>nd</w:t>
      </w:r>
      <w:r w:rsidR="00EA4EAB">
        <w:rPr>
          <w:rFonts w:ascii="Times New Roman" w:hAnsi="Times New Roman" w:cs="Times New Roman"/>
          <w:sz w:val="24"/>
          <w:szCs w:val="24"/>
        </w:rPr>
        <w:t xml:space="preserve">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4F97CC47"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with the availability of 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6F1602">
        <w:rPr>
          <w:rFonts w:ascii="Times New Roman" w:hAnsi="Times New Roman" w:cs="Times New Roman"/>
          <w:sz w:val="24"/>
          <w:szCs w:val="24"/>
        </w:rPr>
        <w:t xml:space="preserve">it </w:t>
      </w:r>
      <w:r w:rsidR="00EC57AE">
        <w:rPr>
          <w:rFonts w:ascii="Times New Roman" w:hAnsi="Times New Roman" w:cs="Times New Roman"/>
          <w:sz w:val="24"/>
          <w:szCs w:val="24"/>
        </w:rPr>
        <w:t xml:space="preserve">has become apparent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F71891">
        <w:rPr>
          <w:rFonts w:ascii="Times New Roman" w:hAnsi="Times New Roman" w:cs="Times New Roman"/>
          <w:sz w:val="24"/>
          <w:szCs w:val="24"/>
        </w:rPr>
        <w:t xml:space="preserve">may </w:t>
      </w:r>
      <w:r w:rsidR="007D5C2F">
        <w:rPr>
          <w:rFonts w:ascii="Times New Roman" w:hAnsi="Times New Roman" w:cs="Times New Roman"/>
          <w:sz w:val="24"/>
          <w:szCs w:val="24"/>
        </w:rPr>
        <w:t>exist</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through </w:t>
      </w:r>
      <w:r w:rsidR="00AA27E5">
        <w:rPr>
          <w:rFonts w:ascii="Times New Roman" w:hAnsi="Times New Roman" w:cs="Times New Roman"/>
          <w:sz w:val="24"/>
          <w:szCs w:val="24"/>
        </w:rPr>
        <w:t xml:space="preserve">hybridization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EC2CA2">
        <w:rPr>
          <w:rFonts w:ascii="Times New Roman" w:hAnsi="Times New Roman" w:cs="Times New Roman"/>
          <w:sz w:val="24"/>
          <w:szCs w:val="24"/>
        </w:rPr>
        <w:t xml:space="preserve"> Several </w:t>
      </w:r>
      <w:r w:rsidR="00EE4E68">
        <w:rPr>
          <w:rFonts w:ascii="Times New Roman" w:hAnsi="Times New Roman" w:cs="Times New Roman"/>
          <w:sz w:val="24"/>
          <w:szCs w:val="24"/>
        </w:rPr>
        <w:t xml:space="preserve">recent </w:t>
      </w:r>
      <w:r w:rsidR="00EC2CA2">
        <w:rPr>
          <w:rFonts w:ascii="Times New Roman" w:hAnsi="Times New Roman" w:cs="Times New Roman"/>
          <w:sz w:val="24"/>
          <w:szCs w:val="24"/>
        </w:rPr>
        <w:t xml:space="preserve">studies focused on analyzing phylogenetic discordance among the genomes of specific taxonomic groups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E23F63">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EC2CA2">
        <w:rPr>
          <w:rFonts w:ascii="Times New Roman" w:hAnsi="Times New Roman" w:cs="Times New Roman"/>
          <w:sz w:val="24"/>
          <w:szCs w:val="24"/>
        </w:rPr>
        <w:t>Among others</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seals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 </w:instrTex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EN.CITE.DATA </w:instrText>
      </w:r>
      <w:r w:rsidR="006831BB">
        <w:rPr>
          <w:rFonts w:ascii="Times New Roman" w:hAnsi="Times New Roman" w:cs="Times New Roman"/>
          <w:sz w:val="24"/>
          <w:szCs w:val="24"/>
        </w:rPr>
      </w:r>
      <w:r w:rsidR="006831BB">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6831BB">
        <w:rPr>
          <w:rFonts w:ascii="Times New Roman" w:hAnsi="Times New Roman" w:cs="Times New Roman"/>
          <w:noProof/>
          <w:sz w:val="24"/>
          <w:szCs w:val="24"/>
        </w:rPr>
        <w:t>(Lopes et al. 2021)</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tomatoes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A64945">
        <w:rPr>
          <w:rFonts w:ascii="Times New Roman" w:hAnsi="Times New Roman" w:cs="Times New Roman"/>
          <w:sz w:val="24"/>
          <w:szCs w:val="24"/>
        </w:rPr>
        <w:t>bumblebees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(Sun et al. 2021)</w:t>
      </w:r>
      <w:r w:rsidR="001556AF">
        <w:rPr>
          <w:rFonts w:ascii="Times New Roman" w:hAnsi="Times New Roman" w:cs="Times New Roman"/>
          <w:sz w:val="24"/>
          <w:szCs w:val="24"/>
        </w:rPr>
        <w:fldChar w:fldCharType="end"/>
      </w:r>
      <w:r w:rsidR="00A64945">
        <w:rPr>
          <w:rFonts w:ascii="Times New Roman" w:hAnsi="Times New Roman" w:cs="Times New Roman"/>
          <w:sz w:val="24"/>
          <w:szCs w:val="24"/>
        </w:rPr>
        <w:t xml:space="preserve">, and butterflies </w:t>
      </w:r>
      <w:r w:rsidR="00A64945">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&lt;EndNote&gt;&lt;Cite&gt;&lt;Author&gt;He&lt;/Author&gt;&lt;Year&gt;2023&lt;/Year&gt;&lt;RecNum&gt;221&lt;/RecNum&gt;&lt;DisplayText&gt;(He et al. 2023)&lt;/DisplayText&gt;&lt;record&gt;&lt;rec-number&gt;221&lt;/rec-number&gt;&lt;foreign-keys&gt;&lt;key app="EN" db-id="vdwt9psdezv5tlee9vn5swzfzafw0azp5adx" timestamp="1693324368"&gt;221&lt;/key&gt;&lt;/foreign-keys&gt;&lt;ref-type name="Journal Article"&gt;17&lt;/ref-type&gt;&lt;contributors&gt;&lt;authors&gt;&lt;author&gt;He, Bo&lt;/author&gt;&lt;author&gt;Zhao, Youjie&lt;/author&gt;&lt;author&gt;Su, Chengyong&lt;/author&gt;&lt;author&gt;Lin, Gonghua&lt;/author&gt;&lt;author&gt;Wang, Yunliang&lt;/author&gt;&lt;author&gt;Li, Luyan&lt;/author&gt;&lt;author&gt;Ma, Junye&lt;/author&gt;&lt;author&gt;Yang, Qun&lt;/author&gt;&lt;author&gt;Hao, Jiasheng&lt;/author&gt;&lt;/authors&gt;&lt;/contributors&gt;&lt;titles&gt;&lt;title&gt;Phylogenomics reveal extensive phylogenetic discordance due to incomplete lineage sorting following the rapid radiation of alpine butterflies (Papilionidae: Parnassius)&lt;/title&gt;&lt;secondary-title&gt;Syst Entomol&lt;/secondary-title&gt;&lt;alt-title&gt;Systematic Entomology&lt;/alt-title&gt;&lt;/titles&gt;&lt;alt-periodical&gt;&lt;full-title&gt;Systematic Entomology&lt;/full-title&gt;&lt;/alt-periodical&gt;&lt;number&gt;n/a&lt;/number&gt;&lt;dates&gt;&lt;year&gt;2023&lt;/year&gt;&lt;/dates&gt;&lt;isbn&gt;0307-6970&lt;/isbn&gt;&lt;urls&gt;&lt;related-urls&gt;&lt;url&gt;https://resjournals.onlinelibrary.wiley.com/doi/abs/10.1111/syen.12592&lt;/url&gt;&lt;/related-urls&gt;&lt;/urls&gt;&lt;electronic-resource-num&gt;https://doi.org/10.1111/syen.12592&lt;/electronic-resource-num&gt;&lt;/record&gt;&lt;/Cite&gt;&lt;/EndNote&gt;</w:instrText>
      </w:r>
      <w:r w:rsidR="00A64945">
        <w:rPr>
          <w:rFonts w:ascii="Times New Roman" w:hAnsi="Times New Roman" w:cs="Times New Roman"/>
          <w:sz w:val="24"/>
          <w:szCs w:val="24"/>
        </w:rPr>
        <w:fldChar w:fldCharType="separate"/>
      </w:r>
      <w:r w:rsidR="00A64945">
        <w:rPr>
          <w:rFonts w:ascii="Times New Roman" w:hAnsi="Times New Roman" w:cs="Times New Roman"/>
          <w:noProof/>
          <w:sz w:val="24"/>
          <w:szCs w:val="24"/>
        </w:rPr>
        <w:t>(He et al. 2023)</w:t>
      </w:r>
      <w:r w:rsidR="00A64945">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39EFED87"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A06EDD">
        <w:rPr>
          <w:rFonts w:ascii="Times New Roman" w:hAnsi="Times New Roman" w:cs="Times New Roman"/>
          <w:sz w:val="24"/>
          <w:szCs w:val="24"/>
        </w:rPr>
        <w:t xml:space="preserve">From a practical perspective,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may compromise 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751B61">
        <w:rPr>
          <w:rFonts w:ascii="Times New Roman" w:hAnsi="Times New Roman" w:cs="Times New Roman"/>
          <w:sz w:val="24"/>
          <w:szCs w:val="24"/>
        </w:rPr>
        <w:instrText xml:space="preserve"> ADDIN EN.CITE </w:instrText>
      </w:r>
      <w:r w:rsidR="00751B61">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751B61">
        <w:rPr>
          <w:rFonts w:ascii="Times New Roman" w:hAnsi="Times New Roman" w:cs="Times New Roman"/>
          <w:sz w:val="24"/>
          <w:szCs w:val="24"/>
        </w:rPr>
        <w:instrText xml:space="preserve"> ADDIN EN.CITE.DATA </w:instrText>
      </w:r>
      <w:r w:rsidR="00751B61">
        <w:rPr>
          <w:rFonts w:ascii="Times New Roman" w:hAnsi="Times New Roman" w:cs="Times New Roman"/>
          <w:sz w:val="24"/>
          <w:szCs w:val="24"/>
        </w:rPr>
      </w:r>
      <w:r w:rsidR="00751B61">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E43363">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 </w:instrTex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EN.CITE.DATA </w:instrText>
      </w:r>
      <w:r w:rsidR="00464824">
        <w:rPr>
          <w:rFonts w:ascii="Times New Roman" w:hAnsi="Times New Roman" w:cs="Times New Roman"/>
          <w:sz w:val="24"/>
          <w:szCs w:val="24"/>
        </w:rPr>
      </w:r>
      <w:r w:rsidR="00464824">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464824">
        <w:rPr>
          <w:rFonts w:ascii="Times New Roman" w:hAnsi="Times New Roman" w:cs="Times New Roman"/>
          <w:noProof/>
          <w:sz w:val="24"/>
          <w:szCs w:val="24"/>
        </w:rPr>
        <w:t>(Fontaine et al. 2015)</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24582C93"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w:t>
      </w:r>
      <w:r w:rsidR="0043720D">
        <w:rPr>
          <w:rFonts w:ascii="Times New Roman" w:hAnsi="Times New Roman" w:cs="Times New Roman"/>
          <w:sz w:val="24"/>
          <w:szCs w:val="24"/>
        </w:rPr>
        <w:lastRenderedPageBreak/>
        <w:t>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the potential for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differing signals </w:t>
      </w:r>
      <w:r w:rsidR="00CC3A81">
        <w:rPr>
          <w:rFonts w:ascii="Times New Roman" w:hAnsi="Times New Roman" w:cs="Times New Roman"/>
          <w:sz w:val="24"/>
          <w:szCs w:val="24"/>
        </w:rPr>
        <w:t xml:space="preserve">across </w:t>
      </w:r>
      <w:r w:rsidR="003E745C">
        <w:rPr>
          <w:rFonts w:ascii="Times New Roman" w:hAnsi="Times New Roman" w:cs="Times New Roman"/>
          <w:sz w:val="24"/>
          <w:szCs w:val="24"/>
        </w:rPr>
        <w:t xml:space="preserve">a sample of </w:t>
      </w:r>
      <w:r w:rsidR="00CC3A81">
        <w:rPr>
          <w:rFonts w:ascii="Times New Roman" w:hAnsi="Times New Roman" w:cs="Times New Roman"/>
          <w:sz w:val="24"/>
          <w:szCs w:val="24"/>
        </w:rPr>
        <w:t>genomes</w:t>
      </w:r>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posit 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AB65E3">
        <w:rPr>
          <w:rFonts w:ascii="Times New Roman" w:hAnsi="Times New Roman" w:cs="Times New Roman"/>
          <w:sz w:val="24"/>
          <w:szCs w:val="24"/>
        </w:rPr>
        <w:t>of</w:t>
      </w:r>
      <w:r w:rsidR="00E24EAD">
        <w:rPr>
          <w:rFonts w:ascii="Times New Roman" w:hAnsi="Times New Roman" w:cs="Times New Roman"/>
          <w:sz w:val="24"/>
          <w:szCs w:val="24"/>
        </w:rPr>
        <w:t xml:space="preserve"> mammals</w:t>
      </w:r>
      <w:r w:rsidR="0091678A">
        <w:rPr>
          <w:rFonts w:ascii="Times New Roman" w:hAnsi="Times New Roman" w:cs="Times New Roman"/>
          <w:sz w:val="24"/>
          <w:szCs w:val="24"/>
        </w:rPr>
        <w:t xml:space="preserve"> have been inconclusive regarding the relationship between phylogenetic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no correlation</w:t>
      </w:r>
      <w:r w:rsidR="006A2348">
        <w:rPr>
          <w:rFonts w:ascii="Times New Roman" w:hAnsi="Times New Roman" w:cs="Times New Roman"/>
          <w:sz w:val="24"/>
          <w:szCs w:val="24"/>
        </w:rPr>
        <w:t xml:space="preserve"> 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6A2348">
        <w:rPr>
          <w:rFonts w:ascii="Times New Roman" w:hAnsi="Times New Roman" w:cs="Times New Roman"/>
          <w:sz w:val="24"/>
          <w:szCs w:val="24"/>
        </w:rPr>
        <w:t>to</w:t>
      </w:r>
      <w:r w:rsidR="0091678A">
        <w:rPr>
          <w:rFonts w:ascii="Times New Roman" w:hAnsi="Times New Roman" w:cs="Times New Roman"/>
          <w:sz w:val="24"/>
          <w:szCs w:val="24"/>
        </w:rPr>
        <w:t xml:space="preserve"> a weak 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w:t>
      </w:r>
      <w:r w:rsidR="00247FEB">
        <w:rPr>
          <w:rFonts w:ascii="Times New Roman" w:hAnsi="Times New Roman" w:cs="Times New Roman"/>
          <w:sz w:val="24"/>
          <w:szCs w:val="24"/>
        </w:rPr>
        <w:t xml:space="preserve"> Some studies have also linked increased amounts of phylogenetic discordance to areas of the genome with lower recombination rates</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 </w:instrTex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EN.CITE.DATA </w:instrText>
      </w:r>
      <w:r w:rsidR="00F43E15">
        <w:rPr>
          <w:rFonts w:ascii="Times New Roman" w:hAnsi="Times New Roman" w:cs="Times New Roman"/>
          <w:sz w:val="24"/>
          <w:szCs w:val="24"/>
        </w:rPr>
      </w:r>
      <w:r w:rsidR="00F43E15">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F43E15">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More recently, </w:t>
      </w:r>
      <w:r w:rsidR="00247FEB">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 </w:instrText>
      </w:r>
      <w:r w:rsidR="005B5E06">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EN.CITE.DATA </w:instrText>
      </w:r>
      <w:r w:rsidR="005B5E06">
        <w:rPr>
          <w:rFonts w:ascii="Times New Roman" w:hAnsi="Times New Roman" w:cs="Times New Roman"/>
          <w:sz w:val="24"/>
          <w:szCs w:val="24"/>
        </w:rPr>
      </w:r>
      <w:r w:rsidR="005B5E06">
        <w:rPr>
          <w:rFonts w:ascii="Times New Roman" w:hAnsi="Times New Roman" w:cs="Times New Roman"/>
          <w:sz w:val="24"/>
          <w:szCs w:val="24"/>
        </w:rPr>
        <w:fldChar w:fldCharType="end"/>
      </w:r>
      <w:r w:rsidR="00247FEB">
        <w:rPr>
          <w:rFonts w:ascii="Times New Roman" w:hAnsi="Times New Roman" w:cs="Times New Roman"/>
          <w:sz w:val="24"/>
          <w:szCs w:val="24"/>
        </w:rPr>
      </w:r>
      <w:r w:rsidR="00247FEB">
        <w:rPr>
          <w:rFonts w:ascii="Times New Roman" w:hAnsi="Times New Roman" w:cs="Times New Roman"/>
          <w:sz w:val="24"/>
          <w:szCs w:val="24"/>
        </w:rPr>
        <w:fldChar w:fldCharType="separate"/>
      </w:r>
      <w:r w:rsidR="005B5E06">
        <w:rPr>
          <w:rFonts w:ascii="Times New Roman" w:hAnsi="Times New Roman" w:cs="Times New Roman"/>
          <w:noProof/>
          <w:sz w:val="24"/>
          <w:szCs w:val="24"/>
        </w:rPr>
        <w:t>Rivas-Gonzalez et al. (2023)</w:t>
      </w:r>
      <w:r w:rsidR="00247FEB">
        <w:rPr>
          <w:rFonts w:ascii="Times New Roman" w:hAnsi="Times New Roman" w:cs="Times New Roman"/>
          <w:sz w:val="24"/>
          <w:szCs w:val="24"/>
        </w:rPr>
        <w:fldChar w:fldCharType="end"/>
      </w:r>
      <w:r w:rsidR="00247FEB">
        <w:rPr>
          <w:rFonts w:ascii="Times New Roman" w:hAnsi="Times New Roman" w:cs="Times New Roman"/>
          <w:sz w:val="24"/>
          <w:szCs w:val="24"/>
        </w:rPr>
        <w:t xml:space="preserve"> have found a strong correlation between levels of ILS and recombination rate through a detailed study of the primate phylogeny.</w:t>
      </w:r>
      <w:r w:rsidR="0091678A">
        <w:rPr>
          <w:rFonts w:ascii="Times New Roman" w:hAnsi="Times New Roman" w:cs="Times New Roman"/>
          <w:sz w:val="24"/>
          <w:szCs w:val="24"/>
        </w:rPr>
        <w:t xml:space="preserve"> </w:t>
      </w:r>
      <w:r w:rsidR="00D77B8F" w:rsidRPr="00197A2B">
        <w:rPr>
          <w:rFonts w:ascii="Times New Roman" w:hAnsi="Times New Roman" w:cs="Times New Roman"/>
          <w:sz w:val="24"/>
          <w:szCs w:val="24"/>
        </w:rPr>
        <w:t>However,</w:t>
      </w:r>
      <w:r w:rsidR="00F43E15">
        <w:rPr>
          <w:rFonts w:ascii="Times New Roman" w:hAnsi="Times New Roman" w:cs="Times New Roman"/>
          <w:sz w:val="24"/>
          <w:szCs w:val="24"/>
        </w:rPr>
        <w:t xml:space="preserve"> </w:t>
      </w:r>
      <w:ins w:id="0" w:author="Thomas, Gregg" w:date="2024-04-24T10:58:00Z" w16du:dateUtc="2024-04-24T14:58:00Z">
        <w:r w:rsidR="005A1264">
          <w:rPr>
            <w:rFonts w:ascii="Times New Roman" w:hAnsi="Times New Roman" w:cs="Times New Roman"/>
            <w:sz w:val="24"/>
            <w:szCs w:val="24"/>
          </w:rPr>
          <w:t xml:space="preserve">considering these previous works </w:t>
        </w:r>
      </w:ins>
      <w:r w:rsidR="00F43E15">
        <w:rPr>
          <w:rFonts w:ascii="Times New Roman" w:hAnsi="Times New Roman" w:cs="Times New Roman"/>
          <w:sz w:val="24"/>
          <w:szCs w:val="24"/>
        </w:rPr>
        <w:t xml:space="preserve">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ins w:id="1" w:author="Thomas, Gregg" w:date="2024-04-24T10:57:00Z" w16du:dateUtc="2024-04-24T14:57:00Z">
        <w:r w:rsidR="005A1264">
          <w:rPr>
            <w:rFonts w:ascii="Times New Roman" w:hAnsi="Times New Roman" w:cs="Times New Roman"/>
            <w:sz w:val="24"/>
            <w:szCs w:val="24"/>
          </w:rPr>
          <w:t xml:space="preserve">, </w:t>
        </w:r>
      </w:ins>
      <w:ins w:id="2" w:author="Thomas, Gregg" w:date="2024-04-24T10:58:00Z" w16du:dateUtc="2024-04-24T14:58:00Z">
        <w:r w:rsidR="005A1264">
          <w:rPr>
            <w:rFonts w:ascii="Times New Roman" w:hAnsi="Times New Roman" w:cs="Times New Roman"/>
            <w:sz w:val="24"/>
            <w:szCs w:val="24"/>
          </w:rPr>
          <w:t>pointing to the need for more empirical studies</w:t>
        </w:r>
      </w:ins>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ins w:id="3" w:author="Thomas, Gregg" w:date="2024-05-10T11:40:00Z" w16du:dateUtc="2024-05-10T15:40:00Z">
        <w:r w:rsidR="002C4B0B">
          <w:rPr>
            <w:rFonts w:ascii="Times New Roman" w:hAnsi="Times New Roman" w:cs="Times New Roman"/>
            <w:sz w:val="24"/>
            <w:szCs w:val="24"/>
          </w:rPr>
          <w:t>F</w:t>
        </w:r>
      </w:ins>
      <w:ins w:id="4" w:author="Thomas, Gregg" w:date="2024-05-10T11:41:00Z" w16du:dateUtc="2024-05-10T15:41:00Z">
        <w:r w:rsidR="002C4B0B">
          <w:rPr>
            <w:rFonts w:ascii="Times New Roman" w:hAnsi="Times New Roman" w:cs="Times New Roman"/>
            <w:sz w:val="24"/>
            <w:szCs w:val="24"/>
          </w:rPr>
          <w:t>or instance, many systems studied lack the genomic resources to clearly test for associations between recombination, selection</w:t>
        </w:r>
      </w:ins>
      <w:ins w:id="5" w:author="Thomas, Gregg" w:date="2024-05-10T11:42:00Z" w16du:dateUtc="2024-05-10T15:42:00Z">
        <w:r w:rsidR="002C4B0B">
          <w:rPr>
            <w:rFonts w:ascii="Times New Roman" w:hAnsi="Times New Roman" w:cs="Times New Roman"/>
            <w:sz w:val="24"/>
            <w:szCs w:val="24"/>
          </w:rPr>
          <w:t xml:space="preserve"> at various genomic loci, and phylogenetic discordance.</w:t>
        </w:r>
      </w:ins>
    </w:p>
    <w:p w14:paraId="5A145956" w14:textId="1D221CE8" w:rsidR="00F253F3"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proofErr w:type="gramStart"/>
      <w:r w:rsidR="00426302">
        <w:rPr>
          <w:rFonts w:ascii="Times New Roman" w:hAnsi="Times New Roman" w:cs="Times New Roman"/>
          <w:sz w:val="24"/>
          <w:szCs w:val="24"/>
        </w:rPr>
        <w:t>mouse</w:t>
      </w:r>
      <w:proofErr w:type="gramEnd"/>
      <w:r w:rsidR="00426302">
        <w:rPr>
          <w:rFonts w:ascii="Times New Roman" w:hAnsi="Times New Roman" w:cs="Times New Roman"/>
          <w:sz w:val="24"/>
          <w:szCs w:val="24"/>
        </w:rPr>
        <w:t xml:space="preserve"> (</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proofErr w:type="gramStart"/>
      <w:r w:rsidR="006E78FF" w:rsidRPr="00E358E6">
        <w:rPr>
          <w:rFonts w:ascii="Times New Roman" w:hAnsi="Times New Roman" w:cs="Times New Roman"/>
          <w:sz w:val="24"/>
          <w:szCs w:val="24"/>
        </w:rPr>
        <w:t>Old</w:t>
      </w:r>
      <w:r w:rsidR="0085504E">
        <w:rPr>
          <w:rFonts w:ascii="Times New Roman" w:hAnsi="Times New Roman" w:cs="Times New Roman"/>
          <w:sz w:val="24"/>
          <w:szCs w:val="24"/>
        </w:rPr>
        <w:t xml:space="preserve"> </w:t>
      </w:r>
      <w:r w:rsidR="006E78FF" w:rsidRPr="00E358E6">
        <w:rPr>
          <w:rFonts w:ascii="Times New Roman" w:hAnsi="Times New Roman" w:cs="Times New Roman"/>
          <w:sz w:val="24"/>
          <w:szCs w:val="24"/>
        </w:rPr>
        <w:t>World</w:t>
      </w:r>
      <w:proofErr w:type="gramEnd"/>
      <w:r w:rsidR="00426302" w:rsidRPr="00E358E6">
        <w:rPr>
          <w:rFonts w:ascii="Times New Roman" w:hAnsi="Times New Roman" w:cs="Times New Roman"/>
          <w:sz w:val="24"/>
          <w:szCs w:val="24"/>
        </w:rPr>
        <w:t xml:space="preserve">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ins w:id="6" w:author="Thomas, Gregg" w:date="2024-04-24T10:59:00Z" w16du:dateUtc="2024-04-24T14:59:00Z">
        <w:r w:rsidR="005A1264">
          <w:rPr>
            <w:rFonts w:ascii="Times New Roman" w:hAnsi="Times New Roman" w:cs="Times New Roman"/>
            <w:sz w:val="24"/>
            <w:szCs w:val="24"/>
          </w:rPr>
          <w:t>, making this system an excellent choice for phylogenetic studies over both short and long timescales</w:t>
        </w:r>
      </w:ins>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p>
    <w:p w14:paraId="3093FDA3" w14:textId="1EC1ED60" w:rsidR="00EA1EF2" w:rsidRDefault="00394C3B" w:rsidP="00F253F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the present work, we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 xml:space="preserve">genome sequences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rodent</w:t>
      </w:r>
      <w:r w:rsidR="0077627E">
        <w:rPr>
          <w:rFonts w:ascii="Times New Roman" w:hAnsi="Times New Roman" w:cs="Times New Roman"/>
          <w:sz w:val="24"/>
          <w:szCs w:val="24"/>
        </w:rPr>
        <w:t xml:space="preserve"> 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rodent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xml:space="preserve">, </w:t>
      </w:r>
      <w:r w:rsidR="00B57DDF">
        <w:rPr>
          <w:rFonts w:ascii="Times New Roman" w:hAnsi="Times New Roman" w:cs="Times New Roman"/>
          <w:sz w:val="24"/>
          <w:szCs w:val="24"/>
        </w:rPr>
        <w:lastRenderedPageBreak/>
        <w:t>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20FEE">
        <w:rPr>
          <w:rFonts w:ascii="Times New Roman" w:hAnsi="Times New Roman" w:cs="Times New Roman"/>
          <w:sz w:val="24"/>
          <w:szCs w:val="24"/>
        </w:rPr>
        <w:t>ultra-conserved elements (UCEs)</w:t>
      </w:r>
      <w:r w:rsidR="00B57DDF">
        <w:rPr>
          <w:rFonts w:ascii="Times New Roman" w:hAnsi="Times New Roman" w:cs="Times New Roman"/>
          <w:sz w:val="24"/>
          <w:szCs w:val="24"/>
        </w:rPr>
        <w:t xml:space="preserve"> to promote </w:t>
      </w:r>
      <w:r w:rsidR="003B427E">
        <w:rPr>
          <w:rFonts w:ascii="Times New Roman" w:hAnsi="Times New Roman" w:cs="Times New Roman"/>
          <w:sz w:val="24"/>
          <w:szCs w:val="24"/>
        </w:rPr>
        <w:t>broader comparisons</w:t>
      </w:r>
      <w:bookmarkStart w:id="7" w:name="_Hlk114747009"/>
      <w:r w:rsidR="00003ABB">
        <w:rPr>
          <w:rFonts w:ascii="Times New Roman" w:hAnsi="Times New Roman" w:cs="Times New Roman"/>
          <w:sz w:val="24"/>
          <w:szCs w:val="24"/>
        </w:rPr>
        <w:t xml:space="preserve"> across genomes of variable quality</w:t>
      </w:r>
      <w:r w:rsidR="00020FEE">
        <w:rPr>
          <w:rFonts w:ascii="Times New Roman" w:hAnsi="Times New Roman" w:cs="Times New Roman"/>
          <w:sz w:val="24"/>
          <w:szCs w:val="24"/>
        </w:rPr>
        <w:t>.</w:t>
      </w:r>
      <w:r w:rsidR="005A3F18">
        <w:rPr>
          <w:rFonts w:ascii="Times New Roman" w:hAnsi="Times New Roman" w:cs="Times New Roman"/>
          <w:sz w:val="24"/>
          <w:szCs w:val="24"/>
        </w:rPr>
        <w:t xml:space="preserve"> </w:t>
      </w:r>
      <w:bookmarkEnd w:id="7"/>
      <w:r w:rsidR="00FA2AA1">
        <w:rPr>
          <w:rFonts w:ascii="Times New Roman" w:hAnsi="Times New Roman" w:cs="Times New Roman"/>
          <w:sz w:val="24"/>
          <w:szCs w:val="24"/>
        </w:rPr>
        <w:t>We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whole </w:t>
      </w:r>
      <w:r w:rsidR="008D2A3B">
        <w:rPr>
          <w:rFonts w:ascii="Times New Roman" w:hAnsi="Times New Roman" w:cs="Times New Roman"/>
          <w:sz w:val="24"/>
          <w:szCs w:val="24"/>
        </w:rPr>
        <w:t>genome</w:t>
      </w:r>
      <w:r w:rsidR="00D010DB">
        <w:rPr>
          <w:rFonts w:ascii="Times New Roman" w:hAnsi="Times New Roman" w:cs="Times New Roman"/>
          <w:sz w:val="24"/>
          <w:szCs w:val="24"/>
        </w:rPr>
        <w:t xml:space="preserve"> sequences</w:t>
      </w:r>
      <w:r w:rsidR="00F92FFA">
        <w:rPr>
          <w:rFonts w:ascii="Times New Roman" w:hAnsi="Times New Roman" w:cs="Times New Roman"/>
          <w:sz w:val="24"/>
          <w:szCs w:val="24"/>
        </w:rPr>
        <w:t xml:space="preserve"> from a subset of these genomes</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information</w:t>
      </w:r>
      <w:r w:rsidR="00426302" w:rsidRPr="00E358E6">
        <w:rPr>
          <w:rFonts w:ascii="Times New Roman" w:hAnsi="Times New Roman" w:cs="Times New Roman"/>
          <w:sz w:val="24"/>
          <w:szCs w:val="24"/>
        </w:rPr>
        <w:t xml:space="preserve"> from</w:t>
      </w:r>
      <w:r w:rsidR="00F253F3">
        <w:rPr>
          <w:rFonts w:ascii="Times New Roman" w:hAnsi="Times New Roman" w:cs="Times New Roman"/>
          <w:sz w:val="24"/>
          <w:szCs w:val="24"/>
        </w:rPr>
        <w:t xml:space="preserve"> house mice</w:t>
      </w:r>
      <w:r w:rsidR="00426302" w:rsidRPr="00E358E6">
        <w:rPr>
          <w:rFonts w:ascii="Times New Roman" w:hAnsi="Times New Roman" w:cs="Times New Roman"/>
          <w:sz w:val="24"/>
          <w:szCs w:val="24"/>
        </w:rPr>
        <w:t xml:space="preserve"> </w:t>
      </w:r>
      <w:r w:rsidR="00B57DDF">
        <w:rPr>
          <w:rFonts w:ascii="Times New Roman" w:hAnsi="Times New Roman" w:cs="Times New Roman"/>
          <w:sz w:val="24"/>
          <w:szCs w:val="24"/>
        </w:rPr>
        <w:t xml:space="preserve">to describe </w:t>
      </w:r>
      <w:r w:rsidR="00B57DDF" w:rsidRPr="00197A2B">
        <w:rPr>
          <w:rFonts w:ascii="Times New Roman" w:hAnsi="Times New Roman" w:cs="Times New Roman"/>
          <w:sz w:val="24"/>
          <w:szCs w:val="24"/>
        </w:rPr>
        <w:t xml:space="preserve">the </w:t>
      </w:r>
      <w:r w:rsidR="00B57DDF">
        <w:rPr>
          <w:rFonts w:ascii="Times New Roman" w:hAnsi="Times New Roman" w:cs="Times New Roman"/>
          <w:sz w:val="24"/>
          <w:szCs w:val="24"/>
        </w:rPr>
        <w:t>genomic</w:t>
      </w:r>
      <w:r w:rsidR="00B57DDF" w:rsidRPr="00197A2B">
        <w:rPr>
          <w:rFonts w:ascii="Times New Roman" w:hAnsi="Times New Roman" w:cs="Times New Roman"/>
          <w:sz w:val="24"/>
          <w:szCs w:val="24"/>
        </w:rPr>
        <w:t xml:space="preserve"> context of phylogenetic discordance</w:t>
      </w:r>
      <w:r w:rsidR="005D2E99">
        <w:rPr>
          <w:rFonts w:ascii="Times New Roman" w:hAnsi="Times New Roman" w:cs="Times New Roman"/>
          <w:sz w:val="24"/>
          <w:szCs w:val="24"/>
        </w:rPr>
        <w:t xml:space="preserve"> </w:t>
      </w:r>
      <w:r w:rsidR="00F253F3">
        <w:rPr>
          <w:rFonts w:ascii="Times New Roman" w:hAnsi="Times New Roman" w:cs="Times New Roman"/>
          <w:sz w:val="24"/>
          <w:szCs w:val="24"/>
        </w:rPr>
        <w:t xml:space="preserve">across murine rodents </w:t>
      </w:r>
      <w:r w:rsidR="00B57DDF">
        <w:rPr>
          <w:rFonts w:ascii="Times New Roman" w:hAnsi="Times New Roman" w:cs="Times New Roman"/>
          <w:sz w:val="24"/>
          <w:szCs w:val="24"/>
        </w:rPr>
        <w:t>and</w:t>
      </w:r>
      <w:r w:rsidR="00FA2AA1">
        <w:rPr>
          <w:rFonts w:ascii="Times New Roman" w:hAnsi="Times New Roman" w:cs="Times New Roman"/>
          <w:sz w:val="24"/>
          <w:szCs w:val="24"/>
        </w:rPr>
        <w:t xml:space="preserve"> evaluate</w:t>
      </w:r>
      <w:r w:rsidR="00B57DDF">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43B37F57" w:rsidR="00FD0B8D" w:rsidRDefault="001B7F12" w:rsidP="00F413E3">
      <w:pPr>
        <w:pStyle w:val="Heading2"/>
      </w:pPr>
      <w:r>
        <w:t xml:space="preserve">Murine </w:t>
      </w:r>
      <w:r w:rsidR="002F605F">
        <w:t>s</w:t>
      </w:r>
      <w:r w:rsidR="00FD0B8D" w:rsidRPr="00031896">
        <w:t>pecies tree</w:t>
      </w:r>
    </w:p>
    <w:p w14:paraId="1BB09F0C" w14:textId="0DDB5608" w:rsidR="00AA22F4" w:rsidRDefault="00072172" w:rsidP="007B17B5">
      <w:pPr>
        <w:spacing w:after="0"/>
        <w:jc w:val="both"/>
        <w:rPr>
          <w:rFonts w:ascii="Times New Roman" w:hAnsi="Times New Roman" w:cs="Times New Roman"/>
          <w:sz w:val="24"/>
          <w:szCs w:val="24"/>
        </w:rPr>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p>
    <w:p w14:paraId="2088ABF5" w14:textId="774F6004" w:rsidR="002F605F" w:rsidRDefault="001C6851" w:rsidP="005D3A4E">
      <w:pPr>
        <w:spacing w:after="0"/>
        <w:jc w:val="both"/>
      </w:pPr>
      <w:r>
        <w:rPr>
          <w:rFonts w:ascii="Times New Roman" w:hAnsi="Times New Roman" w:cs="Times New Roman"/>
          <w:sz w:val="24"/>
          <w:szCs w:val="24"/>
        </w:rPr>
        <w:tab/>
      </w:r>
      <w:r w:rsidR="002F605F" w:rsidRPr="002F605F">
        <w:rPr>
          <w:rFonts w:ascii="Times New Roman" w:hAnsi="Times New Roman" w:cs="Times New Roman"/>
          <w:sz w:val="24"/>
          <w:szCs w:val="24"/>
        </w:rPr>
        <w:t>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2DE8A3DC" w14:textId="6C4B0793" w:rsidR="00F17BCC"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S1</w:t>
      </w:r>
      <w:r w:rsidR="009D427D">
        <w:rPr>
          <w:rFonts w:ascii="Times New Roman" w:hAnsi="Times New Roman" w:cs="Times New Roman"/>
          <w:sz w:val="24"/>
          <w:szCs w:val="24"/>
        </w:rPr>
        <w:t xml:space="preserve">) using four fossil calibration points (Table </w:t>
      </w:r>
      <w:r w:rsidR="00E934C9">
        <w:rPr>
          <w:rFonts w:ascii="Times New Roman" w:hAnsi="Times New Roman" w:cs="Times New Roman"/>
          <w:sz w:val="24"/>
          <w:szCs w:val="24"/>
        </w:rPr>
        <w:t>2</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 at 10.82 Ma (F) and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6355A2D3" w:rsidR="006E16FF" w:rsidRDefault="00066FE6" w:rsidP="005D3A4E">
      <w:pPr>
        <w:spacing w:after="0"/>
        <w:jc w:val="both"/>
        <w:rPr>
          <w:rFonts w:ascii="Times New Roman" w:hAnsi="Times New Roman" w:cs="Times New Roman"/>
          <w:sz w:val="24"/>
          <w:szCs w:val="24"/>
        </w:rPr>
      </w:pPr>
      <w:r>
        <w:rPr>
          <w:rFonts w:ascii="Times New Roman" w:hAnsi="Times New Roman" w:cs="Times New Roman"/>
          <w:sz w:val="24"/>
          <w:szCs w:val="24"/>
        </w:rPr>
        <w:t>Next,</w:t>
      </w:r>
      <w:r w:rsidR="00DD27E4">
        <w:rPr>
          <w:rFonts w:ascii="Times New Roman" w:hAnsi="Times New Roman" w:cs="Times New Roman"/>
          <w:sz w:val="24"/>
          <w:szCs w:val="24"/>
        </w:rPr>
        <w:t xml:space="preserve"> we described</w:t>
      </w:r>
      <w:r w:rsidR="00260995">
        <w:rPr>
          <w:rFonts w:ascii="Times New Roman" w:hAnsi="Times New Roman" w:cs="Times New Roman"/>
          <w:sz w:val="24"/>
          <w:szCs w:val="24"/>
        </w:rPr>
        <w:t xml:space="preserve"> </w:t>
      </w:r>
      <w:r w:rsidR="00DD27E4">
        <w:rPr>
          <w:rFonts w:ascii="Times New Roman" w:hAnsi="Times New Roman" w:cs="Times New Roman"/>
          <w:sz w:val="24"/>
          <w:szCs w:val="24"/>
        </w:rPr>
        <w:t>the genomic</w:t>
      </w:r>
      <w:r w:rsidR="00DD27E4" w:rsidRPr="00197A2B">
        <w:rPr>
          <w:rFonts w:ascii="Times New Roman" w:hAnsi="Times New Roman" w:cs="Times New Roman"/>
          <w:sz w:val="24"/>
          <w:szCs w:val="24"/>
        </w:rPr>
        <w:t xml:space="preserve"> </w:t>
      </w:r>
      <w:r w:rsidR="00260995">
        <w:rPr>
          <w:rFonts w:ascii="Times New Roman" w:hAnsi="Times New Roman" w:cs="Times New Roman"/>
          <w:sz w:val="24"/>
          <w:szCs w:val="24"/>
        </w:rPr>
        <w:t>landscape</w:t>
      </w:r>
      <w:r w:rsidR="00DD27E4">
        <w:rPr>
          <w:rFonts w:ascii="Times New Roman" w:hAnsi="Times New Roman" w:cs="Times New Roman"/>
          <w:sz w:val="24"/>
          <w:szCs w:val="24"/>
        </w:rPr>
        <w:t xml:space="preserve"> of phylogenetic discordance</w:t>
      </w:r>
      <w:r w:rsidR="00B46AF9">
        <w:rPr>
          <w:rFonts w:ascii="Times New Roman" w:hAnsi="Times New Roman" w:cs="Times New Roman"/>
          <w:sz w:val="24"/>
          <w:szCs w:val="24"/>
        </w:rPr>
        <w:t xml:space="preserve"> in </w:t>
      </w:r>
      <w:proofErr w:type="spellStart"/>
      <w:r w:rsidR="00B46AF9">
        <w:rPr>
          <w:rFonts w:ascii="Times New Roman" w:hAnsi="Times New Roman" w:cs="Times New Roman"/>
          <w:sz w:val="24"/>
          <w:szCs w:val="24"/>
        </w:rPr>
        <w:t>murines</w:t>
      </w:r>
      <w:proofErr w:type="spellEnd"/>
      <w:r w:rsidR="00260995">
        <w:rPr>
          <w:rFonts w:ascii="Times New Roman" w:hAnsi="Times New Roman" w:cs="Times New Roman"/>
          <w:sz w:val="24"/>
          <w:szCs w:val="24"/>
        </w:rPr>
        <w:t xml:space="preserve"> </w:t>
      </w:r>
      <w:r w:rsidR="00DD6ADB">
        <w:rPr>
          <w:rFonts w:ascii="Times New Roman" w:hAnsi="Times New Roman" w:cs="Times New Roman"/>
          <w:sz w:val="24"/>
          <w:szCs w:val="24"/>
        </w:rPr>
        <w:t>and its relationship</w:t>
      </w:r>
      <w:r w:rsidR="006C1351">
        <w:rPr>
          <w:rFonts w:ascii="Times New Roman" w:hAnsi="Times New Roman" w:cs="Times New Roman"/>
          <w:sz w:val="24"/>
          <w:szCs w:val="24"/>
        </w:rPr>
        <w:t xml:space="preserve"> to local</w:t>
      </w:r>
      <w:r w:rsidR="002D738A">
        <w:rPr>
          <w:rFonts w:ascii="Times New Roman" w:hAnsi="Times New Roman" w:cs="Times New Roman"/>
          <w:sz w:val="24"/>
          <w:szCs w:val="24"/>
        </w:rPr>
        <w:t xml:space="preserve"> genomic features</w:t>
      </w:r>
      <w:r w:rsidR="006C1351">
        <w:rPr>
          <w:rFonts w:ascii="Times New Roman" w:hAnsi="Times New Roman" w:cs="Times New Roman"/>
          <w:sz w:val="24"/>
          <w:szCs w:val="24"/>
        </w:rPr>
        <w:t xml:space="preserve">. </w:t>
      </w:r>
      <w:r w:rsidR="00DD27E4">
        <w:rPr>
          <w:rFonts w:ascii="Times New Roman" w:hAnsi="Times New Roman" w:cs="Times New Roman"/>
          <w:sz w:val="24"/>
          <w:szCs w:val="24"/>
        </w:rPr>
        <w:t xml:space="preserve">To do this, we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w:t>
      </w:r>
      <w:r w:rsidR="002F4A62" w:rsidRPr="00031896">
        <w:rPr>
          <w:rFonts w:ascii="Times New Roman" w:hAnsi="Times New Roman" w:cs="Times New Roman"/>
          <w:sz w:val="24"/>
          <w:szCs w:val="24"/>
        </w:rPr>
        <w:lastRenderedPageBreak/>
        <w:t>genome</w:t>
      </w:r>
      <w:r w:rsidR="006E16FF">
        <w:rPr>
          <w:rFonts w:ascii="Times New Roman" w:hAnsi="Times New Roman" w:cs="Times New Roman"/>
          <w:sz w:val="24"/>
          <w:szCs w:val="24"/>
        </w:rPr>
        <w:t xml:space="preserve"> (see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(Table 1)</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190C90B1"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6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F36B43">
        <w:rPr>
          <w:rFonts w:ascii="Times New Roman" w:hAnsi="Times New Roman" w:cs="Times New Roman"/>
          <w:sz w:val="24"/>
          <w:szCs w:val="24"/>
        </w:rPr>
        <w:t xml:space="preserve"> (Table 3 shows the most common topologies recovered)</w:t>
      </w:r>
      <w:r w:rsidR="00AE4808" w:rsidRPr="00031896">
        <w:rPr>
          <w:rFonts w:ascii="Times New Roman" w:hAnsi="Times New Roman" w:cs="Times New Roman"/>
          <w:sz w:val="24"/>
          <w:szCs w:val="24"/>
        </w:rPr>
        <w:t>.</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with an average of </w:t>
      </w:r>
      <w:r w:rsidR="00DB4B2B">
        <w:rPr>
          <w:rFonts w:ascii="Times New Roman" w:hAnsi="Times New Roman" w:cs="Times New Roman"/>
          <w:sz w:val="24"/>
          <w:szCs w:val="24"/>
        </w:rPr>
        <w:t xml:space="preserve">141 </w:t>
      </w:r>
      <w:r w:rsidR="00F11507">
        <w:rPr>
          <w:rFonts w:ascii="Times New Roman" w:hAnsi="Times New Roman" w:cs="Times New Roman"/>
          <w:sz w:val="24"/>
          <w:szCs w:val="24"/>
        </w:rPr>
        <w:t>(Table 4)</w:t>
      </w:r>
      <w:r>
        <w:rPr>
          <w:rFonts w:ascii="Times New Roman" w:hAnsi="Times New Roman" w:cs="Times New Roman"/>
          <w:sz w:val="24"/>
          <w:szCs w:val="24"/>
        </w:rPr>
        <w:t xml:space="preserve">, however,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 xml:space="preserve">Fig 2A; </w:t>
      </w:r>
      <w:r w:rsidR="00CD624D" w:rsidRPr="00031896">
        <w:rPr>
          <w:rFonts w:ascii="Times New Roman" w:hAnsi="Times New Roman" w:cs="Times New Roman"/>
          <w:sz w:val="24"/>
          <w:szCs w:val="24"/>
        </w:rPr>
        <w:t xml:space="preserve">Table </w:t>
      </w:r>
      <w:r w:rsidR="006C6680">
        <w:rPr>
          <w:rFonts w:ascii="Times New Roman" w:hAnsi="Times New Roman" w:cs="Times New Roman"/>
          <w:sz w:val="24"/>
          <w:szCs w:val="24"/>
        </w:rPr>
        <w:t>3</w:t>
      </w:r>
      <w:r w:rsidR="00FF5E40">
        <w:rPr>
          <w:rFonts w:ascii="Times New Roman" w:hAnsi="Times New Roman" w:cs="Times New Roman"/>
          <w:sz w:val="24"/>
          <w:szCs w:val="24"/>
        </w:rPr>
        <w:t>;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 xml:space="preserve"> with the rest of the tree being </w:t>
      </w:r>
      <w:r w:rsidR="005F6DDC">
        <w:rPr>
          <w:rFonts w:ascii="Times New Roman" w:hAnsi="Times New Roman" w:cs="Times New Roman"/>
          <w:sz w:val="24"/>
          <w:szCs w:val="24"/>
        </w:rPr>
        <w:t>consistent with the species tree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799912E"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257E51EA"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aligned the reference genomes of mouse and rat t</w:t>
      </w:r>
      <w:r w:rsidR="00300B97">
        <w:rPr>
          <w:rFonts w:ascii="Times New Roman" w:hAnsi="Times New Roman" w:cs="Times New Roman"/>
          <w:sz w:val="24"/>
          <w:szCs w:val="24"/>
        </w:rPr>
        <w:t>o assess how large structural variation, such as inversions and translocations, may influence our inferences of phylogenetic relatedness along the genome. These species span the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nd that, while co-linearity of most chromosomes is conserved between mouse and rat, the size of the 300,000 aligned chunks averages under 10 kb, with the average distance between aligned segments being between 2,380 bp on the mouse genome and 4927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w:t>
      </w:r>
      <w:r w:rsidR="00A709D0">
        <w:rPr>
          <w:rFonts w:ascii="Times New Roman" w:hAnsi="Times New Roman" w:cs="Times New Roman"/>
          <w:sz w:val="24"/>
          <w:szCs w:val="24"/>
        </w:rPr>
        <w:lastRenderedPageBreak/>
        <w:t>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 xml:space="preserve">most other structural variation in our sample </w:t>
      </w:r>
      <w:r w:rsidR="00696496">
        <w:rPr>
          <w:rFonts w:ascii="Times New Roman" w:hAnsi="Times New Roman" w:cs="Times New Roman"/>
          <w:sz w:val="24"/>
          <w:szCs w:val="24"/>
        </w:rPr>
        <w:t xml:space="preserve">appears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(SINES which are about </w:t>
      </w:r>
      <w:r w:rsidR="00C75391">
        <w:rPr>
          <w:rFonts w:ascii="Times New Roman" w:hAnsi="Times New Roman" w:cs="Times New Roman"/>
          <w:sz w:val="24"/>
          <w:szCs w:val="24"/>
        </w:rPr>
        <w:t>150-</w:t>
      </w:r>
      <w:r w:rsidR="00A709D0">
        <w:rPr>
          <w:rFonts w:ascii="Times New Roman" w:hAnsi="Times New Roman" w:cs="Times New Roman"/>
          <w:sz w:val="24"/>
          <w:szCs w:val="24"/>
        </w:rPr>
        <w:t>500 bp in length and LINES which are about 4</w:t>
      </w:r>
      <w:r w:rsidR="00C75391">
        <w:rPr>
          <w:rFonts w:ascii="Times New Roman" w:hAnsi="Times New Roman" w:cs="Times New Roman"/>
          <w:sz w:val="24"/>
          <w:szCs w:val="24"/>
        </w:rPr>
        <w:t>-7kb</w:t>
      </w:r>
      <w:r w:rsidR="00A709D0">
        <w:rPr>
          <w:rFonts w:ascii="Times New Roman" w:hAnsi="Times New Roman" w:cs="Times New Roman"/>
          <w:sz w:val="24"/>
          <w:szCs w:val="24"/>
        </w:rPr>
        <w:t xml:space="preserve"> in length</w:t>
      </w:r>
      <w:r w:rsidR="00C6053D">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C6053D">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A709D0">
        <w:rPr>
          <w:rFonts w:ascii="Times New Roman" w:hAnsi="Times New Roman" w:cs="Times New Roman"/>
          <w:sz w:val="24"/>
          <w:szCs w:val="24"/>
        </w:rPr>
        <w:t xml:space="preserve"> that should have a negligible effect on our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06ABE115"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of the genome 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10kb window and every other 10kb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10kb window trees within a 5Mb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ins w:id="8" w:author="Thomas, Gregg" w:date="2024-04-09T10:49:00Z" w16du:dateUtc="2024-04-09T14:49:00Z">
        <w:r w:rsidR="00751B61">
          <w:rPr>
            <w:rFonts w:ascii="Times New Roman" w:hAnsi="Times New Roman" w:cs="Times New Roman"/>
            <w:sz w:val="24"/>
            <w:szCs w:val="24"/>
          </w:rPr>
          <w:t>d</w:t>
        </w:r>
      </w:ins>
      <w:r w:rsidR="00E6507A">
        <w:rPr>
          <w:rFonts w:ascii="Times New Roman" w:hAnsi="Times New Roman" w:cs="Times New Roman"/>
          <w:sz w:val="24"/>
          <w:szCs w:val="24"/>
        </w:rPr>
        <w:t xml:space="preserve"> regions of the genome centered on </w:t>
      </w:r>
      <w:del w:id="9" w:author="Thomas, Gregg" w:date="2024-04-09T10:49:00Z" w16du:dateUtc="2024-04-09T14:49:00Z">
        <w:r w:rsidR="00653871" w:rsidDel="00751B61">
          <w:rPr>
            <w:rFonts w:ascii="Times New Roman" w:hAnsi="Times New Roman" w:cs="Times New Roman"/>
            <w:sz w:val="24"/>
            <w:szCs w:val="24"/>
          </w:rPr>
          <w:delText xml:space="preserve">so-called </w:delText>
        </w:r>
      </w:del>
      <w:r w:rsidR="00E6507A">
        <w:rPr>
          <w:rFonts w:ascii="Times New Roman" w:hAnsi="Times New Roman" w:cs="Times New Roman"/>
          <w:sz w:val="24"/>
          <w:szCs w:val="24"/>
        </w:rPr>
        <w:t xml:space="preserve">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PjxSZWNOdW0+NTwvUmVjTnVtPjxEaXNwbGF5VGV4dD4oU21hZ3Vsb3ZhIGV0IGFsLiAyMDExKTwv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==
</w:fldData>
        </w:fldChar>
      </w:r>
      <w:r w:rsidR="00751B61" w:rsidRPr="00751B61">
        <w:rPr>
          <w:rFonts w:ascii="Times New Roman" w:hAnsi="Times New Roman" w:cs="Times New Roman"/>
          <w:sz w:val="24"/>
          <w:szCs w:val="24"/>
        </w:rPr>
        <w:instrText xml:space="preserve"> ADDIN EN.CITE </w:instrTex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PjxSZWNOdW0+NTwvUmVjTnVtPjxEaXNwbGF5VGV4dD4oU21hZ3Vsb3ZhIGV0IGFsLiAyMDExKTwv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==
</w:fldData>
        </w:fldChar>
      </w:r>
      <w:r w:rsidR="00751B61" w:rsidRPr="00751B61">
        <w:rPr>
          <w:rFonts w:ascii="Times New Roman" w:hAnsi="Times New Roman" w:cs="Times New Roman"/>
          <w:sz w:val="24"/>
          <w:szCs w:val="24"/>
        </w:rPr>
        <w:instrText xml:space="preserve"> ADDIN EN.CITE.DATA </w:instrText>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751B61" w:rsidRPr="00751B61">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they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that windows with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 but</w:t>
      </w:r>
      <w:r w:rsidR="00653871">
        <w:rPr>
          <w:rFonts w:ascii="Times New Roman" w:hAnsi="Times New Roman" w:cs="Times New Roman"/>
          <w:sz w:val="24"/>
          <w:szCs w:val="24"/>
        </w:rPr>
        <w:t xml:space="preserve"> did show a general trend towards more phylogenetic discordance relative to the genome-wide species tree.</w:t>
      </w:r>
    </w:p>
    <w:p w14:paraId="2A06A6CB" w14:textId="3E07B48C" w:rsidR="00047BC0"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200A45">
        <w:rPr>
          <w:rFonts w:ascii="Times New Roman" w:hAnsi="Times New Roman" w:cs="Times New Roman"/>
          <w:sz w:val="24"/>
          <w:szCs w:val="24"/>
        </w:rPr>
        <w:t xml:space="preserve">We </w:t>
      </w:r>
      <w:r w:rsidR="00F1796B">
        <w:rPr>
          <w:rFonts w:ascii="Times New Roman" w:hAnsi="Times New Roman" w:cs="Times New Roman"/>
          <w:sz w:val="24"/>
          <w:szCs w:val="24"/>
        </w:rPr>
        <w:t xml:space="preserve">found </w:t>
      </w:r>
      <w:r w:rsidR="00200A45">
        <w:rPr>
          <w:rFonts w:ascii="Times New Roman" w:hAnsi="Times New Roman" w:cs="Times New Roman"/>
          <w:sz w:val="24"/>
          <w:szCs w:val="24"/>
        </w:rPr>
        <w:t>that phylogenetic similarity around protein</w:t>
      </w:r>
      <w:r w:rsidR="00AB65E3">
        <w:rPr>
          <w:rFonts w:ascii="Times New Roman" w:hAnsi="Times New Roman" w:cs="Times New Roman"/>
          <w:sz w:val="24"/>
          <w:szCs w:val="24"/>
        </w:rPr>
        <w:t>-</w:t>
      </w:r>
      <w:r w:rsidR="00200A45">
        <w:rPr>
          <w:rFonts w:ascii="Times New Roman" w:hAnsi="Times New Roman" w:cs="Times New Roman"/>
          <w:sz w:val="24"/>
          <w:szCs w:val="24"/>
        </w:rPr>
        <w:t xml:space="preserve">coding genes </w:t>
      </w:r>
      <w:r w:rsidR="00F1796B">
        <w:rPr>
          <w:rFonts w:ascii="Times New Roman" w:hAnsi="Times New Roman" w:cs="Times New Roman"/>
          <w:sz w:val="24"/>
          <w:szCs w:val="24"/>
        </w:rPr>
        <w:t xml:space="preserve">was </w:t>
      </w:r>
      <w:proofErr w:type="gramStart"/>
      <w:r w:rsidR="00200A45">
        <w:rPr>
          <w:rFonts w:ascii="Times New Roman" w:hAnsi="Times New Roman" w:cs="Times New Roman"/>
          <w:sz w:val="24"/>
          <w:szCs w:val="24"/>
        </w:rPr>
        <w:t>similar to</w:t>
      </w:r>
      <w:proofErr w:type="gramEnd"/>
      <w:r w:rsidR="00200A45">
        <w:rPr>
          <w:rFonts w:ascii="Times New Roman" w:hAnsi="Times New Roman" w:cs="Times New Roman"/>
          <w:sz w:val="24"/>
          <w:szCs w:val="24"/>
        </w:rPr>
        <w:t xml:space="preserve"> that of windows without any genomic features (Fig. 5B</w:t>
      </w:r>
      <w:r w:rsidR="00265EE4">
        <w:rPr>
          <w:rFonts w:ascii="Times New Roman" w:hAnsi="Times New Roman" w:cs="Times New Roman"/>
          <w:sz w:val="24"/>
          <w:szCs w:val="24"/>
        </w:rPr>
        <w:t>)</w:t>
      </w:r>
      <w:r w:rsidR="00200A45">
        <w:rPr>
          <w:rFonts w:ascii="Times New Roman" w:hAnsi="Times New Roman" w:cs="Times New Roman"/>
          <w:sz w:val="24"/>
          <w:szCs w:val="24"/>
        </w:rPr>
        <w:t>, but that this similarity decay</w:t>
      </w:r>
      <w:r w:rsidR="00F1796B">
        <w:rPr>
          <w:rFonts w:ascii="Times New Roman" w:hAnsi="Times New Roman" w:cs="Times New Roman"/>
          <w:sz w:val="24"/>
          <w:szCs w:val="24"/>
        </w:rPr>
        <w:t>ed</w:t>
      </w:r>
      <w:r w:rsidR="00200A45">
        <w:rPr>
          <w:rFonts w:ascii="Times New Roman" w:hAnsi="Times New Roman" w:cs="Times New Roman"/>
          <w:sz w:val="24"/>
          <w:szCs w:val="24"/>
        </w:rPr>
        <w:t xml:space="preserve"> more rapidly around genes (</w:t>
      </w:r>
      <w:r w:rsidR="00200A45">
        <w:rPr>
          <w:rFonts w:ascii="Times New Roman" w:hAnsi="Times New Roman" w:cs="Times New Roman"/>
          <w:i/>
          <w:iCs/>
          <w:sz w:val="24"/>
          <w:szCs w:val="24"/>
        </w:rPr>
        <w:t>p</w:t>
      </w:r>
      <w:r w:rsidR="00200A45">
        <w:rPr>
          <w:rFonts w:ascii="Times New Roman" w:hAnsi="Times New Roman" w:cs="Times New Roman"/>
          <w:sz w:val="24"/>
          <w:szCs w:val="24"/>
        </w:rPr>
        <w:t xml:space="preserve"> = </w:t>
      </w:r>
      <w:r w:rsidR="00265EE4">
        <w:rPr>
          <w:rFonts w:ascii="Times New Roman" w:hAnsi="Times New Roman" w:cs="Times New Roman"/>
          <w:sz w:val="24"/>
          <w:szCs w:val="24"/>
        </w:rPr>
        <w:t>6.38e-8</w:t>
      </w:r>
      <w:r w:rsidR="00200A45">
        <w:rPr>
          <w:rFonts w:ascii="Times New Roman" w:hAnsi="Times New Roman" w:cs="Times New Roman"/>
          <w:sz w:val="24"/>
          <w:szCs w:val="24"/>
        </w:rPr>
        <w:t>; Fig. 5A)</w:t>
      </w:r>
      <w:r w:rsidR="00265EE4">
        <w:rPr>
          <w:rFonts w:ascii="Times New Roman" w:hAnsi="Times New Roman" w:cs="Times New Roman"/>
          <w:sz w:val="24"/>
          <w:szCs w:val="24"/>
        </w:rPr>
        <w:t xml:space="preserve">. </w:t>
      </w:r>
      <w:r w:rsidR="006017A7">
        <w:rPr>
          <w:rFonts w:ascii="Times New Roman" w:hAnsi="Times New Roman" w:cs="Times New Roman"/>
          <w:sz w:val="24"/>
          <w:szCs w:val="24"/>
        </w:rPr>
        <w:t>Notably, UCEs</w:t>
      </w:r>
      <w:r w:rsidR="00F1796B">
        <w:rPr>
          <w:rFonts w:ascii="Times New Roman" w:hAnsi="Times New Roman" w:cs="Times New Roman"/>
          <w:sz w:val="24"/>
          <w:szCs w:val="24"/>
        </w:rPr>
        <w:t xml:space="preserve"> showed the opposite pattern with </w:t>
      </w:r>
      <w:r w:rsidR="006017A7">
        <w:rPr>
          <w:rFonts w:ascii="Times New Roman" w:hAnsi="Times New Roman" w:cs="Times New Roman"/>
          <w:sz w:val="24"/>
          <w:szCs w:val="24"/>
        </w:rPr>
        <w:t>much more similar</w:t>
      </w:r>
      <w:r w:rsidR="00F1796B">
        <w:rPr>
          <w:rFonts w:ascii="Times New Roman" w:hAnsi="Times New Roman" w:cs="Times New Roman"/>
          <w:sz w:val="24"/>
          <w:szCs w:val="24"/>
        </w:rPr>
        <w:t>ity among adjacent windows</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Fig. 5B)</w:t>
      </w:r>
      <w:r w:rsidR="00455BDD">
        <w:rPr>
          <w:rFonts w:ascii="Times New Roman" w:hAnsi="Times New Roman" w:cs="Times New Roman"/>
          <w:sz w:val="24"/>
          <w:szCs w:val="24"/>
        </w:rPr>
        <w:t xml:space="preserve"> while decaying at roughly equivalent rates</w:t>
      </w:r>
      <w:r w:rsidR="008A4AF9">
        <w:rPr>
          <w:rFonts w:ascii="Times New Roman" w:hAnsi="Times New Roman" w:cs="Times New Roman"/>
          <w:sz w:val="24"/>
          <w:szCs w:val="24"/>
        </w:rPr>
        <w:t xml:space="preserve"> as these features</w:t>
      </w:r>
      <w:r w:rsidR="00455BDD">
        <w:rPr>
          <w:rFonts w:ascii="Times New Roman" w:hAnsi="Times New Roman" w:cs="Times New Roman"/>
          <w:sz w:val="24"/>
          <w:szCs w:val="24"/>
        </w:rPr>
        <w:t xml:space="preserve"> with</w:t>
      </w:r>
      <w:r w:rsidR="008A4AF9">
        <w:rPr>
          <w:rFonts w:ascii="Times New Roman" w:hAnsi="Times New Roman" w:cs="Times New Roman"/>
          <w:sz w:val="24"/>
          <w:szCs w:val="24"/>
        </w:rPr>
        <w:t xml:space="preserve"> increasing</w:t>
      </w:r>
      <w:r w:rsidR="00455BDD">
        <w:rPr>
          <w:rFonts w:ascii="Times New Roman" w:hAnsi="Times New Roman" w:cs="Times New Roman"/>
          <w:sz w:val="24"/>
          <w:szCs w:val="24"/>
        </w:rPr>
        <w:t xml:space="preserve"> genomic distance</w:t>
      </w:r>
      <w:r w:rsidR="00265EE4">
        <w:rPr>
          <w:rFonts w:ascii="Times New Roman" w:hAnsi="Times New Roman" w:cs="Times New Roman"/>
          <w:sz w:val="24"/>
          <w:szCs w:val="24"/>
        </w:rPr>
        <w:t xml:space="preserve"> (Fig. 5A)</w:t>
      </w:r>
      <w:r w:rsidR="00455BDD">
        <w:rPr>
          <w:rFonts w:ascii="Times New Roman" w:hAnsi="Times New Roman" w:cs="Times New Roman"/>
          <w:sz w:val="24"/>
          <w:szCs w:val="24"/>
        </w:rPr>
        <w:t>. We also find that the 10kb windows centered on most features differ in how similar they are to the species tree as inferred from coding genes</w:t>
      </w:r>
      <w:r w:rsidR="00265EE4">
        <w:rPr>
          <w:rFonts w:ascii="Times New Roman" w:hAnsi="Times New Roman" w:cs="Times New Roman"/>
          <w:sz w:val="24"/>
          <w:szCs w:val="24"/>
        </w:rPr>
        <w:t xml:space="preserve"> or UCEs alone</w:t>
      </w:r>
      <w:r w:rsidR="00455BDD">
        <w:rPr>
          <w:rFonts w:ascii="Times New Roman" w:hAnsi="Times New Roman" w:cs="Times New Roman"/>
          <w:sz w:val="24"/>
          <w:szCs w:val="24"/>
        </w:rPr>
        <w:t xml:space="preserve">. All features </w:t>
      </w:r>
      <w:r w:rsidR="009D5626">
        <w:rPr>
          <w:rFonts w:ascii="Times New Roman" w:hAnsi="Times New Roman" w:cs="Times New Roman"/>
          <w:sz w:val="24"/>
          <w:szCs w:val="24"/>
        </w:rPr>
        <w:t xml:space="preserve">except </w:t>
      </w:r>
      <w:r w:rsidR="00265EE4">
        <w:rPr>
          <w:rFonts w:ascii="Times New Roman" w:hAnsi="Times New Roman" w:cs="Times New Roman"/>
          <w:sz w:val="24"/>
          <w:szCs w:val="24"/>
        </w:rPr>
        <w:t>recombination hotspots</w:t>
      </w:r>
      <w:r w:rsidR="009D5626">
        <w:rPr>
          <w:rFonts w:ascii="Times New Roman" w:hAnsi="Times New Roman" w:cs="Times New Roman"/>
          <w:sz w:val="24"/>
          <w:szCs w:val="24"/>
        </w:rPr>
        <w:t xml:space="preserve"> are more </w:t>
      </w:r>
      <w:proofErr w:type="gramStart"/>
      <w:r w:rsidR="00455BDD">
        <w:rPr>
          <w:rFonts w:ascii="Times New Roman" w:hAnsi="Times New Roman" w:cs="Times New Roman"/>
          <w:sz w:val="24"/>
          <w:szCs w:val="24"/>
        </w:rPr>
        <w:t>similar to</w:t>
      </w:r>
      <w:proofErr w:type="gramEnd"/>
      <w:r w:rsidR="00455BDD">
        <w:rPr>
          <w:rFonts w:ascii="Times New Roman" w:hAnsi="Times New Roman" w:cs="Times New Roman"/>
          <w:sz w:val="24"/>
          <w:szCs w:val="24"/>
        </w:rPr>
        <w:t xml:space="preserve"> the </w:t>
      </w:r>
      <w:r w:rsidR="00455BDD">
        <w:rPr>
          <w:rFonts w:ascii="Times New Roman" w:hAnsi="Times New Roman" w:cs="Times New Roman"/>
          <w:sz w:val="24"/>
          <w:szCs w:val="24"/>
        </w:rPr>
        <w:lastRenderedPageBreak/>
        <w:t xml:space="preserve">species tree on average than windows that contain no features, while UCEs are more similar to the species tree than when compared to any other feature (Fig. 5C).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481C73">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28ABDD4F"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 </w:instrText>
      </w:r>
      <w:r w:rsidR="00FB047A">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EN.CITE.DATA </w:instrText>
      </w:r>
      <w:r w:rsidR="00FB047A">
        <w:rPr>
          <w:rFonts w:ascii="Times New Roman" w:hAnsi="Times New Roman" w:cs="Times New Roman"/>
          <w:sz w:val="24"/>
          <w:szCs w:val="24"/>
        </w:rPr>
      </w:r>
      <w:r w:rsidR="00FB047A">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FB047A">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E977A7" w:rsidRPr="00031896">
        <w:rPr>
          <w:rFonts w:ascii="Times New Roman" w:hAnsi="Times New Roman" w:cs="Times New Roman"/>
          <w:sz w:val="24"/>
          <w:szCs w:val="24"/>
        </w:rPr>
        <w:t xml:space="preserve"> histories.</w:t>
      </w:r>
    </w:p>
    <w:p w14:paraId="71C8106E" w14:textId="77769B6F"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849E6">
        <w:rPr>
          <w:rFonts w:ascii="Times New Roman" w:hAnsi="Times New Roman" w:cs="Times New Roman"/>
          <w:sz w:val="24"/>
          <w:szCs w:val="24"/>
        </w:rPr>
        <w:instrText xml:space="preserve"> ADDIN EN.CITE </w:instrText>
      </w:r>
      <w:r w:rsidR="00A849E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849E6">
        <w:rPr>
          <w:rFonts w:ascii="Times New Roman" w:hAnsi="Times New Roman" w:cs="Times New Roman"/>
          <w:sz w:val="24"/>
          <w:szCs w:val="24"/>
        </w:rPr>
        <w:instrText xml:space="preserve"> ADDIN EN.CITE.DATA </w:instrText>
      </w:r>
      <w:r w:rsidR="00A849E6">
        <w:rPr>
          <w:rFonts w:ascii="Times New Roman" w:hAnsi="Times New Roman" w:cs="Times New Roman"/>
          <w:sz w:val="24"/>
          <w:szCs w:val="24"/>
        </w:rPr>
      </w:r>
      <w:r w:rsidR="00A849E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A849E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del w:id="10" w:author="Thomas, Gregg" w:date="2024-04-09T11:40:00Z" w16du:dateUtc="2024-04-09T15:40:00Z">
        <w:r w:rsidR="009713C6" w:rsidDel="001811CE">
          <w:rPr>
            <w:rFonts w:ascii="Times New Roman" w:hAnsi="Times New Roman" w:cs="Times New Roman"/>
            <w:sz w:val="24"/>
            <w:szCs w:val="24"/>
          </w:rPr>
          <w:delText>A</w:delText>
        </w:r>
      </w:del>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 xml:space="preserve">accurate,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6C6680">
        <w:rPr>
          <w:rFonts w:ascii="Times New Roman" w:hAnsi="Times New Roman" w:cs="Times New Roman"/>
          <w:sz w:val="24"/>
          <w:szCs w:val="24"/>
        </w:rPr>
        <w:t>5</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0AA19975"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w:t>
      </w:r>
      <w:r w:rsidR="00D1794F">
        <w:rPr>
          <w:rFonts w:ascii="Times New Roman" w:hAnsi="Times New Roman" w:cs="Times New Roman"/>
          <w:sz w:val="24"/>
          <w:szCs w:val="24"/>
        </w:rPr>
        <w:lastRenderedPageBreak/>
        <w:t xml:space="preserve">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 xml:space="preserve">recombination and natural selection shape phylogenetic histories, and evaluate how assuming a single evolutionary history can compromise the study of molecular evolution. </w:t>
      </w:r>
      <w:r w:rsidR="006B3732">
        <w:rPr>
          <w:rFonts w:ascii="Times New Roman" w:hAnsi="Times New Roman" w:cs="Times New Roman"/>
          <w:sz w:val="24"/>
          <w:szCs w:val="24"/>
        </w:rPr>
        <w:t xml:space="preserve"> Beyond studying the patterns of discordance, this work highlights the importance of a nuanced molecular evolution analysis in a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2297D009"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C5218B">
        <w:rPr>
          <w:rFonts w:ascii="Times New Roman" w:hAnsi="Times New Roman" w:cs="Times New Roman"/>
          <w:sz w:val="24"/>
          <w:szCs w:val="24"/>
        </w:rPr>
        <w:t>.</w:t>
      </w:r>
      <w:r w:rsidRPr="00B17D7F">
        <w:rPr>
          <w:rFonts w:ascii="Times New Roman" w:hAnsi="Times New Roman" w:cs="Times New Roman"/>
          <w:sz w:val="24"/>
          <w:szCs w:val="24"/>
        </w:rPr>
        <w:t xml:space="preserve"> </w:t>
      </w:r>
      <w:r w:rsidR="00C5218B">
        <w:rPr>
          <w:rFonts w:ascii="Times New Roman" w:hAnsi="Times New Roman" w:cs="Times New Roman"/>
          <w:sz w:val="24"/>
          <w:szCs w:val="24"/>
        </w:rPr>
        <w:t>I</w:t>
      </w:r>
      <w:r w:rsidRPr="00B17D7F">
        <w:rPr>
          <w:rFonts w:ascii="Times New Roman" w:hAnsi="Times New Roman" w:cs="Times New Roman"/>
          <w:sz w:val="24"/>
          <w:szCs w:val="24"/>
        </w:rPr>
        <w:t>n both cases</w:t>
      </w:r>
      <w:r w:rsidR="00AB65E3">
        <w:rPr>
          <w:rFonts w:ascii="Times New Roman" w:hAnsi="Times New Roman" w:cs="Times New Roman"/>
          <w:sz w:val="24"/>
          <w:szCs w:val="24"/>
        </w:rPr>
        <w:t>,</w:t>
      </w:r>
      <w:r w:rsidRPr="00B17D7F">
        <w:rPr>
          <w:rFonts w:ascii="Times New Roman" w:hAnsi="Times New Roman" w:cs="Times New Roman"/>
          <w:sz w:val="24"/>
          <w:szCs w:val="24"/>
        </w:rPr>
        <w:t xml:space="preserve"> a limited number of nuclear or mitochondrial genes</w:t>
      </w:r>
      <w:r w:rsidR="00C5218B">
        <w:rPr>
          <w:rFonts w:ascii="Times New Roman" w:hAnsi="Times New Roman" w:cs="Times New Roman"/>
          <w:sz w:val="24"/>
          <w:szCs w:val="24"/>
        </w:rPr>
        <w:t xml:space="preserve"> were used</w:t>
      </w:r>
      <w:r w:rsidRPr="00B17D7F">
        <w:rPr>
          <w:rFonts w:ascii="Times New Roman" w:hAnsi="Times New Roman" w:cs="Times New Roman"/>
          <w:sz w:val="24"/>
          <w:szCs w:val="24"/>
        </w:rPr>
        <w:t xml:space="preserve">. </w:t>
      </w:r>
      <w:r w:rsidR="0093760B">
        <w:rPr>
          <w:rFonts w:ascii="Times New Roman" w:hAnsi="Times New Roman" w:cs="Times New Roman"/>
          <w:sz w:val="24"/>
          <w:szCs w:val="24"/>
        </w:rPr>
        <w:t xml:space="preserve">Even so, </w:t>
      </w:r>
      <w:r w:rsidRPr="00B17D7F">
        <w:rPr>
          <w:rFonts w:ascii="Times New Roman" w:hAnsi="Times New Roman" w:cs="Times New Roman"/>
          <w:sz w:val="24"/>
          <w:szCs w:val="24"/>
        </w:rPr>
        <w:t xml:space="preserve">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 xml:space="preserve">suggested phylogenetic discordance across </w:t>
      </w:r>
      <w:proofErr w:type="spellStart"/>
      <w:r w:rsidRPr="00B17D7F">
        <w:rPr>
          <w:rFonts w:ascii="Times New Roman" w:hAnsi="Times New Roman" w:cs="Times New Roman"/>
          <w:sz w:val="24"/>
          <w:szCs w:val="24"/>
        </w:rPr>
        <w:t>Murinae</w:t>
      </w:r>
      <w:proofErr w:type="spellEnd"/>
      <w:r w:rsidR="0065149C">
        <w:rPr>
          <w:rFonts w:ascii="Times New Roman" w:hAnsi="Times New Roman" w:cs="Times New Roman"/>
          <w:sz w:val="24"/>
          <w:szCs w:val="24"/>
        </w:rPr>
        <w:t>, including between mitochondrial and nuclear genes,</w:t>
      </w:r>
      <w:r w:rsidRPr="00B17D7F">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 xml:space="preserve">limited to six </w:t>
      </w:r>
      <w:r w:rsidR="004F3805">
        <w:rPr>
          <w:rFonts w:ascii="Times New Roman" w:hAnsi="Times New Roman" w:cs="Times New Roman"/>
          <w:sz w:val="24"/>
          <w:szCs w:val="24"/>
        </w:rPr>
        <w:t>loci or fewer</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ins w:id="11" w:author="Thomas, Gregg" w:date="2024-04-09T11:42:00Z" w16du:dateUtc="2024-04-09T15:42:00Z">
        <w:r w:rsidR="00975C95">
          <w:rPr>
            <w:rFonts w:ascii="Times New Roman" w:hAnsi="Times New Roman" w:cs="Times New Roman"/>
            <w:sz w:val="24"/>
            <w:szCs w:val="24"/>
          </w:rPr>
          <w:t xml:space="preserve">Other </w:t>
        </w:r>
      </w:ins>
      <w:del w:id="12" w:author="Thomas, Gregg" w:date="2024-04-09T11:42:00Z" w16du:dateUtc="2024-04-09T15:42:00Z">
        <w:r w:rsidR="0065149C" w:rsidDel="00975C95">
          <w:rPr>
            <w:rFonts w:ascii="Times New Roman" w:hAnsi="Times New Roman" w:cs="Times New Roman"/>
            <w:sz w:val="24"/>
            <w:szCs w:val="24"/>
          </w:rPr>
          <w:delText>R</w:delText>
        </w:r>
      </w:del>
      <w:ins w:id="13" w:author="Thomas, Gregg" w:date="2024-04-09T11:42:00Z" w16du:dateUtc="2024-04-09T15:42:00Z">
        <w:r w:rsidR="00975C95">
          <w:rPr>
            <w:rFonts w:ascii="Times New Roman" w:hAnsi="Times New Roman" w:cs="Times New Roman"/>
            <w:sz w:val="24"/>
            <w:szCs w:val="24"/>
          </w:rPr>
          <w:t>r</w:t>
        </w:r>
      </w:ins>
      <w:r w:rsidR="0065149C">
        <w:rPr>
          <w:rFonts w:ascii="Times New Roman" w:hAnsi="Times New Roman" w:cs="Times New Roman"/>
          <w:sz w:val="24"/>
          <w:szCs w:val="24"/>
        </w:rPr>
        <w:t xml:space="preserve">ecent </w:t>
      </w:r>
      <w:ins w:id="14" w:author="Thomas, Gregg" w:date="2024-04-09T11:42:00Z" w16du:dateUtc="2024-04-09T15:42:00Z">
        <w:r w:rsidR="00975C95">
          <w:rPr>
            <w:rFonts w:ascii="Times New Roman" w:hAnsi="Times New Roman" w:cs="Times New Roman"/>
            <w:sz w:val="24"/>
            <w:szCs w:val="24"/>
          </w:rPr>
          <w:t>studies have expanded the number of loci used for phylogenetic inference</w:t>
        </w:r>
      </w:ins>
      <w:ins w:id="15" w:author="Thomas, Gregg" w:date="2024-04-09T11:43:00Z" w16du:dateUtc="2024-04-09T15:43:00Z">
        <w:r w:rsidR="00975C95">
          <w:rPr>
            <w:rFonts w:ascii="Times New Roman" w:hAnsi="Times New Roman" w:cs="Times New Roman"/>
            <w:sz w:val="24"/>
            <w:szCs w:val="24"/>
          </w:rPr>
          <w:t>, including the use of 1,245 exons</w:t>
        </w:r>
      </w:ins>
      <w:ins w:id="16" w:author="Thomas, Gregg" w:date="2024-04-09T11:44:00Z" w16du:dateUtc="2024-04-09T15:44:00Z">
        <w:r w:rsidR="00975C95">
          <w:rPr>
            <w:rFonts w:ascii="Times New Roman" w:hAnsi="Times New Roman" w:cs="Times New Roman"/>
            <w:sz w:val="24"/>
            <w:szCs w:val="24"/>
          </w:rPr>
          <w:t xml:space="preserve"> </w:t>
        </w:r>
      </w:ins>
      <w:r w:rsidR="00975C95">
        <w:rPr>
          <w:rFonts w:ascii="Times New Roman" w:hAnsi="Times New Roman" w:cs="Times New Roman"/>
          <w:sz w:val="24"/>
          <w:szCs w:val="24"/>
        </w:rPr>
        <w:fldChar w:fldCharType="begin"/>
      </w:r>
      <w:r w:rsidR="00975C95">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975C95">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ins w:id="17" w:author="Thomas, Gregg" w:date="2024-04-09T11:43:00Z" w16du:dateUtc="2024-04-09T15:43:00Z">
        <w:r w:rsidR="00975C95">
          <w:rPr>
            <w:rFonts w:ascii="Times New Roman" w:hAnsi="Times New Roman" w:cs="Times New Roman"/>
            <w:sz w:val="24"/>
            <w:szCs w:val="24"/>
          </w:rPr>
          <w:t xml:space="preserve"> and 1,360 exons</w:t>
        </w:r>
      </w:ins>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2366A0">
        <w:rPr>
          <w:rFonts w:ascii="Times New Roman" w:hAnsi="Times New Roman" w:cs="Times New Roman"/>
          <w:sz w:val="24"/>
          <w:szCs w:val="24"/>
        </w:rPr>
        <w:instrText xml:space="preserve"> ADDIN EN.CITE </w:instrTex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2366A0">
        <w:rPr>
          <w:rFonts w:ascii="Times New Roman" w:hAnsi="Times New Roman" w:cs="Times New Roman"/>
          <w:sz w:val="24"/>
          <w:szCs w:val="24"/>
        </w:rPr>
        <w:instrText xml:space="preserve"> ADDIN EN.CITE.DATA </w:instrText>
      </w:r>
      <w:r w:rsidR="002366A0">
        <w:rPr>
          <w:rFonts w:ascii="Times New Roman" w:hAnsi="Times New Roman" w:cs="Times New Roman"/>
          <w:sz w:val="24"/>
          <w:szCs w:val="24"/>
        </w:rPr>
      </w:r>
      <w:r w:rsidR="002366A0">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2366A0">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ins w:id="18" w:author="Thomas, Gregg" w:date="2024-04-09T11:43:00Z" w16du:dateUtc="2024-04-09T15:43:00Z">
        <w:r w:rsidR="00975C95">
          <w:rPr>
            <w:rFonts w:ascii="Times New Roman" w:hAnsi="Times New Roman" w:cs="Times New Roman"/>
            <w:sz w:val="24"/>
            <w:szCs w:val="24"/>
          </w:rPr>
          <w:t xml:space="preserve">, but have focused mainly on the </w:t>
        </w:r>
      </w:ins>
      <w:proofErr w:type="spellStart"/>
      <w:ins w:id="19" w:author="Thomas, Gregg" w:date="2024-04-09T11:44:00Z" w16du:dateUtc="2024-04-09T15:44:00Z">
        <w:r w:rsidR="00975C95">
          <w:rPr>
            <w:rFonts w:ascii="Times New Roman" w:hAnsi="Times New Roman" w:cs="Times New Roman"/>
            <w:sz w:val="24"/>
            <w:szCs w:val="24"/>
          </w:rPr>
          <w:t>Hydromyini</w:t>
        </w:r>
        <w:proofErr w:type="spellEnd"/>
        <w:r w:rsidR="00975C95">
          <w:rPr>
            <w:rFonts w:ascii="Times New Roman" w:hAnsi="Times New Roman" w:cs="Times New Roman"/>
            <w:sz w:val="24"/>
            <w:szCs w:val="24"/>
          </w:rPr>
          <w:t xml:space="preserve"> group. </w:t>
        </w:r>
      </w:ins>
      <w:del w:id="20" w:author="Thomas, Gregg" w:date="2024-04-09T11:42:00Z" w16du:dateUtc="2024-04-09T15:42:00Z">
        <w:r w:rsidR="0065149C" w:rsidDel="00975C95">
          <w:rPr>
            <w:rFonts w:ascii="Times New Roman" w:hAnsi="Times New Roman" w:cs="Times New Roman"/>
            <w:sz w:val="24"/>
            <w:szCs w:val="24"/>
          </w:rPr>
          <w:delText>work</w:delText>
        </w:r>
      </w:del>
      <w:del w:id="21" w:author="Thomas, Gregg" w:date="2024-04-09T11:45:00Z" w16du:dateUtc="2024-04-09T15:45:00Z">
        <w:r w:rsidR="0065149C" w:rsidDel="002366A0">
          <w:rPr>
            <w:rFonts w:ascii="Times New Roman" w:hAnsi="Times New Roman" w:cs="Times New Roman"/>
            <w:sz w:val="24"/>
            <w:szCs w:val="24"/>
          </w:rPr>
          <w:delText xml:space="preserve"> focus</w:delText>
        </w:r>
        <w:r w:rsidR="00EF1EE0" w:rsidDel="002366A0">
          <w:rPr>
            <w:rFonts w:ascii="Times New Roman" w:hAnsi="Times New Roman" w:cs="Times New Roman"/>
            <w:sz w:val="24"/>
            <w:szCs w:val="24"/>
          </w:rPr>
          <w:delText>ed</w:delText>
        </w:r>
        <w:r w:rsidR="0065149C" w:rsidDel="002366A0">
          <w:rPr>
            <w:rFonts w:ascii="Times New Roman" w:hAnsi="Times New Roman" w:cs="Times New Roman"/>
            <w:sz w:val="24"/>
            <w:szCs w:val="24"/>
          </w:rPr>
          <w:delText xml:space="preserve"> on Hydromyini made use of</w:delText>
        </w:r>
        <w:r w:rsidR="00EF1EE0" w:rsidDel="002366A0">
          <w:rPr>
            <w:rFonts w:ascii="Times New Roman" w:hAnsi="Times New Roman" w:cs="Times New Roman"/>
            <w:sz w:val="24"/>
            <w:szCs w:val="24"/>
          </w:rPr>
          <w:delText xml:space="preserve"> substantially more loci</w:delText>
        </w:r>
        <w:r w:rsidR="0065149C" w:rsidDel="002366A0">
          <w:rPr>
            <w:rFonts w:ascii="Times New Roman" w:hAnsi="Times New Roman" w:cs="Times New Roman"/>
            <w:sz w:val="24"/>
            <w:szCs w:val="24"/>
          </w:rPr>
          <w:delText xml:space="preserve"> </w:delText>
        </w:r>
        <w:r w:rsidR="00EF1EE0" w:rsidDel="002366A0">
          <w:rPr>
            <w:rFonts w:ascii="Times New Roman" w:hAnsi="Times New Roman" w:cs="Times New Roman"/>
            <w:sz w:val="24"/>
            <w:szCs w:val="24"/>
          </w:rPr>
          <w:delText>(</w:delText>
        </w:r>
        <w:r w:rsidR="0065149C" w:rsidDel="002366A0">
          <w:rPr>
            <w:rFonts w:ascii="Times New Roman" w:hAnsi="Times New Roman" w:cs="Times New Roman"/>
            <w:sz w:val="24"/>
            <w:szCs w:val="24"/>
          </w:rPr>
          <w:delText>1,245</w:delText>
        </w:r>
        <w:r w:rsidR="00EF1EE0" w:rsidDel="002366A0">
          <w:rPr>
            <w:rFonts w:ascii="Times New Roman" w:hAnsi="Times New Roman" w:cs="Times New Roman"/>
            <w:sz w:val="24"/>
            <w:szCs w:val="24"/>
          </w:rPr>
          <w:delText xml:space="preserve"> exons,</w:delText>
        </w:r>
        <w:r w:rsidR="004F3805" w:rsidDel="002366A0">
          <w:rPr>
            <w:rFonts w:ascii="Times New Roman" w:hAnsi="Times New Roman" w:cs="Times New Roman"/>
            <w:sz w:val="24"/>
            <w:szCs w:val="24"/>
          </w:rPr>
          <w:delText xml:space="preserve"> </w:delText>
        </w:r>
        <w:r w:rsidR="004F3805" w:rsidDel="002366A0">
          <w:rPr>
            <w:rFonts w:ascii="Times New Roman" w:hAnsi="Times New Roman" w:cs="Times New Roman"/>
            <w:sz w:val="24"/>
            <w:szCs w:val="24"/>
          </w:rPr>
          <w:fldChar w:fldCharType="begin"/>
        </w:r>
        <w:r w:rsidR="00E23F63" w:rsidDel="002366A0">
          <w:rPr>
            <w:rFonts w:ascii="Times New Roman" w:hAnsi="Times New Roman" w:cs="Times New Roman"/>
            <w:sz w:val="24"/>
            <w:szCs w:val="24"/>
          </w:rPr>
          <w:delInstrText xml:space="preserve"> ADDIN EN.CITE &lt;EndNote&gt;&lt;Cite&gt;&lt;Author&gt;Roycroft&lt;/Author&gt;&lt;Year&gt;2020&lt;/Year&gt;&lt;RecNum&gt;221&lt;/RecNum&gt;&lt;DisplayText&gt;(Roycroft et al. 2020)&lt;/DisplayText&gt;&lt;record&gt;&lt;rec-number&gt;221&lt;/rec-number&gt;&lt;foreign-keys&gt;&lt;key app="EN" db-id="vdwt9psdezv5tlee9vn5swzfzafw0azp5adx" timestamp="1692888628"&gt;221&lt;/key&gt;&lt;/foreign-keys&gt;&lt;ref-type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Biol&lt;/secondary-title&gt;&lt;/titles&gt;&lt;periodical&gt;&lt;full-title&gt;Syst Biol&lt;/full-title&gt;&lt;/periodical&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delInstrText>
        </w:r>
        <w:r w:rsidR="004F3805" w:rsidDel="002366A0">
          <w:rPr>
            <w:rFonts w:ascii="Times New Roman" w:hAnsi="Times New Roman" w:cs="Times New Roman"/>
            <w:sz w:val="24"/>
            <w:szCs w:val="24"/>
          </w:rPr>
          <w:fldChar w:fldCharType="separate"/>
        </w:r>
        <w:r w:rsidR="00E23F63" w:rsidDel="002366A0">
          <w:rPr>
            <w:rFonts w:ascii="Times New Roman" w:hAnsi="Times New Roman" w:cs="Times New Roman"/>
            <w:noProof/>
            <w:sz w:val="24"/>
            <w:szCs w:val="24"/>
          </w:rPr>
          <w:delText>(Roycroft et al. 2020)</w:delText>
        </w:r>
        <w:r w:rsidR="004F3805" w:rsidDel="002366A0">
          <w:rPr>
            <w:rFonts w:ascii="Times New Roman" w:hAnsi="Times New Roman" w:cs="Times New Roman"/>
            <w:sz w:val="24"/>
            <w:szCs w:val="24"/>
          </w:rPr>
          <w:fldChar w:fldCharType="end"/>
        </w:r>
        <w:r w:rsidR="0065149C" w:rsidDel="002366A0">
          <w:rPr>
            <w:rFonts w:ascii="Times New Roman" w:hAnsi="Times New Roman" w:cs="Times New Roman"/>
            <w:sz w:val="24"/>
            <w:szCs w:val="24"/>
          </w:rPr>
          <w:delText xml:space="preserve"> 1,360</w:delText>
        </w:r>
        <w:r w:rsidR="00EF1EE0" w:rsidDel="002366A0">
          <w:rPr>
            <w:rFonts w:ascii="Times New Roman" w:hAnsi="Times New Roman" w:cs="Times New Roman"/>
            <w:sz w:val="24"/>
            <w:szCs w:val="24"/>
          </w:rPr>
          <w:delText xml:space="preserve"> exons,</w:delText>
        </w:r>
        <w:r w:rsidR="004F3805" w:rsidDel="002366A0">
          <w:rPr>
            <w:rFonts w:ascii="Times New Roman" w:hAnsi="Times New Roman" w:cs="Times New Roman"/>
            <w:sz w:val="24"/>
            <w:szCs w:val="24"/>
          </w:rPr>
          <w:delText xml:space="preserve"> </w:delText>
        </w:r>
        <w:r w:rsidR="004F3805" w:rsidDel="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751B61" w:rsidDel="002366A0">
          <w:rPr>
            <w:rFonts w:ascii="Times New Roman" w:hAnsi="Times New Roman" w:cs="Times New Roman"/>
            <w:sz w:val="24"/>
            <w:szCs w:val="24"/>
          </w:rPr>
          <w:delInstrText xml:space="preserve"> ADDIN EN.CITE </w:delInstrText>
        </w:r>
        <w:r w:rsidR="00751B61" w:rsidDel="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751B61" w:rsidDel="002366A0">
          <w:rPr>
            <w:rFonts w:ascii="Times New Roman" w:hAnsi="Times New Roman" w:cs="Times New Roman"/>
            <w:sz w:val="24"/>
            <w:szCs w:val="24"/>
          </w:rPr>
          <w:delInstrText xml:space="preserve"> ADDIN EN.CITE.DATA </w:delInstrText>
        </w:r>
        <w:r w:rsidR="00751B61" w:rsidDel="002366A0">
          <w:rPr>
            <w:rFonts w:ascii="Times New Roman" w:hAnsi="Times New Roman" w:cs="Times New Roman"/>
            <w:sz w:val="24"/>
            <w:szCs w:val="24"/>
          </w:rPr>
        </w:r>
        <w:r w:rsidR="00751B61" w:rsidDel="002366A0">
          <w:rPr>
            <w:rFonts w:ascii="Times New Roman" w:hAnsi="Times New Roman" w:cs="Times New Roman"/>
            <w:sz w:val="24"/>
            <w:szCs w:val="24"/>
          </w:rPr>
          <w:fldChar w:fldCharType="end"/>
        </w:r>
        <w:r w:rsidR="004F3805" w:rsidDel="002366A0">
          <w:rPr>
            <w:rFonts w:ascii="Times New Roman" w:hAnsi="Times New Roman" w:cs="Times New Roman"/>
            <w:sz w:val="24"/>
            <w:szCs w:val="24"/>
          </w:rPr>
        </w:r>
        <w:r w:rsidR="004F3805" w:rsidDel="002366A0">
          <w:rPr>
            <w:rFonts w:ascii="Times New Roman" w:hAnsi="Times New Roman" w:cs="Times New Roman"/>
            <w:sz w:val="24"/>
            <w:szCs w:val="24"/>
          </w:rPr>
          <w:fldChar w:fldCharType="separate"/>
        </w:r>
        <w:r w:rsidR="00E23F63" w:rsidDel="002366A0">
          <w:rPr>
            <w:rFonts w:ascii="Times New Roman" w:hAnsi="Times New Roman" w:cs="Times New Roman"/>
            <w:noProof/>
            <w:sz w:val="24"/>
            <w:szCs w:val="24"/>
          </w:rPr>
          <w:delText>(Roycroft et al. 2021)</w:delText>
        </w:r>
        <w:r w:rsidR="004F3805" w:rsidDel="002366A0">
          <w:rPr>
            <w:rFonts w:ascii="Times New Roman" w:hAnsi="Times New Roman" w:cs="Times New Roman"/>
            <w:sz w:val="24"/>
            <w:szCs w:val="24"/>
          </w:rPr>
          <w:fldChar w:fldCharType="end"/>
        </w:r>
        <w:r w:rsidR="0065149C" w:rsidDel="002366A0">
          <w:rPr>
            <w:rFonts w:ascii="Times New Roman" w:hAnsi="Times New Roman" w:cs="Times New Roman"/>
            <w:sz w:val="24"/>
            <w:szCs w:val="24"/>
          </w:rPr>
          <w:delText xml:space="preserve"> exons for phylogenetic reconstruction.</w:delText>
        </w:r>
        <w:r w:rsidDel="002366A0">
          <w:rPr>
            <w:rFonts w:ascii="Times New Roman" w:hAnsi="Times New Roman" w:cs="Times New Roman"/>
            <w:sz w:val="24"/>
            <w:szCs w:val="24"/>
          </w:rPr>
          <w:delText xml:space="preserve"> </w:delText>
        </w:r>
      </w:del>
    </w:p>
    <w:p w14:paraId="20159C81" w14:textId="0E32D8BE" w:rsidR="00237D7D"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EF1EE0">
        <w:rPr>
          <w:rFonts w:ascii="Times New Roman" w:hAnsi="Times New Roman" w:cs="Times New Roman"/>
          <w:sz w:val="24"/>
          <w:szCs w:val="24"/>
        </w:rPr>
        <w:t>Here w</w:t>
      </w:r>
      <w:r w:rsidR="009F2E46">
        <w:rPr>
          <w:rFonts w:ascii="Times New Roman" w:hAnsi="Times New Roman" w:cs="Times New Roman"/>
          <w:sz w:val="24"/>
          <w:szCs w:val="24"/>
        </w:rPr>
        <w:t>e reconstructed a species tree of murine rodents based</w:t>
      </w:r>
      <w:r w:rsidR="00D526C2">
        <w:rPr>
          <w:rFonts w:ascii="Times New Roman" w:hAnsi="Times New Roman" w:cs="Times New Roman"/>
          <w:sz w:val="24"/>
          <w:szCs w:val="24"/>
        </w:rPr>
        <w:t xml:space="preserve"> on</w:t>
      </w:r>
      <w:r w:rsidR="009F2E46">
        <w:rPr>
          <w:rFonts w:ascii="Times New Roman" w:hAnsi="Times New Roman" w:cs="Times New Roman"/>
          <w:sz w:val="24"/>
          <w:szCs w:val="24"/>
        </w:rPr>
        <w:t xml:space="preserve"> </w:t>
      </w:r>
      <w:r w:rsidR="007556EF">
        <w:rPr>
          <w:rFonts w:ascii="Times New Roman" w:hAnsi="Times New Roman" w:cs="Times New Roman"/>
          <w:sz w:val="24"/>
          <w:szCs w:val="24"/>
        </w:rPr>
        <w:t>2,632</w:t>
      </w:r>
      <w:r w:rsidR="009F2E46">
        <w:rPr>
          <w:rFonts w:ascii="Times New Roman" w:hAnsi="Times New Roman" w:cs="Times New Roman"/>
          <w:sz w:val="24"/>
          <w:szCs w:val="24"/>
        </w:rPr>
        <w:t xml:space="preserve"> UCEs from 18 species</w:t>
      </w:r>
      <w:r w:rsidR="0065149C">
        <w:rPr>
          <w:rFonts w:ascii="Times New Roman" w:hAnsi="Times New Roman" w:cs="Times New Roman"/>
          <w:sz w:val="24"/>
          <w:szCs w:val="24"/>
        </w:rPr>
        <w:t xml:space="preserve"> across the radiation</w:t>
      </w:r>
      <w:r w:rsidR="009F2E46">
        <w:rPr>
          <w:rFonts w:ascii="Times New Roman" w:hAnsi="Times New Roman" w:cs="Times New Roman"/>
          <w:sz w:val="24"/>
          <w:szCs w:val="24"/>
        </w:rPr>
        <w:t>. The inferred tree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topologically consistent with those inferred in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fossil calibration points (Table 2)</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w:t>
      </w:r>
      <w:r w:rsidR="002F1C0B">
        <w:rPr>
          <w:rFonts w:ascii="Times New Roman" w:hAnsi="Times New Roman" w:cs="Times New Roman"/>
          <w:sz w:val="24"/>
          <w:szCs w:val="24"/>
        </w:rPr>
        <w:lastRenderedPageBreak/>
        <w:t xml:space="preserve">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3AD49188" w14:textId="7AC4A78F" w:rsidR="00F726B3"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 clear picture of the</w:t>
      </w:r>
      <w:r>
        <w:rPr>
          <w:rFonts w:ascii="Times New Roman" w:hAnsi="Times New Roman" w:cs="Times New Roman"/>
          <w:sz w:val="24"/>
          <w:szCs w:val="24"/>
        </w:rPr>
        <w:t xml:space="preserve"> species</w:t>
      </w:r>
      <w:r w:rsidR="00AB65E3">
        <w:rPr>
          <w:rFonts w:ascii="Times New Roman" w:hAnsi="Times New Roman" w:cs="Times New Roman"/>
          <w:sz w:val="24"/>
          <w:szCs w:val="24"/>
        </w:rPr>
        <w:t>’</w:t>
      </w:r>
      <w:r w:rsidRPr="00031896">
        <w:rPr>
          <w:rFonts w:ascii="Times New Roman" w:hAnsi="Times New Roman" w:cs="Times New Roman"/>
          <w:sz w:val="24"/>
          <w:szCs w:val="24"/>
        </w:rPr>
        <w:t xml:space="preserve"> history</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a combination of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 </w:instrText>
      </w:r>
      <w:r w:rsidR="00515C86">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EN.CITE.DATA </w:instrText>
      </w:r>
      <w:r w:rsidR="00515C86">
        <w:rPr>
          <w:rFonts w:ascii="Times New Roman" w:hAnsi="Times New Roman" w:cs="Times New Roman"/>
          <w:sz w:val="24"/>
          <w:szCs w:val="24"/>
        </w:rPr>
      </w:r>
      <w:r w:rsidR="00515C86">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5D2EA3">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Our results highlighted these limitations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 xml:space="preserve">Using </w:t>
      </w:r>
      <w:r w:rsidR="008350DE" w:rsidRPr="00031896">
        <w:rPr>
          <w:rFonts w:ascii="Times New Roman" w:hAnsi="Times New Roman" w:cs="Times New Roman"/>
          <w:sz w:val="24"/>
          <w:szCs w:val="24"/>
        </w:rPr>
        <w:t xml:space="preserve">resources from the </w:t>
      </w:r>
      <w:r w:rsidR="005A4659" w:rsidRPr="00D4662B">
        <w:rPr>
          <w:rFonts w:ascii="Times New Roman" w:hAnsi="Times New Roman" w:cs="Times New Roman"/>
          <w:i/>
          <w:sz w:val="24"/>
          <w:szCs w:val="24"/>
        </w:rPr>
        <w:t>M. musculus</w:t>
      </w:r>
      <w:r w:rsidR="005A4659" w:rsidRPr="00237D7D">
        <w:rPr>
          <w:rFonts w:ascii="Times New Roman" w:hAnsi="Times New Roman" w:cs="Times New Roman"/>
          <w:sz w:val="24"/>
          <w:szCs w:val="24"/>
        </w:rPr>
        <w:t xml:space="preserve"> </w:t>
      </w:r>
      <w:r w:rsidR="008350DE" w:rsidRPr="00031896">
        <w:rPr>
          <w:rFonts w:ascii="Times New Roman" w:hAnsi="Times New Roman" w:cs="Times New Roman"/>
          <w:sz w:val="24"/>
          <w:szCs w:val="24"/>
        </w:rPr>
        <w:t>model system</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species tree inferred from genes or UCEs was not the most common topology recovered across the genome and</w:t>
      </w:r>
      <w:r w:rsidR="00804026">
        <w:rPr>
          <w:rFonts w:ascii="Times New Roman" w:hAnsi="Times New Roman" w:cs="Times New Roman"/>
          <w:sz w:val="24"/>
          <w:szCs w:val="24"/>
        </w:rPr>
        <w:t xml:space="preserve"> 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 the lowest </w:t>
      </w:r>
      <w:proofErr w:type="spellStart"/>
      <w:r w:rsidR="000E72EA">
        <w:rPr>
          <w:rFonts w:ascii="Times New Roman" w:hAnsi="Times New Roman" w:cs="Times New Roman"/>
          <w:sz w:val="24"/>
          <w:szCs w:val="24"/>
        </w:rPr>
        <w:t>gCF</w:t>
      </w:r>
      <w:proofErr w:type="spellEnd"/>
      <w:r w:rsidR="000E72EA">
        <w:rPr>
          <w:rFonts w:ascii="Times New Roman" w:hAnsi="Times New Roman" w:cs="Times New Roman"/>
          <w:sz w:val="24"/>
          <w:szCs w:val="24"/>
        </w:rPr>
        <w:t xml:space="preserve"> and second lowest </w:t>
      </w:r>
      <w:proofErr w:type="spellStart"/>
      <w:r w:rsidR="000E72EA">
        <w:rPr>
          <w:rFonts w:ascii="Times New Roman" w:hAnsi="Times New Roman" w:cs="Times New Roman"/>
          <w:sz w:val="24"/>
          <w:szCs w:val="24"/>
        </w:rPr>
        <w:t>sCF</w:t>
      </w:r>
      <w:proofErr w:type="spellEnd"/>
      <w:r w:rsidR="000E72EA">
        <w:rPr>
          <w:rFonts w:ascii="Times New Roman" w:hAnsi="Times New Roman" w:cs="Times New Roman"/>
          <w:sz w:val="24"/>
          <w:szCs w:val="24"/>
        </w:rPr>
        <w:t xml:space="preserve"> 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roughly 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F726B3">
        <w:rPr>
          <w:rFonts w:ascii="Times New Roman" w:hAnsi="Times New Roman" w:cs="Times New Roman"/>
          <w:sz w:val="24"/>
          <w:szCs w:val="24"/>
        </w:rPr>
        <w:t>. The equal frequencies of</w:t>
      </w:r>
      <w:r w:rsidR="008C7672">
        <w:rPr>
          <w:rFonts w:ascii="Times New Roman" w:hAnsi="Times New Roman" w:cs="Times New Roman"/>
          <w:sz w:val="24"/>
          <w:szCs w:val="24"/>
        </w:rPr>
        <w:t xml:space="preserve"> the alternate topologies of the </w:t>
      </w:r>
      <w:proofErr w:type="spellStart"/>
      <w:r w:rsidR="008C7672">
        <w:rPr>
          <w:rFonts w:ascii="Times New Roman" w:hAnsi="Times New Roman" w:cs="Times New Roman"/>
          <w:sz w:val="24"/>
          <w:szCs w:val="24"/>
        </w:rPr>
        <w:t>Praomyini</w:t>
      </w:r>
      <w:proofErr w:type="spellEnd"/>
      <w:r w:rsidR="008C7672">
        <w:rPr>
          <w:rFonts w:ascii="Times New Roman" w:hAnsi="Times New Roman" w:cs="Times New Roman"/>
          <w:sz w:val="24"/>
          <w:szCs w:val="24"/>
        </w:rPr>
        <w:t xml:space="preserve"> clade</w:t>
      </w:r>
      <w:r w:rsidR="00F726B3">
        <w:rPr>
          <w:rFonts w:ascii="Times New Roman" w:hAnsi="Times New Roman" w:cs="Times New Roman"/>
          <w:sz w:val="24"/>
          <w:szCs w:val="24"/>
        </w:rPr>
        <w:t xml:space="preserve"> along the chromosome suggest that incomplete lineage sorting is the </w:t>
      </w:r>
      <w:r w:rsidR="008C7672">
        <w:rPr>
          <w:rFonts w:ascii="Times New Roman" w:hAnsi="Times New Roman" w:cs="Times New Roman"/>
          <w:sz w:val="24"/>
          <w:szCs w:val="24"/>
        </w:rPr>
        <w:t>cause</w:t>
      </w:r>
      <w:r w:rsidR="00F726B3">
        <w:rPr>
          <w:rFonts w:ascii="Times New Roman" w:hAnsi="Times New Roman" w:cs="Times New Roman"/>
          <w:sz w:val="24"/>
          <w:szCs w:val="24"/>
        </w:rPr>
        <w:t xml:space="preserve"> of this </w:t>
      </w:r>
      <w:proofErr w:type="gramStart"/>
      <w:r w:rsidR="00F726B3">
        <w:rPr>
          <w:rFonts w:ascii="Times New Roman" w:hAnsi="Times New Roman" w:cs="Times New Roman"/>
          <w:sz w:val="24"/>
          <w:szCs w:val="24"/>
        </w:rPr>
        <w:t>discordance</w:t>
      </w:r>
      <w:ins w:id="22" w:author="Thomas, Gregg" w:date="2024-05-10T11:51:00Z" w16du:dateUtc="2024-05-10T15:51:00Z">
        <w:r w:rsidR="009B34FB">
          <w:rPr>
            <w:rFonts w:ascii="Times New Roman" w:hAnsi="Times New Roman" w:cs="Times New Roman"/>
            <w:sz w:val="24"/>
            <w:szCs w:val="24"/>
          </w:rPr>
          <w:t>, and</w:t>
        </w:r>
        <w:proofErr w:type="gramEnd"/>
        <w:r w:rsidR="009B34FB">
          <w:rPr>
            <w:rFonts w:ascii="Times New Roman" w:hAnsi="Times New Roman" w:cs="Times New Roman"/>
            <w:sz w:val="24"/>
            <w:szCs w:val="24"/>
          </w:rPr>
          <w:t xml:space="preserve"> show how a single clade can drive vast amounts of discordance in a small sample of species</w:t>
        </w:r>
      </w:ins>
      <w:ins w:id="23" w:author="Thomas, Gregg" w:date="2024-05-10T12:10:00Z" w16du:dateUtc="2024-05-10T16:10:00Z">
        <w:r w:rsidR="00264EA4">
          <w:rPr>
            <w:rFonts w:ascii="Times New Roman" w:hAnsi="Times New Roman" w:cs="Times New Roman"/>
            <w:sz w:val="24"/>
            <w:szCs w:val="24"/>
          </w:rPr>
          <w:t>, warranting further investigation as to how much a single lineage may affect analyses of discordance</w:t>
        </w:r>
      </w:ins>
      <w:r w:rsidR="00F726B3">
        <w:rPr>
          <w:rFonts w:ascii="Times New Roman" w:hAnsi="Times New Roman" w:cs="Times New Roman"/>
          <w:sz w:val="24"/>
          <w:szCs w:val="24"/>
        </w:rPr>
        <w:t xml:space="preserve">. </w:t>
      </w:r>
      <w:r w:rsidR="00213DE4">
        <w:rPr>
          <w:rFonts w:ascii="Times New Roman" w:hAnsi="Times New Roman" w:cs="Times New Roman"/>
          <w:sz w:val="24"/>
          <w:szCs w:val="24"/>
        </w:rPr>
        <w:t xml:space="preserve">Although </w:t>
      </w:r>
      <w:r w:rsidR="008C7672">
        <w:rPr>
          <w:rFonts w:ascii="Times New Roman" w:hAnsi="Times New Roman" w:cs="Times New Roman"/>
          <w:sz w:val="24"/>
          <w:szCs w:val="24"/>
        </w:rPr>
        <w:t>similar</w:t>
      </w:r>
      <w:r w:rsidR="00213DE4">
        <w:rPr>
          <w:rFonts w:ascii="Times New Roman" w:hAnsi="Times New Roman" w:cs="Times New Roman"/>
          <w:sz w:val="24"/>
          <w:szCs w:val="24"/>
        </w:rPr>
        <w:t xml:space="preserve"> frequencies were observed among the</w:t>
      </w:r>
      <w:r w:rsidR="008C7672">
        <w:rPr>
          <w:rFonts w:ascii="Times New Roman" w:hAnsi="Times New Roman" w:cs="Times New Roman"/>
          <w:sz w:val="24"/>
          <w:szCs w:val="24"/>
        </w:rPr>
        <w:t>se</w:t>
      </w:r>
      <w:r w:rsidR="00213DE4">
        <w:rPr>
          <w:rFonts w:ascii="Times New Roman" w:hAnsi="Times New Roman" w:cs="Times New Roman"/>
          <w:sz w:val="24"/>
          <w:szCs w:val="24"/>
        </w:rPr>
        <w:t xml:space="preserve"> three most common trees</w:t>
      </w:r>
      <w:r w:rsidR="00F726B3">
        <w:rPr>
          <w:rFonts w:ascii="Times New Roman" w:hAnsi="Times New Roman" w:cs="Times New Roman"/>
          <w:sz w:val="24"/>
          <w:szCs w:val="24"/>
        </w:rPr>
        <w:t xml:space="preserve">, it </w:t>
      </w:r>
      <w:r w:rsidR="00213DE4">
        <w:rPr>
          <w:rFonts w:ascii="Times New Roman" w:hAnsi="Times New Roman" w:cs="Times New Roman"/>
          <w:sz w:val="24"/>
          <w:szCs w:val="24"/>
        </w:rPr>
        <w:t>is noteworthy</w:t>
      </w:r>
      <w:r w:rsidR="00F726B3">
        <w:rPr>
          <w:rFonts w:ascii="Times New Roman" w:hAnsi="Times New Roman" w:cs="Times New Roman"/>
          <w:sz w:val="24"/>
          <w:szCs w:val="24"/>
        </w:rPr>
        <w:t xml:space="preserve"> that the topology robustly inferred from genes or UCEs was </w:t>
      </w:r>
      <w:r w:rsidR="00213DE4">
        <w:rPr>
          <w:rFonts w:ascii="Times New Roman" w:hAnsi="Times New Roman" w:cs="Times New Roman"/>
          <w:sz w:val="24"/>
          <w:szCs w:val="24"/>
        </w:rPr>
        <w:t xml:space="preserve">not that common overall and </w:t>
      </w:r>
      <w:r w:rsidR="00F726B3">
        <w:rPr>
          <w:rFonts w:ascii="Times New Roman" w:hAnsi="Times New Roman" w:cs="Times New Roman"/>
          <w:sz w:val="24"/>
          <w:szCs w:val="24"/>
        </w:rPr>
        <w:t xml:space="preserve">only the third most frequent topology among 10kb windows across the entire genome. This </w:t>
      </w:r>
      <w:r w:rsidR="00213DE4">
        <w:rPr>
          <w:rFonts w:ascii="Times New Roman" w:hAnsi="Times New Roman" w:cs="Times New Roman"/>
          <w:sz w:val="24"/>
          <w:szCs w:val="24"/>
        </w:rPr>
        <w:t>underscores that while</w:t>
      </w:r>
      <w:r w:rsidR="00F726B3">
        <w:rPr>
          <w:rFonts w:ascii="Times New Roman" w:hAnsi="Times New Roman" w:cs="Times New Roman"/>
          <w:sz w:val="24"/>
          <w:szCs w:val="24"/>
        </w:rPr>
        <w:t xml:space="preserve"> a single inferred species tree </w:t>
      </w:r>
      <w:r w:rsidR="00213DE4">
        <w:rPr>
          <w:rFonts w:ascii="Times New Roman" w:hAnsi="Times New Roman" w:cs="Times New Roman"/>
          <w:sz w:val="24"/>
          <w:szCs w:val="24"/>
        </w:rPr>
        <w:t>may</w:t>
      </w:r>
      <w:r w:rsidR="00AB65E3">
        <w:rPr>
          <w:rFonts w:ascii="Times New Roman" w:hAnsi="Times New Roman" w:cs="Times New Roman"/>
          <w:sz w:val="24"/>
          <w:szCs w:val="24"/>
        </w:rPr>
        <w:t xml:space="preserve"> </w:t>
      </w:r>
      <w:r w:rsidR="00213DE4">
        <w:rPr>
          <w:rFonts w:ascii="Times New Roman" w:hAnsi="Times New Roman" w:cs="Times New Roman"/>
          <w:sz w:val="24"/>
          <w:szCs w:val="24"/>
        </w:rPr>
        <w:t xml:space="preserve">be </w:t>
      </w:r>
      <w:r w:rsidR="00F726B3">
        <w:rPr>
          <w:rFonts w:ascii="Times New Roman" w:hAnsi="Times New Roman" w:cs="Times New Roman"/>
          <w:sz w:val="24"/>
          <w:szCs w:val="24"/>
        </w:rPr>
        <w:t xml:space="preserve">of </w:t>
      </w:r>
      <w:r w:rsidR="00213DE4">
        <w:rPr>
          <w:rFonts w:ascii="Times New Roman" w:hAnsi="Times New Roman" w:cs="Times New Roman"/>
          <w:sz w:val="24"/>
          <w:szCs w:val="24"/>
        </w:rPr>
        <w:t>general interest when reconstructing</w:t>
      </w:r>
      <w:r w:rsidR="00AB65E3">
        <w:rPr>
          <w:rFonts w:ascii="Times New Roman" w:hAnsi="Times New Roman" w:cs="Times New Roman"/>
          <w:sz w:val="24"/>
          <w:szCs w:val="24"/>
        </w:rPr>
        <w:t xml:space="preserve"> the</w:t>
      </w:r>
      <w:r w:rsidR="00F726B3">
        <w:rPr>
          <w:rFonts w:ascii="Times New Roman" w:hAnsi="Times New Roman" w:cs="Times New Roman"/>
          <w:sz w:val="24"/>
          <w:szCs w:val="24"/>
        </w:rPr>
        <w:t xml:space="preserve"> speciation </w:t>
      </w:r>
      <w:r w:rsidR="00213DE4">
        <w:rPr>
          <w:rFonts w:ascii="Times New Roman" w:hAnsi="Times New Roman" w:cs="Times New Roman"/>
          <w:sz w:val="24"/>
          <w:szCs w:val="24"/>
        </w:rPr>
        <w:t>history</w:t>
      </w:r>
      <w:r w:rsidR="00F726B3">
        <w:rPr>
          <w:rFonts w:ascii="Times New Roman" w:hAnsi="Times New Roman" w:cs="Times New Roman"/>
          <w:sz w:val="24"/>
          <w:szCs w:val="24"/>
        </w:rPr>
        <w:t xml:space="preserve"> of a group, individual locus trees </w:t>
      </w:r>
      <w:r w:rsidR="00213DE4">
        <w:rPr>
          <w:rFonts w:ascii="Times New Roman" w:hAnsi="Times New Roman" w:cs="Times New Roman"/>
          <w:sz w:val="24"/>
          <w:szCs w:val="24"/>
        </w:rPr>
        <w:t xml:space="preserve">are likely to be more accurate </w:t>
      </w:r>
      <w:r w:rsidR="00F726B3">
        <w:rPr>
          <w:rFonts w:ascii="Times New Roman" w:hAnsi="Times New Roman" w:cs="Times New Roman"/>
          <w:sz w:val="24"/>
          <w:szCs w:val="24"/>
        </w:rPr>
        <w:t xml:space="preserve">when making inferences about the evolution of </w:t>
      </w:r>
      <w:proofErr w:type="gramStart"/>
      <w:r w:rsidR="00F726B3">
        <w:rPr>
          <w:rFonts w:ascii="Times New Roman" w:hAnsi="Times New Roman" w:cs="Times New Roman"/>
          <w:sz w:val="24"/>
          <w:szCs w:val="24"/>
        </w:rPr>
        <w:t>particular regions</w:t>
      </w:r>
      <w:proofErr w:type="gramEnd"/>
      <w:r w:rsidR="00F726B3">
        <w:rPr>
          <w:rFonts w:ascii="Times New Roman" w:hAnsi="Times New Roman" w:cs="Times New Roman"/>
          <w:sz w:val="24"/>
          <w:szCs w:val="24"/>
        </w:rPr>
        <w:t xml:space="preserve"> or features of the genome.</w:t>
      </w:r>
      <w:r w:rsidR="00804026">
        <w:rPr>
          <w:rFonts w:ascii="Times New Roman" w:hAnsi="Times New Roman" w:cs="Times New Roman"/>
          <w:sz w:val="24"/>
          <w:szCs w:val="24"/>
        </w:rPr>
        <w:t xml:space="preserve"> </w:t>
      </w:r>
    </w:p>
    <w:p w14:paraId="64F90658" w14:textId="0041B843" w:rsidR="00804026" w:rsidRDefault="00F726B3" w:rsidP="00583F62">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645BBB">
        <w:rPr>
          <w:rFonts w:ascii="Times New Roman" w:hAnsi="Times New Roman" w:cs="Times New Roman"/>
          <w:sz w:val="24"/>
          <w:szCs w:val="24"/>
        </w:rPr>
        <w:t>hile we</w:t>
      </w:r>
      <w:r w:rsidR="00283689">
        <w:rPr>
          <w:rFonts w:ascii="Times New Roman" w:hAnsi="Times New Roman" w:cs="Times New Roman"/>
          <w:sz w:val="24"/>
          <w:szCs w:val="24"/>
        </w:rPr>
        <w:t xml:space="preserve"> observed </w:t>
      </w:r>
      <w:r w:rsidR="00283689" w:rsidRPr="00031896">
        <w:rPr>
          <w:rFonts w:ascii="Times New Roman" w:hAnsi="Times New Roman" w:cs="Times New Roman"/>
          <w:sz w:val="24"/>
          <w:szCs w:val="24"/>
        </w:rPr>
        <w:t xml:space="preserve">no clear </w:t>
      </w:r>
      <w:r w:rsidR="00283689">
        <w:rPr>
          <w:rFonts w:ascii="Times New Roman" w:hAnsi="Times New Roman" w:cs="Times New Roman"/>
          <w:sz w:val="24"/>
          <w:szCs w:val="24"/>
        </w:rPr>
        <w:t xml:space="preserve">clustering of </w:t>
      </w:r>
      <w:r w:rsidR="00283689" w:rsidRPr="00031896">
        <w:rPr>
          <w:rFonts w:ascii="Times New Roman" w:hAnsi="Times New Roman" w:cs="Times New Roman"/>
          <w:sz w:val="24"/>
          <w:szCs w:val="24"/>
        </w:rPr>
        <w:t>topological structure</w:t>
      </w:r>
      <w:r w:rsidR="006C1351">
        <w:rPr>
          <w:rFonts w:ascii="Times New Roman" w:hAnsi="Times New Roman" w:cs="Times New Roman"/>
          <w:sz w:val="24"/>
          <w:szCs w:val="24"/>
        </w:rPr>
        <w:t>s</w:t>
      </w:r>
      <w:r w:rsidR="00283689" w:rsidRPr="00031896">
        <w:rPr>
          <w:rFonts w:ascii="Times New Roman" w:hAnsi="Times New Roman" w:cs="Times New Roman"/>
          <w:sz w:val="24"/>
          <w:szCs w:val="24"/>
        </w:rPr>
        <w:t xml:space="preserve"> along </w:t>
      </w:r>
      <w:r w:rsidR="00283689">
        <w:rPr>
          <w:rFonts w:ascii="Times New Roman" w:hAnsi="Times New Roman" w:cs="Times New Roman"/>
          <w:sz w:val="24"/>
          <w:szCs w:val="24"/>
        </w:rPr>
        <w:t xml:space="preserve">most </w:t>
      </w:r>
      <w:r w:rsidR="00283689" w:rsidRPr="00031896">
        <w:rPr>
          <w:rFonts w:ascii="Times New Roman" w:hAnsi="Times New Roman" w:cs="Times New Roman"/>
          <w:sz w:val="24"/>
          <w:szCs w:val="24"/>
        </w:rPr>
        <w:t>chromosome</w:t>
      </w:r>
      <w:r w:rsidR="00283689">
        <w:rPr>
          <w:rFonts w:ascii="Times New Roman" w:hAnsi="Times New Roman" w:cs="Times New Roman"/>
          <w:sz w:val="24"/>
          <w:szCs w:val="24"/>
        </w:rPr>
        <w:t>s</w:t>
      </w:r>
      <w:r w:rsidR="00283689" w:rsidRPr="00031896">
        <w:rPr>
          <w:rFonts w:ascii="Times New Roman" w:hAnsi="Times New Roman" w:cs="Times New Roman"/>
          <w:sz w:val="24"/>
          <w:szCs w:val="24"/>
        </w:rPr>
        <w:t xml:space="preserve"> (</w:t>
      </w:r>
      <w:r w:rsidR="00283689" w:rsidRPr="008462C6">
        <w:rPr>
          <w:rFonts w:ascii="Times New Roman" w:hAnsi="Times New Roman" w:cs="Times New Roman"/>
          <w:i/>
          <w:iCs/>
          <w:sz w:val="24"/>
          <w:szCs w:val="24"/>
        </w:rPr>
        <w:t>e.g.</w:t>
      </w:r>
      <w:r w:rsidR="00283689">
        <w:rPr>
          <w:rFonts w:ascii="Times New Roman" w:hAnsi="Times New Roman" w:cs="Times New Roman"/>
          <w:sz w:val="24"/>
          <w:szCs w:val="24"/>
        </w:rPr>
        <w:t xml:space="preserve">, </w:t>
      </w:r>
      <w:r w:rsidR="00283689" w:rsidRPr="00031896">
        <w:rPr>
          <w:rFonts w:ascii="Times New Roman" w:hAnsi="Times New Roman" w:cs="Times New Roman"/>
          <w:sz w:val="24"/>
          <w:szCs w:val="24"/>
        </w:rPr>
        <w:t>Fig</w:t>
      </w:r>
      <w:r w:rsidR="00283689">
        <w:rPr>
          <w:rFonts w:ascii="Times New Roman" w:hAnsi="Times New Roman" w:cs="Times New Roman"/>
          <w:sz w:val="24"/>
          <w:szCs w:val="24"/>
        </w:rPr>
        <w:t>.</w:t>
      </w:r>
      <w:r w:rsidR="00283689" w:rsidRPr="00031896">
        <w:rPr>
          <w:rFonts w:ascii="Times New Roman" w:hAnsi="Times New Roman" w:cs="Times New Roman"/>
          <w:sz w:val="24"/>
          <w:szCs w:val="24"/>
        </w:rPr>
        <w:t xml:space="preserve"> </w:t>
      </w:r>
      <w:r w:rsidR="00283689">
        <w:rPr>
          <w:rFonts w:ascii="Times New Roman" w:hAnsi="Times New Roman" w:cs="Times New Roman"/>
          <w:sz w:val="24"/>
          <w:szCs w:val="24"/>
        </w:rPr>
        <w:t>3</w:t>
      </w:r>
      <w:r w:rsidR="00283689" w:rsidRPr="00031896">
        <w:rPr>
          <w:rFonts w:ascii="Times New Roman" w:hAnsi="Times New Roman" w:cs="Times New Roman"/>
          <w:sz w:val="24"/>
          <w:szCs w:val="24"/>
        </w:rPr>
        <w:t>C)</w:t>
      </w:r>
      <w:r w:rsidR="00645BBB">
        <w:rPr>
          <w:rFonts w:ascii="Times New Roman" w:hAnsi="Times New Roman" w:cs="Times New Roman"/>
          <w:sz w:val="24"/>
          <w:szCs w:val="24"/>
        </w:rPr>
        <w:t>,</w:t>
      </w:r>
      <w:r w:rsidR="00283689">
        <w:rPr>
          <w:rFonts w:ascii="Times New Roman" w:hAnsi="Times New Roman" w:cs="Times New Roman"/>
          <w:sz w:val="24"/>
          <w:szCs w:val="24"/>
        </w:rPr>
        <w:t xml:space="preserve"> we found that </w:t>
      </w:r>
      <w:r w:rsidR="00645BBB">
        <w:rPr>
          <w:rFonts w:ascii="Times New Roman" w:hAnsi="Times New Roman" w:cs="Times New Roman"/>
          <w:sz w:val="24"/>
          <w:szCs w:val="24"/>
        </w:rPr>
        <w:t xml:space="preserve">this enormous range of </w:t>
      </w:r>
      <w:r w:rsidR="00283689" w:rsidRPr="00031896">
        <w:rPr>
          <w:rFonts w:ascii="Times New Roman" w:hAnsi="Times New Roman" w:cs="Times New Roman"/>
          <w:sz w:val="24"/>
          <w:szCs w:val="24"/>
        </w:rPr>
        <w:t>phylogen</w:t>
      </w:r>
      <w:r w:rsidR="00645BBB">
        <w:rPr>
          <w:rFonts w:ascii="Times New Roman" w:hAnsi="Times New Roman" w:cs="Times New Roman"/>
          <w:sz w:val="24"/>
          <w:szCs w:val="24"/>
        </w:rPr>
        <w:t>etic variation was</w:t>
      </w:r>
      <w:r w:rsidR="00283689" w:rsidRPr="00031896">
        <w:rPr>
          <w:rFonts w:ascii="Times New Roman" w:hAnsi="Times New Roman" w:cs="Times New Roman"/>
          <w:sz w:val="24"/>
          <w:szCs w:val="24"/>
        </w:rPr>
        <w:t xml:space="preserve"> not randomly distributed </w:t>
      </w:r>
      <w:r w:rsidR="006C1351">
        <w:rPr>
          <w:rFonts w:ascii="Times New Roman" w:hAnsi="Times New Roman" w:cs="Times New Roman"/>
          <w:sz w:val="24"/>
          <w:szCs w:val="24"/>
        </w:rPr>
        <w:t>within</w:t>
      </w:r>
      <w:r w:rsidR="006C1351" w:rsidRPr="00031896">
        <w:rPr>
          <w:rFonts w:ascii="Times New Roman" w:hAnsi="Times New Roman" w:cs="Times New Roman"/>
          <w:sz w:val="24"/>
          <w:szCs w:val="24"/>
        </w:rPr>
        <w:t xml:space="preserve"> </w:t>
      </w:r>
      <w:r w:rsidR="00283689" w:rsidRPr="00031896">
        <w:rPr>
          <w:rFonts w:ascii="Times New Roman" w:hAnsi="Times New Roman" w:cs="Times New Roman"/>
          <w:sz w:val="24"/>
          <w:szCs w:val="24"/>
        </w:rPr>
        <w:t>chromosomes.</w:t>
      </w:r>
      <w:r w:rsidR="00645BBB">
        <w:rPr>
          <w:rFonts w:ascii="Times New Roman" w:hAnsi="Times New Roman" w:cs="Times New Roman"/>
          <w:sz w:val="24"/>
          <w:szCs w:val="24"/>
        </w:rPr>
        <w:t xml:space="preserve"> </w:t>
      </w:r>
      <w:del w:id="24" w:author="Thomas, Gregg" w:date="2024-05-09T12:27:00Z" w16du:dateUtc="2024-05-09T16:27:00Z">
        <w:r w:rsidR="00645BBB" w:rsidDel="00BF633A">
          <w:rPr>
            <w:rFonts w:ascii="Times New Roman" w:hAnsi="Times New Roman" w:cs="Times New Roman"/>
            <w:sz w:val="24"/>
            <w:szCs w:val="24"/>
          </w:rPr>
          <w:delText>Perhaps surprising</w:delText>
        </w:r>
        <w:r w:rsidR="00086687" w:rsidDel="00BF633A">
          <w:rPr>
            <w:rFonts w:ascii="Times New Roman" w:hAnsi="Times New Roman" w:cs="Times New Roman"/>
            <w:sz w:val="24"/>
            <w:szCs w:val="24"/>
          </w:rPr>
          <w:delText>ly</w:delText>
        </w:r>
        <w:r w:rsidR="00645BBB" w:rsidDel="00BF633A">
          <w:rPr>
            <w:rFonts w:ascii="Times New Roman" w:hAnsi="Times New Roman" w:cs="Times New Roman"/>
            <w:sz w:val="24"/>
            <w:szCs w:val="24"/>
          </w:rPr>
          <w:delText>, we</w:delText>
        </w:r>
      </w:del>
      <w:ins w:id="25" w:author="Thomas, Gregg" w:date="2024-05-09T12:27:00Z" w16du:dateUtc="2024-05-09T16:27:00Z">
        <w:r w:rsidR="00BF633A">
          <w:rPr>
            <w:rFonts w:ascii="Times New Roman" w:hAnsi="Times New Roman" w:cs="Times New Roman"/>
            <w:sz w:val="24"/>
            <w:szCs w:val="24"/>
          </w:rPr>
          <w:t>We</w:t>
        </w:r>
      </w:ins>
      <w:r w:rsidR="00645BBB">
        <w:rPr>
          <w:rFonts w:ascii="Times New Roman" w:hAnsi="Times New Roman" w:cs="Times New Roman"/>
          <w:sz w:val="24"/>
          <w:szCs w:val="24"/>
        </w:rPr>
        <w:t xml:space="preserve"> did not observe </w:t>
      </w:r>
      <w:r>
        <w:rPr>
          <w:rFonts w:ascii="Times New Roman" w:hAnsi="Times New Roman" w:cs="Times New Roman"/>
          <w:sz w:val="24"/>
          <w:szCs w:val="24"/>
        </w:rPr>
        <w:t xml:space="preserve">a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167C33">
        <w:rPr>
          <w:rFonts w:ascii="Times New Roman" w:hAnsi="Times New Roman" w:cs="Times New Roman"/>
          <w:sz w:val="24"/>
          <w:szCs w:val="24"/>
        </w:rPr>
        <w:t xml:space="preserve"> 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213DE4">
        <w:rPr>
          <w:rFonts w:ascii="Times New Roman" w:hAnsi="Times New Roman" w:cs="Times New Roman"/>
          <w:sz w:val="24"/>
          <w:szCs w:val="24"/>
        </w:rPr>
        <w:t xml:space="preserve">, suggesting that </w:t>
      </w:r>
      <w:r w:rsidR="00086687">
        <w:rPr>
          <w:rFonts w:ascii="Times New Roman" w:hAnsi="Times New Roman" w:cs="Times New Roman"/>
          <w:sz w:val="24"/>
          <w:szCs w:val="24"/>
        </w:rPr>
        <w:t>recombination rate</w:t>
      </w:r>
      <w:r w:rsidR="00804026" w:rsidRPr="00031896">
        <w:rPr>
          <w:rFonts w:ascii="Times New Roman" w:hAnsi="Times New Roman" w:cs="Times New Roman"/>
          <w:sz w:val="24"/>
          <w:szCs w:val="24"/>
        </w:rPr>
        <w:t xml:space="preserve"> </w:t>
      </w:r>
      <w:r w:rsidR="00213DE4">
        <w:rPr>
          <w:rFonts w:ascii="Times New Roman" w:hAnsi="Times New Roman" w:cs="Times New Roman"/>
          <w:sz w:val="24"/>
          <w:szCs w:val="24"/>
        </w:rPr>
        <w:t xml:space="preserve">may often </w:t>
      </w:r>
      <w:r w:rsidR="00804026" w:rsidRPr="00031896">
        <w:rPr>
          <w:rFonts w:ascii="Times New Roman" w:hAnsi="Times New Roman" w:cs="Times New Roman"/>
          <w:sz w:val="24"/>
          <w:szCs w:val="24"/>
        </w:rPr>
        <w:t>evolve</w:t>
      </w:r>
      <w:r w:rsidR="00804026">
        <w:rPr>
          <w:rFonts w:ascii="Times New Roman" w:hAnsi="Times New Roman" w:cs="Times New Roman"/>
          <w:sz w:val="24"/>
          <w:szCs w:val="24"/>
        </w:rPr>
        <w:t xml:space="preserve"> </w:t>
      </w:r>
      <w:r w:rsidR="00583F62">
        <w:rPr>
          <w:rFonts w:ascii="Times New Roman" w:hAnsi="Times New Roman" w:cs="Times New Roman"/>
          <w:sz w:val="24"/>
          <w:szCs w:val="24"/>
        </w:rPr>
        <w:t xml:space="preserve">sufficiently </w:t>
      </w:r>
      <w:r w:rsidR="00804026">
        <w:rPr>
          <w:rFonts w:ascii="Times New Roman" w:hAnsi="Times New Roman" w:cs="Times New Roman"/>
          <w:sz w:val="24"/>
          <w:szCs w:val="24"/>
        </w:rPr>
        <w:t>quickly</w:t>
      </w:r>
      <w:ins w:id="26" w:author="Thomas, Gregg" w:date="2024-04-09T12:11:00Z" w16du:dateUtc="2024-04-09T16:11:00Z">
        <w:r w:rsidR="00375F5F">
          <w:rPr>
            <w:rFonts w:ascii="Times New Roman" w:hAnsi="Times New Roman" w:cs="Times New Roman"/>
            <w:sz w:val="24"/>
            <w:szCs w:val="24"/>
          </w:rPr>
          <w:t>, both within and between lineages,</w:t>
        </w:r>
      </w:ins>
      <w:r w:rsidR="00583F62">
        <w:rPr>
          <w:rFonts w:ascii="Times New Roman" w:hAnsi="Times New Roman" w:cs="Times New Roman"/>
          <w:sz w:val="24"/>
          <w:szCs w:val="24"/>
        </w:rPr>
        <w:t xml:space="preserve"> </w:t>
      </w:r>
      <w:ins w:id="27" w:author="Thomas, Gregg" w:date="2024-05-09T15:53:00Z" w16du:dateUtc="2024-05-09T19:53:00Z">
        <w:r w:rsidR="003543C6">
          <w:rPr>
            <w:rFonts w:ascii="Times New Roman" w:hAnsi="Times New Roman" w:cs="Times New Roman"/>
            <w:sz w:val="24"/>
            <w:szCs w:val="24"/>
          </w:rPr>
          <w:t xml:space="preserve">such </w:t>
        </w:r>
      </w:ins>
      <w:r w:rsidR="00583F62">
        <w:rPr>
          <w:rFonts w:ascii="Times New Roman" w:hAnsi="Times New Roman" w:cs="Times New Roman"/>
          <w:sz w:val="24"/>
          <w:szCs w:val="24"/>
        </w:rPr>
        <w:t xml:space="preserve">that contemporary estimates </w:t>
      </w:r>
      <w:r w:rsidR="00170904">
        <w:rPr>
          <w:rFonts w:ascii="Times New Roman" w:hAnsi="Times New Roman" w:cs="Times New Roman"/>
          <w:sz w:val="24"/>
          <w:szCs w:val="24"/>
        </w:rPr>
        <w:t>do</w:t>
      </w:r>
      <w:r w:rsidR="00583F62">
        <w:rPr>
          <w:rFonts w:ascii="Times New Roman" w:hAnsi="Times New Roman" w:cs="Times New Roman"/>
          <w:sz w:val="24"/>
          <w:szCs w:val="24"/>
        </w:rPr>
        <w:t xml:space="preserve"> not track </w:t>
      </w:r>
      <w:r w:rsidR="00170904">
        <w:rPr>
          <w:rFonts w:ascii="Times New Roman" w:hAnsi="Times New Roman" w:cs="Times New Roman"/>
          <w:sz w:val="24"/>
          <w:szCs w:val="24"/>
        </w:rPr>
        <w:t>variation over deeper evolutionary</w:t>
      </w:r>
      <w:ins w:id="28" w:author="Thomas, Gregg" w:date="2024-04-09T12:16:00Z" w16du:dateUtc="2024-04-09T16:16:00Z">
        <w:r w:rsidR="003E2699">
          <w:rPr>
            <w:rFonts w:ascii="Times New Roman" w:hAnsi="Times New Roman" w:cs="Times New Roman"/>
            <w:sz w:val="24"/>
            <w:szCs w:val="24"/>
          </w:rPr>
          <w:t xml:space="preserve"> timescales</w:t>
        </w:r>
      </w:ins>
      <w:r w:rsidR="00804026" w:rsidRPr="00031896">
        <w:rPr>
          <w:rFonts w:ascii="Times New Roman" w:hAnsi="Times New Roman" w:cs="Times New Roman"/>
          <w:sz w:val="24"/>
          <w:szCs w:val="24"/>
        </w:rPr>
        <w:t>.</w:t>
      </w:r>
      <w:ins w:id="29" w:author="Thomas, Gregg" w:date="2024-05-09T12:29:00Z" w16du:dateUtc="2024-05-09T16:29:00Z">
        <w:r w:rsidR="00BF633A">
          <w:rPr>
            <w:rFonts w:ascii="Times New Roman" w:hAnsi="Times New Roman" w:cs="Times New Roman"/>
            <w:sz w:val="24"/>
            <w:szCs w:val="24"/>
          </w:rPr>
          <w:t xml:space="preserve"> This stands in line with evidence across mammals that shows that recombination rates evolve rapidly both within</w:t>
        </w:r>
      </w:ins>
      <w:r w:rsidR="00A12CDF">
        <w:rPr>
          <w:rFonts w:ascii="Times New Roman" w:hAnsi="Times New Roman" w:cs="Times New Roman"/>
          <w:sz w:val="24"/>
          <w:szCs w:val="24"/>
        </w:rPr>
        <w:t xml:space="preserve"> </w:t>
      </w:r>
      <w:r w:rsidR="00A12CDF">
        <w:rPr>
          <w:rFonts w:ascii="Times New Roman" w:hAnsi="Times New Roman" w:cs="Times New Roman"/>
          <w:sz w:val="24"/>
          <w:szCs w:val="24"/>
        </w:rPr>
        <w:fldChar w:fldCharType="begin">
          <w:fldData xml:space="preserve">PEVuZE5vdGU+PENpdGU+PEF1dGhvcj5Lb25nPC9BdXRob3I+PFllYXI+MjAwMjwvWWVhcj48UmVj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</w:fldData>
        </w:fldChar>
      </w:r>
      <w:r w:rsidR="00BB5D86">
        <w:rPr>
          <w:rFonts w:ascii="Times New Roman" w:hAnsi="Times New Roman" w:cs="Times New Roman"/>
          <w:sz w:val="24"/>
          <w:szCs w:val="24"/>
        </w:rPr>
        <w:instrText xml:space="preserve"> ADDIN EN.CITE </w:instrText>
      </w:r>
      <w:r w:rsidR="00BB5D86">
        <w:rPr>
          <w:rFonts w:ascii="Times New Roman" w:hAnsi="Times New Roman" w:cs="Times New Roman"/>
          <w:sz w:val="24"/>
          <w:szCs w:val="24"/>
        </w:rPr>
        <w:fldChar w:fldCharType="begin">
          <w:fldData xml:space="preserve">PEVuZE5vdGU+PENpdGU+PEF1dGhvcj5Lb25nPC9BdXRob3I+PFllYXI+MjAwMjwvWWVhcj48UmVj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</w:fldData>
        </w:fldChar>
      </w:r>
      <w:r w:rsidR="00BB5D86">
        <w:rPr>
          <w:rFonts w:ascii="Times New Roman" w:hAnsi="Times New Roman" w:cs="Times New Roman"/>
          <w:sz w:val="24"/>
          <w:szCs w:val="24"/>
        </w:rPr>
        <w:instrText xml:space="preserve"> ADDIN EN.CITE.DATA </w:instrText>
      </w:r>
      <w:r w:rsidR="00BB5D86">
        <w:rPr>
          <w:rFonts w:ascii="Times New Roman" w:hAnsi="Times New Roman" w:cs="Times New Roman"/>
          <w:sz w:val="24"/>
          <w:szCs w:val="24"/>
        </w:rPr>
      </w:r>
      <w:r w:rsidR="00BB5D86">
        <w:rPr>
          <w:rFonts w:ascii="Times New Roman" w:hAnsi="Times New Roman" w:cs="Times New Roman"/>
          <w:sz w:val="24"/>
          <w:szCs w:val="24"/>
        </w:rPr>
        <w:fldChar w:fldCharType="end"/>
      </w:r>
      <w:r w:rsidR="00A12CDF">
        <w:rPr>
          <w:rFonts w:ascii="Times New Roman" w:hAnsi="Times New Roman" w:cs="Times New Roman"/>
          <w:sz w:val="24"/>
          <w:szCs w:val="24"/>
        </w:rPr>
        <w:fldChar w:fldCharType="separate"/>
      </w:r>
      <w:r w:rsidR="00BB5D86">
        <w:rPr>
          <w:rFonts w:ascii="Times New Roman" w:hAnsi="Times New Roman" w:cs="Times New Roman"/>
          <w:noProof/>
          <w:sz w:val="24"/>
          <w:szCs w:val="24"/>
        </w:rPr>
        <w:t>(Kong et al. 2002; Cox et al. 2009; Stapley et al. 2017)</w:t>
      </w:r>
      <w:r w:rsidR="00A12CDF">
        <w:rPr>
          <w:rFonts w:ascii="Times New Roman" w:hAnsi="Times New Roman" w:cs="Times New Roman"/>
          <w:sz w:val="24"/>
          <w:szCs w:val="24"/>
        </w:rPr>
        <w:fldChar w:fldCharType="end"/>
      </w:r>
      <w:ins w:id="30" w:author="Thomas, Gregg" w:date="2024-05-09T12:29:00Z" w16du:dateUtc="2024-05-09T16:29:00Z">
        <w:r w:rsidR="00BF633A">
          <w:rPr>
            <w:rFonts w:ascii="Times New Roman" w:hAnsi="Times New Roman" w:cs="Times New Roman"/>
            <w:sz w:val="24"/>
            <w:szCs w:val="24"/>
          </w:rPr>
          <w:t xml:space="preserve"> and between species</w:t>
        </w:r>
      </w:ins>
      <w:r w:rsidR="00A12CDF">
        <w:rPr>
          <w:rFonts w:ascii="Times New Roman" w:hAnsi="Times New Roman" w:cs="Times New Roman"/>
          <w:sz w:val="24"/>
          <w:szCs w:val="24"/>
        </w:rPr>
        <w:t xml:space="preserve"> </w:t>
      </w:r>
      <w:r w:rsidR="00A12CDF">
        <w:rPr>
          <w:rFonts w:ascii="Times New Roman" w:hAnsi="Times New Roman" w:cs="Times New Roman"/>
          <w:sz w:val="24"/>
          <w:szCs w:val="24"/>
        </w:rPr>
        <w:fldChar w:fldCharType="begin">
          <w:fldData xml:space="preserve">PEVuZE5vdGU+PENpdGU+PEF1dGhvcj5QdGFrPC9BdXRob3I+PFllYXI+MjAwNTwvWWVhcj48UmVj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</w:fldData>
        </w:fldChar>
      </w:r>
      <w:r w:rsidR="00BB5D86">
        <w:rPr>
          <w:rFonts w:ascii="Times New Roman" w:hAnsi="Times New Roman" w:cs="Times New Roman"/>
          <w:sz w:val="24"/>
          <w:szCs w:val="24"/>
        </w:rPr>
        <w:instrText xml:space="preserve"> ADDIN EN.CITE </w:instrText>
      </w:r>
      <w:r w:rsidR="00BB5D86">
        <w:rPr>
          <w:rFonts w:ascii="Times New Roman" w:hAnsi="Times New Roman" w:cs="Times New Roman"/>
          <w:sz w:val="24"/>
          <w:szCs w:val="24"/>
        </w:rPr>
        <w:fldChar w:fldCharType="begin">
          <w:fldData xml:space="preserve">PEVuZE5vdGU+PENpdGU+PEF1dGhvcj5QdGFrPC9BdXRob3I+PFllYXI+MjAwNTwvWWVhcj48UmVj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</w:fldData>
        </w:fldChar>
      </w:r>
      <w:r w:rsidR="00BB5D86">
        <w:rPr>
          <w:rFonts w:ascii="Times New Roman" w:hAnsi="Times New Roman" w:cs="Times New Roman"/>
          <w:sz w:val="24"/>
          <w:szCs w:val="24"/>
        </w:rPr>
        <w:instrText xml:space="preserve"> ADDIN EN.CITE.DATA </w:instrText>
      </w:r>
      <w:r w:rsidR="00BB5D86">
        <w:rPr>
          <w:rFonts w:ascii="Times New Roman" w:hAnsi="Times New Roman" w:cs="Times New Roman"/>
          <w:sz w:val="24"/>
          <w:szCs w:val="24"/>
        </w:rPr>
      </w:r>
      <w:r w:rsidR="00BB5D86">
        <w:rPr>
          <w:rFonts w:ascii="Times New Roman" w:hAnsi="Times New Roman" w:cs="Times New Roman"/>
          <w:sz w:val="24"/>
          <w:szCs w:val="24"/>
        </w:rPr>
        <w:fldChar w:fldCharType="end"/>
      </w:r>
      <w:r w:rsidR="00A12CDF">
        <w:rPr>
          <w:rFonts w:ascii="Times New Roman" w:hAnsi="Times New Roman" w:cs="Times New Roman"/>
          <w:sz w:val="24"/>
          <w:szCs w:val="24"/>
        </w:rPr>
        <w:fldChar w:fldCharType="separate"/>
      </w:r>
      <w:r w:rsidR="00BB5D86">
        <w:rPr>
          <w:rFonts w:ascii="Times New Roman" w:hAnsi="Times New Roman" w:cs="Times New Roman"/>
          <w:noProof/>
          <w:sz w:val="24"/>
          <w:szCs w:val="24"/>
        </w:rPr>
        <w:t>(Ptak et al. 2005; Stapley et al. 2017)</w:t>
      </w:r>
      <w:r w:rsidR="00A12CDF">
        <w:rPr>
          <w:rFonts w:ascii="Times New Roman" w:hAnsi="Times New Roman" w:cs="Times New Roman"/>
          <w:sz w:val="24"/>
          <w:szCs w:val="24"/>
        </w:rPr>
        <w:fldChar w:fldCharType="end"/>
      </w:r>
      <w:ins w:id="31" w:author="Thomas, Gregg" w:date="2024-05-09T12:29:00Z" w16du:dateUtc="2024-05-09T16:29:00Z">
        <w:r w:rsidR="00BF633A">
          <w:rPr>
            <w:rFonts w:ascii="Times New Roman" w:hAnsi="Times New Roman" w:cs="Times New Roman"/>
            <w:sz w:val="24"/>
            <w:szCs w:val="24"/>
          </w:rPr>
          <w:t xml:space="preserve"> due to the high turnover of hotspots due to the </w:t>
        </w:r>
      </w:ins>
      <w:ins w:id="32" w:author="Thomas, Gregg" w:date="2024-05-09T12:30:00Z" w16du:dateUtc="2024-05-09T16:30:00Z">
        <w:r w:rsidR="00BF633A">
          <w:rPr>
            <w:rFonts w:ascii="Times New Roman" w:hAnsi="Times New Roman" w:cs="Times New Roman"/>
            <w:sz w:val="24"/>
            <w:szCs w:val="24"/>
          </w:rPr>
          <w:t>changing landscape of binding sites for PRDM9</w:t>
        </w:r>
      </w:ins>
      <w:r w:rsidR="003543C6">
        <w:rPr>
          <w:rFonts w:ascii="Times New Roman" w:hAnsi="Times New Roman" w:cs="Times New Roman"/>
          <w:sz w:val="24"/>
          <w:szCs w:val="24"/>
        </w:rPr>
        <w:t xml:space="preserve"> </w:t>
      </w:r>
      <w:r w:rsidR="003543C6">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ZWNOdW0+MjMyPC9SZWNOdW0+PERpc3BsYXlUZXh0PihCYXVkYXQgZXQgYWwuIDIwMTA7IFNpbmdo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</w:fldData>
        </w:fldChar>
      </w:r>
      <w:r w:rsidR="000370A6">
        <w:rPr>
          <w:rFonts w:ascii="Times New Roman" w:hAnsi="Times New Roman" w:cs="Times New Roman"/>
          <w:sz w:val="24"/>
          <w:szCs w:val="24"/>
        </w:rPr>
        <w:instrText xml:space="preserve"> ADDIN EN.CITE </w:instrText>
      </w:r>
      <w:r w:rsidR="000370A6">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ZWNOdW0+MjMyPC9SZWNOdW0+PERpc3BsYXlUZXh0PihCYXVkYXQgZXQgYWwuIDIwMTA7IFNpbmdo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</w:fldData>
        </w:fldChar>
      </w:r>
      <w:r w:rsidR="000370A6">
        <w:rPr>
          <w:rFonts w:ascii="Times New Roman" w:hAnsi="Times New Roman" w:cs="Times New Roman"/>
          <w:sz w:val="24"/>
          <w:szCs w:val="24"/>
        </w:rPr>
        <w:instrText xml:space="preserve"> ADDIN EN.CITE.DATA </w:instrText>
      </w:r>
      <w:r w:rsidR="000370A6">
        <w:rPr>
          <w:rFonts w:ascii="Times New Roman" w:hAnsi="Times New Roman" w:cs="Times New Roman"/>
          <w:sz w:val="24"/>
          <w:szCs w:val="24"/>
        </w:rPr>
      </w:r>
      <w:r w:rsidR="000370A6">
        <w:rPr>
          <w:rFonts w:ascii="Times New Roman" w:hAnsi="Times New Roman" w:cs="Times New Roman"/>
          <w:sz w:val="24"/>
          <w:szCs w:val="24"/>
        </w:rPr>
        <w:fldChar w:fldCharType="end"/>
      </w:r>
      <w:r w:rsidR="003543C6">
        <w:rPr>
          <w:rFonts w:ascii="Times New Roman" w:hAnsi="Times New Roman" w:cs="Times New Roman"/>
          <w:sz w:val="24"/>
          <w:szCs w:val="24"/>
        </w:rPr>
        <w:fldChar w:fldCharType="separate"/>
      </w:r>
      <w:r w:rsidR="000370A6">
        <w:rPr>
          <w:rFonts w:ascii="Times New Roman" w:hAnsi="Times New Roman" w:cs="Times New Roman"/>
          <w:noProof/>
          <w:sz w:val="24"/>
          <w:szCs w:val="24"/>
        </w:rPr>
        <w:t>(Baudat et al. 2010; Singhal et al. 2015)</w:t>
      </w:r>
      <w:r w:rsidR="003543C6">
        <w:rPr>
          <w:rFonts w:ascii="Times New Roman" w:hAnsi="Times New Roman" w:cs="Times New Roman"/>
          <w:sz w:val="24"/>
          <w:szCs w:val="24"/>
        </w:rPr>
        <w:fldChar w:fldCharType="end"/>
      </w:r>
      <w:ins w:id="33" w:author="Thomas, Gregg" w:date="2024-05-09T16:25:00Z" w16du:dateUtc="2024-05-09T20:25:00Z">
        <w:r w:rsidR="000370A6">
          <w:rPr>
            <w:rFonts w:ascii="Times New Roman" w:hAnsi="Times New Roman" w:cs="Times New Roman"/>
            <w:sz w:val="24"/>
            <w:szCs w:val="24"/>
          </w:rPr>
          <w:t>.</w:t>
        </w:r>
      </w:ins>
      <w:r w:rsidR="00804026">
        <w:rPr>
          <w:rFonts w:ascii="Times New Roman" w:hAnsi="Times New Roman" w:cs="Times New Roman"/>
          <w:sz w:val="24"/>
          <w:szCs w:val="24"/>
        </w:rPr>
        <w:t xml:space="preserve"> Similar to findings in </w:t>
      </w:r>
      <w:r w:rsidR="00AB65E3">
        <w:rPr>
          <w:rFonts w:ascii="Times New Roman" w:hAnsi="Times New Roman" w:cs="Times New Roman"/>
          <w:sz w:val="24"/>
          <w:szCs w:val="24"/>
        </w:rPr>
        <w:t>G</w:t>
      </w:r>
      <w:r w:rsidR="00804026">
        <w:rPr>
          <w:rFonts w:ascii="Times New Roman" w:hAnsi="Times New Roman" w:cs="Times New Roman"/>
          <w:sz w:val="24"/>
          <w:szCs w:val="24"/>
        </w:rPr>
        <w:t xml:space="preserve">reat </w:t>
      </w:r>
      <w:r w:rsidR="00AB65E3">
        <w:rPr>
          <w:rFonts w:ascii="Times New Roman" w:hAnsi="Times New Roman" w:cs="Times New Roman"/>
          <w:sz w:val="24"/>
          <w:szCs w:val="24"/>
        </w:rPr>
        <w:t>A</w:t>
      </w:r>
      <w:r w:rsidR="00804026">
        <w:rPr>
          <w:rFonts w:ascii="Times New Roman" w:hAnsi="Times New Roman" w:cs="Times New Roman"/>
          <w:sz w:val="24"/>
          <w:szCs w:val="24"/>
        </w:rPr>
        <w:t xml:space="preserve">pes </w:t>
      </w:r>
      <w:r w:rsidR="00804026">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804026">
        <w:rPr>
          <w:rFonts w:ascii="Times New Roman" w:hAnsi="Times New Roman" w:cs="Times New Roman"/>
          <w:sz w:val="24"/>
          <w:szCs w:val="24"/>
        </w:rPr>
      </w:r>
      <w:r w:rsidR="00804026">
        <w:rPr>
          <w:rFonts w:ascii="Times New Roman" w:hAnsi="Times New Roman" w:cs="Times New Roman"/>
          <w:sz w:val="24"/>
          <w:szCs w:val="24"/>
        </w:rPr>
        <w:fldChar w:fldCharType="separate"/>
      </w:r>
      <w:r w:rsidR="00804026">
        <w:rPr>
          <w:rFonts w:ascii="Times New Roman" w:hAnsi="Times New Roman" w:cs="Times New Roman"/>
          <w:noProof/>
          <w:sz w:val="24"/>
          <w:szCs w:val="24"/>
        </w:rPr>
        <w:t>(Hobolth et al. 2007)</w:t>
      </w:r>
      <w:r w:rsidR="00804026">
        <w:rPr>
          <w:rFonts w:ascii="Times New Roman" w:hAnsi="Times New Roman" w:cs="Times New Roman"/>
          <w:sz w:val="24"/>
          <w:szCs w:val="24"/>
        </w:rPr>
        <w:fldChar w:fldCharType="end"/>
      </w:r>
      <w:r w:rsidR="00804026">
        <w:rPr>
          <w:rFonts w:ascii="Times New Roman" w:hAnsi="Times New Roman" w:cs="Times New Roman"/>
          <w:sz w:val="24"/>
          <w:szCs w:val="24"/>
        </w:rPr>
        <w:t xml:space="preserve">, </w:t>
      </w:r>
      <w:del w:id="34" w:author="Thomas, Gregg" w:date="2024-05-09T15:52:00Z" w16du:dateUtc="2024-05-09T19:52:00Z">
        <w:r w:rsidR="00804026" w:rsidDel="003543C6">
          <w:rPr>
            <w:rFonts w:ascii="Times New Roman" w:hAnsi="Times New Roman" w:cs="Times New Roman"/>
            <w:sz w:val="24"/>
            <w:szCs w:val="24"/>
          </w:rPr>
          <w:delText xml:space="preserve">these </w:delText>
        </w:r>
      </w:del>
      <w:ins w:id="35" w:author="Thomas, Gregg" w:date="2024-05-09T15:52:00Z" w16du:dateUtc="2024-05-09T19:52:00Z">
        <w:r w:rsidR="003543C6">
          <w:rPr>
            <w:rFonts w:ascii="Times New Roman" w:hAnsi="Times New Roman" w:cs="Times New Roman"/>
            <w:sz w:val="24"/>
            <w:szCs w:val="24"/>
          </w:rPr>
          <w:t>our</w:t>
        </w:r>
        <w:r w:rsidR="003543C6">
          <w:rPr>
            <w:rFonts w:ascii="Times New Roman" w:hAnsi="Times New Roman" w:cs="Times New Roman"/>
            <w:sz w:val="24"/>
            <w:szCs w:val="24"/>
          </w:rPr>
          <w:t xml:space="preserve"> </w:t>
        </w:r>
      </w:ins>
      <w:r w:rsidR="00804026">
        <w:rPr>
          <w:rFonts w:ascii="Times New Roman" w:hAnsi="Times New Roman" w:cs="Times New Roman"/>
          <w:sz w:val="24"/>
          <w:szCs w:val="24"/>
        </w:rPr>
        <w:t>results suggest that even high-resolution genetic resources from a single model species may be insufficient to help predict the</w:t>
      </w:r>
      <w:r w:rsidR="00CA393B">
        <w:rPr>
          <w:rFonts w:ascii="Times New Roman" w:hAnsi="Times New Roman" w:cs="Times New Roman"/>
          <w:sz w:val="24"/>
          <w:szCs w:val="24"/>
        </w:rPr>
        <w:t xml:space="preserve"> local</w:t>
      </w:r>
      <w:r w:rsidR="00804026">
        <w:rPr>
          <w:rFonts w:ascii="Times New Roman" w:hAnsi="Times New Roman" w:cs="Times New Roman"/>
          <w:sz w:val="24"/>
          <w:szCs w:val="24"/>
        </w:rPr>
        <w:t xml:space="preserve"> landscape of discordance in a phylogenetic sample spanning </w:t>
      </w:r>
      <w:r w:rsidR="00213DE4">
        <w:rPr>
          <w:rFonts w:ascii="Times New Roman" w:hAnsi="Times New Roman" w:cs="Times New Roman"/>
          <w:sz w:val="24"/>
          <w:szCs w:val="24"/>
        </w:rPr>
        <w:t xml:space="preserve">over </w:t>
      </w:r>
      <w:r w:rsidR="00804026">
        <w:rPr>
          <w:rFonts w:ascii="Times New Roman" w:hAnsi="Times New Roman" w:cs="Times New Roman"/>
          <w:sz w:val="24"/>
          <w:szCs w:val="24"/>
        </w:rPr>
        <w:t xml:space="preserve">12 million </w:t>
      </w:r>
      <w:r w:rsidR="00804026">
        <w:rPr>
          <w:rFonts w:ascii="Times New Roman" w:hAnsi="Times New Roman" w:cs="Times New Roman"/>
          <w:sz w:val="24"/>
          <w:szCs w:val="24"/>
        </w:rPr>
        <w:lastRenderedPageBreak/>
        <w:t>years of evolution</w:t>
      </w:r>
      <w:ins w:id="36" w:author="Thomas, Gregg" w:date="2024-05-09T16:27:00Z" w16du:dateUtc="2024-05-09T20:27:00Z">
        <w:r w:rsidR="000370A6">
          <w:rPr>
            <w:rFonts w:ascii="Times New Roman" w:hAnsi="Times New Roman" w:cs="Times New Roman"/>
            <w:sz w:val="24"/>
            <w:szCs w:val="24"/>
          </w:rPr>
          <w:t>, at least in mammals</w:t>
        </w:r>
      </w:ins>
      <w:r w:rsidR="00804026">
        <w:rPr>
          <w:rFonts w:ascii="Times New Roman" w:hAnsi="Times New Roman" w:cs="Times New Roman"/>
          <w:sz w:val="24"/>
          <w:szCs w:val="24"/>
        </w:rPr>
        <w:t>.</w:t>
      </w:r>
      <w:ins w:id="37" w:author="Thomas, Gregg" w:date="2024-05-09T16:27:00Z" w16du:dateUtc="2024-05-09T20:27:00Z">
        <w:r w:rsidR="000370A6">
          <w:rPr>
            <w:rFonts w:ascii="Times New Roman" w:hAnsi="Times New Roman" w:cs="Times New Roman"/>
            <w:sz w:val="24"/>
            <w:szCs w:val="24"/>
          </w:rPr>
          <w:t xml:space="preserve"> </w:t>
        </w:r>
        <w:r w:rsidR="000370A6">
          <w:rPr>
            <w:rFonts w:ascii="Times New Roman" w:hAnsi="Times New Roman" w:cs="Times New Roman"/>
            <w:sz w:val="24"/>
            <w:szCs w:val="24"/>
          </w:rPr>
          <w:t xml:space="preserve">Recent findings show </w:t>
        </w:r>
      </w:ins>
      <w:ins w:id="38" w:author="Thomas, Gregg" w:date="2024-05-09T16:28:00Z" w16du:dateUtc="2024-05-09T20:28:00Z">
        <w:r w:rsidR="000370A6">
          <w:rPr>
            <w:rFonts w:ascii="Times New Roman" w:hAnsi="Times New Roman" w:cs="Times New Roman"/>
            <w:sz w:val="24"/>
            <w:szCs w:val="24"/>
          </w:rPr>
          <w:t>the</w:t>
        </w:r>
      </w:ins>
      <w:ins w:id="39" w:author="Thomas, Gregg" w:date="2024-05-09T16:27:00Z" w16du:dateUtc="2024-05-09T20:27:00Z">
        <w:r w:rsidR="000370A6">
          <w:rPr>
            <w:rFonts w:ascii="Times New Roman" w:hAnsi="Times New Roman" w:cs="Times New Roman"/>
            <w:sz w:val="24"/>
            <w:szCs w:val="24"/>
          </w:rPr>
          <w:t xml:space="preserve"> conservation of hotspots being more prevalent in birds who lack </w:t>
        </w:r>
      </w:ins>
      <w:ins w:id="40" w:author="Thomas, Gregg" w:date="2024-05-09T16:28:00Z" w16du:dateUtc="2024-05-09T20:28:00Z">
        <w:r w:rsidR="000370A6">
          <w:rPr>
            <w:rFonts w:ascii="Times New Roman" w:hAnsi="Times New Roman" w:cs="Times New Roman"/>
            <w:sz w:val="24"/>
            <w:szCs w:val="24"/>
          </w:rPr>
          <w:t>PRDM9</w:t>
        </w:r>
      </w:ins>
      <w:r w:rsidR="000370A6">
        <w:rPr>
          <w:rFonts w:ascii="Times New Roman" w:hAnsi="Times New Roman" w:cs="Times New Roman"/>
          <w:sz w:val="24"/>
          <w:szCs w:val="24"/>
        </w:rPr>
        <w:t xml:space="preserve"> </w:t>
      </w:r>
      <w:r w:rsidR="000370A6">
        <w:rPr>
          <w:rFonts w:ascii="Times New Roman" w:hAnsi="Times New Roman" w:cs="Times New Roman"/>
          <w:sz w:val="24"/>
          <w:szCs w:val="24"/>
        </w:rPr>
        <w:fldChar w:fldCharType="begin">
          <w:fldData xml:space="preserve">PEVuZE5vdGU+PENpdGU+PEF1dGhvcj5TaW5naGFsPC9BdXRob3I+PFllYXI+MjAxNTwvWWVhcj48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==
</w:fldData>
        </w:fldChar>
      </w:r>
      <w:r w:rsidR="000370A6">
        <w:rPr>
          <w:rFonts w:ascii="Times New Roman" w:hAnsi="Times New Roman" w:cs="Times New Roman"/>
          <w:sz w:val="24"/>
          <w:szCs w:val="24"/>
        </w:rPr>
        <w:instrText xml:space="preserve"> ADDIN EN.CITE </w:instrText>
      </w:r>
      <w:r w:rsidR="000370A6">
        <w:rPr>
          <w:rFonts w:ascii="Times New Roman" w:hAnsi="Times New Roman" w:cs="Times New Roman"/>
          <w:sz w:val="24"/>
          <w:szCs w:val="24"/>
        </w:rPr>
        <w:fldChar w:fldCharType="begin">
          <w:fldData xml:space="preserve">PEVuZE5vdGU+PENpdGU+PEF1dGhvcj5TaW5naGFsPC9BdXRob3I+PFllYXI+MjAxNTwvWWVhcj48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==
</w:fldData>
        </w:fldChar>
      </w:r>
      <w:r w:rsidR="000370A6">
        <w:rPr>
          <w:rFonts w:ascii="Times New Roman" w:hAnsi="Times New Roman" w:cs="Times New Roman"/>
          <w:sz w:val="24"/>
          <w:szCs w:val="24"/>
        </w:rPr>
        <w:instrText xml:space="preserve"> ADDIN EN.CITE.DATA </w:instrText>
      </w:r>
      <w:r w:rsidR="000370A6">
        <w:rPr>
          <w:rFonts w:ascii="Times New Roman" w:hAnsi="Times New Roman" w:cs="Times New Roman"/>
          <w:sz w:val="24"/>
          <w:szCs w:val="24"/>
        </w:rPr>
      </w:r>
      <w:r w:rsidR="000370A6">
        <w:rPr>
          <w:rFonts w:ascii="Times New Roman" w:hAnsi="Times New Roman" w:cs="Times New Roman"/>
          <w:sz w:val="24"/>
          <w:szCs w:val="24"/>
        </w:rPr>
        <w:fldChar w:fldCharType="end"/>
      </w:r>
      <w:r w:rsidR="000370A6">
        <w:rPr>
          <w:rFonts w:ascii="Times New Roman" w:hAnsi="Times New Roman" w:cs="Times New Roman"/>
          <w:sz w:val="24"/>
          <w:szCs w:val="24"/>
        </w:rPr>
        <w:fldChar w:fldCharType="separate"/>
      </w:r>
      <w:r w:rsidR="000370A6">
        <w:rPr>
          <w:rFonts w:ascii="Times New Roman" w:hAnsi="Times New Roman" w:cs="Times New Roman"/>
          <w:noProof/>
          <w:sz w:val="24"/>
          <w:szCs w:val="24"/>
        </w:rPr>
        <w:t>(Singhal et al. 2015)</w:t>
      </w:r>
      <w:r w:rsidR="000370A6">
        <w:rPr>
          <w:rFonts w:ascii="Times New Roman" w:hAnsi="Times New Roman" w:cs="Times New Roman"/>
          <w:sz w:val="24"/>
          <w:szCs w:val="24"/>
        </w:rPr>
        <w:fldChar w:fldCharType="end"/>
      </w:r>
      <w:ins w:id="41" w:author="Thomas, Gregg" w:date="2024-05-09T16:30:00Z" w16du:dateUtc="2024-05-09T20:30:00Z">
        <w:r w:rsidR="000370A6">
          <w:rPr>
            <w:rFonts w:ascii="Times New Roman" w:hAnsi="Times New Roman" w:cs="Times New Roman"/>
            <w:sz w:val="24"/>
            <w:szCs w:val="24"/>
          </w:rPr>
          <w:t>.</w:t>
        </w:r>
      </w:ins>
      <w:r w:rsidR="0071044A">
        <w:rPr>
          <w:rFonts w:ascii="Times New Roman" w:hAnsi="Times New Roman" w:cs="Times New Roman"/>
          <w:sz w:val="24"/>
          <w:szCs w:val="24"/>
        </w:rPr>
        <w:t xml:space="preserve"> </w:t>
      </w:r>
      <w:commentRangeStart w:id="42"/>
      <w:ins w:id="43" w:author="Thomas, Gregg" w:date="2024-05-09T12:30:00Z" w16du:dateUtc="2024-05-09T16:30:00Z">
        <w:r w:rsidR="00BF633A">
          <w:rPr>
            <w:rFonts w:ascii="Times New Roman" w:hAnsi="Times New Roman" w:cs="Times New Roman"/>
            <w:sz w:val="24"/>
            <w:szCs w:val="24"/>
          </w:rPr>
          <w:t xml:space="preserve">However, </w:t>
        </w:r>
      </w:ins>
      <w:del w:id="44" w:author="Thomas, Gregg" w:date="2024-05-09T12:30:00Z" w16du:dateUtc="2024-05-09T16:30:00Z">
        <w:r w:rsidR="00170904" w:rsidDel="00BF633A">
          <w:rPr>
            <w:rFonts w:ascii="Times New Roman" w:hAnsi="Times New Roman" w:cs="Times New Roman"/>
            <w:sz w:val="24"/>
            <w:szCs w:val="24"/>
          </w:rPr>
          <w:delText>T</w:delText>
        </w:r>
      </w:del>
      <w:ins w:id="45" w:author="Thomas, Gregg" w:date="2024-05-09T12:30:00Z" w16du:dateUtc="2024-05-09T16:30:00Z">
        <w:r w:rsidR="00BF633A">
          <w:rPr>
            <w:rFonts w:ascii="Times New Roman" w:hAnsi="Times New Roman" w:cs="Times New Roman"/>
            <w:sz w:val="24"/>
            <w:szCs w:val="24"/>
          </w:rPr>
          <w:t>t</w:t>
        </w:r>
      </w:ins>
      <w:r w:rsidR="00170904">
        <w:rPr>
          <w:rFonts w:ascii="Times New Roman" w:hAnsi="Times New Roman" w:cs="Times New Roman"/>
          <w:sz w:val="24"/>
          <w:szCs w:val="24"/>
        </w:rPr>
        <w:t>his stands in contrast to the well-known negative relationship between population-level nucleotide variation and recombination rates in several mammals</w:t>
      </w:r>
      <w:commentRangeEnd w:id="42"/>
      <w:r w:rsidR="000370A6">
        <w:rPr>
          <w:rStyle w:val="CommentReference"/>
        </w:rPr>
        <w:commentReference w:id="42"/>
      </w:r>
      <w:r w:rsidR="004A4A0D">
        <w:rPr>
          <w:rFonts w:ascii="Times New Roman" w:hAnsi="Times New Roman" w:cs="Times New Roman"/>
          <w:sz w:val="24"/>
          <w:szCs w:val="24"/>
        </w:rPr>
        <w:t xml:space="preserve"> </w:t>
      </w:r>
      <w:r w:rsidR="004A4A0D">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4A4A0D">
        <w:rPr>
          <w:rFonts w:ascii="Times New Roman" w:hAnsi="Times New Roman" w:cs="Times New Roman"/>
          <w:sz w:val="24"/>
          <w:szCs w:val="24"/>
        </w:rPr>
      </w:r>
      <w:r w:rsidR="004A4A0D">
        <w:rPr>
          <w:rFonts w:ascii="Times New Roman" w:hAnsi="Times New Roman" w:cs="Times New Roman"/>
          <w:sz w:val="24"/>
          <w:szCs w:val="24"/>
        </w:rPr>
        <w:fldChar w:fldCharType="separate"/>
      </w:r>
      <w:r w:rsidR="004A4A0D">
        <w:rPr>
          <w:rFonts w:ascii="Times New Roman" w:hAnsi="Times New Roman" w:cs="Times New Roman"/>
          <w:noProof/>
          <w:sz w:val="24"/>
          <w:szCs w:val="24"/>
        </w:rPr>
        <w:t>(Cai et al. 2009; Corbett-Detig et al. 2015)</w:t>
      </w:r>
      <w:r w:rsidR="004A4A0D">
        <w:rPr>
          <w:rFonts w:ascii="Times New Roman" w:hAnsi="Times New Roman" w:cs="Times New Roman"/>
          <w:sz w:val="24"/>
          <w:szCs w:val="24"/>
        </w:rPr>
        <w:fldChar w:fldCharType="end"/>
      </w:r>
      <w:r w:rsidR="00170904">
        <w:rPr>
          <w:rFonts w:ascii="Times New Roman" w:hAnsi="Times New Roman" w:cs="Times New Roman"/>
          <w:sz w:val="24"/>
          <w:szCs w:val="24"/>
        </w:rPr>
        <w:t xml:space="preserve">, including </w:t>
      </w:r>
      <w:r w:rsidR="00213DE4">
        <w:rPr>
          <w:rFonts w:ascii="Times New Roman" w:hAnsi="Times New Roman" w:cs="Times New Roman"/>
          <w:sz w:val="24"/>
          <w:szCs w:val="24"/>
        </w:rPr>
        <w:t xml:space="preserve">in </w:t>
      </w:r>
      <w:r w:rsidR="00170904">
        <w:rPr>
          <w:rFonts w:ascii="Times New Roman" w:hAnsi="Times New Roman" w:cs="Times New Roman"/>
          <w:sz w:val="24"/>
          <w:szCs w:val="24"/>
        </w:rPr>
        <w:t>house mouse</w:t>
      </w:r>
      <w:r w:rsidR="00066A79">
        <w:rPr>
          <w:rFonts w:ascii="Times New Roman" w:hAnsi="Times New Roman" w:cs="Times New Roman"/>
          <w:sz w:val="24"/>
          <w:szCs w:val="24"/>
        </w:rPr>
        <w:t xml:space="preserve"> </w: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066A79">
        <w:rPr>
          <w:rFonts w:ascii="Times New Roman" w:hAnsi="Times New Roman" w:cs="Times New Roman"/>
          <w:sz w:val="24"/>
          <w:szCs w:val="24"/>
        </w:rPr>
      </w:r>
      <w:r w:rsidR="00066A79">
        <w:rPr>
          <w:rFonts w:ascii="Times New Roman" w:hAnsi="Times New Roman" w:cs="Times New Roman"/>
          <w:sz w:val="24"/>
          <w:szCs w:val="24"/>
        </w:rPr>
        <w:fldChar w:fldCharType="separate"/>
      </w:r>
      <w:r w:rsidR="004A4A0D">
        <w:rPr>
          <w:rFonts w:ascii="Times New Roman" w:hAnsi="Times New Roman" w:cs="Times New Roman"/>
          <w:noProof/>
          <w:sz w:val="24"/>
          <w:szCs w:val="24"/>
        </w:rPr>
        <w:t>(Cai et al. 2009; Geraldes et al. 2011; Corbett-Detig et al. 2015; Kartje et al. 2020)</w:t>
      </w:r>
      <w:r w:rsidR="00066A79">
        <w:rPr>
          <w:rFonts w:ascii="Times New Roman" w:hAnsi="Times New Roman" w:cs="Times New Roman"/>
          <w:sz w:val="24"/>
          <w:szCs w:val="24"/>
        </w:rPr>
        <w:fldChar w:fldCharType="end"/>
      </w:r>
      <w:r w:rsidR="00170904">
        <w:rPr>
          <w:rFonts w:ascii="Times New Roman" w:hAnsi="Times New Roman" w:cs="Times New Roman"/>
          <w:sz w:val="24"/>
          <w:szCs w:val="24"/>
        </w:rPr>
        <w:t xml:space="preserve">. </w:t>
      </w:r>
      <w:r w:rsidR="00845E6D">
        <w:rPr>
          <w:rFonts w:ascii="Times New Roman" w:hAnsi="Times New Roman" w:cs="Times New Roman"/>
          <w:sz w:val="24"/>
          <w:szCs w:val="24"/>
        </w:rPr>
        <w:t>However</w:t>
      </w:r>
      <w:r w:rsidR="00CA393B">
        <w:rPr>
          <w:rFonts w:ascii="Times New Roman" w:hAnsi="Times New Roman" w:cs="Times New Roman"/>
          <w:sz w:val="24"/>
          <w:szCs w:val="24"/>
        </w:rPr>
        <w:t>, w</w:t>
      </w:r>
      <w:r w:rsidR="00CA393B" w:rsidRPr="00031896">
        <w:rPr>
          <w:rFonts w:ascii="Times New Roman" w:hAnsi="Times New Roman" w:cs="Times New Roman"/>
          <w:sz w:val="24"/>
          <w:szCs w:val="24"/>
        </w:rPr>
        <w:t>e d</w:t>
      </w:r>
      <w:r w:rsidR="00CA393B">
        <w:rPr>
          <w:rFonts w:ascii="Times New Roman" w:hAnsi="Times New Roman" w:cs="Times New Roman"/>
          <w:sz w:val="24"/>
          <w:szCs w:val="24"/>
        </w:rPr>
        <w:t>id</w:t>
      </w:r>
      <w:r w:rsidR="00CA393B" w:rsidRPr="00031896">
        <w:rPr>
          <w:rFonts w:ascii="Times New Roman" w:hAnsi="Times New Roman" w:cs="Times New Roman"/>
          <w:sz w:val="24"/>
          <w:szCs w:val="24"/>
        </w:rPr>
        <w:t xml:space="preserve"> find</w:t>
      </w:r>
      <w:r w:rsidR="00CA393B">
        <w:rPr>
          <w:rFonts w:ascii="Times New Roman" w:hAnsi="Times New Roman" w:cs="Times New Roman"/>
          <w:sz w:val="24"/>
          <w:szCs w:val="24"/>
        </w:rPr>
        <w:t xml:space="preserve"> a positive correlation between recombination rate and discordance with the</w:t>
      </w:r>
      <w:r w:rsidR="00845E6D">
        <w:rPr>
          <w:rFonts w:ascii="Times New Roman" w:hAnsi="Times New Roman" w:cs="Times New Roman"/>
          <w:sz w:val="24"/>
          <w:szCs w:val="24"/>
        </w:rPr>
        <w:t xml:space="preserve"> inferred</w:t>
      </w:r>
      <w:r w:rsidR="00CA393B">
        <w:rPr>
          <w:rFonts w:ascii="Times New Roman" w:hAnsi="Times New Roman" w:cs="Times New Roman"/>
          <w:sz w:val="24"/>
          <w:szCs w:val="24"/>
        </w:rPr>
        <w:t xml:space="preserve"> species tree, in line with previous work in primates </w: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CA393B">
        <w:rPr>
          <w:rFonts w:ascii="Times New Roman" w:hAnsi="Times New Roman" w:cs="Times New Roman"/>
          <w:sz w:val="24"/>
          <w:szCs w:val="24"/>
        </w:rPr>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 Rivas-Gonzalez et al. 2023)</w:t>
      </w:r>
      <w:r w:rsidR="00CA393B">
        <w:rPr>
          <w:rFonts w:ascii="Times New Roman" w:hAnsi="Times New Roman" w:cs="Times New Roman"/>
          <w:sz w:val="24"/>
          <w:szCs w:val="24"/>
        </w:rPr>
        <w:fldChar w:fldCharType="end"/>
      </w:r>
      <w:r w:rsidR="00845E6D">
        <w:rPr>
          <w:rFonts w:ascii="Times New Roman" w:hAnsi="Times New Roman" w:cs="Times New Roman"/>
          <w:sz w:val="24"/>
          <w:szCs w:val="24"/>
        </w:rPr>
        <w:t>, placental mammals</w:t>
      </w:r>
      <w:r w:rsidR="004A4A0D">
        <w:rPr>
          <w:rFonts w:ascii="Times New Roman" w:hAnsi="Times New Roman" w:cs="Times New Roman"/>
          <w:sz w:val="24"/>
          <w:szCs w:val="24"/>
        </w:rPr>
        <w:t xml:space="preserve"> </w:t>
      </w:r>
      <w:r w:rsidR="004A4A0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4A4A0D">
        <w:rPr>
          <w:rFonts w:ascii="Times New Roman" w:hAnsi="Times New Roman" w:cs="Times New Roman"/>
          <w:sz w:val="24"/>
          <w:szCs w:val="24"/>
        </w:rPr>
      </w:r>
      <w:r w:rsidR="004A4A0D">
        <w:rPr>
          <w:rFonts w:ascii="Times New Roman" w:hAnsi="Times New Roman" w:cs="Times New Roman"/>
          <w:sz w:val="24"/>
          <w:szCs w:val="24"/>
        </w:rPr>
        <w:fldChar w:fldCharType="separate"/>
      </w:r>
      <w:r w:rsidR="004A4A0D">
        <w:rPr>
          <w:rFonts w:ascii="Times New Roman" w:hAnsi="Times New Roman" w:cs="Times New Roman"/>
          <w:noProof/>
          <w:sz w:val="24"/>
          <w:szCs w:val="24"/>
        </w:rPr>
        <w:t>(Foley et al. 2023)</w:t>
      </w:r>
      <w:r w:rsidR="004A4A0D">
        <w:rPr>
          <w:rFonts w:ascii="Times New Roman" w:hAnsi="Times New Roman" w:cs="Times New Roman"/>
          <w:sz w:val="24"/>
          <w:szCs w:val="24"/>
        </w:rPr>
        <w:fldChar w:fldCharType="end"/>
      </w:r>
      <w:r w:rsidR="004A4A0D">
        <w:rPr>
          <w:rFonts w:ascii="Times New Roman" w:hAnsi="Times New Roman" w:cs="Times New Roman"/>
          <w:sz w:val="24"/>
          <w:szCs w:val="24"/>
        </w:rPr>
        <w:t xml:space="preserve"> </w:t>
      </w:r>
      <w:r w:rsidR="00CA393B">
        <w:rPr>
          <w:rFonts w:ascii="Times New Roman" w:hAnsi="Times New Roman" w:cs="Times New Roman"/>
          <w:sz w:val="24"/>
          <w:szCs w:val="24"/>
        </w:rPr>
        <w:t xml:space="preserve">and </w:t>
      </w:r>
      <w:r w:rsidR="00CA393B">
        <w:rPr>
          <w:rFonts w:ascii="Times New Roman" w:hAnsi="Times New Roman" w:cs="Times New Roman"/>
          <w:i/>
          <w:iCs/>
          <w:sz w:val="24"/>
          <w:szCs w:val="24"/>
        </w:rPr>
        <w:t>Drosophila</w:t>
      </w:r>
      <w:r w:rsidR="00CA393B">
        <w:rPr>
          <w:rFonts w:ascii="Times New Roman" w:hAnsi="Times New Roman" w:cs="Times New Roman"/>
          <w:sz w:val="24"/>
          <w:szCs w:val="24"/>
        </w:rPr>
        <w:t xml:space="preserve"> </w:t>
      </w:r>
      <w:r w:rsidR="00CA393B">
        <w:rPr>
          <w:rFonts w:ascii="Times New Roman" w:hAnsi="Times New Roman" w:cs="Times New Roman"/>
          <w:sz w:val="24"/>
          <w:szCs w:val="24"/>
        </w:rPr>
        <w:fldChar w:fldCharType="begin"/>
      </w:r>
      <w:r w:rsidR="00CA393B">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w:t>
      </w:r>
      <w:r w:rsidR="00CA393B">
        <w:rPr>
          <w:rFonts w:ascii="Times New Roman" w:hAnsi="Times New Roman" w:cs="Times New Roman"/>
          <w:sz w:val="24"/>
          <w:szCs w:val="24"/>
        </w:rPr>
        <w:fldChar w:fldCharType="end"/>
      </w:r>
      <w:r w:rsidR="00CA393B">
        <w:rPr>
          <w:rFonts w:ascii="Times New Roman" w:hAnsi="Times New Roman" w:cs="Times New Roman"/>
          <w:sz w:val="24"/>
          <w:szCs w:val="24"/>
        </w:rPr>
        <w:t>.</w:t>
      </w:r>
      <w:r w:rsidR="00CA393B" w:rsidRPr="00031896">
        <w:rPr>
          <w:rFonts w:ascii="Times New Roman" w:hAnsi="Times New Roman" w:cs="Times New Roman"/>
          <w:sz w:val="24"/>
          <w:szCs w:val="24"/>
        </w:rPr>
        <w:t xml:space="preserve"> </w:t>
      </w:r>
      <w:r w:rsidR="00CA393B">
        <w:rPr>
          <w:rFonts w:ascii="Times New Roman" w:hAnsi="Times New Roman" w:cs="Times New Roman"/>
          <w:sz w:val="24"/>
          <w:szCs w:val="24"/>
        </w:rPr>
        <w:t xml:space="preserve"> </w:t>
      </w:r>
    </w:p>
    <w:p w14:paraId="5EFCB32E" w14:textId="240AC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170904">
        <w:rPr>
          <w:rFonts w:ascii="Times New Roman" w:hAnsi="Times New Roman" w:cs="Times New Roman"/>
          <w:sz w:val="24"/>
          <w:szCs w:val="24"/>
        </w:rPr>
        <w:t xml:space="preserve">are 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70904">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11E5C959" w14:textId="420A9307" w:rsidR="003106CE" w:rsidRDefault="00D27115" w:rsidP="003106CE">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the processes of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del w:id="46" w:author="Thomas, Gregg" w:date="2024-04-09T10:54:00Z" w16du:dateUtc="2024-04-09T14:54:00Z">
        <w:r w:rsidDel="00751B61">
          <w:rPr>
            <w:rFonts w:ascii="Times New Roman" w:hAnsi="Times New Roman" w:cs="Times New Roman"/>
            <w:sz w:val="24"/>
            <w:szCs w:val="24"/>
          </w:rPr>
          <w:delText xml:space="preserve">on </w:delText>
        </w:r>
      </w:del>
      <w:ins w:id="47" w:author="Thomas, Gregg" w:date="2024-04-09T10:54:00Z" w16du:dateUtc="2024-04-09T14:54:00Z">
        <w:r w:rsidR="00751B61">
          <w:rPr>
            <w:rFonts w:ascii="Times New Roman" w:hAnsi="Times New Roman" w:cs="Times New Roman"/>
            <w:sz w:val="24"/>
            <w:szCs w:val="24"/>
          </w:rPr>
          <w:t xml:space="preserve">in </w:t>
        </w:r>
      </w:ins>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influenced by linkage to functional elements.</w:t>
      </w:r>
      <w:r w:rsidR="00B12402">
        <w:rPr>
          <w:rFonts w:ascii="Times New Roman" w:hAnsi="Times New Roman" w:cs="Times New Roman"/>
          <w:sz w:val="24"/>
          <w:szCs w:val="24"/>
        </w:rPr>
        <w:t xml:space="preserve"> Consistent with this general prediction, w</w:t>
      </w:r>
      <w:r w:rsidR="00F43E15">
        <w:rPr>
          <w:rFonts w:ascii="Times New Roman" w:hAnsi="Times New Roman" w:cs="Times New Roman"/>
          <w:sz w:val="24"/>
          <w:szCs w:val="24"/>
        </w:rPr>
        <w:t>e observe</w:t>
      </w:r>
      <w:r w:rsidR="00B12402">
        <w:rPr>
          <w:rFonts w:ascii="Times New Roman" w:hAnsi="Times New Roman" w:cs="Times New Roman"/>
          <w:sz w:val="24"/>
          <w:szCs w:val="24"/>
        </w:rPr>
        <w:t xml:space="preserve">d less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protein</w:t>
      </w:r>
      <w:r w:rsidR="00AB65E3">
        <w:rPr>
          <w:rFonts w:ascii="Times New Roman" w:hAnsi="Times New Roman" w:cs="Times New Roman"/>
          <w:sz w:val="24"/>
          <w:szCs w:val="24"/>
        </w:rPr>
        <w:t>-</w:t>
      </w:r>
      <w:r w:rsidR="001D4181">
        <w:rPr>
          <w:rFonts w:ascii="Times New Roman" w:hAnsi="Times New Roman" w:cs="Times New Roman"/>
          <w:sz w:val="24"/>
          <w:szCs w:val="24"/>
        </w:rPr>
        <w:t xml:space="preserve">coding </w:t>
      </w:r>
      <w:r w:rsidR="00B12402">
        <w:rPr>
          <w:rFonts w:ascii="Times New Roman" w:hAnsi="Times New Roman" w:cs="Times New Roman"/>
          <w:sz w:val="24"/>
          <w:szCs w:val="24"/>
        </w:rPr>
        <w:t xml:space="preserve">genes </w:t>
      </w:r>
      <w:r w:rsidR="001D4181">
        <w:rPr>
          <w:rFonts w:ascii="Times New Roman" w:hAnsi="Times New Roman" w:cs="Times New Roman"/>
          <w:sz w:val="24"/>
          <w:szCs w:val="24"/>
        </w:rPr>
        <w:t xml:space="preserve">(Fig. </w:t>
      </w:r>
      <w:r w:rsidR="00CA393B">
        <w:rPr>
          <w:rFonts w:ascii="Times New Roman" w:hAnsi="Times New Roman" w:cs="Times New Roman"/>
          <w:sz w:val="24"/>
          <w:szCs w:val="24"/>
        </w:rPr>
        <w:t>5</w:t>
      </w:r>
      <w:r w:rsidR="001D4181">
        <w:rPr>
          <w:rFonts w:ascii="Times New Roman" w:hAnsi="Times New Roman" w:cs="Times New Roman"/>
          <w:sz w:val="24"/>
          <w:szCs w:val="24"/>
        </w:rPr>
        <w:t>C)</w:t>
      </w:r>
      <w:r w:rsidR="0016153B">
        <w:rPr>
          <w:rFonts w:ascii="Times New Roman" w:hAnsi="Times New Roman" w:cs="Times New Roman"/>
          <w:sz w:val="24"/>
          <w:szCs w:val="24"/>
        </w:rPr>
        <w:t xml:space="preserve">, </w:t>
      </w:r>
      <w:r w:rsidR="00B12402">
        <w:rPr>
          <w:rFonts w:ascii="Times New Roman" w:hAnsi="Times New Roman" w:cs="Times New Roman"/>
          <w:sz w:val="24"/>
          <w:szCs w:val="24"/>
        </w:rPr>
        <w:t xml:space="preserve">similar to previous results </w:t>
      </w:r>
      <w:r w:rsidR="00B12402">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Pr>
          <w:rFonts w:ascii="Times New Roman" w:hAnsi="Times New Roman" w:cs="Times New Roman"/>
          <w:sz w:val="24"/>
          <w:szCs w:val="24"/>
        </w:rPr>
        <w:instrText xml:space="preserve"> ADDIN EN.CITE </w:instrText>
      </w:r>
      <w:r w:rsidR="00526F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Pr>
          <w:rFonts w:ascii="Times New Roman" w:hAnsi="Times New Roman" w:cs="Times New Roman"/>
          <w:sz w:val="24"/>
          <w:szCs w:val="24"/>
        </w:rPr>
        <w:instrText xml:space="preserve"> ADDIN EN.CITE.DATA </w:instrText>
      </w:r>
      <w:r w:rsidR="00526F59">
        <w:rPr>
          <w:rFonts w:ascii="Times New Roman" w:hAnsi="Times New Roman" w:cs="Times New Roman"/>
          <w:sz w:val="24"/>
          <w:szCs w:val="24"/>
        </w:rPr>
      </w:r>
      <w:r w:rsidR="00526F59">
        <w:rPr>
          <w:rFonts w:ascii="Times New Roman" w:hAnsi="Times New Roman" w:cs="Times New Roman"/>
          <w:sz w:val="24"/>
          <w:szCs w:val="24"/>
        </w:rPr>
        <w:fldChar w:fldCharType="end"/>
      </w:r>
      <w:r w:rsidR="00B12402">
        <w:rPr>
          <w:rFonts w:ascii="Times New Roman" w:hAnsi="Times New Roman" w:cs="Times New Roman"/>
          <w:sz w:val="24"/>
          <w:szCs w:val="24"/>
        </w:rPr>
      </w:r>
      <w:r w:rsidR="00B12402">
        <w:rPr>
          <w:rFonts w:ascii="Times New Roman" w:hAnsi="Times New Roman" w:cs="Times New Roman"/>
          <w:sz w:val="24"/>
          <w:szCs w:val="24"/>
        </w:rPr>
        <w:fldChar w:fldCharType="separate"/>
      </w:r>
      <w:r w:rsidR="00526F59">
        <w:rPr>
          <w:rFonts w:ascii="Times New Roman" w:hAnsi="Times New Roman" w:cs="Times New Roman"/>
          <w:noProof/>
          <w:sz w:val="24"/>
          <w:szCs w:val="24"/>
        </w:rPr>
        <w:t>(Scally et al. 2012; Rivas-Gonzalez et al. 2023)</w:t>
      </w:r>
      <w:r w:rsidR="00B12402">
        <w:rPr>
          <w:rFonts w:ascii="Times New Roman" w:hAnsi="Times New Roman" w:cs="Times New Roman"/>
          <w:sz w:val="24"/>
          <w:szCs w:val="24"/>
        </w:rPr>
        <w:fldChar w:fldCharType="end"/>
      </w:r>
      <w:r w:rsidR="00526F59">
        <w:rPr>
          <w:rFonts w:ascii="Times New Roman" w:hAnsi="Times New Roman" w:cs="Times New Roman"/>
          <w:sz w:val="24"/>
          <w:szCs w:val="24"/>
        </w:rPr>
        <w:t>, as well as other features like UCEs and recombination hotspots</w:t>
      </w:r>
      <w:r w:rsidR="001D4181">
        <w:rPr>
          <w:rFonts w:ascii="Times New Roman" w:hAnsi="Times New Roman" w:cs="Times New Roman"/>
          <w:sz w:val="24"/>
          <w:szCs w:val="24"/>
        </w:rPr>
        <w:t>.</w:t>
      </w:r>
      <w:r w:rsidR="00526F59">
        <w:rPr>
          <w:rFonts w:ascii="Times New Roman" w:hAnsi="Times New Roman" w:cs="Times New Roman"/>
          <w:sz w:val="24"/>
          <w:szCs w:val="24"/>
        </w:rPr>
        <w:t xml:space="preserve"> </w:t>
      </w:r>
      <w:r w:rsidR="003106CE">
        <w:rPr>
          <w:rFonts w:ascii="Times New Roman" w:hAnsi="Times New Roman" w:cs="Times New Roman"/>
          <w:sz w:val="24"/>
          <w:szCs w:val="24"/>
        </w:rPr>
        <w:t>We also assessed local phylogenetic discordance in 10kb windows around these genomic features and</w:t>
      </w:r>
      <w:r w:rsidR="001D4181">
        <w:rPr>
          <w:rFonts w:ascii="Times New Roman" w:hAnsi="Times New Roman" w:cs="Times New Roman"/>
          <w:sz w:val="24"/>
          <w:szCs w:val="24"/>
        </w:rPr>
        <w:t xml:space="preserve"> </w:t>
      </w:r>
      <w:r w:rsidR="003106CE">
        <w:rPr>
          <w:rFonts w:ascii="Times New Roman" w:hAnsi="Times New Roman" w:cs="Times New Roman"/>
          <w:sz w:val="24"/>
          <w:szCs w:val="24"/>
        </w:rPr>
        <w:t>found</w:t>
      </w:r>
      <w:r w:rsidR="00F43E15">
        <w:rPr>
          <w:rFonts w:ascii="Times New Roman" w:hAnsi="Times New Roman" w:cs="Times New Roman"/>
          <w:sz w:val="24"/>
          <w:szCs w:val="24"/>
        </w:rPr>
        <w:t xml:space="preserve"> </w:t>
      </w:r>
      <w:r w:rsidR="008350DE" w:rsidRPr="00031896">
        <w:rPr>
          <w:rFonts w:ascii="Times New Roman" w:hAnsi="Times New Roman" w:cs="Times New Roman"/>
          <w:sz w:val="24"/>
          <w:szCs w:val="24"/>
        </w:rPr>
        <w:t xml:space="preserve">varying degrees of </w:t>
      </w:r>
      <w:r w:rsidR="00C75391">
        <w:rPr>
          <w:rFonts w:ascii="Times New Roman" w:hAnsi="Times New Roman" w:cs="Times New Roman"/>
          <w:sz w:val="24"/>
          <w:szCs w:val="24"/>
        </w:rPr>
        <w:t>phyl</w:t>
      </w:r>
      <w:r w:rsidR="009930D8">
        <w:rPr>
          <w:rFonts w:ascii="Times New Roman" w:hAnsi="Times New Roman" w:cs="Times New Roman"/>
          <w:sz w:val="24"/>
          <w:szCs w:val="24"/>
        </w:rPr>
        <w:t>o</w:t>
      </w:r>
      <w:r w:rsidR="00C75391">
        <w:rPr>
          <w:rFonts w:ascii="Times New Roman" w:hAnsi="Times New Roman" w:cs="Times New Roman"/>
          <w:sz w:val="24"/>
          <w:szCs w:val="24"/>
        </w:rPr>
        <w:t>genetic</w:t>
      </w:r>
      <w:r w:rsidR="008350DE" w:rsidRPr="00031896">
        <w:rPr>
          <w:rFonts w:ascii="Times New Roman" w:hAnsi="Times New Roman" w:cs="Times New Roman"/>
          <w:sz w:val="24"/>
          <w:szCs w:val="24"/>
        </w:rPr>
        <w:t xml:space="preserve"> similarity, </w:t>
      </w:r>
      <w:r w:rsidR="008B682F">
        <w:rPr>
          <w:rFonts w:ascii="Times New Roman" w:hAnsi="Times New Roman" w:cs="Times New Roman"/>
          <w:sz w:val="24"/>
          <w:szCs w:val="24"/>
        </w:rPr>
        <w:t xml:space="preserve">presumably reflecting variation in the </w:t>
      </w:r>
      <w:r w:rsidR="006C1351">
        <w:rPr>
          <w:rFonts w:ascii="Times New Roman" w:hAnsi="Times New Roman" w:cs="Times New Roman"/>
          <w:sz w:val="24"/>
          <w:szCs w:val="24"/>
        </w:rPr>
        <w:t xml:space="preserve">strength and </w:t>
      </w:r>
      <w:r w:rsidR="008B682F">
        <w:rPr>
          <w:rFonts w:ascii="Times New Roman" w:hAnsi="Times New Roman" w:cs="Times New Roman"/>
          <w:sz w:val="24"/>
          <w:szCs w:val="24"/>
        </w:rPr>
        <w:t>frequency of linked selection over time</w:t>
      </w:r>
      <w:r w:rsidR="003106CE">
        <w:rPr>
          <w:rFonts w:ascii="Times New Roman" w:hAnsi="Times New Roman" w:cs="Times New Roman"/>
          <w:sz w:val="24"/>
          <w:szCs w:val="24"/>
        </w:rPr>
        <w:t xml:space="preserve"> (Fig. 5A and B)</w:t>
      </w:r>
      <w:r w:rsidR="008350DE" w:rsidRPr="00031896">
        <w:rPr>
          <w:rFonts w:ascii="Times New Roman" w:hAnsi="Times New Roman" w:cs="Times New Roman"/>
          <w:sz w:val="24"/>
          <w:szCs w:val="24"/>
        </w:rPr>
        <w:t>.</w:t>
      </w:r>
      <w:r w:rsidR="003106CE">
        <w:rPr>
          <w:rFonts w:ascii="Times New Roman" w:hAnsi="Times New Roman" w:cs="Times New Roman"/>
          <w:sz w:val="24"/>
          <w:szCs w:val="24"/>
        </w:rPr>
        <w:t xml:space="preserve"> For instance, regions immediately adjacent to recombination hotspots are, on average, more similar than regions around no genomic features (Fig. 5B), and this similarity is retained over long distances (up to 5Mb; Fig. 5A).</w:t>
      </w:r>
      <w:r w:rsidR="003106CE" w:rsidRPr="00031896">
        <w:rPr>
          <w:rFonts w:ascii="Times New Roman" w:hAnsi="Times New Roman" w:cs="Times New Roman"/>
          <w:sz w:val="24"/>
          <w:szCs w:val="24"/>
        </w:rPr>
        <w:t xml:space="preserve"> </w:t>
      </w:r>
      <w:commentRangeStart w:id="48"/>
      <w:ins w:id="49" w:author="Thomas, Gregg" w:date="2024-05-09T16:45:00Z" w16du:dateUtc="2024-05-09T20:45:00Z">
        <w:r w:rsidR="0032023D">
          <w:rPr>
            <w:rFonts w:ascii="Times New Roman" w:hAnsi="Times New Roman" w:cs="Times New Roman"/>
            <w:sz w:val="24"/>
            <w:szCs w:val="24"/>
          </w:rPr>
          <w:t xml:space="preserve">The patterns around genes are more difficult to </w:t>
        </w:r>
        <w:proofErr w:type="gramStart"/>
        <w:r w:rsidR="0032023D">
          <w:rPr>
            <w:rFonts w:ascii="Times New Roman" w:hAnsi="Times New Roman" w:cs="Times New Roman"/>
            <w:sz w:val="24"/>
            <w:szCs w:val="24"/>
          </w:rPr>
          <w:t>interpret:</w:t>
        </w:r>
        <w:proofErr w:type="gramEnd"/>
        <w:r w:rsidR="0032023D">
          <w:rPr>
            <w:rFonts w:ascii="Times New Roman" w:hAnsi="Times New Roman" w:cs="Times New Roman"/>
            <w:sz w:val="24"/>
            <w:szCs w:val="24"/>
          </w:rPr>
          <w:t xml:space="preserve"> they show similar levels of local phylogenetic similarity (Fig. 5B), but this similarity decays more rapidly </w:t>
        </w:r>
      </w:ins>
      <w:ins w:id="50" w:author="Thomas, Gregg" w:date="2024-05-09T16:46:00Z" w16du:dateUtc="2024-05-09T20:46:00Z">
        <w:r w:rsidR="0032023D">
          <w:rPr>
            <w:rFonts w:ascii="Times New Roman" w:hAnsi="Times New Roman" w:cs="Times New Roman"/>
            <w:sz w:val="24"/>
            <w:szCs w:val="24"/>
          </w:rPr>
          <w:t>compared to non-feature windows (Fig. 5A)</w:t>
        </w:r>
      </w:ins>
      <w:ins w:id="51" w:author="Thomas, Gregg" w:date="2024-05-09T16:49:00Z" w16du:dateUtc="2024-05-09T20:49:00Z">
        <w:r w:rsidR="0032023D">
          <w:rPr>
            <w:rFonts w:ascii="Times New Roman" w:hAnsi="Times New Roman" w:cs="Times New Roman"/>
            <w:sz w:val="24"/>
            <w:szCs w:val="24"/>
          </w:rPr>
          <w:t xml:space="preserve">, which again relates to the complex </w:t>
        </w:r>
      </w:ins>
      <w:commentRangeEnd w:id="48"/>
      <w:ins w:id="52" w:author="Thomas, Gregg" w:date="2024-05-09T16:50:00Z" w16du:dateUtc="2024-05-09T20:50:00Z">
        <w:r w:rsidR="0032023D">
          <w:rPr>
            <w:rStyle w:val="CommentReference"/>
          </w:rPr>
          <w:commentReference w:id="48"/>
        </w:r>
      </w:ins>
    </w:p>
    <w:p w14:paraId="4B141097" w14:textId="0E251349" w:rsidR="00136EDF" w:rsidRDefault="00F43E15" w:rsidP="003106CE">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106CE">
        <w:rPr>
          <w:rFonts w:ascii="Times New Roman" w:hAnsi="Times New Roman" w:cs="Times New Roman"/>
          <w:sz w:val="24"/>
          <w:szCs w:val="24"/>
        </w:rPr>
        <w:t>The</w:t>
      </w:r>
      <w:r w:rsidR="00526F59">
        <w:rPr>
          <w:rFonts w:ascii="Times New Roman" w:hAnsi="Times New Roman" w:cs="Times New Roman"/>
          <w:sz w:val="24"/>
          <w:szCs w:val="24"/>
        </w:rPr>
        <w:t xml:space="preserve"> regions immediately adjacent to UCEs are significantly more similar than regions not near any of the genomic features we considered, and this similarity</w:t>
      </w:r>
      <w:r w:rsidR="00526F59" w:rsidRPr="00031896">
        <w:rPr>
          <w:rFonts w:ascii="Times New Roman" w:hAnsi="Times New Roman" w:cs="Times New Roman"/>
          <w:sz w:val="24"/>
          <w:szCs w:val="24"/>
        </w:rPr>
        <w:t xml:space="preserve"> </w:t>
      </w:r>
      <w:r w:rsidR="00526F59">
        <w:rPr>
          <w:rFonts w:ascii="Times New Roman" w:hAnsi="Times New Roman" w:cs="Times New Roman"/>
          <w:sz w:val="24"/>
          <w:szCs w:val="24"/>
        </w:rPr>
        <w:t xml:space="preserve">dissipated at rates </w:t>
      </w:r>
      <w:proofErr w:type="gramStart"/>
      <w:r w:rsidR="00526F59">
        <w:rPr>
          <w:rFonts w:ascii="Times New Roman" w:hAnsi="Times New Roman" w:cs="Times New Roman"/>
          <w:sz w:val="24"/>
          <w:szCs w:val="24"/>
        </w:rPr>
        <w:t xml:space="preserve">similar </w:t>
      </w:r>
      <w:r w:rsidR="00526F59">
        <w:rPr>
          <w:rFonts w:ascii="Times New Roman" w:hAnsi="Times New Roman" w:cs="Times New Roman"/>
          <w:sz w:val="24"/>
          <w:szCs w:val="24"/>
        </w:rPr>
        <w:lastRenderedPageBreak/>
        <w:t>to</w:t>
      </w:r>
      <w:proofErr w:type="gramEnd"/>
      <w:r w:rsidR="00526F59">
        <w:rPr>
          <w:rFonts w:ascii="Times New Roman" w:hAnsi="Times New Roman" w:cs="Times New Roman"/>
          <w:sz w:val="24"/>
          <w:szCs w:val="24"/>
        </w:rPr>
        <w:t xml:space="preserve"> chromosome-wide levels</w:t>
      </w:r>
      <w:r w:rsidR="00526F59" w:rsidRPr="00031896">
        <w:rPr>
          <w:rFonts w:ascii="Times New Roman" w:hAnsi="Times New Roman" w:cs="Times New Roman"/>
          <w:sz w:val="24"/>
          <w:szCs w:val="24"/>
        </w:rPr>
        <w:t>.</w:t>
      </w:r>
      <w:r w:rsidR="00526F59">
        <w:rPr>
          <w:rFonts w:ascii="Times New Roman" w:hAnsi="Times New Roman" w:cs="Times New Roman"/>
          <w:sz w:val="24"/>
          <w:szCs w:val="24"/>
        </w:rPr>
        <w:t xml:space="preserve"> Notably, this pattern is consistent when comparing regions around UCEs to any of the other genomic features we studied. These results suggest that a history of strong 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526F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526F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more generally strongly skews patterns of discordance consistent with 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526F59">
        <w:rPr>
          <w:rFonts w:ascii="Times New Roman" w:hAnsi="Times New Roman" w:cs="Times New Roman"/>
          <w:sz w:val="24"/>
          <w:szCs w:val="24"/>
        </w:rPr>
        <w:t>One practical consequence of this is that phylogenetic inferences based on UCE markers would seem less prone to discordance and may provide cleaner estimates of species tree history than randomly chosen 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sidR="00526F59">
        <w:rPr>
          <w:rFonts w:ascii="Times New Roman" w:hAnsi="Times New Roman" w:cs="Times New Roman"/>
          <w:sz w:val="24"/>
          <w:szCs w:val="24"/>
        </w:rPr>
        <w:t>coding genes). However, it is worth noting that UCEs are also more likely to provide a skewed and potentially misleading underestimate</w:t>
      </w:r>
      <w:ins w:id="53" w:author="Thomas, Gregg" w:date="2024-04-09T10:54:00Z" w16du:dateUtc="2024-04-09T14:54:00Z">
        <w:r w:rsidR="00751B61">
          <w:rPr>
            <w:rFonts w:ascii="Times New Roman" w:hAnsi="Times New Roman" w:cs="Times New Roman"/>
            <w:sz w:val="24"/>
            <w:szCs w:val="24"/>
          </w:rPr>
          <w:t xml:space="preserve"> of</w:t>
        </w:r>
      </w:ins>
      <w:r w:rsidR="00526F59">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sidR="00526F59">
        <w:rPr>
          <w:rFonts w:ascii="Times New Roman" w:hAnsi="Times New Roman" w:cs="Times New Roman"/>
          <w:sz w:val="24"/>
          <w:szCs w:val="24"/>
        </w:rPr>
        <w:t>discordance. Given this relationship, inferences based on UCEs may not, for example, be extended to related phylogenetic parameters of interest (</w:t>
      </w:r>
      <w:r w:rsidR="00526F59" w:rsidRPr="00702AD3">
        <w:rPr>
          <w:rFonts w:ascii="Times New Roman" w:hAnsi="Times New Roman" w:cs="Times New Roman"/>
          <w:i/>
          <w:iCs/>
          <w:sz w:val="24"/>
          <w:szCs w:val="24"/>
        </w:rPr>
        <w:t>e.g.</w:t>
      </w:r>
      <w:r w:rsidR="00526F59">
        <w:rPr>
          <w:rFonts w:ascii="Times New Roman" w:hAnsi="Times New Roman" w:cs="Times New Roman"/>
          <w:sz w:val="24"/>
          <w:szCs w:val="24"/>
        </w:rPr>
        <w:t>, ancestral population sizes), and, despite the relative ease of generating UCE data, such markers are not suitable for genetic inferences within populations.</w:t>
      </w:r>
      <w:r w:rsidR="003106CE">
        <w:rPr>
          <w:rFonts w:ascii="Times New Roman" w:hAnsi="Times New Roman" w:cs="Times New Roman"/>
          <w:sz w:val="24"/>
          <w:szCs w:val="24"/>
        </w:rPr>
        <w:t xml:space="preserve"> </w:t>
      </w:r>
      <w:r w:rsidR="003C6D3F">
        <w:rPr>
          <w:rFonts w:ascii="Times New Roman" w:hAnsi="Times New Roman" w:cs="Times New Roman"/>
          <w:sz w:val="24"/>
          <w:szCs w:val="24"/>
        </w:rPr>
        <w:t xml:space="preserve">Our data suggest that background selection </w:t>
      </w:r>
      <w:r w:rsidR="00D40C88">
        <w:rPr>
          <w:rFonts w:ascii="Times New Roman" w:hAnsi="Times New Roman" w:cs="Times New Roman"/>
          <w:sz w:val="24"/>
          <w:szCs w:val="24"/>
        </w:rPr>
        <w:t>is</w:t>
      </w:r>
      <w:r w:rsidR="003C6D3F">
        <w:rPr>
          <w:rFonts w:ascii="Times New Roman" w:hAnsi="Times New Roman" w:cs="Times New Roman"/>
          <w:sz w:val="24"/>
          <w:szCs w:val="24"/>
        </w:rPr>
        <w:t xml:space="preserve"> important in structuring variation </w:t>
      </w:r>
      <w:r w:rsidR="002F1C0B">
        <w:rPr>
          <w:rFonts w:ascii="Times New Roman" w:hAnsi="Times New Roman" w:cs="Times New Roman"/>
          <w:sz w:val="24"/>
          <w:szCs w:val="24"/>
        </w:rPr>
        <w:t>due to</w:t>
      </w:r>
      <w:r w:rsidR="00CB71D0">
        <w:rPr>
          <w:rFonts w:ascii="Times New Roman" w:hAnsi="Times New Roman" w:cs="Times New Roman"/>
          <w:sz w:val="24"/>
          <w:szCs w:val="24"/>
        </w:rPr>
        <w:t xml:space="preserve"> </w:t>
      </w:r>
      <w:r w:rsidR="003C6D3F">
        <w:rPr>
          <w:rFonts w:ascii="Times New Roman" w:hAnsi="Times New Roman" w:cs="Times New Roman"/>
          <w:sz w:val="24"/>
          <w:szCs w:val="24"/>
        </w:rPr>
        <w:t>incomplete lineage sorting.</w:t>
      </w:r>
      <w:r w:rsidR="00CB71D0">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10E31226"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It is known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 </w:instrTex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EN.CITE.DATA </w:instrText>
      </w:r>
      <w:r w:rsidR="006D0342">
        <w:rPr>
          <w:rFonts w:ascii="Times New Roman" w:hAnsi="Times New Roman" w:cs="Times New Roman"/>
          <w:sz w:val="24"/>
          <w:szCs w:val="24"/>
        </w:rPr>
      </w:r>
      <w:r w:rsidR="006D0342">
        <w:rPr>
          <w:rFonts w:ascii="Times New Roman" w:hAnsi="Times New Roman" w:cs="Times New Roman"/>
          <w:sz w:val="24"/>
          <w:szCs w:val="24"/>
        </w:rPr>
        <w:fldChar w:fldCharType="end"/>
      </w:r>
      <w:r w:rsidR="006D0342">
        <w:rPr>
          <w:rFonts w:ascii="Times New Roman" w:hAnsi="Times New Roman" w:cs="Times New Roman"/>
          <w:sz w:val="24"/>
          <w:szCs w:val="24"/>
        </w:rPr>
      </w:r>
      <w:r w:rsidR="006D0342">
        <w:rPr>
          <w:rFonts w:ascii="Times New Roman" w:hAnsi="Times New Roman" w:cs="Times New Roman"/>
          <w:sz w:val="24"/>
          <w:szCs w:val="24"/>
        </w:rPr>
        <w:fldChar w:fldCharType="separate"/>
      </w:r>
      <w:r w:rsidR="006D0342">
        <w:rPr>
          <w:rFonts w:ascii="Times New Roman" w:hAnsi="Times New Roman" w:cs="Times New Roman"/>
          <w:noProof/>
          <w:sz w:val="24"/>
          <w:szCs w:val="24"/>
        </w:rPr>
        <w:t>(Hahn and Nakhleh 2016; 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11BEB97C"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For each of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the genes that showed evidence of positive selection regardless of tree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C445FE">
        <w:rPr>
          <w:rFonts w:ascii="Times New Roman" w:hAnsi="Times New Roman" w:cs="Times New Roman"/>
          <w:sz w:val="24"/>
          <w:szCs w:val="24"/>
        </w:rPr>
        <w:t xml:space="preserve"> positive selection.  </w:t>
      </w:r>
      <w:r w:rsidRPr="00031896">
        <w:rPr>
          <w:rFonts w:ascii="Times New Roman" w:hAnsi="Times New Roman" w:cs="Times New Roman"/>
          <w:sz w:val="24"/>
          <w:szCs w:val="24"/>
        </w:rPr>
        <w:t xml:space="preserve"> </w:t>
      </w:r>
    </w:p>
    <w:p w14:paraId="74B68322" w14:textId="69CC9D92" w:rsidR="005D3A4E" w:rsidRPr="00031896"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b2RpY2FsPjxwYWdlcz5ldmFiMTAzPC9wYWdlcz48dm9sdW1lPjEzPC92b2x1bWU+PG51bWJlcj43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</w:fldData>
        </w:fldChar>
      </w:r>
      <w:r w:rsidR="00751B61">
        <w:rPr>
          <w:rFonts w:ascii="Times New Roman" w:hAnsi="Times New Roman" w:cs="Times New Roman"/>
          <w:sz w:val="24"/>
          <w:szCs w:val="24"/>
        </w:rPr>
        <w:instrText xml:space="preserve"> ADDIN EN.CITE </w:instrText>
      </w:r>
      <w:r w:rsidR="00751B61">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b2RpY2FsPjxwYWdlcz5ldmFiMTAzPC9wYWdlcz48dm9sdW1lPjEzPC92b2x1bWU+PG51bWJlcj43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</w:fldData>
        </w:fldChar>
      </w:r>
      <w:r w:rsidR="00751B61">
        <w:rPr>
          <w:rFonts w:ascii="Times New Roman" w:hAnsi="Times New Roman" w:cs="Times New Roman"/>
          <w:sz w:val="24"/>
          <w:szCs w:val="24"/>
        </w:rPr>
        <w:instrText xml:space="preserve"> ADDIN EN.CITE.DATA </w:instrText>
      </w:r>
      <w:r w:rsidR="00751B61">
        <w:rPr>
          <w:rFonts w:ascii="Times New Roman" w:hAnsi="Times New Roman" w:cs="Times New Roman"/>
          <w:sz w:val="24"/>
          <w:szCs w:val="24"/>
        </w:rPr>
      </w:r>
      <w:r w:rsidR="00751B61">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476B5A">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We </w:t>
      </w:r>
      <w:r w:rsidR="00D40C88">
        <w:rPr>
          <w:rFonts w:ascii="Times New Roman" w:hAnsi="Times New Roman" w:cs="Times New Roman"/>
          <w:sz w:val="24"/>
          <w:szCs w:val="24"/>
        </w:rPr>
        <w:t xml:space="preserve">also </w:t>
      </w:r>
      <w:r w:rsidR="00027007">
        <w:rPr>
          <w:rFonts w:ascii="Times New Roman" w:hAnsi="Times New Roman" w:cs="Times New Roman"/>
          <w:sz w:val="24"/>
          <w:szCs w:val="24"/>
        </w:rPr>
        <w:t xml:space="preserve">find evidence for this here, given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FF1430">
        <w:rPr>
          <w:rFonts w:ascii="Times New Roman" w:hAnsi="Times New Roman" w:cs="Times New Roman"/>
          <w:sz w:val="24"/>
          <w:szCs w:val="24"/>
        </w:rPr>
        <w:t>37.02</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However, </w:t>
      </w:r>
      <w:r w:rsidR="006C1351">
        <w:rPr>
          <w:rFonts w:ascii="Times New Roman" w:hAnsi="Times New Roman" w:cs="Times New Roman"/>
          <w:sz w:val="24"/>
          <w:szCs w:val="24"/>
        </w:rPr>
        <w:t xml:space="preserve">incorporating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t>
      </w:r>
      <w:ins w:id="54" w:author="Thomas, Gregg" w:date="2024-04-09T11:32:00Z" w16du:dateUtc="2024-04-09T15:32:00Z">
        <w:r w:rsidR="001811CE">
          <w:rPr>
            <w:rFonts w:ascii="Times New Roman" w:hAnsi="Times New Roman" w:cs="Times New Roman"/>
            <w:sz w:val="24"/>
            <w:szCs w:val="24"/>
          </w:rPr>
          <w:t>While we frame our results with the assumption that the results from the gene tree are always correct, this may not always</w:t>
        </w:r>
      </w:ins>
      <w:ins w:id="55" w:author="Thomas, Gregg" w:date="2024-04-09T11:33:00Z" w16du:dateUtc="2024-04-09T15:33:00Z">
        <w:r w:rsidR="001811CE">
          <w:rPr>
            <w:rFonts w:ascii="Times New Roman" w:hAnsi="Times New Roman" w:cs="Times New Roman"/>
            <w:sz w:val="24"/>
            <w:szCs w:val="24"/>
          </w:rPr>
          <w:t xml:space="preserve"> be the case given that errors can also occur during gene tree inference.</w:t>
        </w:r>
      </w:ins>
      <w:r w:rsidR="007146C0">
        <w:rPr>
          <w:rFonts w:ascii="Times New Roman" w:hAnsi="Times New Roman" w:cs="Times New Roman"/>
          <w:sz w:val="24"/>
          <w:szCs w:val="24"/>
        </w:rPr>
        <w:t xml:space="preserve"> </w:t>
      </w:r>
      <w:ins w:id="56" w:author="Thomas, Gregg" w:date="2024-04-09T11:34:00Z" w16du:dateUtc="2024-04-09T15:34:00Z">
        <w:r w:rsidR="001811CE">
          <w:rPr>
            <w:rFonts w:ascii="Times New Roman" w:hAnsi="Times New Roman" w:cs="Times New Roman"/>
            <w:sz w:val="24"/>
            <w:szCs w:val="24"/>
          </w:rPr>
          <w:t>Still</w:t>
        </w:r>
      </w:ins>
      <w:ins w:id="57" w:author="Thomas, Gregg" w:date="2024-04-09T11:33:00Z" w16du:dateUtc="2024-04-09T15:33:00Z">
        <w:r w:rsidR="001811CE">
          <w:rPr>
            <w:rFonts w:ascii="Times New Roman" w:hAnsi="Times New Roman" w:cs="Times New Roman"/>
            <w:sz w:val="24"/>
            <w:szCs w:val="24"/>
          </w:rPr>
          <w:t xml:space="preserve">, </w:t>
        </w:r>
      </w:ins>
      <w:del w:id="58" w:author="Thomas, Gregg" w:date="2024-04-09T11:33:00Z" w16du:dateUtc="2024-04-09T15:33:00Z">
        <w:r w:rsidR="007146C0" w:rsidDel="001811CE">
          <w:rPr>
            <w:rFonts w:ascii="Times New Roman" w:hAnsi="Times New Roman" w:cs="Times New Roman"/>
            <w:sz w:val="24"/>
            <w:szCs w:val="24"/>
          </w:rPr>
          <w:delText>O</w:delText>
        </w:r>
      </w:del>
      <w:ins w:id="59" w:author="Thomas, Gregg" w:date="2024-04-09T11:33:00Z" w16du:dateUtc="2024-04-09T15:33:00Z">
        <w:r w:rsidR="001811CE">
          <w:rPr>
            <w:rFonts w:ascii="Times New Roman" w:hAnsi="Times New Roman" w:cs="Times New Roman"/>
            <w:sz w:val="24"/>
            <w:szCs w:val="24"/>
          </w:rPr>
          <w:t>o</w:t>
        </w:r>
      </w:ins>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del w:id="60" w:author="Thomas, Gregg" w:date="2024-04-09T11:34:00Z" w16du:dateUtc="2024-04-09T15:34:00Z">
        <w:r w:rsidR="00A15B4F" w:rsidDel="001811CE">
          <w:rPr>
            <w:rFonts w:ascii="Times New Roman" w:hAnsi="Times New Roman" w:cs="Times New Roman"/>
            <w:sz w:val="24"/>
            <w:szCs w:val="24"/>
          </w:rPr>
          <w:delText>false negative and false positive</w:delText>
        </w:r>
      </w:del>
      <w:ins w:id="61" w:author="Thomas, Gregg" w:date="2024-04-09T11:34:00Z" w16du:dateUtc="2024-04-09T15:34:00Z">
        <w:r w:rsidR="001811CE">
          <w:rPr>
            <w:rFonts w:ascii="Times New Roman" w:hAnsi="Times New Roman" w:cs="Times New Roman"/>
            <w:sz w:val="24"/>
            <w:szCs w:val="24"/>
          </w:rPr>
          <w:t>inaccurate</w:t>
        </w:r>
      </w:ins>
      <w:r w:rsidR="00A15B4F">
        <w:rPr>
          <w:rFonts w:ascii="Times New Roman" w:hAnsi="Times New Roman" w:cs="Times New Roman"/>
          <w:sz w:val="24"/>
          <w:szCs w:val="24"/>
        </w:rPr>
        <w:t xml:space="preserve"> inferences of positive selection</w:t>
      </w:r>
      <w:ins w:id="62" w:author="Thomas, Gregg" w:date="2024-04-24T11:27:00Z" w16du:dateUtc="2024-04-24T15:27:00Z">
        <w:r w:rsidR="005A1264">
          <w:rPr>
            <w:rFonts w:ascii="Times New Roman" w:hAnsi="Times New Roman" w:cs="Times New Roman"/>
            <w:sz w:val="24"/>
            <w:szCs w:val="24"/>
          </w:rPr>
          <w:t xml:space="preserve"> and strongly encourage the use of individual gene trees for such analyses</w:t>
        </w:r>
      </w:ins>
      <w:r w:rsidR="00A15B4F">
        <w:rPr>
          <w:rFonts w:ascii="Times New Roman" w:hAnsi="Times New Roman" w:cs="Times New Roman"/>
          <w:sz w:val="24"/>
          <w:szCs w:val="24"/>
        </w:rPr>
        <w:t>.</w:t>
      </w:r>
    </w:p>
    <w:p w14:paraId="3E06BC0E" w14:textId="159ED563" w:rsidR="00D820F9" w:rsidRDefault="00BD1339" w:rsidP="005B45C4">
      <w:pPr>
        <w:spacing w:after="0"/>
        <w:ind w:firstLine="720"/>
        <w:jc w:val="both"/>
        <w:rPr>
          <w:ins w:id="63" w:author="Thomas, Gregg" w:date="2024-05-10T11:34:00Z" w16du:dateUtc="2024-05-10T15:34:00Z"/>
          <w:rFonts w:ascii="Times New Roman" w:hAnsi="Times New Roman" w:cs="Times New Roman"/>
          <w:sz w:val="24"/>
          <w:szCs w:val="24"/>
        </w:rPr>
      </w:pPr>
      <w:r w:rsidRPr="00031896">
        <w:rPr>
          <w:rFonts w:ascii="Times New Roman" w:hAnsi="Times New Roman" w:cs="Times New Roman"/>
          <w:sz w:val="24"/>
          <w:szCs w:val="24"/>
        </w:rPr>
        <w:t xml:space="preserve">Finally, because of recombination’s underlying </w:t>
      </w:r>
      <w:r w:rsidR="007336E1">
        <w:rPr>
          <w:rFonts w:ascii="Times New Roman" w:hAnsi="Times New Roman" w:cs="Times New Roman"/>
          <w:sz w:val="24"/>
          <w:szCs w:val="24"/>
        </w:rPr>
        <w:t>contribution</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to phylogenomic</w:t>
      </w:r>
      <w:r w:rsidRPr="00031896">
        <w:rPr>
          <w:rFonts w:ascii="Times New Roman" w:hAnsi="Times New Roman" w:cs="Times New Roman"/>
          <w:sz w:val="24"/>
          <w:szCs w:val="24"/>
        </w:rPr>
        <w:t xml:space="preserve"> discordance, one might be tempted to control for alternate topologies in a comparative genomic dataset</w:t>
      </w:r>
      <w:r w:rsidR="003E7B41" w:rsidRPr="00031896">
        <w:rPr>
          <w:rFonts w:ascii="Times New Roman" w:hAnsi="Times New Roman" w:cs="Times New Roman"/>
          <w:sz w:val="24"/>
          <w:szCs w:val="24"/>
        </w:rPr>
        <w:t xml:space="preserve"> by</w:t>
      </w:r>
      <w:r w:rsidRPr="00031896">
        <w:rPr>
          <w:rFonts w:ascii="Times New Roman" w:hAnsi="Times New Roman" w:cs="Times New Roman"/>
          <w:sz w:val="24"/>
          <w:szCs w:val="24"/>
        </w:rPr>
        <w:t xml:space="preserve"> using</w:t>
      </w:r>
      <w:r w:rsidR="003E7B41" w:rsidRPr="00031896">
        <w:rPr>
          <w:rFonts w:ascii="Times New Roman" w:hAnsi="Times New Roman" w:cs="Times New Roman"/>
          <w:sz w:val="24"/>
          <w:szCs w:val="24"/>
        </w:rPr>
        <w:t xml:space="preserve"> a</w:t>
      </w:r>
      <w:r w:rsidRPr="00031896">
        <w:rPr>
          <w:rFonts w:ascii="Times New Roman" w:hAnsi="Times New Roman" w:cs="Times New Roman"/>
          <w:sz w:val="24"/>
          <w:szCs w:val="24"/>
        </w:rPr>
        <w:t xml:space="preserve"> </w:t>
      </w:r>
      <w:r w:rsidR="00317E4A" w:rsidRPr="00031896">
        <w:rPr>
          <w:rFonts w:ascii="Times New Roman" w:hAnsi="Times New Roman" w:cs="Times New Roman"/>
          <w:sz w:val="24"/>
          <w:szCs w:val="24"/>
        </w:rPr>
        <w:t>genetic map from a single, well</w:t>
      </w:r>
      <w:r w:rsidR="00D40C88">
        <w:rPr>
          <w:rFonts w:ascii="Times New Roman" w:hAnsi="Times New Roman" w:cs="Times New Roman"/>
          <w:sz w:val="24"/>
          <w:szCs w:val="24"/>
        </w:rPr>
        <w:t>-</w:t>
      </w:r>
      <w:r w:rsidR="00317E4A" w:rsidRPr="00031896">
        <w:rPr>
          <w:rFonts w:ascii="Times New Roman" w:hAnsi="Times New Roman" w:cs="Times New Roman"/>
          <w:sz w:val="24"/>
          <w:szCs w:val="24"/>
        </w:rPr>
        <w:t>studie</w:t>
      </w:r>
      <w:r w:rsidR="007336E1">
        <w:rPr>
          <w:rFonts w:ascii="Times New Roman" w:hAnsi="Times New Roman" w:cs="Times New Roman"/>
          <w:sz w:val="24"/>
          <w:szCs w:val="24"/>
        </w:rPr>
        <w:t>d</w:t>
      </w:r>
      <w:r w:rsidR="00317E4A" w:rsidRPr="00031896">
        <w:rPr>
          <w:rFonts w:ascii="Times New Roman" w:hAnsi="Times New Roman" w:cs="Times New Roman"/>
          <w:sz w:val="24"/>
          <w:szCs w:val="24"/>
        </w:rPr>
        <w:t xml:space="preserve"> species and sampling regions with low recombination rates</w:t>
      </w:r>
      <w:r w:rsidRPr="00031896">
        <w:rPr>
          <w:rFonts w:ascii="Times New Roman" w:hAnsi="Times New Roman" w:cs="Times New Roman"/>
          <w:sz w:val="24"/>
          <w:szCs w:val="24"/>
        </w:rPr>
        <w:t>.</w:t>
      </w:r>
      <w:ins w:id="64" w:author="Thomas, Gregg" w:date="2024-04-24T12:15:00Z" w16du:dateUtc="2024-04-24T16:15:00Z">
        <w:r w:rsidR="00D238DF">
          <w:rPr>
            <w:rFonts w:ascii="Times New Roman" w:hAnsi="Times New Roman" w:cs="Times New Roman"/>
            <w:sz w:val="24"/>
            <w:szCs w:val="24"/>
          </w:rPr>
          <w:t xml:space="preserve"> While</w:t>
        </w:r>
      </w:ins>
      <w:ins w:id="65" w:author="Thomas, Gregg" w:date="2024-04-24T12:17:00Z" w16du:dateUtc="2024-04-24T16:17:00Z">
        <w:r w:rsidR="00D238DF">
          <w:rPr>
            <w:rFonts w:ascii="Times New Roman" w:hAnsi="Times New Roman" w:cs="Times New Roman"/>
            <w:sz w:val="24"/>
            <w:szCs w:val="24"/>
          </w:rPr>
          <w:t xml:space="preserve"> average</w:t>
        </w:r>
      </w:ins>
      <w:ins w:id="66" w:author="Thomas, Gregg" w:date="2024-04-24T12:15:00Z" w16du:dateUtc="2024-04-24T16:15:00Z">
        <w:r w:rsidR="00D238DF">
          <w:rPr>
            <w:rFonts w:ascii="Times New Roman" w:hAnsi="Times New Roman" w:cs="Times New Roman"/>
            <w:sz w:val="24"/>
            <w:szCs w:val="24"/>
          </w:rPr>
          <w:t xml:space="preserve"> r</w:t>
        </w:r>
      </w:ins>
      <w:ins w:id="67" w:author="Thomas, Gregg" w:date="2024-04-24T12:17:00Z" w16du:dateUtc="2024-04-24T16:17:00Z">
        <w:r w:rsidR="00D238DF">
          <w:rPr>
            <w:rFonts w:ascii="Times New Roman" w:hAnsi="Times New Roman" w:cs="Times New Roman"/>
            <w:sz w:val="24"/>
            <w:szCs w:val="24"/>
          </w:rPr>
          <w:t xml:space="preserve">ecombination rates at similar timescales in primates </w:t>
        </w:r>
      </w:ins>
      <w:ins w:id="68" w:author="Thomas, Gregg" w:date="2024-04-24T12:18:00Z" w16du:dateUtc="2024-04-24T16:18:00Z">
        <w:r w:rsidR="00D238DF">
          <w:rPr>
            <w:rFonts w:ascii="Times New Roman" w:hAnsi="Times New Roman" w:cs="Times New Roman"/>
            <w:sz w:val="24"/>
            <w:szCs w:val="24"/>
          </w:rPr>
          <w:t>do not evolve rapidly</w:t>
        </w:r>
      </w:ins>
      <w:del w:id="69" w:author="Thomas, Gregg" w:date="2024-04-24T12:18:00Z" w16du:dateUtc="2024-04-24T16:18:00Z">
        <w:r w:rsidRPr="00031896" w:rsidDel="00D238DF">
          <w:rPr>
            <w:rFonts w:ascii="Times New Roman" w:hAnsi="Times New Roman" w:cs="Times New Roman"/>
            <w:sz w:val="24"/>
            <w:szCs w:val="24"/>
          </w:rPr>
          <w:delText xml:space="preserve"> However</w:delText>
        </w:r>
      </w:del>
      <w:r w:rsidRPr="00031896">
        <w:rPr>
          <w:rFonts w:ascii="Times New Roman" w:hAnsi="Times New Roman" w:cs="Times New Roman"/>
          <w:sz w:val="24"/>
          <w:szCs w:val="24"/>
        </w:rPr>
        <w:t xml:space="preserve">, our results show that </w:t>
      </w:r>
      <w:r w:rsidR="00D40C88">
        <w:rPr>
          <w:rFonts w:ascii="Times New Roman" w:hAnsi="Times New Roman" w:cs="Times New Roman"/>
          <w:sz w:val="24"/>
          <w:szCs w:val="24"/>
        </w:rPr>
        <w:t>using</w:t>
      </w:r>
      <w:r w:rsidR="002F50EA">
        <w:rPr>
          <w:rFonts w:ascii="Times New Roman" w:hAnsi="Times New Roman" w:cs="Times New Roman"/>
          <w:sz w:val="24"/>
          <w:szCs w:val="24"/>
        </w:rPr>
        <w:t xml:space="preserve"> a single recombination map</w:t>
      </w:r>
      <w:r w:rsidR="00317E4A" w:rsidRPr="00031896">
        <w:rPr>
          <w:rFonts w:ascii="Times New Roman" w:hAnsi="Times New Roman" w:cs="Times New Roman"/>
          <w:sz w:val="24"/>
          <w:szCs w:val="24"/>
        </w:rPr>
        <w:t xml:space="preserve"> is</w:t>
      </w:r>
      <w:r w:rsidRPr="00031896">
        <w:rPr>
          <w:rFonts w:ascii="Times New Roman" w:hAnsi="Times New Roman" w:cs="Times New Roman"/>
          <w:sz w:val="24"/>
          <w:szCs w:val="24"/>
        </w:rPr>
        <w:t xml:space="preserve"> insufficient to control for discordance</w:t>
      </w:r>
      <w:r w:rsidR="00FF15C6">
        <w:rPr>
          <w:rFonts w:ascii="Times New Roman" w:hAnsi="Times New Roman" w:cs="Times New Roman"/>
          <w:sz w:val="24"/>
          <w:szCs w:val="24"/>
        </w:rPr>
        <w:t xml:space="preserve"> </w:t>
      </w:r>
      <w:r w:rsidR="00FF15C6" w:rsidRPr="00031896">
        <w:rPr>
          <w:rFonts w:ascii="Times New Roman" w:hAnsi="Times New Roman" w:cs="Times New Roman"/>
          <w:sz w:val="24"/>
          <w:szCs w:val="24"/>
        </w:rPr>
        <w:t xml:space="preserve">even among a small sample of </w:t>
      </w:r>
      <w:r w:rsidR="00FF15C6">
        <w:rPr>
          <w:rFonts w:ascii="Times New Roman" w:hAnsi="Times New Roman" w:cs="Times New Roman"/>
          <w:sz w:val="24"/>
          <w:szCs w:val="24"/>
        </w:rPr>
        <w:t>seven</w:t>
      </w:r>
      <w:r w:rsidR="00FF15C6" w:rsidRPr="00031896">
        <w:rPr>
          <w:rFonts w:ascii="Times New Roman" w:hAnsi="Times New Roman" w:cs="Times New Roman"/>
          <w:sz w:val="24"/>
          <w:szCs w:val="24"/>
        </w:rPr>
        <w:t xml:space="preserve"> species</w:t>
      </w:r>
      <w:r w:rsidRPr="00031896">
        <w:rPr>
          <w:rFonts w:ascii="Times New Roman" w:hAnsi="Times New Roman" w:cs="Times New Roman"/>
          <w:sz w:val="24"/>
          <w:szCs w:val="24"/>
        </w:rPr>
        <w:t>. This is likely because the recombination rate</w:t>
      </w:r>
      <w:r w:rsidR="00211419">
        <w:rPr>
          <w:rFonts w:ascii="Times New Roman" w:hAnsi="Times New Roman" w:cs="Times New Roman"/>
          <w:sz w:val="24"/>
          <w:szCs w:val="24"/>
        </w:rPr>
        <w:t xml:space="preserve"> </w:t>
      </w:r>
      <w:del w:id="70" w:author="Thomas, Gregg" w:date="2024-04-24T12:22:00Z" w16du:dateUtc="2024-04-24T16:22:00Z">
        <w:r w:rsidR="00D40C88" w:rsidDel="00D238DF">
          <w:rPr>
            <w:rFonts w:ascii="Times New Roman" w:hAnsi="Times New Roman" w:cs="Times New Roman"/>
            <w:sz w:val="24"/>
            <w:szCs w:val="24"/>
          </w:rPr>
          <w:delText>also evolves</w:delText>
        </w:r>
        <w:r w:rsidR="00211419" w:rsidDel="00D238DF">
          <w:rPr>
            <w:rFonts w:ascii="Times New Roman" w:hAnsi="Times New Roman" w:cs="Times New Roman"/>
            <w:sz w:val="24"/>
            <w:szCs w:val="24"/>
          </w:rPr>
          <w:delText xml:space="preserve"> and </w:delText>
        </w:r>
      </w:del>
      <w:r w:rsidR="00211419">
        <w:rPr>
          <w:rFonts w:ascii="Times New Roman" w:hAnsi="Times New Roman" w:cs="Times New Roman"/>
          <w:sz w:val="24"/>
          <w:szCs w:val="24"/>
        </w:rPr>
        <w:t xml:space="preserve">is linked to structural variation </w: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 </w:instrTex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EN.CITE.DATA </w:instrText>
      </w:r>
      <w:r w:rsidR="00211419">
        <w:rPr>
          <w:rFonts w:ascii="Times New Roman" w:hAnsi="Times New Roman" w:cs="Times New Roman"/>
          <w:sz w:val="24"/>
          <w:szCs w:val="24"/>
        </w:rPr>
      </w:r>
      <w:r w:rsidR="00211419">
        <w:rPr>
          <w:rFonts w:ascii="Times New Roman" w:hAnsi="Times New Roman" w:cs="Times New Roman"/>
          <w:sz w:val="24"/>
          <w:szCs w:val="24"/>
        </w:rPr>
        <w:fldChar w:fldCharType="end"/>
      </w:r>
      <w:r w:rsidR="00211419">
        <w:rPr>
          <w:rFonts w:ascii="Times New Roman" w:hAnsi="Times New Roman" w:cs="Times New Roman"/>
          <w:sz w:val="24"/>
          <w:szCs w:val="24"/>
        </w:rPr>
      </w:r>
      <w:r w:rsidR="00211419">
        <w:rPr>
          <w:rFonts w:ascii="Times New Roman" w:hAnsi="Times New Roman" w:cs="Times New Roman"/>
          <w:sz w:val="24"/>
          <w:szCs w:val="24"/>
        </w:rPr>
        <w:fldChar w:fldCharType="separate"/>
      </w:r>
      <w:r w:rsidR="00211419">
        <w:rPr>
          <w:rFonts w:ascii="Times New Roman" w:hAnsi="Times New Roman" w:cs="Times New Roman"/>
          <w:noProof/>
          <w:sz w:val="24"/>
          <w:szCs w:val="24"/>
        </w:rPr>
        <w:t>(Morgan et al. 2017)</w:t>
      </w:r>
      <w:r w:rsidR="00211419">
        <w:rPr>
          <w:rFonts w:ascii="Times New Roman" w:hAnsi="Times New Roman" w:cs="Times New Roman"/>
          <w:sz w:val="24"/>
          <w:szCs w:val="24"/>
        </w:rPr>
        <w:fldChar w:fldCharType="end"/>
      </w:r>
      <w:r w:rsidR="00211419">
        <w:rPr>
          <w:rFonts w:ascii="Times New Roman" w:hAnsi="Times New Roman" w:cs="Times New Roman"/>
          <w:sz w:val="24"/>
          <w:szCs w:val="24"/>
        </w:rPr>
        <w:t xml:space="preserve"> which is unaccounted for with use of a single </w:t>
      </w:r>
      <w:r w:rsidR="0083296E">
        <w:rPr>
          <w:rFonts w:ascii="Times New Roman" w:hAnsi="Times New Roman" w:cs="Times New Roman"/>
          <w:sz w:val="24"/>
          <w:szCs w:val="24"/>
        </w:rPr>
        <w:t xml:space="preserve">reference </w:t>
      </w:r>
      <w:r w:rsidR="00211419">
        <w:rPr>
          <w:rFonts w:ascii="Times New Roman" w:hAnsi="Times New Roman" w:cs="Times New Roman"/>
          <w:sz w:val="24"/>
          <w:szCs w:val="24"/>
        </w:rPr>
        <w:t>genome</w:t>
      </w:r>
      <w:r w:rsidR="002E3C2C" w:rsidRPr="00031896">
        <w:rPr>
          <w:rFonts w:ascii="Times New Roman" w:hAnsi="Times New Roman" w:cs="Times New Roman"/>
          <w:sz w:val="24"/>
          <w:szCs w:val="24"/>
        </w:rPr>
        <w:t>, resulting in a diminished correlation</w:t>
      </w:r>
      <w:r w:rsidR="00D40C88">
        <w:rPr>
          <w:rFonts w:ascii="Times New Roman" w:hAnsi="Times New Roman" w:cs="Times New Roman"/>
          <w:sz w:val="24"/>
          <w:szCs w:val="24"/>
        </w:rPr>
        <w:t xml:space="preserve"> signal</w:t>
      </w:r>
      <w:r w:rsidR="002E3C2C" w:rsidRPr="00031896">
        <w:rPr>
          <w:rFonts w:ascii="Times New Roman" w:hAnsi="Times New Roman" w:cs="Times New Roman"/>
          <w:sz w:val="24"/>
          <w:szCs w:val="24"/>
        </w:rPr>
        <w:t xml:space="preserve"> between rates and phylogenetic discordance over time</w:t>
      </w:r>
      <w:r w:rsidRPr="00031896">
        <w:rPr>
          <w:rFonts w:ascii="Times New Roman" w:hAnsi="Times New Roman" w:cs="Times New Roman"/>
          <w:sz w:val="24"/>
          <w:szCs w:val="24"/>
        </w:rPr>
        <w:t>.</w:t>
      </w:r>
      <w:r w:rsidR="002E3C2C" w:rsidRPr="00031896">
        <w:rPr>
          <w:rFonts w:ascii="Times New Roman" w:hAnsi="Times New Roman" w:cs="Times New Roman"/>
          <w:sz w:val="24"/>
          <w:szCs w:val="24"/>
        </w:rPr>
        <w:t xml:space="preserve"> This would</w:t>
      </w:r>
      <w:r w:rsidR="006C1351">
        <w:rPr>
          <w:rFonts w:ascii="Times New Roman" w:hAnsi="Times New Roman" w:cs="Times New Roman"/>
          <w:sz w:val="24"/>
          <w:szCs w:val="24"/>
        </w:rPr>
        <w:t xml:space="preserve"> likely</w:t>
      </w:r>
      <w:r w:rsidR="002E3C2C" w:rsidRPr="00031896">
        <w:rPr>
          <w:rFonts w:ascii="Times New Roman" w:hAnsi="Times New Roman" w:cs="Times New Roman"/>
          <w:sz w:val="24"/>
          <w:szCs w:val="24"/>
        </w:rPr>
        <w:t xml:space="preserve"> be compounded for more </w:t>
      </w:r>
      <w:r w:rsidR="00B62CA2">
        <w:rPr>
          <w:rFonts w:ascii="Times New Roman" w:hAnsi="Times New Roman" w:cs="Times New Roman"/>
          <w:sz w:val="24"/>
          <w:szCs w:val="24"/>
        </w:rPr>
        <w:t>species spanning deeper evolutionary timescales</w:t>
      </w:r>
      <w:r w:rsidR="002F50EA">
        <w:rPr>
          <w:rFonts w:ascii="Times New Roman" w:hAnsi="Times New Roman" w:cs="Times New Roman"/>
          <w:sz w:val="24"/>
          <w:szCs w:val="24"/>
        </w:rPr>
        <w:t xml:space="preserve">. </w:t>
      </w:r>
    </w:p>
    <w:p w14:paraId="67C2F15C" w14:textId="4072329B" w:rsidR="002C4B0B" w:rsidRDefault="002C4B0B" w:rsidP="002C4B0B">
      <w:pPr>
        <w:spacing w:after="160" w:line="259" w:lineRule="auto"/>
        <w:ind w:firstLine="720"/>
        <w:jc w:val="both"/>
        <w:rPr>
          <w:rFonts w:ascii="Times New Roman" w:hAnsi="Times New Roman" w:cs="Times New Roman"/>
          <w:sz w:val="24"/>
          <w:szCs w:val="24"/>
        </w:rPr>
      </w:pPr>
      <w:ins w:id="71" w:author="Thomas, Gregg" w:date="2024-05-10T11:36:00Z" w16du:dateUtc="2024-05-10T15:36:00Z">
        <w:r>
          <w:rPr>
            <w:rFonts w:ascii="Times New Roman" w:hAnsi="Times New Roman" w:cs="Times New Roman"/>
            <w:sz w:val="24"/>
            <w:szCs w:val="24"/>
          </w:rPr>
          <w:t>O</w:t>
        </w:r>
      </w:ins>
      <w:ins w:id="72" w:author="Thomas, Gregg" w:date="2024-05-10T11:35:00Z" w16du:dateUtc="2024-05-10T15:35:00Z">
        <w:r w:rsidRPr="00031896">
          <w:rPr>
            <w:rFonts w:ascii="Times New Roman" w:hAnsi="Times New Roman" w:cs="Times New Roman"/>
            <w:sz w:val="24"/>
            <w:szCs w:val="24"/>
          </w:rPr>
          <w:t>ur results increase whole genome sampling in the diverse group of murine rodents</w:t>
        </w:r>
        <w:r>
          <w:rPr>
            <w:rFonts w:ascii="Times New Roman" w:hAnsi="Times New Roman" w:cs="Times New Roman"/>
            <w:sz w:val="24"/>
            <w:szCs w:val="24"/>
          </w:rPr>
          <w:t xml:space="preserve"> and provide a broad murine species tree based on thousands of UCEs</w:t>
        </w:r>
        <w:r w:rsidRPr="00031896">
          <w:rPr>
            <w:rFonts w:ascii="Times New Roman" w:hAnsi="Times New Roman" w:cs="Times New Roman"/>
            <w:sz w:val="24"/>
            <w:szCs w:val="24"/>
          </w:rPr>
          <w:t xml:space="preserve">. </w:t>
        </w:r>
      </w:ins>
      <w:ins w:id="73" w:author="Thomas, Gregg" w:date="2024-05-10T11:36:00Z" w16du:dateUtc="2024-05-10T15:36:00Z">
        <w:r>
          <w:rPr>
            <w:rFonts w:ascii="Times New Roman" w:hAnsi="Times New Roman" w:cs="Times New Roman"/>
            <w:sz w:val="24"/>
            <w:szCs w:val="24"/>
          </w:rPr>
          <w:t>Rodents as a study system allow us to use t</w:t>
        </w:r>
      </w:ins>
      <w:ins w:id="74" w:author="Thomas, Gregg" w:date="2024-05-10T11:35:00Z" w16du:dateUtc="2024-05-10T15:35:00Z">
        <w:r w:rsidRPr="00031896">
          <w:rPr>
            <w:rFonts w:ascii="Times New Roman" w:hAnsi="Times New Roman" w:cs="Times New Roman"/>
            <w:sz w:val="24"/>
            <w:szCs w:val="24"/>
          </w:rPr>
          <w:t xml:space="preserve">he high-quality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to</w:t>
        </w:r>
        <w:r>
          <w:rPr>
            <w:rFonts w:ascii="Times New Roman" w:hAnsi="Times New Roman" w:cs="Times New Roman"/>
            <w:sz w:val="24"/>
            <w:szCs w:val="24"/>
          </w:rPr>
          <w:t xml:space="preserve"> begin to</w:t>
        </w:r>
        <w:r w:rsidRPr="00031896">
          <w:rPr>
            <w:rFonts w:ascii="Times New Roman" w:hAnsi="Times New Roman" w:cs="Times New Roman"/>
            <w:sz w:val="24"/>
            <w:szCs w:val="24"/>
          </w:rPr>
          <w:t xml:space="preserve"> </w:t>
        </w:r>
        <w:r>
          <w:rPr>
            <w:rFonts w:ascii="Times New Roman" w:hAnsi="Times New Roman" w:cs="Times New Roman"/>
            <w:sz w:val="24"/>
            <w:szCs w:val="24"/>
          </w:rPr>
          <w:t>examine</w:t>
        </w:r>
        <w:r w:rsidRPr="00031896">
          <w:rPr>
            <w:rFonts w:ascii="Times New Roman" w:hAnsi="Times New Roman" w:cs="Times New Roman"/>
            <w:sz w:val="24"/>
            <w:szCs w:val="24"/>
          </w:rPr>
          <w:t xml:space="preserve"> fine-scale patterns and effects of phylogenetic discordance along chromosomes</w:t>
        </w:r>
        <w:r>
          <w:rPr>
            <w:rFonts w:ascii="Times New Roman" w:hAnsi="Times New Roman" w:cs="Times New Roman"/>
            <w:sz w:val="24"/>
            <w:szCs w:val="24"/>
          </w:rPr>
          <w:t>, revealing how discordance at evolutionary timescales varies with genome biology</w:t>
        </w:r>
        <w:r w:rsidRPr="00031896">
          <w:rPr>
            <w:rFonts w:ascii="Times New Roman" w:hAnsi="Times New Roman" w:cs="Times New Roman"/>
            <w:sz w:val="24"/>
            <w:szCs w:val="24"/>
          </w:rPr>
          <w:t>. We</w:t>
        </w:r>
        <w:r>
          <w:rPr>
            <w:rFonts w:ascii="Times New Roman" w:hAnsi="Times New Roman" w:cs="Times New Roman"/>
            <w:sz w:val="24"/>
            <w:szCs w:val="24"/>
          </w:rPr>
          <w:t xml:space="preserve"> also</w:t>
        </w:r>
        <w:r w:rsidRPr="00031896">
          <w:rPr>
            <w:rFonts w:ascii="Times New Roman" w:hAnsi="Times New Roman" w:cs="Times New Roman"/>
            <w:sz w:val="24"/>
            <w:szCs w:val="24"/>
          </w:rPr>
          <w:t xml:space="preserve"> demonstrate how</w:t>
        </w:r>
        <w:r>
          <w:rPr>
            <w:rFonts w:ascii="Times New Roman" w:hAnsi="Times New Roman" w:cs="Times New Roman"/>
            <w:sz w:val="24"/>
            <w:szCs w:val="24"/>
          </w:rPr>
          <w:t xml:space="preserve"> phylogenetic discordance can mis-lead</w:t>
        </w:r>
        <w:r w:rsidRPr="00031896">
          <w:rPr>
            <w:rFonts w:ascii="Times New Roman" w:hAnsi="Times New Roman" w:cs="Times New Roman"/>
            <w:sz w:val="24"/>
            <w:szCs w:val="24"/>
          </w:rPr>
          <w:t xml:space="preserve"> common tests for selection if only a single species tree is used. Using our results, we can better understand the complexities of phylogenomic datasets which will help to ensure that steps are taken to accommodate these details in </w:t>
        </w:r>
        <w:r w:rsidRPr="00A21B9E">
          <w:rPr>
            <w:rFonts w:ascii="Times New Roman" w:hAnsi="Times New Roman" w:cs="Times New Roman"/>
            <w:sz w:val="24"/>
            <w:szCs w:val="24"/>
          </w:rPr>
          <w:t>future</w:t>
        </w:r>
        <w:r>
          <w:rPr>
            <w:rFonts w:ascii="Times New Roman" w:hAnsi="Times New Roman" w:cs="Times New Roman"/>
            <w:sz w:val="24"/>
            <w:szCs w:val="24"/>
          </w:rPr>
          <w:t xml:space="preserve"> </w:t>
        </w:r>
        <w:r w:rsidRPr="00031896">
          <w:rPr>
            <w:rFonts w:ascii="Times New Roman" w:hAnsi="Times New Roman" w:cs="Times New Roman"/>
            <w:sz w:val="24"/>
            <w:szCs w:val="24"/>
          </w:rPr>
          <w:t>comparative studies.</w:t>
        </w:r>
        <w:r>
          <w:rPr>
            <w:rFonts w:ascii="Times New Roman" w:hAnsi="Times New Roman" w:cs="Times New Roman"/>
            <w:sz w:val="24"/>
            <w:szCs w:val="24"/>
          </w:rPr>
          <w:t xml:space="preserve"> </w:t>
        </w:r>
      </w:ins>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rPr>
          <w:ins w:id="75" w:author="Thomas, Gregg" w:date="2024-04-09T10:55:00Z" w16du:dateUtc="2024-04-09T14:55:00Z"/>
        </w:rPr>
      </w:pPr>
      <w:ins w:id="76" w:author="Thomas, Gregg" w:date="2024-04-09T11:39:00Z" w16du:dateUtc="2024-04-09T15:39:00Z">
        <w:r>
          <w:t xml:space="preserve">Materials &amp; </w:t>
        </w:r>
      </w:ins>
      <w:r w:rsidR="00A849E6" w:rsidRPr="00197A2B">
        <w:t>Methods</w:t>
      </w:r>
    </w:p>
    <w:p w14:paraId="6FDD115C" w14:textId="77777777" w:rsidR="00A849E6" w:rsidRPr="00075439" w:rsidRDefault="00A849E6" w:rsidP="00A849E6">
      <w:pPr>
        <w:rPr>
          <w:rFonts w:ascii="Times New Roman" w:hAnsi="Times New Roman" w:cs="Times New Roman"/>
          <w:sz w:val="24"/>
          <w:szCs w:val="24"/>
        </w:rPr>
      </w:pPr>
      <w:ins w:id="77" w:author="Thomas, Gregg" w:date="2024-04-09T10:56:00Z" w16du:dateUtc="2024-04-09T14:56:00Z">
        <w:r w:rsidRPr="00075439">
          <w:rPr>
            <w:rFonts w:ascii="Times New Roman" w:hAnsi="Times New Roman" w:cs="Times New Roman"/>
            <w:sz w:val="24"/>
            <w:szCs w:val="24"/>
          </w:rPr>
          <w:t xml:space="preserve">The aims of our study are two-fold: 1) to infer a robust, genome-wide species level phylogeny of murine rodents and 2) to study how </w:t>
        </w:r>
      </w:ins>
      <w:ins w:id="78" w:author="Thomas, Gregg" w:date="2024-04-09T10:57:00Z" w16du:dateUtc="2024-04-09T14:57:00Z">
        <w:r w:rsidRPr="00075439">
          <w:rPr>
            <w:rFonts w:ascii="Times New Roman" w:hAnsi="Times New Roman" w:cs="Times New Roman"/>
            <w:sz w:val="24"/>
            <w:szCs w:val="24"/>
          </w:rPr>
          <w:t>phylogenetic discordance</w:t>
        </w:r>
        <w:r>
          <w:rPr>
            <w:rFonts w:ascii="Times New Roman" w:hAnsi="Times New Roman" w:cs="Times New Roman"/>
            <w:sz w:val="24"/>
            <w:szCs w:val="24"/>
          </w:rPr>
          <w:t xml:space="preserve"> within these g</w:t>
        </w:r>
      </w:ins>
      <w:ins w:id="79" w:author="Thomas, Gregg" w:date="2024-04-09T10:58:00Z" w16du:dateUtc="2024-04-09T14:58:00Z">
        <w:r>
          <w:rPr>
            <w:rFonts w:ascii="Times New Roman" w:hAnsi="Times New Roman" w:cs="Times New Roman"/>
            <w:sz w:val="24"/>
            <w:szCs w:val="24"/>
          </w:rPr>
          <w:t>enomes is related to species-level inferences of relatedness, recombination rate, and molecular evolution.</w:t>
        </w:r>
      </w:ins>
    </w:p>
    <w:p w14:paraId="0EEFF44E" w14:textId="77777777" w:rsidR="00A849E6" w:rsidRDefault="00A849E6" w:rsidP="00A849E6">
      <w:pPr>
        <w:pStyle w:val="Heading2"/>
      </w:pPr>
      <w:r w:rsidRPr="00031896">
        <w:t>Sample collection</w:t>
      </w:r>
      <w:r>
        <w:t xml:space="preserve"> and </w:t>
      </w:r>
      <w:proofErr w:type="gramStart"/>
      <w:r>
        <w:t>assembly</w:t>
      </w:r>
      <w:proofErr w:type="gramEnd"/>
    </w:p>
    <w:p w14:paraId="267C0DCF" w14:textId="77777777" w:rsidR="00A849E6" w:rsidRDefault="00A849E6" w:rsidP="00A849E6">
      <w:pPr>
        <w:spacing w:after="0"/>
        <w:jc w:val="both"/>
        <w:rPr>
          <w:rFonts w:ascii="Times New Roman" w:hAnsi="Times New Roman" w:cs="Times New Roman"/>
          <w:sz w:val="24"/>
          <w:szCs w:val="24"/>
        </w:rPr>
      </w:pPr>
      <w:ins w:id="80" w:author="Thomas, Gregg" w:date="2024-04-09T10:59:00Z" w16du:dateUtc="2024-04-09T14:59:00Z">
        <w:r>
          <w:rPr>
            <w:rFonts w:ascii="Times New Roman" w:hAnsi="Times New Roman" w:cs="Times New Roman"/>
            <w:sz w:val="24"/>
            <w:szCs w:val="24"/>
          </w:rPr>
          <w:t xml:space="preserve">For both aims of our study, we needed a broad sampling of murine rodent genomes. </w:t>
        </w:r>
      </w:ins>
      <w:r>
        <w:rPr>
          <w:rFonts w:ascii="Times New Roman" w:hAnsi="Times New Roman" w:cs="Times New Roman"/>
          <w:sz w:val="24"/>
          <w:szCs w:val="24"/>
        </w:rPr>
        <w:t xml:space="preserve">We collected genomes from 16 murine species and 2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1 for full list of samples and sources). We also report the sampling 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77777777"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Table 1; Fig. 1), we generated reference-based pseudo-assemblies with iterative mapping using an updated version pseudo-it v3.1.1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13"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Z2FzY2llbmNlPC9mdWxsLXRpdGxlPjwvcGVyaW9kaWNhbD48cGFnZXM+Z2lhYjAwODwvcGFnZXM+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Z2FzY2llbmNlPC9mdWxsLXRpdGxlPjwvcGVyaW9kaWNhbD48cGFnZXM+Z2lhYjAwODwvcGFnZXM+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77777777" w:rsidR="00A849E6" w:rsidRDefault="00A849E6" w:rsidP="00A849E6">
      <w:pPr>
        <w:spacing w:after="0"/>
        <w:jc w:val="both"/>
      </w:pPr>
      <w:r>
        <w:rPr>
          <w:rFonts w:ascii="Times New Roman" w:hAnsi="Times New Roman" w:cs="Times New Roman"/>
          <w:sz w:val="24"/>
          <w:szCs w:val="24"/>
        </w:rPr>
        <w:t xml:space="preserve">To reconstruct a </w:t>
      </w:r>
      <w:del w:id="81" w:author="Thomas, Gregg" w:date="2024-04-09T10:59:00Z" w16du:dateUtc="2024-04-09T14:59:00Z">
        <w:r w:rsidDel="00075439">
          <w:rPr>
            <w:rFonts w:ascii="Times New Roman" w:hAnsi="Times New Roman" w:cs="Times New Roman"/>
            <w:sz w:val="24"/>
            <w:szCs w:val="24"/>
          </w:rPr>
          <w:delText xml:space="preserve">broad </w:delText>
        </w:r>
      </w:del>
      <w:r>
        <w:rPr>
          <w:rFonts w:ascii="Times New Roman" w:hAnsi="Times New Roman" w:cs="Times New Roman"/>
          <w:sz w:val="24"/>
          <w:szCs w:val="24"/>
        </w:rPr>
        <w:t>phylogeny of murine rodents,</w:t>
      </w:r>
      <w:r w:rsidRPr="00C8256C">
        <w:rPr>
          <w:rFonts w:ascii="Times New Roman" w:hAnsi="Times New Roman" w:cs="Times New Roman"/>
          <w:sz w:val="24"/>
          <w:szCs w:val="24"/>
        </w:rPr>
        <w:t xml:space="preserve"> </w:t>
      </w:r>
      <w:r>
        <w:rPr>
          <w:rFonts w:ascii="Times New Roman" w:hAnsi="Times New Roman" w:cs="Times New Roman"/>
          <w:sz w:val="24"/>
          <w:szCs w:val="24"/>
        </w:rPr>
        <w:t>w</w:t>
      </w:r>
      <w:r w:rsidRPr="00C8256C">
        <w:rPr>
          <w:rFonts w:ascii="Times New Roman" w:hAnsi="Times New Roman" w:cs="Times New Roman"/>
          <w:sz w:val="24"/>
          <w:szCs w:val="24"/>
        </w:rPr>
        <w:t xml:space="preserve">e combined our </w:t>
      </w:r>
      <w:r>
        <w:rPr>
          <w:rFonts w:ascii="Times New Roman" w:hAnsi="Times New Roman" w:cs="Times New Roman"/>
          <w:sz w:val="24"/>
          <w:szCs w:val="24"/>
        </w:rPr>
        <w:t>seven</w:t>
      </w:r>
      <w:r w:rsidRPr="00C8256C">
        <w:rPr>
          <w:rFonts w:ascii="Times New Roman" w:hAnsi="Times New Roman" w:cs="Times New Roman"/>
          <w:sz w:val="24"/>
          <w:szCs w:val="24"/>
        </w:rPr>
        <w:t xml:space="preserve"> </w:t>
      </w:r>
      <w:r>
        <w:rPr>
          <w:rFonts w:ascii="Times New Roman" w:hAnsi="Times New Roman" w:cs="Times New Roman"/>
          <w:sz w:val="24"/>
          <w:szCs w:val="24"/>
        </w:rPr>
        <w:t>recently</w:t>
      </w:r>
      <w:r w:rsidRPr="00C8256C">
        <w:rPr>
          <w:rFonts w:ascii="Times New Roman" w:hAnsi="Times New Roman" w:cs="Times New Roman"/>
          <w:sz w:val="24"/>
          <w:szCs w:val="24"/>
        </w:rPr>
        <w:t xml:space="preserve"> sequenced genomes with </w:t>
      </w:r>
      <w:r>
        <w:rPr>
          <w:rFonts w:ascii="Times New Roman" w:hAnsi="Times New Roman" w:cs="Times New Roman"/>
          <w:sz w:val="24"/>
          <w:szCs w:val="24"/>
        </w:rPr>
        <w:t xml:space="preserve">nine publicly available genomes from other Old World mice and rats (subfamily </w:t>
      </w:r>
      <w:proofErr w:type="spellStart"/>
      <w:r>
        <w:rPr>
          <w:rFonts w:ascii="Times New Roman" w:hAnsi="Times New Roman" w:cs="Times New Roman"/>
          <w:sz w:val="24"/>
          <w:szCs w:val="24"/>
        </w:rPr>
        <w:t>Murinae</w:t>
      </w:r>
      <w:proofErr w:type="spellEnd"/>
      <w:r>
        <w:rPr>
          <w:rFonts w:ascii="Times New Roman" w:hAnsi="Times New Roman" w:cs="Times New Roman"/>
          <w:sz w:val="24"/>
          <w:szCs w:val="24"/>
        </w:rPr>
        <w:t>) as well as the genomes of two non-murine rodents, the great gerbil (</w:t>
      </w:r>
      <w:proofErr w:type="spellStart"/>
      <w:r>
        <w:rPr>
          <w:rFonts w:ascii="Times New Roman" w:hAnsi="Times New Roman" w:cs="Times New Roman"/>
          <w:i/>
          <w:iCs/>
          <w:sz w:val="24"/>
          <w:szCs w:val="24"/>
        </w:rPr>
        <w:t>Rhombomys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opimus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(Nilsson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and the Siberian hamster (</w:t>
      </w:r>
      <w:proofErr w:type="spellStart"/>
      <w:r>
        <w:rPr>
          <w:rFonts w:ascii="Times New Roman" w:hAnsi="Times New Roman" w:cs="Times New Roman"/>
          <w:i/>
          <w:iCs/>
          <w:sz w:val="24"/>
          <w:szCs w:val="24"/>
        </w:rPr>
        <w:t>Phodopus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sungorus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(Moore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as outgroups. We extracted </w:t>
      </w:r>
      <w:r w:rsidRPr="00DF4DCD">
        <w:rPr>
          <w:rFonts w:ascii="Times New Roman" w:hAnsi="Times New Roman" w:cs="Times New Roman"/>
          <w:sz w:val="24"/>
          <w:szCs w:val="24"/>
        </w:rPr>
        <w:t>UCEs f</w:t>
      </w:r>
      <w:r>
        <w:rPr>
          <w:rFonts w:ascii="Times New Roman" w:hAnsi="Times New Roman" w:cs="Times New Roman"/>
          <w:sz w:val="24"/>
          <w:szCs w:val="24"/>
        </w:rPr>
        <w:t>rom</w:t>
      </w:r>
      <w:r w:rsidRPr="00DF4DCD">
        <w:rPr>
          <w:rFonts w:ascii="Times New Roman" w:hAnsi="Times New Roman" w:cs="Times New Roman"/>
          <w:sz w:val="24"/>
          <w:szCs w:val="24"/>
        </w:rPr>
        <w:t xml:space="preserve"> each species</w:t>
      </w:r>
      <w:r>
        <w:rPr>
          <w:rFonts w:ascii="Times New Roman" w:hAnsi="Times New Roman" w:cs="Times New Roman"/>
          <w:sz w:val="24"/>
          <w:szCs w:val="24"/>
        </w:rPr>
        <w:t>, plus 1000 flanking bases from each side of the element</w:t>
      </w:r>
      <w:r w:rsidRPr="00DF4DCD">
        <w:rPr>
          <w:rFonts w:ascii="Times New Roman" w:hAnsi="Times New Roman" w:cs="Times New Roman"/>
          <w:sz w:val="24"/>
          <w:szCs w:val="24"/>
        </w:rPr>
        <w:t xml:space="preserve"> using the protocols for harvesting loci from genomes and the </w:t>
      </w:r>
      <w:r>
        <w:rPr>
          <w:rFonts w:ascii="Times New Roman" w:hAnsi="Times New Roman" w:cs="Times New Roman"/>
          <w:i/>
          <w:iCs/>
          <w:sz w:val="24"/>
          <w:szCs w:val="24"/>
        </w:rPr>
        <w:t xml:space="preserve">M. </w:t>
      </w:r>
      <w:r w:rsidRPr="00DF4DCD">
        <w:rPr>
          <w:rFonts w:ascii="Times New Roman" w:hAnsi="Times New Roman" w:cs="Times New Roman"/>
          <w:i/>
          <w:iCs/>
          <w:sz w:val="24"/>
          <w:szCs w:val="24"/>
        </w:rPr>
        <w:t>musculus</w:t>
      </w:r>
      <w:r w:rsidRPr="00DF4DCD">
        <w:rPr>
          <w:rFonts w:ascii="Times New Roman" w:hAnsi="Times New Roman" w:cs="Times New Roman"/>
          <w:sz w:val="24"/>
          <w:szCs w:val="24"/>
        </w:rPr>
        <w:t xml:space="preserve"> UCE </w:t>
      </w:r>
      <w:r w:rsidRPr="00DF4DCD">
        <w:rPr>
          <w:rFonts w:ascii="Times New Roman" w:hAnsi="Times New Roman" w:cs="Times New Roman"/>
          <w:sz w:val="24"/>
          <w:szCs w:val="24"/>
        </w:rPr>
        <w:lastRenderedPageBreak/>
        <w:t>probe set provided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v1.7.1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DF4DCD">
        <w:rPr>
          <w:rFonts w:ascii="Times New Roman" w:hAnsi="Times New Roman" w:cs="Times New Roman"/>
          <w:sz w:val="24"/>
          <w:szCs w:val="24"/>
        </w:rPr>
        <w:t>. In total</w:t>
      </w:r>
      <w:r>
        <w:rPr>
          <w:rFonts w:ascii="Times New Roman" w:hAnsi="Times New Roman" w:cs="Times New Roman"/>
          <w:sz w:val="24"/>
          <w:szCs w:val="24"/>
        </w:rPr>
        <w:t>, we recovered</w:t>
      </w:r>
      <w:r w:rsidRPr="00DF4DCD">
        <w:rPr>
          <w:rFonts w:ascii="Times New Roman" w:hAnsi="Times New Roman" w:cs="Times New Roman"/>
          <w:sz w:val="24"/>
          <w:szCs w:val="24"/>
        </w:rPr>
        <w:t xml:space="preserve"> 2,6</w:t>
      </w:r>
      <w:r>
        <w:rPr>
          <w:rFonts w:ascii="Times New Roman" w:hAnsi="Times New Roman" w:cs="Times New Roman"/>
          <w:sz w:val="24"/>
          <w:szCs w:val="24"/>
        </w:rPr>
        <w:t>32</w:t>
      </w:r>
      <w:r w:rsidRPr="00DF4DCD">
        <w:rPr>
          <w:rFonts w:ascii="Times New Roman" w:hAnsi="Times New Roman" w:cs="Times New Roman"/>
          <w:sz w:val="24"/>
          <w:szCs w:val="24"/>
        </w:rPr>
        <w:t xml:space="preserve"> unique UCE loci, though not all UCE loci were found in all taxa (Table 1).</w:t>
      </w:r>
      <w:r w:rsidRPr="00B12D60">
        <w:t xml:space="preserve"> </w:t>
      </w:r>
    </w:p>
    <w:p w14:paraId="5568C040" w14:textId="77777777"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77777777"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77777777"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2020a; 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(Minh et al. 2020a)</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(Smith et al. 2015b)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77777777"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We applied node</w:t>
      </w:r>
      <w:r w:rsidRPr="00B12D60">
        <w:rPr>
          <w:rFonts w:ascii="Times New Roman" w:hAnsi="Times New Roman" w:cs="Times New Roman"/>
          <w:sz w:val="24"/>
          <w:szCs w:val="24"/>
        </w:rPr>
        <w:t xml:space="preserve"> age calibrations</w:t>
      </w:r>
      <w:r>
        <w:rPr>
          <w:rFonts w:ascii="Times New Roman" w:hAnsi="Times New Roman" w:cs="Times New Roman"/>
          <w:sz w:val="24"/>
          <w:szCs w:val="24"/>
        </w:rPr>
        <w:t xml:space="preserve"> (Table 2)</w:t>
      </w:r>
      <w:r w:rsidRPr="00B12D60">
        <w:rPr>
          <w:rFonts w:ascii="Times New Roman" w:hAnsi="Times New Roman" w:cs="Times New Roman"/>
          <w:sz w:val="24"/>
          <w:szCs w:val="24"/>
        </w:rPr>
        <w:t xml:space="preserve"> from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Steppan</w:t>
      </w:r>
      <w:proofErr w:type="spellEnd"/>
      <w:r w:rsidRPr="00B12D60">
        <w:rPr>
          <w:rFonts w:ascii="Times New Roman" w:hAnsi="Times New Roman" w:cs="Times New Roman"/>
          <w:sz w:val="24"/>
          <w:szCs w:val="24"/>
        </w:rPr>
        <w:t xml:space="preserve"> and Schenk</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which in turn </w:t>
      </w:r>
      <w:r>
        <w:rPr>
          <w:rFonts w:ascii="Times New Roman" w:hAnsi="Times New Roman" w:cs="Times New Roman"/>
          <w:sz w:val="24"/>
          <w:szCs w:val="24"/>
        </w:rPr>
        <w:t>were</w:t>
      </w:r>
      <w:r w:rsidRPr="00B12D60">
        <w:rPr>
          <w:rFonts w:ascii="Times New Roman" w:hAnsi="Times New Roman" w:cs="Times New Roman"/>
          <w:sz w:val="24"/>
          <w:szCs w:val="24"/>
        </w:rPr>
        <w:t xml:space="preserve"> sourced from fossil calibrations described on Paleobiology Database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As </w:t>
      </w:r>
      <w:r w:rsidRPr="00B12D60">
        <w:rPr>
          <w:rFonts w:ascii="Times New Roman" w:hAnsi="Times New Roman" w:cs="Times New Roman"/>
          <w:i/>
          <w:iCs/>
          <w:sz w:val="24"/>
          <w:szCs w:val="24"/>
        </w:rPr>
        <w:t>Rattus</w:t>
      </w:r>
      <w:r w:rsidRPr="00B12D60">
        <w:rPr>
          <w:rFonts w:ascii="Times New Roman" w:hAnsi="Times New Roman" w:cs="Times New Roman"/>
          <w:sz w:val="24"/>
          <w:szCs w:val="24"/>
        </w:rPr>
        <w:t xml:space="preserve"> is paraphyletic, the maximum age is taken from the earliest crown group fossil on Paleobiology Database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(2011)</w:t>
      </w:r>
      <w:r>
        <w:rPr>
          <w:rFonts w:ascii="Times New Roman" w:hAnsi="Times New Roman" w:cs="Times New Roman"/>
          <w:sz w:val="24"/>
          <w:szCs w:val="24"/>
        </w:rPr>
        <w:fldChar w:fldCharType="end"/>
      </w:r>
      <w:r>
        <w:rPr>
          <w:rFonts w:ascii="Times New Roman" w:hAnsi="Times New Roman" w:cs="Times New Roman"/>
          <w:sz w:val="24"/>
          <w:szCs w:val="24"/>
        </w:rPr>
        <w:t xml:space="preserve">. In contrast, </w:t>
      </w:r>
      <w:r w:rsidRPr="00B12D60">
        <w:rPr>
          <w:rFonts w:ascii="Times New Roman" w:hAnsi="Times New Roman" w:cs="Times New Roman"/>
          <w:sz w:val="24"/>
          <w:szCs w:val="24"/>
        </w:rPr>
        <w:t xml:space="preserve">the estimated </w:t>
      </w:r>
      <w:r w:rsidRPr="00B12D60">
        <w:rPr>
          <w:rFonts w:ascii="Times New Roman" w:hAnsi="Times New Roman" w:cs="Times New Roman"/>
          <w:i/>
          <w:iCs/>
          <w:sz w:val="24"/>
          <w:szCs w:val="24"/>
        </w:rPr>
        <w:t>Rattus</w:t>
      </w:r>
      <w:r w:rsidRPr="00B12D60">
        <w:rPr>
          <w:rFonts w:ascii="Times New Roman" w:hAnsi="Times New Roman" w:cs="Times New Roman"/>
          <w:sz w:val="24"/>
          <w:szCs w:val="24"/>
        </w:rPr>
        <w:t xml:space="preserve"> node age from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requires that one calibration be fixed and not a range. We select</w:t>
      </w:r>
      <w:r>
        <w:rPr>
          <w:rFonts w:ascii="Times New Roman" w:hAnsi="Times New Roman" w:cs="Times New Roman"/>
          <w:sz w:val="24"/>
          <w:szCs w:val="24"/>
        </w:rPr>
        <w:t>ed</w:t>
      </w:r>
      <w:r w:rsidRPr="00B12D60">
        <w:rPr>
          <w:rFonts w:ascii="Times New Roman" w:hAnsi="Times New Roman" w:cs="Times New Roman"/>
          <w:sz w:val="24"/>
          <w:szCs w:val="24"/>
        </w:rPr>
        <w:t xml:space="preserve"> one calibration node (here</w:t>
      </w:r>
      <w:r>
        <w:rPr>
          <w:rFonts w:ascii="Times New Roman" w:hAnsi="Times New Roman" w:cs="Times New Roman"/>
          <w:sz w:val="24"/>
          <w:szCs w:val="24"/>
        </w:rPr>
        <w:t>,</w:t>
      </w:r>
      <w:r w:rsidRPr="00B12D60">
        <w:rPr>
          <w:rFonts w:ascii="Times New Roman" w:hAnsi="Times New Roman" w:cs="Times New Roman"/>
          <w:sz w:val="24"/>
          <w:szCs w:val="24"/>
        </w:rPr>
        <w:t xml:space="preserve"> the</w:t>
      </w:r>
      <w:r>
        <w:rPr>
          <w:rFonts w:ascii="Times New Roman" w:hAnsi="Times New Roman" w:cs="Times New Roman"/>
          <w:sz w:val="24"/>
          <w:szCs w:val="24"/>
        </w:rPr>
        <w:t xml:space="preserve"> branch leading to</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iCs/>
          <w:sz w:val="24"/>
          <w:szCs w:val="24"/>
        </w:rPr>
        <w:t>Murinae</w:t>
      </w:r>
      <w:proofErr w:type="spellEnd"/>
      <w:r w:rsidRPr="00B12D60">
        <w:rPr>
          <w:rFonts w:ascii="Times New Roman" w:hAnsi="Times New Roman" w:cs="Times New Roman"/>
          <w:sz w:val="24"/>
          <w:szCs w:val="24"/>
        </w:rPr>
        <w:t>) and estimat</w:t>
      </w:r>
      <w:r>
        <w:rPr>
          <w:rFonts w:ascii="Times New Roman" w:hAnsi="Times New Roman" w:cs="Times New Roman"/>
          <w:sz w:val="24"/>
          <w:szCs w:val="24"/>
        </w:rPr>
        <w:t>ed</w:t>
      </w:r>
      <w:r w:rsidRPr="00B12D60">
        <w:rPr>
          <w:rFonts w:ascii="Times New Roman" w:hAnsi="Times New Roman" w:cs="Times New Roman"/>
          <w:sz w:val="24"/>
          <w:szCs w:val="24"/>
        </w:rPr>
        <w: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77777777" w:rsidR="00A849E6" w:rsidRDefault="00A849E6" w:rsidP="00A849E6">
      <w:pPr>
        <w:spacing w:after="0"/>
        <w:jc w:val="both"/>
        <w:rPr>
          <w:rFonts w:ascii="Times New Roman" w:hAnsi="Times New Roman" w:cs="Times New Roman"/>
          <w:sz w:val="24"/>
          <w:szCs w:val="24"/>
        </w:rPr>
      </w:pPr>
      <w:ins w:id="82" w:author="Thomas, Gregg" w:date="2024-04-09T10:59:00Z" w16du:dateUtc="2024-04-09T14:59:00Z">
        <w:r>
          <w:rPr>
            <w:rFonts w:ascii="Times New Roman" w:hAnsi="Times New Roman" w:cs="Times New Roman"/>
            <w:sz w:val="24"/>
            <w:szCs w:val="24"/>
          </w:rPr>
          <w:t>For the second part of</w:t>
        </w:r>
      </w:ins>
      <w:ins w:id="83" w:author="Thomas, Gregg" w:date="2024-04-09T11:00:00Z" w16du:dateUtc="2024-04-09T15:00:00Z">
        <w:r>
          <w:rPr>
            <w:rFonts w:ascii="Times New Roman" w:hAnsi="Times New Roman" w:cs="Times New Roman"/>
            <w:sz w:val="24"/>
            <w:szCs w:val="24"/>
          </w:rPr>
          <w:t xml:space="preserve"> our work, we wanted to quantitatively infer phylogenetic discordance across a sub-set of the murine genomes used to infer the species tree and relate that discordance to other features of the genome, such as recombination rate, proximity to </w:t>
        </w:r>
      </w:ins>
      <w:ins w:id="84" w:author="Thomas, Gregg" w:date="2024-04-09T11:01:00Z" w16du:dateUtc="2024-04-09T15:01:00Z">
        <w:r>
          <w:rPr>
            <w:rFonts w:ascii="Times New Roman" w:hAnsi="Times New Roman" w:cs="Times New Roman"/>
            <w:sz w:val="24"/>
            <w:szCs w:val="24"/>
          </w:rPr>
          <w:t xml:space="preserve">genes, and rates of molecular evolution. </w:t>
        </w:r>
      </w:ins>
      <w:r>
        <w:rPr>
          <w:rFonts w:ascii="Times New Roman" w:hAnsi="Times New Roman" w:cs="Times New Roman"/>
          <w:sz w:val="24"/>
          <w:szCs w:val="24"/>
        </w:rPr>
        <w:t xml:space="preserve">To assess the distribution of phylogenetic discordance across the rodent genome,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77777777"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3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77777777"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lastRenderedPageBreak/>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77777777" w:rsidR="00A849E6" w:rsidRPr="00EB41AF" w:rsidRDefault="00A849E6" w:rsidP="00A849E6">
      <w:pPr>
        <w:spacing w:after="0"/>
        <w:jc w:val="both"/>
        <w:rPr>
          <w:rFonts w:ascii="Times New Roman" w:hAnsi="Times New Roman" w:cs="Times New Roman"/>
          <w:sz w:val="24"/>
          <w:szCs w:val="24"/>
        </w:rPr>
      </w:pPr>
      <w:ins w:id="85" w:author="Thomas, Gregg" w:date="2024-04-09T11:03:00Z" w16du:dateUtc="2024-04-09T15:03:00Z">
        <w:r>
          <w:rPr>
            <w:rFonts w:ascii="Times New Roman" w:hAnsi="Times New Roman" w:cs="Times New Roman"/>
            <w:sz w:val="24"/>
            <w:szCs w:val="24"/>
          </w:rPr>
          <w:t>To</w:t>
        </w:r>
      </w:ins>
      <w:ins w:id="86" w:author="Thomas, Gregg" w:date="2024-04-09T11:01:00Z" w16du:dateUtc="2024-04-09T15:01:00Z">
        <w:r>
          <w:rPr>
            <w:rFonts w:ascii="Times New Roman" w:hAnsi="Times New Roman" w:cs="Times New Roman"/>
            <w:sz w:val="24"/>
            <w:szCs w:val="24"/>
          </w:rPr>
          <w:t xml:space="preserve"> assess how un-accounted for structural variation may impact our conclusions, we compared the reference mouse and rat genomes. </w:t>
        </w:r>
      </w:ins>
      <w:r>
        <w:rPr>
          <w:rFonts w:ascii="Times New Roman" w:hAnsi="Times New Roman" w:cs="Times New Roman"/>
          <w:sz w:val="24"/>
          <w:szCs w:val="24"/>
        </w:rPr>
        <w:t xml:space="preserve">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4"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77777777" w:rsidR="00A849E6" w:rsidRDefault="00A849E6" w:rsidP="00A849E6">
      <w:pPr>
        <w:spacing w:after="0"/>
        <w:jc w:val="both"/>
        <w:rPr>
          <w:rFonts w:ascii="Times New Roman" w:hAnsi="Times New Roman" w:cs="Times New Roman"/>
          <w:sz w:val="24"/>
          <w:szCs w:val="24"/>
        </w:rPr>
      </w:pPr>
      <w:ins w:id="87" w:author="Thomas, Gregg" w:date="2024-04-09T11:03:00Z" w16du:dateUtc="2024-04-09T15:03:00Z">
        <w:r>
          <w:rPr>
            <w:rFonts w:ascii="Times New Roman" w:hAnsi="Times New Roman" w:cs="Times New Roman"/>
            <w:sz w:val="24"/>
            <w:szCs w:val="24"/>
          </w:rPr>
          <w:t>We also observed the extent to which phylogenetic discordance can be modeled based on a high-quality genetic map from a single spe</w:t>
        </w:r>
      </w:ins>
      <w:ins w:id="88" w:author="Thomas, Gregg" w:date="2024-04-09T11:04:00Z" w16du:dateUtc="2024-04-09T15:04:00Z">
        <w:r>
          <w:rPr>
            <w:rFonts w:ascii="Times New Roman" w:hAnsi="Times New Roman" w:cs="Times New Roman"/>
            <w:sz w:val="24"/>
            <w:szCs w:val="24"/>
          </w:rPr>
          <w:t>cies in the sample.</w:t>
        </w:r>
      </w:ins>
      <w:ins w:id="89" w:author="Thomas, Gregg" w:date="2024-04-09T11:03:00Z" w16du:dateUtc="2024-04-09T15:03:00Z">
        <w:r>
          <w:rPr>
            <w:rFonts w:ascii="Times New Roman" w:hAnsi="Times New Roman" w:cs="Times New Roman"/>
            <w:sz w:val="24"/>
            <w:szCs w:val="24"/>
          </w:rPr>
          <w:t xml:space="preserve"> </w:t>
        </w:r>
      </w:ins>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t>
      </w:r>
      <w:r w:rsidRPr="00031896">
        <w:rPr>
          <w:rFonts w:ascii="Times New Roman" w:hAnsi="Times New Roman" w:cs="Times New Roman"/>
          <w:sz w:val="24"/>
          <w:szCs w:val="24"/>
        </w:rPr>
        <w:lastRenderedPageBreak/>
        <w:t xml:space="preserve">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7777777"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77777777"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7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 only 3 or fewer unique sequences among the 7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77777777"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(Smith et al. 2015a)</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59EA93B3"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Pr="00031896">
        <w:rPr>
          <w:rFonts w:ascii="Times New Roman" w:hAnsi="Times New Roman" w:cs="Times New Roman"/>
          <w:sz w:val="24"/>
          <w:szCs w:val="24"/>
        </w:rPr>
        <w:t xml:space="preserve">The end point of each </w:t>
      </w:r>
      <w:del w:id="90" w:author="Thomas, Gregg" w:date="2024-04-09T11:39:00Z" w16du:dateUtc="2024-04-09T15:39:00Z">
        <w:r w:rsidRPr="00031896" w:rsidDel="001811CE">
          <w:rPr>
            <w:rFonts w:ascii="Times New Roman" w:hAnsi="Times New Roman" w:cs="Times New Roman"/>
            <w:sz w:val="24"/>
            <w:szCs w:val="24"/>
          </w:rPr>
          <w:delText>of</w:delText>
        </w:r>
        <w:r w:rsidDel="001811CE">
          <w:rPr>
            <w:rFonts w:ascii="Times New Roman" w:hAnsi="Times New Roman" w:cs="Times New Roman"/>
            <w:sz w:val="24"/>
            <w:szCs w:val="24"/>
          </w:rPr>
          <w:delText xml:space="preserve"> each </w:delText>
        </w:r>
      </w:del>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The p-value of this likelihood ratio is then retrieved from a one-tailed chi-square distribution with 2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dGxlPjwvcGVyaW9kaWNhbD48cGFnZXM+NjUtNzA8L3BhZ2VzPjxudW1iZXI+NjwvbnVtYmVyPjxk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dGxlPjwvcGVyaW9kaWNhbD48cGFnZXM+NjUtNzA8L3BhZ2VzPjxudW1iZXI+NjwvbnVtYmVyPjxk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CCACCA7"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For the six previously assembled genomes (see Table 1),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5"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6"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77777777"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 S. 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w:t>
      </w:r>
      <w:r>
        <w:rPr>
          <w:rFonts w:ascii="Times New Roman" w:hAnsi="Times New Roman" w:cs="Times New Roman"/>
          <w:sz w:val="24"/>
          <w:szCs w:val="24"/>
        </w:rPr>
        <w:lastRenderedPageBreak/>
        <w:t>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62509156" w14:textId="71D09C29" w:rsidR="00231BBB" w:rsidRPr="008C347C" w:rsidRDefault="00231BBB" w:rsidP="00F413E3">
      <w:pPr>
        <w:pStyle w:val="Heading3"/>
      </w:pPr>
      <w:r w:rsidRPr="008C347C">
        <w:t xml:space="preserve">Table 1: All taxa whose genomes were included in this study, the source of the assembly, and the assembly level of each genome. </w:t>
      </w:r>
      <w:r w:rsidR="00966089">
        <w:t>For the six samples used in the genome-wide discordance analyses (column 5, except for mm10), we also generated reference-based pseudo-assemblies using the mouse genome (mm10) as the reference.</w:t>
      </w:r>
    </w:p>
    <w:tbl>
      <w:tblPr>
        <w:tblW w:w="9576" w:type="dxa"/>
        <w:tblLook w:val="04A0" w:firstRow="1" w:lastRow="0" w:firstColumn="1" w:lastColumn="0" w:noHBand="0" w:noVBand="1"/>
      </w:tblPr>
      <w:tblGrid>
        <w:gridCol w:w="1908"/>
        <w:gridCol w:w="3240"/>
        <w:gridCol w:w="1800"/>
        <w:gridCol w:w="817"/>
        <w:gridCol w:w="1811"/>
      </w:tblGrid>
      <w:tr w:rsidR="008C347C" w:rsidRPr="00231BBB" w14:paraId="2A19E0D6" w14:textId="0ECA6333" w:rsidTr="00E25CF3">
        <w:trPr>
          <w:trHeight w:val="288"/>
        </w:trPr>
        <w:tc>
          <w:tcPr>
            <w:tcW w:w="1908" w:type="dxa"/>
            <w:tcBorders>
              <w:top w:val="single" w:sz="4" w:space="0" w:color="auto"/>
              <w:bottom w:val="single" w:sz="4" w:space="0" w:color="auto"/>
            </w:tcBorders>
            <w:shd w:val="clear" w:color="auto" w:fill="auto"/>
            <w:noWrap/>
            <w:vAlign w:val="bottom"/>
            <w:hideMark/>
          </w:tcPr>
          <w:p w14:paraId="47E471F3"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Taxon</w:t>
            </w:r>
          </w:p>
        </w:tc>
        <w:tc>
          <w:tcPr>
            <w:tcW w:w="3240" w:type="dxa"/>
            <w:tcBorders>
              <w:top w:val="single" w:sz="4" w:space="0" w:color="auto"/>
              <w:bottom w:val="single" w:sz="4" w:space="0" w:color="auto"/>
            </w:tcBorders>
            <w:shd w:val="clear" w:color="auto" w:fill="auto"/>
            <w:noWrap/>
            <w:vAlign w:val="bottom"/>
            <w:hideMark/>
          </w:tcPr>
          <w:p w14:paraId="21F462BA"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source</w:t>
            </w:r>
          </w:p>
        </w:tc>
        <w:tc>
          <w:tcPr>
            <w:tcW w:w="1800" w:type="dxa"/>
            <w:tcBorders>
              <w:top w:val="single" w:sz="4" w:space="0" w:color="auto"/>
              <w:bottom w:val="single" w:sz="4" w:space="0" w:color="auto"/>
            </w:tcBorders>
            <w:shd w:val="clear" w:color="auto" w:fill="auto"/>
            <w:noWrap/>
            <w:vAlign w:val="bottom"/>
            <w:hideMark/>
          </w:tcPr>
          <w:p w14:paraId="377C3F2E"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level</w:t>
            </w:r>
          </w:p>
        </w:tc>
        <w:tc>
          <w:tcPr>
            <w:tcW w:w="810" w:type="dxa"/>
            <w:tcBorders>
              <w:top w:val="single" w:sz="4" w:space="0" w:color="auto"/>
              <w:bottom w:val="single" w:sz="4" w:space="0" w:color="auto"/>
            </w:tcBorders>
          </w:tcPr>
          <w:p w14:paraId="42C3B43E"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60DC8FE6"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349097BC" w14:textId="258E5842" w:rsidR="008C347C" w:rsidRPr="002031D5" w:rsidRDefault="008C347C" w:rsidP="002031D5">
            <w:pPr>
              <w:spacing w:after="0" w:line="240" w:lineRule="auto"/>
              <w:rPr>
                <w:rFonts w:ascii="Times New Roman" w:eastAsia="Times New Roman" w:hAnsi="Times New Roman" w:cs="Times New Roman"/>
                <w:b/>
                <w:bCs/>
                <w:color w:val="000000"/>
                <w:sz w:val="24"/>
                <w:szCs w:val="24"/>
              </w:rPr>
            </w:pPr>
            <w:r w:rsidRPr="002031D5">
              <w:rPr>
                <w:rFonts w:ascii="Times New Roman" w:eastAsia="Times New Roman" w:hAnsi="Times New Roman" w:cs="Times New Roman"/>
                <w:b/>
                <w:bCs/>
                <w:color w:val="000000"/>
                <w:sz w:val="24"/>
                <w:szCs w:val="24"/>
              </w:rPr>
              <w:t>No. UCEs</w:t>
            </w:r>
          </w:p>
        </w:tc>
        <w:tc>
          <w:tcPr>
            <w:tcW w:w="1818" w:type="dxa"/>
            <w:tcBorders>
              <w:top w:val="single" w:sz="4" w:space="0" w:color="auto"/>
              <w:bottom w:val="single" w:sz="4" w:space="0" w:color="auto"/>
            </w:tcBorders>
          </w:tcPr>
          <w:p w14:paraId="054C5347" w14:textId="00D1CB76" w:rsidR="008C347C" w:rsidRPr="00231BBB" w:rsidRDefault="008C347C" w:rsidP="00BC53E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Used in genome-wide discordance analyses</w:t>
            </w:r>
          </w:p>
        </w:tc>
      </w:tr>
      <w:tr w:rsidR="008C347C" w:rsidRPr="00231BBB" w14:paraId="1FD80AC9" w14:textId="5C2383AA" w:rsidTr="008C347C">
        <w:trPr>
          <w:trHeight w:val="288"/>
        </w:trPr>
        <w:tc>
          <w:tcPr>
            <w:tcW w:w="1908" w:type="dxa"/>
            <w:tcBorders>
              <w:top w:val="single" w:sz="4" w:space="0" w:color="auto"/>
              <w:bottom w:val="nil"/>
            </w:tcBorders>
            <w:shd w:val="clear" w:color="auto" w:fill="auto"/>
            <w:noWrap/>
            <w:vAlign w:val="bottom"/>
            <w:hideMark/>
          </w:tcPr>
          <w:p w14:paraId="3DD34DE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speciosus</w:t>
            </w:r>
            <w:proofErr w:type="spellEnd"/>
          </w:p>
        </w:tc>
        <w:tc>
          <w:tcPr>
            <w:tcW w:w="3240" w:type="dxa"/>
            <w:tcBorders>
              <w:top w:val="single" w:sz="4" w:space="0" w:color="auto"/>
              <w:bottom w:val="nil"/>
            </w:tcBorders>
            <w:shd w:val="clear" w:color="auto" w:fill="auto"/>
            <w:noWrap/>
            <w:vAlign w:val="bottom"/>
            <w:hideMark/>
          </w:tcPr>
          <w:p w14:paraId="6E6080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GCA_002335545.1</w:t>
            </w:r>
          </w:p>
        </w:tc>
        <w:tc>
          <w:tcPr>
            <w:tcW w:w="1800" w:type="dxa"/>
            <w:tcBorders>
              <w:top w:val="single" w:sz="4" w:space="0" w:color="auto"/>
              <w:left w:val="nil"/>
              <w:bottom w:val="nil"/>
            </w:tcBorders>
            <w:shd w:val="clear" w:color="auto" w:fill="auto"/>
            <w:noWrap/>
            <w:vAlign w:val="bottom"/>
            <w:hideMark/>
          </w:tcPr>
          <w:p w14:paraId="0739B87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single" w:sz="4" w:space="0" w:color="auto"/>
              <w:left w:val="nil"/>
              <w:bottom w:val="nil"/>
            </w:tcBorders>
          </w:tcPr>
          <w:p w14:paraId="4C66D3CC" w14:textId="1C9EAF1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2336</w:t>
            </w:r>
          </w:p>
        </w:tc>
        <w:tc>
          <w:tcPr>
            <w:tcW w:w="1818" w:type="dxa"/>
            <w:tcBorders>
              <w:top w:val="single" w:sz="4" w:space="0" w:color="auto"/>
              <w:left w:val="nil"/>
              <w:bottom w:val="nil"/>
            </w:tcBorders>
          </w:tcPr>
          <w:p w14:paraId="597EE56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6EF772B" w14:textId="74346A2D" w:rsidTr="008C347C">
        <w:trPr>
          <w:trHeight w:val="288"/>
        </w:trPr>
        <w:tc>
          <w:tcPr>
            <w:tcW w:w="1908" w:type="dxa"/>
            <w:tcBorders>
              <w:top w:val="nil"/>
              <w:bottom w:val="nil"/>
            </w:tcBorders>
            <w:shd w:val="clear" w:color="auto" w:fill="auto"/>
            <w:noWrap/>
            <w:vAlign w:val="bottom"/>
            <w:hideMark/>
          </w:tcPr>
          <w:p w14:paraId="3E22740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sylvaticus</w:t>
            </w:r>
            <w:proofErr w:type="spellEnd"/>
          </w:p>
        </w:tc>
        <w:tc>
          <w:tcPr>
            <w:tcW w:w="3240" w:type="dxa"/>
            <w:tcBorders>
              <w:top w:val="nil"/>
              <w:bottom w:val="nil"/>
            </w:tcBorders>
            <w:shd w:val="clear" w:color="auto" w:fill="auto"/>
            <w:noWrap/>
            <w:vAlign w:val="bottom"/>
            <w:hideMark/>
          </w:tcPr>
          <w:p w14:paraId="4ACABE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GCA_001305905.1</w:t>
            </w:r>
          </w:p>
        </w:tc>
        <w:tc>
          <w:tcPr>
            <w:tcW w:w="1800" w:type="dxa"/>
            <w:tcBorders>
              <w:top w:val="nil"/>
              <w:left w:val="nil"/>
              <w:bottom w:val="nil"/>
            </w:tcBorders>
            <w:shd w:val="clear" w:color="auto" w:fill="auto"/>
            <w:noWrap/>
            <w:vAlign w:val="bottom"/>
            <w:hideMark/>
          </w:tcPr>
          <w:p w14:paraId="5EFE4C3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CBFD8DD" w14:textId="5192F3D1"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2510</w:t>
            </w:r>
          </w:p>
        </w:tc>
        <w:tc>
          <w:tcPr>
            <w:tcW w:w="1818" w:type="dxa"/>
            <w:tcBorders>
              <w:top w:val="nil"/>
              <w:left w:val="nil"/>
              <w:bottom w:val="nil"/>
            </w:tcBorders>
          </w:tcPr>
          <w:p w14:paraId="19DA298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8F13DBA" w14:textId="6178BA99" w:rsidTr="008C347C">
        <w:trPr>
          <w:trHeight w:val="288"/>
        </w:trPr>
        <w:tc>
          <w:tcPr>
            <w:tcW w:w="1908" w:type="dxa"/>
            <w:tcBorders>
              <w:top w:val="nil"/>
              <w:bottom w:val="nil"/>
            </w:tcBorders>
            <w:shd w:val="clear" w:color="auto" w:fill="auto"/>
            <w:noWrap/>
            <w:vAlign w:val="bottom"/>
            <w:hideMark/>
          </w:tcPr>
          <w:p w14:paraId="6BBB812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Arvicanthis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niloticus</w:t>
            </w:r>
            <w:proofErr w:type="spellEnd"/>
          </w:p>
        </w:tc>
        <w:tc>
          <w:tcPr>
            <w:tcW w:w="3240" w:type="dxa"/>
            <w:tcBorders>
              <w:top w:val="nil"/>
              <w:bottom w:val="nil"/>
            </w:tcBorders>
            <w:shd w:val="clear" w:color="auto" w:fill="auto"/>
            <w:noWrap/>
            <w:vAlign w:val="bottom"/>
            <w:hideMark/>
          </w:tcPr>
          <w:p w14:paraId="135617B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GCA_011762505.1</w:t>
            </w:r>
          </w:p>
        </w:tc>
        <w:tc>
          <w:tcPr>
            <w:tcW w:w="1800" w:type="dxa"/>
            <w:tcBorders>
              <w:top w:val="nil"/>
              <w:left w:val="nil"/>
              <w:bottom w:val="nil"/>
            </w:tcBorders>
            <w:shd w:val="clear" w:color="auto" w:fill="auto"/>
            <w:noWrap/>
            <w:vAlign w:val="bottom"/>
            <w:hideMark/>
          </w:tcPr>
          <w:p w14:paraId="68D8DF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2FDAD61" w14:textId="28FCD2F4"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2563</w:t>
            </w:r>
          </w:p>
        </w:tc>
        <w:tc>
          <w:tcPr>
            <w:tcW w:w="1818" w:type="dxa"/>
            <w:tcBorders>
              <w:top w:val="nil"/>
              <w:left w:val="nil"/>
              <w:bottom w:val="nil"/>
            </w:tcBorders>
          </w:tcPr>
          <w:p w14:paraId="6F9B582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5F310376" w14:textId="3591781B" w:rsidTr="008C347C">
        <w:trPr>
          <w:trHeight w:val="288"/>
        </w:trPr>
        <w:tc>
          <w:tcPr>
            <w:tcW w:w="1908" w:type="dxa"/>
            <w:tcBorders>
              <w:top w:val="nil"/>
              <w:bottom w:val="nil"/>
            </w:tcBorders>
            <w:shd w:val="clear" w:color="auto" w:fill="auto"/>
            <w:noWrap/>
            <w:vAlign w:val="bottom"/>
            <w:hideMark/>
          </w:tcPr>
          <w:p w14:paraId="19D9DA1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Grammomys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dolichurus</w:t>
            </w:r>
            <w:proofErr w:type="spellEnd"/>
          </w:p>
        </w:tc>
        <w:tc>
          <w:tcPr>
            <w:tcW w:w="3240" w:type="dxa"/>
            <w:tcBorders>
              <w:top w:val="nil"/>
              <w:bottom w:val="nil"/>
            </w:tcBorders>
            <w:shd w:val="clear" w:color="auto" w:fill="auto"/>
            <w:noWrap/>
            <w:vAlign w:val="bottom"/>
            <w:hideMark/>
          </w:tcPr>
          <w:p w14:paraId="5590962C" w14:textId="25E9F4A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6DDEC7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AC4E925" w14:textId="7D52B99C"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2395</w:t>
            </w:r>
          </w:p>
        </w:tc>
        <w:tc>
          <w:tcPr>
            <w:tcW w:w="1818" w:type="dxa"/>
            <w:tcBorders>
              <w:top w:val="nil"/>
              <w:left w:val="nil"/>
              <w:bottom w:val="nil"/>
            </w:tcBorders>
          </w:tcPr>
          <w:p w14:paraId="28B9769B" w14:textId="3A033D0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667264F4" w14:textId="6E07E721" w:rsidTr="008C347C">
        <w:trPr>
          <w:trHeight w:val="288"/>
        </w:trPr>
        <w:tc>
          <w:tcPr>
            <w:tcW w:w="1908" w:type="dxa"/>
            <w:tcBorders>
              <w:top w:val="nil"/>
              <w:bottom w:val="nil"/>
            </w:tcBorders>
            <w:shd w:val="clear" w:color="auto" w:fill="auto"/>
            <w:noWrap/>
            <w:vAlign w:val="bottom"/>
            <w:hideMark/>
          </w:tcPr>
          <w:p w14:paraId="765EA99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Hylomyscus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alleni</w:t>
            </w:r>
            <w:proofErr w:type="spellEnd"/>
          </w:p>
        </w:tc>
        <w:tc>
          <w:tcPr>
            <w:tcW w:w="3240" w:type="dxa"/>
            <w:tcBorders>
              <w:top w:val="nil"/>
              <w:bottom w:val="nil"/>
            </w:tcBorders>
            <w:shd w:val="clear" w:color="auto" w:fill="auto"/>
            <w:noWrap/>
            <w:vAlign w:val="bottom"/>
            <w:hideMark/>
          </w:tcPr>
          <w:p w14:paraId="289D235B" w14:textId="2C9C1AC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F622C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459DCA4" w14:textId="6A09255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w:t>
            </w:r>
          </w:p>
        </w:tc>
        <w:tc>
          <w:tcPr>
            <w:tcW w:w="1818" w:type="dxa"/>
            <w:tcBorders>
              <w:top w:val="nil"/>
              <w:left w:val="nil"/>
              <w:bottom w:val="nil"/>
            </w:tcBorders>
          </w:tcPr>
          <w:p w14:paraId="403AE07D" w14:textId="2949DBC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2E2190A8" w14:textId="2DC2ECDC" w:rsidTr="008C347C">
        <w:trPr>
          <w:trHeight w:val="288"/>
        </w:trPr>
        <w:tc>
          <w:tcPr>
            <w:tcW w:w="1908" w:type="dxa"/>
            <w:tcBorders>
              <w:top w:val="nil"/>
              <w:bottom w:val="nil"/>
            </w:tcBorders>
            <w:shd w:val="clear" w:color="auto" w:fill="auto"/>
            <w:noWrap/>
            <w:vAlign w:val="bottom"/>
            <w:hideMark/>
          </w:tcPr>
          <w:p w14:paraId="4D97DBA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Mastomys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natalensis</w:t>
            </w:r>
            <w:proofErr w:type="spellEnd"/>
          </w:p>
        </w:tc>
        <w:tc>
          <w:tcPr>
            <w:tcW w:w="3240" w:type="dxa"/>
            <w:tcBorders>
              <w:top w:val="nil"/>
              <w:bottom w:val="nil"/>
            </w:tcBorders>
            <w:shd w:val="clear" w:color="auto" w:fill="auto"/>
            <w:noWrap/>
            <w:vAlign w:val="bottom"/>
            <w:hideMark/>
          </w:tcPr>
          <w:p w14:paraId="55D1740C" w14:textId="09C344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5F5DD1E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D4AEAE1" w14:textId="34CFFF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2483</w:t>
            </w:r>
          </w:p>
        </w:tc>
        <w:tc>
          <w:tcPr>
            <w:tcW w:w="1818" w:type="dxa"/>
            <w:tcBorders>
              <w:top w:val="nil"/>
              <w:left w:val="nil"/>
              <w:bottom w:val="nil"/>
            </w:tcBorders>
          </w:tcPr>
          <w:p w14:paraId="2A057868" w14:textId="1181937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5D613AC" w14:textId="2EE9085F" w:rsidTr="008C347C">
        <w:trPr>
          <w:trHeight w:val="288"/>
        </w:trPr>
        <w:tc>
          <w:tcPr>
            <w:tcW w:w="1908" w:type="dxa"/>
            <w:tcBorders>
              <w:top w:val="nil"/>
              <w:bottom w:val="nil"/>
            </w:tcBorders>
            <w:shd w:val="clear" w:color="auto" w:fill="auto"/>
            <w:noWrap/>
            <w:vAlign w:val="bottom"/>
            <w:hideMark/>
          </w:tcPr>
          <w:p w14:paraId="58B74B7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caroli</w:t>
            </w:r>
            <w:proofErr w:type="spellEnd"/>
          </w:p>
        </w:tc>
        <w:tc>
          <w:tcPr>
            <w:tcW w:w="3240" w:type="dxa"/>
            <w:tcBorders>
              <w:top w:val="nil"/>
              <w:bottom w:val="nil"/>
            </w:tcBorders>
            <w:shd w:val="clear" w:color="auto" w:fill="auto"/>
            <w:noWrap/>
            <w:vAlign w:val="bottom"/>
            <w:hideMark/>
          </w:tcPr>
          <w:p w14:paraId="0AD78E5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GCA_900094665.2</w:t>
            </w:r>
          </w:p>
        </w:tc>
        <w:tc>
          <w:tcPr>
            <w:tcW w:w="1800" w:type="dxa"/>
            <w:tcBorders>
              <w:top w:val="nil"/>
              <w:left w:val="nil"/>
              <w:bottom w:val="nil"/>
            </w:tcBorders>
            <w:shd w:val="clear" w:color="auto" w:fill="auto"/>
            <w:noWrap/>
            <w:vAlign w:val="bottom"/>
            <w:hideMark/>
          </w:tcPr>
          <w:p w14:paraId="0A7C85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61D8722" w14:textId="357780FF"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2584</w:t>
            </w:r>
          </w:p>
        </w:tc>
        <w:tc>
          <w:tcPr>
            <w:tcW w:w="1818" w:type="dxa"/>
            <w:tcBorders>
              <w:top w:val="nil"/>
              <w:left w:val="nil"/>
              <w:bottom w:val="nil"/>
            </w:tcBorders>
          </w:tcPr>
          <w:p w14:paraId="3CF2EF2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A8BBF4E" w14:textId="4ECD0E9F" w:rsidTr="008C347C">
        <w:trPr>
          <w:trHeight w:val="288"/>
        </w:trPr>
        <w:tc>
          <w:tcPr>
            <w:tcW w:w="1908" w:type="dxa"/>
            <w:tcBorders>
              <w:top w:val="nil"/>
              <w:bottom w:val="nil"/>
            </w:tcBorders>
            <w:shd w:val="clear" w:color="auto" w:fill="auto"/>
            <w:noWrap/>
            <w:vAlign w:val="bottom"/>
            <w:hideMark/>
          </w:tcPr>
          <w:p w14:paraId="50BD6BA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musculus</w:t>
            </w:r>
          </w:p>
        </w:tc>
        <w:tc>
          <w:tcPr>
            <w:tcW w:w="3240" w:type="dxa"/>
            <w:tcBorders>
              <w:top w:val="nil"/>
              <w:bottom w:val="nil"/>
            </w:tcBorders>
            <w:shd w:val="clear" w:color="auto" w:fill="auto"/>
            <w:noWrap/>
            <w:vAlign w:val="bottom"/>
            <w:hideMark/>
          </w:tcPr>
          <w:p w14:paraId="0DD89C8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GRCm38.p6/mm10</w:t>
            </w:r>
          </w:p>
        </w:tc>
        <w:tc>
          <w:tcPr>
            <w:tcW w:w="1800" w:type="dxa"/>
            <w:tcBorders>
              <w:top w:val="nil"/>
              <w:left w:val="nil"/>
              <w:bottom w:val="nil"/>
            </w:tcBorders>
            <w:shd w:val="clear" w:color="auto" w:fill="auto"/>
            <w:noWrap/>
            <w:vAlign w:val="bottom"/>
            <w:hideMark/>
          </w:tcPr>
          <w:p w14:paraId="49FA726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8031D67" w14:textId="392E735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2294</w:t>
            </w:r>
          </w:p>
        </w:tc>
        <w:tc>
          <w:tcPr>
            <w:tcW w:w="1818" w:type="dxa"/>
            <w:tcBorders>
              <w:top w:val="nil"/>
              <w:left w:val="nil"/>
              <w:bottom w:val="nil"/>
            </w:tcBorders>
          </w:tcPr>
          <w:p w14:paraId="2BB6BBBC" w14:textId="3303608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3D01F4C7" w14:textId="1C4CEA33" w:rsidTr="008C347C">
        <w:trPr>
          <w:trHeight w:val="288"/>
        </w:trPr>
        <w:tc>
          <w:tcPr>
            <w:tcW w:w="1908" w:type="dxa"/>
            <w:tcBorders>
              <w:top w:val="nil"/>
              <w:bottom w:val="nil"/>
            </w:tcBorders>
            <w:shd w:val="clear" w:color="auto" w:fill="auto"/>
            <w:noWrap/>
            <w:vAlign w:val="bottom"/>
            <w:hideMark/>
          </w:tcPr>
          <w:p w14:paraId="7E36C05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pahari</w:t>
            </w:r>
            <w:proofErr w:type="spellEnd"/>
          </w:p>
        </w:tc>
        <w:tc>
          <w:tcPr>
            <w:tcW w:w="3240" w:type="dxa"/>
            <w:tcBorders>
              <w:top w:val="nil"/>
              <w:bottom w:val="nil"/>
            </w:tcBorders>
            <w:shd w:val="clear" w:color="auto" w:fill="auto"/>
            <w:noWrap/>
            <w:vAlign w:val="bottom"/>
            <w:hideMark/>
          </w:tcPr>
          <w:p w14:paraId="157EB6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GCA_900095145.2</w:t>
            </w:r>
          </w:p>
        </w:tc>
        <w:tc>
          <w:tcPr>
            <w:tcW w:w="1800" w:type="dxa"/>
            <w:tcBorders>
              <w:top w:val="nil"/>
              <w:left w:val="nil"/>
              <w:bottom w:val="nil"/>
            </w:tcBorders>
            <w:shd w:val="clear" w:color="auto" w:fill="auto"/>
            <w:noWrap/>
            <w:vAlign w:val="bottom"/>
            <w:hideMark/>
          </w:tcPr>
          <w:p w14:paraId="3926A39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A5EAC3A" w14:textId="75DF6E3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2556</w:t>
            </w:r>
          </w:p>
        </w:tc>
        <w:tc>
          <w:tcPr>
            <w:tcW w:w="1818" w:type="dxa"/>
            <w:tcBorders>
              <w:top w:val="nil"/>
              <w:left w:val="nil"/>
              <w:bottom w:val="nil"/>
            </w:tcBorders>
          </w:tcPr>
          <w:p w14:paraId="4DC1644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002375A" w14:textId="0F307852" w:rsidTr="008C347C">
        <w:trPr>
          <w:trHeight w:val="288"/>
        </w:trPr>
        <w:tc>
          <w:tcPr>
            <w:tcW w:w="1908" w:type="dxa"/>
            <w:tcBorders>
              <w:top w:val="nil"/>
              <w:bottom w:val="nil"/>
            </w:tcBorders>
            <w:shd w:val="clear" w:color="auto" w:fill="auto"/>
            <w:noWrap/>
            <w:vAlign w:val="bottom"/>
            <w:hideMark/>
          </w:tcPr>
          <w:p w14:paraId="0F18499E"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spretus</w:t>
            </w:r>
            <w:proofErr w:type="spellEnd"/>
          </w:p>
        </w:tc>
        <w:tc>
          <w:tcPr>
            <w:tcW w:w="3240" w:type="dxa"/>
            <w:tcBorders>
              <w:top w:val="nil"/>
              <w:bottom w:val="nil"/>
            </w:tcBorders>
            <w:shd w:val="clear" w:color="auto" w:fill="auto"/>
            <w:noWrap/>
            <w:vAlign w:val="bottom"/>
            <w:hideMark/>
          </w:tcPr>
          <w:p w14:paraId="31CCE54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GCA_001624865.1</w:t>
            </w:r>
          </w:p>
        </w:tc>
        <w:tc>
          <w:tcPr>
            <w:tcW w:w="1800" w:type="dxa"/>
            <w:tcBorders>
              <w:top w:val="nil"/>
              <w:left w:val="nil"/>
              <w:bottom w:val="nil"/>
            </w:tcBorders>
            <w:shd w:val="clear" w:color="auto" w:fill="auto"/>
            <w:noWrap/>
            <w:vAlign w:val="bottom"/>
            <w:hideMark/>
          </w:tcPr>
          <w:p w14:paraId="1C84951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5581AA0" w14:textId="42DE041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2578</w:t>
            </w:r>
          </w:p>
        </w:tc>
        <w:tc>
          <w:tcPr>
            <w:tcW w:w="1818" w:type="dxa"/>
            <w:tcBorders>
              <w:top w:val="nil"/>
              <w:left w:val="nil"/>
              <w:bottom w:val="nil"/>
            </w:tcBorders>
          </w:tcPr>
          <w:p w14:paraId="51849FA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9D527EA" w14:textId="67EEB166" w:rsidTr="008C347C">
        <w:trPr>
          <w:trHeight w:val="288"/>
        </w:trPr>
        <w:tc>
          <w:tcPr>
            <w:tcW w:w="1908" w:type="dxa"/>
            <w:tcBorders>
              <w:top w:val="nil"/>
              <w:bottom w:val="nil"/>
            </w:tcBorders>
            <w:shd w:val="clear" w:color="auto" w:fill="auto"/>
            <w:noWrap/>
            <w:vAlign w:val="bottom"/>
            <w:hideMark/>
          </w:tcPr>
          <w:p w14:paraId="30125F9F"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Otomys</w:t>
            </w:r>
            <w:proofErr w:type="spellEnd"/>
            <w:r w:rsidRPr="00231BBB">
              <w:rPr>
                <w:rFonts w:ascii="Times New Roman" w:eastAsia="Times New Roman" w:hAnsi="Times New Roman" w:cs="Times New Roman"/>
                <w:i/>
                <w:iCs/>
                <w:color w:val="000000"/>
                <w:sz w:val="24"/>
                <w:szCs w:val="24"/>
              </w:rPr>
              <w:t xml:space="preserve"> typus</w:t>
            </w:r>
          </w:p>
        </w:tc>
        <w:tc>
          <w:tcPr>
            <w:tcW w:w="3240" w:type="dxa"/>
            <w:tcBorders>
              <w:top w:val="nil"/>
              <w:bottom w:val="nil"/>
            </w:tcBorders>
            <w:shd w:val="clear" w:color="auto" w:fill="auto"/>
            <w:noWrap/>
            <w:vAlign w:val="bottom"/>
            <w:hideMark/>
          </w:tcPr>
          <w:p w14:paraId="4BEB2E21" w14:textId="7B21F38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 xml:space="preserve">This study: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sidRPr="00231BBB">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185579E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2231C166" w14:textId="51B99F8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4B18721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586A5F4" w14:textId="03DCD21E" w:rsidTr="008C347C">
        <w:trPr>
          <w:trHeight w:val="288"/>
        </w:trPr>
        <w:tc>
          <w:tcPr>
            <w:tcW w:w="1908" w:type="dxa"/>
            <w:tcBorders>
              <w:top w:val="nil"/>
              <w:bottom w:val="nil"/>
            </w:tcBorders>
            <w:shd w:val="clear" w:color="auto" w:fill="auto"/>
            <w:noWrap/>
            <w:vAlign w:val="bottom"/>
            <w:hideMark/>
          </w:tcPr>
          <w:p w14:paraId="31692F4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Phodopus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sungorus</w:t>
            </w:r>
            <w:proofErr w:type="spellEnd"/>
          </w:p>
        </w:tc>
        <w:tc>
          <w:tcPr>
            <w:tcW w:w="3240" w:type="dxa"/>
            <w:tcBorders>
              <w:top w:val="nil"/>
              <w:bottom w:val="nil"/>
            </w:tcBorders>
            <w:shd w:val="clear" w:color="auto" w:fill="auto"/>
            <w:noWrap/>
            <w:vAlign w:val="bottom"/>
            <w:hideMark/>
          </w:tcPr>
          <w:p w14:paraId="2B466BAA" w14:textId="3F00FF35" w:rsidR="008C347C" w:rsidRPr="00231BBB" w:rsidRDefault="008C347C" w:rsidP="00F413E3">
            <w:pPr>
              <w:spacing w:after="0" w:line="240" w:lineRule="auto"/>
              <w:jc w:val="both"/>
              <w:rPr>
                <w:rFonts w:ascii="Times New Roman" w:eastAsia="Times New Roman" w:hAnsi="Times New Roman" w:cs="Times New Roman"/>
                <w:color w:val="000000"/>
                <w:sz w:val="24"/>
                <w:szCs w:val="24"/>
                <w:lang w:val="it-IT"/>
              </w:rPr>
            </w:pPr>
            <w:r w:rsidRPr="00231BBB">
              <w:rPr>
                <w:rFonts w:ascii="Times New Roman" w:eastAsia="Times New Roman" w:hAnsi="Times New Roman" w:cs="Times New Roman"/>
                <w:color w:val="000000"/>
                <w:sz w:val="24"/>
                <w:szCs w:val="24"/>
                <w:lang w:val="it-IT"/>
              </w:rPr>
              <w:t xml:space="preserve">Moore et al., 2022: </w:t>
            </w:r>
            <w:r w:rsidR="00966089" w:rsidRPr="00966089">
              <w:rPr>
                <w:rFonts w:ascii="Times New Roman" w:eastAsia="Times New Roman" w:hAnsi="Times New Roman" w:cs="Times New Roman"/>
                <w:i/>
                <w:iCs/>
                <w:color w:val="000000"/>
                <w:sz w:val="24"/>
                <w:szCs w:val="24"/>
                <w:lang w:val="it-IT"/>
              </w:rPr>
              <w:t>d</w:t>
            </w:r>
            <w:r w:rsidRPr="00966089">
              <w:rPr>
                <w:rFonts w:ascii="Times New Roman" w:eastAsia="Times New Roman" w:hAnsi="Times New Roman" w:cs="Times New Roman"/>
                <w:i/>
                <w:iCs/>
                <w:color w:val="000000"/>
                <w:sz w:val="24"/>
                <w:szCs w:val="24"/>
                <w:lang w:val="it-IT"/>
              </w:rPr>
              <w:t>e novo</w:t>
            </w:r>
            <w:r w:rsidRPr="00231BBB">
              <w:rPr>
                <w:rFonts w:ascii="Times New Roman" w:eastAsia="Times New Roman" w:hAnsi="Times New Roman" w:cs="Times New Roman"/>
                <w:color w:val="000000"/>
                <w:sz w:val="24"/>
                <w:szCs w:val="24"/>
                <w:lang w:val="it-IT"/>
              </w:rPr>
              <w:t xml:space="preserve"> assembled</w:t>
            </w:r>
          </w:p>
        </w:tc>
        <w:tc>
          <w:tcPr>
            <w:tcW w:w="1800" w:type="dxa"/>
            <w:tcBorders>
              <w:top w:val="nil"/>
              <w:left w:val="nil"/>
              <w:bottom w:val="nil"/>
            </w:tcBorders>
            <w:shd w:val="clear" w:color="auto" w:fill="auto"/>
            <w:noWrap/>
            <w:vAlign w:val="bottom"/>
            <w:hideMark/>
          </w:tcPr>
          <w:p w14:paraId="479D223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2356593" w14:textId="3BB583B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2633</w:t>
            </w:r>
          </w:p>
        </w:tc>
        <w:tc>
          <w:tcPr>
            <w:tcW w:w="1818" w:type="dxa"/>
            <w:tcBorders>
              <w:top w:val="nil"/>
              <w:left w:val="nil"/>
              <w:bottom w:val="nil"/>
            </w:tcBorders>
          </w:tcPr>
          <w:p w14:paraId="4975778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0CB4B89" w14:textId="3A7668F4" w:rsidTr="008C347C">
        <w:trPr>
          <w:trHeight w:val="288"/>
        </w:trPr>
        <w:tc>
          <w:tcPr>
            <w:tcW w:w="1908" w:type="dxa"/>
            <w:tcBorders>
              <w:top w:val="nil"/>
              <w:bottom w:val="nil"/>
            </w:tcBorders>
            <w:shd w:val="clear" w:color="auto" w:fill="auto"/>
            <w:noWrap/>
            <w:vAlign w:val="bottom"/>
            <w:hideMark/>
          </w:tcPr>
          <w:p w14:paraId="19992456"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Praomys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delectorum</w:t>
            </w:r>
            <w:proofErr w:type="spellEnd"/>
          </w:p>
        </w:tc>
        <w:tc>
          <w:tcPr>
            <w:tcW w:w="3240" w:type="dxa"/>
            <w:tcBorders>
              <w:top w:val="nil"/>
              <w:bottom w:val="nil"/>
            </w:tcBorders>
            <w:shd w:val="clear" w:color="auto" w:fill="auto"/>
            <w:noWrap/>
            <w:vAlign w:val="bottom"/>
            <w:hideMark/>
          </w:tcPr>
          <w:p w14:paraId="2313AE8B" w14:textId="6F52C42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451BBFE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49E87C4" w14:textId="7D95FCB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2549</w:t>
            </w:r>
          </w:p>
        </w:tc>
        <w:tc>
          <w:tcPr>
            <w:tcW w:w="1818" w:type="dxa"/>
            <w:tcBorders>
              <w:top w:val="nil"/>
              <w:left w:val="nil"/>
              <w:bottom w:val="nil"/>
            </w:tcBorders>
          </w:tcPr>
          <w:p w14:paraId="6BA5315A" w14:textId="239BC1A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00377399" w14:textId="3B634C4C" w:rsidTr="008C347C">
        <w:trPr>
          <w:trHeight w:val="288"/>
        </w:trPr>
        <w:tc>
          <w:tcPr>
            <w:tcW w:w="1908" w:type="dxa"/>
            <w:tcBorders>
              <w:top w:val="nil"/>
              <w:bottom w:val="nil"/>
            </w:tcBorders>
            <w:shd w:val="clear" w:color="auto" w:fill="auto"/>
            <w:noWrap/>
            <w:vAlign w:val="bottom"/>
            <w:hideMark/>
          </w:tcPr>
          <w:p w14:paraId="721D9EB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norvegicus</w:t>
            </w:r>
          </w:p>
        </w:tc>
        <w:tc>
          <w:tcPr>
            <w:tcW w:w="3240" w:type="dxa"/>
            <w:tcBorders>
              <w:top w:val="nil"/>
              <w:bottom w:val="nil"/>
            </w:tcBorders>
            <w:shd w:val="clear" w:color="auto" w:fill="auto"/>
            <w:noWrap/>
            <w:vAlign w:val="bottom"/>
            <w:hideMark/>
          </w:tcPr>
          <w:p w14:paraId="755F759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GCA_015227675.2</w:t>
            </w:r>
          </w:p>
        </w:tc>
        <w:tc>
          <w:tcPr>
            <w:tcW w:w="1800" w:type="dxa"/>
            <w:tcBorders>
              <w:top w:val="nil"/>
              <w:left w:val="nil"/>
              <w:bottom w:val="nil"/>
            </w:tcBorders>
            <w:shd w:val="clear" w:color="auto" w:fill="auto"/>
            <w:noWrap/>
            <w:vAlign w:val="bottom"/>
            <w:hideMark/>
          </w:tcPr>
          <w:p w14:paraId="6A2E7C2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45E4987" w14:textId="42EF0A33"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2425</w:t>
            </w:r>
          </w:p>
        </w:tc>
        <w:tc>
          <w:tcPr>
            <w:tcW w:w="1818" w:type="dxa"/>
            <w:tcBorders>
              <w:top w:val="nil"/>
              <w:left w:val="nil"/>
              <w:bottom w:val="nil"/>
            </w:tcBorders>
          </w:tcPr>
          <w:p w14:paraId="6B72CA2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023410D" w14:textId="2DC27CD5" w:rsidTr="008C347C">
        <w:trPr>
          <w:trHeight w:val="288"/>
        </w:trPr>
        <w:tc>
          <w:tcPr>
            <w:tcW w:w="1908" w:type="dxa"/>
            <w:tcBorders>
              <w:top w:val="nil"/>
              <w:bottom w:val="nil"/>
            </w:tcBorders>
            <w:shd w:val="clear" w:color="auto" w:fill="auto"/>
            <w:noWrap/>
            <w:vAlign w:val="bottom"/>
            <w:hideMark/>
          </w:tcPr>
          <w:p w14:paraId="6A5A66D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Rattus </w:t>
            </w:r>
            <w:proofErr w:type="spellStart"/>
            <w:r w:rsidRPr="00231BBB">
              <w:rPr>
                <w:rFonts w:ascii="Times New Roman" w:eastAsia="Times New Roman" w:hAnsi="Times New Roman" w:cs="Times New Roman"/>
                <w:i/>
                <w:iCs/>
                <w:color w:val="000000"/>
                <w:sz w:val="24"/>
                <w:szCs w:val="24"/>
              </w:rPr>
              <w:t>rattus</w:t>
            </w:r>
            <w:proofErr w:type="spellEnd"/>
          </w:p>
        </w:tc>
        <w:tc>
          <w:tcPr>
            <w:tcW w:w="3240" w:type="dxa"/>
            <w:tcBorders>
              <w:top w:val="nil"/>
              <w:bottom w:val="nil"/>
            </w:tcBorders>
            <w:shd w:val="clear" w:color="auto" w:fill="auto"/>
            <w:noWrap/>
            <w:vAlign w:val="bottom"/>
            <w:hideMark/>
          </w:tcPr>
          <w:p w14:paraId="2928DB32"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GCA_011064425.1</w:t>
            </w:r>
          </w:p>
        </w:tc>
        <w:tc>
          <w:tcPr>
            <w:tcW w:w="1800" w:type="dxa"/>
            <w:tcBorders>
              <w:top w:val="nil"/>
              <w:left w:val="nil"/>
              <w:bottom w:val="nil"/>
            </w:tcBorders>
            <w:shd w:val="clear" w:color="auto" w:fill="auto"/>
            <w:noWrap/>
            <w:vAlign w:val="bottom"/>
            <w:hideMark/>
          </w:tcPr>
          <w:p w14:paraId="1F6DC3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0FCDFD1" w14:textId="5FF1C6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2443</w:t>
            </w:r>
          </w:p>
        </w:tc>
        <w:tc>
          <w:tcPr>
            <w:tcW w:w="1818" w:type="dxa"/>
            <w:tcBorders>
              <w:top w:val="nil"/>
              <w:left w:val="nil"/>
              <w:bottom w:val="nil"/>
            </w:tcBorders>
          </w:tcPr>
          <w:p w14:paraId="193BCDA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2F5F5A1" w14:textId="264C293A" w:rsidTr="008C347C">
        <w:trPr>
          <w:trHeight w:val="288"/>
        </w:trPr>
        <w:tc>
          <w:tcPr>
            <w:tcW w:w="1908" w:type="dxa"/>
            <w:tcBorders>
              <w:top w:val="nil"/>
              <w:bottom w:val="nil"/>
            </w:tcBorders>
            <w:shd w:val="clear" w:color="auto" w:fill="auto"/>
            <w:noWrap/>
            <w:vAlign w:val="bottom"/>
            <w:hideMark/>
          </w:tcPr>
          <w:p w14:paraId="33834752"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Rhabdomys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dilectus</w:t>
            </w:r>
            <w:proofErr w:type="spellEnd"/>
          </w:p>
        </w:tc>
        <w:tc>
          <w:tcPr>
            <w:tcW w:w="3240" w:type="dxa"/>
            <w:tcBorders>
              <w:top w:val="nil"/>
              <w:bottom w:val="nil"/>
            </w:tcBorders>
            <w:shd w:val="clear" w:color="auto" w:fill="auto"/>
            <w:noWrap/>
            <w:vAlign w:val="bottom"/>
            <w:hideMark/>
          </w:tcPr>
          <w:p w14:paraId="4E53E616" w14:textId="5B823CF6"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03AEB6E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0AB9EBF" w14:textId="512BBA0B"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c>
          <w:tcPr>
            <w:tcW w:w="1818" w:type="dxa"/>
            <w:tcBorders>
              <w:top w:val="nil"/>
              <w:left w:val="nil"/>
              <w:bottom w:val="nil"/>
            </w:tcBorders>
          </w:tcPr>
          <w:p w14:paraId="52D64F17" w14:textId="29615254"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DC65AE1" w14:textId="02A507F7" w:rsidTr="008C347C">
        <w:trPr>
          <w:trHeight w:val="288"/>
        </w:trPr>
        <w:tc>
          <w:tcPr>
            <w:tcW w:w="1908" w:type="dxa"/>
            <w:tcBorders>
              <w:top w:val="nil"/>
              <w:bottom w:val="nil"/>
            </w:tcBorders>
            <w:shd w:val="clear" w:color="auto" w:fill="auto"/>
            <w:noWrap/>
            <w:vAlign w:val="bottom"/>
            <w:hideMark/>
          </w:tcPr>
          <w:p w14:paraId="20DCFF1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Rhombomys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opimus</w:t>
            </w:r>
            <w:proofErr w:type="spellEnd"/>
          </w:p>
        </w:tc>
        <w:tc>
          <w:tcPr>
            <w:tcW w:w="3240" w:type="dxa"/>
            <w:tcBorders>
              <w:top w:val="nil"/>
              <w:bottom w:val="nil"/>
            </w:tcBorders>
            <w:shd w:val="clear" w:color="auto" w:fill="auto"/>
            <w:noWrap/>
            <w:vAlign w:val="bottom"/>
            <w:hideMark/>
          </w:tcPr>
          <w:p w14:paraId="593250B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GCA_010120015.1</w:t>
            </w:r>
          </w:p>
        </w:tc>
        <w:tc>
          <w:tcPr>
            <w:tcW w:w="1800" w:type="dxa"/>
            <w:tcBorders>
              <w:top w:val="nil"/>
              <w:left w:val="nil"/>
              <w:bottom w:val="nil"/>
            </w:tcBorders>
            <w:shd w:val="clear" w:color="auto" w:fill="auto"/>
            <w:noWrap/>
            <w:vAlign w:val="bottom"/>
            <w:hideMark/>
          </w:tcPr>
          <w:p w14:paraId="7A4F945B"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9FB6E61" w14:textId="6BE755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102F43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0956247" w14:textId="00453A59" w:rsidTr="008C347C">
        <w:trPr>
          <w:trHeight w:val="288"/>
        </w:trPr>
        <w:tc>
          <w:tcPr>
            <w:tcW w:w="1908" w:type="dxa"/>
            <w:tcBorders>
              <w:top w:val="nil"/>
              <w:bottom w:val="single" w:sz="4" w:space="0" w:color="auto"/>
            </w:tcBorders>
            <w:shd w:val="clear" w:color="auto" w:fill="auto"/>
            <w:noWrap/>
            <w:vAlign w:val="bottom"/>
            <w:hideMark/>
          </w:tcPr>
          <w:p w14:paraId="5D9922D5"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Rhynchomys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soricoides</w:t>
            </w:r>
            <w:proofErr w:type="spellEnd"/>
          </w:p>
        </w:tc>
        <w:tc>
          <w:tcPr>
            <w:tcW w:w="3240" w:type="dxa"/>
            <w:tcBorders>
              <w:top w:val="nil"/>
              <w:bottom w:val="single" w:sz="4" w:space="0" w:color="auto"/>
            </w:tcBorders>
            <w:shd w:val="clear" w:color="auto" w:fill="auto"/>
            <w:noWrap/>
            <w:vAlign w:val="bottom"/>
            <w:hideMark/>
          </w:tcPr>
          <w:p w14:paraId="56DA2EF4" w14:textId="20AA7C2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single" w:sz="4" w:space="0" w:color="auto"/>
            </w:tcBorders>
            <w:shd w:val="clear" w:color="auto" w:fill="auto"/>
            <w:noWrap/>
            <w:vAlign w:val="bottom"/>
            <w:hideMark/>
          </w:tcPr>
          <w:p w14:paraId="0B481DD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single" w:sz="4" w:space="0" w:color="auto"/>
            </w:tcBorders>
          </w:tcPr>
          <w:p w14:paraId="68AE44E1" w14:textId="112ADC8D"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1818" w:type="dxa"/>
            <w:tcBorders>
              <w:top w:val="nil"/>
              <w:left w:val="nil"/>
              <w:bottom w:val="single" w:sz="4" w:space="0" w:color="auto"/>
            </w:tcBorders>
          </w:tcPr>
          <w:p w14:paraId="7ADC064D" w14:textId="15A02381"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7724658D" w14:textId="4A58D353" w:rsidR="00231BBB" w:rsidRDefault="00231BBB" w:rsidP="00F413E3">
      <w:pPr>
        <w:jc w:val="both"/>
      </w:pPr>
    </w:p>
    <w:p w14:paraId="4CAFEFCB" w14:textId="435FA381" w:rsidR="00231BBB" w:rsidRDefault="00231BBB" w:rsidP="00F413E3">
      <w:pPr>
        <w:jc w:val="both"/>
      </w:pPr>
    </w:p>
    <w:p w14:paraId="47106FE4" w14:textId="5CA16A79" w:rsidR="008C347C" w:rsidRDefault="008C347C" w:rsidP="00F413E3">
      <w:pPr>
        <w:jc w:val="both"/>
      </w:pPr>
    </w:p>
    <w:p w14:paraId="377E8C55" w14:textId="0CDA73B2" w:rsidR="008C347C" w:rsidRDefault="008C347C" w:rsidP="00F413E3">
      <w:pPr>
        <w:jc w:val="both"/>
      </w:pPr>
    </w:p>
    <w:p w14:paraId="7CE5D7EB" w14:textId="77777777" w:rsidR="008C347C" w:rsidRPr="007061AA" w:rsidRDefault="008C347C" w:rsidP="00F413E3">
      <w:pPr>
        <w:pStyle w:val="Heading3"/>
      </w:pPr>
      <w:r>
        <w:t xml:space="preserve">Table 2: Prior node ages used in phylogenetic dating in millions of years before present. </w:t>
      </w:r>
    </w:p>
    <w:tbl>
      <w:tblPr>
        <w:tblW w:w="8085" w:type="dxa"/>
        <w:jc w:val="center"/>
        <w:tblLook w:val="04A0" w:firstRow="1" w:lastRow="0" w:firstColumn="1" w:lastColumn="0" w:noHBand="0" w:noVBand="1"/>
      </w:tblPr>
      <w:tblGrid>
        <w:gridCol w:w="1425"/>
        <w:gridCol w:w="1800"/>
        <w:gridCol w:w="1995"/>
        <w:gridCol w:w="2865"/>
      </w:tblGrid>
      <w:tr w:rsidR="008C347C" w:rsidRPr="006B09C6" w14:paraId="785A76B3" w14:textId="77777777" w:rsidTr="00E25CF3">
        <w:trPr>
          <w:trHeight w:val="288"/>
          <w:jc w:val="center"/>
        </w:trPr>
        <w:tc>
          <w:tcPr>
            <w:tcW w:w="1425" w:type="dxa"/>
            <w:tcBorders>
              <w:top w:val="single" w:sz="4" w:space="0" w:color="auto"/>
              <w:bottom w:val="single" w:sz="4" w:space="0" w:color="auto"/>
            </w:tcBorders>
            <w:shd w:val="clear" w:color="auto" w:fill="auto"/>
            <w:noWrap/>
            <w:vAlign w:val="bottom"/>
            <w:hideMark/>
          </w:tcPr>
          <w:p w14:paraId="18994BD5"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Clade</w:t>
            </w:r>
          </w:p>
        </w:tc>
        <w:tc>
          <w:tcPr>
            <w:tcW w:w="1800" w:type="dxa"/>
            <w:tcBorders>
              <w:top w:val="single" w:sz="4" w:space="0" w:color="auto"/>
              <w:bottom w:val="single" w:sz="4" w:space="0" w:color="auto"/>
            </w:tcBorders>
          </w:tcPr>
          <w:p w14:paraId="4BFEEECA"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 xml:space="preserve">Minimum Age </w:t>
            </w:r>
          </w:p>
        </w:tc>
        <w:tc>
          <w:tcPr>
            <w:tcW w:w="1995" w:type="dxa"/>
            <w:tcBorders>
              <w:top w:val="single" w:sz="4" w:space="0" w:color="auto"/>
              <w:bottom w:val="single" w:sz="4" w:space="0" w:color="auto"/>
            </w:tcBorders>
            <w:shd w:val="clear" w:color="auto" w:fill="auto"/>
            <w:noWrap/>
            <w:vAlign w:val="bottom"/>
            <w:hideMark/>
          </w:tcPr>
          <w:p w14:paraId="0E1B8F02"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Maximum Age</w:t>
            </w:r>
          </w:p>
        </w:tc>
        <w:tc>
          <w:tcPr>
            <w:tcW w:w="2865" w:type="dxa"/>
            <w:tcBorders>
              <w:top w:val="single" w:sz="4" w:space="0" w:color="auto"/>
              <w:bottom w:val="single" w:sz="4" w:space="0" w:color="auto"/>
            </w:tcBorders>
            <w:shd w:val="clear" w:color="auto" w:fill="auto"/>
            <w:noWrap/>
            <w:vAlign w:val="bottom"/>
            <w:hideMark/>
          </w:tcPr>
          <w:p w14:paraId="5249E81D"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Citation</w:t>
            </w:r>
          </w:p>
        </w:tc>
      </w:tr>
      <w:tr w:rsidR="008C347C" w:rsidRPr="006B09C6" w14:paraId="6FF741AA" w14:textId="77777777" w:rsidTr="00E25CF3">
        <w:trPr>
          <w:trHeight w:val="288"/>
          <w:jc w:val="center"/>
        </w:trPr>
        <w:tc>
          <w:tcPr>
            <w:tcW w:w="1425" w:type="dxa"/>
            <w:tcBorders>
              <w:top w:val="single" w:sz="4" w:space="0" w:color="auto"/>
              <w:bottom w:val="nil"/>
              <w:right w:val="single" w:sz="4" w:space="0" w:color="auto"/>
            </w:tcBorders>
            <w:shd w:val="clear" w:color="auto" w:fill="auto"/>
            <w:noWrap/>
            <w:vAlign w:val="bottom"/>
            <w:hideMark/>
          </w:tcPr>
          <w:p w14:paraId="4188ACE2"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Mus</w:t>
            </w:r>
          </w:p>
        </w:tc>
        <w:tc>
          <w:tcPr>
            <w:tcW w:w="1800" w:type="dxa"/>
            <w:tcBorders>
              <w:top w:val="single" w:sz="4" w:space="0" w:color="auto"/>
              <w:left w:val="single" w:sz="4" w:space="0" w:color="auto"/>
              <w:bottom w:val="nil"/>
              <w:right w:val="single" w:sz="4" w:space="0" w:color="auto"/>
            </w:tcBorders>
          </w:tcPr>
          <w:p w14:paraId="335D3DAF"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1B14256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single" w:sz="4" w:space="0" w:color="auto"/>
              <w:left w:val="single" w:sz="4" w:space="0" w:color="auto"/>
              <w:bottom w:val="nil"/>
            </w:tcBorders>
            <w:shd w:val="clear" w:color="auto" w:fill="auto"/>
            <w:noWrap/>
            <w:vAlign w:val="bottom"/>
            <w:hideMark/>
          </w:tcPr>
          <w:p w14:paraId="6EEC07E1"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8C347C" w:rsidRPr="006B09C6" w14:paraId="7B45E189" w14:textId="77777777" w:rsidTr="00E25CF3">
        <w:trPr>
          <w:trHeight w:val="288"/>
          <w:jc w:val="center"/>
        </w:trPr>
        <w:tc>
          <w:tcPr>
            <w:tcW w:w="1425" w:type="dxa"/>
            <w:tcBorders>
              <w:top w:val="nil"/>
              <w:bottom w:val="nil"/>
              <w:right w:val="single" w:sz="4" w:space="0" w:color="auto"/>
            </w:tcBorders>
            <w:shd w:val="clear" w:color="auto" w:fill="auto"/>
            <w:noWrap/>
            <w:vAlign w:val="bottom"/>
            <w:hideMark/>
          </w:tcPr>
          <w:p w14:paraId="7B9F0B91"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8C347C">
              <w:rPr>
                <w:rFonts w:ascii="Times New Roman" w:eastAsia="Times New Roman" w:hAnsi="Times New Roman" w:cs="Times New Roman"/>
                <w:i/>
                <w:iCs/>
                <w:color w:val="000000"/>
                <w:sz w:val="24"/>
                <w:szCs w:val="24"/>
              </w:rPr>
              <w:t>Apodemus</w:t>
            </w:r>
            <w:proofErr w:type="spellEnd"/>
            <w:r w:rsidRPr="008C347C">
              <w:rPr>
                <w:rFonts w:ascii="Times New Roman" w:eastAsia="Times New Roman" w:hAnsi="Times New Roman" w:cs="Times New Roman"/>
                <w:i/>
                <w:iCs/>
                <w:color w:val="000000"/>
                <w:sz w:val="24"/>
                <w:szCs w:val="24"/>
              </w:rPr>
              <w:t xml:space="preserve"> </w:t>
            </w:r>
          </w:p>
        </w:tc>
        <w:tc>
          <w:tcPr>
            <w:tcW w:w="1800" w:type="dxa"/>
            <w:tcBorders>
              <w:top w:val="nil"/>
              <w:left w:val="single" w:sz="4" w:space="0" w:color="auto"/>
              <w:bottom w:val="nil"/>
              <w:right w:val="single" w:sz="4" w:space="0" w:color="auto"/>
            </w:tcBorders>
          </w:tcPr>
          <w:p w14:paraId="1F8BC0C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nil"/>
              <w:left w:val="single" w:sz="4" w:space="0" w:color="auto"/>
              <w:bottom w:val="nil"/>
              <w:right w:val="single" w:sz="4" w:space="0" w:color="auto"/>
            </w:tcBorders>
            <w:shd w:val="clear" w:color="auto" w:fill="auto"/>
            <w:noWrap/>
            <w:vAlign w:val="bottom"/>
            <w:hideMark/>
          </w:tcPr>
          <w:p w14:paraId="4F6F329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nil"/>
              <w:left w:val="single" w:sz="4" w:space="0" w:color="auto"/>
              <w:bottom w:val="nil"/>
            </w:tcBorders>
            <w:shd w:val="clear" w:color="auto" w:fill="auto"/>
            <w:noWrap/>
            <w:vAlign w:val="bottom"/>
            <w:hideMark/>
          </w:tcPr>
          <w:p w14:paraId="77F48958"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r w:rsidR="008C347C" w:rsidRPr="00F379CE" w14:paraId="1E58ECD3" w14:textId="77777777" w:rsidTr="00E25CF3">
        <w:trPr>
          <w:trHeight w:val="288"/>
          <w:jc w:val="center"/>
        </w:trPr>
        <w:tc>
          <w:tcPr>
            <w:tcW w:w="1425" w:type="dxa"/>
            <w:tcBorders>
              <w:top w:val="nil"/>
              <w:bottom w:val="nil"/>
              <w:right w:val="single" w:sz="4" w:space="0" w:color="auto"/>
            </w:tcBorders>
            <w:shd w:val="clear" w:color="auto" w:fill="auto"/>
            <w:noWrap/>
            <w:vAlign w:val="bottom"/>
          </w:tcPr>
          <w:p w14:paraId="42EA4C9D"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Rattus</w:t>
            </w:r>
          </w:p>
        </w:tc>
        <w:tc>
          <w:tcPr>
            <w:tcW w:w="1800" w:type="dxa"/>
            <w:tcBorders>
              <w:top w:val="nil"/>
              <w:left w:val="single" w:sz="4" w:space="0" w:color="auto"/>
              <w:bottom w:val="nil"/>
              <w:right w:val="single" w:sz="4" w:space="0" w:color="auto"/>
            </w:tcBorders>
          </w:tcPr>
          <w:p w14:paraId="318A0904"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2.4</w:t>
            </w:r>
          </w:p>
        </w:tc>
        <w:tc>
          <w:tcPr>
            <w:tcW w:w="1995" w:type="dxa"/>
            <w:tcBorders>
              <w:top w:val="nil"/>
              <w:left w:val="single" w:sz="4" w:space="0" w:color="auto"/>
              <w:bottom w:val="nil"/>
              <w:right w:val="single" w:sz="4" w:space="0" w:color="auto"/>
            </w:tcBorders>
            <w:shd w:val="clear" w:color="auto" w:fill="auto"/>
            <w:noWrap/>
            <w:vAlign w:val="bottom"/>
          </w:tcPr>
          <w:p w14:paraId="17889A1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3.6</w:t>
            </w:r>
          </w:p>
        </w:tc>
        <w:tc>
          <w:tcPr>
            <w:tcW w:w="2865" w:type="dxa"/>
            <w:tcBorders>
              <w:top w:val="nil"/>
              <w:left w:val="single" w:sz="4" w:space="0" w:color="auto"/>
              <w:bottom w:val="nil"/>
            </w:tcBorders>
            <w:shd w:val="clear" w:color="auto" w:fill="auto"/>
            <w:noWrap/>
            <w:vAlign w:val="bottom"/>
          </w:tcPr>
          <w:p w14:paraId="6E8C7B0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8C347C" w:rsidRPr="006B09C6" w14:paraId="051AE74A" w14:textId="77777777" w:rsidTr="00E25CF3">
        <w:trPr>
          <w:trHeight w:val="288"/>
          <w:jc w:val="center"/>
        </w:trPr>
        <w:tc>
          <w:tcPr>
            <w:tcW w:w="1425" w:type="dxa"/>
            <w:tcBorders>
              <w:top w:val="nil"/>
              <w:bottom w:val="nil"/>
              <w:right w:val="single" w:sz="4" w:space="0" w:color="auto"/>
            </w:tcBorders>
            <w:shd w:val="clear" w:color="auto" w:fill="auto"/>
            <w:noWrap/>
            <w:vAlign w:val="bottom"/>
          </w:tcPr>
          <w:p w14:paraId="54822B80" w14:textId="77777777" w:rsidR="008C347C" w:rsidRPr="008C347C" w:rsidRDefault="008C347C" w:rsidP="00F413E3">
            <w:pPr>
              <w:spacing w:after="0" w:line="240" w:lineRule="auto"/>
              <w:jc w:val="both"/>
              <w:rPr>
                <w:rFonts w:ascii="Times New Roman" w:eastAsia="Times New Roman" w:hAnsi="Times New Roman" w:cs="Times New Roman"/>
                <w:iCs/>
                <w:color w:val="000000"/>
                <w:sz w:val="24"/>
                <w:szCs w:val="24"/>
              </w:rPr>
            </w:pPr>
            <w:proofErr w:type="spellStart"/>
            <w:r w:rsidRPr="008C347C">
              <w:rPr>
                <w:rFonts w:ascii="Times New Roman" w:eastAsia="Times New Roman" w:hAnsi="Times New Roman" w:cs="Times New Roman"/>
                <w:iCs/>
                <w:color w:val="000000"/>
                <w:sz w:val="24"/>
                <w:szCs w:val="24"/>
              </w:rPr>
              <w:t>Murinae</w:t>
            </w:r>
            <w:proofErr w:type="spellEnd"/>
          </w:p>
        </w:tc>
        <w:tc>
          <w:tcPr>
            <w:tcW w:w="1800" w:type="dxa"/>
            <w:tcBorders>
              <w:top w:val="nil"/>
              <w:left w:val="single" w:sz="4" w:space="0" w:color="auto"/>
              <w:bottom w:val="nil"/>
              <w:right w:val="single" w:sz="4" w:space="0" w:color="auto"/>
            </w:tcBorders>
          </w:tcPr>
          <w:p w14:paraId="20CBA6F7"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12.1</w:t>
            </w:r>
          </w:p>
        </w:tc>
        <w:tc>
          <w:tcPr>
            <w:tcW w:w="1995" w:type="dxa"/>
            <w:tcBorders>
              <w:top w:val="nil"/>
              <w:left w:val="single" w:sz="4" w:space="0" w:color="auto"/>
              <w:bottom w:val="nil"/>
              <w:right w:val="single" w:sz="4" w:space="0" w:color="auto"/>
            </w:tcBorders>
            <w:shd w:val="clear" w:color="auto" w:fill="auto"/>
            <w:noWrap/>
            <w:vAlign w:val="bottom"/>
          </w:tcPr>
          <w:p w14:paraId="3FD126ED"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14.05</w:t>
            </w:r>
          </w:p>
        </w:tc>
        <w:tc>
          <w:tcPr>
            <w:tcW w:w="2865" w:type="dxa"/>
            <w:tcBorders>
              <w:top w:val="nil"/>
              <w:left w:val="single" w:sz="4" w:space="0" w:color="auto"/>
              <w:bottom w:val="nil"/>
            </w:tcBorders>
            <w:shd w:val="clear" w:color="auto" w:fill="auto"/>
            <w:noWrap/>
            <w:vAlign w:val="bottom"/>
          </w:tcPr>
          <w:p w14:paraId="55CF19B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bl>
    <w:p w14:paraId="33952CD6" w14:textId="77777777" w:rsidR="008C347C" w:rsidRPr="00DD7998" w:rsidRDefault="008C347C" w:rsidP="00F413E3">
      <w:pPr>
        <w:jc w:val="both"/>
      </w:pPr>
    </w:p>
    <w:p w14:paraId="59582B7A" w14:textId="464628E4" w:rsidR="00CD624D" w:rsidRPr="00197A2B" w:rsidRDefault="00CD624D" w:rsidP="00F413E3">
      <w:pPr>
        <w:pStyle w:val="Heading3"/>
      </w:pPr>
      <w:r w:rsidRPr="00197A2B">
        <w:t xml:space="preserve">Table </w:t>
      </w:r>
      <w:r w:rsidR="008C347C">
        <w:t>3</w:t>
      </w:r>
      <w:r w:rsidRPr="00197A2B">
        <w:t xml:space="preserve">: The most frequently recovered topologies across all 10kb windows. RS = </w:t>
      </w:r>
      <w:proofErr w:type="spellStart"/>
      <w:r w:rsidRPr="00BC53EE">
        <w:rPr>
          <w:i/>
        </w:rPr>
        <w:t>Rhyncomys</w:t>
      </w:r>
      <w:proofErr w:type="spellEnd"/>
      <w:r w:rsidRPr="00BC53EE">
        <w:rPr>
          <w:i/>
        </w:rPr>
        <w:t xml:space="preserve"> </w:t>
      </w:r>
      <w:proofErr w:type="spellStart"/>
      <w:r w:rsidRPr="00BC53EE">
        <w:rPr>
          <w:i/>
        </w:rPr>
        <w:t>soricoides</w:t>
      </w:r>
      <w:proofErr w:type="spellEnd"/>
      <w:r w:rsidRPr="00197A2B">
        <w:t xml:space="preserve">, GD = </w:t>
      </w:r>
      <w:proofErr w:type="spellStart"/>
      <w:r w:rsidRPr="00BC53EE">
        <w:rPr>
          <w:i/>
        </w:rPr>
        <w:t>Grammomys</w:t>
      </w:r>
      <w:proofErr w:type="spellEnd"/>
      <w:r w:rsidRPr="00BC53EE">
        <w:rPr>
          <w:i/>
        </w:rPr>
        <w:t xml:space="preserve"> </w:t>
      </w:r>
      <w:proofErr w:type="spellStart"/>
      <w:r w:rsidRPr="00BC53EE">
        <w:rPr>
          <w:i/>
        </w:rPr>
        <w:t>dolichurus</w:t>
      </w:r>
      <w:proofErr w:type="spellEnd"/>
      <w:r w:rsidRPr="00197A2B">
        <w:t xml:space="preserve">, RD = </w:t>
      </w:r>
      <w:proofErr w:type="spellStart"/>
      <w:r w:rsidRPr="00BC53EE">
        <w:rPr>
          <w:i/>
        </w:rPr>
        <w:t>Rhabdomys</w:t>
      </w:r>
      <w:proofErr w:type="spellEnd"/>
      <w:r w:rsidRPr="00BC53EE">
        <w:rPr>
          <w:i/>
        </w:rPr>
        <w:t xml:space="preserve"> </w:t>
      </w:r>
      <w:proofErr w:type="spellStart"/>
      <w:r w:rsidRPr="00BC53EE">
        <w:rPr>
          <w:i/>
        </w:rPr>
        <w:t>dilectus</w:t>
      </w:r>
      <w:proofErr w:type="spellEnd"/>
      <w:r w:rsidRPr="00197A2B">
        <w:t xml:space="preserve">, MM = </w:t>
      </w:r>
      <w:r w:rsidRPr="00BC53EE">
        <w:rPr>
          <w:i/>
        </w:rPr>
        <w:t>Mus musculus</w:t>
      </w:r>
      <w:r w:rsidRPr="00197A2B">
        <w:t xml:space="preserve">, HA = </w:t>
      </w:r>
      <w:proofErr w:type="spellStart"/>
      <w:r w:rsidRPr="00BC53EE">
        <w:rPr>
          <w:i/>
        </w:rPr>
        <w:t>Hylomyscus</w:t>
      </w:r>
      <w:proofErr w:type="spellEnd"/>
      <w:r w:rsidRPr="00BC53EE">
        <w:rPr>
          <w:i/>
        </w:rPr>
        <w:t xml:space="preserve"> </w:t>
      </w:r>
      <w:proofErr w:type="spellStart"/>
      <w:r w:rsidRPr="00BC53EE">
        <w:rPr>
          <w:i/>
        </w:rPr>
        <w:t>alleni</w:t>
      </w:r>
      <w:proofErr w:type="spellEnd"/>
      <w:r w:rsidRPr="00197A2B">
        <w:t xml:space="preserve">, MN = </w:t>
      </w:r>
      <w:proofErr w:type="spellStart"/>
      <w:r w:rsidRPr="00BC53EE">
        <w:rPr>
          <w:i/>
        </w:rPr>
        <w:t>Mastomys</w:t>
      </w:r>
      <w:proofErr w:type="spellEnd"/>
      <w:r w:rsidRPr="00BC53EE">
        <w:rPr>
          <w:i/>
        </w:rPr>
        <w:t xml:space="preserve"> </w:t>
      </w:r>
      <w:proofErr w:type="spellStart"/>
      <w:r w:rsidRPr="00BC53EE">
        <w:rPr>
          <w:i/>
        </w:rPr>
        <w:t>natalensis</w:t>
      </w:r>
      <w:proofErr w:type="spellEnd"/>
      <w:r w:rsidRPr="00197A2B">
        <w:t xml:space="preserve">, PD = </w:t>
      </w:r>
      <w:proofErr w:type="spellStart"/>
      <w:r w:rsidRPr="00BC53EE">
        <w:rPr>
          <w:i/>
        </w:rPr>
        <w:t>Praomys</w:t>
      </w:r>
      <w:proofErr w:type="spellEnd"/>
      <w:r w:rsidRPr="00BC53EE">
        <w:rPr>
          <w:i/>
        </w:rPr>
        <w:t xml:space="preserve"> </w:t>
      </w:r>
      <w:proofErr w:type="spellStart"/>
      <w:r w:rsidRPr="00BC53EE">
        <w:rPr>
          <w:i/>
        </w:rPr>
        <w:t>delectorum</w:t>
      </w:r>
      <w:proofErr w:type="spellEnd"/>
      <w:r w:rsidRPr="00197A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7F912AF0" w14:textId="2E694927" w:rsidTr="00CD624D">
        <w:tc>
          <w:tcPr>
            <w:tcW w:w="1018" w:type="dxa"/>
            <w:tcBorders>
              <w:top w:val="single" w:sz="4" w:space="0" w:color="auto"/>
              <w:bottom w:val="single" w:sz="4" w:space="0" w:color="auto"/>
            </w:tcBorders>
            <w:vAlign w:val="center"/>
          </w:tcPr>
          <w:p w14:paraId="6850A9B7" w14:textId="15604AC4"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Rank</w:t>
            </w:r>
          </w:p>
        </w:tc>
        <w:tc>
          <w:tcPr>
            <w:tcW w:w="4197" w:type="dxa"/>
            <w:tcBorders>
              <w:top w:val="single" w:sz="4" w:space="0" w:color="auto"/>
              <w:bottom w:val="single" w:sz="4" w:space="0" w:color="auto"/>
            </w:tcBorders>
            <w:vAlign w:val="center"/>
          </w:tcPr>
          <w:p w14:paraId="798BB44F" w14:textId="5C86E91D"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Topology</w:t>
            </w:r>
          </w:p>
        </w:tc>
        <w:tc>
          <w:tcPr>
            <w:tcW w:w="1684" w:type="dxa"/>
            <w:tcBorders>
              <w:top w:val="single" w:sz="4" w:space="0" w:color="auto"/>
              <w:bottom w:val="single" w:sz="4" w:space="0" w:color="auto"/>
            </w:tcBorders>
            <w:vAlign w:val="center"/>
          </w:tcPr>
          <w:p w14:paraId="1EE72AD4" w14:textId="43B13B1B"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windows</w:t>
            </w:r>
          </w:p>
        </w:tc>
        <w:tc>
          <w:tcPr>
            <w:tcW w:w="2451" w:type="dxa"/>
            <w:tcBorders>
              <w:top w:val="single" w:sz="4" w:space="0" w:color="auto"/>
              <w:bottom w:val="single" w:sz="4" w:space="0" w:color="auto"/>
            </w:tcBorders>
            <w:vAlign w:val="center"/>
          </w:tcPr>
          <w:p w14:paraId="18282507" w14:textId="7CB30347"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Proportion of windows</w:t>
            </w:r>
          </w:p>
        </w:tc>
      </w:tr>
      <w:tr w:rsidR="002505CF" w:rsidRPr="00197A2B" w14:paraId="2F640F03" w14:textId="77777777" w:rsidTr="005C2974">
        <w:trPr>
          <w:trHeight w:val="300"/>
        </w:trPr>
        <w:tc>
          <w:tcPr>
            <w:tcW w:w="1018" w:type="dxa"/>
            <w:tcBorders>
              <w:top w:val="single" w:sz="4" w:space="0" w:color="auto"/>
            </w:tcBorders>
            <w:noWrap/>
            <w:vAlign w:val="bottom"/>
            <w:hideMark/>
          </w:tcPr>
          <w:p w14:paraId="13C72F08" w14:textId="1271BF5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w:t>
            </w:r>
          </w:p>
        </w:tc>
        <w:tc>
          <w:tcPr>
            <w:tcW w:w="4197" w:type="dxa"/>
            <w:tcBorders>
              <w:top w:val="single" w:sz="4" w:space="0" w:color="auto"/>
            </w:tcBorders>
            <w:noWrap/>
            <w:vAlign w:val="bottom"/>
            <w:hideMark/>
          </w:tcPr>
          <w:p w14:paraId="5B6406DE" w14:textId="080F87F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(GD,RD),(MM,((HA,MN),PD))));</w:t>
            </w:r>
          </w:p>
        </w:tc>
        <w:tc>
          <w:tcPr>
            <w:tcW w:w="1684" w:type="dxa"/>
            <w:tcBorders>
              <w:top w:val="single" w:sz="4" w:space="0" w:color="auto"/>
            </w:tcBorders>
            <w:noWrap/>
            <w:vAlign w:val="bottom"/>
            <w:hideMark/>
          </w:tcPr>
          <w:p w14:paraId="27685EFF" w14:textId="6C128D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23864</w:t>
            </w:r>
          </w:p>
        </w:tc>
        <w:tc>
          <w:tcPr>
            <w:tcW w:w="2451" w:type="dxa"/>
            <w:tcBorders>
              <w:top w:val="single" w:sz="4" w:space="0" w:color="auto"/>
            </w:tcBorders>
            <w:noWrap/>
            <w:vAlign w:val="bottom"/>
            <w:hideMark/>
          </w:tcPr>
          <w:p w14:paraId="6A112923" w14:textId="0CC9DDA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74B8DEAA" w14:textId="77777777" w:rsidTr="005C2974">
        <w:trPr>
          <w:trHeight w:val="300"/>
        </w:trPr>
        <w:tc>
          <w:tcPr>
            <w:tcW w:w="1018" w:type="dxa"/>
            <w:noWrap/>
            <w:vAlign w:val="bottom"/>
            <w:hideMark/>
          </w:tcPr>
          <w:p w14:paraId="2CA0C420" w14:textId="1217515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w:t>
            </w:r>
          </w:p>
        </w:tc>
        <w:tc>
          <w:tcPr>
            <w:tcW w:w="4197" w:type="dxa"/>
            <w:noWrap/>
            <w:vAlign w:val="bottom"/>
            <w:hideMark/>
          </w:tcPr>
          <w:p w14:paraId="2E90D7E4" w14:textId="09BB67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(GD,RD),(MM,((HA,PD),MN))));</w:t>
            </w:r>
          </w:p>
        </w:tc>
        <w:tc>
          <w:tcPr>
            <w:tcW w:w="1684" w:type="dxa"/>
            <w:noWrap/>
            <w:vAlign w:val="bottom"/>
            <w:hideMark/>
          </w:tcPr>
          <w:p w14:paraId="05B71E9F" w14:textId="6EF2459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23836</w:t>
            </w:r>
          </w:p>
        </w:tc>
        <w:tc>
          <w:tcPr>
            <w:tcW w:w="2451" w:type="dxa"/>
            <w:noWrap/>
            <w:vAlign w:val="bottom"/>
            <w:hideMark/>
          </w:tcPr>
          <w:p w14:paraId="5D1E769A" w14:textId="22D904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674200AD" w14:textId="77777777" w:rsidTr="005C2974">
        <w:trPr>
          <w:trHeight w:val="300"/>
        </w:trPr>
        <w:tc>
          <w:tcPr>
            <w:tcW w:w="1018" w:type="dxa"/>
            <w:noWrap/>
            <w:vAlign w:val="bottom"/>
            <w:hideMark/>
          </w:tcPr>
          <w:p w14:paraId="73430F19" w14:textId="4F74F763"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3*</w:t>
            </w:r>
          </w:p>
        </w:tc>
        <w:tc>
          <w:tcPr>
            <w:tcW w:w="4197" w:type="dxa"/>
            <w:noWrap/>
            <w:vAlign w:val="bottom"/>
            <w:hideMark/>
          </w:tcPr>
          <w:p w14:paraId="6EA72F49" w14:textId="7721A13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(GD,RD),(MM,(HA,(MN,PD)))));</w:t>
            </w:r>
          </w:p>
        </w:tc>
        <w:tc>
          <w:tcPr>
            <w:tcW w:w="1684" w:type="dxa"/>
            <w:noWrap/>
            <w:vAlign w:val="bottom"/>
            <w:hideMark/>
          </w:tcPr>
          <w:p w14:paraId="1ECDF171" w14:textId="55DB20E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21509</w:t>
            </w:r>
          </w:p>
        </w:tc>
        <w:tc>
          <w:tcPr>
            <w:tcW w:w="2451" w:type="dxa"/>
            <w:noWrap/>
            <w:vAlign w:val="bottom"/>
            <w:hideMark/>
          </w:tcPr>
          <w:p w14:paraId="5DB44182" w14:textId="500A978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0.131</w:t>
            </w:r>
          </w:p>
        </w:tc>
      </w:tr>
      <w:tr w:rsidR="002505CF" w:rsidRPr="00197A2B" w14:paraId="61A0817F" w14:textId="77777777" w:rsidTr="005C2974">
        <w:trPr>
          <w:trHeight w:val="300"/>
        </w:trPr>
        <w:tc>
          <w:tcPr>
            <w:tcW w:w="1018" w:type="dxa"/>
            <w:noWrap/>
            <w:vAlign w:val="bottom"/>
            <w:hideMark/>
          </w:tcPr>
          <w:p w14:paraId="6A20CEA0" w14:textId="523CF3F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4</w:t>
            </w:r>
          </w:p>
        </w:tc>
        <w:tc>
          <w:tcPr>
            <w:tcW w:w="4197" w:type="dxa"/>
            <w:noWrap/>
            <w:vAlign w:val="bottom"/>
            <w:hideMark/>
          </w:tcPr>
          <w:p w14:paraId="07A3D1E8" w14:textId="7B28CB9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MM,((GD,RD),((HA,MN),PD))));</w:t>
            </w:r>
          </w:p>
        </w:tc>
        <w:tc>
          <w:tcPr>
            <w:tcW w:w="1684" w:type="dxa"/>
            <w:noWrap/>
            <w:vAlign w:val="bottom"/>
            <w:hideMark/>
          </w:tcPr>
          <w:p w14:paraId="32B85579" w14:textId="34375A4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14417</w:t>
            </w:r>
          </w:p>
        </w:tc>
        <w:tc>
          <w:tcPr>
            <w:tcW w:w="2451" w:type="dxa"/>
            <w:noWrap/>
            <w:vAlign w:val="bottom"/>
            <w:hideMark/>
          </w:tcPr>
          <w:p w14:paraId="64B3D287" w14:textId="232E50F2"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0.088</w:t>
            </w:r>
          </w:p>
        </w:tc>
      </w:tr>
      <w:tr w:rsidR="002505CF" w:rsidRPr="00197A2B" w14:paraId="0CAA8303" w14:textId="77777777" w:rsidTr="005C2974">
        <w:trPr>
          <w:trHeight w:val="300"/>
        </w:trPr>
        <w:tc>
          <w:tcPr>
            <w:tcW w:w="1018" w:type="dxa"/>
            <w:noWrap/>
            <w:vAlign w:val="bottom"/>
            <w:hideMark/>
          </w:tcPr>
          <w:p w14:paraId="6594DA06" w14:textId="46AEFD4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5</w:t>
            </w:r>
          </w:p>
        </w:tc>
        <w:tc>
          <w:tcPr>
            <w:tcW w:w="4197" w:type="dxa"/>
            <w:noWrap/>
            <w:vAlign w:val="bottom"/>
            <w:hideMark/>
          </w:tcPr>
          <w:p w14:paraId="1A7CFFCF" w14:textId="31167D5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MM,((GD,RD),((HA,PD),MN))));</w:t>
            </w:r>
          </w:p>
        </w:tc>
        <w:tc>
          <w:tcPr>
            <w:tcW w:w="1684" w:type="dxa"/>
            <w:noWrap/>
            <w:vAlign w:val="bottom"/>
            <w:hideMark/>
          </w:tcPr>
          <w:p w14:paraId="486E63B1" w14:textId="2C853D3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14321</w:t>
            </w:r>
          </w:p>
        </w:tc>
        <w:tc>
          <w:tcPr>
            <w:tcW w:w="2451" w:type="dxa"/>
            <w:noWrap/>
            <w:vAlign w:val="bottom"/>
            <w:hideMark/>
          </w:tcPr>
          <w:p w14:paraId="4DF35FAE" w14:textId="2995C1A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0.0874</w:t>
            </w:r>
          </w:p>
        </w:tc>
      </w:tr>
      <w:tr w:rsidR="002505CF" w:rsidRPr="00197A2B" w14:paraId="44583C51" w14:textId="77777777" w:rsidTr="005C2974">
        <w:trPr>
          <w:trHeight w:val="300"/>
        </w:trPr>
        <w:tc>
          <w:tcPr>
            <w:tcW w:w="1018" w:type="dxa"/>
            <w:noWrap/>
            <w:vAlign w:val="bottom"/>
            <w:hideMark/>
          </w:tcPr>
          <w:p w14:paraId="0470B3AE" w14:textId="24D3749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6</w:t>
            </w:r>
          </w:p>
        </w:tc>
        <w:tc>
          <w:tcPr>
            <w:tcW w:w="4197" w:type="dxa"/>
            <w:noWrap/>
            <w:vAlign w:val="bottom"/>
            <w:hideMark/>
          </w:tcPr>
          <w:p w14:paraId="72A9C66A" w14:textId="790CE5B6"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MM,((GD,RD),(HA,(MN,PD)))));</w:t>
            </w:r>
          </w:p>
        </w:tc>
        <w:tc>
          <w:tcPr>
            <w:tcW w:w="1684" w:type="dxa"/>
            <w:noWrap/>
            <w:vAlign w:val="bottom"/>
            <w:hideMark/>
          </w:tcPr>
          <w:p w14:paraId="762DD727" w14:textId="3115D05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14044</w:t>
            </w:r>
          </w:p>
        </w:tc>
        <w:tc>
          <w:tcPr>
            <w:tcW w:w="2451" w:type="dxa"/>
            <w:noWrap/>
            <w:vAlign w:val="bottom"/>
            <w:hideMark/>
          </w:tcPr>
          <w:p w14:paraId="57A3DCBE" w14:textId="6B8C775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0.0858</w:t>
            </w:r>
          </w:p>
        </w:tc>
      </w:tr>
      <w:tr w:rsidR="002505CF" w:rsidRPr="00197A2B" w14:paraId="2AD990C9" w14:textId="77777777" w:rsidTr="005C2974">
        <w:trPr>
          <w:trHeight w:val="300"/>
        </w:trPr>
        <w:tc>
          <w:tcPr>
            <w:tcW w:w="1018" w:type="dxa"/>
            <w:noWrap/>
            <w:vAlign w:val="bottom"/>
            <w:hideMark/>
          </w:tcPr>
          <w:p w14:paraId="080EBA5C" w14:textId="743F35F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7</w:t>
            </w:r>
          </w:p>
        </w:tc>
        <w:tc>
          <w:tcPr>
            <w:tcW w:w="4197" w:type="dxa"/>
            <w:noWrap/>
            <w:vAlign w:val="bottom"/>
            <w:hideMark/>
          </w:tcPr>
          <w:p w14:paraId="3810011D" w14:textId="09276A8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((HA,PD),MN),(MM,(GD,RD))));</w:t>
            </w:r>
          </w:p>
        </w:tc>
        <w:tc>
          <w:tcPr>
            <w:tcW w:w="1684" w:type="dxa"/>
            <w:noWrap/>
            <w:vAlign w:val="bottom"/>
            <w:hideMark/>
          </w:tcPr>
          <w:p w14:paraId="59077705" w14:textId="176C3C6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11723</w:t>
            </w:r>
          </w:p>
        </w:tc>
        <w:tc>
          <w:tcPr>
            <w:tcW w:w="2451" w:type="dxa"/>
            <w:noWrap/>
            <w:vAlign w:val="bottom"/>
            <w:hideMark/>
          </w:tcPr>
          <w:p w14:paraId="0E6DF195" w14:textId="11918107"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0.0716</w:t>
            </w:r>
          </w:p>
        </w:tc>
      </w:tr>
      <w:tr w:rsidR="002505CF" w:rsidRPr="00197A2B" w14:paraId="1E73DC0E" w14:textId="77777777" w:rsidTr="005C2974">
        <w:trPr>
          <w:trHeight w:val="300"/>
        </w:trPr>
        <w:tc>
          <w:tcPr>
            <w:tcW w:w="1018" w:type="dxa"/>
            <w:tcBorders>
              <w:bottom w:val="single" w:sz="4" w:space="0" w:color="auto"/>
            </w:tcBorders>
            <w:noWrap/>
            <w:vAlign w:val="bottom"/>
            <w:hideMark/>
          </w:tcPr>
          <w:p w14:paraId="77943693" w14:textId="0DBA85F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8</w:t>
            </w:r>
          </w:p>
        </w:tc>
        <w:tc>
          <w:tcPr>
            <w:tcW w:w="4197" w:type="dxa"/>
            <w:tcBorders>
              <w:bottom w:val="single" w:sz="4" w:space="0" w:color="auto"/>
            </w:tcBorders>
            <w:noWrap/>
            <w:vAlign w:val="bottom"/>
            <w:hideMark/>
          </w:tcPr>
          <w:p w14:paraId="0BFE9127" w14:textId="531048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((HA,MN),PD),(MM,(GD,RD))));</w:t>
            </w:r>
          </w:p>
        </w:tc>
        <w:tc>
          <w:tcPr>
            <w:tcW w:w="1684" w:type="dxa"/>
            <w:tcBorders>
              <w:bottom w:val="single" w:sz="4" w:space="0" w:color="auto"/>
            </w:tcBorders>
            <w:noWrap/>
            <w:vAlign w:val="bottom"/>
            <w:hideMark/>
          </w:tcPr>
          <w:p w14:paraId="40134070" w14:textId="5098F0D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11308</w:t>
            </w:r>
          </w:p>
        </w:tc>
        <w:tc>
          <w:tcPr>
            <w:tcW w:w="2451" w:type="dxa"/>
            <w:tcBorders>
              <w:bottom w:val="single" w:sz="4" w:space="0" w:color="auto"/>
            </w:tcBorders>
            <w:noWrap/>
            <w:vAlign w:val="bottom"/>
            <w:hideMark/>
          </w:tcPr>
          <w:p w14:paraId="3D9BD62A" w14:textId="557A53DF"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0.0691</w:t>
            </w:r>
          </w:p>
        </w:tc>
      </w:tr>
    </w:tbl>
    <w:p w14:paraId="37B02252" w14:textId="12608363" w:rsidR="00E44640" w:rsidRPr="00197A2B" w:rsidRDefault="008E686B" w:rsidP="00F413E3">
      <w:pPr>
        <w:ind w:left="90"/>
        <w:jc w:val="both"/>
        <w:rPr>
          <w:rFonts w:ascii="Times New Roman" w:hAnsi="Times New Roman" w:cs="Times New Roman"/>
          <w:sz w:val="24"/>
          <w:szCs w:val="24"/>
        </w:rPr>
      </w:pPr>
      <w:r>
        <w:rPr>
          <w:rFonts w:ascii="Times New Roman" w:hAnsi="Times New Roman" w:cs="Times New Roman"/>
          <w:sz w:val="24"/>
          <w:szCs w:val="24"/>
        </w:rPr>
        <w:t>*The topology recovered from concatenation of genes</w:t>
      </w:r>
      <w:r w:rsidR="00FE0EA2">
        <w:rPr>
          <w:rFonts w:ascii="Times New Roman" w:hAnsi="Times New Roman" w:cs="Times New Roman"/>
          <w:sz w:val="24"/>
          <w:szCs w:val="24"/>
        </w:rPr>
        <w:t xml:space="preserve"> or UCEs</w:t>
      </w:r>
    </w:p>
    <w:p w14:paraId="2D8EAE8C" w14:textId="47F45C55" w:rsidR="00606B35" w:rsidRPr="00197A2B" w:rsidRDefault="00606B35" w:rsidP="00F413E3">
      <w:pPr>
        <w:pStyle w:val="Heading3"/>
      </w:pPr>
      <w:r w:rsidRPr="00197A2B">
        <w:t xml:space="preserve">Table </w:t>
      </w:r>
      <w:r w:rsidR="008C347C">
        <w:t>4</w:t>
      </w:r>
      <w:r w:rsidRPr="00197A2B">
        <w:t>: Summaries of phylogenies per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0EE4D606" w14:textId="77777777" w:rsidTr="00606B35">
        <w:trPr>
          <w:jc w:val="center"/>
        </w:trPr>
        <w:tc>
          <w:tcPr>
            <w:tcW w:w="1620" w:type="dxa"/>
            <w:tcBorders>
              <w:top w:val="single" w:sz="4" w:space="0" w:color="auto"/>
              <w:bottom w:val="single" w:sz="4" w:space="0" w:color="auto"/>
            </w:tcBorders>
            <w:vAlign w:val="center"/>
          </w:tcPr>
          <w:p w14:paraId="4E80DD52" w14:textId="53EF0AA6"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Chromosome</w:t>
            </w:r>
          </w:p>
        </w:tc>
        <w:tc>
          <w:tcPr>
            <w:tcW w:w="3600" w:type="dxa"/>
            <w:tcBorders>
              <w:top w:val="single" w:sz="4" w:space="0" w:color="auto"/>
              <w:bottom w:val="single" w:sz="4" w:space="0" w:color="auto"/>
            </w:tcBorders>
            <w:vAlign w:val="center"/>
          </w:tcPr>
          <w:p w14:paraId="583F491E" w14:textId="55DF8CF3"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unique topologies recovered</w:t>
            </w:r>
          </w:p>
        </w:tc>
      </w:tr>
      <w:tr w:rsidR="005C2974" w:rsidRPr="00197A2B" w14:paraId="01D379BD" w14:textId="77777777" w:rsidTr="005C2974">
        <w:trPr>
          <w:jc w:val="center"/>
        </w:trPr>
        <w:tc>
          <w:tcPr>
            <w:tcW w:w="1620" w:type="dxa"/>
            <w:tcBorders>
              <w:top w:val="single" w:sz="4" w:space="0" w:color="auto"/>
            </w:tcBorders>
            <w:vAlign w:val="bottom"/>
          </w:tcPr>
          <w:p w14:paraId="7BF35AA6" w14:textId="390E8B3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w:t>
            </w:r>
          </w:p>
        </w:tc>
        <w:tc>
          <w:tcPr>
            <w:tcW w:w="3600" w:type="dxa"/>
            <w:tcBorders>
              <w:top w:val="single" w:sz="4" w:space="0" w:color="auto"/>
            </w:tcBorders>
            <w:vAlign w:val="bottom"/>
          </w:tcPr>
          <w:p w14:paraId="38F3F38F" w14:textId="64FEDEB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184</w:t>
            </w:r>
          </w:p>
        </w:tc>
      </w:tr>
      <w:tr w:rsidR="005C2974" w:rsidRPr="00197A2B" w14:paraId="27A53939" w14:textId="77777777" w:rsidTr="005C2974">
        <w:trPr>
          <w:jc w:val="center"/>
        </w:trPr>
        <w:tc>
          <w:tcPr>
            <w:tcW w:w="1620" w:type="dxa"/>
            <w:vAlign w:val="bottom"/>
          </w:tcPr>
          <w:p w14:paraId="28F1F166" w14:textId="18FDE8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w:t>
            </w:r>
          </w:p>
        </w:tc>
        <w:tc>
          <w:tcPr>
            <w:tcW w:w="3600" w:type="dxa"/>
            <w:vAlign w:val="bottom"/>
          </w:tcPr>
          <w:p w14:paraId="3096E393" w14:textId="454F31D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123</w:t>
            </w:r>
          </w:p>
        </w:tc>
      </w:tr>
      <w:tr w:rsidR="005C2974" w:rsidRPr="00197A2B" w14:paraId="4376008D" w14:textId="77777777" w:rsidTr="005C2974">
        <w:trPr>
          <w:jc w:val="center"/>
        </w:trPr>
        <w:tc>
          <w:tcPr>
            <w:tcW w:w="1620" w:type="dxa"/>
            <w:vAlign w:val="bottom"/>
          </w:tcPr>
          <w:p w14:paraId="089109BD" w14:textId="0006877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3</w:t>
            </w:r>
          </w:p>
        </w:tc>
        <w:tc>
          <w:tcPr>
            <w:tcW w:w="3600" w:type="dxa"/>
            <w:vAlign w:val="bottom"/>
          </w:tcPr>
          <w:p w14:paraId="1708B0DE" w14:textId="11892F8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114</w:t>
            </w:r>
          </w:p>
        </w:tc>
      </w:tr>
      <w:tr w:rsidR="005C2974" w:rsidRPr="00197A2B" w14:paraId="28CDF31E" w14:textId="77777777" w:rsidTr="005C2974">
        <w:trPr>
          <w:jc w:val="center"/>
        </w:trPr>
        <w:tc>
          <w:tcPr>
            <w:tcW w:w="1620" w:type="dxa"/>
            <w:vAlign w:val="bottom"/>
          </w:tcPr>
          <w:p w14:paraId="20FFFB24" w14:textId="58E0708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4</w:t>
            </w:r>
          </w:p>
        </w:tc>
        <w:tc>
          <w:tcPr>
            <w:tcW w:w="3600" w:type="dxa"/>
            <w:vAlign w:val="bottom"/>
          </w:tcPr>
          <w:p w14:paraId="4A61E654" w14:textId="4BCA04F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144</w:t>
            </w:r>
          </w:p>
        </w:tc>
      </w:tr>
      <w:tr w:rsidR="005C2974" w:rsidRPr="00197A2B" w14:paraId="707C4282" w14:textId="77777777" w:rsidTr="005C2974">
        <w:trPr>
          <w:jc w:val="center"/>
        </w:trPr>
        <w:tc>
          <w:tcPr>
            <w:tcW w:w="1620" w:type="dxa"/>
            <w:vAlign w:val="bottom"/>
          </w:tcPr>
          <w:p w14:paraId="7FF48E20" w14:textId="41738CA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5</w:t>
            </w:r>
          </w:p>
        </w:tc>
        <w:tc>
          <w:tcPr>
            <w:tcW w:w="3600" w:type="dxa"/>
            <w:vAlign w:val="bottom"/>
          </w:tcPr>
          <w:p w14:paraId="0B344D0A" w14:textId="304817E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134</w:t>
            </w:r>
          </w:p>
        </w:tc>
      </w:tr>
      <w:tr w:rsidR="005C2974" w:rsidRPr="00197A2B" w14:paraId="49158AC7" w14:textId="77777777" w:rsidTr="005C2974">
        <w:trPr>
          <w:jc w:val="center"/>
        </w:trPr>
        <w:tc>
          <w:tcPr>
            <w:tcW w:w="1620" w:type="dxa"/>
            <w:vAlign w:val="bottom"/>
          </w:tcPr>
          <w:p w14:paraId="6A10792C" w14:textId="185E9D8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6</w:t>
            </w:r>
          </w:p>
        </w:tc>
        <w:tc>
          <w:tcPr>
            <w:tcW w:w="3600" w:type="dxa"/>
            <w:vAlign w:val="bottom"/>
          </w:tcPr>
          <w:p w14:paraId="104884A6" w14:textId="60A73D46"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172</w:t>
            </w:r>
          </w:p>
        </w:tc>
      </w:tr>
      <w:tr w:rsidR="005C2974" w:rsidRPr="00197A2B" w14:paraId="1AAB47BE" w14:textId="77777777" w:rsidTr="005C2974">
        <w:trPr>
          <w:jc w:val="center"/>
        </w:trPr>
        <w:tc>
          <w:tcPr>
            <w:tcW w:w="1620" w:type="dxa"/>
            <w:vAlign w:val="bottom"/>
          </w:tcPr>
          <w:p w14:paraId="5A79D027" w14:textId="44EEC87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w:t>
            </w:r>
          </w:p>
        </w:tc>
        <w:tc>
          <w:tcPr>
            <w:tcW w:w="3600" w:type="dxa"/>
            <w:vAlign w:val="bottom"/>
          </w:tcPr>
          <w:p w14:paraId="6371AA9D" w14:textId="3705E4D0"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218</w:t>
            </w:r>
          </w:p>
        </w:tc>
      </w:tr>
      <w:tr w:rsidR="005C2974" w:rsidRPr="00197A2B" w14:paraId="17C2C524" w14:textId="77777777" w:rsidTr="005C2974">
        <w:trPr>
          <w:jc w:val="center"/>
        </w:trPr>
        <w:tc>
          <w:tcPr>
            <w:tcW w:w="1620" w:type="dxa"/>
            <w:vAlign w:val="bottom"/>
          </w:tcPr>
          <w:p w14:paraId="62E6FA8A" w14:textId="050D3DBC"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w:t>
            </w:r>
          </w:p>
        </w:tc>
        <w:tc>
          <w:tcPr>
            <w:tcW w:w="3600" w:type="dxa"/>
            <w:vAlign w:val="bottom"/>
          </w:tcPr>
          <w:p w14:paraId="27C04FD1" w14:textId="481D1B8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133</w:t>
            </w:r>
          </w:p>
        </w:tc>
      </w:tr>
      <w:tr w:rsidR="005C2974" w:rsidRPr="00197A2B" w14:paraId="5D0055AC" w14:textId="77777777" w:rsidTr="005C2974">
        <w:trPr>
          <w:jc w:val="center"/>
        </w:trPr>
        <w:tc>
          <w:tcPr>
            <w:tcW w:w="1620" w:type="dxa"/>
            <w:vAlign w:val="bottom"/>
          </w:tcPr>
          <w:p w14:paraId="2DAD5085" w14:textId="43D5DDA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w:t>
            </w:r>
          </w:p>
        </w:tc>
        <w:tc>
          <w:tcPr>
            <w:tcW w:w="3600" w:type="dxa"/>
            <w:vAlign w:val="bottom"/>
          </w:tcPr>
          <w:p w14:paraId="50F8346F" w14:textId="1F611A3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116</w:t>
            </w:r>
          </w:p>
        </w:tc>
      </w:tr>
      <w:tr w:rsidR="005C2974" w:rsidRPr="00197A2B" w14:paraId="61B34CFC" w14:textId="77777777" w:rsidTr="005C2974">
        <w:trPr>
          <w:jc w:val="center"/>
        </w:trPr>
        <w:tc>
          <w:tcPr>
            <w:tcW w:w="1620" w:type="dxa"/>
            <w:vAlign w:val="bottom"/>
          </w:tcPr>
          <w:p w14:paraId="1EA0CF33" w14:textId="63583B3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10</w:t>
            </w:r>
          </w:p>
        </w:tc>
        <w:tc>
          <w:tcPr>
            <w:tcW w:w="3600" w:type="dxa"/>
            <w:vAlign w:val="bottom"/>
          </w:tcPr>
          <w:p w14:paraId="30C3C6ED" w14:textId="199AC95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110</w:t>
            </w:r>
          </w:p>
        </w:tc>
      </w:tr>
      <w:tr w:rsidR="005C2974" w:rsidRPr="00197A2B" w14:paraId="34EFED18" w14:textId="77777777" w:rsidTr="005C2974">
        <w:trPr>
          <w:jc w:val="center"/>
        </w:trPr>
        <w:tc>
          <w:tcPr>
            <w:tcW w:w="1620" w:type="dxa"/>
            <w:vAlign w:val="bottom"/>
          </w:tcPr>
          <w:p w14:paraId="5A0EA4CD" w14:textId="67E3B5F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w:t>
            </w:r>
          </w:p>
        </w:tc>
        <w:tc>
          <w:tcPr>
            <w:tcW w:w="3600" w:type="dxa"/>
            <w:vAlign w:val="bottom"/>
          </w:tcPr>
          <w:p w14:paraId="52DAF4D8" w14:textId="1E77FE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93</w:t>
            </w:r>
          </w:p>
        </w:tc>
      </w:tr>
      <w:tr w:rsidR="005C2974" w:rsidRPr="00197A2B" w14:paraId="3971C708" w14:textId="77777777" w:rsidTr="005C2974">
        <w:trPr>
          <w:jc w:val="center"/>
        </w:trPr>
        <w:tc>
          <w:tcPr>
            <w:tcW w:w="1620" w:type="dxa"/>
            <w:vAlign w:val="bottom"/>
          </w:tcPr>
          <w:p w14:paraId="3FEA46B8" w14:textId="1D5A94C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w:t>
            </w:r>
          </w:p>
        </w:tc>
        <w:tc>
          <w:tcPr>
            <w:tcW w:w="3600" w:type="dxa"/>
            <w:vAlign w:val="bottom"/>
          </w:tcPr>
          <w:p w14:paraId="58BF2EC3" w14:textId="62DDB1C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179</w:t>
            </w:r>
          </w:p>
        </w:tc>
      </w:tr>
      <w:tr w:rsidR="005C2974" w:rsidRPr="00197A2B" w14:paraId="6EDA7972" w14:textId="77777777" w:rsidTr="005C2974">
        <w:trPr>
          <w:jc w:val="center"/>
        </w:trPr>
        <w:tc>
          <w:tcPr>
            <w:tcW w:w="1620" w:type="dxa"/>
            <w:vAlign w:val="bottom"/>
          </w:tcPr>
          <w:p w14:paraId="78E4A4A2" w14:textId="65F0B2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w:t>
            </w:r>
          </w:p>
        </w:tc>
        <w:tc>
          <w:tcPr>
            <w:tcW w:w="3600" w:type="dxa"/>
            <w:vAlign w:val="bottom"/>
          </w:tcPr>
          <w:p w14:paraId="119A7DD8" w14:textId="4A6C0C1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186</w:t>
            </w:r>
          </w:p>
        </w:tc>
      </w:tr>
      <w:tr w:rsidR="005C2974" w:rsidRPr="00197A2B" w14:paraId="0AD0F10C" w14:textId="77777777" w:rsidTr="005C2974">
        <w:trPr>
          <w:jc w:val="center"/>
        </w:trPr>
        <w:tc>
          <w:tcPr>
            <w:tcW w:w="1620" w:type="dxa"/>
            <w:vAlign w:val="bottom"/>
          </w:tcPr>
          <w:p w14:paraId="67660CAB" w14:textId="29F8ABC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w:t>
            </w:r>
          </w:p>
        </w:tc>
        <w:tc>
          <w:tcPr>
            <w:tcW w:w="3600" w:type="dxa"/>
            <w:vAlign w:val="bottom"/>
          </w:tcPr>
          <w:p w14:paraId="2DDCCDD3" w14:textId="1C2C1A3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173</w:t>
            </w:r>
          </w:p>
        </w:tc>
      </w:tr>
      <w:tr w:rsidR="005C2974" w:rsidRPr="00197A2B" w14:paraId="623BD134" w14:textId="77777777" w:rsidTr="005C2974">
        <w:trPr>
          <w:jc w:val="center"/>
        </w:trPr>
        <w:tc>
          <w:tcPr>
            <w:tcW w:w="1620" w:type="dxa"/>
            <w:vAlign w:val="bottom"/>
          </w:tcPr>
          <w:p w14:paraId="1D0E1C5A" w14:textId="1514002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lastRenderedPageBreak/>
              <w:t>15</w:t>
            </w:r>
          </w:p>
        </w:tc>
        <w:tc>
          <w:tcPr>
            <w:tcW w:w="3600" w:type="dxa"/>
            <w:vAlign w:val="bottom"/>
          </w:tcPr>
          <w:p w14:paraId="7A6A7C9F" w14:textId="229A5D2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96</w:t>
            </w:r>
          </w:p>
        </w:tc>
      </w:tr>
      <w:tr w:rsidR="005C2974" w:rsidRPr="00197A2B" w14:paraId="209313FF" w14:textId="77777777" w:rsidTr="005C2974">
        <w:trPr>
          <w:jc w:val="center"/>
        </w:trPr>
        <w:tc>
          <w:tcPr>
            <w:tcW w:w="1620" w:type="dxa"/>
            <w:vAlign w:val="bottom"/>
          </w:tcPr>
          <w:p w14:paraId="79856D0F" w14:textId="05D9D7C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16</w:t>
            </w:r>
          </w:p>
        </w:tc>
        <w:tc>
          <w:tcPr>
            <w:tcW w:w="3600" w:type="dxa"/>
            <w:vAlign w:val="bottom"/>
          </w:tcPr>
          <w:p w14:paraId="72CC3ED3" w14:textId="5EBF59A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94</w:t>
            </w:r>
          </w:p>
        </w:tc>
      </w:tr>
      <w:tr w:rsidR="005C2974" w:rsidRPr="00197A2B" w14:paraId="6C444CFB" w14:textId="77777777" w:rsidTr="005C2974">
        <w:trPr>
          <w:jc w:val="center"/>
        </w:trPr>
        <w:tc>
          <w:tcPr>
            <w:tcW w:w="1620" w:type="dxa"/>
            <w:vAlign w:val="bottom"/>
          </w:tcPr>
          <w:p w14:paraId="3064D8E0" w14:textId="46D595F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w:t>
            </w:r>
          </w:p>
        </w:tc>
        <w:tc>
          <w:tcPr>
            <w:tcW w:w="3600" w:type="dxa"/>
            <w:vAlign w:val="bottom"/>
          </w:tcPr>
          <w:p w14:paraId="757A34B0" w14:textId="40FC289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188</w:t>
            </w:r>
          </w:p>
        </w:tc>
      </w:tr>
      <w:tr w:rsidR="005C2974" w:rsidRPr="00197A2B" w14:paraId="7F4B5815" w14:textId="77777777" w:rsidTr="005C2974">
        <w:trPr>
          <w:jc w:val="center"/>
        </w:trPr>
        <w:tc>
          <w:tcPr>
            <w:tcW w:w="1620" w:type="dxa"/>
            <w:vAlign w:val="bottom"/>
          </w:tcPr>
          <w:p w14:paraId="71B06BB8" w14:textId="4A24DA7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w:t>
            </w:r>
          </w:p>
        </w:tc>
        <w:tc>
          <w:tcPr>
            <w:tcW w:w="3600" w:type="dxa"/>
            <w:vAlign w:val="bottom"/>
          </w:tcPr>
          <w:p w14:paraId="57269C69" w14:textId="13BB9C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75</w:t>
            </w:r>
          </w:p>
        </w:tc>
      </w:tr>
      <w:tr w:rsidR="005C2974" w:rsidRPr="00197A2B" w14:paraId="25EFE24D" w14:textId="77777777" w:rsidTr="005C2974">
        <w:trPr>
          <w:jc w:val="center"/>
        </w:trPr>
        <w:tc>
          <w:tcPr>
            <w:tcW w:w="1620" w:type="dxa"/>
            <w:vAlign w:val="bottom"/>
          </w:tcPr>
          <w:p w14:paraId="4370292D" w14:textId="2451CA7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19</w:t>
            </w:r>
          </w:p>
        </w:tc>
        <w:tc>
          <w:tcPr>
            <w:tcW w:w="3600" w:type="dxa"/>
            <w:vAlign w:val="bottom"/>
          </w:tcPr>
          <w:p w14:paraId="333F7ECA" w14:textId="433AD72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82</w:t>
            </w:r>
          </w:p>
        </w:tc>
      </w:tr>
      <w:tr w:rsidR="005C2974" w:rsidRPr="00197A2B" w14:paraId="59B8E8D1" w14:textId="77777777" w:rsidTr="005C2974">
        <w:trPr>
          <w:jc w:val="center"/>
        </w:trPr>
        <w:tc>
          <w:tcPr>
            <w:tcW w:w="1620" w:type="dxa"/>
            <w:tcBorders>
              <w:bottom w:val="single" w:sz="4" w:space="0" w:color="auto"/>
            </w:tcBorders>
            <w:vAlign w:val="bottom"/>
          </w:tcPr>
          <w:p w14:paraId="378D5196" w14:textId="1647CDC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X</w:t>
            </w:r>
          </w:p>
        </w:tc>
        <w:tc>
          <w:tcPr>
            <w:tcW w:w="3600" w:type="dxa"/>
            <w:tcBorders>
              <w:bottom w:val="single" w:sz="4" w:space="0" w:color="auto"/>
            </w:tcBorders>
            <w:vAlign w:val="bottom"/>
          </w:tcPr>
          <w:p w14:paraId="138B1532" w14:textId="1569132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207</w:t>
            </w:r>
          </w:p>
        </w:tc>
      </w:tr>
    </w:tbl>
    <w:p w14:paraId="14AB59B0" w14:textId="77777777" w:rsidR="008C77EA" w:rsidRDefault="008C77EA" w:rsidP="008C77EA"/>
    <w:p w14:paraId="19D4EA28" w14:textId="0FCBB354" w:rsidR="00F94241" w:rsidRPr="00197A2B" w:rsidRDefault="00F94241" w:rsidP="00F413E3">
      <w:pPr>
        <w:pStyle w:val="Heading3"/>
      </w:pPr>
      <w:r w:rsidRPr="00197A2B">
        <w:t xml:space="preserve">Table </w:t>
      </w:r>
      <w:r w:rsidR="008C347C">
        <w:t>5</w:t>
      </w:r>
      <w:r w:rsidRPr="00197A2B">
        <w:t xml:space="preserve">: </w:t>
      </w:r>
      <w:r>
        <w:t>Rates and types of error when using concatenated trees for gene-based selection tests</w:t>
      </w:r>
      <w:r w:rsidRPr="00197A2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58F4360E" w14:textId="77777777" w:rsidR="00F94241" w:rsidRPr="00197A2B" w:rsidRDefault="00F94241" w:rsidP="00F413E3">
      <w:pPr>
        <w:jc w:val="both"/>
        <w:rPr>
          <w:rFonts w:ascii="Times New Roman" w:hAnsi="Times New Roman" w:cs="Times New Roman"/>
          <w:sz w:val="24"/>
          <w:szCs w:val="24"/>
        </w:rPr>
      </w:pPr>
    </w:p>
    <w:p w14:paraId="4CD0FE74" w14:textId="1AD7ABFC" w:rsidR="00C31246" w:rsidRDefault="00C31246" w:rsidP="00F413E3">
      <w:pPr>
        <w:spacing w:after="160" w:line="259" w:lineRule="auto"/>
        <w:jc w:val="both"/>
        <w:rPr>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198FA84C">
            <wp:extent cx="4608945" cy="6381616"/>
            <wp:effectExtent l="0" t="0" r="127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7"/>
                    <a:stretch>
                      <a:fillRect/>
                    </a:stretch>
                  </pic:blipFill>
                  <pic:spPr bwMode="auto">
                    <a:xfrm>
                      <a:off x="0" y="0"/>
                      <a:ext cx="4608945" cy="6381616"/>
                    </a:xfrm>
                    <a:prstGeom prst="rect">
                      <a:avLst/>
                    </a:prstGeom>
                    <a:noFill/>
                    <a:ln>
                      <a:noFill/>
                    </a:ln>
                  </pic:spPr>
                </pic:pic>
              </a:graphicData>
            </a:graphic>
          </wp:inline>
        </w:drawing>
      </w:r>
    </w:p>
    <w:p w14:paraId="3C861584" w14:textId="76ADAB1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w:t>
      </w:r>
      <w:r w:rsidR="00F85BD9">
        <w:rPr>
          <w:rFonts w:ascii="Times New Roman" w:hAnsi="Times New Roman" w:cs="Times New Roman"/>
          <w:sz w:val="24"/>
          <w:szCs w:val="24"/>
        </w:rPr>
        <w:lastRenderedPageBreak/>
        <w:t xml:space="preserve">in Tables 2 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8"/>
                    <a:stretch>
                      <a:fillRect/>
                    </a:stretch>
                  </pic:blipFill>
                  <pic:spPr bwMode="auto">
                    <a:xfrm>
                      <a:off x="0" y="0"/>
                      <a:ext cx="5135054" cy="6846740"/>
                    </a:xfrm>
                    <a:prstGeom prst="rect">
                      <a:avLst/>
                    </a:prstGeom>
                    <a:noFill/>
                    <a:ln>
                      <a:noFill/>
                    </a:ln>
                  </pic:spPr>
                </pic:pic>
              </a:graphicData>
            </a:graphic>
          </wp:inline>
        </w:drawing>
      </w:r>
    </w:p>
    <w:p w14:paraId="78DC1AA6" w14:textId="4FA4416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w:t>
      </w:r>
      <w:r w:rsidR="00A22613">
        <w:rPr>
          <w:rFonts w:ascii="Times New Roman" w:hAnsi="Times New Roman" w:cs="Times New Roman"/>
          <w:sz w:val="24"/>
          <w:szCs w:val="24"/>
        </w:rPr>
        <w:lastRenderedPageBreak/>
        <w:t>along 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p>
    <w:p w14:paraId="42ACC60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9"/>
                    <a:stretch>
                      <a:fillRect/>
                    </a:stretch>
                  </pic:blipFill>
                  <pic:spPr bwMode="auto">
                    <a:xfrm>
                      <a:off x="0" y="0"/>
                      <a:ext cx="5934075" cy="3708797"/>
                    </a:xfrm>
                    <a:prstGeom prst="rect">
                      <a:avLst/>
                    </a:prstGeom>
                    <a:noFill/>
                    <a:ln>
                      <a:noFill/>
                    </a:ln>
                  </pic:spPr>
                </pic:pic>
              </a:graphicData>
            </a:graphic>
          </wp:inline>
        </w:drawing>
      </w:r>
    </w:p>
    <w:p w14:paraId="659CB793" w14:textId="5C142DE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w:t>
      </w:r>
      <w:proofErr w:type="gramStart"/>
      <w:r w:rsidR="0041108A">
        <w:rPr>
          <w:rFonts w:ascii="Times New Roman" w:hAnsi="Times New Roman" w:cs="Times New Roman"/>
          <w:sz w:val="24"/>
          <w:szCs w:val="24"/>
        </w:rPr>
        <w:t>fit to</w:t>
      </w:r>
      <w:proofErr w:type="gramEnd"/>
      <w:r w:rsidR="0041108A">
        <w:rPr>
          <w:rFonts w:ascii="Times New Roman" w:hAnsi="Times New Roman" w:cs="Times New Roman"/>
          <w:sz w:val="24"/>
          <w:szCs w:val="24"/>
        </w:rPr>
        <w:t xml:space="preserve">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D) The slopes of the correlation between genomic distance and tree distance from panel B represent the rate at which tree similarity decays across the genome.</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20"/>
                    <a:stretch>
                      <a:fillRect/>
                    </a:stretch>
                  </pic:blipFill>
                  <pic:spPr bwMode="auto">
                    <a:xfrm>
                      <a:off x="0" y="0"/>
                      <a:ext cx="5943600" cy="1981200"/>
                    </a:xfrm>
                    <a:prstGeom prst="rect">
                      <a:avLst/>
                    </a:prstGeom>
                    <a:noFill/>
                    <a:ln>
                      <a:noFill/>
                    </a:ln>
                  </pic:spPr>
                </pic:pic>
              </a:graphicData>
            </a:graphic>
          </wp:inline>
        </w:drawing>
      </w:r>
    </w:p>
    <w:p w14:paraId="4B53F6AD" w14:textId="6ECD17DC"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4: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 xml:space="preserve">tree similarity and recombination rate in 5Mb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10kb windows within the 5Mb window. B) The</w:t>
      </w:r>
      <w:r w:rsidR="00D24E78">
        <w:rPr>
          <w:rFonts w:ascii="Times New Roman" w:hAnsi="Times New Roman" w:cs="Times New Roman"/>
          <w:sz w:val="24"/>
          <w:szCs w:val="24"/>
        </w:rPr>
        <w:t xml:space="preserve"> slopes of the linear correlation between the weighted Robinson-Foulds distances between the first 10kb window and every other 10kb window within a 5Mb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50CB9F79"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t>
      </w:r>
      <w:proofErr w:type="spellStart"/>
      <w:r w:rsidR="00F330D6">
        <w:rPr>
          <w:rFonts w:ascii="Times New Roman" w:hAnsi="Times New Roman" w:cs="Times New Roman"/>
          <w:sz w:val="24"/>
          <w:szCs w:val="24"/>
        </w:rPr>
        <w:t>wRF</w:t>
      </w:r>
      <w:proofErr w:type="spellEnd"/>
      <w:r w:rsidR="00F330D6">
        <w:rPr>
          <w:rFonts w:ascii="Times New Roman" w:hAnsi="Times New Roman" w:cs="Times New Roman"/>
          <w:sz w:val="24"/>
          <w:szCs w:val="24"/>
        </w:rPr>
        <w:t xml:space="preserve"> and the </w:t>
      </w:r>
      <w:proofErr w:type="spellStart"/>
      <w:r w:rsidR="00F330D6">
        <w:rPr>
          <w:rFonts w:ascii="Times New Roman" w:hAnsi="Times New Roman" w:cs="Times New Roman"/>
          <w:sz w:val="24"/>
          <w:szCs w:val="24"/>
        </w:rPr>
        <w:t>log</w:t>
      </w:r>
      <w:proofErr w:type="spellEnd"/>
      <w:r w:rsidR="00F330D6">
        <w:rPr>
          <w:rFonts w:ascii="Times New Roman" w:hAnsi="Times New Roman" w:cs="Times New Roman"/>
          <w:sz w:val="24"/>
          <w:szCs w:val="24"/>
        </w:rPr>
        <w:t xml:space="preserve"> distance between each window up to 5Mb away from the feature window. 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0183EE24"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3583084A" w14:textId="0B758037" w:rsidR="000370A6" w:rsidRPr="000370A6" w:rsidRDefault="009418B1" w:rsidP="000370A6">
      <w:pPr>
        <w:pStyle w:val="EndNoteBibliography"/>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0370A6" w:rsidRPr="000370A6">
        <w:t xml:space="preserve">PDB (The Paleobiology Database) [Internet]. 2011 January 21st, 2022]. Available from: </w:t>
      </w:r>
      <w:hyperlink r:id="rId23" w:history="1">
        <w:r w:rsidR="000370A6" w:rsidRPr="000370A6">
          <w:rPr>
            <w:rStyle w:val="Hyperlink"/>
          </w:rPr>
          <w:t>http://paleodb.org/</w:t>
        </w:r>
      </w:hyperlink>
      <w:r w:rsidR="000370A6" w:rsidRPr="000370A6">
        <w:t xml:space="preserve"> </w:t>
      </w:r>
    </w:p>
    <w:p w14:paraId="390D6556" w14:textId="77777777" w:rsidR="000370A6" w:rsidRPr="000370A6" w:rsidRDefault="000370A6" w:rsidP="000370A6">
      <w:pPr>
        <w:pStyle w:val="EndNoteBibliography"/>
        <w:spacing w:after="0"/>
      </w:pPr>
    </w:p>
    <w:p w14:paraId="50DF1A9D" w14:textId="77777777" w:rsidR="000370A6" w:rsidRPr="000370A6" w:rsidRDefault="000370A6" w:rsidP="000370A6">
      <w:pPr>
        <w:pStyle w:val="EndNoteBibliography"/>
        <w:ind w:left="720" w:hanging="720"/>
      </w:pPr>
      <w:r w:rsidRPr="000370A6">
        <w:t xml:space="preserve">Aghova T, Kimura Y, Bryja J, Dobigny G, Granjon L, Kergoat GJ. 2018. Fossils know it best: Using a new set of fossil calibrations to improve the temporal phylogenetic framework of murid rodents (Rodentia: Muridae). </w:t>
      </w:r>
      <w:r w:rsidRPr="000370A6">
        <w:rPr>
          <w:i/>
        </w:rPr>
        <w:t>Mol Phylogenet Evol</w:t>
      </w:r>
      <w:r w:rsidRPr="000370A6">
        <w:t>. 128:98-111.</w:t>
      </w:r>
    </w:p>
    <w:p w14:paraId="782B16BE" w14:textId="77777777" w:rsidR="000370A6" w:rsidRPr="000370A6" w:rsidRDefault="000370A6" w:rsidP="000370A6">
      <w:pPr>
        <w:pStyle w:val="EndNoteBibliography"/>
        <w:spacing w:after="0"/>
      </w:pPr>
    </w:p>
    <w:p w14:paraId="688B3EA3" w14:textId="77777777" w:rsidR="000370A6" w:rsidRPr="000370A6" w:rsidRDefault="000370A6" w:rsidP="000370A6">
      <w:pPr>
        <w:pStyle w:val="EndNoteBibliography"/>
        <w:ind w:left="720" w:hanging="720"/>
      </w:pPr>
      <w:r w:rsidRPr="000370A6">
        <w:t xml:space="preserve">Alda F, Ludt WB, Elias DJ, McMahan CD, Chakrabarty P. 2021. Comparing Ultraconserved Elements and Exons for Phylogenomic Analyses of Middle American Cichlids: When Data Agree to Disagree. </w:t>
      </w:r>
      <w:r w:rsidRPr="000370A6">
        <w:rPr>
          <w:i/>
        </w:rPr>
        <w:t>Genome Biol Evol</w:t>
      </w:r>
      <w:r w:rsidRPr="000370A6">
        <w:t>. 13:evab161.</w:t>
      </w:r>
    </w:p>
    <w:p w14:paraId="284DF4F2" w14:textId="77777777" w:rsidR="000370A6" w:rsidRPr="000370A6" w:rsidRDefault="000370A6" w:rsidP="000370A6">
      <w:pPr>
        <w:pStyle w:val="EndNoteBibliography"/>
        <w:spacing w:after="0"/>
      </w:pPr>
    </w:p>
    <w:p w14:paraId="0FFAE4B5" w14:textId="77777777" w:rsidR="000370A6" w:rsidRPr="000370A6" w:rsidRDefault="000370A6" w:rsidP="000370A6">
      <w:pPr>
        <w:pStyle w:val="EndNoteBibliography"/>
        <w:ind w:left="720" w:hanging="720"/>
      </w:pPr>
      <w:r w:rsidRPr="000370A6">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0370A6">
        <w:rPr>
          <w:i/>
        </w:rPr>
        <w:t>Evolution</w:t>
      </w:r>
      <w:r w:rsidRPr="000370A6">
        <w:t>. 71:475-488.</w:t>
      </w:r>
    </w:p>
    <w:p w14:paraId="45610666" w14:textId="77777777" w:rsidR="000370A6" w:rsidRPr="000370A6" w:rsidRDefault="000370A6" w:rsidP="000370A6">
      <w:pPr>
        <w:pStyle w:val="EndNoteBibliography"/>
        <w:spacing w:after="0"/>
      </w:pPr>
    </w:p>
    <w:p w14:paraId="33C4CD3F" w14:textId="77777777" w:rsidR="000370A6" w:rsidRPr="000370A6" w:rsidRDefault="000370A6" w:rsidP="000370A6">
      <w:pPr>
        <w:pStyle w:val="EndNoteBibliography"/>
        <w:ind w:left="720" w:hanging="720"/>
      </w:pPr>
      <w:r w:rsidRPr="000370A6">
        <w:t xml:space="preserve">Avise JC, Robinson TJ. 2008. Hemiplasy: a new term in the lexicon of phylogenetics. </w:t>
      </w:r>
      <w:r w:rsidRPr="000370A6">
        <w:rPr>
          <w:i/>
        </w:rPr>
        <w:t>Syst Biol</w:t>
      </w:r>
      <w:r w:rsidRPr="000370A6">
        <w:t>. 57:503-507.</w:t>
      </w:r>
    </w:p>
    <w:p w14:paraId="248BCEB6" w14:textId="77777777" w:rsidR="000370A6" w:rsidRPr="000370A6" w:rsidRDefault="000370A6" w:rsidP="000370A6">
      <w:pPr>
        <w:pStyle w:val="EndNoteBibliography"/>
        <w:spacing w:after="0"/>
      </w:pPr>
    </w:p>
    <w:p w14:paraId="582BDF19" w14:textId="77777777" w:rsidR="000370A6" w:rsidRPr="000370A6" w:rsidRDefault="000370A6" w:rsidP="000370A6">
      <w:pPr>
        <w:pStyle w:val="EndNoteBibliography"/>
        <w:ind w:left="720" w:hanging="720"/>
      </w:pPr>
      <w:r w:rsidRPr="000370A6">
        <w:t xml:space="preserve">Baudat F, Buard J, Grey C, Fledel-Alon A, Ober C, Przeworski M, Coop G, de Massy B. 2010. PRDM9 is a major determinant of meiotic recombination hotspots in humans and mice. </w:t>
      </w:r>
      <w:r w:rsidRPr="000370A6">
        <w:rPr>
          <w:i/>
        </w:rPr>
        <w:t>Science</w:t>
      </w:r>
      <w:r w:rsidRPr="000370A6">
        <w:t>. 327:836-840.</w:t>
      </w:r>
    </w:p>
    <w:p w14:paraId="68B3BDAF" w14:textId="77777777" w:rsidR="000370A6" w:rsidRPr="000370A6" w:rsidRDefault="000370A6" w:rsidP="000370A6">
      <w:pPr>
        <w:pStyle w:val="EndNoteBibliography"/>
        <w:spacing w:after="0"/>
      </w:pPr>
    </w:p>
    <w:p w14:paraId="113E66BB" w14:textId="77777777" w:rsidR="000370A6" w:rsidRPr="000370A6" w:rsidRDefault="000370A6" w:rsidP="000370A6">
      <w:pPr>
        <w:pStyle w:val="EndNoteBibliography"/>
        <w:ind w:left="720" w:hanging="720"/>
      </w:pPr>
      <w:r w:rsidRPr="000370A6">
        <w:t xml:space="preserve">Baum DA. 2007. Concordance trees, concordance factors, and the exploration of reticulate genealogy. </w:t>
      </w:r>
      <w:r w:rsidRPr="000370A6">
        <w:rPr>
          <w:i/>
        </w:rPr>
        <w:t>TAXON</w:t>
      </w:r>
      <w:r w:rsidRPr="000370A6">
        <w:t>. 56:417-426.</w:t>
      </w:r>
    </w:p>
    <w:p w14:paraId="3839E95F" w14:textId="77777777" w:rsidR="000370A6" w:rsidRPr="000370A6" w:rsidRDefault="000370A6" w:rsidP="000370A6">
      <w:pPr>
        <w:pStyle w:val="EndNoteBibliography"/>
        <w:spacing w:after="0"/>
      </w:pPr>
    </w:p>
    <w:p w14:paraId="35310EB3" w14:textId="77777777" w:rsidR="000370A6" w:rsidRPr="000370A6" w:rsidRDefault="000370A6" w:rsidP="000370A6">
      <w:pPr>
        <w:pStyle w:val="EndNoteBibliography"/>
        <w:ind w:left="720" w:hanging="720"/>
      </w:pPr>
      <w:r w:rsidRPr="000370A6">
        <w:t xml:space="preserve">Benjamini Y, Hochberg Y. 1995. Controlling the false discovery rate: a practical and powerful approach to multiple testing. </w:t>
      </w:r>
      <w:r w:rsidRPr="000370A6">
        <w:rPr>
          <w:i/>
        </w:rPr>
        <w:t>Journal of the Royal statistical society: series B (Methodological)</w:t>
      </w:r>
      <w:r w:rsidRPr="000370A6">
        <w:t>. 57:289-300.</w:t>
      </w:r>
    </w:p>
    <w:p w14:paraId="456D3930" w14:textId="77777777" w:rsidR="000370A6" w:rsidRPr="000370A6" w:rsidRDefault="000370A6" w:rsidP="000370A6">
      <w:pPr>
        <w:pStyle w:val="EndNoteBibliography"/>
        <w:spacing w:after="0"/>
      </w:pPr>
    </w:p>
    <w:p w14:paraId="372DDF57" w14:textId="77777777" w:rsidR="000370A6" w:rsidRPr="000370A6" w:rsidRDefault="000370A6" w:rsidP="000370A6">
      <w:pPr>
        <w:pStyle w:val="EndNoteBibliography"/>
        <w:ind w:left="720" w:hanging="720"/>
      </w:pPr>
      <w:r w:rsidRPr="000370A6">
        <w:t xml:space="preserve">Bloom BH. 1970. Space/time trade-offs in hash coding with allowable errors. </w:t>
      </w:r>
      <w:r w:rsidRPr="000370A6">
        <w:rPr>
          <w:i/>
        </w:rPr>
        <w:t>Commun. ACM</w:t>
      </w:r>
      <w:r w:rsidRPr="000370A6">
        <w:t>. 13:422–426.</w:t>
      </w:r>
    </w:p>
    <w:p w14:paraId="59383F1E" w14:textId="77777777" w:rsidR="000370A6" w:rsidRPr="000370A6" w:rsidRDefault="000370A6" w:rsidP="000370A6">
      <w:pPr>
        <w:pStyle w:val="EndNoteBibliography"/>
        <w:spacing w:after="0"/>
      </w:pPr>
    </w:p>
    <w:p w14:paraId="17A2D9CD" w14:textId="77777777" w:rsidR="000370A6" w:rsidRPr="000370A6" w:rsidRDefault="000370A6" w:rsidP="000370A6">
      <w:pPr>
        <w:pStyle w:val="EndNoteBibliography"/>
        <w:ind w:left="720" w:hanging="720"/>
      </w:pPr>
      <w:r w:rsidRPr="000370A6">
        <w:t>Böcker S, Canzar S, Gunnar WK. 2013. The Generalized Robinson-Foulds Metric. In:  Darling A, Stoye J, editors. Algorithms in Bioinformatics. Berlin, Heidelberg: Springer.</w:t>
      </w:r>
    </w:p>
    <w:p w14:paraId="1DFB6428" w14:textId="77777777" w:rsidR="000370A6" w:rsidRPr="000370A6" w:rsidRDefault="000370A6" w:rsidP="000370A6">
      <w:pPr>
        <w:pStyle w:val="EndNoteBibliography"/>
        <w:spacing w:after="0"/>
      </w:pPr>
    </w:p>
    <w:p w14:paraId="41CFE5FB" w14:textId="77777777" w:rsidR="000370A6" w:rsidRPr="000370A6" w:rsidRDefault="000370A6" w:rsidP="000370A6">
      <w:pPr>
        <w:pStyle w:val="EndNoteBibliography"/>
        <w:ind w:left="720" w:hanging="720"/>
      </w:pPr>
      <w:r w:rsidRPr="000370A6">
        <w:t xml:space="preserve">Bolger AM, Lohse M, Usadel B. 2014. Trimmomatic: a flexible trimmer for Illumina sequence data. </w:t>
      </w:r>
      <w:r w:rsidRPr="000370A6">
        <w:rPr>
          <w:i/>
        </w:rPr>
        <w:t>Bioinformatics</w:t>
      </w:r>
      <w:r w:rsidRPr="000370A6">
        <w:t>. 30:2114-2120.</w:t>
      </w:r>
    </w:p>
    <w:p w14:paraId="7C44CC43" w14:textId="77777777" w:rsidR="000370A6" w:rsidRPr="000370A6" w:rsidRDefault="000370A6" w:rsidP="000370A6">
      <w:pPr>
        <w:pStyle w:val="EndNoteBibliography"/>
        <w:spacing w:after="0"/>
      </w:pPr>
    </w:p>
    <w:p w14:paraId="70572053" w14:textId="77777777" w:rsidR="000370A6" w:rsidRPr="000370A6" w:rsidRDefault="000370A6" w:rsidP="000370A6">
      <w:pPr>
        <w:pStyle w:val="EndNoteBibliography"/>
        <w:ind w:left="720" w:hanging="720"/>
      </w:pPr>
      <w:r w:rsidRPr="000370A6">
        <w:lastRenderedPageBreak/>
        <w:t xml:space="preserve">Borowiec ML. 2016. AMAS: a fast tool for alignment manipulation and computing of summary statistics. </w:t>
      </w:r>
      <w:r w:rsidRPr="000370A6">
        <w:rPr>
          <w:i/>
        </w:rPr>
        <w:t>PeerJ</w:t>
      </w:r>
      <w:r w:rsidRPr="000370A6">
        <w:t>. 4:e1660.</w:t>
      </w:r>
    </w:p>
    <w:p w14:paraId="1EDE1D61" w14:textId="77777777" w:rsidR="000370A6" w:rsidRPr="000370A6" w:rsidRDefault="000370A6" w:rsidP="000370A6">
      <w:pPr>
        <w:pStyle w:val="EndNoteBibliography"/>
        <w:spacing w:after="0"/>
      </w:pPr>
    </w:p>
    <w:p w14:paraId="1142BE16" w14:textId="77777777" w:rsidR="000370A6" w:rsidRPr="000370A6" w:rsidRDefault="000370A6" w:rsidP="000370A6">
      <w:pPr>
        <w:pStyle w:val="EndNoteBibliography"/>
        <w:ind w:left="720" w:hanging="720"/>
      </w:pPr>
      <w:r w:rsidRPr="000370A6">
        <w:t xml:space="preserve">Bradley RK, Roberts A, Smoot M, Juvekar S, Do J, Dewey C, Holmes I, Pachter L. 2009. Fast statistical alignment. </w:t>
      </w:r>
      <w:r w:rsidRPr="000370A6">
        <w:rPr>
          <w:i/>
        </w:rPr>
        <w:t>PLoS Comput Biol</w:t>
      </w:r>
      <w:r w:rsidRPr="000370A6">
        <w:t>. 5:e1000392.</w:t>
      </w:r>
    </w:p>
    <w:p w14:paraId="68E536B1" w14:textId="77777777" w:rsidR="000370A6" w:rsidRPr="000370A6" w:rsidRDefault="000370A6" w:rsidP="000370A6">
      <w:pPr>
        <w:pStyle w:val="EndNoteBibliography"/>
        <w:spacing w:after="0"/>
      </w:pPr>
    </w:p>
    <w:p w14:paraId="3021F4FE" w14:textId="77777777" w:rsidR="000370A6" w:rsidRPr="000370A6" w:rsidRDefault="000370A6" w:rsidP="000370A6">
      <w:pPr>
        <w:pStyle w:val="EndNoteBibliography"/>
        <w:ind w:left="720" w:hanging="720"/>
      </w:pPr>
      <w:r w:rsidRPr="000370A6">
        <w:t xml:space="preserve">Cai JJ, Macpherson JM, Sella G, Petrov DA. 2009. Pervasive hitchhiking at coding and regulatory sites in humans. </w:t>
      </w:r>
      <w:r w:rsidRPr="000370A6">
        <w:rPr>
          <w:i/>
        </w:rPr>
        <w:t>PLoS Genet</w:t>
      </w:r>
      <w:r w:rsidRPr="000370A6">
        <w:t>. 5:e1000336.</w:t>
      </w:r>
    </w:p>
    <w:p w14:paraId="70781E77" w14:textId="77777777" w:rsidR="000370A6" w:rsidRPr="000370A6" w:rsidRDefault="000370A6" w:rsidP="000370A6">
      <w:pPr>
        <w:pStyle w:val="EndNoteBibliography"/>
        <w:spacing w:after="0"/>
      </w:pPr>
    </w:p>
    <w:p w14:paraId="22D402E7" w14:textId="77777777" w:rsidR="000370A6" w:rsidRPr="000370A6" w:rsidRDefault="000370A6" w:rsidP="000370A6">
      <w:pPr>
        <w:pStyle w:val="EndNoteBibliography"/>
        <w:ind w:left="720" w:hanging="720"/>
      </w:pPr>
      <w:r w:rsidRPr="000370A6">
        <w:t xml:space="preserve">Capella-Gutierrez S, Silla-Martinez JM, Gabaldon T. 2009. trimAl: a tool for automated alignment trimming in large-scale phylogenetic analyses. </w:t>
      </w:r>
      <w:r w:rsidRPr="000370A6">
        <w:rPr>
          <w:i/>
        </w:rPr>
        <w:t>Bioinformatics</w:t>
      </w:r>
      <w:r w:rsidRPr="000370A6">
        <w:t>. 25:1972-1973.</w:t>
      </w:r>
    </w:p>
    <w:p w14:paraId="5E7E2523" w14:textId="77777777" w:rsidR="000370A6" w:rsidRPr="000370A6" w:rsidRDefault="000370A6" w:rsidP="000370A6">
      <w:pPr>
        <w:pStyle w:val="EndNoteBibliography"/>
        <w:spacing w:after="0"/>
      </w:pPr>
    </w:p>
    <w:p w14:paraId="57AFC9BE" w14:textId="77777777" w:rsidR="000370A6" w:rsidRPr="000370A6" w:rsidRDefault="000370A6" w:rsidP="000370A6">
      <w:pPr>
        <w:pStyle w:val="EndNoteBibliography"/>
        <w:ind w:left="720" w:hanging="720"/>
      </w:pPr>
      <w:r w:rsidRPr="000370A6">
        <w:t xml:space="preserve">Carbone L, Harris RA, Gnerre S, Veeramah KR, Lorente-Galdos B, Huddleston J, Meyer TJ, Herrero J, Roos C, Aken B, et al. 2014. Gibbon genome and the fast karyotype evolution of small apes. </w:t>
      </w:r>
      <w:r w:rsidRPr="000370A6">
        <w:rPr>
          <w:i/>
        </w:rPr>
        <w:t>Nature</w:t>
      </w:r>
      <w:r w:rsidRPr="000370A6">
        <w:t>. 513:195-201.</w:t>
      </w:r>
    </w:p>
    <w:p w14:paraId="35F9C61A" w14:textId="77777777" w:rsidR="000370A6" w:rsidRPr="000370A6" w:rsidRDefault="000370A6" w:rsidP="000370A6">
      <w:pPr>
        <w:pStyle w:val="EndNoteBibliography"/>
        <w:spacing w:after="0"/>
      </w:pPr>
    </w:p>
    <w:p w14:paraId="33F0B94A" w14:textId="77777777" w:rsidR="000370A6" w:rsidRPr="000370A6" w:rsidRDefault="000370A6" w:rsidP="000370A6">
      <w:pPr>
        <w:pStyle w:val="EndNoteBibliography"/>
        <w:ind w:left="720" w:hanging="720"/>
      </w:pPr>
      <w:r w:rsidRPr="000370A6">
        <w:t xml:space="preserve">Chan KO, Hutter CR, Wood PL, Jr., Grismer LL, Brown RM. 2020. Target-capture phylogenomics provide insights on gene and species tree discordances in Old World treefrogs (Anura: Rhacophoridae). </w:t>
      </w:r>
      <w:r w:rsidRPr="000370A6">
        <w:rPr>
          <w:i/>
        </w:rPr>
        <w:t>Proc Biol Sci</w:t>
      </w:r>
      <w:r w:rsidRPr="000370A6">
        <w:t>. 287:20202102.</w:t>
      </w:r>
    </w:p>
    <w:p w14:paraId="058D18DA" w14:textId="77777777" w:rsidR="000370A6" w:rsidRPr="000370A6" w:rsidRDefault="000370A6" w:rsidP="000370A6">
      <w:pPr>
        <w:pStyle w:val="EndNoteBibliography"/>
        <w:spacing w:after="0"/>
      </w:pPr>
    </w:p>
    <w:p w14:paraId="256052CC" w14:textId="77777777" w:rsidR="000370A6" w:rsidRPr="000370A6" w:rsidRDefault="000370A6" w:rsidP="000370A6">
      <w:pPr>
        <w:pStyle w:val="EndNoteBibliography"/>
        <w:ind w:left="720" w:hanging="720"/>
      </w:pPr>
      <w:r w:rsidRPr="000370A6">
        <w:t xml:space="preserve">Charlesworth B, Morgan MT, Charlesworth D. 1993. The effect of deleterious mutations on neutral molecular variation. </w:t>
      </w:r>
      <w:r w:rsidRPr="000370A6">
        <w:rPr>
          <w:i/>
        </w:rPr>
        <w:t>Genetics</w:t>
      </w:r>
      <w:r w:rsidRPr="000370A6">
        <w:t>. 134:1289-1303.</w:t>
      </w:r>
    </w:p>
    <w:p w14:paraId="0A63323C" w14:textId="77777777" w:rsidR="000370A6" w:rsidRPr="000370A6" w:rsidRDefault="000370A6" w:rsidP="000370A6">
      <w:pPr>
        <w:pStyle w:val="EndNoteBibliography"/>
        <w:spacing w:after="0"/>
      </w:pPr>
    </w:p>
    <w:p w14:paraId="4B2C56D7" w14:textId="77777777" w:rsidR="000370A6" w:rsidRPr="000370A6" w:rsidRDefault="000370A6" w:rsidP="000370A6">
      <w:pPr>
        <w:pStyle w:val="EndNoteBibliography"/>
        <w:ind w:left="720" w:hanging="720"/>
      </w:pPr>
      <w:r w:rsidRPr="000370A6">
        <w:t xml:space="preserve">Chernomor O, von Haeseler A, Minh BQ. 2016. Terrace Aware Data Structure for Phylogenomic Inference from Supermatrices. </w:t>
      </w:r>
      <w:r w:rsidRPr="000370A6">
        <w:rPr>
          <w:i/>
        </w:rPr>
        <w:t>Syst Biol</w:t>
      </w:r>
      <w:r w:rsidRPr="000370A6">
        <w:t>. 65:997-1008.</w:t>
      </w:r>
    </w:p>
    <w:p w14:paraId="16162C15" w14:textId="77777777" w:rsidR="000370A6" w:rsidRPr="000370A6" w:rsidRDefault="000370A6" w:rsidP="000370A6">
      <w:pPr>
        <w:pStyle w:val="EndNoteBibliography"/>
        <w:spacing w:after="0"/>
      </w:pPr>
    </w:p>
    <w:p w14:paraId="301BA459" w14:textId="77777777" w:rsidR="000370A6" w:rsidRPr="000370A6" w:rsidRDefault="000370A6" w:rsidP="000370A6">
      <w:pPr>
        <w:pStyle w:val="EndNoteBibliography"/>
        <w:ind w:left="720" w:hanging="720"/>
      </w:pPr>
      <w:r w:rsidRPr="000370A6">
        <w:t xml:space="preserve">Christmas MJ, Kaplow IM, Genereux DP, Dong MX, Hughes GM, Li X, Sullivan PF, Hindle AG, Andrews G, Armstrong JC, et al. 2023. Evolutionary constraint and innovation across hundreds of placental mammals. </w:t>
      </w:r>
      <w:r w:rsidRPr="000370A6">
        <w:rPr>
          <w:i/>
        </w:rPr>
        <w:t>Science</w:t>
      </w:r>
      <w:r w:rsidRPr="000370A6">
        <w:t>. 380:eabn3943.</w:t>
      </w:r>
    </w:p>
    <w:p w14:paraId="5DB2DDDB" w14:textId="77777777" w:rsidR="000370A6" w:rsidRPr="000370A6" w:rsidRDefault="000370A6" w:rsidP="000370A6">
      <w:pPr>
        <w:pStyle w:val="EndNoteBibliography"/>
        <w:spacing w:after="0"/>
      </w:pPr>
    </w:p>
    <w:p w14:paraId="47E96DF8" w14:textId="77777777" w:rsidR="000370A6" w:rsidRPr="000370A6" w:rsidRDefault="000370A6" w:rsidP="000370A6">
      <w:pPr>
        <w:pStyle w:val="EndNoteBibliography"/>
        <w:ind w:left="720" w:hanging="720"/>
      </w:pPr>
      <w:r w:rsidRPr="000370A6">
        <w:t xml:space="preserve">Corbett-Detig RB, Hartl DL, Sackton TB. 2015. Natural selection constrains neutral diversity across a wide range of species. </w:t>
      </w:r>
      <w:r w:rsidRPr="000370A6">
        <w:rPr>
          <w:i/>
        </w:rPr>
        <w:t>PLoS Biol</w:t>
      </w:r>
      <w:r w:rsidRPr="000370A6">
        <w:t>. 13:e1002112.</w:t>
      </w:r>
    </w:p>
    <w:p w14:paraId="0A5ECE0A" w14:textId="77777777" w:rsidR="000370A6" w:rsidRPr="000370A6" w:rsidRDefault="000370A6" w:rsidP="000370A6">
      <w:pPr>
        <w:pStyle w:val="EndNoteBibliography"/>
        <w:spacing w:after="0"/>
      </w:pPr>
    </w:p>
    <w:p w14:paraId="65F7C082" w14:textId="77777777" w:rsidR="000370A6" w:rsidRPr="000370A6" w:rsidRDefault="000370A6" w:rsidP="000370A6">
      <w:pPr>
        <w:pStyle w:val="EndNoteBibliography"/>
        <w:ind w:left="720" w:hanging="720"/>
      </w:pPr>
      <w:r w:rsidRPr="000370A6">
        <w:t xml:space="preserve">Cox A, Ackert-Bicknell CL, Dumont BL, Ding Y, Bell JT, Brockmann GA, Wergedal JE, Bult C, Paigen B, Flint J, et al. 2009. A new standard genetic map for the laboratory mouse. </w:t>
      </w:r>
      <w:r w:rsidRPr="000370A6">
        <w:rPr>
          <w:i/>
        </w:rPr>
        <w:t>Genetics</w:t>
      </w:r>
      <w:r w:rsidRPr="000370A6">
        <w:t>. 182:1335-1344.</w:t>
      </w:r>
    </w:p>
    <w:p w14:paraId="007A5C40" w14:textId="77777777" w:rsidR="000370A6" w:rsidRPr="000370A6" w:rsidRDefault="000370A6" w:rsidP="000370A6">
      <w:pPr>
        <w:pStyle w:val="EndNoteBibliography"/>
        <w:spacing w:after="0"/>
      </w:pPr>
    </w:p>
    <w:p w14:paraId="25C8110B" w14:textId="77777777" w:rsidR="000370A6" w:rsidRPr="000370A6" w:rsidRDefault="000370A6" w:rsidP="000370A6">
      <w:pPr>
        <w:pStyle w:val="EndNoteBibliography"/>
        <w:ind w:left="720" w:hanging="720"/>
      </w:pPr>
      <w:r w:rsidRPr="000370A6">
        <w:t xml:space="preserve">Cunningham F, Allen JE, Allen J, Alvarez-Jarreta J, Amode MR, Armean IM, Austine-Orimoloye O, Azov AG, Barnes I, Bennett R, et al. 2022. Ensembl 2022. </w:t>
      </w:r>
      <w:r w:rsidRPr="000370A6">
        <w:rPr>
          <w:i/>
        </w:rPr>
        <w:t>Nucleic Acids Res</w:t>
      </w:r>
      <w:r w:rsidRPr="000370A6">
        <w:t>. 50:D988-D995.</w:t>
      </w:r>
    </w:p>
    <w:p w14:paraId="1E3C00FC" w14:textId="77777777" w:rsidR="000370A6" w:rsidRPr="000370A6" w:rsidRDefault="000370A6" w:rsidP="000370A6">
      <w:pPr>
        <w:pStyle w:val="EndNoteBibliography"/>
        <w:spacing w:after="0"/>
      </w:pPr>
    </w:p>
    <w:p w14:paraId="5682FB67" w14:textId="77777777" w:rsidR="000370A6" w:rsidRPr="000370A6" w:rsidRDefault="000370A6" w:rsidP="000370A6">
      <w:pPr>
        <w:pStyle w:val="EndNoteBibliography"/>
        <w:ind w:left="720" w:hanging="720"/>
      </w:pPr>
      <w:r w:rsidRPr="000370A6">
        <w:lastRenderedPageBreak/>
        <w:t xml:space="preserve">Danecek P, Bonfield JK, Liddle J, Marshall J, Ohan V, Pollard MO, Whitwham A, Keane T, McCarthy SA, Davies RM, Li H. 2021. Twelve years of SAMtools and BCFtools. </w:t>
      </w:r>
      <w:r w:rsidRPr="000370A6">
        <w:rPr>
          <w:i/>
        </w:rPr>
        <w:t>Gigascience</w:t>
      </w:r>
      <w:r w:rsidRPr="000370A6">
        <w:t>. 10:giab008.</w:t>
      </w:r>
    </w:p>
    <w:p w14:paraId="0D1FA4BA" w14:textId="77777777" w:rsidR="000370A6" w:rsidRPr="000370A6" w:rsidRDefault="000370A6" w:rsidP="000370A6">
      <w:pPr>
        <w:pStyle w:val="EndNoteBibliography"/>
        <w:spacing w:after="0"/>
      </w:pPr>
    </w:p>
    <w:p w14:paraId="07DCA2C1" w14:textId="77777777" w:rsidR="000370A6" w:rsidRPr="000370A6" w:rsidRDefault="000370A6" w:rsidP="000370A6">
      <w:pPr>
        <w:pStyle w:val="EndNoteBibliography"/>
        <w:ind w:left="720" w:hanging="720"/>
      </w:pPr>
      <w:r w:rsidRPr="000370A6">
        <w:t xml:space="preserve">Degnan JH, Rosenberg NA. 2006. Discordance of species trees with their most likely gene trees. </w:t>
      </w:r>
      <w:r w:rsidRPr="000370A6">
        <w:rPr>
          <w:i/>
        </w:rPr>
        <w:t>PLoS Genet</w:t>
      </w:r>
      <w:r w:rsidRPr="000370A6">
        <w:t>. 2:e68.</w:t>
      </w:r>
    </w:p>
    <w:p w14:paraId="15CB1ADB" w14:textId="77777777" w:rsidR="000370A6" w:rsidRPr="000370A6" w:rsidRDefault="000370A6" w:rsidP="000370A6">
      <w:pPr>
        <w:pStyle w:val="EndNoteBibliography"/>
        <w:spacing w:after="0"/>
      </w:pPr>
    </w:p>
    <w:p w14:paraId="66B1C622" w14:textId="77777777" w:rsidR="000370A6" w:rsidRPr="000370A6" w:rsidRDefault="000370A6" w:rsidP="000370A6">
      <w:pPr>
        <w:pStyle w:val="EndNoteBibliography"/>
        <w:ind w:left="720" w:hanging="720"/>
      </w:pPr>
      <w:r w:rsidRPr="000370A6">
        <w:t xml:space="preserve">Edwards SV. 2009. Is a new and general theory of molecular systematics emerging? </w:t>
      </w:r>
      <w:r w:rsidRPr="000370A6">
        <w:rPr>
          <w:i/>
        </w:rPr>
        <w:t>Evolution</w:t>
      </w:r>
      <w:r w:rsidRPr="000370A6">
        <w:t>. 63:1-19.</w:t>
      </w:r>
    </w:p>
    <w:p w14:paraId="3B0A2721" w14:textId="77777777" w:rsidR="000370A6" w:rsidRPr="000370A6" w:rsidRDefault="000370A6" w:rsidP="000370A6">
      <w:pPr>
        <w:pStyle w:val="EndNoteBibliography"/>
        <w:spacing w:after="0"/>
      </w:pPr>
    </w:p>
    <w:p w14:paraId="06D99C95" w14:textId="77777777" w:rsidR="000370A6" w:rsidRPr="000370A6" w:rsidRDefault="000370A6" w:rsidP="000370A6">
      <w:pPr>
        <w:pStyle w:val="EndNoteBibliography"/>
        <w:ind w:left="720" w:hanging="720"/>
      </w:pPr>
      <w:r w:rsidRPr="000370A6">
        <w:t>Faircloth BC. 2013. illumiprocessor: a trimmomatic wrapper for parallel adapter and quality trimming.</w:t>
      </w:r>
    </w:p>
    <w:p w14:paraId="144B9160" w14:textId="77777777" w:rsidR="000370A6" w:rsidRPr="000370A6" w:rsidRDefault="000370A6" w:rsidP="000370A6">
      <w:pPr>
        <w:pStyle w:val="EndNoteBibliography"/>
        <w:spacing w:after="0"/>
      </w:pPr>
    </w:p>
    <w:p w14:paraId="62ED35FA" w14:textId="77777777" w:rsidR="000370A6" w:rsidRPr="000370A6" w:rsidRDefault="000370A6" w:rsidP="000370A6">
      <w:pPr>
        <w:pStyle w:val="EndNoteBibliography"/>
        <w:ind w:left="720" w:hanging="720"/>
      </w:pPr>
      <w:r w:rsidRPr="000370A6">
        <w:t xml:space="preserve">Faircloth BC. 2016. PHYLUCE is a software package for the analysis of conserved genomic loci. </w:t>
      </w:r>
      <w:r w:rsidRPr="000370A6">
        <w:rPr>
          <w:i/>
        </w:rPr>
        <w:t>Bioinformatics</w:t>
      </w:r>
      <w:r w:rsidRPr="000370A6">
        <w:t>. 32:786-788.</w:t>
      </w:r>
    </w:p>
    <w:p w14:paraId="4CDAA47D" w14:textId="77777777" w:rsidR="000370A6" w:rsidRPr="000370A6" w:rsidRDefault="000370A6" w:rsidP="000370A6">
      <w:pPr>
        <w:pStyle w:val="EndNoteBibliography"/>
        <w:spacing w:after="0"/>
      </w:pPr>
    </w:p>
    <w:p w14:paraId="5AFA8E7D" w14:textId="77777777" w:rsidR="000370A6" w:rsidRPr="000370A6" w:rsidRDefault="000370A6" w:rsidP="000370A6">
      <w:pPr>
        <w:pStyle w:val="EndNoteBibliography"/>
        <w:ind w:left="720" w:hanging="720"/>
      </w:pPr>
      <w:r w:rsidRPr="000370A6">
        <w:t xml:space="preserve">Faircloth BC, McCormack JE, Crawford NG, Harvey MG, Brumfield RT, Glenn TC. 2012. Ultraconserved elements anchor thousands of genetic markers spanning multiple evolutionary timescales. </w:t>
      </w:r>
      <w:r w:rsidRPr="000370A6">
        <w:rPr>
          <w:i/>
        </w:rPr>
        <w:t>Syst Biol</w:t>
      </w:r>
      <w:r w:rsidRPr="000370A6">
        <w:t>. 61:717-726.</w:t>
      </w:r>
    </w:p>
    <w:p w14:paraId="03ACCBDD" w14:textId="77777777" w:rsidR="000370A6" w:rsidRPr="000370A6" w:rsidRDefault="000370A6" w:rsidP="000370A6">
      <w:pPr>
        <w:pStyle w:val="EndNoteBibliography"/>
        <w:spacing w:after="0"/>
      </w:pPr>
    </w:p>
    <w:p w14:paraId="1EBDED06" w14:textId="77777777" w:rsidR="000370A6" w:rsidRPr="000370A6" w:rsidRDefault="000370A6" w:rsidP="000370A6">
      <w:pPr>
        <w:pStyle w:val="EndNoteBibliography"/>
        <w:ind w:left="720" w:hanging="720"/>
      </w:pPr>
      <w:r w:rsidRPr="000370A6">
        <w:t xml:space="preserve">Feng S, Bai M, Rivas-Gonzalez I, Li C, Liu S, Tong Y, Yang H, Chen G, Xie D, Sears KE, et al. 2022. Incomplete lineage sorting and phenotypic evolution in marsupials. </w:t>
      </w:r>
      <w:r w:rsidRPr="000370A6">
        <w:rPr>
          <w:i/>
        </w:rPr>
        <w:t>Cell</w:t>
      </w:r>
      <w:r w:rsidRPr="000370A6">
        <w:t>. 185:1646-1660 e1618.</w:t>
      </w:r>
    </w:p>
    <w:p w14:paraId="22632304" w14:textId="77777777" w:rsidR="000370A6" w:rsidRPr="000370A6" w:rsidRDefault="000370A6" w:rsidP="000370A6">
      <w:pPr>
        <w:pStyle w:val="EndNoteBibliography"/>
        <w:spacing w:after="0"/>
      </w:pPr>
    </w:p>
    <w:p w14:paraId="7E5399DE" w14:textId="77777777" w:rsidR="000370A6" w:rsidRPr="000370A6" w:rsidRDefault="000370A6" w:rsidP="000370A6">
      <w:pPr>
        <w:pStyle w:val="EndNoteBibliography"/>
        <w:ind w:left="720" w:hanging="720"/>
      </w:pPr>
      <w:r w:rsidRPr="000370A6">
        <w:t xml:space="preserve">Foley NM, Mason VC, Harris AJ, Bredemeyer KR, Damas J, Lewin HA, Eizirik E, Gatesy J, Karlsson EK, Lindblad-Toh K, et al. 2023. A genomic timescale for placental mammal evolution. </w:t>
      </w:r>
      <w:r w:rsidRPr="000370A6">
        <w:rPr>
          <w:i/>
        </w:rPr>
        <w:t>Science</w:t>
      </w:r>
      <w:r w:rsidRPr="000370A6">
        <w:t>. 380:eabl8189.</w:t>
      </w:r>
    </w:p>
    <w:p w14:paraId="67D1B02F" w14:textId="77777777" w:rsidR="000370A6" w:rsidRPr="000370A6" w:rsidRDefault="000370A6" w:rsidP="000370A6">
      <w:pPr>
        <w:pStyle w:val="EndNoteBibliography"/>
        <w:spacing w:after="0"/>
      </w:pPr>
    </w:p>
    <w:p w14:paraId="12F9CF8D" w14:textId="77777777" w:rsidR="000370A6" w:rsidRPr="000370A6" w:rsidRDefault="000370A6" w:rsidP="000370A6">
      <w:pPr>
        <w:pStyle w:val="EndNoteBibliography"/>
        <w:ind w:left="720" w:hanging="720"/>
      </w:pPr>
      <w:r w:rsidRPr="000370A6">
        <w:t xml:space="preserve">Fontaine MC, Pease JB, Steele A, Waterhouse RM, Neafsey DE, Sharakhov IV, Jiang X, Hall AB, Catteruccia F, Kakani E, et al. 2015. Mosquito genomics. Extensive introgression in a malaria vector species complex revealed by phylogenomics. </w:t>
      </w:r>
      <w:r w:rsidRPr="000370A6">
        <w:rPr>
          <w:i/>
        </w:rPr>
        <w:t>Science</w:t>
      </w:r>
      <w:r w:rsidRPr="000370A6">
        <w:t>. 347:1258524.</w:t>
      </w:r>
    </w:p>
    <w:p w14:paraId="3FF19A6F" w14:textId="77777777" w:rsidR="000370A6" w:rsidRPr="000370A6" w:rsidRDefault="000370A6" w:rsidP="000370A6">
      <w:pPr>
        <w:pStyle w:val="EndNoteBibliography"/>
        <w:spacing w:after="0"/>
      </w:pPr>
    </w:p>
    <w:p w14:paraId="2C89C936" w14:textId="77777777" w:rsidR="000370A6" w:rsidRPr="000370A6" w:rsidRDefault="000370A6" w:rsidP="000370A6">
      <w:pPr>
        <w:pStyle w:val="EndNoteBibliography"/>
        <w:ind w:left="720" w:hanging="720"/>
      </w:pPr>
      <w:r w:rsidRPr="000370A6">
        <w:t xml:space="preserve">Foote AD, Liu Y, Thomas GW, Vinar T, Alfoldi J, Deng J, Dugan S, van Elk CE, Hunter ME, Joshi V, et al. 2015. Convergent evolution of the genomes of marine mammals. </w:t>
      </w:r>
      <w:r w:rsidRPr="000370A6">
        <w:rPr>
          <w:i/>
        </w:rPr>
        <w:t>Nat Genet</w:t>
      </w:r>
      <w:r w:rsidRPr="000370A6">
        <w:t>. 47:272-275.</w:t>
      </w:r>
    </w:p>
    <w:p w14:paraId="3195EBE8" w14:textId="77777777" w:rsidR="000370A6" w:rsidRPr="000370A6" w:rsidRDefault="000370A6" w:rsidP="000370A6">
      <w:pPr>
        <w:pStyle w:val="EndNoteBibliography"/>
        <w:spacing w:after="0"/>
      </w:pPr>
    </w:p>
    <w:p w14:paraId="7EC722C6" w14:textId="77777777" w:rsidR="000370A6" w:rsidRPr="000370A6" w:rsidRDefault="000370A6" w:rsidP="000370A6">
      <w:pPr>
        <w:pStyle w:val="EndNoteBibliography"/>
        <w:ind w:left="720" w:hanging="720"/>
      </w:pPr>
      <w:r w:rsidRPr="000370A6">
        <w:t xml:space="preserve">Gable SM, Byars MI, Literman R, Tollis M. 2022. A Genomic Perspective on the Evolutionary Diversification of Turtles. </w:t>
      </w:r>
      <w:r w:rsidRPr="000370A6">
        <w:rPr>
          <w:i/>
        </w:rPr>
        <w:t>Syst Biol</w:t>
      </w:r>
      <w:r w:rsidRPr="000370A6">
        <w:t>. 71:1331-1347.</w:t>
      </w:r>
    </w:p>
    <w:p w14:paraId="3D9380D2" w14:textId="77777777" w:rsidR="000370A6" w:rsidRPr="000370A6" w:rsidRDefault="000370A6" w:rsidP="000370A6">
      <w:pPr>
        <w:pStyle w:val="EndNoteBibliography"/>
        <w:spacing w:after="0"/>
      </w:pPr>
    </w:p>
    <w:p w14:paraId="2262BD14" w14:textId="77777777" w:rsidR="000370A6" w:rsidRPr="000370A6" w:rsidRDefault="000370A6" w:rsidP="000370A6">
      <w:pPr>
        <w:pStyle w:val="EndNoteBibliography"/>
        <w:ind w:left="720" w:hanging="720"/>
      </w:pPr>
      <w:r w:rsidRPr="000370A6">
        <w:t xml:space="preserve">Geraldes A, Basset P, Smith KL, Nachman MW. 2011. Higher differentiation among subspecies of the house mouse (Mus musculus) in genomic regions with low recombination. </w:t>
      </w:r>
      <w:r w:rsidRPr="000370A6">
        <w:rPr>
          <w:i/>
        </w:rPr>
        <w:t>Mol Ecol</w:t>
      </w:r>
      <w:r w:rsidRPr="000370A6">
        <w:t>. 20:4722-4736.</w:t>
      </w:r>
    </w:p>
    <w:p w14:paraId="3154A047" w14:textId="77777777" w:rsidR="000370A6" w:rsidRPr="000370A6" w:rsidRDefault="000370A6" w:rsidP="000370A6">
      <w:pPr>
        <w:pStyle w:val="EndNoteBibliography"/>
        <w:spacing w:after="0"/>
      </w:pPr>
    </w:p>
    <w:p w14:paraId="5CFA2EA6" w14:textId="77777777" w:rsidR="000370A6" w:rsidRPr="000370A6" w:rsidRDefault="000370A6" w:rsidP="000370A6">
      <w:pPr>
        <w:pStyle w:val="EndNoteBibliography"/>
        <w:ind w:left="720" w:hanging="720"/>
      </w:pPr>
      <w:r w:rsidRPr="000370A6">
        <w:lastRenderedPageBreak/>
        <w:t xml:space="preserve">Gibbs RA, Weinstock GM, Metzker ML, Muzny DM, Sodergren EJ, Scherer S, Scott G, Steffen D, Worley KC, Burch PE, et al. 2004. Genome sequence of the Brown Norway rat yields insights into mammalian evolution. </w:t>
      </w:r>
      <w:r w:rsidRPr="000370A6">
        <w:rPr>
          <w:i/>
        </w:rPr>
        <w:t>Nature</w:t>
      </w:r>
      <w:r w:rsidRPr="000370A6">
        <w:t>. 428:493-521.</w:t>
      </w:r>
    </w:p>
    <w:p w14:paraId="18B5ADD9" w14:textId="77777777" w:rsidR="000370A6" w:rsidRPr="000370A6" w:rsidRDefault="000370A6" w:rsidP="000370A6">
      <w:pPr>
        <w:pStyle w:val="EndNoteBibliography"/>
        <w:spacing w:after="0"/>
      </w:pPr>
    </w:p>
    <w:p w14:paraId="774C828D" w14:textId="77777777" w:rsidR="000370A6" w:rsidRPr="000370A6" w:rsidRDefault="000370A6" w:rsidP="000370A6">
      <w:pPr>
        <w:pStyle w:val="EndNoteBibliography"/>
        <w:ind w:left="720" w:hanging="720"/>
      </w:pPr>
      <w:r w:rsidRPr="000370A6">
        <w:t xml:space="preserve">Good JM, Wiebe V, Albert FW, Burbano HA, Kircher M, Green RE, Halbwax M, Andre C, Atencia R, Fischer A, Paabo S. 2013. Comparative population genomics of the ejaculate in humans and the great apes. </w:t>
      </w:r>
      <w:r w:rsidRPr="000370A6">
        <w:rPr>
          <w:i/>
        </w:rPr>
        <w:t>Mol Biol Evol</w:t>
      </w:r>
      <w:r w:rsidRPr="000370A6">
        <w:t>. 30:964-976.</w:t>
      </w:r>
    </w:p>
    <w:p w14:paraId="2C895584" w14:textId="77777777" w:rsidR="000370A6" w:rsidRPr="000370A6" w:rsidRDefault="000370A6" w:rsidP="000370A6">
      <w:pPr>
        <w:pStyle w:val="EndNoteBibliography"/>
        <w:spacing w:after="0"/>
      </w:pPr>
    </w:p>
    <w:p w14:paraId="123331EF" w14:textId="77777777" w:rsidR="000370A6" w:rsidRPr="000370A6" w:rsidRDefault="000370A6" w:rsidP="000370A6">
      <w:pPr>
        <w:pStyle w:val="EndNoteBibliography"/>
        <w:ind w:left="720" w:hanging="720"/>
      </w:pPr>
      <w:r w:rsidRPr="000370A6">
        <w:t xml:space="preserve">Green RE, Krause J, Briggs AW, Maricic T, Stenzel U, Kircher M, Patterson N, Li H, Zhai W, Fritz MH, et al. 2010. A draft sequence of the Neandertal genome. </w:t>
      </w:r>
      <w:r w:rsidRPr="000370A6">
        <w:rPr>
          <w:i/>
        </w:rPr>
        <w:t>Science</w:t>
      </w:r>
      <w:r w:rsidRPr="000370A6">
        <w:t>. 328:710-722.</w:t>
      </w:r>
    </w:p>
    <w:p w14:paraId="53BD27FF" w14:textId="77777777" w:rsidR="000370A6" w:rsidRPr="000370A6" w:rsidRDefault="000370A6" w:rsidP="000370A6">
      <w:pPr>
        <w:pStyle w:val="EndNoteBibliography"/>
        <w:spacing w:after="0"/>
      </w:pPr>
    </w:p>
    <w:p w14:paraId="20CFDE69" w14:textId="77777777" w:rsidR="000370A6" w:rsidRPr="000370A6" w:rsidRDefault="000370A6" w:rsidP="000370A6">
      <w:pPr>
        <w:pStyle w:val="EndNoteBibliography"/>
        <w:ind w:left="720" w:hanging="720"/>
      </w:pPr>
      <w:r w:rsidRPr="000370A6">
        <w:t xml:space="preserve">Guindon S, Dufayard JF, Lefort V, Anisimova M, Hordijk W, Gascuel O. 2010. New algorithms and methods to estimate maximum-likelihood phylogenies: assessing the performance of PhyML 3.0. </w:t>
      </w:r>
      <w:r w:rsidRPr="000370A6">
        <w:rPr>
          <w:i/>
        </w:rPr>
        <w:t>Syst Biol</w:t>
      </w:r>
      <w:r w:rsidRPr="000370A6">
        <w:t>. 59:307-321.</w:t>
      </w:r>
    </w:p>
    <w:p w14:paraId="08C9498B" w14:textId="77777777" w:rsidR="000370A6" w:rsidRPr="000370A6" w:rsidRDefault="000370A6" w:rsidP="000370A6">
      <w:pPr>
        <w:pStyle w:val="EndNoteBibliography"/>
        <w:spacing w:after="0"/>
      </w:pPr>
    </w:p>
    <w:p w14:paraId="2B38BDA7" w14:textId="77777777" w:rsidR="000370A6" w:rsidRPr="000370A6" w:rsidRDefault="000370A6" w:rsidP="000370A6">
      <w:pPr>
        <w:pStyle w:val="EndNoteBibliography"/>
        <w:ind w:left="720" w:hanging="720"/>
      </w:pPr>
      <w:r w:rsidRPr="000370A6">
        <w:t xml:space="preserve">Hahn MW, Nakhleh L. 2016. Irrational exuberance for resolved species trees. </w:t>
      </w:r>
      <w:r w:rsidRPr="000370A6">
        <w:rPr>
          <w:i/>
        </w:rPr>
        <w:t>Evolution</w:t>
      </w:r>
      <w:r w:rsidRPr="000370A6">
        <w:t>. 70:7-17.</w:t>
      </w:r>
    </w:p>
    <w:p w14:paraId="6A835110" w14:textId="77777777" w:rsidR="000370A6" w:rsidRPr="000370A6" w:rsidRDefault="000370A6" w:rsidP="000370A6">
      <w:pPr>
        <w:pStyle w:val="EndNoteBibliography"/>
        <w:spacing w:after="0"/>
      </w:pPr>
    </w:p>
    <w:p w14:paraId="6FBD1FE6" w14:textId="77777777" w:rsidR="000370A6" w:rsidRPr="000370A6" w:rsidRDefault="000370A6" w:rsidP="000370A6">
      <w:pPr>
        <w:pStyle w:val="EndNoteBibliography"/>
        <w:ind w:left="720" w:hanging="720"/>
      </w:pPr>
      <w:r w:rsidRPr="000370A6">
        <w:t xml:space="preserve">He B, Zhao Y, Su C, Lin G, Wang Y, Li L, Ma J, Yang Q, Hao J. 2023. Phylogenomics reveal extensive phylogenetic discordance due to incomplete lineage sorting following the rapid radiation of alpine butterflies (Papilionidae: Parnassius). </w:t>
      </w:r>
      <w:r w:rsidRPr="000370A6">
        <w:rPr>
          <w:i/>
        </w:rPr>
        <w:t>Syst Entomol</w:t>
      </w:r>
      <w:r w:rsidRPr="000370A6">
        <w:t>.</w:t>
      </w:r>
    </w:p>
    <w:p w14:paraId="03EB30CC" w14:textId="77777777" w:rsidR="000370A6" w:rsidRPr="000370A6" w:rsidRDefault="000370A6" w:rsidP="000370A6">
      <w:pPr>
        <w:pStyle w:val="EndNoteBibliography"/>
        <w:spacing w:after="0"/>
      </w:pPr>
    </w:p>
    <w:p w14:paraId="6A3B03CB" w14:textId="77777777" w:rsidR="000370A6" w:rsidRPr="000370A6" w:rsidRDefault="000370A6" w:rsidP="000370A6">
      <w:pPr>
        <w:pStyle w:val="EndNoteBibliography"/>
        <w:ind w:left="720" w:hanging="720"/>
      </w:pPr>
      <w:r w:rsidRPr="000370A6">
        <w:t xml:space="preserve">Hibbins MS, Breithaupt LC, Hahn MW. 2023. Phylogenomic comparative methods: Accurate evolutionary inferences in the presence of gene tree discordance. </w:t>
      </w:r>
      <w:r w:rsidRPr="000370A6">
        <w:rPr>
          <w:i/>
        </w:rPr>
        <w:t>Proc Natl Acad Sci U S A</w:t>
      </w:r>
      <w:r w:rsidRPr="000370A6">
        <w:t>. 120:e2220389120.</w:t>
      </w:r>
    </w:p>
    <w:p w14:paraId="212F03EB" w14:textId="77777777" w:rsidR="000370A6" w:rsidRPr="000370A6" w:rsidRDefault="000370A6" w:rsidP="000370A6">
      <w:pPr>
        <w:pStyle w:val="EndNoteBibliography"/>
        <w:spacing w:after="0"/>
      </w:pPr>
    </w:p>
    <w:p w14:paraId="509DF403" w14:textId="77777777" w:rsidR="000370A6" w:rsidRPr="000370A6" w:rsidRDefault="000370A6" w:rsidP="000370A6">
      <w:pPr>
        <w:pStyle w:val="EndNoteBibliography"/>
        <w:ind w:left="720" w:hanging="720"/>
      </w:pPr>
      <w:r w:rsidRPr="000370A6">
        <w:t xml:space="preserve">Hinrichs AS, Karolchik D, Baertsch R, Barber GP, Bejerano G, Clawson H, Diekhans M, Furey TS, Harte RA, Hsu F, et al. 2006. The UCSC Genome Browser Database: update 2006. </w:t>
      </w:r>
      <w:r w:rsidRPr="000370A6">
        <w:rPr>
          <w:i/>
        </w:rPr>
        <w:t>Nucleic Acids Res</w:t>
      </w:r>
      <w:r w:rsidRPr="000370A6">
        <w:t>. 34:D590-598.</w:t>
      </w:r>
    </w:p>
    <w:p w14:paraId="6149E008" w14:textId="77777777" w:rsidR="000370A6" w:rsidRPr="000370A6" w:rsidRDefault="000370A6" w:rsidP="000370A6">
      <w:pPr>
        <w:pStyle w:val="EndNoteBibliography"/>
        <w:spacing w:after="0"/>
      </w:pPr>
    </w:p>
    <w:p w14:paraId="428DA3D5" w14:textId="77777777" w:rsidR="000370A6" w:rsidRPr="000370A6" w:rsidRDefault="000370A6" w:rsidP="000370A6">
      <w:pPr>
        <w:pStyle w:val="EndNoteBibliography"/>
        <w:ind w:left="720" w:hanging="720"/>
      </w:pPr>
      <w:r w:rsidRPr="000370A6">
        <w:t xml:space="preserve">Hoang DT, Chernomor O, von Haeseler A, Minh BQ, Vinh LS. 2018. UFBoot2: Improving the Ultrafast Bootstrap Approximation. </w:t>
      </w:r>
      <w:r w:rsidRPr="000370A6">
        <w:rPr>
          <w:i/>
        </w:rPr>
        <w:t>Mol Biol Evol</w:t>
      </w:r>
      <w:r w:rsidRPr="000370A6">
        <w:t>. 35:518-522.</w:t>
      </w:r>
    </w:p>
    <w:p w14:paraId="0C2BE429" w14:textId="77777777" w:rsidR="000370A6" w:rsidRPr="000370A6" w:rsidRDefault="000370A6" w:rsidP="000370A6">
      <w:pPr>
        <w:pStyle w:val="EndNoteBibliography"/>
        <w:spacing w:after="0"/>
      </w:pPr>
    </w:p>
    <w:p w14:paraId="6B30A700" w14:textId="77777777" w:rsidR="000370A6" w:rsidRPr="000370A6" w:rsidRDefault="000370A6" w:rsidP="000370A6">
      <w:pPr>
        <w:pStyle w:val="EndNoteBibliography"/>
        <w:ind w:left="720" w:hanging="720"/>
      </w:pPr>
      <w:r w:rsidRPr="000370A6">
        <w:t xml:space="preserve">Hobolth A, Christensen OF, Mailund T, Schierup MH. 2007. Genomic relationships and speciation times of human, chimpanzee, and gorilla inferred from a coalescent hidden Markov model. </w:t>
      </w:r>
      <w:r w:rsidRPr="000370A6">
        <w:rPr>
          <w:i/>
        </w:rPr>
        <w:t>PLoS Genet</w:t>
      </w:r>
      <w:r w:rsidRPr="000370A6">
        <w:t>. 3:e7.</w:t>
      </w:r>
    </w:p>
    <w:p w14:paraId="070D0117" w14:textId="77777777" w:rsidR="000370A6" w:rsidRPr="000370A6" w:rsidRDefault="000370A6" w:rsidP="000370A6">
      <w:pPr>
        <w:pStyle w:val="EndNoteBibliography"/>
        <w:spacing w:after="0"/>
      </w:pPr>
    </w:p>
    <w:p w14:paraId="39C27CCC" w14:textId="77777777" w:rsidR="000370A6" w:rsidRPr="000370A6" w:rsidRDefault="000370A6" w:rsidP="000370A6">
      <w:pPr>
        <w:pStyle w:val="EndNoteBibliography"/>
        <w:ind w:left="720" w:hanging="720"/>
      </w:pPr>
      <w:r w:rsidRPr="000370A6">
        <w:t xml:space="preserve">Holm S. 1979. A simple sequentially rejective multiple test procedure. </w:t>
      </w:r>
      <w:r w:rsidRPr="000370A6">
        <w:rPr>
          <w:i/>
        </w:rPr>
        <w:t>Scandinavian journal of statistics</w:t>
      </w:r>
      <w:r w:rsidRPr="000370A6">
        <w:t>.65-70.</w:t>
      </w:r>
    </w:p>
    <w:p w14:paraId="6023CAEC" w14:textId="77777777" w:rsidR="000370A6" w:rsidRPr="000370A6" w:rsidRDefault="000370A6" w:rsidP="000370A6">
      <w:pPr>
        <w:pStyle w:val="EndNoteBibliography"/>
        <w:spacing w:after="0"/>
      </w:pPr>
    </w:p>
    <w:p w14:paraId="71E7A84A" w14:textId="77777777" w:rsidR="000370A6" w:rsidRPr="000370A6" w:rsidRDefault="000370A6" w:rsidP="000370A6">
      <w:pPr>
        <w:pStyle w:val="EndNoteBibliography"/>
        <w:ind w:left="720" w:hanging="720"/>
      </w:pPr>
      <w:r w:rsidRPr="000370A6">
        <w:t xml:space="preserve">Hu Z, Sackton TB, Edwards SV, Liu JS. 2019. Bayesian Detection of Convergent Rate Changes of Conserved Noncoding Elements on Phylogenetic Trees. </w:t>
      </w:r>
      <w:r w:rsidRPr="000370A6">
        <w:rPr>
          <w:i/>
        </w:rPr>
        <w:t>Mol Biol Evol</w:t>
      </w:r>
      <w:r w:rsidRPr="000370A6">
        <w:t>. 36:1086-1100.</w:t>
      </w:r>
    </w:p>
    <w:p w14:paraId="5267D4B5" w14:textId="77777777" w:rsidR="000370A6" w:rsidRPr="000370A6" w:rsidRDefault="000370A6" w:rsidP="000370A6">
      <w:pPr>
        <w:pStyle w:val="EndNoteBibliography"/>
        <w:spacing w:after="0"/>
      </w:pPr>
    </w:p>
    <w:p w14:paraId="72547799" w14:textId="77777777" w:rsidR="000370A6" w:rsidRPr="000370A6" w:rsidRDefault="000370A6" w:rsidP="000370A6">
      <w:pPr>
        <w:pStyle w:val="EndNoteBibliography"/>
        <w:ind w:left="720" w:hanging="720"/>
      </w:pPr>
      <w:r w:rsidRPr="000370A6">
        <w:t xml:space="preserve">Hudson RR. 1983. Testing the Constant-Rate Neutral Allele Model with Protein Sequence Data. </w:t>
      </w:r>
      <w:r w:rsidRPr="000370A6">
        <w:rPr>
          <w:i/>
        </w:rPr>
        <w:t>Evolution</w:t>
      </w:r>
      <w:r w:rsidRPr="000370A6">
        <w:t>. 37:203-217.</w:t>
      </w:r>
    </w:p>
    <w:p w14:paraId="34C941D2" w14:textId="77777777" w:rsidR="000370A6" w:rsidRPr="000370A6" w:rsidRDefault="000370A6" w:rsidP="000370A6">
      <w:pPr>
        <w:pStyle w:val="EndNoteBibliography"/>
        <w:spacing w:after="0"/>
      </w:pPr>
    </w:p>
    <w:p w14:paraId="27DCE62C" w14:textId="77777777" w:rsidR="000370A6" w:rsidRPr="000370A6" w:rsidRDefault="000370A6" w:rsidP="000370A6">
      <w:pPr>
        <w:pStyle w:val="EndNoteBibliography"/>
        <w:ind w:left="720" w:hanging="720"/>
      </w:pPr>
      <w:r w:rsidRPr="000370A6">
        <w:t xml:space="preserve">Hudson RR, Kaplan NL. 1988. The coalescent process in models with selection and recombination. </w:t>
      </w:r>
      <w:r w:rsidRPr="000370A6">
        <w:rPr>
          <w:i/>
        </w:rPr>
        <w:t>Genetics</w:t>
      </w:r>
      <w:r w:rsidRPr="000370A6">
        <w:t>. 120:831-840.</w:t>
      </w:r>
    </w:p>
    <w:p w14:paraId="4B560BF8" w14:textId="77777777" w:rsidR="000370A6" w:rsidRPr="000370A6" w:rsidRDefault="000370A6" w:rsidP="000370A6">
      <w:pPr>
        <w:pStyle w:val="EndNoteBibliography"/>
        <w:spacing w:after="0"/>
      </w:pPr>
    </w:p>
    <w:p w14:paraId="4AB4D9E9" w14:textId="77777777" w:rsidR="000370A6" w:rsidRPr="000370A6" w:rsidRDefault="000370A6" w:rsidP="000370A6">
      <w:pPr>
        <w:pStyle w:val="EndNoteBibliography"/>
        <w:ind w:left="720" w:hanging="720"/>
      </w:pPr>
      <w:r w:rsidRPr="000370A6">
        <w:t xml:space="preserve">Hudson RR, Kaplan NL. 1995. Deleterious background selection with recombination. </w:t>
      </w:r>
      <w:r w:rsidRPr="000370A6">
        <w:rPr>
          <w:i/>
        </w:rPr>
        <w:t>Genetics</w:t>
      </w:r>
      <w:r w:rsidRPr="000370A6">
        <w:t>. 141:1605-1617.</w:t>
      </w:r>
    </w:p>
    <w:p w14:paraId="24D94653" w14:textId="77777777" w:rsidR="000370A6" w:rsidRPr="000370A6" w:rsidRDefault="000370A6" w:rsidP="000370A6">
      <w:pPr>
        <w:pStyle w:val="EndNoteBibliography"/>
        <w:spacing w:after="0"/>
      </w:pPr>
    </w:p>
    <w:p w14:paraId="4F2584AD" w14:textId="77777777" w:rsidR="000370A6" w:rsidRPr="000370A6" w:rsidRDefault="000370A6" w:rsidP="000370A6">
      <w:pPr>
        <w:pStyle w:val="EndNoteBibliography"/>
        <w:ind w:left="720" w:hanging="720"/>
      </w:pPr>
      <w:r w:rsidRPr="000370A6">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0AB538B1" w14:textId="77777777" w:rsidR="000370A6" w:rsidRPr="000370A6" w:rsidRDefault="000370A6" w:rsidP="000370A6">
      <w:pPr>
        <w:pStyle w:val="EndNoteBibliography"/>
        <w:spacing w:after="0"/>
      </w:pPr>
    </w:p>
    <w:p w14:paraId="5375D121" w14:textId="77777777" w:rsidR="000370A6" w:rsidRPr="000370A6" w:rsidRDefault="000370A6" w:rsidP="000370A6">
      <w:pPr>
        <w:pStyle w:val="EndNoteBibliography"/>
        <w:ind w:left="720" w:hanging="720"/>
      </w:pPr>
      <w:r w:rsidRPr="000370A6">
        <w:t xml:space="preserve">Jackman SD, Vandervalk BP, Mohamadi H, Chu J, Yeo S, Hammond SA, Jahesh G, Khan H, Coombe L, Warren RL, Birol I. 2017. ABySS 2.0: resource-efficient assembly of large genomes using a Bloom filter. </w:t>
      </w:r>
      <w:r w:rsidRPr="000370A6">
        <w:rPr>
          <w:i/>
        </w:rPr>
        <w:t>Genome Res</w:t>
      </w:r>
      <w:r w:rsidRPr="000370A6">
        <w:t>. 27:768-777.</w:t>
      </w:r>
    </w:p>
    <w:p w14:paraId="07B5C1A1" w14:textId="77777777" w:rsidR="000370A6" w:rsidRPr="000370A6" w:rsidRDefault="000370A6" w:rsidP="000370A6">
      <w:pPr>
        <w:pStyle w:val="EndNoteBibliography"/>
        <w:spacing w:after="0"/>
      </w:pPr>
    </w:p>
    <w:p w14:paraId="1C61780C" w14:textId="77777777" w:rsidR="000370A6" w:rsidRPr="000370A6" w:rsidRDefault="000370A6" w:rsidP="000370A6">
      <w:pPr>
        <w:pStyle w:val="EndNoteBibliography"/>
        <w:ind w:left="720" w:hanging="720"/>
      </w:pPr>
      <w:r w:rsidRPr="000370A6">
        <w:t xml:space="preserve">Jarvis ED, Mirarab S, Aberer AJ, Li B, Houde P, Li C, Ho SY, Faircloth BC, Nabholz B, Howard JT, et al. 2014. Whole-genome analyses resolve early branches in the tree of life of modern birds. </w:t>
      </w:r>
      <w:r w:rsidRPr="000370A6">
        <w:rPr>
          <w:i/>
        </w:rPr>
        <w:t>Science</w:t>
      </w:r>
      <w:r w:rsidRPr="000370A6">
        <w:t>. 346:1320-1331.</w:t>
      </w:r>
    </w:p>
    <w:p w14:paraId="5EA9248C" w14:textId="77777777" w:rsidR="000370A6" w:rsidRPr="000370A6" w:rsidRDefault="000370A6" w:rsidP="000370A6">
      <w:pPr>
        <w:pStyle w:val="EndNoteBibliography"/>
        <w:spacing w:after="0"/>
      </w:pPr>
    </w:p>
    <w:p w14:paraId="1A5E2036" w14:textId="77777777" w:rsidR="000370A6" w:rsidRPr="000370A6" w:rsidRDefault="000370A6" w:rsidP="000370A6">
      <w:pPr>
        <w:pStyle w:val="EndNoteBibliography"/>
        <w:ind w:left="720" w:hanging="720"/>
      </w:pPr>
      <w:r w:rsidRPr="000370A6">
        <w:t xml:space="preserve">Jones MR, Mills LS, Alves PC, Callahan CM, Alves JM, Lafferty DJR, Jiggins FM, Jensen JD, Melo-Ferreira J, Good JM. 2018. Adaptive introgression underlies polymorphic seasonal camouflage in snowshoe hares. </w:t>
      </w:r>
      <w:r w:rsidRPr="000370A6">
        <w:rPr>
          <w:i/>
        </w:rPr>
        <w:t>Science</w:t>
      </w:r>
      <w:r w:rsidRPr="000370A6">
        <w:t>. 360:1355-1358.</w:t>
      </w:r>
    </w:p>
    <w:p w14:paraId="1A865B0A" w14:textId="77777777" w:rsidR="000370A6" w:rsidRPr="000370A6" w:rsidRDefault="000370A6" w:rsidP="000370A6">
      <w:pPr>
        <w:pStyle w:val="EndNoteBibliography"/>
        <w:spacing w:after="0"/>
      </w:pPr>
    </w:p>
    <w:p w14:paraId="74D6D993" w14:textId="77777777" w:rsidR="000370A6" w:rsidRPr="000370A6" w:rsidRDefault="000370A6" w:rsidP="000370A6">
      <w:pPr>
        <w:pStyle w:val="EndNoteBibliography"/>
        <w:ind w:left="720" w:hanging="720"/>
      </w:pPr>
      <w:r w:rsidRPr="000370A6">
        <w:t xml:space="preserve">Junier T, Zdobnov EM. 2010. The Newick utilities: high-throughput phylogenetic tree processing in the UNIX shell. </w:t>
      </w:r>
      <w:r w:rsidRPr="000370A6">
        <w:rPr>
          <w:i/>
        </w:rPr>
        <w:t>Bioinformatics</w:t>
      </w:r>
      <w:r w:rsidRPr="000370A6">
        <w:t>. 26:1669-1670.</w:t>
      </w:r>
    </w:p>
    <w:p w14:paraId="6899BCFC" w14:textId="77777777" w:rsidR="000370A6" w:rsidRPr="000370A6" w:rsidRDefault="000370A6" w:rsidP="000370A6">
      <w:pPr>
        <w:pStyle w:val="EndNoteBibliography"/>
        <w:spacing w:after="0"/>
      </w:pPr>
    </w:p>
    <w:p w14:paraId="2CEF0C86" w14:textId="77777777" w:rsidR="000370A6" w:rsidRPr="000370A6" w:rsidRDefault="000370A6" w:rsidP="000370A6">
      <w:pPr>
        <w:pStyle w:val="EndNoteBibliography"/>
        <w:ind w:left="720" w:hanging="720"/>
      </w:pPr>
      <w:r w:rsidRPr="000370A6">
        <w:t xml:space="preserve">Kalyaanamoorthy S, Minh BQ, Wong TKF, von Haeseler A, Jermiin LS. 2017. ModelFinder: fast model selection for accurate phylogenetic estimates. </w:t>
      </w:r>
      <w:r w:rsidRPr="000370A6">
        <w:rPr>
          <w:i/>
        </w:rPr>
        <w:t>Nat Methods</w:t>
      </w:r>
      <w:r w:rsidRPr="000370A6">
        <w:t>. 14:587-589.</w:t>
      </w:r>
    </w:p>
    <w:p w14:paraId="106AC854" w14:textId="77777777" w:rsidR="000370A6" w:rsidRPr="000370A6" w:rsidRDefault="000370A6" w:rsidP="000370A6">
      <w:pPr>
        <w:pStyle w:val="EndNoteBibliography"/>
        <w:spacing w:after="0"/>
      </w:pPr>
    </w:p>
    <w:p w14:paraId="272A3E44" w14:textId="77777777" w:rsidR="000370A6" w:rsidRPr="000370A6" w:rsidRDefault="000370A6" w:rsidP="000370A6">
      <w:pPr>
        <w:pStyle w:val="EndNoteBibliography"/>
        <w:ind w:left="720" w:hanging="720"/>
      </w:pPr>
      <w:r w:rsidRPr="000370A6">
        <w:t xml:space="preserve">Kaplan NL, Hudson RR, Langley CH. 1989. The "hitchhiking effect" revisited. </w:t>
      </w:r>
      <w:r w:rsidRPr="000370A6">
        <w:rPr>
          <w:i/>
        </w:rPr>
        <w:t>Genetics</w:t>
      </w:r>
      <w:r w:rsidRPr="000370A6">
        <w:t>. 123:887-899.</w:t>
      </w:r>
    </w:p>
    <w:p w14:paraId="0AF0AF98" w14:textId="77777777" w:rsidR="000370A6" w:rsidRPr="000370A6" w:rsidRDefault="000370A6" w:rsidP="000370A6">
      <w:pPr>
        <w:pStyle w:val="EndNoteBibliography"/>
        <w:spacing w:after="0"/>
      </w:pPr>
    </w:p>
    <w:p w14:paraId="0EEFB559" w14:textId="77777777" w:rsidR="000370A6" w:rsidRPr="000370A6" w:rsidRDefault="000370A6" w:rsidP="000370A6">
      <w:pPr>
        <w:pStyle w:val="EndNoteBibliography"/>
        <w:ind w:left="720" w:hanging="720"/>
      </w:pPr>
      <w:r w:rsidRPr="000370A6">
        <w:t xml:space="preserve">Kartje ME, Jing P, Payseur BA. 2020. Weak Correlation between Nucleotide Variation and Recombination Rate across the House Mouse Genome. </w:t>
      </w:r>
      <w:r w:rsidRPr="000370A6">
        <w:rPr>
          <w:i/>
        </w:rPr>
        <w:t>Genome Biol Evol</w:t>
      </w:r>
      <w:r w:rsidRPr="000370A6">
        <w:t>. 12:293-299.</w:t>
      </w:r>
    </w:p>
    <w:p w14:paraId="0F76D13E" w14:textId="77777777" w:rsidR="000370A6" w:rsidRPr="000370A6" w:rsidRDefault="000370A6" w:rsidP="000370A6">
      <w:pPr>
        <w:pStyle w:val="EndNoteBibliography"/>
        <w:spacing w:after="0"/>
      </w:pPr>
    </w:p>
    <w:p w14:paraId="2DD0CD77" w14:textId="77777777" w:rsidR="000370A6" w:rsidRPr="000370A6" w:rsidRDefault="000370A6" w:rsidP="000370A6">
      <w:pPr>
        <w:pStyle w:val="EndNoteBibliography"/>
        <w:ind w:left="720" w:hanging="720"/>
      </w:pPr>
      <w:r w:rsidRPr="000370A6">
        <w:t xml:space="preserve">Katoh K, Standley DM. 2013. MAFFT multiple sequence alignment software version 7: improvements in performance and usability. </w:t>
      </w:r>
      <w:r w:rsidRPr="000370A6">
        <w:rPr>
          <w:i/>
        </w:rPr>
        <w:t>Mol Biol Evol</w:t>
      </w:r>
      <w:r w:rsidRPr="000370A6">
        <w:t>. 30:772-780.</w:t>
      </w:r>
    </w:p>
    <w:p w14:paraId="162E4F94" w14:textId="77777777" w:rsidR="000370A6" w:rsidRPr="000370A6" w:rsidRDefault="000370A6" w:rsidP="000370A6">
      <w:pPr>
        <w:pStyle w:val="EndNoteBibliography"/>
        <w:spacing w:after="0"/>
      </w:pPr>
    </w:p>
    <w:p w14:paraId="2E94EEAE" w14:textId="77777777" w:rsidR="000370A6" w:rsidRPr="000370A6" w:rsidRDefault="000370A6" w:rsidP="000370A6">
      <w:pPr>
        <w:pStyle w:val="EndNoteBibliography"/>
        <w:ind w:left="720" w:hanging="720"/>
      </w:pPr>
      <w:r w:rsidRPr="000370A6">
        <w:t xml:space="preserve">Katzman S, Kern AD, Bejerano G, Fewell G, Fulton L, Wilson RK, Salama SR, Haussler D. 2007. Human genome ultraconserved elements are ultraselected. </w:t>
      </w:r>
      <w:r w:rsidRPr="000370A6">
        <w:rPr>
          <w:i/>
        </w:rPr>
        <w:t>Science</w:t>
      </w:r>
      <w:r w:rsidRPr="000370A6">
        <w:t>. 317:915.</w:t>
      </w:r>
    </w:p>
    <w:p w14:paraId="58227A1A" w14:textId="77777777" w:rsidR="000370A6" w:rsidRPr="000370A6" w:rsidRDefault="000370A6" w:rsidP="000370A6">
      <w:pPr>
        <w:pStyle w:val="EndNoteBibliography"/>
        <w:spacing w:after="0"/>
      </w:pPr>
    </w:p>
    <w:p w14:paraId="598CD100" w14:textId="77777777" w:rsidR="000370A6" w:rsidRPr="000370A6" w:rsidRDefault="000370A6" w:rsidP="000370A6">
      <w:pPr>
        <w:pStyle w:val="EndNoteBibliography"/>
        <w:ind w:left="720" w:hanging="720"/>
      </w:pPr>
      <w:r w:rsidRPr="000370A6">
        <w:t xml:space="preserve">Keane TM, Wong K, Adams DJ, Flint J, Reymond A, Yalcin B. 2014. Identification of structural variation in mouse genomes. </w:t>
      </w:r>
      <w:r w:rsidRPr="000370A6">
        <w:rPr>
          <w:i/>
        </w:rPr>
        <w:t>Front Genet</w:t>
      </w:r>
      <w:r w:rsidRPr="000370A6">
        <w:t>. 5:192.</w:t>
      </w:r>
    </w:p>
    <w:p w14:paraId="0D74C610" w14:textId="77777777" w:rsidR="000370A6" w:rsidRPr="000370A6" w:rsidRDefault="000370A6" w:rsidP="000370A6">
      <w:pPr>
        <w:pStyle w:val="EndNoteBibliography"/>
        <w:spacing w:after="0"/>
      </w:pPr>
    </w:p>
    <w:p w14:paraId="1AC466C8" w14:textId="77777777" w:rsidR="000370A6" w:rsidRPr="000370A6" w:rsidRDefault="000370A6" w:rsidP="000370A6">
      <w:pPr>
        <w:pStyle w:val="EndNoteBibliography"/>
        <w:ind w:left="720" w:hanging="720"/>
      </w:pPr>
      <w:r w:rsidRPr="000370A6">
        <w:t xml:space="preserve">Kong A, Gudbjartsson DF, Sainz J, Jonsdottir GM, Gudjonsson SA, Richardsson B, Sigurdardottir S, Barnard J, Hallbeck B, Masson G, et al. 2002. A high-resolution recombination map of the human genome. </w:t>
      </w:r>
      <w:r w:rsidRPr="000370A6">
        <w:rPr>
          <w:i/>
        </w:rPr>
        <w:t>Nat Genet</w:t>
      </w:r>
      <w:r w:rsidRPr="000370A6">
        <w:t>. 31:241-247.</w:t>
      </w:r>
    </w:p>
    <w:p w14:paraId="6CECF866" w14:textId="77777777" w:rsidR="000370A6" w:rsidRPr="000370A6" w:rsidRDefault="000370A6" w:rsidP="000370A6">
      <w:pPr>
        <w:pStyle w:val="EndNoteBibliography"/>
        <w:spacing w:after="0"/>
      </w:pPr>
    </w:p>
    <w:p w14:paraId="2B8E3471" w14:textId="77777777" w:rsidR="000370A6" w:rsidRPr="000370A6" w:rsidRDefault="000370A6" w:rsidP="000370A6">
      <w:pPr>
        <w:pStyle w:val="EndNoteBibliography"/>
        <w:ind w:left="720" w:hanging="720"/>
      </w:pPr>
      <w:r w:rsidRPr="000370A6">
        <w:t xml:space="preserve">Kowalczyk A, Meyer WK, Partha R, Mao W, Clark NL, Chikina M. 2019. RERconverge: an R package for associating evolutionary rates with convergent traits. </w:t>
      </w:r>
      <w:r w:rsidRPr="000370A6">
        <w:rPr>
          <w:i/>
        </w:rPr>
        <w:t>Bioinformatics</w:t>
      </w:r>
      <w:r w:rsidRPr="000370A6">
        <w:t>. 35:4815-4817.</w:t>
      </w:r>
    </w:p>
    <w:p w14:paraId="58ECD8D5" w14:textId="77777777" w:rsidR="000370A6" w:rsidRPr="000370A6" w:rsidRDefault="000370A6" w:rsidP="000370A6">
      <w:pPr>
        <w:pStyle w:val="EndNoteBibliography"/>
        <w:spacing w:after="0"/>
      </w:pPr>
    </w:p>
    <w:p w14:paraId="741E695C" w14:textId="77777777" w:rsidR="000370A6" w:rsidRPr="000370A6" w:rsidRDefault="000370A6" w:rsidP="000370A6">
      <w:pPr>
        <w:pStyle w:val="EndNoteBibliography"/>
        <w:ind w:left="720" w:hanging="720"/>
      </w:pPr>
      <w:r w:rsidRPr="000370A6">
        <w:t xml:space="preserve">Kulathinal RJ, Stevison LS, Noor MA. 2009. The genomics of speciation in Drosophila: diversity, divergence, and introgression estimated using low-coverage genome sequencing. </w:t>
      </w:r>
      <w:r w:rsidRPr="000370A6">
        <w:rPr>
          <w:i/>
        </w:rPr>
        <w:t>PLoS Genet</w:t>
      </w:r>
      <w:r w:rsidRPr="000370A6">
        <w:t>. 5:e1000550.</w:t>
      </w:r>
    </w:p>
    <w:p w14:paraId="61B41D8C" w14:textId="77777777" w:rsidR="000370A6" w:rsidRPr="000370A6" w:rsidRDefault="000370A6" w:rsidP="000370A6">
      <w:pPr>
        <w:pStyle w:val="EndNoteBibliography"/>
        <w:spacing w:after="0"/>
      </w:pPr>
    </w:p>
    <w:p w14:paraId="386DC690" w14:textId="77777777" w:rsidR="000370A6" w:rsidRPr="000370A6" w:rsidRDefault="000370A6" w:rsidP="000370A6">
      <w:pPr>
        <w:pStyle w:val="EndNoteBibliography"/>
        <w:ind w:left="720" w:hanging="720"/>
      </w:pPr>
      <w:r w:rsidRPr="000370A6">
        <w:t xml:space="preserve">Kumon T, Ma J, Akins RB, Stefanik D, Nordgren CE, Kim J, Levine MT, Lampson MA. 2021. Parallel pathways for recruiting effector proteins determine centromere drive and suppression. </w:t>
      </w:r>
      <w:r w:rsidRPr="000370A6">
        <w:rPr>
          <w:i/>
        </w:rPr>
        <w:t>Cell</w:t>
      </w:r>
      <w:r w:rsidRPr="000370A6">
        <w:t>. 184:4904-4918 e4911.</w:t>
      </w:r>
    </w:p>
    <w:p w14:paraId="2355F7BA" w14:textId="77777777" w:rsidR="000370A6" w:rsidRPr="000370A6" w:rsidRDefault="000370A6" w:rsidP="000370A6">
      <w:pPr>
        <w:pStyle w:val="EndNoteBibliography"/>
        <w:spacing w:after="0"/>
      </w:pPr>
    </w:p>
    <w:p w14:paraId="488DD0DC" w14:textId="05B70279" w:rsidR="000370A6" w:rsidRPr="000370A6" w:rsidRDefault="000370A6" w:rsidP="000370A6">
      <w:pPr>
        <w:pStyle w:val="EndNoteBibliography"/>
        <w:ind w:left="720" w:hanging="720"/>
      </w:pPr>
      <w:r w:rsidRPr="000370A6">
        <w:t xml:space="preserve">Calculating and interpreting gene- and site-concordance factors in phylogenomics [Internet]. The Lanfear Lab @ ANU2018 September 20, 2021]. Available from: </w:t>
      </w:r>
      <w:hyperlink r:id="rId24" w:history="1">
        <w:r w:rsidRPr="000370A6">
          <w:rPr>
            <w:rStyle w:val="Hyperlink"/>
          </w:rPr>
          <w:t>http://www.robertlanfear.com/blog/files/concordance_factors.html</w:t>
        </w:r>
      </w:hyperlink>
    </w:p>
    <w:p w14:paraId="23D3EF76" w14:textId="77777777" w:rsidR="000370A6" w:rsidRPr="000370A6" w:rsidRDefault="000370A6" w:rsidP="000370A6">
      <w:pPr>
        <w:pStyle w:val="EndNoteBibliography"/>
        <w:spacing w:after="0"/>
      </w:pPr>
    </w:p>
    <w:p w14:paraId="22E80E88" w14:textId="77777777" w:rsidR="000370A6" w:rsidRPr="000370A6" w:rsidRDefault="000370A6" w:rsidP="000370A6">
      <w:pPr>
        <w:pStyle w:val="EndNoteBibliography"/>
        <w:ind w:left="720" w:hanging="720"/>
      </w:pPr>
      <w:r w:rsidRPr="000370A6">
        <w:t xml:space="preserve">Lecompte E, Aplin K, Denys C, Catzeflis F, Chades M, Chevret P. 2008. Phylogeny and biogeography of African Murinae based on mitochondrial and nuclear gene sequences, with a new tribal classification of the subfamily. </w:t>
      </w:r>
      <w:r w:rsidRPr="000370A6">
        <w:rPr>
          <w:i/>
        </w:rPr>
        <w:t>BMC Evol Biol</w:t>
      </w:r>
      <w:r w:rsidRPr="000370A6">
        <w:t>. 8:199.</w:t>
      </w:r>
    </w:p>
    <w:p w14:paraId="0FEFA105" w14:textId="77777777" w:rsidR="000370A6" w:rsidRPr="000370A6" w:rsidRDefault="000370A6" w:rsidP="000370A6">
      <w:pPr>
        <w:pStyle w:val="EndNoteBibliography"/>
        <w:spacing w:after="0"/>
      </w:pPr>
    </w:p>
    <w:p w14:paraId="7CE0BE74" w14:textId="77777777" w:rsidR="000370A6" w:rsidRPr="000370A6" w:rsidRDefault="000370A6" w:rsidP="000370A6">
      <w:pPr>
        <w:pStyle w:val="EndNoteBibliography"/>
        <w:ind w:left="720" w:hanging="720"/>
      </w:pPr>
      <w:r w:rsidRPr="000370A6">
        <w:t xml:space="preserve">Lewontin RC, Birch LC. 1966. Hybridization as a Source of Variation for Adaptation to New Environments. </w:t>
      </w:r>
      <w:r w:rsidRPr="000370A6">
        <w:rPr>
          <w:i/>
        </w:rPr>
        <w:t>Evolution</w:t>
      </w:r>
      <w:r w:rsidRPr="000370A6">
        <w:t>. 20:315-336.</w:t>
      </w:r>
    </w:p>
    <w:p w14:paraId="329307E8" w14:textId="77777777" w:rsidR="000370A6" w:rsidRPr="000370A6" w:rsidRDefault="000370A6" w:rsidP="000370A6">
      <w:pPr>
        <w:pStyle w:val="EndNoteBibliography"/>
        <w:spacing w:after="0"/>
      </w:pPr>
    </w:p>
    <w:p w14:paraId="6063FDE9" w14:textId="77777777" w:rsidR="000370A6" w:rsidRPr="000370A6" w:rsidRDefault="000370A6" w:rsidP="000370A6">
      <w:pPr>
        <w:pStyle w:val="EndNoteBibliography"/>
        <w:ind w:left="720" w:hanging="720"/>
      </w:pPr>
      <w:r w:rsidRPr="000370A6">
        <w:t xml:space="preserve">Li H. 2013. Aligning sequence reads, clone sequences and assembly contigs with BWA-MEM. </w:t>
      </w:r>
      <w:r w:rsidRPr="000370A6">
        <w:rPr>
          <w:i/>
        </w:rPr>
        <w:t>arXiv preprint arXiv:1303.3997</w:t>
      </w:r>
      <w:r w:rsidRPr="000370A6">
        <w:t>.</w:t>
      </w:r>
    </w:p>
    <w:p w14:paraId="56047DE8" w14:textId="77777777" w:rsidR="000370A6" w:rsidRPr="000370A6" w:rsidRDefault="000370A6" w:rsidP="000370A6">
      <w:pPr>
        <w:pStyle w:val="EndNoteBibliography"/>
        <w:spacing w:after="0"/>
      </w:pPr>
    </w:p>
    <w:p w14:paraId="2C69E1DD" w14:textId="77777777" w:rsidR="000370A6" w:rsidRPr="000370A6" w:rsidRDefault="000370A6" w:rsidP="000370A6">
      <w:pPr>
        <w:pStyle w:val="EndNoteBibliography"/>
        <w:ind w:left="720" w:hanging="720"/>
      </w:pPr>
      <w:r w:rsidRPr="000370A6">
        <w:t xml:space="preserve">Li H. 2018. Minimap2: pairwise alignment for nucleotide sequences. </w:t>
      </w:r>
      <w:r w:rsidRPr="000370A6">
        <w:rPr>
          <w:i/>
        </w:rPr>
        <w:t>Bioinformatics</w:t>
      </w:r>
      <w:r w:rsidRPr="000370A6">
        <w:t>. 34:3094-3100.</w:t>
      </w:r>
    </w:p>
    <w:p w14:paraId="3313497E" w14:textId="77777777" w:rsidR="000370A6" w:rsidRPr="000370A6" w:rsidRDefault="000370A6" w:rsidP="000370A6">
      <w:pPr>
        <w:pStyle w:val="EndNoteBibliography"/>
        <w:spacing w:after="0"/>
      </w:pPr>
    </w:p>
    <w:p w14:paraId="0B191095" w14:textId="77777777" w:rsidR="000370A6" w:rsidRPr="000370A6" w:rsidRDefault="000370A6" w:rsidP="000370A6">
      <w:pPr>
        <w:pStyle w:val="EndNoteBibliography"/>
        <w:ind w:left="720" w:hanging="720"/>
      </w:pPr>
      <w:r w:rsidRPr="000370A6">
        <w:lastRenderedPageBreak/>
        <w:t xml:space="preserve">Liu X, Wei F, Li M, Jiang X, Feng Z, Hu J. 2004. Molecular phylogeny and taxonomy of wood mice (genus Apodemus Kaup, 1829) based on complete mtDNA cytochrome b sequences, with emphasis on Chinese species. </w:t>
      </w:r>
      <w:r w:rsidRPr="000370A6">
        <w:rPr>
          <w:i/>
        </w:rPr>
        <w:t>Mol Phylogenet Evol</w:t>
      </w:r>
      <w:r w:rsidRPr="000370A6">
        <w:t>. 33:1-15.</w:t>
      </w:r>
    </w:p>
    <w:p w14:paraId="5198E4A7" w14:textId="77777777" w:rsidR="000370A6" w:rsidRPr="000370A6" w:rsidRDefault="000370A6" w:rsidP="000370A6">
      <w:pPr>
        <w:pStyle w:val="EndNoteBibliography"/>
        <w:spacing w:after="0"/>
      </w:pPr>
    </w:p>
    <w:p w14:paraId="2E1FD609" w14:textId="77777777" w:rsidR="000370A6" w:rsidRPr="000370A6" w:rsidRDefault="000370A6" w:rsidP="000370A6">
      <w:pPr>
        <w:pStyle w:val="EndNoteBibliography"/>
        <w:ind w:left="720" w:hanging="720"/>
      </w:pPr>
      <w:r w:rsidRPr="000370A6">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0370A6">
        <w:rPr>
          <w:i/>
        </w:rPr>
        <w:t>Syst Biol</w:t>
      </w:r>
      <w:r w:rsidRPr="000370A6">
        <w:t>. 70:786-802.</w:t>
      </w:r>
    </w:p>
    <w:p w14:paraId="68F45CF1" w14:textId="77777777" w:rsidR="000370A6" w:rsidRPr="000370A6" w:rsidRDefault="000370A6" w:rsidP="000370A6">
      <w:pPr>
        <w:pStyle w:val="EndNoteBibliography"/>
        <w:spacing w:after="0"/>
      </w:pPr>
    </w:p>
    <w:p w14:paraId="335E89BB" w14:textId="77777777" w:rsidR="000370A6" w:rsidRPr="000370A6" w:rsidRDefault="000370A6" w:rsidP="000370A6">
      <w:pPr>
        <w:pStyle w:val="EndNoteBibliography"/>
        <w:ind w:left="720" w:hanging="720"/>
      </w:pPr>
      <w:r w:rsidRPr="000370A6">
        <w:t xml:space="preserve">Lundrigan BL, Jansa SA, Tucker PK. 2002. Phylogenetic relationships in the genus mus, based on paternally, maternally, and biparentally inherited characters. </w:t>
      </w:r>
      <w:r w:rsidRPr="000370A6">
        <w:rPr>
          <w:i/>
        </w:rPr>
        <w:t>Syst Biol</w:t>
      </w:r>
      <w:r w:rsidRPr="000370A6">
        <w:t>. 51:410-431.</w:t>
      </w:r>
    </w:p>
    <w:p w14:paraId="62032B85" w14:textId="77777777" w:rsidR="000370A6" w:rsidRPr="000370A6" w:rsidRDefault="000370A6" w:rsidP="000370A6">
      <w:pPr>
        <w:pStyle w:val="EndNoteBibliography"/>
        <w:spacing w:after="0"/>
      </w:pPr>
    </w:p>
    <w:p w14:paraId="394DDD00" w14:textId="77777777" w:rsidR="000370A6" w:rsidRPr="000370A6" w:rsidRDefault="000370A6" w:rsidP="000370A6">
      <w:pPr>
        <w:pStyle w:val="EndNoteBibliography"/>
        <w:ind w:left="720" w:hanging="720"/>
      </w:pPr>
      <w:r w:rsidRPr="000370A6">
        <w:t xml:space="preserve">Maddison WP. 1997. Gene Trees in Species Trees. </w:t>
      </w:r>
      <w:r w:rsidRPr="000370A6">
        <w:rPr>
          <w:i/>
        </w:rPr>
        <w:t>Systematic Biology</w:t>
      </w:r>
      <w:r w:rsidRPr="000370A6">
        <w:t>. 46:523-536.</w:t>
      </w:r>
    </w:p>
    <w:p w14:paraId="306E30EA" w14:textId="77777777" w:rsidR="000370A6" w:rsidRPr="000370A6" w:rsidRDefault="000370A6" w:rsidP="000370A6">
      <w:pPr>
        <w:pStyle w:val="EndNoteBibliography"/>
        <w:spacing w:after="0"/>
      </w:pPr>
    </w:p>
    <w:p w14:paraId="063A0F57" w14:textId="77777777" w:rsidR="000370A6" w:rsidRPr="000370A6" w:rsidRDefault="000370A6" w:rsidP="000370A6">
      <w:pPr>
        <w:pStyle w:val="EndNoteBibliography"/>
        <w:ind w:left="720" w:hanging="720"/>
      </w:pPr>
      <w:r w:rsidRPr="000370A6">
        <w:t xml:space="preserve">Martin Y, Gerlach G, Schlotterer C, Meyer A. 2000. Molecular phylogeny of European muroid rodents based on complete cytochrome b sequences. </w:t>
      </w:r>
      <w:r w:rsidRPr="000370A6">
        <w:rPr>
          <w:i/>
        </w:rPr>
        <w:t>Mol Phylogenet Evol</w:t>
      </w:r>
      <w:r w:rsidRPr="000370A6">
        <w:t>. 16:37-47.</w:t>
      </w:r>
    </w:p>
    <w:p w14:paraId="37B300B5" w14:textId="77777777" w:rsidR="000370A6" w:rsidRPr="000370A6" w:rsidRDefault="000370A6" w:rsidP="000370A6">
      <w:pPr>
        <w:pStyle w:val="EndNoteBibliography"/>
        <w:spacing w:after="0"/>
      </w:pPr>
    </w:p>
    <w:p w14:paraId="19A0548E" w14:textId="77777777" w:rsidR="000370A6" w:rsidRPr="000370A6" w:rsidRDefault="000370A6" w:rsidP="000370A6">
      <w:pPr>
        <w:pStyle w:val="EndNoteBibliography"/>
        <w:ind w:left="720" w:hanging="720"/>
      </w:pPr>
      <w:r w:rsidRPr="000370A6">
        <w:t xml:space="preserve">McKenzie PF, Eaton DAR. 2020. The Multispecies Coalescent in Space and Time. </w:t>
      </w:r>
      <w:r w:rsidRPr="000370A6">
        <w:rPr>
          <w:i/>
        </w:rPr>
        <w:t>bioRxiv</w:t>
      </w:r>
      <w:r w:rsidRPr="000370A6">
        <w:t>.2020.2008.2002.233395.</w:t>
      </w:r>
    </w:p>
    <w:p w14:paraId="2C07E98B" w14:textId="77777777" w:rsidR="000370A6" w:rsidRPr="000370A6" w:rsidRDefault="000370A6" w:rsidP="000370A6">
      <w:pPr>
        <w:pStyle w:val="EndNoteBibliography"/>
        <w:spacing w:after="0"/>
      </w:pPr>
    </w:p>
    <w:p w14:paraId="35E9417A" w14:textId="77777777" w:rsidR="000370A6" w:rsidRPr="000370A6" w:rsidRDefault="000370A6" w:rsidP="000370A6">
      <w:pPr>
        <w:pStyle w:val="EndNoteBibliography"/>
        <w:ind w:left="720" w:hanging="720"/>
      </w:pPr>
      <w:r w:rsidRPr="000370A6">
        <w:t xml:space="preserve">Mendes FK, Fuentes-Gonzalez JA, Schraiber JG, Hahn MW. 2018. A multispecies coalescent model for quantitative traits. </w:t>
      </w:r>
      <w:r w:rsidRPr="000370A6">
        <w:rPr>
          <w:i/>
        </w:rPr>
        <w:t>Elife</w:t>
      </w:r>
      <w:r w:rsidRPr="000370A6">
        <w:t>. 7:e36482.</w:t>
      </w:r>
    </w:p>
    <w:p w14:paraId="1A4D9390" w14:textId="77777777" w:rsidR="000370A6" w:rsidRPr="000370A6" w:rsidRDefault="000370A6" w:rsidP="000370A6">
      <w:pPr>
        <w:pStyle w:val="EndNoteBibliography"/>
        <w:spacing w:after="0"/>
      </w:pPr>
    </w:p>
    <w:p w14:paraId="2B81C501" w14:textId="77777777" w:rsidR="000370A6" w:rsidRPr="000370A6" w:rsidRDefault="000370A6" w:rsidP="000370A6">
      <w:pPr>
        <w:pStyle w:val="EndNoteBibliography"/>
        <w:ind w:left="720" w:hanging="720"/>
      </w:pPr>
      <w:r w:rsidRPr="000370A6">
        <w:t xml:space="preserve">Mendes FK, Hahn MW. 2016. Gene Tree Discordance Causes Apparent Substitution Rate Variation. </w:t>
      </w:r>
      <w:r w:rsidRPr="000370A6">
        <w:rPr>
          <w:i/>
        </w:rPr>
        <w:t>Syst Biol</w:t>
      </w:r>
      <w:r w:rsidRPr="000370A6">
        <w:t>. 65:711-721.</w:t>
      </w:r>
    </w:p>
    <w:p w14:paraId="4CD22434" w14:textId="77777777" w:rsidR="000370A6" w:rsidRPr="000370A6" w:rsidRDefault="000370A6" w:rsidP="000370A6">
      <w:pPr>
        <w:pStyle w:val="EndNoteBibliography"/>
        <w:spacing w:after="0"/>
      </w:pPr>
    </w:p>
    <w:p w14:paraId="543F27D8" w14:textId="77777777" w:rsidR="000370A6" w:rsidRPr="000370A6" w:rsidRDefault="000370A6" w:rsidP="000370A6">
      <w:pPr>
        <w:pStyle w:val="EndNoteBibliography"/>
        <w:ind w:left="720" w:hanging="720"/>
      </w:pPr>
      <w:r w:rsidRPr="000370A6">
        <w:t xml:space="preserve">Mendes FK, Hahn Y, Hahn MW. 2016. Gene Tree Discordance Can Generate Patterns of Diminishing Convergence over Time. </w:t>
      </w:r>
      <w:r w:rsidRPr="000370A6">
        <w:rPr>
          <w:i/>
        </w:rPr>
        <w:t>Mol Biol Evol</w:t>
      </w:r>
      <w:r w:rsidRPr="000370A6">
        <w:t>. 33:3299-3307.</w:t>
      </w:r>
    </w:p>
    <w:p w14:paraId="1255BB6C" w14:textId="77777777" w:rsidR="000370A6" w:rsidRPr="000370A6" w:rsidRDefault="000370A6" w:rsidP="000370A6">
      <w:pPr>
        <w:pStyle w:val="EndNoteBibliography"/>
        <w:spacing w:after="0"/>
      </w:pPr>
    </w:p>
    <w:p w14:paraId="2F0C0BED" w14:textId="77777777" w:rsidR="000370A6" w:rsidRPr="000370A6" w:rsidRDefault="000370A6" w:rsidP="000370A6">
      <w:pPr>
        <w:pStyle w:val="EndNoteBibliography"/>
        <w:ind w:left="720" w:hanging="720"/>
      </w:pPr>
      <w:r w:rsidRPr="000370A6">
        <w:t xml:space="preserve">Mendes FK, Livera AP, Hahn MW. 2019. The perils of intralocus recombination for inferences of molecular convergence. </w:t>
      </w:r>
      <w:r w:rsidRPr="000370A6">
        <w:rPr>
          <w:i/>
        </w:rPr>
        <w:t>Philos Trans R Soc Lond B Biol Sci</w:t>
      </w:r>
      <w:r w:rsidRPr="000370A6">
        <w:t>. 374:20180244.</w:t>
      </w:r>
    </w:p>
    <w:p w14:paraId="3158498D" w14:textId="77777777" w:rsidR="000370A6" w:rsidRPr="000370A6" w:rsidRDefault="000370A6" w:rsidP="000370A6">
      <w:pPr>
        <w:pStyle w:val="EndNoteBibliography"/>
        <w:spacing w:after="0"/>
      </w:pPr>
    </w:p>
    <w:p w14:paraId="65E82B96" w14:textId="77777777" w:rsidR="000370A6" w:rsidRPr="000370A6" w:rsidRDefault="000370A6" w:rsidP="000370A6">
      <w:pPr>
        <w:pStyle w:val="EndNoteBibliography"/>
        <w:ind w:left="720" w:hanging="720"/>
      </w:pPr>
      <w:r w:rsidRPr="000370A6">
        <w:t xml:space="preserve">Minh BQ, Hahn MW, Lanfear R. 2020a. New Methods to Calculate Concordance Factors for Phylogenomic Datasets. </w:t>
      </w:r>
      <w:r w:rsidRPr="000370A6">
        <w:rPr>
          <w:i/>
        </w:rPr>
        <w:t>Mol Biol Evol</w:t>
      </w:r>
      <w:r w:rsidRPr="000370A6">
        <w:t>. 37:2727-2733.</w:t>
      </w:r>
    </w:p>
    <w:p w14:paraId="360B0E91" w14:textId="77777777" w:rsidR="000370A6" w:rsidRPr="000370A6" w:rsidRDefault="000370A6" w:rsidP="000370A6">
      <w:pPr>
        <w:pStyle w:val="EndNoteBibliography"/>
        <w:spacing w:after="0"/>
      </w:pPr>
    </w:p>
    <w:p w14:paraId="23AB9805" w14:textId="77777777" w:rsidR="000370A6" w:rsidRPr="000370A6" w:rsidRDefault="000370A6" w:rsidP="000370A6">
      <w:pPr>
        <w:pStyle w:val="EndNoteBibliography"/>
        <w:ind w:left="720" w:hanging="720"/>
      </w:pPr>
      <w:r w:rsidRPr="000370A6">
        <w:t xml:space="preserve">Minh BQ, Schmidt HA, Chernomor O, Schrempf D, Woodhams MD, von Haeseler A, Lanfear R. 2020b. IQ-TREE 2: New Models and Efficient Methods for Phylogenetic Inference in the Genomic Era. </w:t>
      </w:r>
      <w:r w:rsidRPr="000370A6">
        <w:rPr>
          <w:i/>
        </w:rPr>
        <w:t>Mol Biol Evol</w:t>
      </w:r>
      <w:r w:rsidRPr="000370A6">
        <w:t>. 37:1530-1534.</w:t>
      </w:r>
    </w:p>
    <w:p w14:paraId="0AA563E4" w14:textId="77777777" w:rsidR="000370A6" w:rsidRPr="000370A6" w:rsidRDefault="000370A6" w:rsidP="000370A6">
      <w:pPr>
        <w:pStyle w:val="EndNoteBibliography"/>
        <w:spacing w:after="0"/>
      </w:pPr>
    </w:p>
    <w:p w14:paraId="7A3FBED9" w14:textId="77777777" w:rsidR="000370A6" w:rsidRPr="000370A6" w:rsidRDefault="000370A6" w:rsidP="000370A6">
      <w:pPr>
        <w:pStyle w:val="EndNoteBibliography"/>
        <w:ind w:left="720" w:hanging="720"/>
      </w:pPr>
      <w:r w:rsidRPr="000370A6">
        <w:lastRenderedPageBreak/>
        <w:t xml:space="preserve">Mölder F, Jablonski KP, Letcher B, Hall MB, Tomkins-Tinch CH, Sochat V, Forster J, Lee S, Twardziok SO, Kanitz A, et al. 2021. Sustainable data analysis with Snakemake. </w:t>
      </w:r>
      <w:r w:rsidRPr="000370A6">
        <w:rPr>
          <w:i/>
        </w:rPr>
        <w:t>F1000Res</w:t>
      </w:r>
      <w:r w:rsidRPr="000370A6">
        <w:t>. 10:33.</w:t>
      </w:r>
    </w:p>
    <w:p w14:paraId="0A1AA4D9" w14:textId="77777777" w:rsidR="000370A6" w:rsidRPr="000370A6" w:rsidRDefault="000370A6" w:rsidP="000370A6">
      <w:pPr>
        <w:pStyle w:val="EndNoteBibliography"/>
        <w:spacing w:after="0"/>
      </w:pPr>
    </w:p>
    <w:p w14:paraId="39E3D0E6" w14:textId="77777777" w:rsidR="000370A6" w:rsidRPr="000370A6" w:rsidRDefault="000370A6" w:rsidP="000370A6">
      <w:pPr>
        <w:pStyle w:val="EndNoteBibliography"/>
        <w:ind w:left="720" w:hanging="720"/>
      </w:pPr>
      <w:r w:rsidRPr="000370A6">
        <w:t xml:space="preserve">Moore EC, Thomas GWC, Mortimer S, Kopania EEK, Hunnicutt KE, Clare-Salzler ZJ, Larson EL, Good JM. 2022. The Evolution of Widespread Recombination Suppression on the Dwarf Hamster (Phodopus) X Chromosome. </w:t>
      </w:r>
      <w:r w:rsidRPr="000370A6">
        <w:rPr>
          <w:i/>
        </w:rPr>
        <w:t>Genome Biol Evol</w:t>
      </w:r>
      <w:r w:rsidRPr="000370A6">
        <w:t>. 14:evac080.</w:t>
      </w:r>
    </w:p>
    <w:p w14:paraId="562B0C94" w14:textId="77777777" w:rsidR="000370A6" w:rsidRPr="000370A6" w:rsidRDefault="000370A6" w:rsidP="000370A6">
      <w:pPr>
        <w:pStyle w:val="EndNoteBibliography"/>
        <w:spacing w:after="0"/>
      </w:pPr>
    </w:p>
    <w:p w14:paraId="5B027FB2" w14:textId="77777777" w:rsidR="000370A6" w:rsidRPr="000370A6" w:rsidRDefault="000370A6" w:rsidP="000370A6">
      <w:pPr>
        <w:pStyle w:val="EndNoteBibliography"/>
        <w:ind w:left="720" w:hanging="720"/>
      </w:pPr>
      <w:r w:rsidRPr="000370A6">
        <w:t xml:space="preserve">Morgan AP, Gatti DM, Najarian ML, Keane TM, Galante RJ, Pack AI, Mott R, Churchill GA, de Villena FP. 2017. Structural Variation Shapes the Landscape of Recombination in Mouse. </w:t>
      </w:r>
      <w:r w:rsidRPr="000370A6">
        <w:rPr>
          <w:i/>
        </w:rPr>
        <w:t>Genetics</w:t>
      </w:r>
      <w:r w:rsidRPr="000370A6">
        <w:t>. 206:603-619.</w:t>
      </w:r>
    </w:p>
    <w:p w14:paraId="688DB831" w14:textId="77777777" w:rsidR="000370A6" w:rsidRPr="000370A6" w:rsidRDefault="000370A6" w:rsidP="000370A6">
      <w:pPr>
        <w:pStyle w:val="EndNoteBibliography"/>
        <w:spacing w:after="0"/>
      </w:pPr>
    </w:p>
    <w:p w14:paraId="0B589582" w14:textId="77777777" w:rsidR="000370A6" w:rsidRPr="000370A6" w:rsidRDefault="000370A6" w:rsidP="000370A6">
      <w:pPr>
        <w:pStyle w:val="EndNoteBibliography"/>
        <w:ind w:left="720" w:hanging="720"/>
      </w:pPr>
      <w:r w:rsidRPr="000370A6">
        <w:t xml:space="preserve">Mouse Genome Sequencing C, Waterston RH, Lindblad-Toh K, Birney E, Rogers J, Abril JF, Agarwal P, Agarwala R, Ainscough R, Alexandersson M, et al. 2002. Initial sequencing and comparative analysis of the mouse genome. </w:t>
      </w:r>
      <w:r w:rsidRPr="000370A6">
        <w:rPr>
          <w:i/>
        </w:rPr>
        <w:t>Nature</w:t>
      </w:r>
      <w:r w:rsidRPr="000370A6">
        <w:t>. 420:520-562.</w:t>
      </w:r>
    </w:p>
    <w:p w14:paraId="3890632A" w14:textId="77777777" w:rsidR="000370A6" w:rsidRPr="000370A6" w:rsidRDefault="000370A6" w:rsidP="000370A6">
      <w:pPr>
        <w:pStyle w:val="EndNoteBibliography"/>
        <w:spacing w:after="0"/>
      </w:pPr>
    </w:p>
    <w:p w14:paraId="25EC944B" w14:textId="77777777" w:rsidR="000370A6" w:rsidRPr="000370A6" w:rsidRDefault="000370A6" w:rsidP="000370A6">
      <w:pPr>
        <w:pStyle w:val="EndNoteBibliography"/>
        <w:ind w:left="720" w:hanging="720"/>
      </w:pPr>
      <w:r w:rsidRPr="000370A6">
        <w:t xml:space="preserve">Murrell B, Weaver S, Smith MD, Wertheim JO, Murrell S, Aylward A, Eren K, Pollner T, Martin DP, Smith DM, et al. 2015. Gene-wide identification of episodic selection. </w:t>
      </w:r>
      <w:r w:rsidRPr="000370A6">
        <w:rPr>
          <w:i/>
        </w:rPr>
        <w:t>Mol Biol Evol</w:t>
      </w:r>
      <w:r w:rsidRPr="000370A6">
        <w:t>. 32:1365-1371.</w:t>
      </w:r>
    </w:p>
    <w:p w14:paraId="5F984B2F" w14:textId="77777777" w:rsidR="000370A6" w:rsidRPr="000370A6" w:rsidRDefault="000370A6" w:rsidP="000370A6">
      <w:pPr>
        <w:pStyle w:val="EndNoteBibliography"/>
        <w:spacing w:after="0"/>
      </w:pPr>
    </w:p>
    <w:p w14:paraId="448B42BA" w14:textId="77777777" w:rsidR="000370A6" w:rsidRPr="000370A6" w:rsidRDefault="000370A6" w:rsidP="000370A6">
      <w:pPr>
        <w:pStyle w:val="EndNoteBibliography"/>
        <w:ind w:left="720" w:hanging="720"/>
      </w:pPr>
      <w:r w:rsidRPr="000370A6">
        <w:t xml:space="preserve">Nilsson P, Solbakken MH, Schmid BV, Orr RJS, Lv R, Cui Y, Song Y, Zhang Y, Baalsrud HT, Torresen OK, et al. 2020. The Genome of the Great Gerbil Reveals Species-Specific Duplication of an MHCII Gene. </w:t>
      </w:r>
      <w:r w:rsidRPr="000370A6">
        <w:rPr>
          <w:i/>
        </w:rPr>
        <w:t>Genome Biol Evol</w:t>
      </w:r>
      <w:r w:rsidRPr="000370A6">
        <w:t>. 12:3832-3849.</w:t>
      </w:r>
    </w:p>
    <w:p w14:paraId="61BC8858" w14:textId="77777777" w:rsidR="000370A6" w:rsidRPr="000370A6" w:rsidRDefault="000370A6" w:rsidP="000370A6">
      <w:pPr>
        <w:pStyle w:val="EndNoteBibliography"/>
        <w:spacing w:after="0"/>
      </w:pPr>
    </w:p>
    <w:p w14:paraId="1551FDB4" w14:textId="77777777" w:rsidR="000370A6" w:rsidRPr="000370A6" w:rsidRDefault="000370A6" w:rsidP="000370A6">
      <w:pPr>
        <w:pStyle w:val="EndNoteBibliography"/>
        <w:ind w:left="720" w:hanging="720"/>
      </w:pPr>
      <w:r w:rsidRPr="000370A6">
        <w:t xml:space="preserve">Pagès M, Fabre P-H, Chaval Y, Mortelliti A, Nicolas V, Wells K, Michaux JR, Lazzari V. 2016. Molecular phylogeny of South-East Asian arboreal murine rodents. </w:t>
      </w:r>
      <w:r w:rsidRPr="000370A6">
        <w:rPr>
          <w:i/>
        </w:rPr>
        <w:t>Zoologica Scripta</w:t>
      </w:r>
      <w:r w:rsidRPr="000370A6">
        <w:t>. 45:349-364.</w:t>
      </w:r>
    </w:p>
    <w:p w14:paraId="688C862D" w14:textId="77777777" w:rsidR="000370A6" w:rsidRPr="000370A6" w:rsidRDefault="000370A6" w:rsidP="000370A6">
      <w:pPr>
        <w:pStyle w:val="EndNoteBibliography"/>
        <w:spacing w:after="0"/>
      </w:pPr>
    </w:p>
    <w:p w14:paraId="29FCA5FD" w14:textId="77777777" w:rsidR="000370A6" w:rsidRPr="000370A6" w:rsidRDefault="000370A6" w:rsidP="000370A6">
      <w:pPr>
        <w:pStyle w:val="EndNoteBibliography"/>
        <w:ind w:left="720" w:hanging="720"/>
      </w:pPr>
      <w:r w:rsidRPr="000370A6">
        <w:t xml:space="preserve">Pamilo P, Nei M. 1988. Relationships between gene trees and species trees. </w:t>
      </w:r>
      <w:r w:rsidRPr="000370A6">
        <w:rPr>
          <w:i/>
        </w:rPr>
        <w:t>Mol Biol Evol</w:t>
      </w:r>
      <w:r w:rsidRPr="000370A6">
        <w:t>. 5:568-583.</w:t>
      </w:r>
    </w:p>
    <w:p w14:paraId="1C4B0BFA" w14:textId="77777777" w:rsidR="000370A6" w:rsidRPr="000370A6" w:rsidRDefault="000370A6" w:rsidP="000370A6">
      <w:pPr>
        <w:pStyle w:val="EndNoteBibliography"/>
        <w:spacing w:after="0"/>
      </w:pPr>
    </w:p>
    <w:p w14:paraId="572D7037" w14:textId="77777777" w:rsidR="000370A6" w:rsidRPr="000370A6" w:rsidRDefault="000370A6" w:rsidP="000370A6">
      <w:pPr>
        <w:pStyle w:val="EndNoteBibliography"/>
        <w:ind w:left="720" w:hanging="720"/>
      </w:pPr>
      <w:r w:rsidRPr="000370A6">
        <w:t xml:space="preserve">Paradis E, Schliep K. 2019. ape 5.0: an environment for modern phylogenetics and evolutionary analyses in R. </w:t>
      </w:r>
      <w:r w:rsidRPr="000370A6">
        <w:rPr>
          <w:i/>
        </w:rPr>
        <w:t>Bioinformatics</w:t>
      </w:r>
      <w:r w:rsidRPr="000370A6">
        <w:t>. 35:526-528.</w:t>
      </w:r>
    </w:p>
    <w:p w14:paraId="23D89B3A" w14:textId="77777777" w:rsidR="000370A6" w:rsidRPr="000370A6" w:rsidRDefault="000370A6" w:rsidP="000370A6">
      <w:pPr>
        <w:pStyle w:val="EndNoteBibliography"/>
        <w:spacing w:after="0"/>
      </w:pPr>
    </w:p>
    <w:p w14:paraId="26BA5993" w14:textId="77777777" w:rsidR="000370A6" w:rsidRPr="000370A6" w:rsidRDefault="000370A6" w:rsidP="000370A6">
      <w:pPr>
        <w:pStyle w:val="EndNoteBibliography"/>
        <w:ind w:left="720" w:hanging="720"/>
      </w:pPr>
      <w:r w:rsidRPr="000370A6">
        <w:t xml:space="preserve">Partha R, Kowalczyk A, Clark NL, Chikina M. 2019. Robust Method for Detecting Convergent Shifts in Evolutionary Rates. </w:t>
      </w:r>
      <w:r w:rsidRPr="000370A6">
        <w:rPr>
          <w:i/>
        </w:rPr>
        <w:t>Mol Biol Evol</w:t>
      </w:r>
      <w:r w:rsidRPr="000370A6">
        <w:t>. 36:1817-1830.</w:t>
      </w:r>
    </w:p>
    <w:p w14:paraId="05C28A7F" w14:textId="77777777" w:rsidR="000370A6" w:rsidRPr="000370A6" w:rsidRDefault="000370A6" w:rsidP="000370A6">
      <w:pPr>
        <w:pStyle w:val="EndNoteBibliography"/>
        <w:spacing w:after="0"/>
      </w:pPr>
    </w:p>
    <w:p w14:paraId="44504143" w14:textId="77777777" w:rsidR="000370A6" w:rsidRPr="000370A6" w:rsidRDefault="000370A6" w:rsidP="000370A6">
      <w:pPr>
        <w:pStyle w:val="EndNoteBibliography"/>
        <w:ind w:left="720" w:hanging="720"/>
      </w:pPr>
      <w:r w:rsidRPr="000370A6">
        <w:t xml:space="preserve">Pease JB, Haak DC, Hahn MW, Moyle LC. 2016. Phylogenomics Reveals Three Sources of Adaptive Variation during a Rapid Radiation. </w:t>
      </w:r>
      <w:r w:rsidRPr="000370A6">
        <w:rPr>
          <w:i/>
        </w:rPr>
        <w:t>PLoS Biol</w:t>
      </w:r>
      <w:r w:rsidRPr="000370A6">
        <w:t>. 14:e1002379.</w:t>
      </w:r>
    </w:p>
    <w:p w14:paraId="3B61C631" w14:textId="77777777" w:rsidR="000370A6" w:rsidRPr="000370A6" w:rsidRDefault="000370A6" w:rsidP="000370A6">
      <w:pPr>
        <w:pStyle w:val="EndNoteBibliography"/>
        <w:spacing w:after="0"/>
      </w:pPr>
    </w:p>
    <w:p w14:paraId="60B116E3" w14:textId="77777777" w:rsidR="000370A6" w:rsidRPr="000370A6" w:rsidRDefault="000370A6" w:rsidP="000370A6">
      <w:pPr>
        <w:pStyle w:val="EndNoteBibliography"/>
        <w:ind w:left="720" w:hanging="720"/>
      </w:pPr>
      <w:r w:rsidRPr="000370A6">
        <w:t xml:space="preserve">Pease JB, Hahn MW. 2013. More accurate phylogenies inferred from low-recombination regions in the presence of incomplete lineage sorting. </w:t>
      </w:r>
      <w:r w:rsidRPr="000370A6">
        <w:rPr>
          <w:i/>
        </w:rPr>
        <w:t>Evolution</w:t>
      </w:r>
      <w:r w:rsidRPr="000370A6">
        <w:t>. 67:2376-2384.</w:t>
      </w:r>
    </w:p>
    <w:p w14:paraId="0746755E" w14:textId="77777777" w:rsidR="000370A6" w:rsidRPr="000370A6" w:rsidRDefault="000370A6" w:rsidP="000370A6">
      <w:pPr>
        <w:pStyle w:val="EndNoteBibliography"/>
        <w:spacing w:after="0"/>
      </w:pPr>
    </w:p>
    <w:p w14:paraId="730CB1EF" w14:textId="77777777" w:rsidR="000370A6" w:rsidRPr="000370A6" w:rsidRDefault="000370A6" w:rsidP="000370A6">
      <w:pPr>
        <w:pStyle w:val="EndNoteBibliography"/>
        <w:ind w:left="720" w:hanging="720"/>
      </w:pPr>
      <w:r w:rsidRPr="000370A6">
        <w:lastRenderedPageBreak/>
        <w:t xml:space="preserve">Platt RN, 2nd, Vandewege MW, Ray DA. 2018. Mammalian transposable elements and their impacts on genome evolution. </w:t>
      </w:r>
      <w:r w:rsidRPr="000370A6">
        <w:rPr>
          <w:i/>
        </w:rPr>
        <w:t>Chromosome Res</w:t>
      </w:r>
      <w:r w:rsidRPr="000370A6">
        <w:t>. 26:25-43.</w:t>
      </w:r>
    </w:p>
    <w:p w14:paraId="7A26AA4F" w14:textId="77777777" w:rsidR="000370A6" w:rsidRPr="000370A6" w:rsidRDefault="000370A6" w:rsidP="000370A6">
      <w:pPr>
        <w:pStyle w:val="EndNoteBibliography"/>
        <w:spacing w:after="0"/>
      </w:pPr>
    </w:p>
    <w:p w14:paraId="4CF99D21" w14:textId="77777777" w:rsidR="000370A6" w:rsidRPr="000370A6" w:rsidRDefault="000370A6" w:rsidP="000370A6">
      <w:pPr>
        <w:pStyle w:val="EndNoteBibliography"/>
        <w:ind w:left="720" w:hanging="720"/>
      </w:pPr>
      <w:r w:rsidRPr="000370A6">
        <w:t xml:space="preserve">Pollard KS, Hubisz MJ, Rosenbloom KR, Siepel A. 2010. Detection of nonneutral substitution rates on mammalian phylogenies. </w:t>
      </w:r>
      <w:r w:rsidRPr="000370A6">
        <w:rPr>
          <w:i/>
        </w:rPr>
        <w:t>Genome Res</w:t>
      </w:r>
      <w:r w:rsidRPr="000370A6">
        <w:t>. 20:110-121.</w:t>
      </w:r>
    </w:p>
    <w:p w14:paraId="7350FC2A" w14:textId="77777777" w:rsidR="000370A6" w:rsidRPr="000370A6" w:rsidRDefault="000370A6" w:rsidP="000370A6">
      <w:pPr>
        <w:pStyle w:val="EndNoteBibliography"/>
        <w:spacing w:after="0"/>
      </w:pPr>
    </w:p>
    <w:p w14:paraId="24CDF3AC" w14:textId="77777777" w:rsidR="000370A6" w:rsidRPr="000370A6" w:rsidRDefault="000370A6" w:rsidP="000370A6">
      <w:pPr>
        <w:pStyle w:val="EndNoteBibliography"/>
        <w:ind w:left="720" w:hanging="720"/>
      </w:pPr>
      <w:r w:rsidRPr="000370A6">
        <w:t xml:space="preserve">Pond SL, Frost SD, Muse SV. 2005. HyPhy: hypothesis testing using phylogenies. </w:t>
      </w:r>
      <w:r w:rsidRPr="000370A6">
        <w:rPr>
          <w:i/>
        </w:rPr>
        <w:t>Bioinformatics</w:t>
      </w:r>
      <w:r w:rsidRPr="000370A6">
        <w:t>. 21:676-679.</w:t>
      </w:r>
    </w:p>
    <w:p w14:paraId="6E19C514" w14:textId="77777777" w:rsidR="000370A6" w:rsidRPr="000370A6" w:rsidRDefault="000370A6" w:rsidP="000370A6">
      <w:pPr>
        <w:pStyle w:val="EndNoteBibliography"/>
        <w:spacing w:after="0"/>
      </w:pPr>
    </w:p>
    <w:p w14:paraId="091458C4" w14:textId="77777777" w:rsidR="000370A6" w:rsidRPr="000370A6" w:rsidRDefault="000370A6" w:rsidP="000370A6">
      <w:pPr>
        <w:pStyle w:val="EndNoteBibliography"/>
        <w:ind w:left="720" w:hanging="720"/>
      </w:pPr>
      <w:r w:rsidRPr="000370A6">
        <w:t xml:space="preserve">Poplin R, Ruano-Rubio V, DePristo MA, Fennell TJ, Carneiro MO, Auwera GAVd, Kling DE, Gauthier LD, Levy-Moonshine A, Roazen D, et al. 2018. Scaling accurate genetic variant discovery to tens of thousands of samples. </w:t>
      </w:r>
      <w:r w:rsidRPr="000370A6">
        <w:rPr>
          <w:i/>
        </w:rPr>
        <w:t>bioRxiv</w:t>
      </w:r>
      <w:r w:rsidRPr="000370A6">
        <w:t>.201178.</w:t>
      </w:r>
    </w:p>
    <w:p w14:paraId="07799676" w14:textId="77777777" w:rsidR="000370A6" w:rsidRPr="000370A6" w:rsidRDefault="000370A6" w:rsidP="000370A6">
      <w:pPr>
        <w:pStyle w:val="EndNoteBibliography"/>
        <w:spacing w:after="0"/>
      </w:pPr>
    </w:p>
    <w:p w14:paraId="18784A82" w14:textId="77777777" w:rsidR="000370A6" w:rsidRPr="000370A6" w:rsidRDefault="000370A6" w:rsidP="000370A6">
      <w:pPr>
        <w:pStyle w:val="EndNoteBibliography"/>
        <w:ind w:left="720" w:hanging="720"/>
      </w:pPr>
      <w:r w:rsidRPr="000370A6">
        <w:t xml:space="preserve">Ptak SE, Hinds DA, Koehler K, Nickel B, Patil N, Ballinger DG, Przeworski M, Frazer KA, Paabo S. 2005. Fine-scale recombination patterns differ between chimpanzees and humans. </w:t>
      </w:r>
      <w:r w:rsidRPr="000370A6">
        <w:rPr>
          <w:i/>
        </w:rPr>
        <w:t>Nat Genet</w:t>
      </w:r>
      <w:r w:rsidRPr="000370A6">
        <w:t>. 37:429-434.</w:t>
      </w:r>
    </w:p>
    <w:p w14:paraId="7A419E38" w14:textId="77777777" w:rsidR="000370A6" w:rsidRPr="000370A6" w:rsidRDefault="000370A6" w:rsidP="000370A6">
      <w:pPr>
        <w:pStyle w:val="EndNoteBibliography"/>
        <w:spacing w:after="0"/>
      </w:pPr>
    </w:p>
    <w:p w14:paraId="58B4F8F0" w14:textId="77777777" w:rsidR="000370A6" w:rsidRPr="000370A6" w:rsidRDefault="000370A6" w:rsidP="000370A6">
      <w:pPr>
        <w:pStyle w:val="EndNoteBibliography"/>
        <w:ind w:left="720" w:hanging="720"/>
      </w:pPr>
      <w:r w:rsidRPr="000370A6">
        <w:t xml:space="preserve">Quinlan AR, Hall IM. 2010. BEDTools: a flexible suite of utilities for comparing genomic features. </w:t>
      </w:r>
      <w:r w:rsidRPr="000370A6">
        <w:rPr>
          <w:i/>
        </w:rPr>
        <w:t>Bioinformatics</w:t>
      </w:r>
      <w:r w:rsidRPr="000370A6">
        <w:t>. 26:841-842.</w:t>
      </w:r>
    </w:p>
    <w:p w14:paraId="033B0C03" w14:textId="77777777" w:rsidR="000370A6" w:rsidRPr="000370A6" w:rsidRDefault="000370A6" w:rsidP="000370A6">
      <w:pPr>
        <w:pStyle w:val="EndNoteBibliography"/>
        <w:spacing w:after="0"/>
      </w:pPr>
    </w:p>
    <w:p w14:paraId="7974F2F3" w14:textId="77777777" w:rsidR="000370A6" w:rsidRPr="000370A6" w:rsidRDefault="000370A6" w:rsidP="000370A6">
      <w:pPr>
        <w:pStyle w:val="EndNoteBibliography"/>
        <w:ind w:left="720" w:hanging="720"/>
      </w:pPr>
      <w:r w:rsidRPr="000370A6">
        <w:t>R Core Team. 2021. R: A language and environment for statistical computing. Vienna, Austria.</w:t>
      </w:r>
    </w:p>
    <w:p w14:paraId="10452B49" w14:textId="77777777" w:rsidR="000370A6" w:rsidRPr="000370A6" w:rsidRDefault="000370A6" w:rsidP="000370A6">
      <w:pPr>
        <w:pStyle w:val="EndNoteBibliography"/>
        <w:spacing w:after="0"/>
      </w:pPr>
    </w:p>
    <w:p w14:paraId="56E55D43" w14:textId="77777777" w:rsidR="000370A6" w:rsidRPr="000370A6" w:rsidRDefault="000370A6" w:rsidP="000370A6">
      <w:pPr>
        <w:pStyle w:val="EndNoteBibliography"/>
        <w:ind w:left="720" w:hanging="720"/>
      </w:pPr>
      <w:r w:rsidRPr="000370A6">
        <w:t xml:space="preserve">Ranwez V, Douzery EJP, Cambon C, Chantret N, Delsuc F. 2018. MACSE v2: Toolkit for the Alignment of Coding Sequences Accounting for Frameshifts and Stop Codons. </w:t>
      </w:r>
      <w:r w:rsidRPr="000370A6">
        <w:rPr>
          <w:i/>
        </w:rPr>
        <w:t>Mol Biol Evol</w:t>
      </w:r>
      <w:r w:rsidRPr="000370A6">
        <w:t>. 35:2582-2584.</w:t>
      </w:r>
    </w:p>
    <w:p w14:paraId="4ECCE369" w14:textId="77777777" w:rsidR="000370A6" w:rsidRPr="000370A6" w:rsidRDefault="000370A6" w:rsidP="000370A6">
      <w:pPr>
        <w:pStyle w:val="EndNoteBibliography"/>
        <w:spacing w:after="0"/>
      </w:pPr>
    </w:p>
    <w:p w14:paraId="34D41271" w14:textId="77777777" w:rsidR="000370A6" w:rsidRPr="000370A6" w:rsidRDefault="000370A6" w:rsidP="000370A6">
      <w:pPr>
        <w:pStyle w:val="EndNoteBibliography"/>
        <w:ind w:left="720" w:hanging="720"/>
      </w:pPr>
      <w:r w:rsidRPr="000370A6">
        <w:t xml:space="preserve">Revell LJ. 2012. phytools: an R package for phylogenetic comparative biology (and other things). </w:t>
      </w:r>
      <w:r w:rsidRPr="000370A6">
        <w:rPr>
          <w:i/>
        </w:rPr>
        <w:t>Methods in Ecology and Evolution</w:t>
      </w:r>
      <w:r w:rsidRPr="000370A6">
        <w:t>. 3:217-223.</w:t>
      </w:r>
    </w:p>
    <w:p w14:paraId="5729ECC8" w14:textId="77777777" w:rsidR="000370A6" w:rsidRPr="000370A6" w:rsidRDefault="000370A6" w:rsidP="000370A6">
      <w:pPr>
        <w:pStyle w:val="EndNoteBibliography"/>
        <w:spacing w:after="0"/>
      </w:pPr>
    </w:p>
    <w:p w14:paraId="658CB19D" w14:textId="77777777" w:rsidR="000370A6" w:rsidRPr="000370A6" w:rsidRDefault="000370A6" w:rsidP="000370A6">
      <w:pPr>
        <w:pStyle w:val="EndNoteBibliography"/>
        <w:ind w:left="720" w:hanging="720"/>
      </w:pPr>
      <w:r w:rsidRPr="000370A6">
        <w:t xml:space="preserve">Rivas-Gonzalez I, Rousselle M, Li F, Zhou L, Dutheil JY, Munch K, Shao Y, Wu D, Schierup MH, Zhang G. 2023. Pervasive incomplete lineage sorting illuminates speciation and selection in primates. </w:t>
      </w:r>
      <w:r w:rsidRPr="000370A6">
        <w:rPr>
          <w:i/>
        </w:rPr>
        <w:t>Science</w:t>
      </w:r>
      <w:r w:rsidRPr="000370A6">
        <w:t>. 380:eabn4409.</w:t>
      </w:r>
    </w:p>
    <w:p w14:paraId="0A5E32CC" w14:textId="77777777" w:rsidR="000370A6" w:rsidRPr="000370A6" w:rsidRDefault="000370A6" w:rsidP="000370A6">
      <w:pPr>
        <w:pStyle w:val="EndNoteBibliography"/>
        <w:spacing w:after="0"/>
      </w:pPr>
    </w:p>
    <w:p w14:paraId="615D91A8" w14:textId="77777777" w:rsidR="000370A6" w:rsidRPr="000370A6" w:rsidRDefault="000370A6" w:rsidP="000370A6">
      <w:pPr>
        <w:pStyle w:val="EndNoteBibliography"/>
        <w:ind w:left="720" w:hanging="720"/>
      </w:pPr>
      <w:r w:rsidRPr="000370A6">
        <w:t xml:space="preserve">Robinson DF, Foulds LR. 1981. Comparison of phylogenetic trees. </w:t>
      </w:r>
      <w:r w:rsidRPr="000370A6">
        <w:rPr>
          <w:i/>
        </w:rPr>
        <w:t>Mathematical Biosciences</w:t>
      </w:r>
      <w:r w:rsidRPr="000370A6">
        <w:t>. 53:131-147.</w:t>
      </w:r>
    </w:p>
    <w:p w14:paraId="5468CC89" w14:textId="77777777" w:rsidR="000370A6" w:rsidRPr="000370A6" w:rsidRDefault="000370A6" w:rsidP="000370A6">
      <w:pPr>
        <w:pStyle w:val="EndNoteBibliography"/>
        <w:spacing w:after="0"/>
      </w:pPr>
    </w:p>
    <w:p w14:paraId="551577CE" w14:textId="77777777" w:rsidR="000370A6" w:rsidRPr="000370A6" w:rsidRDefault="000370A6" w:rsidP="000370A6">
      <w:pPr>
        <w:pStyle w:val="EndNoteBibliography"/>
        <w:ind w:left="720" w:hanging="720"/>
      </w:pPr>
      <w:r w:rsidRPr="000370A6">
        <w:t>Robinson DF, Foulds LR editors.; 1979 Berlin, Heidelberg.</w:t>
      </w:r>
    </w:p>
    <w:p w14:paraId="69E824AB" w14:textId="77777777" w:rsidR="000370A6" w:rsidRPr="000370A6" w:rsidRDefault="000370A6" w:rsidP="000370A6">
      <w:pPr>
        <w:pStyle w:val="EndNoteBibliography"/>
        <w:spacing w:after="0"/>
      </w:pPr>
    </w:p>
    <w:p w14:paraId="1804B97C" w14:textId="77777777" w:rsidR="000370A6" w:rsidRPr="000370A6" w:rsidRDefault="000370A6" w:rsidP="000370A6">
      <w:pPr>
        <w:pStyle w:val="EndNoteBibliography"/>
        <w:ind w:left="720" w:hanging="720"/>
      </w:pPr>
      <w:r w:rsidRPr="000370A6">
        <w:t xml:space="preserve">Romanenko SA, Perelman PL, Trifonov VA, Graphodatsky AS. 2012. Chromosomal evolution in Rodentia. </w:t>
      </w:r>
      <w:r w:rsidRPr="000370A6">
        <w:rPr>
          <w:i/>
        </w:rPr>
        <w:t>Heredity (Edinb)</w:t>
      </w:r>
      <w:r w:rsidRPr="000370A6">
        <w:t>. 108:4-16.</w:t>
      </w:r>
    </w:p>
    <w:p w14:paraId="7B49FA66" w14:textId="77777777" w:rsidR="000370A6" w:rsidRPr="000370A6" w:rsidRDefault="000370A6" w:rsidP="000370A6">
      <w:pPr>
        <w:pStyle w:val="EndNoteBibliography"/>
        <w:spacing w:after="0"/>
      </w:pPr>
    </w:p>
    <w:p w14:paraId="62D2DCBE" w14:textId="77777777" w:rsidR="000370A6" w:rsidRPr="000370A6" w:rsidRDefault="000370A6" w:rsidP="000370A6">
      <w:pPr>
        <w:pStyle w:val="EndNoteBibliography"/>
        <w:ind w:left="720" w:hanging="720"/>
      </w:pPr>
      <w:r w:rsidRPr="000370A6">
        <w:t xml:space="preserve">Rosenberg NA. 2002. The probability of topological concordance of gene trees and species trees. </w:t>
      </w:r>
      <w:r w:rsidRPr="000370A6">
        <w:rPr>
          <w:i/>
        </w:rPr>
        <w:t>Theor Popul Biol</w:t>
      </w:r>
      <w:r w:rsidRPr="000370A6">
        <w:t>. 61:225-247.</w:t>
      </w:r>
    </w:p>
    <w:p w14:paraId="0654138F" w14:textId="77777777" w:rsidR="000370A6" w:rsidRPr="000370A6" w:rsidRDefault="000370A6" w:rsidP="000370A6">
      <w:pPr>
        <w:pStyle w:val="EndNoteBibliography"/>
        <w:spacing w:after="0"/>
      </w:pPr>
    </w:p>
    <w:p w14:paraId="316D5447" w14:textId="77777777" w:rsidR="000370A6" w:rsidRPr="000370A6" w:rsidRDefault="000370A6" w:rsidP="000370A6">
      <w:pPr>
        <w:pStyle w:val="EndNoteBibliography"/>
        <w:ind w:left="720" w:hanging="720"/>
      </w:pPr>
      <w:r w:rsidRPr="000370A6">
        <w:t xml:space="preserve">Rowe KC, Achmadi AS, Fabre P-H, Schenk JJ, Steppan SJ, Esselstyn JA. 2019. Oceanic islands of Wallacea as a source for dispersal and diversification of murine rodents. </w:t>
      </w:r>
      <w:r w:rsidRPr="000370A6">
        <w:rPr>
          <w:i/>
        </w:rPr>
        <w:t>Journal of Biogeography</w:t>
      </w:r>
      <w:r w:rsidRPr="000370A6">
        <w:t>. 46:2752-2768.</w:t>
      </w:r>
    </w:p>
    <w:p w14:paraId="1FC064EA" w14:textId="77777777" w:rsidR="000370A6" w:rsidRPr="000370A6" w:rsidRDefault="000370A6" w:rsidP="000370A6">
      <w:pPr>
        <w:pStyle w:val="EndNoteBibliography"/>
        <w:spacing w:after="0"/>
      </w:pPr>
    </w:p>
    <w:p w14:paraId="2AE38BA3" w14:textId="77777777" w:rsidR="000370A6" w:rsidRPr="000370A6" w:rsidRDefault="000370A6" w:rsidP="000370A6">
      <w:pPr>
        <w:pStyle w:val="EndNoteBibliography"/>
        <w:ind w:left="720" w:hanging="720"/>
      </w:pPr>
      <w:r w:rsidRPr="000370A6">
        <w:t xml:space="preserve">Roycroft E, Achmadi A, Callahan CM, Esselstyn JA, Good JM, Moussalli A, Rowe KC. 2021. Molecular Evolution of Ecological Specialisation: Genomic Insights from the Diversification of Murine Rodents. </w:t>
      </w:r>
      <w:r w:rsidRPr="000370A6">
        <w:rPr>
          <w:i/>
        </w:rPr>
        <w:t>Genome Biol Evol</w:t>
      </w:r>
      <w:r w:rsidRPr="000370A6">
        <w:t>. 13:evab103.</w:t>
      </w:r>
    </w:p>
    <w:p w14:paraId="5CDE561D" w14:textId="77777777" w:rsidR="000370A6" w:rsidRPr="000370A6" w:rsidRDefault="000370A6" w:rsidP="000370A6">
      <w:pPr>
        <w:pStyle w:val="EndNoteBibliography"/>
        <w:spacing w:after="0"/>
      </w:pPr>
    </w:p>
    <w:p w14:paraId="587D1341" w14:textId="77777777" w:rsidR="000370A6" w:rsidRPr="000370A6" w:rsidRDefault="000370A6" w:rsidP="000370A6">
      <w:pPr>
        <w:pStyle w:val="EndNoteBibliography"/>
        <w:ind w:left="720" w:hanging="720"/>
      </w:pPr>
      <w:r w:rsidRPr="000370A6">
        <w:t xml:space="preserve">Roycroft EJ, Moussalli A, Rowe KC. 2020. Phylogenomics Uncovers Confidence and Conflict in the Rapid Radiation of Australo-Papuan Rodents. </w:t>
      </w:r>
      <w:r w:rsidRPr="000370A6">
        <w:rPr>
          <w:i/>
        </w:rPr>
        <w:t>Syst Biol</w:t>
      </w:r>
      <w:r w:rsidRPr="000370A6">
        <w:t>. 69:431-444.</w:t>
      </w:r>
    </w:p>
    <w:p w14:paraId="4E4233EB" w14:textId="77777777" w:rsidR="000370A6" w:rsidRPr="000370A6" w:rsidRDefault="000370A6" w:rsidP="000370A6">
      <w:pPr>
        <w:pStyle w:val="EndNoteBibliography"/>
        <w:spacing w:after="0"/>
      </w:pPr>
    </w:p>
    <w:p w14:paraId="230AB685" w14:textId="77777777" w:rsidR="000370A6" w:rsidRPr="000370A6" w:rsidRDefault="000370A6" w:rsidP="000370A6">
      <w:pPr>
        <w:pStyle w:val="EndNoteBibliography"/>
        <w:ind w:left="720" w:hanging="720"/>
      </w:pPr>
      <w:r w:rsidRPr="000370A6">
        <w:t xml:space="preserve">Sarver BA, Keeble S, Cosart T, Tucker PK, Dean MD, Good JM. 2017. Phylogenomic Insights into Mouse Evolution Using a Pseudoreference Approach. </w:t>
      </w:r>
      <w:r w:rsidRPr="000370A6">
        <w:rPr>
          <w:i/>
        </w:rPr>
        <w:t>Genome Biol Evol</w:t>
      </w:r>
      <w:r w:rsidRPr="000370A6">
        <w:t>. 9:726-739.</w:t>
      </w:r>
    </w:p>
    <w:p w14:paraId="05398ED5" w14:textId="77777777" w:rsidR="000370A6" w:rsidRPr="000370A6" w:rsidRDefault="000370A6" w:rsidP="000370A6">
      <w:pPr>
        <w:pStyle w:val="EndNoteBibliography"/>
        <w:spacing w:after="0"/>
      </w:pPr>
    </w:p>
    <w:p w14:paraId="7282CE64" w14:textId="77777777" w:rsidR="000370A6" w:rsidRPr="000370A6" w:rsidRDefault="000370A6" w:rsidP="000370A6">
      <w:pPr>
        <w:pStyle w:val="EndNoteBibliography"/>
        <w:ind w:left="720" w:hanging="720"/>
      </w:pPr>
      <w:r w:rsidRPr="000370A6">
        <w:t xml:space="preserve">Scally A, Dutheil JY, Hillier LW, Jordan GE, Goodhead I, Herrero J, Hobolth A, Lappalainen T, Mailund T, Marques-Bonet T, et al. 2012. Insights into hominid evolution from the gorilla genome sequence. </w:t>
      </w:r>
      <w:r w:rsidRPr="000370A6">
        <w:rPr>
          <w:i/>
        </w:rPr>
        <w:t>Nature</w:t>
      </w:r>
      <w:r w:rsidRPr="000370A6">
        <w:t>. 483:169-175.</w:t>
      </w:r>
    </w:p>
    <w:p w14:paraId="464176D0" w14:textId="77777777" w:rsidR="000370A6" w:rsidRPr="000370A6" w:rsidRDefault="000370A6" w:rsidP="000370A6">
      <w:pPr>
        <w:pStyle w:val="EndNoteBibliography"/>
        <w:spacing w:after="0"/>
      </w:pPr>
    </w:p>
    <w:p w14:paraId="0C753FE9" w14:textId="77777777" w:rsidR="000370A6" w:rsidRPr="000370A6" w:rsidRDefault="000370A6" w:rsidP="000370A6">
      <w:pPr>
        <w:pStyle w:val="EndNoteBibliography"/>
        <w:ind w:left="720" w:hanging="720"/>
      </w:pPr>
      <w:r w:rsidRPr="000370A6">
        <w:t xml:space="preserve">Schenk JJ, Rowe KC, Steppan SJ. 2013. Ecological opportunity and incumbency in the diversification of repeated continental colonizations by muroid rodents. </w:t>
      </w:r>
      <w:r w:rsidRPr="000370A6">
        <w:rPr>
          <w:i/>
        </w:rPr>
        <w:t>Syst Biol</w:t>
      </w:r>
      <w:r w:rsidRPr="000370A6">
        <w:t>. 62:837-864.</w:t>
      </w:r>
    </w:p>
    <w:p w14:paraId="64D0BA87" w14:textId="77777777" w:rsidR="000370A6" w:rsidRPr="000370A6" w:rsidRDefault="000370A6" w:rsidP="000370A6">
      <w:pPr>
        <w:pStyle w:val="EndNoteBibliography"/>
        <w:spacing w:after="0"/>
      </w:pPr>
    </w:p>
    <w:p w14:paraId="58F74A30" w14:textId="77777777" w:rsidR="000370A6" w:rsidRPr="000370A6" w:rsidRDefault="000370A6" w:rsidP="000370A6">
      <w:pPr>
        <w:pStyle w:val="EndNoteBibliography"/>
        <w:ind w:left="720" w:hanging="720"/>
      </w:pPr>
      <w:r w:rsidRPr="000370A6">
        <w:t xml:space="preserve">Schliep KP. 2011. phangorn: phylogenetic analysis in R. </w:t>
      </w:r>
      <w:r w:rsidRPr="000370A6">
        <w:rPr>
          <w:i/>
        </w:rPr>
        <w:t>Bioinformatics</w:t>
      </w:r>
      <w:r w:rsidRPr="000370A6">
        <w:t>. 27:592-593.</w:t>
      </w:r>
    </w:p>
    <w:p w14:paraId="0CFA8C66" w14:textId="77777777" w:rsidR="000370A6" w:rsidRPr="000370A6" w:rsidRDefault="000370A6" w:rsidP="000370A6">
      <w:pPr>
        <w:pStyle w:val="EndNoteBibliography"/>
        <w:spacing w:after="0"/>
      </w:pPr>
    </w:p>
    <w:p w14:paraId="3B54593B" w14:textId="77777777" w:rsidR="000370A6" w:rsidRPr="000370A6" w:rsidRDefault="000370A6" w:rsidP="000370A6">
      <w:pPr>
        <w:pStyle w:val="EndNoteBibliography"/>
        <w:ind w:left="720" w:hanging="720"/>
      </w:pPr>
      <w:r w:rsidRPr="000370A6">
        <w:t xml:space="preserve">Serizawa K, Suzuki H, Tsuchiya K. 2000. A phylogenetic view on species radiation in Apodemus inferred from variation of nuclear and mitochondrial genes. </w:t>
      </w:r>
      <w:r w:rsidRPr="000370A6">
        <w:rPr>
          <w:i/>
        </w:rPr>
        <w:t>Biochem Genet</w:t>
      </w:r>
      <w:r w:rsidRPr="000370A6">
        <w:t>. 38:27-40.</w:t>
      </w:r>
    </w:p>
    <w:p w14:paraId="6D1F093D" w14:textId="77777777" w:rsidR="000370A6" w:rsidRPr="000370A6" w:rsidRDefault="000370A6" w:rsidP="000370A6">
      <w:pPr>
        <w:pStyle w:val="EndNoteBibliography"/>
        <w:spacing w:after="0"/>
      </w:pPr>
    </w:p>
    <w:p w14:paraId="50DA7117" w14:textId="77777777" w:rsidR="000370A6" w:rsidRPr="000370A6" w:rsidRDefault="000370A6" w:rsidP="000370A6">
      <w:pPr>
        <w:pStyle w:val="EndNoteBibliography"/>
        <w:ind w:left="720" w:hanging="720"/>
      </w:pPr>
      <w:r w:rsidRPr="000370A6">
        <w:t xml:space="preserve">Shifman S, Bell JT, Copley RR, Taylor MS, Williams RW, Mott R, Flint J. 2006. A high-resolution single nucleotide polymorphism genetic map of the mouse genome. </w:t>
      </w:r>
      <w:r w:rsidRPr="000370A6">
        <w:rPr>
          <w:i/>
        </w:rPr>
        <w:t>PLoS Biol</w:t>
      </w:r>
      <w:r w:rsidRPr="000370A6">
        <w:t>. 4:e395.</w:t>
      </w:r>
    </w:p>
    <w:p w14:paraId="6D2BCE55" w14:textId="77777777" w:rsidR="000370A6" w:rsidRPr="000370A6" w:rsidRDefault="000370A6" w:rsidP="000370A6">
      <w:pPr>
        <w:pStyle w:val="EndNoteBibliography"/>
        <w:spacing w:after="0"/>
      </w:pPr>
    </w:p>
    <w:p w14:paraId="2B168098" w14:textId="77777777" w:rsidR="000370A6" w:rsidRPr="000370A6" w:rsidRDefault="000370A6" w:rsidP="000370A6">
      <w:pPr>
        <w:pStyle w:val="EndNoteBibliography"/>
        <w:ind w:left="720" w:hanging="720"/>
      </w:pPr>
      <w:r w:rsidRPr="000370A6">
        <w:t xml:space="preserve">Singhal S, Leffler EM, Sannareddy K, Turner I, Venn O, Hooper DM, Strand AI, Li Q, Raney B, Balakrishnan CN, et al. 2015. Stable recombination hotspots in birds. </w:t>
      </w:r>
      <w:r w:rsidRPr="000370A6">
        <w:rPr>
          <w:i/>
        </w:rPr>
        <w:t>Science</w:t>
      </w:r>
      <w:r w:rsidRPr="000370A6">
        <w:t>. 350:928-932.</w:t>
      </w:r>
    </w:p>
    <w:p w14:paraId="327E6036" w14:textId="77777777" w:rsidR="000370A6" w:rsidRPr="000370A6" w:rsidRDefault="000370A6" w:rsidP="000370A6">
      <w:pPr>
        <w:pStyle w:val="EndNoteBibliography"/>
        <w:spacing w:after="0"/>
      </w:pPr>
    </w:p>
    <w:p w14:paraId="1DB37D09" w14:textId="77777777" w:rsidR="000370A6" w:rsidRPr="000370A6" w:rsidRDefault="000370A6" w:rsidP="000370A6">
      <w:pPr>
        <w:pStyle w:val="EndNoteBibliography"/>
        <w:ind w:left="720" w:hanging="720"/>
      </w:pPr>
      <w:r w:rsidRPr="000370A6">
        <w:t xml:space="preserve">Slatkin M, Pollack JL. 2006. The concordance of gene trees and species trees at two linked loci. </w:t>
      </w:r>
      <w:r w:rsidRPr="000370A6">
        <w:rPr>
          <w:i/>
        </w:rPr>
        <w:t>Genetics</w:t>
      </w:r>
      <w:r w:rsidRPr="000370A6">
        <w:t>. 172:1979-1984.</w:t>
      </w:r>
    </w:p>
    <w:p w14:paraId="1E13C89F" w14:textId="77777777" w:rsidR="000370A6" w:rsidRPr="000370A6" w:rsidRDefault="000370A6" w:rsidP="000370A6">
      <w:pPr>
        <w:pStyle w:val="EndNoteBibliography"/>
        <w:spacing w:after="0"/>
      </w:pPr>
    </w:p>
    <w:p w14:paraId="6621B2A4" w14:textId="77777777" w:rsidR="000370A6" w:rsidRPr="000370A6" w:rsidRDefault="000370A6" w:rsidP="000370A6">
      <w:pPr>
        <w:pStyle w:val="EndNoteBibliography"/>
        <w:ind w:left="720" w:hanging="720"/>
      </w:pPr>
      <w:r w:rsidRPr="000370A6">
        <w:lastRenderedPageBreak/>
        <w:t xml:space="preserve">Smagulova F, Gregoretti IV, Brick K, Khil P, Camerini-Otero RD, Petukhova GV. 2011. Genome-wide analysis reveals novel molecular features of mouse recombination hotspots. </w:t>
      </w:r>
      <w:r w:rsidRPr="000370A6">
        <w:rPr>
          <w:i/>
        </w:rPr>
        <w:t>Nature</w:t>
      </w:r>
      <w:r w:rsidRPr="000370A6">
        <w:t>. 472:375-378.</w:t>
      </w:r>
    </w:p>
    <w:p w14:paraId="6845ED10" w14:textId="77777777" w:rsidR="000370A6" w:rsidRPr="000370A6" w:rsidRDefault="000370A6" w:rsidP="000370A6">
      <w:pPr>
        <w:pStyle w:val="EndNoteBibliography"/>
        <w:spacing w:after="0"/>
      </w:pPr>
    </w:p>
    <w:p w14:paraId="07035829" w14:textId="7C672138" w:rsidR="000370A6" w:rsidRPr="000370A6" w:rsidRDefault="000370A6" w:rsidP="000370A6">
      <w:pPr>
        <w:pStyle w:val="EndNoteBibliography"/>
        <w:ind w:left="720" w:hanging="720"/>
      </w:pPr>
      <w:r w:rsidRPr="000370A6">
        <w:t xml:space="preserve">RepeatMasker Open-4.0 [Internet]. 2013-2015. Available from </w:t>
      </w:r>
      <w:hyperlink r:id="rId25" w:history="1">
        <w:r w:rsidRPr="000370A6">
          <w:rPr>
            <w:rStyle w:val="Hyperlink"/>
          </w:rPr>
          <w:t>http://www.repeatmasker.org</w:t>
        </w:r>
      </w:hyperlink>
      <w:r w:rsidRPr="000370A6">
        <w:t>.</w:t>
      </w:r>
    </w:p>
    <w:p w14:paraId="5E0904C7" w14:textId="77777777" w:rsidR="000370A6" w:rsidRPr="000370A6" w:rsidRDefault="000370A6" w:rsidP="000370A6">
      <w:pPr>
        <w:pStyle w:val="EndNoteBibliography"/>
        <w:spacing w:after="0"/>
      </w:pPr>
    </w:p>
    <w:p w14:paraId="63D2BD70" w14:textId="77777777" w:rsidR="000370A6" w:rsidRPr="000370A6" w:rsidRDefault="000370A6" w:rsidP="000370A6">
      <w:pPr>
        <w:pStyle w:val="EndNoteBibliography"/>
        <w:ind w:left="720" w:hanging="720"/>
      </w:pPr>
      <w:r w:rsidRPr="000370A6">
        <w:t xml:space="preserve">Smith BT, Merwin J, Provost KL, Thom G, Brumfield RT, Ferreira M, Mauck WM, Moyle RG, Wright TF, Joseph L. 2023. Phylogenomic Analysis of the Parrots of the World Distinguishes Artifactual from Biological Sources of Gene Tree Discordance. </w:t>
      </w:r>
      <w:r w:rsidRPr="000370A6">
        <w:rPr>
          <w:i/>
        </w:rPr>
        <w:t>Syst Biol</w:t>
      </w:r>
      <w:r w:rsidRPr="000370A6">
        <w:t>. 72:228-241.</w:t>
      </w:r>
    </w:p>
    <w:p w14:paraId="541E49A5" w14:textId="77777777" w:rsidR="000370A6" w:rsidRPr="000370A6" w:rsidRDefault="000370A6" w:rsidP="000370A6">
      <w:pPr>
        <w:pStyle w:val="EndNoteBibliography"/>
        <w:spacing w:after="0"/>
      </w:pPr>
    </w:p>
    <w:p w14:paraId="793CBED0" w14:textId="77777777" w:rsidR="000370A6" w:rsidRPr="000370A6" w:rsidRDefault="000370A6" w:rsidP="000370A6">
      <w:pPr>
        <w:pStyle w:val="EndNoteBibliography"/>
        <w:ind w:left="720" w:hanging="720"/>
      </w:pPr>
      <w:r w:rsidRPr="000370A6">
        <w:t xml:space="preserve">Smith JM, Haigh J. 1974. The hitch-hiking effect of a favourable gene. </w:t>
      </w:r>
      <w:r w:rsidRPr="000370A6">
        <w:rPr>
          <w:i/>
        </w:rPr>
        <w:t>Genet Res</w:t>
      </w:r>
      <w:r w:rsidRPr="000370A6">
        <w:t>. 23:23-35.</w:t>
      </w:r>
    </w:p>
    <w:p w14:paraId="53D3FAD8" w14:textId="77777777" w:rsidR="000370A6" w:rsidRPr="000370A6" w:rsidRDefault="000370A6" w:rsidP="000370A6">
      <w:pPr>
        <w:pStyle w:val="EndNoteBibliography"/>
        <w:spacing w:after="0"/>
      </w:pPr>
    </w:p>
    <w:p w14:paraId="6EA44CC5" w14:textId="77777777" w:rsidR="000370A6" w:rsidRPr="000370A6" w:rsidRDefault="000370A6" w:rsidP="000370A6">
      <w:pPr>
        <w:pStyle w:val="EndNoteBibliography"/>
        <w:ind w:left="720" w:hanging="720"/>
      </w:pPr>
      <w:r w:rsidRPr="000370A6">
        <w:t xml:space="preserve">Smith MD, Wertheim JO, Weaver S, Murrell B, Scheffler K, Kosakovsky Pond SL. 2015a. Less is more: an adaptive branch-site random effects model for efficient detection of episodic diversifying selection. </w:t>
      </w:r>
      <w:r w:rsidRPr="000370A6">
        <w:rPr>
          <w:i/>
        </w:rPr>
        <w:t>Mol Biol Evol</w:t>
      </w:r>
      <w:r w:rsidRPr="000370A6">
        <w:t>. 32:1342-1353.</w:t>
      </w:r>
    </w:p>
    <w:p w14:paraId="267C6B14" w14:textId="77777777" w:rsidR="000370A6" w:rsidRPr="000370A6" w:rsidRDefault="000370A6" w:rsidP="000370A6">
      <w:pPr>
        <w:pStyle w:val="EndNoteBibliography"/>
        <w:spacing w:after="0"/>
      </w:pPr>
    </w:p>
    <w:p w14:paraId="2C6812A7" w14:textId="77777777" w:rsidR="000370A6" w:rsidRPr="000370A6" w:rsidRDefault="000370A6" w:rsidP="000370A6">
      <w:pPr>
        <w:pStyle w:val="EndNoteBibliography"/>
        <w:ind w:left="720" w:hanging="720"/>
      </w:pPr>
      <w:r w:rsidRPr="000370A6">
        <w:t xml:space="preserve">Smith SA, Brown JW, Walker JF. 2018. So many genes, so little time: A practical approach to divergence-time estimation in the genomic era. </w:t>
      </w:r>
      <w:r w:rsidRPr="000370A6">
        <w:rPr>
          <w:i/>
        </w:rPr>
        <w:t>PLoS One</w:t>
      </w:r>
      <w:r w:rsidRPr="000370A6">
        <w:t>. 13:e0197433.</w:t>
      </w:r>
    </w:p>
    <w:p w14:paraId="36FABC38" w14:textId="77777777" w:rsidR="000370A6" w:rsidRPr="000370A6" w:rsidRDefault="000370A6" w:rsidP="000370A6">
      <w:pPr>
        <w:pStyle w:val="EndNoteBibliography"/>
        <w:spacing w:after="0"/>
      </w:pPr>
    </w:p>
    <w:p w14:paraId="23AEE9D3" w14:textId="77777777" w:rsidR="000370A6" w:rsidRPr="000370A6" w:rsidRDefault="000370A6" w:rsidP="000370A6">
      <w:pPr>
        <w:pStyle w:val="EndNoteBibliography"/>
        <w:ind w:left="720" w:hanging="720"/>
      </w:pPr>
      <w:r w:rsidRPr="000370A6">
        <w:t xml:space="preserve">Smith SA, Moore MJ, Brown JW, Yang Y. 2015b. Analysis of phylogenomic datasets reveals conflict, concordance, and gene duplications with examples from animals and plants. </w:t>
      </w:r>
      <w:r w:rsidRPr="000370A6">
        <w:rPr>
          <w:i/>
        </w:rPr>
        <w:t>BMC Evol Biol</w:t>
      </w:r>
      <w:r w:rsidRPr="000370A6">
        <w:t>. 15:150.</w:t>
      </w:r>
    </w:p>
    <w:p w14:paraId="1137BF09" w14:textId="77777777" w:rsidR="000370A6" w:rsidRPr="000370A6" w:rsidRDefault="000370A6" w:rsidP="000370A6">
      <w:pPr>
        <w:pStyle w:val="EndNoteBibliography"/>
        <w:spacing w:after="0"/>
      </w:pPr>
    </w:p>
    <w:p w14:paraId="28564130" w14:textId="77777777" w:rsidR="000370A6" w:rsidRPr="000370A6" w:rsidRDefault="000370A6" w:rsidP="000370A6">
      <w:pPr>
        <w:pStyle w:val="EndNoteBibliography"/>
        <w:ind w:left="720" w:hanging="720"/>
      </w:pPr>
      <w:r w:rsidRPr="000370A6">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0370A6">
        <w:rPr>
          <w:i/>
        </w:rPr>
        <w:t>Cytogenetics and Cell Genetics</w:t>
      </w:r>
      <w:r w:rsidRPr="000370A6">
        <w:t>. 84:150-155.</w:t>
      </w:r>
    </w:p>
    <w:p w14:paraId="40284676" w14:textId="77777777" w:rsidR="000370A6" w:rsidRPr="000370A6" w:rsidRDefault="000370A6" w:rsidP="000370A6">
      <w:pPr>
        <w:pStyle w:val="EndNoteBibliography"/>
        <w:spacing w:after="0"/>
      </w:pPr>
    </w:p>
    <w:p w14:paraId="290691B1" w14:textId="77777777" w:rsidR="000370A6" w:rsidRPr="000370A6" w:rsidRDefault="000370A6" w:rsidP="000370A6">
      <w:pPr>
        <w:pStyle w:val="EndNoteBibliography"/>
        <w:ind w:left="720" w:hanging="720"/>
      </w:pPr>
      <w:r w:rsidRPr="000370A6">
        <w:t xml:space="preserve">Stapley J, Feulner PGD, Johnston SE, Santure AW, Smadja CM. 2017. Variation in recombination frequency and distribution across eukaryotes: patterns and processes. </w:t>
      </w:r>
      <w:r w:rsidRPr="000370A6">
        <w:rPr>
          <w:i/>
        </w:rPr>
        <w:t>Philos Trans R Soc Lond B Biol Sci</w:t>
      </w:r>
      <w:r w:rsidRPr="000370A6">
        <w:t>. 372.</w:t>
      </w:r>
    </w:p>
    <w:p w14:paraId="0E453638" w14:textId="77777777" w:rsidR="000370A6" w:rsidRPr="000370A6" w:rsidRDefault="000370A6" w:rsidP="000370A6">
      <w:pPr>
        <w:pStyle w:val="EndNoteBibliography"/>
        <w:spacing w:after="0"/>
      </w:pPr>
    </w:p>
    <w:p w14:paraId="29CE74A4" w14:textId="77777777" w:rsidR="000370A6" w:rsidRPr="000370A6" w:rsidRDefault="000370A6" w:rsidP="000370A6">
      <w:pPr>
        <w:pStyle w:val="EndNoteBibliography"/>
        <w:ind w:left="720" w:hanging="720"/>
      </w:pPr>
      <w:r w:rsidRPr="000370A6">
        <w:t xml:space="preserve">Steppan SJ, Adkins RM, Spinks PQ, Hale C. 2005. Multigene phylogeny of the Old World mice, Murinae, reveals distinct geographic lineages and the declining utility of mitochondrial genes compared to nuclear genes. </w:t>
      </w:r>
      <w:r w:rsidRPr="000370A6">
        <w:rPr>
          <w:i/>
        </w:rPr>
        <w:t>Mol Phylogenet Evol</w:t>
      </w:r>
      <w:r w:rsidRPr="000370A6">
        <w:t>. 37:370-388.</w:t>
      </w:r>
    </w:p>
    <w:p w14:paraId="4DB8090A" w14:textId="77777777" w:rsidR="000370A6" w:rsidRPr="000370A6" w:rsidRDefault="000370A6" w:rsidP="000370A6">
      <w:pPr>
        <w:pStyle w:val="EndNoteBibliography"/>
        <w:spacing w:after="0"/>
      </w:pPr>
    </w:p>
    <w:p w14:paraId="26A69960" w14:textId="77777777" w:rsidR="000370A6" w:rsidRPr="000370A6" w:rsidRDefault="000370A6" w:rsidP="000370A6">
      <w:pPr>
        <w:pStyle w:val="EndNoteBibliography"/>
        <w:ind w:left="720" w:hanging="720"/>
      </w:pPr>
      <w:r w:rsidRPr="000370A6">
        <w:t xml:space="preserve">Steppan SJ, Schenk JJ. 2017. Muroid rodent phylogenetics: 900-species tree reveals increasing diversification rates. </w:t>
      </w:r>
      <w:r w:rsidRPr="000370A6">
        <w:rPr>
          <w:i/>
        </w:rPr>
        <w:t>PLoS One</w:t>
      </w:r>
      <w:r w:rsidRPr="000370A6">
        <w:t>. 12:e0183070.</w:t>
      </w:r>
    </w:p>
    <w:p w14:paraId="7C569B0E" w14:textId="77777777" w:rsidR="000370A6" w:rsidRPr="000370A6" w:rsidRDefault="000370A6" w:rsidP="000370A6">
      <w:pPr>
        <w:pStyle w:val="EndNoteBibliography"/>
        <w:spacing w:after="0"/>
      </w:pPr>
    </w:p>
    <w:p w14:paraId="40B46B75" w14:textId="77777777" w:rsidR="000370A6" w:rsidRPr="000370A6" w:rsidRDefault="000370A6" w:rsidP="000370A6">
      <w:pPr>
        <w:pStyle w:val="EndNoteBibliography"/>
        <w:ind w:left="720" w:hanging="720"/>
      </w:pPr>
      <w:r w:rsidRPr="000370A6">
        <w:lastRenderedPageBreak/>
        <w:t xml:space="preserve">Sun C, Huang J, Wang Y, Zhao X, Su L, Thomas GWC, Zhao M, Zhang X, Jungreis I, Kellis M, et al. 2021. Genus-Wide Characterization of Bumblebee Genomes Provides Insights into Their Evolution and Variation in Ecological and Behavioral Traits. </w:t>
      </w:r>
      <w:r w:rsidRPr="000370A6">
        <w:rPr>
          <w:i/>
        </w:rPr>
        <w:t>Mol Biol Evol</w:t>
      </w:r>
      <w:r w:rsidRPr="000370A6">
        <w:t>. 38:486-501.</w:t>
      </w:r>
    </w:p>
    <w:p w14:paraId="4A658086" w14:textId="77777777" w:rsidR="000370A6" w:rsidRPr="000370A6" w:rsidRDefault="000370A6" w:rsidP="000370A6">
      <w:pPr>
        <w:pStyle w:val="EndNoteBibliography"/>
        <w:spacing w:after="0"/>
      </w:pPr>
    </w:p>
    <w:p w14:paraId="0BB2A4DE" w14:textId="77777777" w:rsidR="000370A6" w:rsidRPr="000370A6" w:rsidRDefault="000370A6" w:rsidP="000370A6">
      <w:pPr>
        <w:pStyle w:val="EndNoteBibliography"/>
        <w:ind w:left="720" w:hanging="720"/>
      </w:pPr>
      <w:r w:rsidRPr="000370A6">
        <w:t xml:space="preserve">Suzuki H, Shimada T, Terashima M, Tsuchiya K, Aplin K. 2004. Temporal, spatial, and ecological modes of evolution of Eurasian Mus based on mitochondrial and nuclear gene sequences. </w:t>
      </w:r>
      <w:r w:rsidRPr="000370A6">
        <w:rPr>
          <w:i/>
        </w:rPr>
        <w:t>Mol Phylogenet Evol</w:t>
      </w:r>
      <w:r w:rsidRPr="000370A6">
        <w:t>. 33:626-646.</w:t>
      </w:r>
    </w:p>
    <w:p w14:paraId="3DFF415F" w14:textId="77777777" w:rsidR="000370A6" w:rsidRPr="000370A6" w:rsidRDefault="000370A6" w:rsidP="000370A6">
      <w:pPr>
        <w:pStyle w:val="EndNoteBibliography"/>
        <w:spacing w:after="0"/>
      </w:pPr>
    </w:p>
    <w:p w14:paraId="1945EDBD" w14:textId="77777777" w:rsidR="000370A6" w:rsidRPr="000370A6" w:rsidRDefault="000370A6" w:rsidP="000370A6">
      <w:pPr>
        <w:pStyle w:val="EndNoteBibliography"/>
        <w:ind w:left="720" w:hanging="720"/>
      </w:pPr>
      <w:r w:rsidRPr="000370A6">
        <w:t>Tange O. 2018. GNU Parallel.</w:t>
      </w:r>
    </w:p>
    <w:p w14:paraId="5E7A8852" w14:textId="77777777" w:rsidR="000370A6" w:rsidRPr="000370A6" w:rsidRDefault="000370A6" w:rsidP="000370A6">
      <w:pPr>
        <w:pStyle w:val="EndNoteBibliography"/>
        <w:spacing w:after="0"/>
      </w:pPr>
    </w:p>
    <w:p w14:paraId="4C5482CE" w14:textId="77777777" w:rsidR="000370A6" w:rsidRPr="000370A6" w:rsidRDefault="000370A6" w:rsidP="000370A6">
      <w:pPr>
        <w:pStyle w:val="EndNoteBibliography"/>
        <w:ind w:left="720" w:hanging="720"/>
      </w:pPr>
      <w:r w:rsidRPr="000370A6">
        <w:t xml:space="preserve">To TH, Jung M, Lycett S, Gascuel O. 2016. Fast Dating Using Least-Squares Criteria and Algorithms. </w:t>
      </w:r>
      <w:r w:rsidRPr="000370A6">
        <w:rPr>
          <w:i/>
        </w:rPr>
        <w:t>Syst Biol</w:t>
      </w:r>
      <w:r w:rsidRPr="000370A6">
        <w:t>. 65:82-97.</w:t>
      </w:r>
    </w:p>
    <w:p w14:paraId="480B8440" w14:textId="77777777" w:rsidR="000370A6" w:rsidRPr="000370A6" w:rsidRDefault="000370A6" w:rsidP="000370A6">
      <w:pPr>
        <w:pStyle w:val="EndNoteBibliography"/>
        <w:spacing w:after="0"/>
      </w:pPr>
    </w:p>
    <w:p w14:paraId="7AE3CC2F" w14:textId="77777777" w:rsidR="000370A6" w:rsidRPr="000370A6" w:rsidRDefault="000370A6" w:rsidP="000370A6">
      <w:pPr>
        <w:pStyle w:val="EndNoteBibliography"/>
        <w:ind w:left="720" w:hanging="720"/>
      </w:pPr>
      <w:r w:rsidRPr="000370A6">
        <w:t xml:space="preserve">Treaster S, Deelen J, Daane JM, Murabito J, Karasik D, Harris MP. 2023. Convergent genomics of longevity in rockfishes highlights the genetics of human life span variation. </w:t>
      </w:r>
      <w:r w:rsidRPr="000370A6">
        <w:rPr>
          <w:i/>
        </w:rPr>
        <w:t>Sci Adv</w:t>
      </w:r>
      <w:r w:rsidRPr="000370A6">
        <w:t>. 9:eadd2743.</w:t>
      </w:r>
    </w:p>
    <w:p w14:paraId="4A057A21" w14:textId="77777777" w:rsidR="000370A6" w:rsidRPr="000370A6" w:rsidRDefault="000370A6" w:rsidP="000370A6">
      <w:pPr>
        <w:pStyle w:val="EndNoteBibliography"/>
        <w:spacing w:after="0"/>
      </w:pPr>
    </w:p>
    <w:p w14:paraId="7C1829BD" w14:textId="77777777" w:rsidR="000370A6" w:rsidRPr="000370A6" w:rsidRDefault="000370A6" w:rsidP="000370A6">
      <w:pPr>
        <w:pStyle w:val="EndNoteBibliography"/>
        <w:ind w:left="720" w:hanging="720"/>
      </w:pPr>
      <w:r w:rsidRPr="000370A6">
        <w:t xml:space="preserve">van der Valk T, Pecnerova P, Diez-Del-Molino D, Bergstrom A, Oppenheimer J, Hartmann S, Xenikoudakis G, Thomas JA, Dehasque M, Saglican E, et al. 2021. Million-year-old DNA sheds light on the genomic history of mammoths. </w:t>
      </w:r>
      <w:r w:rsidRPr="000370A6">
        <w:rPr>
          <w:i/>
        </w:rPr>
        <w:t>Nature</w:t>
      </w:r>
      <w:r w:rsidRPr="000370A6">
        <w:t>. 591:265-269.</w:t>
      </w:r>
    </w:p>
    <w:p w14:paraId="797155D2" w14:textId="77777777" w:rsidR="000370A6" w:rsidRPr="000370A6" w:rsidRDefault="000370A6" w:rsidP="000370A6">
      <w:pPr>
        <w:pStyle w:val="EndNoteBibliography"/>
        <w:spacing w:after="0"/>
      </w:pPr>
    </w:p>
    <w:p w14:paraId="305DDD96" w14:textId="77777777" w:rsidR="000370A6" w:rsidRPr="000370A6" w:rsidRDefault="000370A6" w:rsidP="000370A6">
      <w:pPr>
        <w:pStyle w:val="EndNoteBibliography"/>
        <w:ind w:left="720" w:hanging="720"/>
      </w:pPr>
      <w:r w:rsidRPr="000370A6">
        <w:t xml:space="preserve">Vanderpool D, Minh BQ, Lanfear R, Hughes D, Murali S, Harris RA, Raveendran M, Muzny DM, Hibbins MS, Williamson RJ, et al. 2020. Primate phylogenomics uncovers multiple rapid radiations and ancient interspecific introgression. </w:t>
      </w:r>
      <w:r w:rsidRPr="000370A6">
        <w:rPr>
          <w:i/>
        </w:rPr>
        <w:t>PLoS Biol</w:t>
      </w:r>
      <w:r w:rsidRPr="000370A6">
        <w:t>. 18:e3000954.</w:t>
      </w:r>
    </w:p>
    <w:p w14:paraId="59ED2079" w14:textId="77777777" w:rsidR="000370A6" w:rsidRPr="000370A6" w:rsidRDefault="000370A6" w:rsidP="000370A6">
      <w:pPr>
        <w:pStyle w:val="EndNoteBibliography"/>
        <w:spacing w:after="0"/>
      </w:pPr>
    </w:p>
    <w:p w14:paraId="0D6B65FD" w14:textId="77777777" w:rsidR="000370A6" w:rsidRPr="000370A6" w:rsidRDefault="000370A6" w:rsidP="000370A6">
      <w:pPr>
        <w:pStyle w:val="EndNoteBibliography"/>
        <w:ind w:left="720" w:hanging="720"/>
      </w:pPr>
      <w:r w:rsidRPr="000370A6">
        <w:t xml:space="preserve">Wang LG, Lam TT, Xu S, Dai Z, Zhou L, Feng T, Guo P, Dunn CW, Jones BR, Bradley T, et al. 2020. Treeio: An R Package for Phylogenetic Tree Input and Output with Richly Annotated and Associated Data. </w:t>
      </w:r>
      <w:r w:rsidRPr="000370A6">
        <w:rPr>
          <w:i/>
        </w:rPr>
        <w:t>Mol Biol Evol</w:t>
      </w:r>
      <w:r w:rsidRPr="000370A6">
        <w:t>. 37:599-603.</w:t>
      </w:r>
    </w:p>
    <w:p w14:paraId="2D796018" w14:textId="77777777" w:rsidR="000370A6" w:rsidRPr="000370A6" w:rsidRDefault="000370A6" w:rsidP="000370A6">
      <w:pPr>
        <w:pStyle w:val="EndNoteBibliography"/>
        <w:spacing w:after="0"/>
      </w:pPr>
    </w:p>
    <w:p w14:paraId="5162078D" w14:textId="77777777" w:rsidR="000370A6" w:rsidRPr="000370A6" w:rsidRDefault="000370A6" w:rsidP="000370A6">
      <w:pPr>
        <w:pStyle w:val="EndNoteBibliography"/>
        <w:ind w:left="720" w:hanging="720"/>
      </w:pPr>
      <w:r w:rsidRPr="000370A6">
        <w:t xml:space="preserve">White MA, Ane C, Dewey CN, Larget BR, Payseur BA. 2009. Fine-scale phylogenetic discordance across the house mouse genome. </w:t>
      </w:r>
      <w:r w:rsidRPr="000370A6">
        <w:rPr>
          <w:i/>
        </w:rPr>
        <w:t>PLoS Genet</w:t>
      </w:r>
      <w:r w:rsidRPr="000370A6">
        <w:t>. 5:e1000729.</w:t>
      </w:r>
    </w:p>
    <w:p w14:paraId="015893A4" w14:textId="77777777" w:rsidR="000370A6" w:rsidRPr="000370A6" w:rsidRDefault="000370A6" w:rsidP="000370A6">
      <w:pPr>
        <w:pStyle w:val="EndNoteBibliography"/>
        <w:spacing w:after="0"/>
      </w:pPr>
    </w:p>
    <w:p w14:paraId="06AE5626" w14:textId="77777777" w:rsidR="000370A6" w:rsidRPr="000370A6" w:rsidRDefault="000370A6" w:rsidP="000370A6">
      <w:pPr>
        <w:pStyle w:val="EndNoteBibliography"/>
        <w:ind w:left="720" w:hanging="720"/>
      </w:pPr>
      <w:r w:rsidRPr="000370A6">
        <w:t xml:space="preserve">Yalcin B, Wong K, Agam A, Goodson M, Keane TM, Gan X, Nellaker C, Goodstadt L, Nicod J, Bhomra A, et al. 2011. Sequence-based characterization of structural variation in the mouse genome. </w:t>
      </w:r>
      <w:r w:rsidRPr="000370A6">
        <w:rPr>
          <w:i/>
        </w:rPr>
        <w:t>Nature</w:t>
      </w:r>
      <w:r w:rsidRPr="000370A6">
        <w:t>. 477:326-329.</w:t>
      </w:r>
    </w:p>
    <w:p w14:paraId="4BE9FE65" w14:textId="77777777" w:rsidR="000370A6" w:rsidRPr="000370A6" w:rsidRDefault="000370A6" w:rsidP="000370A6">
      <w:pPr>
        <w:pStyle w:val="EndNoteBibliography"/>
        <w:spacing w:after="0"/>
      </w:pPr>
    </w:p>
    <w:p w14:paraId="6FEB80ED" w14:textId="77777777" w:rsidR="000370A6" w:rsidRPr="000370A6" w:rsidRDefault="000370A6" w:rsidP="000370A6">
      <w:pPr>
        <w:pStyle w:val="EndNoteBibliography"/>
        <w:ind w:left="720" w:hanging="720"/>
      </w:pPr>
      <w:r w:rsidRPr="000370A6">
        <w:t xml:space="preserve">Yang Z. 2007. PAML 4: phylogenetic analysis by maximum likelihood. </w:t>
      </w:r>
      <w:r w:rsidRPr="000370A6">
        <w:rPr>
          <w:i/>
        </w:rPr>
        <w:t>Mol Biol Evol</w:t>
      </w:r>
      <w:r w:rsidRPr="000370A6">
        <w:t>. 24:1586-1591.</w:t>
      </w:r>
    </w:p>
    <w:p w14:paraId="6D86C668" w14:textId="77777777" w:rsidR="000370A6" w:rsidRPr="000370A6" w:rsidRDefault="000370A6" w:rsidP="000370A6">
      <w:pPr>
        <w:pStyle w:val="EndNoteBibliography"/>
        <w:spacing w:after="0"/>
      </w:pPr>
    </w:p>
    <w:p w14:paraId="687371BE" w14:textId="77777777" w:rsidR="000370A6" w:rsidRPr="000370A6" w:rsidRDefault="000370A6" w:rsidP="000370A6">
      <w:pPr>
        <w:pStyle w:val="EndNoteBibliography"/>
        <w:ind w:left="720" w:hanging="720"/>
      </w:pPr>
      <w:r w:rsidRPr="000370A6">
        <w:t xml:space="preserve">Yekutieli D, Benjamini Y. 1999. Resampling-based false discovery rate controlling multiple test procedures for correlated test statistics. </w:t>
      </w:r>
      <w:r w:rsidRPr="000370A6">
        <w:rPr>
          <w:i/>
        </w:rPr>
        <w:t>Journal of Statistical Planning and Inference</w:t>
      </w:r>
      <w:r w:rsidRPr="000370A6">
        <w:t>. 82:171-196.</w:t>
      </w:r>
    </w:p>
    <w:p w14:paraId="29B4F8B5" w14:textId="77777777" w:rsidR="000370A6" w:rsidRPr="000370A6" w:rsidRDefault="000370A6" w:rsidP="000370A6">
      <w:pPr>
        <w:pStyle w:val="EndNoteBibliography"/>
        <w:spacing w:after="0"/>
      </w:pPr>
    </w:p>
    <w:p w14:paraId="78EE4507" w14:textId="77777777" w:rsidR="000370A6" w:rsidRPr="000370A6" w:rsidRDefault="000370A6" w:rsidP="000370A6">
      <w:pPr>
        <w:pStyle w:val="EndNoteBibliography"/>
        <w:ind w:left="720" w:hanging="720"/>
      </w:pPr>
      <w:r w:rsidRPr="000370A6">
        <w:t xml:space="preserve">Yu G. 2020. Using ggtree to Visualize Data on Tree-Like Structures. </w:t>
      </w:r>
      <w:r w:rsidRPr="000370A6">
        <w:rPr>
          <w:i/>
        </w:rPr>
        <w:t>Curr Protoc Bioinformatics</w:t>
      </w:r>
      <w:r w:rsidRPr="000370A6">
        <w:t>. 69:e96.</w:t>
      </w:r>
    </w:p>
    <w:p w14:paraId="59CC5442" w14:textId="77777777" w:rsidR="000370A6" w:rsidRPr="000370A6" w:rsidRDefault="000370A6" w:rsidP="000370A6">
      <w:pPr>
        <w:pStyle w:val="EndNoteBibliography"/>
        <w:spacing w:after="0"/>
      </w:pPr>
    </w:p>
    <w:p w14:paraId="5AF1D04C" w14:textId="77777777" w:rsidR="000370A6" w:rsidRPr="000370A6" w:rsidRDefault="000370A6" w:rsidP="000370A6">
      <w:pPr>
        <w:pStyle w:val="EndNoteBibliography"/>
        <w:ind w:left="720" w:hanging="720"/>
      </w:pPr>
      <w:r w:rsidRPr="000370A6">
        <w:t xml:space="preserve">Yu G, Smith DK, Zhu H, Guan Y, Lam TT-Y. 2017. ggtree: an r package for visualization and annotation of phylogenetic trees with their covariates and other associated data. </w:t>
      </w:r>
      <w:r w:rsidRPr="000370A6">
        <w:rPr>
          <w:i/>
        </w:rPr>
        <w:t>Methods in Ecology and Evolution</w:t>
      </w:r>
      <w:r w:rsidRPr="000370A6">
        <w:t>. 8:28-36.</w:t>
      </w:r>
    </w:p>
    <w:p w14:paraId="2AA5C39B" w14:textId="77777777" w:rsidR="000370A6" w:rsidRPr="000370A6" w:rsidRDefault="000370A6" w:rsidP="000370A6">
      <w:pPr>
        <w:pStyle w:val="EndNoteBibliography"/>
        <w:spacing w:after="0"/>
      </w:pPr>
    </w:p>
    <w:p w14:paraId="2A1AFB4F" w14:textId="77777777" w:rsidR="000370A6" w:rsidRPr="000370A6" w:rsidRDefault="000370A6" w:rsidP="000370A6">
      <w:pPr>
        <w:pStyle w:val="EndNoteBibliography"/>
        <w:ind w:left="720" w:hanging="720"/>
      </w:pPr>
      <w:r w:rsidRPr="000370A6">
        <w:t xml:space="preserve">Zhang C, Rabiee M, Sayyari E, Mirarab S. 2018. ASTRAL-III: polynomial time species tree reconstruction from partially resolved gene trees. </w:t>
      </w:r>
      <w:r w:rsidRPr="000370A6">
        <w:rPr>
          <w:i/>
        </w:rPr>
        <w:t>BMC Bioinformatics</w:t>
      </w:r>
      <w:r w:rsidRPr="000370A6">
        <w:t>. 19:153.</w:t>
      </w:r>
    </w:p>
    <w:p w14:paraId="5A7E5C69" w14:textId="77777777" w:rsidR="000370A6" w:rsidRPr="000370A6" w:rsidRDefault="000370A6" w:rsidP="000370A6">
      <w:pPr>
        <w:pStyle w:val="EndNoteBibliography"/>
      </w:pPr>
    </w:p>
    <w:p w14:paraId="4E5B64FE" w14:textId="6827D0B3"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2" w:author="Thomas, Gregg" w:date="2024-05-09T16:32:00Z" w:initials="TG">
    <w:p w14:paraId="439230F5" w14:textId="77777777" w:rsidR="000370A6" w:rsidRDefault="000370A6" w:rsidP="000370A6">
      <w:pPr>
        <w:pStyle w:val="CommentText"/>
      </w:pPr>
      <w:r>
        <w:rPr>
          <w:rStyle w:val="CommentReference"/>
        </w:rPr>
        <w:annotationRef/>
      </w:r>
      <w:r>
        <w:t>??</w:t>
      </w:r>
    </w:p>
  </w:comment>
  <w:comment w:id="48" w:author="Thomas, Gregg" w:date="2024-05-09T16:50:00Z" w:initials="TG">
    <w:p w14:paraId="5EF3597B" w14:textId="77777777" w:rsidR="0032023D" w:rsidRDefault="0032023D" w:rsidP="0032023D">
      <w:pPr>
        <w:pStyle w:val="CommentText"/>
      </w:pPr>
      <w:r>
        <w:rPr>
          <w:rStyle w:val="CommentReference"/>
        </w:rPr>
        <w:annotationRef/>
      </w:r>
      <w:r>
        <w:t>I need some help with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39230F5" w15:done="0"/>
  <w15:commentEx w15:paraId="5EF359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CBAA785" w16cex:dateUtc="2024-05-09T20:32:00Z"/>
  <w16cex:commentExtensible w16cex:durableId="44F89D19" w16cex:dateUtc="2024-05-09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39230F5" w16cid:durableId="0CBAA785"/>
  <w16cid:commentId w16cid:paraId="5EF3597B" w16cid:durableId="44F89D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416B47" w14:textId="77777777" w:rsidR="004325D8" w:rsidRDefault="004325D8" w:rsidP="007E3690">
      <w:pPr>
        <w:spacing w:after="0" w:line="240" w:lineRule="auto"/>
      </w:pPr>
      <w:r>
        <w:separator/>
      </w:r>
    </w:p>
  </w:endnote>
  <w:endnote w:type="continuationSeparator" w:id="0">
    <w:p w14:paraId="39374CDD" w14:textId="77777777" w:rsidR="004325D8" w:rsidRDefault="004325D8"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5EFD4483" w:rsidR="003D765D" w:rsidRDefault="003D76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9007D4" w14:textId="77777777" w:rsidR="003D765D" w:rsidRDefault="003D76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B4F467" w14:textId="77777777" w:rsidR="004325D8" w:rsidRDefault="004325D8" w:rsidP="007E3690">
      <w:pPr>
        <w:spacing w:after="0" w:line="240" w:lineRule="auto"/>
      </w:pPr>
      <w:r>
        <w:separator/>
      </w:r>
    </w:p>
  </w:footnote>
  <w:footnote w:type="continuationSeparator" w:id="0">
    <w:p w14:paraId="1444EDE1" w14:textId="77777777" w:rsidR="004325D8" w:rsidRDefault="004325D8"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omas, Gregg">
    <w15:presenceInfo w15:providerId="AD" w15:userId="S::gregg.thomas@umt.edu::a9f431c7-9204-47a4-b1ca-563800683e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record-ids&gt;&lt;/item&gt;&lt;/Libraries&gt;"/>
  </w:docVars>
  <w:rsids>
    <w:rsidRoot w:val="00AA4ADE"/>
    <w:rsid w:val="00000E5D"/>
    <w:rsid w:val="000018E0"/>
    <w:rsid w:val="00003ABB"/>
    <w:rsid w:val="000041F7"/>
    <w:rsid w:val="000049C9"/>
    <w:rsid w:val="00004FE6"/>
    <w:rsid w:val="00014D67"/>
    <w:rsid w:val="000152B1"/>
    <w:rsid w:val="0001588F"/>
    <w:rsid w:val="000173BB"/>
    <w:rsid w:val="00020AE9"/>
    <w:rsid w:val="00020FEE"/>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6639"/>
    <w:rsid w:val="000468D1"/>
    <w:rsid w:val="00047BC0"/>
    <w:rsid w:val="0005026E"/>
    <w:rsid w:val="00051291"/>
    <w:rsid w:val="00053587"/>
    <w:rsid w:val="00053D98"/>
    <w:rsid w:val="00055754"/>
    <w:rsid w:val="00057393"/>
    <w:rsid w:val="00057E1A"/>
    <w:rsid w:val="00057E8E"/>
    <w:rsid w:val="0006000E"/>
    <w:rsid w:val="00060397"/>
    <w:rsid w:val="00062FA5"/>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7FC4"/>
    <w:rsid w:val="000C0807"/>
    <w:rsid w:val="000C4A77"/>
    <w:rsid w:val="000C597D"/>
    <w:rsid w:val="000D04BE"/>
    <w:rsid w:val="000D23EF"/>
    <w:rsid w:val="000D26E7"/>
    <w:rsid w:val="000D344C"/>
    <w:rsid w:val="000D346E"/>
    <w:rsid w:val="000D3E43"/>
    <w:rsid w:val="000D5948"/>
    <w:rsid w:val="000D64AE"/>
    <w:rsid w:val="000E07B9"/>
    <w:rsid w:val="000E0D59"/>
    <w:rsid w:val="000E1B36"/>
    <w:rsid w:val="000E3F06"/>
    <w:rsid w:val="000E4228"/>
    <w:rsid w:val="000E455C"/>
    <w:rsid w:val="000E678A"/>
    <w:rsid w:val="000E72EA"/>
    <w:rsid w:val="000F0263"/>
    <w:rsid w:val="000F0CAD"/>
    <w:rsid w:val="000F2137"/>
    <w:rsid w:val="000F31AA"/>
    <w:rsid w:val="000F335E"/>
    <w:rsid w:val="000F3461"/>
    <w:rsid w:val="000F7AF9"/>
    <w:rsid w:val="00101668"/>
    <w:rsid w:val="001023D9"/>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53B"/>
    <w:rsid w:val="001624A9"/>
    <w:rsid w:val="00162F74"/>
    <w:rsid w:val="00164082"/>
    <w:rsid w:val="00165655"/>
    <w:rsid w:val="00165BF7"/>
    <w:rsid w:val="00167C33"/>
    <w:rsid w:val="00170904"/>
    <w:rsid w:val="00173845"/>
    <w:rsid w:val="00176836"/>
    <w:rsid w:val="0018081A"/>
    <w:rsid w:val="001811CE"/>
    <w:rsid w:val="0018202E"/>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ADC"/>
    <w:rsid w:val="001B4DB7"/>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13F4"/>
    <w:rsid w:val="00211419"/>
    <w:rsid w:val="00211CAC"/>
    <w:rsid w:val="00213DE4"/>
    <w:rsid w:val="00214FED"/>
    <w:rsid w:val="00220496"/>
    <w:rsid w:val="00224BB8"/>
    <w:rsid w:val="00224BFE"/>
    <w:rsid w:val="00226386"/>
    <w:rsid w:val="00227B62"/>
    <w:rsid w:val="00230385"/>
    <w:rsid w:val="00230BE7"/>
    <w:rsid w:val="00230EC9"/>
    <w:rsid w:val="002319DB"/>
    <w:rsid w:val="00231BBB"/>
    <w:rsid w:val="002322EE"/>
    <w:rsid w:val="00232CAF"/>
    <w:rsid w:val="00232FC4"/>
    <w:rsid w:val="00235B87"/>
    <w:rsid w:val="0023612C"/>
    <w:rsid w:val="002366A0"/>
    <w:rsid w:val="00236995"/>
    <w:rsid w:val="00237838"/>
    <w:rsid w:val="00237D7D"/>
    <w:rsid w:val="0024445D"/>
    <w:rsid w:val="00245F14"/>
    <w:rsid w:val="00247FEB"/>
    <w:rsid w:val="002505CF"/>
    <w:rsid w:val="00250F70"/>
    <w:rsid w:val="00251C72"/>
    <w:rsid w:val="00251D63"/>
    <w:rsid w:val="00255FB1"/>
    <w:rsid w:val="002564CE"/>
    <w:rsid w:val="0025681A"/>
    <w:rsid w:val="00257B1D"/>
    <w:rsid w:val="00260995"/>
    <w:rsid w:val="00264EA4"/>
    <w:rsid w:val="0026539F"/>
    <w:rsid w:val="00265EE4"/>
    <w:rsid w:val="002668A9"/>
    <w:rsid w:val="002706C3"/>
    <w:rsid w:val="002732E7"/>
    <w:rsid w:val="002733B1"/>
    <w:rsid w:val="00275A59"/>
    <w:rsid w:val="00276E07"/>
    <w:rsid w:val="00277641"/>
    <w:rsid w:val="00280107"/>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229"/>
    <w:rsid w:val="002D2DF9"/>
    <w:rsid w:val="002D3280"/>
    <w:rsid w:val="002D3D2B"/>
    <w:rsid w:val="002D738A"/>
    <w:rsid w:val="002D7D7D"/>
    <w:rsid w:val="002E215E"/>
    <w:rsid w:val="002E25D3"/>
    <w:rsid w:val="002E3C2C"/>
    <w:rsid w:val="002E718C"/>
    <w:rsid w:val="002E769D"/>
    <w:rsid w:val="002F1C0B"/>
    <w:rsid w:val="002F1D62"/>
    <w:rsid w:val="002F4A62"/>
    <w:rsid w:val="002F50EA"/>
    <w:rsid w:val="002F605F"/>
    <w:rsid w:val="002F6781"/>
    <w:rsid w:val="00300B97"/>
    <w:rsid w:val="003020F8"/>
    <w:rsid w:val="00303C27"/>
    <w:rsid w:val="00304D5D"/>
    <w:rsid w:val="00304F44"/>
    <w:rsid w:val="0030626E"/>
    <w:rsid w:val="00306472"/>
    <w:rsid w:val="00306ED0"/>
    <w:rsid w:val="003071D6"/>
    <w:rsid w:val="003078EA"/>
    <w:rsid w:val="003104FF"/>
    <w:rsid w:val="003106CE"/>
    <w:rsid w:val="0031410F"/>
    <w:rsid w:val="00314565"/>
    <w:rsid w:val="00314783"/>
    <w:rsid w:val="00317E4A"/>
    <w:rsid w:val="00317FB4"/>
    <w:rsid w:val="0032023D"/>
    <w:rsid w:val="0032143B"/>
    <w:rsid w:val="00321C65"/>
    <w:rsid w:val="003251C0"/>
    <w:rsid w:val="00326C4B"/>
    <w:rsid w:val="003309DE"/>
    <w:rsid w:val="003438E5"/>
    <w:rsid w:val="00346423"/>
    <w:rsid w:val="00350FE5"/>
    <w:rsid w:val="00351AE6"/>
    <w:rsid w:val="00352DEE"/>
    <w:rsid w:val="003543C6"/>
    <w:rsid w:val="00355078"/>
    <w:rsid w:val="00356D65"/>
    <w:rsid w:val="00356DE9"/>
    <w:rsid w:val="003605B0"/>
    <w:rsid w:val="003622DE"/>
    <w:rsid w:val="00363932"/>
    <w:rsid w:val="003641BC"/>
    <w:rsid w:val="00364AAA"/>
    <w:rsid w:val="003662C7"/>
    <w:rsid w:val="0036696C"/>
    <w:rsid w:val="00366CD6"/>
    <w:rsid w:val="003671B7"/>
    <w:rsid w:val="0037023D"/>
    <w:rsid w:val="003731D0"/>
    <w:rsid w:val="003739E1"/>
    <w:rsid w:val="00375F5F"/>
    <w:rsid w:val="003768D0"/>
    <w:rsid w:val="00376E24"/>
    <w:rsid w:val="003777B8"/>
    <w:rsid w:val="00380ED0"/>
    <w:rsid w:val="0038102D"/>
    <w:rsid w:val="00385513"/>
    <w:rsid w:val="00385A99"/>
    <w:rsid w:val="0039042B"/>
    <w:rsid w:val="00393DAA"/>
    <w:rsid w:val="00394C3B"/>
    <w:rsid w:val="00397D34"/>
    <w:rsid w:val="003A3CF9"/>
    <w:rsid w:val="003A4335"/>
    <w:rsid w:val="003A4B35"/>
    <w:rsid w:val="003A5D2E"/>
    <w:rsid w:val="003A6919"/>
    <w:rsid w:val="003A75A6"/>
    <w:rsid w:val="003A782A"/>
    <w:rsid w:val="003A7E6B"/>
    <w:rsid w:val="003B02C1"/>
    <w:rsid w:val="003B0DE3"/>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7388"/>
    <w:rsid w:val="00410D59"/>
    <w:rsid w:val="0041108A"/>
    <w:rsid w:val="004123F9"/>
    <w:rsid w:val="004130A9"/>
    <w:rsid w:val="00416C6E"/>
    <w:rsid w:val="0041788E"/>
    <w:rsid w:val="0042040A"/>
    <w:rsid w:val="004207A5"/>
    <w:rsid w:val="004215A1"/>
    <w:rsid w:val="004218FA"/>
    <w:rsid w:val="00422BF0"/>
    <w:rsid w:val="00425805"/>
    <w:rsid w:val="00426302"/>
    <w:rsid w:val="0043070A"/>
    <w:rsid w:val="004310CA"/>
    <w:rsid w:val="004325D8"/>
    <w:rsid w:val="00432768"/>
    <w:rsid w:val="00432781"/>
    <w:rsid w:val="00433A0E"/>
    <w:rsid w:val="0043483E"/>
    <w:rsid w:val="00434B3B"/>
    <w:rsid w:val="0043720D"/>
    <w:rsid w:val="0044278D"/>
    <w:rsid w:val="00442D96"/>
    <w:rsid w:val="004471BA"/>
    <w:rsid w:val="004472CD"/>
    <w:rsid w:val="0045137E"/>
    <w:rsid w:val="00454863"/>
    <w:rsid w:val="004553B6"/>
    <w:rsid w:val="00455506"/>
    <w:rsid w:val="00455A46"/>
    <w:rsid w:val="00455BDD"/>
    <w:rsid w:val="00456257"/>
    <w:rsid w:val="00457F2B"/>
    <w:rsid w:val="00461D22"/>
    <w:rsid w:val="00462D94"/>
    <w:rsid w:val="00463CCA"/>
    <w:rsid w:val="00464824"/>
    <w:rsid w:val="0046549A"/>
    <w:rsid w:val="00466868"/>
    <w:rsid w:val="00467880"/>
    <w:rsid w:val="004719DD"/>
    <w:rsid w:val="004720FE"/>
    <w:rsid w:val="004730B8"/>
    <w:rsid w:val="00473159"/>
    <w:rsid w:val="00474D5E"/>
    <w:rsid w:val="00476B5A"/>
    <w:rsid w:val="004772A9"/>
    <w:rsid w:val="004804CF"/>
    <w:rsid w:val="0048178A"/>
    <w:rsid w:val="00481C73"/>
    <w:rsid w:val="00482581"/>
    <w:rsid w:val="00485937"/>
    <w:rsid w:val="00486581"/>
    <w:rsid w:val="00496880"/>
    <w:rsid w:val="004A2232"/>
    <w:rsid w:val="004A4637"/>
    <w:rsid w:val="004A48A2"/>
    <w:rsid w:val="004A4A0D"/>
    <w:rsid w:val="004A4B17"/>
    <w:rsid w:val="004A65C6"/>
    <w:rsid w:val="004A6B20"/>
    <w:rsid w:val="004A71FE"/>
    <w:rsid w:val="004A72DE"/>
    <w:rsid w:val="004B081A"/>
    <w:rsid w:val="004B088B"/>
    <w:rsid w:val="004B463C"/>
    <w:rsid w:val="004B61FB"/>
    <w:rsid w:val="004C0993"/>
    <w:rsid w:val="004C0F6A"/>
    <w:rsid w:val="004C1620"/>
    <w:rsid w:val="004C2FAA"/>
    <w:rsid w:val="004C737D"/>
    <w:rsid w:val="004C7F4A"/>
    <w:rsid w:val="004D1166"/>
    <w:rsid w:val="004D20EC"/>
    <w:rsid w:val="004D2F5F"/>
    <w:rsid w:val="004D2FF2"/>
    <w:rsid w:val="004D547D"/>
    <w:rsid w:val="004E0C77"/>
    <w:rsid w:val="004E0DDF"/>
    <w:rsid w:val="004E117A"/>
    <w:rsid w:val="004E2A0B"/>
    <w:rsid w:val="004E522E"/>
    <w:rsid w:val="004E62B2"/>
    <w:rsid w:val="004E6B8A"/>
    <w:rsid w:val="004F2D4F"/>
    <w:rsid w:val="004F378B"/>
    <w:rsid w:val="004F3805"/>
    <w:rsid w:val="004F3CFB"/>
    <w:rsid w:val="004F3D87"/>
    <w:rsid w:val="004F4671"/>
    <w:rsid w:val="004F4818"/>
    <w:rsid w:val="004F4DD0"/>
    <w:rsid w:val="004F5D25"/>
    <w:rsid w:val="004F5E95"/>
    <w:rsid w:val="004F7533"/>
    <w:rsid w:val="004F7E19"/>
    <w:rsid w:val="004F7FD3"/>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5A3"/>
    <w:rsid w:val="00526B46"/>
    <w:rsid w:val="00526F59"/>
    <w:rsid w:val="00527BE4"/>
    <w:rsid w:val="005303E3"/>
    <w:rsid w:val="0053166A"/>
    <w:rsid w:val="00531B31"/>
    <w:rsid w:val="00534160"/>
    <w:rsid w:val="00534E01"/>
    <w:rsid w:val="005364CC"/>
    <w:rsid w:val="00540B8D"/>
    <w:rsid w:val="005449B5"/>
    <w:rsid w:val="005457FC"/>
    <w:rsid w:val="00547037"/>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0B1"/>
    <w:rsid w:val="00586A8D"/>
    <w:rsid w:val="0058706F"/>
    <w:rsid w:val="00587E09"/>
    <w:rsid w:val="00587F19"/>
    <w:rsid w:val="00590E56"/>
    <w:rsid w:val="005912F6"/>
    <w:rsid w:val="00592881"/>
    <w:rsid w:val="005A1264"/>
    <w:rsid w:val="005A2A84"/>
    <w:rsid w:val="005A3F18"/>
    <w:rsid w:val="005A4659"/>
    <w:rsid w:val="005A4F89"/>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E8D"/>
    <w:rsid w:val="005C7F94"/>
    <w:rsid w:val="005D23E1"/>
    <w:rsid w:val="005D2E99"/>
    <w:rsid w:val="005D2EA3"/>
    <w:rsid w:val="005D3A4E"/>
    <w:rsid w:val="005D42A9"/>
    <w:rsid w:val="005D462C"/>
    <w:rsid w:val="005D473E"/>
    <w:rsid w:val="005E23C1"/>
    <w:rsid w:val="005E2890"/>
    <w:rsid w:val="005E7C10"/>
    <w:rsid w:val="005F0A89"/>
    <w:rsid w:val="005F0EBF"/>
    <w:rsid w:val="005F1E33"/>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CCB"/>
    <w:rsid w:val="00786BCF"/>
    <w:rsid w:val="007903E2"/>
    <w:rsid w:val="00790956"/>
    <w:rsid w:val="0079322A"/>
    <w:rsid w:val="00793867"/>
    <w:rsid w:val="007942FB"/>
    <w:rsid w:val="00795598"/>
    <w:rsid w:val="00795BCA"/>
    <w:rsid w:val="00796392"/>
    <w:rsid w:val="007970C3"/>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504C"/>
    <w:rsid w:val="0087563B"/>
    <w:rsid w:val="00884771"/>
    <w:rsid w:val="008859D5"/>
    <w:rsid w:val="00885CB2"/>
    <w:rsid w:val="008862CD"/>
    <w:rsid w:val="0088749D"/>
    <w:rsid w:val="00891483"/>
    <w:rsid w:val="00893681"/>
    <w:rsid w:val="00893D02"/>
    <w:rsid w:val="00893DA9"/>
    <w:rsid w:val="0089437D"/>
    <w:rsid w:val="0089713D"/>
    <w:rsid w:val="008972A7"/>
    <w:rsid w:val="008A2B0A"/>
    <w:rsid w:val="008A31F9"/>
    <w:rsid w:val="008A394E"/>
    <w:rsid w:val="008A4AF9"/>
    <w:rsid w:val="008A5CE6"/>
    <w:rsid w:val="008A75E7"/>
    <w:rsid w:val="008B2049"/>
    <w:rsid w:val="008B682F"/>
    <w:rsid w:val="008C1C31"/>
    <w:rsid w:val="008C306A"/>
    <w:rsid w:val="008C347C"/>
    <w:rsid w:val="008C63C6"/>
    <w:rsid w:val="008C6D7E"/>
    <w:rsid w:val="008C6F17"/>
    <w:rsid w:val="008C75C1"/>
    <w:rsid w:val="008C7672"/>
    <w:rsid w:val="008C77EA"/>
    <w:rsid w:val="008D101F"/>
    <w:rsid w:val="008D15D3"/>
    <w:rsid w:val="008D2A3B"/>
    <w:rsid w:val="008D3F29"/>
    <w:rsid w:val="008D3FBC"/>
    <w:rsid w:val="008D459C"/>
    <w:rsid w:val="008D7A3A"/>
    <w:rsid w:val="008E22A9"/>
    <w:rsid w:val="008E44E5"/>
    <w:rsid w:val="008E686B"/>
    <w:rsid w:val="008E69ED"/>
    <w:rsid w:val="008F0FD3"/>
    <w:rsid w:val="008F18E0"/>
    <w:rsid w:val="008F1ECC"/>
    <w:rsid w:val="008F33BD"/>
    <w:rsid w:val="008F416F"/>
    <w:rsid w:val="008F4473"/>
    <w:rsid w:val="008F6E86"/>
    <w:rsid w:val="00901601"/>
    <w:rsid w:val="00901E21"/>
    <w:rsid w:val="00904577"/>
    <w:rsid w:val="00906B27"/>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418B1"/>
    <w:rsid w:val="00941CD1"/>
    <w:rsid w:val="00942E44"/>
    <w:rsid w:val="00945637"/>
    <w:rsid w:val="00947FE3"/>
    <w:rsid w:val="00955CAE"/>
    <w:rsid w:val="00956E36"/>
    <w:rsid w:val="00957370"/>
    <w:rsid w:val="009574F1"/>
    <w:rsid w:val="00960DAD"/>
    <w:rsid w:val="00961948"/>
    <w:rsid w:val="00962935"/>
    <w:rsid w:val="00962954"/>
    <w:rsid w:val="00964887"/>
    <w:rsid w:val="00964FB8"/>
    <w:rsid w:val="009650C5"/>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7B40"/>
    <w:rsid w:val="009A1E00"/>
    <w:rsid w:val="009A46B2"/>
    <w:rsid w:val="009A501C"/>
    <w:rsid w:val="009A7519"/>
    <w:rsid w:val="009B06EA"/>
    <w:rsid w:val="009B1158"/>
    <w:rsid w:val="009B34FB"/>
    <w:rsid w:val="009B43C4"/>
    <w:rsid w:val="009B48E2"/>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402C"/>
    <w:rsid w:val="00A0406F"/>
    <w:rsid w:val="00A05F97"/>
    <w:rsid w:val="00A06EDD"/>
    <w:rsid w:val="00A1117F"/>
    <w:rsid w:val="00A1132B"/>
    <w:rsid w:val="00A12CDF"/>
    <w:rsid w:val="00A150BF"/>
    <w:rsid w:val="00A15B4F"/>
    <w:rsid w:val="00A21B9E"/>
    <w:rsid w:val="00A21C56"/>
    <w:rsid w:val="00A22613"/>
    <w:rsid w:val="00A2666E"/>
    <w:rsid w:val="00A2667D"/>
    <w:rsid w:val="00A30057"/>
    <w:rsid w:val="00A3043B"/>
    <w:rsid w:val="00A30EEC"/>
    <w:rsid w:val="00A3410D"/>
    <w:rsid w:val="00A35E3F"/>
    <w:rsid w:val="00A40119"/>
    <w:rsid w:val="00A41AE6"/>
    <w:rsid w:val="00A43809"/>
    <w:rsid w:val="00A43EAA"/>
    <w:rsid w:val="00A50454"/>
    <w:rsid w:val="00A50A99"/>
    <w:rsid w:val="00A50E98"/>
    <w:rsid w:val="00A51312"/>
    <w:rsid w:val="00A5241E"/>
    <w:rsid w:val="00A53792"/>
    <w:rsid w:val="00A55A81"/>
    <w:rsid w:val="00A55B52"/>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4893"/>
    <w:rsid w:val="00AB48C5"/>
    <w:rsid w:val="00AB65E3"/>
    <w:rsid w:val="00AC06A3"/>
    <w:rsid w:val="00AC133A"/>
    <w:rsid w:val="00AC141F"/>
    <w:rsid w:val="00AC14C8"/>
    <w:rsid w:val="00AC5744"/>
    <w:rsid w:val="00AD3A93"/>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763"/>
    <w:rsid w:val="00B23B40"/>
    <w:rsid w:val="00B243F2"/>
    <w:rsid w:val="00B2490E"/>
    <w:rsid w:val="00B30100"/>
    <w:rsid w:val="00B30752"/>
    <w:rsid w:val="00B335C4"/>
    <w:rsid w:val="00B348B2"/>
    <w:rsid w:val="00B3593A"/>
    <w:rsid w:val="00B35B86"/>
    <w:rsid w:val="00B36414"/>
    <w:rsid w:val="00B3724E"/>
    <w:rsid w:val="00B416AB"/>
    <w:rsid w:val="00B4446C"/>
    <w:rsid w:val="00B44E5F"/>
    <w:rsid w:val="00B453A6"/>
    <w:rsid w:val="00B45C0B"/>
    <w:rsid w:val="00B46078"/>
    <w:rsid w:val="00B46743"/>
    <w:rsid w:val="00B46AF9"/>
    <w:rsid w:val="00B52F40"/>
    <w:rsid w:val="00B57DDF"/>
    <w:rsid w:val="00B57F29"/>
    <w:rsid w:val="00B60BCE"/>
    <w:rsid w:val="00B62A9E"/>
    <w:rsid w:val="00B62CA2"/>
    <w:rsid w:val="00B644CA"/>
    <w:rsid w:val="00B65604"/>
    <w:rsid w:val="00B65D53"/>
    <w:rsid w:val="00B70479"/>
    <w:rsid w:val="00B72DFC"/>
    <w:rsid w:val="00B747C5"/>
    <w:rsid w:val="00B76717"/>
    <w:rsid w:val="00B77FD0"/>
    <w:rsid w:val="00B77FF8"/>
    <w:rsid w:val="00B80154"/>
    <w:rsid w:val="00B80E0F"/>
    <w:rsid w:val="00B81667"/>
    <w:rsid w:val="00B84C77"/>
    <w:rsid w:val="00B85CFD"/>
    <w:rsid w:val="00B877C3"/>
    <w:rsid w:val="00B87AA2"/>
    <w:rsid w:val="00B902DB"/>
    <w:rsid w:val="00B90E01"/>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EF9"/>
    <w:rsid w:val="00BD7316"/>
    <w:rsid w:val="00BE5B09"/>
    <w:rsid w:val="00BE5E87"/>
    <w:rsid w:val="00BE613A"/>
    <w:rsid w:val="00BF08AC"/>
    <w:rsid w:val="00BF3D2B"/>
    <w:rsid w:val="00BF633A"/>
    <w:rsid w:val="00C008C5"/>
    <w:rsid w:val="00C03B76"/>
    <w:rsid w:val="00C04E5F"/>
    <w:rsid w:val="00C10680"/>
    <w:rsid w:val="00C122F0"/>
    <w:rsid w:val="00C14D2B"/>
    <w:rsid w:val="00C15749"/>
    <w:rsid w:val="00C159A9"/>
    <w:rsid w:val="00C16894"/>
    <w:rsid w:val="00C222A4"/>
    <w:rsid w:val="00C229ED"/>
    <w:rsid w:val="00C2480A"/>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351D"/>
    <w:rsid w:val="00C64A0B"/>
    <w:rsid w:val="00C64CAB"/>
    <w:rsid w:val="00C6648A"/>
    <w:rsid w:val="00C66B2A"/>
    <w:rsid w:val="00C67146"/>
    <w:rsid w:val="00C701EC"/>
    <w:rsid w:val="00C7234D"/>
    <w:rsid w:val="00C728BB"/>
    <w:rsid w:val="00C7388D"/>
    <w:rsid w:val="00C73931"/>
    <w:rsid w:val="00C75391"/>
    <w:rsid w:val="00C760E7"/>
    <w:rsid w:val="00C80532"/>
    <w:rsid w:val="00C810B7"/>
    <w:rsid w:val="00C8118E"/>
    <w:rsid w:val="00C815A4"/>
    <w:rsid w:val="00C8256C"/>
    <w:rsid w:val="00C83D28"/>
    <w:rsid w:val="00C857C1"/>
    <w:rsid w:val="00C85CF3"/>
    <w:rsid w:val="00C863A7"/>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71D0"/>
    <w:rsid w:val="00CB7634"/>
    <w:rsid w:val="00CB7676"/>
    <w:rsid w:val="00CC1088"/>
    <w:rsid w:val="00CC2409"/>
    <w:rsid w:val="00CC29A8"/>
    <w:rsid w:val="00CC35AC"/>
    <w:rsid w:val="00CC3A81"/>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5030E"/>
    <w:rsid w:val="00D526C2"/>
    <w:rsid w:val="00D52DC0"/>
    <w:rsid w:val="00D552CA"/>
    <w:rsid w:val="00D559F8"/>
    <w:rsid w:val="00D6169B"/>
    <w:rsid w:val="00D6234F"/>
    <w:rsid w:val="00D62D31"/>
    <w:rsid w:val="00D63D2E"/>
    <w:rsid w:val="00D64654"/>
    <w:rsid w:val="00D7206F"/>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F26"/>
    <w:rsid w:val="00DE47D8"/>
    <w:rsid w:val="00DE507A"/>
    <w:rsid w:val="00DE58C1"/>
    <w:rsid w:val="00DE5927"/>
    <w:rsid w:val="00DE63AF"/>
    <w:rsid w:val="00DE7355"/>
    <w:rsid w:val="00DE73F4"/>
    <w:rsid w:val="00DE7478"/>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77C"/>
    <w:rsid w:val="00E25CF3"/>
    <w:rsid w:val="00E25DC5"/>
    <w:rsid w:val="00E26691"/>
    <w:rsid w:val="00E26E5E"/>
    <w:rsid w:val="00E2729E"/>
    <w:rsid w:val="00E276AB"/>
    <w:rsid w:val="00E27E14"/>
    <w:rsid w:val="00E33E99"/>
    <w:rsid w:val="00E358E6"/>
    <w:rsid w:val="00E36463"/>
    <w:rsid w:val="00E409EC"/>
    <w:rsid w:val="00E41C86"/>
    <w:rsid w:val="00E4229C"/>
    <w:rsid w:val="00E43363"/>
    <w:rsid w:val="00E44640"/>
    <w:rsid w:val="00E46077"/>
    <w:rsid w:val="00E474D8"/>
    <w:rsid w:val="00E5055B"/>
    <w:rsid w:val="00E51274"/>
    <w:rsid w:val="00E54BBB"/>
    <w:rsid w:val="00E56207"/>
    <w:rsid w:val="00E56652"/>
    <w:rsid w:val="00E56D9A"/>
    <w:rsid w:val="00E6058E"/>
    <w:rsid w:val="00E6507A"/>
    <w:rsid w:val="00E65A92"/>
    <w:rsid w:val="00E6760A"/>
    <w:rsid w:val="00E7006D"/>
    <w:rsid w:val="00E72663"/>
    <w:rsid w:val="00E7441A"/>
    <w:rsid w:val="00E74745"/>
    <w:rsid w:val="00E8187B"/>
    <w:rsid w:val="00E849B0"/>
    <w:rsid w:val="00E85F6D"/>
    <w:rsid w:val="00E867AA"/>
    <w:rsid w:val="00E8757C"/>
    <w:rsid w:val="00E87C19"/>
    <w:rsid w:val="00E900C6"/>
    <w:rsid w:val="00E9101C"/>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5921"/>
    <w:rsid w:val="00F75BB4"/>
    <w:rsid w:val="00F7664A"/>
    <w:rsid w:val="00F76A21"/>
    <w:rsid w:val="00F77BBD"/>
    <w:rsid w:val="00F810BC"/>
    <w:rsid w:val="00F816E6"/>
    <w:rsid w:val="00F82A3D"/>
    <w:rsid w:val="00F83EB8"/>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4A16"/>
    <w:rsid w:val="00FC54B4"/>
    <w:rsid w:val="00FC63C4"/>
    <w:rsid w:val="00FD0B8D"/>
    <w:rsid w:val="00FD0EEF"/>
    <w:rsid w:val="00FD1267"/>
    <w:rsid w:val="00FD1D68"/>
    <w:rsid w:val="00FD2913"/>
    <w:rsid w:val="00FD60C1"/>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hyperlink" Target="https://github.com/goodest-goodlab/pseudo-it"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5" Type="http://schemas.openxmlformats.org/officeDocument/2006/relationships/hyperlink" Target="http://www.repeatmasker.org" TargetMode="External"/><Relationship Id="rId2" Type="http://schemas.openxmlformats.org/officeDocument/2006/relationships/numbering" Target="numbering.xml"/><Relationship Id="rId16" Type="http://schemas.openxmlformats.org/officeDocument/2006/relationships/hyperlink" Target="https://github.com/gwct/murine-discordanc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ww.robertlanfear.com/blog/files/concordance_factors.html" TargetMode="External"/><Relationship Id="rId5" Type="http://schemas.openxmlformats.org/officeDocument/2006/relationships/webSettings" Target="webSettings.xml"/><Relationship Id="rId15" Type="http://schemas.openxmlformats.org/officeDocument/2006/relationships/hyperlink" Target="https://doi.org/10.5061/dryad.866t1g1wq" TargetMode="External"/><Relationship Id="rId23" Type="http://schemas.openxmlformats.org/officeDocument/2006/relationships/hyperlink" Target="http://paleodb.org/" TargetMode="Externa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dwinter/pafr"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31924</TotalTime>
  <Pages>45</Pages>
  <Words>26152</Words>
  <Characters>162668</Characters>
  <Application>Microsoft Office Word</Application>
  <DocSecurity>0</DocSecurity>
  <Lines>4170</Lines>
  <Paragraphs>2097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12</cp:revision>
  <cp:lastPrinted>2023-10-06T15:33:00Z</cp:lastPrinted>
  <dcterms:created xsi:type="dcterms:W3CDTF">2023-11-04T15:44:00Z</dcterms:created>
  <dcterms:modified xsi:type="dcterms:W3CDTF">2024-05-10T16:14:00Z</dcterms:modified>
</cp:coreProperties>
</file>