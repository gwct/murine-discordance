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1126F6" w14:textId="1796A9BA"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 xml:space="preserve">landscape, </w:t>
      </w:r>
      <w:r w:rsidRPr="00004FE6">
        <w:rPr>
          <w:rFonts w:ascii="Times New Roman" w:hAnsi="Times New Roman" w:cs="Times New Roman"/>
          <w:b/>
          <w:bCs/>
          <w:sz w:val="24"/>
          <w:szCs w:val="24"/>
        </w:rPr>
        <w:t>causes</w:t>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 xml:space="preserve">in </w:t>
      </w:r>
      <w:commentRangeStart w:id="0"/>
      <w:commentRangeStart w:id="1"/>
      <w:del w:id="2" w:author="Thomas, Gregg" w:date="2024-06-11T12:13:00Z">
        <w:r w:rsidR="00BE5B09" w:rsidRPr="00004FE6" w:rsidDel="004707B4">
          <w:rPr>
            <w:rFonts w:ascii="Times New Roman" w:hAnsi="Times New Roman" w:cs="Times New Roman"/>
            <w:b/>
            <w:bCs/>
            <w:sz w:val="24"/>
            <w:szCs w:val="24"/>
          </w:rPr>
          <w:delText>Old World</w:delText>
        </w:r>
      </w:del>
      <w:ins w:id="3" w:author="Thomas, Gregg" w:date="2024-06-11T12:13:00Z">
        <w:r w:rsidR="004707B4">
          <w:rPr>
            <w:rFonts w:ascii="Times New Roman" w:hAnsi="Times New Roman" w:cs="Times New Roman"/>
            <w:b/>
            <w:bCs/>
            <w:sz w:val="24"/>
            <w:szCs w:val="24"/>
          </w:rPr>
          <w:t>murine</w:t>
        </w:r>
      </w:ins>
      <w:r w:rsidR="00BE5B09" w:rsidRPr="00004FE6">
        <w:rPr>
          <w:rFonts w:ascii="Times New Roman" w:hAnsi="Times New Roman" w:cs="Times New Roman"/>
          <w:b/>
          <w:bCs/>
          <w:sz w:val="24"/>
          <w:szCs w:val="24"/>
        </w:rPr>
        <w:t xml:space="preserve"> </w:t>
      </w:r>
      <w:commentRangeEnd w:id="0"/>
      <w:r w:rsidR="0042542A">
        <w:rPr>
          <w:rStyle w:val="CommentReference"/>
        </w:rPr>
        <w:commentReference w:id="0"/>
      </w:r>
      <w:commentRangeEnd w:id="1"/>
      <w:r w:rsidR="004707B4">
        <w:rPr>
          <w:rStyle w:val="CommentReference"/>
        </w:rPr>
        <w:commentReference w:id="1"/>
      </w:r>
      <w:r w:rsidR="00BE5B09" w:rsidRPr="00004FE6">
        <w:rPr>
          <w:rFonts w:ascii="Times New Roman" w:hAnsi="Times New Roman" w:cs="Times New Roman"/>
          <w:b/>
          <w:bCs/>
          <w:sz w:val="24"/>
          <w:szCs w:val="24"/>
        </w:rPr>
        <w:t>mice and rat</w:t>
      </w:r>
      <w:commentRangeStart w:id="4"/>
      <w:r w:rsidR="00BE5B09" w:rsidRPr="00004FE6">
        <w:rPr>
          <w:rFonts w:ascii="Times New Roman" w:hAnsi="Times New Roman" w:cs="Times New Roman"/>
          <w:b/>
          <w:bCs/>
          <w:sz w:val="24"/>
          <w:szCs w:val="24"/>
        </w:rPr>
        <w:t>s</w:t>
      </w:r>
      <w:commentRangeEnd w:id="4"/>
      <w:r w:rsidR="000E5705">
        <w:rPr>
          <w:rStyle w:val="CommentReference"/>
        </w:rPr>
        <w:commentReference w:id="4"/>
      </w:r>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Hughes</w:t>
      </w:r>
      <w:r w:rsidR="00945637">
        <w:rPr>
          <w:rFonts w:ascii="Times New Roman" w:hAnsi="Times New Roman" w:cs="Times New Roman"/>
          <w:sz w:val="24"/>
          <w:szCs w:val="24"/>
          <w:vertAlign w:val="superscript"/>
        </w:rPr>
        <w:t>3</w:t>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10"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16F04B16"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del w:id="5" w:author="Jeremy B. Searle" w:date="2024-07-31T11:26:00Z">
        <w:r w:rsidR="00D0250C" w:rsidDel="000E5705">
          <w:rPr>
            <w:rFonts w:ascii="Times New Roman" w:hAnsi="Times New Roman" w:cs="Times New Roman"/>
            <w:sz w:val="24"/>
            <w:szCs w:val="24"/>
          </w:rPr>
          <w:delText>mice and rats</w:delText>
        </w:r>
      </w:del>
      <w:ins w:id="6" w:author="Jeremy B. Searle" w:date="2024-07-31T11:26:00Z">
        <w:r w:rsidR="000E5705">
          <w:rPr>
            <w:rFonts w:ascii="Times New Roman" w:hAnsi="Times New Roman" w:cs="Times New Roman"/>
            <w:sz w:val="24"/>
            <w:szCs w:val="24"/>
          </w:rPr>
          <w:t>rodents</w:t>
        </w:r>
      </w:ins>
      <w:r w:rsidR="0089437D">
        <w:rPr>
          <w:rFonts w:ascii="Times New Roman" w:hAnsi="Times New Roman" w:cs="Times New Roman"/>
          <w:sz w:val="24"/>
          <w:szCs w:val="24"/>
        </w:rPr>
        <w:t xml:space="preserve"> –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 xml:space="preserve">gave rise to the </w:t>
      </w:r>
      <w:r w:rsidR="0042542A">
        <w:rPr>
          <w:rFonts w:ascii="Times New Roman" w:hAnsi="Times New Roman" w:cs="Times New Roman"/>
          <w:sz w:val="24"/>
          <w:szCs w:val="24"/>
        </w:rPr>
        <w:t xml:space="preserve">laboratory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9F76C0">
        <w:rPr>
          <w:rFonts w:ascii="Times New Roman" w:hAnsi="Times New Roman" w:cs="Times New Roman"/>
          <w:sz w:val="24"/>
          <w:szCs w:val="24"/>
        </w:rPr>
        <w:t xml:space="preserve">recently published </w:t>
      </w:r>
      <w:r w:rsidR="00893681">
        <w:rPr>
          <w:rFonts w:ascii="Times New Roman" w:hAnsi="Times New Roman" w:cs="Times New Roman"/>
          <w:sz w:val="24"/>
          <w:szCs w:val="24"/>
        </w:rPr>
        <w:t xml:space="preserve">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w:t>
      </w:r>
      <w:r w:rsidR="009F76C0">
        <w:rPr>
          <w:rFonts w:ascii="Times New Roman" w:hAnsi="Times New Roman" w:cs="Times New Roman"/>
          <w:sz w:val="24"/>
          <w:szCs w:val="24"/>
        </w:rPr>
        <w:t>other available</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r w:rsidR="00A03219">
        <w:rPr>
          <w:rFonts w:ascii="Times New Roman" w:hAnsi="Times New Roman" w:cs="Times New Roman"/>
          <w:sz w:val="24"/>
          <w:szCs w:val="24"/>
        </w:rPr>
        <w:t xml:space="preserve">time-calibrated </w:t>
      </w:r>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r w:rsidR="00A03219">
        <w:rPr>
          <w:rFonts w:ascii="Times New Roman" w:hAnsi="Times New Roman" w:cs="Times New Roman"/>
          <w:sz w:val="24"/>
          <w:szCs w:val="24"/>
        </w:rPr>
        <w:t xml:space="preserve">across </w:t>
      </w:r>
      <w:commentRangeStart w:id="7"/>
      <w:r w:rsidR="00A03219">
        <w:rPr>
          <w:rFonts w:ascii="Times New Roman" w:hAnsi="Times New Roman" w:cs="Times New Roman"/>
          <w:sz w:val="24"/>
          <w:szCs w:val="24"/>
        </w:rPr>
        <w:t>12 million years of divergence</w:t>
      </w:r>
      <w:commentRangeEnd w:id="7"/>
      <w:r w:rsidR="00A03219">
        <w:rPr>
          <w:rStyle w:val="CommentReference"/>
        </w:rPr>
        <w:commentReference w:id="7"/>
      </w:r>
      <w:r w:rsidR="00A03219">
        <w:rPr>
          <w:rFonts w:ascii="Times New Roman" w:hAnsi="Times New Roman" w:cs="Times New Roman"/>
          <w:sz w:val="24"/>
          <w:szCs w:val="24"/>
        </w:rPr>
        <w:t xml:space="preserve">. We </w:t>
      </w:r>
      <w:r w:rsidR="00E4229C">
        <w:rPr>
          <w:rFonts w:ascii="Times New Roman" w:hAnsi="Times New Roman" w:cs="Times New Roman"/>
          <w:sz w:val="24"/>
          <w:szCs w:val="24"/>
        </w:rPr>
        <w:t xml:space="preserve">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A4EAB">
        <w:rPr>
          <w:rFonts w:ascii="Times New Roman" w:hAnsi="Times New Roman" w:cs="Times New Roman"/>
          <w:sz w:val="24"/>
          <w:szCs w:val="24"/>
        </w:rPr>
        <w:t>tended to have more</w:t>
      </w:r>
      <w:r w:rsidR="00E4229C">
        <w:rPr>
          <w:rFonts w:ascii="Times New Roman" w:hAnsi="Times New Roman" w:cs="Times New Roman"/>
          <w:sz w:val="24"/>
          <w:szCs w:val="24"/>
        </w:rPr>
        <w:t xml:space="preserve"> </w:t>
      </w:r>
      <w:r w:rsidR="00727C10">
        <w:rPr>
          <w:rFonts w:ascii="Times New Roman" w:hAnsi="Times New Roman" w:cs="Times New Roman"/>
          <w:sz w:val="24"/>
          <w:szCs w:val="24"/>
        </w:rPr>
        <w:t xml:space="preserve">similar </w:t>
      </w:r>
      <w:r w:rsidR="00EA4EAB">
        <w:rPr>
          <w:rFonts w:ascii="Times New Roman" w:hAnsi="Times New Roman" w:cs="Times New Roman"/>
          <w:sz w:val="24"/>
          <w:szCs w:val="24"/>
        </w:rPr>
        <w:t>phylogenetic histories</w:t>
      </w:r>
      <w:r w:rsidR="00734B4F">
        <w:rPr>
          <w:rFonts w:ascii="Times New Roman" w:hAnsi="Times New Roman" w:cs="Times New Roman"/>
          <w:sz w:val="24"/>
          <w:szCs w:val="24"/>
        </w:rPr>
        <w:t>,</w:t>
      </w:r>
      <w:r w:rsidR="00A03219">
        <w:rPr>
          <w:rFonts w:ascii="Times New Roman" w:hAnsi="Times New Roman" w:cs="Times New Roman"/>
          <w:sz w:val="24"/>
          <w:szCs w:val="24"/>
        </w:rPr>
        <w:t xml:space="preserve"> but </w:t>
      </w:r>
      <w:r w:rsidR="00A747AD" w:rsidRPr="00031896">
        <w:rPr>
          <w:rFonts w:ascii="Times New Roman" w:hAnsi="Times New Roman" w:cs="Times New Roman"/>
          <w:sz w:val="24"/>
          <w:szCs w:val="24"/>
        </w:rPr>
        <w:t xml:space="preserve">no </w:t>
      </w:r>
      <w:r w:rsidR="00981BBE">
        <w:rPr>
          <w:rFonts w:ascii="Times New Roman" w:hAnsi="Times New Roman" w:cs="Times New Roman"/>
          <w:sz w:val="24"/>
          <w:szCs w:val="24"/>
        </w:rPr>
        <w:t xml:space="preserve">clear </w:t>
      </w:r>
      <w:r w:rsidR="00A747AD" w:rsidRPr="00031896">
        <w:rPr>
          <w:rFonts w:ascii="Times New Roman" w:hAnsi="Times New Roman" w:cs="Times New Roman"/>
          <w:sz w:val="24"/>
          <w:szCs w:val="24"/>
        </w:rPr>
        <w:t>relationship between</w:t>
      </w:r>
      <w:r w:rsidR="00247FEB">
        <w:rPr>
          <w:rFonts w:ascii="Times New Roman" w:hAnsi="Times New Roman" w:cs="Times New Roman"/>
          <w:sz w:val="24"/>
          <w:szCs w:val="24"/>
        </w:rPr>
        <w:t xml:space="preserve"> local</w:t>
      </w:r>
      <w:r w:rsidR="00A747AD" w:rsidRPr="00031896">
        <w:rPr>
          <w:rFonts w:ascii="Times New Roman" w:hAnsi="Times New Roman" w:cs="Times New Roman"/>
          <w:sz w:val="24"/>
          <w:szCs w:val="24"/>
        </w:rPr>
        <w:t xml:space="preserve"> tree similarity and 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w:t>
      </w:r>
      <w:r w:rsidR="00A03219">
        <w:rPr>
          <w:rFonts w:ascii="Times New Roman" w:hAnsi="Times New Roman" w:cs="Times New Roman"/>
          <w:sz w:val="24"/>
          <w:szCs w:val="24"/>
        </w:rPr>
        <w:t>. However</w:t>
      </w:r>
      <w:r w:rsidR="0051283D">
        <w:rPr>
          <w:rFonts w:ascii="Times New Roman" w:hAnsi="Times New Roman" w:cs="Times New Roman"/>
          <w:sz w:val="24"/>
          <w:szCs w:val="24"/>
        </w:rPr>
        <w:t>,</w:t>
      </w:r>
      <w:r w:rsidR="00247FEB">
        <w:rPr>
          <w:rFonts w:ascii="Times New Roman" w:hAnsi="Times New Roman" w:cs="Times New Roman"/>
          <w:sz w:val="24"/>
          <w:szCs w:val="24"/>
        </w:rPr>
        <w:t xml:space="preserve"> we d</w:t>
      </w:r>
      <w:r w:rsidR="00981BBE">
        <w:rPr>
          <w:rFonts w:ascii="Times New Roman" w:hAnsi="Times New Roman" w:cs="Times New Roman"/>
          <w:sz w:val="24"/>
          <w:szCs w:val="24"/>
        </w:rPr>
        <w:t>id</w:t>
      </w:r>
      <w:r w:rsidR="00247FEB">
        <w:rPr>
          <w:rFonts w:ascii="Times New Roman" w:hAnsi="Times New Roman" w:cs="Times New Roman"/>
          <w:sz w:val="24"/>
          <w:szCs w:val="24"/>
        </w:rPr>
        <w:t xml:space="preserve"> observe a correlation between recombination rate</w:t>
      </w:r>
      <w:r w:rsidR="00981BBE">
        <w:rPr>
          <w:rFonts w:ascii="Times New Roman" w:hAnsi="Times New Roman" w:cs="Times New Roman"/>
          <w:sz w:val="24"/>
          <w:szCs w:val="24"/>
        </w:rPr>
        <w:t>s</w:t>
      </w:r>
      <w:r w:rsidR="00247FEB">
        <w:rPr>
          <w:rFonts w:ascii="Times New Roman" w:hAnsi="Times New Roman" w:cs="Times New Roman"/>
          <w:sz w:val="24"/>
          <w:szCs w:val="24"/>
        </w:rPr>
        <w:t xml:space="preserve"> and average similarity </w:t>
      </w:r>
      <w:r w:rsidR="00981BBE">
        <w:rPr>
          <w:rFonts w:ascii="Times New Roman" w:hAnsi="Times New Roman" w:cs="Times New Roman"/>
          <w:sz w:val="24"/>
          <w:szCs w:val="24"/>
        </w:rPr>
        <w:t>to</w:t>
      </w:r>
      <w:r w:rsidR="00247FEB">
        <w:rPr>
          <w:rFonts w:ascii="Times New Roman" w:hAnsi="Times New Roman" w:cs="Times New Roman"/>
          <w:sz w:val="24"/>
          <w:szCs w:val="24"/>
        </w:rPr>
        <w:t xml:space="preserve"> the species tree</w:t>
      </w:r>
      <w:r w:rsidR="0051283D">
        <w:rPr>
          <w:rFonts w:ascii="Times New Roman" w:hAnsi="Times New Roman" w:cs="Times New Roman"/>
          <w:sz w:val="24"/>
          <w:szCs w:val="24"/>
        </w:rPr>
        <w:t>.</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led to </w:t>
      </w:r>
      <w:r w:rsidR="00734B4F">
        <w:rPr>
          <w:rFonts w:ascii="Times New Roman" w:hAnsi="Times New Roman" w:cs="Times New Roman"/>
          <w:sz w:val="24"/>
          <w:szCs w:val="24"/>
        </w:rPr>
        <w:t xml:space="preserve">appreciably </w:t>
      </w:r>
      <w:r w:rsidR="00E10D27">
        <w:rPr>
          <w:rFonts w:ascii="Times New Roman" w:hAnsi="Times New Roman" w:cs="Times New Roman"/>
          <w:sz w:val="24"/>
          <w:szCs w:val="24"/>
        </w:rPr>
        <w:t xml:space="preserve">less discordance.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r w:rsidR="005F6398">
        <w:rPr>
          <w:rFonts w:ascii="Times New Roman" w:hAnsi="Times New Roman" w:cs="Times New Roman"/>
          <w:sz w:val="24"/>
          <w:szCs w:val="24"/>
        </w:rPr>
        <w:t xml:space="preserve">high </w:t>
      </w:r>
      <w:r w:rsidR="00932AAA">
        <w:rPr>
          <w:rFonts w:ascii="Times New Roman" w:hAnsi="Times New Roman" w:cs="Times New Roman"/>
          <w:sz w:val="24"/>
          <w:szCs w:val="24"/>
        </w:rPr>
        <w:t>error</w:t>
      </w:r>
      <w:r w:rsidR="005F6398">
        <w:rPr>
          <w:rFonts w:ascii="Times New Roman" w:hAnsi="Times New Roman" w:cs="Times New Roman"/>
          <w:sz w:val="24"/>
          <w:szCs w:val="24"/>
        </w:rPr>
        <w:t xml:space="preserve"> rates</w:t>
      </w:r>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28A14304" w14:textId="711991D3" w:rsidR="00805723" w:rsidRPr="00204945" w:rsidRDefault="00805723" w:rsidP="005F6398">
      <w:pPr>
        <w:spacing w:after="160" w:line="259" w:lineRule="auto"/>
        <w:jc w:val="both"/>
        <w:rPr>
          <w:rFonts w:ascii="Times New Roman" w:hAnsi="Times New Roman" w:cs="Times New Roman"/>
          <w:sz w:val="24"/>
          <w:szCs w:val="24"/>
        </w:rPr>
      </w:pPr>
      <w:r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commentRangeStart w:id="8"/>
      <w:r w:rsidRPr="00197A2B">
        <w:lastRenderedPageBreak/>
        <w:t>Introduction</w:t>
      </w:r>
      <w:commentRangeEnd w:id="8"/>
      <w:r w:rsidR="00340D8F">
        <w:rPr>
          <w:rStyle w:val="CommentReference"/>
          <w:rFonts w:asciiTheme="minorHAnsi" w:hAnsiTheme="minorHAnsi" w:cstheme="minorBidi"/>
          <w:b w:val="0"/>
        </w:rPr>
        <w:commentReference w:id="8"/>
      </w:r>
    </w:p>
    <w:p w14:paraId="2E9D066F" w14:textId="3B4B1ABE"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r w:rsidR="00EC57AE">
        <w:rPr>
          <w:rFonts w:ascii="Times New Roman" w:hAnsi="Times New Roman" w:cs="Times New Roman"/>
          <w:sz w:val="24"/>
          <w:szCs w:val="24"/>
        </w:rPr>
        <w:t xml:space="preserve">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r w:rsidR="00EC57AE">
        <w:rPr>
          <w:rFonts w:ascii="Times New Roman" w:hAnsi="Times New Roman" w:cs="Times New Roman"/>
          <w:sz w:val="24"/>
          <w:szCs w:val="24"/>
        </w:rPr>
        <w:t>has</w:t>
      </w:r>
      <w:r w:rsidR="00340D8F">
        <w:rPr>
          <w:rFonts w:ascii="Times New Roman" w:hAnsi="Times New Roman" w:cs="Times New Roman"/>
          <w:sz w:val="24"/>
          <w:szCs w:val="24"/>
        </w:rPr>
        <w:t xml:space="preserve"> now revealed</w:t>
      </w:r>
      <w:r w:rsidR="00EC57AE">
        <w:rPr>
          <w:rFonts w:ascii="Times New Roman" w:hAnsi="Times New Roman" w:cs="Times New Roman"/>
          <w:sz w:val="24"/>
          <w:szCs w:val="24"/>
        </w:rPr>
        <w:t xml:space="preserve"> that evolutionary relationships between species may not be well represented by a single representative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While 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r w:rsidR="00340D8F">
        <w:rPr>
          <w:rFonts w:ascii="Times New Roman" w:hAnsi="Times New Roman" w:cs="Times New Roman"/>
          <w:sz w:val="24"/>
          <w:szCs w:val="24"/>
        </w:rPr>
        <w:t xml:space="preserve">usually </w:t>
      </w:r>
      <w:r w:rsidR="007D5C2F">
        <w:rPr>
          <w:rFonts w:ascii="Times New Roman" w:hAnsi="Times New Roman" w:cs="Times New Roman"/>
          <w:sz w:val="24"/>
          <w:szCs w:val="24"/>
        </w:rPr>
        <w:t>exist</w:t>
      </w:r>
      <w:r w:rsidR="00340D8F">
        <w:rPr>
          <w:rFonts w:ascii="Times New Roman" w:hAnsi="Times New Roman" w:cs="Times New Roman"/>
          <w:sz w:val="24"/>
          <w:szCs w:val="24"/>
        </w:rPr>
        <w:t>s</w:t>
      </w:r>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w:t>
      </w:r>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r w:rsidR="00340D8F">
        <w:rPr>
          <w:rFonts w:ascii="Times New Roman" w:hAnsi="Times New Roman" w:cs="Times New Roman"/>
          <w:sz w:val="24"/>
          <w:szCs w:val="24"/>
        </w:rPr>
        <w:t xml:space="preserve"> </w:t>
      </w:r>
      <w:r w:rsidR="00EC2CA2">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C2CA2">
        <w:rPr>
          <w:rFonts w:ascii="Times New Roman" w:hAnsi="Times New Roman" w:cs="Times New Roman"/>
          <w:sz w:val="24"/>
          <w:szCs w:val="24"/>
        </w:rPr>
      </w:r>
      <w:r w:rsidR="00EC2CA2">
        <w:rPr>
          <w:rFonts w:ascii="Times New Roman" w:hAnsi="Times New Roman" w:cs="Times New Roman"/>
          <w:sz w:val="24"/>
          <w:szCs w:val="24"/>
        </w:rPr>
        <w:fldChar w:fldCharType="separate"/>
      </w:r>
      <w:r w:rsidR="001B6D59">
        <w:rPr>
          <w:rFonts w:ascii="Times New Roman" w:hAnsi="Times New Roman" w:cs="Times New Roman"/>
          <w:noProof/>
          <w:sz w:val="24"/>
          <w:szCs w:val="24"/>
        </w:rPr>
        <w:t>(Feng, et al. 2022; Gable, et al. 2022; Smith, et al. 2023)</w:t>
      </w:r>
      <w:r w:rsidR="00EC2CA2">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r w:rsidR="00340D8F">
        <w:rPr>
          <w:rFonts w:ascii="Times New Roman" w:hAnsi="Times New Roman" w:cs="Times New Roman"/>
          <w:sz w:val="24"/>
          <w:szCs w:val="24"/>
        </w:rPr>
        <w:t xml:space="preserve">For </w:t>
      </w:r>
      <w:commentRangeStart w:id="9"/>
      <w:r w:rsidR="00340D8F">
        <w:rPr>
          <w:rFonts w:ascii="Times New Roman" w:hAnsi="Times New Roman" w:cs="Times New Roman"/>
          <w:sz w:val="24"/>
          <w:szCs w:val="24"/>
        </w:rPr>
        <w:t>example</w:t>
      </w:r>
      <w:commentRangeEnd w:id="9"/>
      <w:r w:rsidR="00340D8F">
        <w:rPr>
          <w:rStyle w:val="CommentReference"/>
        </w:rPr>
        <w:commentReference w:id="9"/>
      </w:r>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(Jarvis,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mammals </w:t>
      </w:r>
      <w:commentRangeStart w:id="10"/>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31BB">
        <w:rPr>
          <w:rFonts w:ascii="Times New Roman" w:hAnsi="Times New Roman" w:cs="Times New Roman"/>
          <w:sz w:val="24"/>
          <w:szCs w:val="24"/>
        </w:rPr>
      </w:r>
      <w:r w:rsidR="006831BB">
        <w:rPr>
          <w:rFonts w:ascii="Times New Roman" w:hAnsi="Times New Roman" w:cs="Times New Roman"/>
          <w:sz w:val="24"/>
          <w:szCs w:val="24"/>
        </w:rPr>
        <w:fldChar w:fldCharType="separate"/>
      </w:r>
      <w:r w:rsidR="001B6D59">
        <w:rPr>
          <w:rFonts w:ascii="Times New Roman" w:hAnsi="Times New Roman" w:cs="Times New Roman"/>
          <w:noProof/>
          <w:sz w:val="24"/>
          <w:szCs w:val="24"/>
        </w:rPr>
        <w:t>(Ferreira, et al. 2021; Lopes, et al. 2021; Foley, et al. 2024)</w:t>
      </w:r>
      <w:r w:rsidR="006831BB">
        <w:rPr>
          <w:rFonts w:ascii="Times New Roman" w:hAnsi="Times New Roman" w:cs="Times New Roman"/>
          <w:sz w:val="24"/>
          <w:szCs w:val="24"/>
        </w:rPr>
        <w:fldChar w:fldCharType="end"/>
      </w:r>
      <w:commentRangeEnd w:id="10"/>
      <w:r w:rsidR="00340D8F">
        <w:rPr>
          <w:rStyle w:val="CommentReference"/>
        </w:rPr>
        <w:commentReference w:id="10"/>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plants </w:t>
      </w:r>
      <w:r w:rsidR="001556A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340D8F">
        <w:rPr>
          <w:rFonts w:ascii="Times New Roman" w:hAnsi="Times New Roman" w:cs="Times New Roman"/>
          <w:sz w:val="24"/>
          <w:szCs w:val="24"/>
        </w:rPr>
        <w:t xml:space="preserve">and insects </w: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(Sun, et al. 2021; He, et al. 2023)</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w:t>
      </w:r>
      <w:r w:rsidR="00E43363">
        <w:rPr>
          <w:rFonts w:ascii="Times New Roman" w:hAnsi="Times New Roman" w:cs="Times New Roman"/>
          <w:sz w:val="24"/>
          <w:szCs w:val="24"/>
        </w:rPr>
        <w:t xml:space="preserve"> topologies</w:t>
      </w:r>
      <w:r w:rsidR="001556AF">
        <w:rPr>
          <w:rFonts w:ascii="Times New Roman" w:hAnsi="Times New Roman" w:cs="Times New Roman"/>
          <w:sz w:val="24"/>
          <w:szCs w:val="24"/>
        </w:rPr>
        <w:t xml:space="preserve">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EC2CA2">
        <w:rPr>
          <w:rFonts w:ascii="Times New Roman" w:hAnsi="Times New Roman" w:cs="Times New Roman"/>
          <w:sz w:val="24"/>
          <w:szCs w:val="24"/>
        </w:rPr>
        <w:t xml:space="preserve">locus </w:t>
      </w:r>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2CA6CE70" w:rsidR="00A06ED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340D8F">
        <w:rPr>
          <w:rFonts w:ascii="Times New Roman" w:hAnsi="Times New Roman" w:cs="Times New Roman"/>
          <w:sz w:val="24"/>
          <w:szCs w:val="24"/>
        </w:rPr>
        <w:t>In</w:t>
      </w:r>
      <w:r w:rsidR="00A06EDD">
        <w:rPr>
          <w:rFonts w:ascii="Times New Roman" w:hAnsi="Times New Roman" w:cs="Times New Roman"/>
          <w:sz w:val="24"/>
          <w:szCs w:val="24"/>
        </w:rPr>
        <w:t xml:space="preserve"> practic</w:t>
      </w:r>
      <w:r w:rsidR="00340D8F">
        <w:rPr>
          <w:rFonts w:ascii="Times New Roman" w:hAnsi="Times New Roman" w:cs="Times New Roman"/>
          <w:sz w:val="24"/>
          <w:szCs w:val="24"/>
        </w:rPr>
        <w:t>e</w:t>
      </w:r>
      <w:r w:rsidR="00A06EDD">
        <w:rPr>
          <w:rFonts w:ascii="Times New Roman" w:hAnsi="Times New Roman" w:cs="Times New Roman"/>
          <w:sz w:val="24"/>
          <w:szCs w:val="24"/>
        </w:rPr>
        <w:t xml:space="preser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1B6D59">
        <w:rPr>
          <w:rFonts w:ascii="Times New Roman" w:hAnsi="Times New Roman" w:cs="Times New Roman"/>
          <w:noProof/>
          <w:sz w:val="24"/>
          <w:szCs w:val="24"/>
        </w:rPr>
        <w:t>(Pond, et al. 2005; Yang 2007; Hu, et al. 2019; Kowalczyk,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species tree</w:t>
      </w:r>
      <w:r w:rsidR="00E43363">
        <w:rPr>
          <w:rFonts w:ascii="Times New Roman" w:hAnsi="Times New Roman" w:cs="Times New Roman"/>
          <w:sz w:val="24"/>
          <w:szCs w:val="24"/>
        </w:rPr>
        <w:t xml:space="preserve"> for each locus</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 xml:space="preserve">may </w:t>
      </w:r>
      <w:del w:id="11" w:author="Thomas, Gregg" w:date="2024-06-11T14:33:00Z">
        <w:r w:rsidR="006515CF" w:rsidDel="00E60B2F">
          <w:rPr>
            <w:rFonts w:ascii="Times New Roman" w:hAnsi="Times New Roman" w:cs="Times New Roman"/>
            <w:sz w:val="24"/>
            <w:szCs w:val="24"/>
          </w:rPr>
          <w:delText xml:space="preserve">compromise </w:delText>
        </w:r>
      </w:del>
      <w:ins w:id="12" w:author="Thomas, Gregg" w:date="2024-06-11T14:33:00Z">
        <w:r w:rsidR="00E60B2F">
          <w:rPr>
            <w:rFonts w:ascii="Times New Roman" w:hAnsi="Times New Roman" w:cs="Times New Roman"/>
            <w:sz w:val="24"/>
            <w:szCs w:val="24"/>
          </w:rPr>
          <w:t xml:space="preserve">cause erroneous </w:t>
        </w:r>
      </w:ins>
      <w:r w:rsidR="006515CF">
        <w:rPr>
          <w:rFonts w:ascii="Times New Roman" w:hAnsi="Times New Roman" w:cs="Times New Roman"/>
          <w:sz w:val="24"/>
          <w:szCs w:val="24"/>
        </w:rPr>
        <w:t>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 xml:space="preserve">the true signal of </w:t>
      </w:r>
      <w:commentRangeStart w:id="13"/>
      <w:r w:rsidR="00E9567D">
        <w:rPr>
          <w:rFonts w:ascii="Times New Roman" w:hAnsi="Times New Roman" w:cs="Times New Roman"/>
          <w:sz w:val="24"/>
          <w:szCs w:val="24"/>
        </w:rPr>
        <w:t>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1B6D59">
        <w:rPr>
          <w:rFonts w:ascii="Times New Roman" w:hAnsi="Times New Roman" w:cs="Times New Roman"/>
          <w:noProof/>
          <w:sz w:val="24"/>
          <w:szCs w:val="24"/>
        </w:rPr>
        <w:t>(Fontaine, et al. 2015; Foley, et al. 2024)</w:t>
      </w:r>
      <w:r w:rsidR="00464824">
        <w:rPr>
          <w:rFonts w:ascii="Times New Roman" w:hAnsi="Times New Roman" w:cs="Times New Roman"/>
          <w:sz w:val="24"/>
          <w:szCs w:val="24"/>
        </w:rPr>
        <w:fldChar w:fldCharType="end"/>
      </w:r>
      <w:commentRangeEnd w:id="13"/>
      <w:r w:rsidR="00065343">
        <w:rPr>
          <w:rStyle w:val="CommentReference"/>
        </w:rPr>
        <w:commentReference w:id="13"/>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5599CB77"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as a stochastic consequence of 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B348B2">
        <w:rPr>
          <w:rFonts w:ascii="Times New Roman" w:hAnsi="Times New Roman" w:cs="Times New Roman"/>
          <w:sz w:val="24"/>
          <w:szCs w:val="24"/>
        </w:rPr>
        <w:t>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r w:rsidR="00027CF2">
        <w:rPr>
          <w:rFonts w:ascii="Times New Roman" w:hAnsi="Times New Roman" w:cs="Times New Roman"/>
          <w:sz w:val="24"/>
          <w:szCs w:val="24"/>
        </w:rPr>
        <w:t>mutation</w:t>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depends on effective population size</w:t>
      </w:r>
      <w:r w:rsidR="006C1351">
        <w:rPr>
          <w:rFonts w:ascii="Times New Roman" w:hAnsi="Times New Roman" w:cs="Times New Roman"/>
          <w:sz w:val="24"/>
          <w:szCs w:val="24"/>
        </w:rPr>
        <w:t>s across the</w:t>
      </w:r>
      <w:r w:rsidR="003E745C">
        <w:rPr>
          <w:rFonts w:ascii="Times New Roman" w:hAnsi="Times New Roman" w:cs="Times New Roman"/>
          <w:sz w:val="24"/>
          <w:szCs w:val="24"/>
        </w:rPr>
        <w:t xml:space="preserve"> branches of the</w:t>
      </w:r>
      <w:r w:rsidR="006C1351">
        <w:rPr>
          <w:rFonts w:ascii="Times New Roman" w:hAnsi="Times New Roman" w:cs="Times New Roman"/>
          <w:sz w:val="24"/>
          <w:szCs w:val="24"/>
        </w:rPr>
        <w:t xml:space="preserv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w:t>
      </w:r>
      <w:r w:rsidR="00027CF2">
        <w:rPr>
          <w:rFonts w:ascii="Times New Roman" w:hAnsi="Times New Roman" w:cs="Times New Roman"/>
          <w:sz w:val="24"/>
          <w:szCs w:val="24"/>
        </w:rPr>
        <w:lastRenderedPageBreak/>
        <w:t>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1B6D59">
        <w:rPr>
          <w:rFonts w:ascii="Times New Roman" w:hAnsi="Times New Roman" w:cs="Times New Roman"/>
          <w:noProof/>
          <w:sz w:val="24"/>
          <w:szCs w:val="24"/>
        </w:rPr>
        <w:t>(Lewontin and Birch 1966; Jones,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r w:rsidR="003E745C">
        <w:rPr>
          <w:rFonts w:ascii="Times New Roman" w:hAnsi="Times New Roman" w:cs="Times New Roman"/>
          <w:sz w:val="24"/>
          <w:szCs w:val="24"/>
        </w:rPr>
        <w:t>Selection</w:t>
      </w:r>
      <w:r w:rsidR="005A2A84">
        <w:rPr>
          <w:rFonts w:ascii="Times New Roman" w:hAnsi="Times New Roman" w:cs="Times New Roman"/>
          <w:sz w:val="24"/>
          <w:szCs w:val="24"/>
        </w:rPr>
        <w:t>, ILS</w:t>
      </w:r>
      <w:r w:rsidR="003E745C">
        <w:rPr>
          <w:rFonts w:ascii="Times New Roman" w:hAnsi="Times New Roman" w:cs="Times New Roman"/>
          <w:sz w:val="24"/>
          <w:szCs w:val="24"/>
        </w:rPr>
        <w:t>,</w:t>
      </w:r>
      <w:r w:rsidR="005A2A84">
        <w:rPr>
          <w:rFonts w:ascii="Times New Roman" w:hAnsi="Times New Roman" w:cs="Times New Roman"/>
          <w:sz w:val="24"/>
          <w:szCs w:val="24"/>
        </w:rPr>
        <w:t xml:space="preserve"> and introgression, are expected to leave </w:t>
      </w:r>
      <w:r w:rsidR="00DE0DCD">
        <w:rPr>
          <w:rFonts w:ascii="Times New Roman" w:hAnsi="Times New Roman" w:cs="Times New Roman"/>
          <w:sz w:val="24"/>
          <w:szCs w:val="24"/>
        </w:rPr>
        <w:t xml:space="preserve">different genomic </w:t>
      </w:r>
      <w:r w:rsidR="005A2A84">
        <w:rPr>
          <w:rFonts w:ascii="Times New Roman" w:hAnsi="Times New Roman" w:cs="Times New Roman"/>
          <w:sz w:val="24"/>
          <w:szCs w:val="24"/>
        </w:rPr>
        <w:t>signals that</w:t>
      </w:r>
      <w:r w:rsidR="00044B6B">
        <w:rPr>
          <w:rFonts w:ascii="Times New Roman" w:hAnsi="Times New Roman" w:cs="Times New Roman"/>
          <w:sz w:val="24"/>
          <w:szCs w:val="24"/>
        </w:rPr>
        <w:t xml:space="preserve"> </w:t>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1B6D59">
        <w:rPr>
          <w:rFonts w:ascii="Times New Roman" w:hAnsi="Times New Roman" w:cs="Times New Roman"/>
          <w:noProof/>
          <w:sz w:val="24"/>
          <w:szCs w:val="24"/>
        </w:rPr>
        <w:t>(Huson, et al. 2005; Kulathinal, et al. 2009; Green, et al. 2010; Vanderpool,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 xml:space="preserve">the genomic context of phylogenetic discordance has remained elusive. For example, localized patterns of phylogenetic discordance </w:t>
      </w:r>
      <w:r w:rsidR="00E24EAD">
        <w:rPr>
          <w:rFonts w:ascii="Times New Roman" w:hAnsi="Times New Roman" w:cs="Times New Roman"/>
          <w:sz w:val="24"/>
          <w:szCs w:val="24"/>
        </w:rPr>
        <w:t xml:space="preserve">should be influenced by </w:t>
      </w:r>
      <w:r w:rsidR="00B35B86">
        <w:rPr>
          <w:rFonts w:ascii="Times New Roman" w:hAnsi="Times New Roman" w:cs="Times New Roman"/>
          <w:sz w:val="24"/>
          <w:szCs w:val="24"/>
        </w:rPr>
        <w:t>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s</w:t>
      </w:r>
      <w:r w:rsidR="007673D5" w:rsidRPr="00197A2B">
        <w:rPr>
          <w:rFonts w:ascii="Times New Roman" w:hAnsi="Times New Roman" w:cs="Times New Roman"/>
          <w:sz w:val="24"/>
          <w:szCs w:val="24"/>
        </w:rPr>
        <w:t xml:space="preserve">imulation studies </w:t>
      </w:r>
      <w:r w:rsidR="00B445B3">
        <w:rPr>
          <w:rFonts w:ascii="Times New Roman" w:hAnsi="Times New Roman" w:cs="Times New Roman"/>
          <w:sz w:val="24"/>
          <w:szCs w:val="24"/>
        </w:rPr>
        <w:t>confirm</w:t>
      </w:r>
      <w:r w:rsidR="00B445B3" w:rsidRPr="00197A2B">
        <w:rPr>
          <w:rFonts w:ascii="Times New Roman" w:hAnsi="Times New Roman" w:cs="Times New Roman"/>
          <w:sz w:val="24"/>
          <w:szCs w:val="24"/>
        </w:rPr>
        <w:t xml:space="preserve"> </w:t>
      </w:r>
      <w:r w:rsidR="007673D5" w:rsidRPr="00197A2B">
        <w:rPr>
          <w:rFonts w:ascii="Times New Roman" w:hAnsi="Times New Roman" w:cs="Times New Roman"/>
          <w:sz w:val="24"/>
          <w:szCs w:val="24"/>
        </w:rPr>
        <w:t xml:space="preserve">that </w:t>
      </w:r>
      <w:r w:rsidR="007673D5">
        <w:rPr>
          <w:rFonts w:ascii="Times New Roman" w:hAnsi="Times New Roman" w:cs="Times New Roman"/>
          <w:sz w:val="24"/>
          <w:szCs w:val="24"/>
        </w:rPr>
        <w:t xml:space="preserve">the closer two regions are in the genome, the more history they share </w:t>
      </w:r>
      <w:r w:rsidR="006A2348">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6A2348">
        <w:rPr>
          <w:rFonts w:ascii="Times New Roman" w:hAnsi="Times New Roman" w:cs="Times New Roman"/>
          <w:sz w:val="24"/>
          <w:szCs w:val="24"/>
        </w:rPr>
      </w:r>
      <w:r w:rsidR="006A2348">
        <w:rPr>
          <w:rFonts w:ascii="Times New Roman" w:hAnsi="Times New Roman" w:cs="Times New Roman"/>
          <w:sz w:val="24"/>
          <w:szCs w:val="24"/>
        </w:rPr>
        <w:fldChar w:fldCharType="separate"/>
      </w:r>
      <w:r w:rsidR="00E43363">
        <w:rPr>
          <w:rFonts w:ascii="Times New Roman" w:hAnsi="Times New Roman" w:cs="Times New Roman"/>
          <w:noProof/>
          <w:sz w:val="24"/>
          <w:szCs w:val="24"/>
        </w:rPr>
        <w:t>(Slatkin and Pollack 2006; 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commentRangeStart w:id="14"/>
      <w:commentRangeStart w:id="15"/>
      <w:r w:rsidR="000439E4">
        <w:rPr>
          <w:rFonts w:ascii="Times New Roman" w:hAnsi="Times New Roman" w:cs="Times New Roman"/>
          <w:sz w:val="24"/>
          <w:szCs w:val="24"/>
        </w:rPr>
        <w:t>However</w:t>
      </w:r>
      <w:commentRangeEnd w:id="14"/>
      <w:r w:rsidR="00DE0DCD">
        <w:rPr>
          <w:rStyle w:val="CommentReference"/>
        </w:rPr>
        <w:commentReference w:id="14"/>
      </w:r>
      <w:commentRangeEnd w:id="15"/>
      <w:r w:rsidR="00DE0DCD">
        <w:rPr>
          <w:rStyle w:val="CommentReference"/>
        </w:rPr>
        <w:commentReference w:id="15"/>
      </w:r>
      <w:r w:rsidR="00AB65E3">
        <w:rPr>
          <w:rFonts w:ascii="Times New Roman" w:hAnsi="Times New Roman" w:cs="Times New Roman"/>
          <w:sz w:val="24"/>
          <w:szCs w:val="24"/>
        </w:rPr>
        <w:t>,</w:t>
      </w:r>
      <w:r w:rsidR="007673D5">
        <w:rPr>
          <w:rFonts w:ascii="Times New Roman" w:hAnsi="Times New Roman" w:cs="Times New Roman"/>
          <w:sz w:val="24"/>
          <w:szCs w:val="24"/>
        </w:rPr>
        <w:t xml:space="preserve"> </w:t>
      </w:r>
      <w:ins w:id="16" w:author="Thomas, Gregg" w:date="2024-06-11T14:35:00Z">
        <w:r w:rsidR="00E60B2F">
          <w:rPr>
            <w:rFonts w:ascii="Times New Roman" w:hAnsi="Times New Roman" w:cs="Times New Roman"/>
            <w:sz w:val="24"/>
            <w:szCs w:val="24"/>
          </w:rPr>
          <w:t xml:space="preserve">empirical </w:t>
        </w:r>
      </w:ins>
      <w:r w:rsidR="0091678A">
        <w:rPr>
          <w:rFonts w:ascii="Times New Roman" w:hAnsi="Times New Roman" w:cs="Times New Roman"/>
          <w:sz w:val="24"/>
          <w:szCs w:val="24"/>
        </w:rPr>
        <w:t>studies</w:t>
      </w:r>
      <w:r w:rsidR="00E24EAD">
        <w:rPr>
          <w:rFonts w:ascii="Times New Roman" w:hAnsi="Times New Roman" w:cs="Times New Roman"/>
          <w:sz w:val="24"/>
          <w:szCs w:val="24"/>
        </w:rPr>
        <w:t xml:space="preserve"> </w:t>
      </w:r>
      <w:r w:rsidR="0091678A">
        <w:rPr>
          <w:rFonts w:ascii="Times New Roman" w:hAnsi="Times New Roman" w:cs="Times New Roman"/>
          <w:sz w:val="24"/>
          <w:szCs w:val="24"/>
        </w:rPr>
        <w:t>have been inconclusive regarding the relationship between discordance and</w:t>
      </w:r>
      <w:r w:rsidR="000439E4">
        <w:rPr>
          <w:rFonts w:ascii="Times New Roman" w:hAnsi="Times New Roman" w:cs="Times New Roman"/>
          <w:sz w:val="24"/>
          <w:szCs w:val="24"/>
        </w:rPr>
        <w:t xml:space="preserve"> </w:t>
      </w:r>
      <w:r w:rsidR="0091678A">
        <w:rPr>
          <w:rFonts w:ascii="Times New Roman" w:hAnsi="Times New Roman" w:cs="Times New Roman"/>
          <w:sz w:val="24"/>
          <w:szCs w:val="24"/>
        </w:rPr>
        <w:t>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 xml:space="preserve">no </w:t>
      </w:r>
      <w:r w:rsidR="00DE0DCD">
        <w:rPr>
          <w:rFonts w:ascii="Times New Roman" w:hAnsi="Times New Roman" w:cs="Times New Roman"/>
          <w:sz w:val="24"/>
          <w:szCs w:val="24"/>
        </w:rPr>
        <w:t xml:space="preserve">relationship </w:t>
      </w:r>
      <w:r w:rsidR="006A2348">
        <w:rPr>
          <w:rFonts w:ascii="Times New Roman" w:hAnsi="Times New Roman" w:cs="Times New Roman"/>
          <w:sz w:val="24"/>
          <w:szCs w:val="24"/>
        </w:rPr>
        <w:t>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1678A">
        <w:rPr>
          <w:rFonts w:ascii="Times New Roman" w:hAnsi="Times New Roman" w:cs="Times New Roman"/>
          <w:sz w:val="24"/>
          <w:szCs w:val="24"/>
        </w:rPr>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w:t>
      </w:r>
      <w:r w:rsidR="0091678A">
        <w:rPr>
          <w:rFonts w:ascii="Times New Roman" w:hAnsi="Times New Roman" w:cs="Times New Roman"/>
          <w:sz w:val="24"/>
          <w:szCs w:val="24"/>
        </w:rPr>
        <w:t xml:space="preserve"> a weak </w:t>
      </w:r>
      <w:commentRangeStart w:id="17"/>
      <w:commentRangeStart w:id="18"/>
      <w:r w:rsidR="00DE0DCD">
        <w:rPr>
          <w:rFonts w:ascii="Times New Roman" w:hAnsi="Times New Roman" w:cs="Times New Roman"/>
          <w:sz w:val="24"/>
          <w:szCs w:val="24"/>
        </w:rPr>
        <w:t xml:space="preserve">positive </w:t>
      </w:r>
      <w:commentRangeEnd w:id="17"/>
      <w:r w:rsidR="00DE0DCD">
        <w:rPr>
          <w:rStyle w:val="CommentReference"/>
        </w:rPr>
        <w:commentReference w:id="17"/>
      </w:r>
      <w:commentRangeEnd w:id="18"/>
      <w:r w:rsidR="00E54808">
        <w:rPr>
          <w:rStyle w:val="CommentReference"/>
        </w:rPr>
        <w:commentReference w:id="18"/>
      </w:r>
      <w:r w:rsidR="0091678A">
        <w:rPr>
          <w:rFonts w:ascii="Times New Roman" w:hAnsi="Times New Roman" w:cs="Times New Roman"/>
          <w:sz w:val="24"/>
          <w:szCs w:val="24"/>
        </w:rPr>
        <w:t>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url&gt;https://www.ncbi.nlm.nih.gov/pmc/articles/PMC2770633/pdf/pgen.1000729.pdf&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 a strong positive correlation broadly across primates (</w:t>
      </w:r>
      <w:r w:rsidR="00DE0DCD">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DE0DCD">
        <w:rPr>
          <w:rFonts w:ascii="Times New Roman" w:hAnsi="Times New Roman" w:cs="Times New Roman"/>
          <w:sz w:val="24"/>
          <w:szCs w:val="24"/>
        </w:rPr>
      </w:r>
      <w:r w:rsidR="00DE0DCD">
        <w:rPr>
          <w:rFonts w:ascii="Times New Roman" w:hAnsi="Times New Roman" w:cs="Times New Roman"/>
          <w:sz w:val="24"/>
          <w:szCs w:val="24"/>
        </w:rPr>
        <w:fldChar w:fldCharType="separate"/>
      </w:r>
      <w:r w:rsidR="001B6D59">
        <w:rPr>
          <w:rFonts w:ascii="Times New Roman" w:hAnsi="Times New Roman" w:cs="Times New Roman"/>
          <w:noProof/>
          <w:sz w:val="24"/>
          <w:szCs w:val="24"/>
        </w:rPr>
        <w:t>Rivas-Gonzalez, et al. (2023)</w:t>
      </w:r>
      <w:r w:rsidR="00DE0DCD">
        <w:rPr>
          <w:rFonts w:ascii="Times New Roman" w:hAnsi="Times New Roman" w:cs="Times New Roman"/>
          <w:sz w:val="24"/>
          <w:szCs w:val="24"/>
        </w:rPr>
        <w:fldChar w:fldCharType="end"/>
      </w:r>
      <w:r w:rsidR="00DE0DCD">
        <w:rPr>
          <w:rFonts w:ascii="Times New Roman" w:hAnsi="Times New Roman" w:cs="Times New Roman"/>
          <w:sz w:val="24"/>
          <w:szCs w:val="24"/>
        </w:rPr>
        <w:t xml:space="preserve">, or </w:t>
      </w:r>
      <w:r w:rsidR="00247FEB">
        <w:rPr>
          <w:rFonts w:ascii="Times New Roman" w:hAnsi="Times New Roman" w:cs="Times New Roman"/>
          <w:sz w:val="24"/>
          <w:szCs w:val="24"/>
        </w:rPr>
        <w:t xml:space="preserve">increased discordance </w:t>
      </w:r>
      <w:r w:rsidR="00DE0DCD">
        <w:rPr>
          <w:rFonts w:ascii="Times New Roman" w:hAnsi="Times New Roman" w:cs="Times New Roman"/>
          <w:sz w:val="24"/>
          <w:szCs w:val="24"/>
        </w:rPr>
        <w:t>in regions of</w:t>
      </w:r>
      <w:r w:rsidR="00247FEB">
        <w:rPr>
          <w:rFonts w:ascii="Times New Roman" w:hAnsi="Times New Roman" w:cs="Times New Roman"/>
          <w:sz w:val="24"/>
          <w:szCs w:val="24"/>
        </w:rPr>
        <w:t xml:space="preserve"> lower recombination</w:t>
      </w:r>
      <w:r w:rsidR="00F92FFA">
        <w:rPr>
          <w:rFonts w:ascii="Times New Roman" w:hAnsi="Times New Roman" w:cs="Times New Roman"/>
          <w:sz w:val="24"/>
          <w:szCs w:val="24"/>
        </w:rPr>
        <w:t xml:space="preserve"> </w: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43E15">
        <w:rPr>
          <w:rFonts w:ascii="Times New Roman" w:hAnsi="Times New Roman" w:cs="Times New Roman"/>
          <w:sz w:val="24"/>
          <w:szCs w:val="24"/>
        </w:rPr>
      </w:r>
      <w:r w:rsidR="00F43E1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Pease and Hahn 2013)</w:t>
      </w:r>
      <w:r w:rsidR="00F43E15">
        <w:rPr>
          <w:rFonts w:ascii="Times New Roman" w:hAnsi="Times New Roman" w:cs="Times New Roman"/>
          <w:sz w:val="24"/>
          <w:szCs w:val="24"/>
        </w:rPr>
        <w:fldChar w:fldCharType="end"/>
      </w:r>
      <w:r w:rsidR="00F43E15">
        <w:rPr>
          <w:rFonts w:ascii="Times New Roman" w:hAnsi="Times New Roman" w:cs="Times New Roman"/>
          <w:sz w:val="24"/>
          <w:szCs w:val="24"/>
        </w:rPr>
        <w:t>.</w:t>
      </w:r>
      <w:r w:rsidR="00247FEB">
        <w:rPr>
          <w:rFonts w:ascii="Times New Roman" w:hAnsi="Times New Roman" w:cs="Times New Roman"/>
          <w:sz w:val="24"/>
          <w:szCs w:val="24"/>
        </w:rPr>
        <w:t xml:space="preserve"> </w:t>
      </w:r>
      <w:r w:rsidR="00372855">
        <w:rPr>
          <w:rFonts w:ascii="Times New Roman" w:hAnsi="Times New Roman" w:cs="Times New Roman"/>
          <w:sz w:val="24"/>
          <w:szCs w:val="24"/>
        </w:rPr>
        <w:t>Thus</w:t>
      </w:r>
      <w:r w:rsidR="00D77B8F" w:rsidRPr="00197A2B">
        <w:rPr>
          <w:rFonts w:ascii="Times New Roman" w:hAnsi="Times New Roman" w:cs="Times New Roman"/>
          <w:sz w:val="24"/>
          <w:szCs w:val="24"/>
        </w:rPr>
        <w:t>,</w:t>
      </w:r>
      <w:r w:rsidR="00F43E15">
        <w:rPr>
          <w:rFonts w:ascii="Times New Roman" w:hAnsi="Times New Roman" w:cs="Times New Roman"/>
          <w:sz w:val="24"/>
          <w:szCs w:val="24"/>
        </w:rPr>
        <w:t xml:space="preserve"> it </w:t>
      </w:r>
      <w:r w:rsidR="00CF0D92">
        <w:rPr>
          <w:rFonts w:ascii="Times New Roman" w:hAnsi="Times New Roman" w:cs="Times New Roman"/>
          <w:sz w:val="24"/>
          <w:szCs w:val="24"/>
        </w:rPr>
        <w:t>remains</w:t>
      </w:r>
      <w:r w:rsidR="00F43E15">
        <w:rPr>
          <w:rFonts w:ascii="Times New Roman" w:hAnsi="Times New Roman" w:cs="Times New Roman"/>
          <w:sz w:val="24"/>
          <w:szCs w:val="24"/>
        </w:rPr>
        <w:t xml:space="preserve"> </w:t>
      </w:r>
      <w:r w:rsidR="00CF0D92">
        <w:rPr>
          <w:rFonts w:ascii="Times New Roman" w:hAnsi="Times New Roman" w:cs="Times New Roman"/>
          <w:sz w:val="24"/>
          <w:szCs w:val="24"/>
        </w:rPr>
        <w:t>unclear how</w:t>
      </w:r>
      <w:r w:rsidR="00F43E15">
        <w:rPr>
          <w:rFonts w:ascii="Times New Roman" w:hAnsi="Times New Roman" w:cs="Times New Roman"/>
          <w:sz w:val="24"/>
          <w:szCs w:val="24"/>
        </w:rPr>
        <w:t xml:space="preserve"> phylogenetic discordance </w:t>
      </w:r>
      <w:r w:rsidR="00CF0D92">
        <w:rPr>
          <w:rFonts w:ascii="Times New Roman" w:hAnsi="Times New Roman" w:cs="Times New Roman"/>
          <w:sz w:val="24"/>
          <w:szCs w:val="24"/>
        </w:rPr>
        <w:t xml:space="preserve">scales </w:t>
      </w:r>
      <w:r w:rsidR="00F43E15">
        <w:rPr>
          <w:rFonts w:ascii="Times New Roman" w:hAnsi="Times New Roman" w:cs="Times New Roman"/>
          <w:sz w:val="24"/>
          <w:szCs w:val="24"/>
        </w:rPr>
        <w:t>locally across the genome</w:t>
      </w:r>
      <w:r w:rsidR="00CF0D92">
        <w:rPr>
          <w:rFonts w:ascii="Times New Roman" w:hAnsi="Times New Roman" w:cs="Times New Roman"/>
          <w:sz w:val="24"/>
          <w:szCs w:val="24"/>
        </w:rPr>
        <w:t xml:space="preserve"> as a function of recombination and the strength of linked selection</w:t>
      </w:r>
      <w:r w:rsidR="005A1264">
        <w:rPr>
          <w:rFonts w:ascii="Times New Roman" w:hAnsi="Times New Roman" w:cs="Times New Roman"/>
          <w:sz w:val="24"/>
          <w:szCs w:val="24"/>
        </w:rPr>
        <w:t>, pointing to the need for empirical studies</w:t>
      </w:r>
      <w:r w:rsidR="00B445B3">
        <w:rPr>
          <w:rFonts w:ascii="Times New Roman" w:hAnsi="Times New Roman" w:cs="Times New Roman"/>
          <w:sz w:val="24"/>
          <w:szCs w:val="24"/>
        </w:rPr>
        <w:t xml:space="preserve"> in systems with sufficient </w:t>
      </w:r>
      <w:del w:id="19" w:author="Jeremy B. Searle" w:date="2024-07-31T11:31:00Z">
        <w:r w:rsidR="00E60B2F" w:rsidDel="00F858D7">
          <w:rPr>
            <w:rFonts w:ascii="Times New Roman" w:hAnsi="Times New Roman" w:cs="Times New Roman"/>
            <w:sz w:val="24"/>
            <w:szCs w:val="24"/>
          </w:rPr>
          <w:delText>e</w:delText>
        </w:r>
      </w:del>
      <w:r w:rsidR="00372855">
        <w:rPr>
          <w:rFonts w:ascii="Times New Roman" w:hAnsi="Times New Roman" w:cs="Times New Roman"/>
          <w:sz w:val="24"/>
          <w:szCs w:val="24"/>
        </w:rPr>
        <w:t xml:space="preserve">genomic </w:t>
      </w:r>
      <w:r w:rsidR="00B445B3">
        <w:rPr>
          <w:rFonts w:ascii="Times New Roman" w:hAnsi="Times New Roman" w:cs="Times New Roman"/>
          <w:sz w:val="24"/>
          <w:szCs w:val="24"/>
        </w:rPr>
        <w:t>resources to explore the causes of discordance</w:t>
      </w:r>
      <w:r w:rsidR="00F43E15">
        <w:rPr>
          <w:rFonts w:ascii="Times New Roman" w:hAnsi="Times New Roman" w:cs="Times New Roman"/>
          <w:sz w:val="24"/>
          <w:szCs w:val="24"/>
        </w:rPr>
        <w:t>.</w:t>
      </w:r>
      <w:r w:rsidR="00D77B8F" w:rsidRPr="00197A2B">
        <w:rPr>
          <w:rFonts w:ascii="Times New Roman" w:hAnsi="Times New Roman" w:cs="Times New Roman"/>
          <w:sz w:val="24"/>
          <w:szCs w:val="24"/>
        </w:rPr>
        <w:t xml:space="preserve"> </w:t>
      </w:r>
    </w:p>
    <w:p w14:paraId="1F534B65" w14:textId="3648E790" w:rsidR="00372855"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w:t>
      </w:r>
      <w:r w:rsidR="00B445B3">
        <w:rPr>
          <w:rFonts w:ascii="Times New Roman" w:hAnsi="Times New Roman" w:cs="Times New Roman"/>
          <w:sz w:val="24"/>
          <w:szCs w:val="24"/>
        </w:rPr>
        <w:t xml:space="preserve">mice </w:t>
      </w:r>
      <w:r w:rsidR="00426302">
        <w:rPr>
          <w:rFonts w:ascii="Times New Roman" w:hAnsi="Times New Roman" w:cs="Times New Roman"/>
          <w:sz w:val="24"/>
          <w:szCs w:val="24"/>
        </w:rPr>
        <w:t>(</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proofErr w:type="gramStart"/>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w:t>
      </w:r>
      <w:proofErr w:type="gramEnd"/>
      <w:r w:rsidR="00426302" w:rsidRPr="00E358E6">
        <w:rPr>
          <w:rFonts w:ascii="Times New Roman" w:hAnsi="Times New Roman" w:cs="Times New Roman"/>
          <w:sz w:val="24"/>
          <w:szCs w:val="24"/>
        </w:rPr>
        <w:t xml:space="preserve"> within a massive radiation of </w:t>
      </w:r>
      <w:del w:id="20" w:author="Jeremy B. Searle" w:date="2024-07-31T11:32:00Z">
        <w:r w:rsidR="00B445B3" w:rsidDel="00F858D7">
          <w:rPr>
            <w:rFonts w:ascii="Times New Roman" w:hAnsi="Times New Roman" w:cs="Times New Roman"/>
            <w:sz w:val="24"/>
            <w:szCs w:val="24"/>
          </w:rPr>
          <w:delText>murine</w:delText>
        </w:r>
        <w:r w:rsidR="00426302" w:rsidRPr="00E358E6" w:rsidDel="00F858D7">
          <w:rPr>
            <w:rFonts w:ascii="Times New Roman" w:hAnsi="Times New Roman" w:cs="Times New Roman"/>
            <w:sz w:val="24"/>
            <w:szCs w:val="24"/>
          </w:rPr>
          <w:delText xml:space="preserve"> </w:delText>
        </w:r>
      </w:del>
      <w:r w:rsidR="00426302" w:rsidRPr="00E358E6">
        <w:rPr>
          <w:rFonts w:ascii="Times New Roman" w:hAnsi="Times New Roman" w:cs="Times New Roman"/>
          <w:sz w:val="24"/>
          <w:szCs w:val="24"/>
        </w:rPr>
        <w:t>rats and mice (</w:t>
      </w:r>
      <w:proofErr w:type="spellStart"/>
      <w:r w:rsidR="00426302" w:rsidRPr="00E358E6">
        <w:rPr>
          <w:rFonts w:ascii="Times New Roman" w:hAnsi="Times New Roman" w:cs="Times New Roman"/>
          <w:sz w:val="24"/>
          <w:szCs w:val="24"/>
        </w:rPr>
        <w:t>Murinae</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r w:rsidR="005A1264">
        <w:rPr>
          <w:rFonts w:ascii="Times New Roman" w:hAnsi="Times New Roman" w:cs="Times New Roman"/>
          <w:sz w:val="24"/>
          <w:szCs w:val="24"/>
        </w:rPr>
        <w:t>, making this system an excellent choice for phylogenetic studies over both short and long timescales</w:t>
      </w:r>
      <w:r w:rsidR="00030AC9">
        <w:rPr>
          <w:rFonts w:ascii="Times New Roman" w:hAnsi="Times New Roman" w:cs="Times New Roman"/>
          <w:sz w:val="24"/>
          <w:szCs w:val="24"/>
        </w:rPr>
        <w:t>.</w:t>
      </w:r>
      <w:r w:rsidR="002D7D7D">
        <w:rPr>
          <w:rFonts w:ascii="Times New Roman" w:hAnsi="Times New Roman" w:cs="Times New Roman"/>
          <w:sz w:val="24"/>
          <w:szCs w:val="24"/>
        </w:rPr>
        <w:t xml:space="preserve"> Despite the power of evolution-guided functional and biomedical analysis</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(Christmas, et al. 2023)</w:t>
      </w:r>
      <w:r w:rsidR="00E23F63">
        <w:rPr>
          <w:rFonts w:ascii="Times New Roman" w:hAnsi="Times New Roman" w:cs="Times New Roman"/>
          <w:sz w:val="24"/>
          <w:szCs w:val="24"/>
        </w:rPr>
        <w:fldChar w:fldCharType="end"/>
      </w:r>
      <w:r w:rsidR="002D7D7D">
        <w:rPr>
          <w:rFonts w:ascii="Times New Roman" w:hAnsi="Times New Roman" w:cs="Times New Roman"/>
          <w:sz w:val="24"/>
          <w:szCs w:val="24"/>
        </w:rPr>
        <w:t>,</w:t>
      </w:r>
      <w:r w:rsidR="00394C3B">
        <w:rPr>
          <w:rFonts w:ascii="Times New Roman" w:hAnsi="Times New Roman" w:cs="Times New Roman"/>
          <w:sz w:val="24"/>
          <w:szCs w:val="24"/>
        </w:rPr>
        <w:t xml:space="preserve"> </w:t>
      </w:r>
      <w:r w:rsidR="00B445B3">
        <w:rPr>
          <w:rFonts w:ascii="Times New Roman" w:hAnsi="Times New Roman" w:cs="Times New Roman"/>
          <w:sz w:val="24"/>
          <w:szCs w:val="24"/>
        </w:rPr>
        <w:t xml:space="preserve">relatively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r w:rsidR="00372855">
        <w:rPr>
          <w:rFonts w:ascii="Times New Roman" w:hAnsi="Times New Roman" w:cs="Times New Roman"/>
          <w:sz w:val="24"/>
          <w:szCs w:val="24"/>
        </w:rPr>
        <w:tab/>
      </w:r>
    </w:p>
    <w:p w14:paraId="3093FDA3" w14:textId="7F4BEA00" w:rsidR="00EA1EF2" w:rsidRDefault="00372855" w:rsidP="00372855">
      <w:pPr>
        <w:spacing w:after="0"/>
        <w:ind w:firstLine="720"/>
        <w:jc w:val="both"/>
        <w:rPr>
          <w:rFonts w:ascii="Times New Roman" w:hAnsi="Times New Roman" w:cs="Times New Roman"/>
          <w:sz w:val="24"/>
          <w:szCs w:val="24"/>
        </w:rPr>
      </w:pPr>
      <w:r>
        <w:rPr>
          <w:rFonts w:ascii="Times New Roman" w:hAnsi="Times New Roman" w:cs="Times New Roman"/>
          <w:sz w:val="24"/>
          <w:szCs w:val="24"/>
        </w:rPr>
        <w:t>W</w:t>
      </w:r>
      <w:r w:rsidR="00394C3B">
        <w:rPr>
          <w:rFonts w:ascii="Times New Roman" w:hAnsi="Times New Roman" w:cs="Times New Roman"/>
          <w:sz w:val="24"/>
          <w:szCs w:val="24"/>
        </w:rPr>
        <w:t xml:space="preserve">e </w:t>
      </w:r>
      <w:r w:rsidR="002D7D7D">
        <w:rPr>
          <w:rFonts w:ascii="Times New Roman" w:hAnsi="Times New Roman" w:cs="Times New Roman"/>
          <w:sz w:val="24"/>
          <w:szCs w:val="24"/>
        </w:rPr>
        <w:t xml:space="preserve">analyze </w:t>
      </w:r>
      <w:r w:rsidR="00E23F63">
        <w:rPr>
          <w:rFonts w:ascii="Times New Roman" w:hAnsi="Times New Roman" w:cs="Times New Roman"/>
          <w:sz w:val="24"/>
          <w:szCs w:val="24"/>
        </w:rPr>
        <w:t>recently sequenced</w:t>
      </w:r>
      <w:r w:rsidR="0077627E">
        <w:rPr>
          <w:rFonts w:ascii="Times New Roman" w:hAnsi="Times New Roman" w:cs="Times New Roman"/>
          <w:sz w:val="24"/>
          <w:szCs w:val="24"/>
        </w:rPr>
        <w:t xml:space="preserve"> </w:t>
      </w:r>
      <w:r w:rsidR="00426302">
        <w:rPr>
          <w:rFonts w:ascii="Times New Roman" w:hAnsi="Times New Roman" w:cs="Times New Roman"/>
          <w:sz w:val="24"/>
          <w:szCs w:val="24"/>
        </w:rPr>
        <w:t>genome</w:t>
      </w:r>
      <w:r w:rsidR="00B445B3">
        <w:rPr>
          <w:rFonts w:ascii="Times New Roman" w:hAnsi="Times New Roman" w:cs="Times New Roman"/>
          <w:sz w:val="24"/>
          <w:szCs w:val="24"/>
        </w:rPr>
        <w:t>s</w:t>
      </w:r>
      <w:r w:rsidR="00426302">
        <w:rPr>
          <w:rFonts w:ascii="Times New Roman" w:hAnsi="Times New Roman" w:cs="Times New Roman"/>
          <w:sz w:val="24"/>
          <w:szCs w:val="24"/>
        </w:rPr>
        <w:t xml:space="preserve">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 </w:t>
      </w:r>
      <w:r w:rsidR="0077627E">
        <w:rPr>
          <w:rFonts w:ascii="Times New Roman" w:hAnsi="Times New Roman" w:cs="Times New Roman"/>
          <w:sz w:val="24"/>
          <w:szCs w:val="24"/>
        </w:rPr>
        <w:t>species</w:t>
      </w:r>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Mastomys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natalensis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Hylomyscus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alleni</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Praomys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delectorum</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Rhabdomys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dilectus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Grammoyms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dolichurus</w:t>
      </w:r>
      <w:proofErr w:type="spellEnd"/>
      <w:r w:rsidR="00426302" w:rsidRPr="00E358E6">
        <w:rPr>
          <w:rFonts w:ascii="Times New Roman" w:hAnsi="Times New Roman" w:cs="Times New Roman"/>
          <w:sz w:val="24"/>
          <w:szCs w:val="24"/>
        </w:rPr>
        <w:t xml:space="preserve">, </w:t>
      </w:r>
      <w:proofErr w:type="spellStart"/>
      <w:r w:rsidR="00020FEE">
        <w:rPr>
          <w:rFonts w:ascii="Times New Roman" w:hAnsi="Times New Roman" w:cs="Times New Roman"/>
          <w:i/>
          <w:iCs/>
          <w:sz w:val="24"/>
          <w:szCs w:val="24"/>
        </w:rPr>
        <w:t>Otomoys</w:t>
      </w:r>
      <w:proofErr w:type="spellEnd"/>
      <w:r w:rsidR="00020FEE">
        <w:rPr>
          <w:rFonts w:ascii="Times New Roman" w:hAnsi="Times New Roman" w:cs="Times New Roman"/>
          <w:i/>
          <w:iCs/>
          <w:sz w:val="24"/>
          <w:szCs w:val="24"/>
        </w:rPr>
        <w:t xml:space="preserve"> </w:t>
      </w:r>
      <w:proofErr w:type="spellStart"/>
      <w:r w:rsidR="00020FEE">
        <w:rPr>
          <w:rFonts w:ascii="Times New Roman" w:hAnsi="Times New Roman" w:cs="Times New Roman"/>
          <w:i/>
          <w:iCs/>
          <w:sz w:val="24"/>
          <w:szCs w:val="24"/>
        </w:rPr>
        <w:t>typus</w:t>
      </w:r>
      <w:proofErr w:type="spellEnd"/>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proofErr w:type="spellStart"/>
      <w:r w:rsidR="00426302" w:rsidRPr="00E358E6">
        <w:rPr>
          <w:rFonts w:ascii="Times New Roman" w:hAnsi="Times New Roman" w:cs="Times New Roman"/>
          <w:i/>
          <w:iCs/>
          <w:sz w:val="24"/>
          <w:szCs w:val="24"/>
        </w:rPr>
        <w:t>Rhynchomys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soricoides</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sidR="00E23F63">
        <w:rPr>
          <w:rFonts w:ascii="Times New Roman" w:hAnsi="Times New Roman" w:cs="Times New Roman"/>
          <w:sz w:val="24"/>
          <w:szCs w:val="24"/>
        </w:rPr>
        <w:fldChar w:fldCharType="end"/>
      </w:r>
      <w:r w:rsidR="00426302">
        <w:rPr>
          <w:rFonts w:ascii="Times New Roman" w:hAnsi="Times New Roman" w:cs="Times New Roman"/>
          <w:sz w:val="24"/>
          <w:szCs w:val="24"/>
        </w:rPr>
        <w:t>.</w:t>
      </w:r>
      <w:r w:rsidR="002D7D7D">
        <w:rPr>
          <w:rFonts w:ascii="Times New Roman" w:hAnsi="Times New Roman" w:cs="Times New Roman"/>
          <w:sz w:val="24"/>
          <w:szCs w:val="24"/>
        </w:rPr>
        <w:t xml:space="preserve"> We </w:t>
      </w:r>
      <w:r w:rsidR="00426302">
        <w:rPr>
          <w:rFonts w:ascii="Times New Roman" w:hAnsi="Times New Roman" w:cs="Times New Roman"/>
          <w:sz w:val="24"/>
          <w:szCs w:val="24"/>
        </w:rPr>
        <w:t>combin</w:t>
      </w:r>
      <w:r w:rsidR="00F92FFA">
        <w:rPr>
          <w:rFonts w:ascii="Times New Roman" w:hAnsi="Times New Roman" w:cs="Times New Roman"/>
          <w:sz w:val="24"/>
          <w:szCs w:val="24"/>
        </w:rPr>
        <w:t>e</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to study phylogenetic relationships within </w:t>
      </w:r>
      <w:proofErr w:type="spellStart"/>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w:t>
      </w:r>
      <w:proofErr w:type="spellEnd"/>
      <w:r w:rsidR="00426302" w:rsidRPr="00E358E6">
        <w:rPr>
          <w:rFonts w:ascii="Times New Roman" w:hAnsi="Times New Roman" w:cs="Times New Roman"/>
          <w:sz w:val="24"/>
          <w:szCs w:val="24"/>
        </w:rPr>
        <w:t xml:space="preserve"> as well as the landscape of discordance along rodent chromosome</w:t>
      </w:r>
      <w:r w:rsidR="00913C95">
        <w:rPr>
          <w:rFonts w:ascii="Times New Roman" w:hAnsi="Times New Roman" w:cs="Times New Roman"/>
          <w:sz w:val="24"/>
          <w:szCs w:val="24"/>
        </w:rPr>
        <w:t>s</w:t>
      </w:r>
      <w:commentRangeStart w:id="21"/>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t>
      </w:r>
      <w:commentRangeStart w:id="22"/>
      <w:r w:rsidR="00045BDB" w:rsidRPr="00075439">
        <w:rPr>
          <w:rFonts w:ascii="Times New Roman" w:hAnsi="Times New Roman" w:cs="Times New Roman"/>
          <w:sz w:val="24"/>
          <w:szCs w:val="24"/>
        </w:rPr>
        <w:t>The aims of our study are two-fold</w:t>
      </w:r>
      <w:commentRangeEnd w:id="22"/>
      <w:r w:rsidR="00432EE1">
        <w:rPr>
          <w:rStyle w:val="CommentReference"/>
        </w:rPr>
        <w:commentReference w:id="22"/>
      </w:r>
      <w:r w:rsidR="00045BDB">
        <w:rPr>
          <w:rFonts w:ascii="Times New Roman" w:hAnsi="Times New Roman" w:cs="Times New Roman"/>
          <w:sz w:val="24"/>
          <w:szCs w:val="24"/>
        </w:rPr>
        <w:t xml:space="preserve">. </w:t>
      </w:r>
      <w:commentRangeEnd w:id="21"/>
      <w:r w:rsidR="00F858D7">
        <w:rPr>
          <w:rStyle w:val="CommentReference"/>
        </w:rPr>
        <w:commentReference w:id="21"/>
      </w:r>
      <w:r w:rsidR="00020FEE">
        <w:rPr>
          <w:rFonts w:ascii="Times New Roman" w:hAnsi="Times New Roman" w:cs="Times New Roman"/>
          <w:sz w:val="24"/>
          <w:szCs w:val="24"/>
        </w:rPr>
        <w:t xml:space="preserve">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r w:rsidR="00045BDB">
        <w:rPr>
          <w:rFonts w:ascii="Times New Roman" w:hAnsi="Times New Roman" w:cs="Times New Roman"/>
          <w:sz w:val="24"/>
          <w:szCs w:val="24"/>
        </w:rPr>
        <w:t xml:space="preserve">commonly used </w:t>
      </w:r>
      <w:r w:rsidR="00020FEE">
        <w:rPr>
          <w:rFonts w:ascii="Times New Roman" w:hAnsi="Times New Roman" w:cs="Times New Roman"/>
          <w:sz w:val="24"/>
          <w:szCs w:val="24"/>
        </w:rPr>
        <w:t>ultra-conserved elements (UCEs)</w:t>
      </w:r>
      <w:bookmarkStart w:id="23" w:name="_Hlk114747009"/>
      <w:r w:rsidR="00045BDB">
        <w:rPr>
          <w:rFonts w:ascii="Times New Roman" w:hAnsi="Times New Roman" w:cs="Times New Roman"/>
          <w:sz w:val="24"/>
          <w:szCs w:val="24"/>
        </w:rPr>
        <w:t xml:space="preserve">. We used these UCE data </w:t>
      </w:r>
      <w:r w:rsidR="00045BDB" w:rsidRPr="00075439">
        <w:rPr>
          <w:rFonts w:ascii="Times New Roman" w:hAnsi="Times New Roman" w:cs="Times New Roman"/>
          <w:sz w:val="24"/>
          <w:szCs w:val="24"/>
        </w:rPr>
        <w:t xml:space="preserve">to infer a robust, </w:t>
      </w:r>
      <w:r w:rsidR="00B91982">
        <w:rPr>
          <w:rFonts w:ascii="Times New Roman" w:hAnsi="Times New Roman" w:cs="Times New Roman"/>
          <w:sz w:val="24"/>
          <w:szCs w:val="24"/>
        </w:rPr>
        <w:t xml:space="preserve">time-calibrated </w:t>
      </w:r>
      <w:r w:rsidR="00045BDB" w:rsidRPr="00075439">
        <w:rPr>
          <w:rFonts w:ascii="Times New Roman" w:hAnsi="Times New Roman" w:cs="Times New Roman"/>
          <w:sz w:val="24"/>
          <w:szCs w:val="24"/>
        </w:rPr>
        <w:t xml:space="preserve">phylogeny of </w:t>
      </w:r>
      <w:r w:rsidR="00312928">
        <w:rPr>
          <w:rFonts w:ascii="Times New Roman" w:hAnsi="Times New Roman" w:cs="Times New Roman"/>
          <w:sz w:val="24"/>
          <w:szCs w:val="24"/>
        </w:rPr>
        <w:t xml:space="preserve">sequenced </w:t>
      </w:r>
      <w:r w:rsidR="00045BDB" w:rsidRPr="00075439">
        <w:rPr>
          <w:rFonts w:ascii="Times New Roman" w:hAnsi="Times New Roman" w:cs="Times New Roman"/>
          <w:sz w:val="24"/>
          <w:szCs w:val="24"/>
        </w:rPr>
        <w:t>murine rodents</w:t>
      </w:r>
      <w:r w:rsidR="00312928">
        <w:rPr>
          <w:rFonts w:ascii="Times New Roman" w:hAnsi="Times New Roman" w:cs="Times New Roman"/>
          <w:sz w:val="24"/>
          <w:szCs w:val="24"/>
        </w:rPr>
        <w:t>, providi</w:t>
      </w:r>
      <w:r w:rsidR="00B91982">
        <w:rPr>
          <w:rFonts w:ascii="Times New Roman" w:hAnsi="Times New Roman" w:cs="Times New Roman"/>
          <w:sz w:val="24"/>
          <w:szCs w:val="24"/>
        </w:rPr>
        <w:t>ng a</w:t>
      </w:r>
      <w:r w:rsidR="00312928">
        <w:rPr>
          <w:rFonts w:ascii="Times New Roman" w:hAnsi="Times New Roman" w:cs="Times New Roman"/>
          <w:sz w:val="24"/>
          <w:szCs w:val="24"/>
        </w:rPr>
        <w:t xml:space="preserve"> useful resource for future comparative studies within this important group</w:t>
      </w:r>
      <w:r w:rsidR="00020FEE">
        <w:rPr>
          <w:rFonts w:ascii="Times New Roman" w:hAnsi="Times New Roman" w:cs="Times New Roman"/>
          <w:sz w:val="24"/>
          <w:szCs w:val="24"/>
        </w:rPr>
        <w:t>.</w:t>
      </w:r>
      <w:r w:rsidR="00045BDB">
        <w:rPr>
          <w:rFonts w:ascii="Times New Roman" w:hAnsi="Times New Roman" w:cs="Times New Roman"/>
          <w:sz w:val="24"/>
          <w:szCs w:val="24"/>
        </w:rPr>
        <w:t xml:space="preserve"> </w:t>
      </w:r>
      <w:bookmarkEnd w:id="23"/>
      <w:ins w:id="24" w:author="Thomas, Gregg [2]" w:date="2024-06-13T11:55:00Z">
        <w:r w:rsidR="004659F9">
          <w:rPr>
            <w:rFonts w:ascii="Times New Roman" w:hAnsi="Times New Roman" w:cs="Times New Roman"/>
            <w:sz w:val="24"/>
            <w:szCs w:val="24"/>
          </w:rPr>
          <w:t xml:space="preserve">Using this species tree, </w:t>
        </w:r>
      </w:ins>
      <w:del w:id="25" w:author="Thomas, Gregg [2]" w:date="2024-06-13T11:55:00Z">
        <w:r w:rsidR="00FA2AA1" w:rsidDel="004659F9">
          <w:rPr>
            <w:rFonts w:ascii="Times New Roman" w:hAnsi="Times New Roman" w:cs="Times New Roman"/>
            <w:sz w:val="24"/>
            <w:szCs w:val="24"/>
          </w:rPr>
          <w:delText>W</w:delText>
        </w:r>
      </w:del>
      <w:ins w:id="26" w:author="Thomas, Gregg [2]" w:date="2024-06-13T11:55:00Z">
        <w:r w:rsidR="004659F9">
          <w:rPr>
            <w:rFonts w:ascii="Times New Roman" w:hAnsi="Times New Roman" w:cs="Times New Roman"/>
            <w:sz w:val="24"/>
            <w:szCs w:val="24"/>
          </w:rPr>
          <w:t>w</w:t>
        </w:r>
      </w:ins>
      <w:r w:rsidR="00FA2AA1">
        <w:rPr>
          <w:rFonts w:ascii="Times New Roman" w:hAnsi="Times New Roman" w:cs="Times New Roman"/>
          <w:sz w:val="24"/>
          <w:szCs w:val="24"/>
        </w:rPr>
        <w:t>e</w:t>
      </w:r>
      <w:r w:rsidR="00D010DB">
        <w:rPr>
          <w:rFonts w:ascii="Times New Roman" w:hAnsi="Times New Roman" w:cs="Times New Roman"/>
          <w:sz w:val="24"/>
          <w:szCs w:val="24"/>
        </w:rPr>
        <w:t xml:space="preserve"> </w:t>
      </w:r>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e</w:t>
      </w:r>
      <w:r w:rsidR="00F253F3">
        <w:rPr>
          <w:rFonts w:ascii="Times New Roman" w:hAnsi="Times New Roman" w:cs="Times New Roman"/>
          <w:sz w:val="24"/>
          <w:szCs w:val="24"/>
        </w:rPr>
        <w:t>d</w:t>
      </w:r>
      <w:r w:rsidR="00D010DB">
        <w:rPr>
          <w:rFonts w:ascii="Times New Roman" w:hAnsi="Times New Roman" w:cs="Times New Roman"/>
          <w:sz w:val="24"/>
          <w:szCs w:val="24"/>
        </w:rPr>
        <w:t xml:space="preserve"> </w:t>
      </w:r>
      <w:r w:rsidR="00312928">
        <w:rPr>
          <w:rFonts w:ascii="Times New Roman" w:hAnsi="Times New Roman" w:cs="Times New Roman"/>
          <w:sz w:val="24"/>
          <w:szCs w:val="24"/>
        </w:rPr>
        <w:t xml:space="preserve">a subset of </w:t>
      </w:r>
      <w:r w:rsidR="00D010DB">
        <w:rPr>
          <w:rFonts w:ascii="Times New Roman" w:hAnsi="Times New Roman" w:cs="Times New Roman"/>
          <w:sz w:val="24"/>
          <w:szCs w:val="24"/>
        </w:rPr>
        <w:t xml:space="preserve">whole </w:t>
      </w:r>
      <w:r w:rsidR="008D2A3B">
        <w:rPr>
          <w:rFonts w:ascii="Times New Roman" w:hAnsi="Times New Roman" w:cs="Times New Roman"/>
          <w:sz w:val="24"/>
          <w:szCs w:val="24"/>
        </w:rPr>
        <w:t>genome</w:t>
      </w:r>
      <w:r>
        <w:rPr>
          <w:rFonts w:ascii="Times New Roman" w:hAnsi="Times New Roman" w:cs="Times New Roman"/>
          <w:sz w:val="24"/>
          <w:szCs w:val="24"/>
        </w:rPr>
        <w:t>s</w:t>
      </w:r>
      <w:r w:rsidR="00D010DB">
        <w:rPr>
          <w:rFonts w:ascii="Times New Roman" w:hAnsi="Times New Roman" w:cs="Times New Roman"/>
          <w:sz w:val="24"/>
          <w:szCs w:val="24"/>
        </w:rPr>
        <w:t xml:space="preserve"> </w:t>
      </w:r>
      <w:r w:rsidR="00045BDB">
        <w:rPr>
          <w:rFonts w:ascii="Times New Roman" w:hAnsi="Times New Roman" w:cs="Times New Roman"/>
          <w:sz w:val="24"/>
          <w:szCs w:val="24"/>
        </w:rPr>
        <w:t xml:space="preserve">to </w:t>
      </w:r>
      <w:r w:rsidR="00045BDB" w:rsidRPr="00075439">
        <w:rPr>
          <w:rFonts w:ascii="Times New Roman" w:hAnsi="Times New Roman" w:cs="Times New Roman"/>
          <w:sz w:val="24"/>
          <w:szCs w:val="24"/>
        </w:rPr>
        <w:t>study how phylogenetic discordance</w:t>
      </w:r>
      <w:r w:rsidR="00045BDB">
        <w:rPr>
          <w:rFonts w:ascii="Times New Roman" w:hAnsi="Times New Roman" w:cs="Times New Roman"/>
          <w:sz w:val="24"/>
          <w:szCs w:val="24"/>
        </w:rPr>
        <w:t xml:space="preserve"> is related to species-level inferences of relatedness, recombination rate, and patterns of molecular evolution. Using </w:t>
      </w:r>
      <w:r w:rsidR="00426302" w:rsidRPr="00E358E6">
        <w:rPr>
          <w:rFonts w:ascii="Times New Roman" w:hAnsi="Times New Roman" w:cs="Times New Roman"/>
          <w:sz w:val="24"/>
          <w:szCs w:val="24"/>
        </w:rPr>
        <w:t>genetic maps</w:t>
      </w:r>
      <w:r w:rsidR="009D6AFD">
        <w:rPr>
          <w:rFonts w:ascii="Times New Roman" w:hAnsi="Times New Roman" w:cs="Times New Roman"/>
          <w:sz w:val="24"/>
          <w:szCs w:val="24"/>
        </w:rPr>
        <w:t xml:space="preserve"> and </w:t>
      </w:r>
      <w:r w:rsidR="00312928">
        <w:rPr>
          <w:rFonts w:ascii="Times New Roman" w:hAnsi="Times New Roman" w:cs="Times New Roman"/>
          <w:sz w:val="24"/>
          <w:szCs w:val="24"/>
        </w:rPr>
        <w:t xml:space="preserve">functional </w:t>
      </w:r>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w:t>
      </w:r>
      <w:r w:rsidR="00426302" w:rsidRPr="00E358E6">
        <w:rPr>
          <w:rFonts w:ascii="Times New Roman" w:hAnsi="Times New Roman" w:cs="Times New Roman"/>
          <w:sz w:val="24"/>
          <w:szCs w:val="24"/>
        </w:rPr>
        <w:t>from</w:t>
      </w:r>
      <w:r w:rsidR="00F253F3">
        <w:rPr>
          <w:rFonts w:ascii="Times New Roman" w:hAnsi="Times New Roman" w:cs="Times New Roman"/>
          <w:sz w:val="24"/>
          <w:szCs w:val="24"/>
        </w:rPr>
        <w:t xml:space="preserve"> </w:t>
      </w:r>
      <w:r w:rsidR="00045BDB">
        <w:rPr>
          <w:rFonts w:ascii="Times New Roman" w:hAnsi="Times New Roman" w:cs="Times New Roman"/>
          <w:sz w:val="24"/>
          <w:szCs w:val="24"/>
        </w:rPr>
        <w:t xml:space="preserve">the powerful </w:t>
      </w:r>
      <w:r w:rsidR="00F253F3">
        <w:rPr>
          <w:rFonts w:ascii="Times New Roman" w:hAnsi="Times New Roman" w:cs="Times New Roman"/>
          <w:sz w:val="24"/>
          <w:szCs w:val="24"/>
        </w:rPr>
        <w:t xml:space="preserve">house </w:t>
      </w:r>
      <w:r w:rsidR="00045BDB">
        <w:rPr>
          <w:rFonts w:ascii="Times New Roman" w:hAnsi="Times New Roman" w:cs="Times New Roman"/>
          <w:sz w:val="24"/>
          <w:szCs w:val="24"/>
        </w:rPr>
        <w:t>mouse system, we</w:t>
      </w:r>
      <w:r w:rsidR="00045BDB" w:rsidRPr="00E358E6">
        <w:rPr>
          <w:rFonts w:ascii="Times New Roman" w:hAnsi="Times New Roman" w:cs="Times New Roman"/>
          <w:sz w:val="24"/>
          <w:szCs w:val="24"/>
        </w:rPr>
        <w:t xml:space="preserve"> </w:t>
      </w:r>
      <w:r w:rsidR="00045BDB">
        <w:rPr>
          <w:rFonts w:ascii="Times New Roman" w:hAnsi="Times New Roman" w:cs="Times New Roman"/>
          <w:sz w:val="24"/>
          <w:szCs w:val="24"/>
        </w:rPr>
        <w:t xml:space="preserve">test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r w:rsidR="00B57DDF">
        <w:rPr>
          <w:rFonts w:ascii="Times New Roman" w:hAnsi="Times New Roman" w:cs="Times New Roman"/>
          <w:sz w:val="24"/>
          <w:szCs w:val="24"/>
        </w:rPr>
        <w:t xml:space="preserve"> </w:t>
      </w:r>
      <w:r w:rsidR="00312928">
        <w:rPr>
          <w:rFonts w:ascii="Times New Roman" w:hAnsi="Times New Roman" w:cs="Times New Roman"/>
          <w:sz w:val="24"/>
          <w:szCs w:val="24"/>
        </w:rPr>
        <w:lastRenderedPageBreak/>
        <w:t xml:space="preserve">spatial </w:t>
      </w:r>
      <w:r w:rsidR="00045BDB">
        <w:rPr>
          <w:rFonts w:ascii="Times New Roman" w:hAnsi="Times New Roman" w:cs="Times New Roman"/>
          <w:sz w:val="24"/>
          <w:szCs w:val="24"/>
        </w:rPr>
        <w:t xml:space="preserve">patterns of </w:t>
      </w:r>
      <w:r w:rsidR="00B57DDF">
        <w:rPr>
          <w:rFonts w:ascii="Times New Roman" w:hAnsi="Times New Roman" w:cs="Times New Roman"/>
          <w:sz w:val="24"/>
          <w:szCs w:val="24"/>
        </w:rPr>
        <w:t xml:space="preserve">discordance </w:t>
      </w:r>
      <w:r w:rsidR="00EA1EF2">
        <w:rPr>
          <w:rFonts w:ascii="Times New Roman" w:hAnsi="Times New Roman" w:cs="Times New Roman"/>
          <w:sz w:val="24"/>
          <w:szCs w:val="24"/>
        </w:rPr>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r w:rsidR="00045BDB">
        <w:rPr>
          <w:rFonts w:ascii="Times New Roman" w:hAnsi="Times New Roman" w:cs="Times New Roman"/>
          <w:sz w:val="24"/>
          <w:szCs w:val="24"/>
        </w:rPr>
        <w:t xml:space="preserve"> Collectively, </w:t>
      </w:r>
      <w:r w:rsidR="00312928">
        <w:rPr>
          <w:rFonts w:ascii="Times New Roman" w:hAnsi="Times New Roman" w:cs="Times New Roman"/>
          <w:sz w:val="24"/>
          <w:szCs w:val="24"/>
        </w:rPr>
        <w:t>our</w:t>
      </w:r>
      <w:r w:rsidR="00045BDB">
        <w:rPr>
          <w:rFonts w:ascii="Times New Roman" w:hAnsi="Times New Roman" w:cs="Times New Roman"/>
          <w:sz w:val="24"/>
          <w:szCs w:val="24"/>
        </w:rPr>
        <w:t xml:space="preserve"> result</w:t>
      </w:r>
      <w:r w:rsidR="00312928">
        <w:rPr>
          <w:rFonts w:ascii="Times New Roman" w:hAnsi="Times New Roman" w:cs="Times New Roman"/>
          <w:sz w:val="24"/>
          <w:szCs w:val="24"/>
        </w:rPr>
        <w:t>s</w:t>
      </w:r>
      <w:r w:rsidR="00045BDB">
        <w:rPr>
          <w:rFonts w:ascii="Times New Roman" w:hAnsi="Times New Roman" w:cs="Times New Roman"/>
          <w:sz w:val="24"/>
          <w:szCs w:val="24"/>
        </w:rPr>
        <w:t xml:space="preserve"> advance understanding of how core features of genome biology influence underlying phylogenetic patterns</w:t>
      </w:r>
      <w:r w:rsidR="00312928">
        <w:rPr>
          <w:rFonts w:ascii="Times New Roman" w:hAnsi="Times New Roman" w:cs="Times New Roman"/>
          <w:sz w:val="24"/>
          <w:szCs w:val="24"/>
        </w:rPr>
        <w:t>,</w:t>
      </w:r>
      <w:r w:rsidR="00045BDB">
        <w:rPr>
          <w:rFonts w:ascii="Times New Roman" w:hAnsi="Times New Roman" w:cs="Times New Roman"/>
          <w:sz w:val="24"/>
          <w:szCs w:val="24"/>
        </w:rPr>
        <w:t xml:space="preserve"> the extent to which </w:t>
      </w:r>
      <w:r w:rsidR="00312928">
        <w:rPr>
          <w:rFonts w:ascii="Times New Roman" w:hAnsi="Times New Roman" w:cs="Times New Roman"/>
          <w:sz w:val="24"/>
          <w:szCs w:val="24"/>
        </w:rPr>
        <w:t>established model system resources can be leveraged for broader phylogenetic studies, and the consequences of ignoring phylogenetic uncertainty</w:t>
      </w:r>
      <w:r w:rsidR="002D4BD4">
        <w:rPr>
          <w:rFonts w:ascii="Times New Roman" w:hAnsi="Times New Roman" w:cs="Times New Roman"/>
          <w:sz w:val="24"/>
          <w:szCs w:val="24"/>
        </w:rPr>
        <w:t>.</w:t>
      </w:r>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1E5DA388" w:rsidR="00FD0B8D" w:rsidRDefault="00432EE1" w:rsidP="00F413E3">
      <w:pPr>
        <w:pStyle w:val="Heading2"/>
      </w:pPr>
      <w:r>
        <w:t>Estimation of a m</w:t>
      </w:r>
      <w:r w:rsidR="001B7F12">
        <w:t xml:space="preserve">urine </w:t>
      </w:r>
      <w:r w:rsidR="002F605F">
        <w:t>s</w:t>
      </w:r>
      <w:r w:rsidR="00FD0B8D" w:rsidRPr="00031896">
        <w:t>pecies tree</w:t>
      </w:r>
    </w:p>
    <w:p w14:paraId="2088ABF5" w14:textId="5DB22DD5" w:rsidR="002F605F" w:rsidRDefault="00072172" w:rsidP="005D3A4E">
      <w:pPr>
        <w:spacing w:after="0"/>
        <w:jc w:val="both"/>
      </w:pPr>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sidR="00251D63">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w:t>
      </w:r>
      <w:ins w:id="27" w:author="Thomas, Gregg" w:date="2024-06-11T15:48:00Z">
        <w:r w:rsidR="005E3AC8">
          <w:rPr>
            <w:rFonts w:ascii="Times New Roman" w:hAnsi="Times New Roman" w:cs="Times New Roman"/>
            <w:sz w:val="24"/>
            <w:szCs w:val="24"/>
          </w:rPr>
          <w:t xml:space="preserve"> of 18 murine rodent species</w:t>
        </w:r>
      </w:ins>
      <w:r>
        <w:rPr>
          <w:rFonts w:ascii="Times New Roman" w:hAnsi="Times New Roman" w:cs="Times New Roman"/>
          <w:sz w:val="24"/>
          <w:szCs w:val="24"/>
        </w:rPr>
        <w:t xml:space="preserve"> </w:t>
      </w:r>
      <w:r w:rsidR="002F605F" w:rsidRPr="002F605F">
        <w:rPr>
          <w:rFonts w:ascii="Times New Roman" w:hAnsi="Times New Roman" w:cs="Times New Roman"/>
          <w:sz w:val="24"/>
          <w:szCs w:val="24"/>
        </w:rPr>
        <w:t>(Fig</w:t>
      </w:r>
      <w:r w:rsidR="00695385">
        <w:rPr>
          <w:rFonts w:ascii="Times New Roman" w:hAnsi="Times New Roman" w:cs="Times New Roman"/>
          <w:sz w:val="24"/>
          <w:szCs w:val="24"/>
        </w:rPr>
        <w:t>.</w:t>
      </w:r>
      <w:r w:rsidR="002F605F" w:rsidRPr="002F605F">
        <w:rPr>
          <w:rFonts w:ascii="Times New Roman" w:hAnsi="Times New Roman" w:cs="Times New Roman"/>
          <w:sz w:val="24"/>
          <w:szCs w:val="24"/>
        </w:rPr>
        <w:t xml:space="preserve"> 1</w:t>
      </w:r>
      <w:ins w:id="28" w:author="Thomas, Gregg" w:date="2024-06-11T15:48:00Z">
        <w:r w:rsidR="005E3AC8">
          <w:rPr>
            <w:rFonts w:ascii="Times New Roman" w:hAnsi="Times New Roman" w:cs="Times New Roman"/>
            <w:sz w:val="24"/>
            <w:szCs w:val="24"/>
          </w:rPr>
          <w:t>; Table S1</w:t>
        </w:r>
      </w:ins>
      <w:r w:rsidR="002F605F" w:rsidRPr="002F605F">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w:t>
      </w:r>
      <w:proofErr w:type="spellStart"/>
      <w:r w:rsidR="007B17B5">
        <w:rPr>
          <w:rFonts w:ascii="Times New Roman" w:hAnsi="Times New Roman" w:cs="Times New Roman"/>
          <w:sz w:val="24"/>
          <w:szCs w:val="24"/>
        </w:rPr>
        <w:t>Murinae</w:t>
      </w:r>
      <w:proofErr w:type="spellEnd"/>
      <w:r w:rsidR="007B17B5">
        <w:rPr>
          <w:rFonts w:ascii="Times New Roman" w:hAnsi="Times New Roman" w:cs="Times New Roman"/>
          <w:sz w:val="24"/>
          <w:szCs w:val="24"/>
        </w:rPr>
        <w:t xml:space="preserv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r w:rsidR="0024445D">
        <w:rPr>
          <w:rFonts w:ascii="Times New Roman" w:hAnsi="Times New Roman" w:cs="Times New Roman"/>
          <w:sz w:val="24"/>
          <w:szCs w:val="24"/>
        </w:rPr>
        <w:t xml:space="preserve">. </w:t>
      </w:r>
      <w:r w:rsidR="00C2480A">
        <w:rPr>
          <w:rFonts w:ascii="Times New Roman" w:hAnsi="Times New Roman" w:cs="Times New Roman"/>
          <w:sz w:val="24"/>
          <w:szCs w:val="24"/>
        </w:rPr>
        <w:t>The</w:t>
      </w:r>
      <w:r w:rsidR="0024445D">
        <w:rPr>
          <w:rFonts w:ascii="Times New Roman" w:hAnsi="Times New Roman" w:cs="Times New Roman"/>
          <w:sz w:val="24"/>
          <w:szCs w:val="24"/>
        </w:rPr>
        <w:t xml:space="preserve"> species tree inferred from a quartet-based summary of the gene tree</w:t>
      </w:r>
      <w:r w:rsidR="00527BE4">
        <w:rPr>
          <w:rFonts w:ascii="Times New Roman" w:hAnsi="Times New Roman" w:cs="Times New Roman"/>
          <w:sz w:val="24"/>
          <w:szCs w:val="24"/>
        </w:rPr>
        <w:t xml:space="preserve"> topologies</w:t>
      </w:r>
      <w:r w:rsidR="0024445D">
        <w:rPr>
          <w:rFonts w:ascii="Times New Roman" w:hAnsi="Times New Roman" w:cs="Times New Roman"/>
          <w:sz w:val="24"/>
          <w:szCs w:val="24"/>
        </w:rPr>
        <w:t xml:space="preserve"> </w:t>
      </w:r>
      <w:r w:rsidR="006E16FF">
        <w:rPr>
          <w:rFonts w:ascii="Times New Roman" w:hAnsi="Times New Roman" w:cs="Times New Roman"/>
          <w:sz w:val="24"/>
          <w:szCs w:val="24"/>
        </w:rPr>
        <w:t>wa</w:t>
      </w:r>
      <w:r w:rsidR="0024445D">
        <w:rPr>
          <w:rFonts w:ascii="Times New Roman" w:hAnsi="Times New Roman" w:cs="Times New Roman"/>
          <w:sz w:val="24"/>
          <w:szCs w:val="24"/>
        </w:rPr>
        <w:t xml:space="preserve">s identical to </w:t>
      </w:r>
      <w:r w:rsidR="006E16FF">
        <w:rPr>
          <w:rFonts w:ascii="Times New Roman" w:hAnsi="Times New Roman" w:cs="Times New Roman"/>
          <w:sz w:val="24"/>
          <w:szCs w:val="24"/>
        </w:rPr>
        <w:t>the concatenated tree</w:t>
      </w:r>
      <w:r w:rsidR="0024445D">
        <w:rPr>
          <w:rFonts w:ascii="Times New Roman" w:hAnsi="Times New Roman" w:cs="Times New Roman"/>
          <w:sz w:val="24"/>
          <w:szCs w:val="24"/>
        </w:rPr>
        <w:t xml:space="preserve"> (Fig. S1)</w:t>
      </w:r>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While bootstrap and SH-</w:t>
      </w:r>
      <w:proofErr w:type="spellStart"/>
      <w:r w:rsidR="002F605F" w:rsidRPr="002F605F">
        <w:rPr>
          <w:rFonts w:ascii="Times New Roman" w:hAnsi="Times New Roman" w:cs="Times New Roman"/>
          <w:sz w:val="24"/>
          <w:szCs w:val="24"/>
        </w:rPr>
        <w:t>aLRT</w:t>
      </w:r>
      <w:proofErr w:type="spellEnd"/>
      <w:r w:rsidR="002F605F" w:rsidRPr="002F605F">
        <w:rPr>
          <w:rFonts w:ascii="Times New Roman" w:hAnsi="Times New Roman" w:cs="Times New Roman"/>
          <w:sz w:val="24"/>
          <w:szCs w:val="24"/>
        </w:rPr>
        <w:t xml:space="preserve">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(Fig. 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3B3E01">
        <w:rPr>
          <w:rFonts w:ascii="Times New Roman" w:hAnsi="Times New Roman" w:cs="Times New Roman"/>
          <w:sz w:val="24"/>
          <w:szCs w:val="24"/>
        </w:rPr>
        <w:t xml:space="preserve">considerable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proofErr w:type="spellStart"/>
      <w:r w:rsidR="002F605F" w:rsidRPr="002F605F">
        <w:rPr>
          <w:rFonts w:ascii="Times New Roman" w:hAnsi="Times New Roman" w:cs="Times New Roman"/>
          <w:sz w:val="24"/>
          <w:szCs w:val="24"/>
        </w:rPr>
        <w:t>sCF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5D473E">
        <w:rPr>
          <w:rFonts w:ascii="Times New Roman" w:hAnsi="Times New Roman" w:cs="Times New Roman"/>
          <w:sz w:val="24"/>
          <w:szCs w:val="24"/>
        </w:rPr>
        <w:t xml:space="preserve">Fig.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proofErr w:type="spellStart"/>
      <w:r w:rsidR="002F605F" w:rsidRPr="002F605F">
        <w:rPr>
          <w:rFonts w:ascii="Times New Roman" w:hAnsi="Times New Roman" w:cs="Times New Roman"/>
          <w:sz w:val="24"/>
          <w:szCs w:val="24"/>
        </w:rPr>
        <w:t>gCF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(Fig.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 xml:space="preserve">This pattern </w:t>
      </w:r>
      <w:r w:rsidR="006E16FF">
        <w:rPr>
          <w:rFonts w:ascii="Times New Roman" w:hAnsi="Times New Roman" w:cs="Times New Roman"/>
          <w:sz w:val="24"/>
          <w:szCs w:val="24"/>
        </w:rPr>
        <w:t>wa</w:t>
      </w:r>
      <w:r w:rsidR="007B17B5">
        <w:rPr>
          <w:rFonts w:ascii="Times New Roman" w:hAnsi="Times New Roman" w:cs="Times New Roman"/>
          <w:sz w:val="24"/>
          <w:szCs w:val="24"/>
        </w:rPr>
        <w:t xml:space="preserve">s recapitulated </w:t>
      </w:r>
      <w:r w:rsidR="005F6DDC">
        <w:rPr>
          <w:rFonts w:ascii="Times New Roman" w:hAnsi="Times New Roman" w:cs="Times New Roman"/>
          <w:sz w:val="24"/>
          <w:szCs w:val="24"/>
        </w:rPr>
        <w:t>using a quartet-based summary method</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At the two most discordant nodes (E and J in Fig. 1), the recovered topology was supported by approximately one third of all gene trees.</w:t>
      </w:r>
    </w:p>
    <w:p w14:paraId="76A80CCF" w14:textId="7A1F3A77" w:rsidR="00A03219"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(Fig</w:t>
      </w:r>
      <w:r w:rsidR="004F7533">
        <w:rPr>
          <w:rFonts w:ascii="Times New Roman" w:hAnsi="Times New Roman" w:cs="Times New Roman"/>
          <w:sz w:val="24"/>
          <w:szCs w:val="24"/>
        </w:rPr>
        <w:t>.</w:t>
      </w:r>
      <w:r w:rsidR="009D427D">
        <w:rPr>
          <w:rFonts w:ascii="Times New Roman" w:hAnsi="Times New Roman" w:cs="Times New Roman"/>
          <w:sz w:val="24"/>
          <w:szCs w:val="24"/>
        </w:rPr>
        <w:t xml:space="preserve"> </w:t>
      </w:r>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w:t>
      </w:r>
      <w:r w:rsidR="005E3AC8">
        <w:rPr>
          <w:rFonts w:ascii="Times New Roman" w:hAnsi="Times New Roman" w:cs="Times New Roman"/>
          <w:sz w:val="24"/>
          <w:szCs w:val="24"/>
        </w:rPr>
        <w:t>2</w:t>
      </w:r>
      <w:r w:rsidR="009D427D">
        <w:rPr>
          <w:rFonts w:ascii="Times New Roman" w:hAnsi="Times New Roman" w:cs="Times New Roman"/>
          <w:sz w:val="24"/>
          <w:szCs w:val="24"/>
        </w:rPr>
        <w:t xml:space="preserve">) using four fossil calibration points (Table </w:t>
      </w:r>
      <w:r w:rsidR="005E3AC8">
        <w:rPr>
          <w:rFonts w:ascii="Times New Roman" w:hAnsi="Times New Roman" w:cs="Times New Roman"/>
          <w:sz w:val="24"/>
          <w:szCs w:val="24"/>
        </w:rPr>
        <w:t>S3</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w:t>
      </w:r>
      <w:del w:id="29" w:author="Jonathan James Hughes" w:date="2024-06-20T21:17:00Z">
        <w:r w:rsidR="007B17B5" w:rsidDel="000D0485">
          <w:rPr>
            <w:rFonts w:ascii="Times New Roman" w:hAnsi="Times New Roman" w:cs="Times New Roman"/>
            <w:sz w:val="24"/>
            <w:szCs w:val="24"/>
          </w:rPr>
          <w:delText>62</w:delText>
        </w:r>
        <w:r w:rsidR="00F17BCC" w:rsidRPr="00F17BCC" w:rsidDel="000D0485">
          <w:rPr>
            <w:rFonts w:ascii="Times New Roman" w:hAnsi="Times New Roman" w:cs="Times New Roman"/>
            <w:sz w:val="24"/>
            <w:szCs w:val="24"/>
          </w:rPr>
          <w:delText xml:space="preserve"> </w:delText>
        </w:r>
      </w:del>
      <w:ins w:id="30" w:author="Jonathan James Hughes" w:date="2024-06-20T21:17:00Z">
        <w:r w:rsidR="000D0485">
          <w:rPr>
            <w:rFonts w:ascii="Times New Roman" w:hAnsi="Times New Roman" w:cs="Times New Roman"/>
            <w:sz w:val="24"/>
            <w:szCs w:val="24"/>
          </w:rPr>
          <w:t>66</w:t>
        </w:r>
        <w:r w:rsidR="000D0485" w:rsidRPr="00F17BCC">
          <w:rPr>
            <w:rFonts w:ascii="Times New Roman" w:hAnsi="Times New Roman" w:cs="Times New Roman"/>
            <w:sz w:val="24"/>
            <w:szCs w:val="24"/>
          </w:rPr>
          <w:t xml:space="preserve"> </w:t>
        </w:r>
      </w:ins>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Fig</w:t>
      </w:r>
      <w:r w:rsidR="004F7533">
        <w:rPr>
          <w:rFonts w:ascii="Times New Roman" w:hAnsi="Times New Roman" w:cs="Times New Roman"/>
          <w:sz w:val="24"/>
          <w:szCs w:val="24"/>
        </w:rPr>
        <w:t>.</w:t>
      </w:r>
      <w:r w:rsidR="00D559F8">
        <w:rPr>
          <w:rFonts w:ascii="Times New Roman" w:hAnsi="Times New Roman" w:cs="Times New Roman"/>
          <w:sz w:val="24"/>
          <w:szCs w:val="24"/>
        </w:rPr>
        <w:t xml:space="preserv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and the </w:t>
      </w:r>
      <w:proofErr w:type="spellStart"/>
      <w:r w:rsidR="00F17BCC" w:rsidRPr="00F17BCC">
        <w:rPr>
          <w:rFonts w:ascii="Times New Roman" w:hAnsi="Times New Roman" w:cs="Times New Roman"/>
          <w:sz w:val="24"/>
          <w:szCs w:val="24"/>
        </w:rPr>
        <w:t>Gerbillinae</w:t>
      </w:r>
      <w:proofErr w:type="spellEnd"/>
      <w:r w:rsidR="00F17BCC" w:rsidRPr="00F17BCC">
        <w:rPr>
          <w:rFonts w:ascii="Times New Roman" w:hAnsi="Times New Roman" w:cs="Times New Roman"/>
          <w:sz w:val="24"/>
          <w:szCs w:val="24"/>
        </w:rPr>
        <w:t xml:space="preserve"> at </w:t>
      </w:r>
      <w:r w:rsidR="007B17B5">
        <w:rPr>
          <w:rFonts w:ascii="Times New Roman" w:hAnsi="Times New Roman" w:cs="Times New Roman"/>
          <w:sz w:val="24"/>
          <w:szCs w:val="24"/>
        </w:rPr>
        <w:t>21.3</w:t>
      </w:r>
      <w:ins w:id="31" w:author="Jonathan James Hughes" w:date="2024-06-20T21:22:00Z">
        <w:r w:rsidR="000D0485">
          <w:rPr>
            <w:rFonts w:ascii="Times New Roman" w:hAnsi="Times New Roman" w:cs="Times New Roman"/>
            <w:sz w:val="24"/>
            <w:szCs w:val="24"/>
          </w:rPr>
          <w:t>4</w:t>
        </w:r>
      </w:ins>
      <w:del w:id="32" w:author="Jonathan James Hughes" w:date="2024-06-20T21:22:00Z">
        <w:r w:rsidR="007B17B5" w:rsidDel="000D0485">
          <w:rPr>
            <w:rFonts w:ascii="Times New Roman" w:hAnsi="Times New Roman" w:cs="Times New Roman"/>
            <w:sz w:val="24"/>
            <w:szCs w:val="24"/>
          </w:rPr>
          <w:delText>0</w:delText>
        </w:r>
      </w:del>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ins w:id="33" w:author="Jonathan James Hughes" w:date="2024-06-20T21:29:00Z">
        <w:r w:rsidR="008B36D2">
          <w:rPr>
            <w:rFonts w:ascii="Times New Roman" w:hAnsi="Times New Roman" w:cs="Times New Roman"/>
            <w:sz w:val="24"/>
            <w:szCs w:val="24"/>
          </w:rPr>
          <w:t xml:space="preserve"> (CI)</w:t>
        </w:r>
      </w:ins>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del w:id="34" w:author="Jonathan James Hughes" w:date="2024-06-20T21:24:00Z">
        <w:r w:rsidR="00E15915" w:rsidDel="000D0485">
          <w:rPr>
            <w:rFonts w:ascii="Times New Roman" w:hAnsi="Times New Roman" w:cs="Times New Roman"/>
            <w:sz w:val="24"/>
            <w:szCs w:val="24"/>
          </w:rPr>
          <w:delText>With t</w:delText>
        </w:r>
      </w:del>
      <w:ins w:id="35" w:author="Jonathan James Hughes" w:date="2024-06-20T21:24:00Z">
        <w:r w:rsidR="000D0485">
          <w:rPr>
            <w:rFonts w:ascii="Times New Roman" w:hAnsi="Times New Roman" w:cs="Times New Roman"/>
            <w:sz w:val="24"/>
            <w:szCs w:val="24"/>
          </w:rPr>
          <w:t>T</w:t>
        </w:r>
      </w:ins>
      <w:r w:rsidR="00E15915">
        <w:rPr>
          <w:rFonts w:ascii="Times New Roman" w:hAnsi="Times New Roman" w:cs="Times New Roman"/>
          <w:sz w:val="24"/>
          <w:szCs w:val="24"/>
        </w:rPr>
        <w:t>he</w:t>
      </w:r>
      <w:r w:rsidR="00F17BCC" w:rsidRPr="00F17BCC">
        <w:rPr>
          <w:rFonts w:ascii="Times New Roman" w:hAnsi="Times New Roman" w:cs="Times New Roman"/>
          <w:sz w:val="24"/>
          <w:szCs w:val="24"/>
        </w:rPr>
        <w:t xml:space="preserve"> </w:t>
      </w:r>
      <w:del w:id="36" w:author="Jonathan James Hughes" w:date="2024-06-20T21:27:00Z">
        <w:r w:rsidR="00F529D0" w:rsidDel="008B36D2">
          <w:rPr>
            <w:rFonts w:ascii="Times New Roman" w:hAnsi="Times New Roman" w:cs="Times New Roman"/>
            <w:sz w:val="24"/>
            <w:szCs w:val="24"/>
          </w:rPr>
          <w:delText>ancestral</w:delText>
        </w:r>
        <w:r w:rsidR="00F529D0" w:rsidRPr="00F17BCC" w:rsidDel="008B36D2">
          <w:rPr>
            <w:rFonts w:ascii="Times New Roman" w:hAnsi="Times New Roman" w:cs="Times New Roman"/>
            <w:sz w:val="24"/>
            <w:szCs w:val="24"/>
          </w:rPr>
          <w:delText xml:space="preserve"> </w:delText>
        </w:r>
      </w:del>
      <w:ins w:id="37" w:author="Jonathan James Hughes" w:date="2024-06-20T21:27:00Z">
        <w:r w:rsidR="008B36D2">
          <w:rPr>
            <w:rFonts w:ascii="Times New Roman" w:hAnsi="Times New Roman" w:cs="Times New Roman"/>
            <w:sz w:val="24"/>
            <w:szCs w:val="24"/>
          </w:rPr>
          <w:t>core</w:t>
        </w:r>
        <w:r w:rsidR="008B36D2" w:rsidRPr="00F17BCC">
          <w:rPr>
            <w:rFonts w:ascii="Times New Roman" w:hAnsi="Times New Roman" w:cs="Times New Roman"/>
            <w:sz w:val="24"/>
            <w:szCs w:val="24"/>
          </w:rPr>
          <w:t xml:space="preserve"> </w:t>
        </w:r>
      </w:ins>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w:t>
      </w:r>
      <w:del w:id="38" w:author="Jonathan James Hughes" w:date="2024-06-20T21:25:00Z">
        <w:r w:rsidR="00F17BCC" w:rsidRPr="00F17BCC" w:rsidDel="000D0485">
          <w:rPr>
            <w:rFonts w:ascii="Times New Roman" w:hAnsi="Times New Roman" w:cs="Times New Roman"/>
            <w:sz w:val="24"/>
            <w:szCs w:val="24"/>
          </w:rPr>
          <w:delText xml:space="preserve">node </w:delText>
        </w:r>
      </w:del>
      <w:r w:rsidR="00F17BCC" w:rsidRPr="00F17BCC">
        <w:rPr>
          <w:rFonts w:ascii="Times New Roman" w:hAnsi="Times New Roman" w:cs="Times New Roman"/>
          <w:sz w:val="24"/>
          <w:szCs w:val="24"/>
        </w:rPr>
        <w:t>(C)</w:t>
      </w:r>
      <w:ins w:id="39" w:author="Jonathan James Hughes" w:date="2024-06-20T21:27:00Z">
        <w:r w:rsidR="008B36D2">
          <w:rPr>
            <w:rFonts w:ascii="Times New Roman" w:hAnsi="Times New Roman" w:cs="Times New Roman"/>
            <w:sz w:val="24"/>
            <w:szCs w:val="24"/>
          </w:rPr>
          <w:t xml:space="preserve"> </w:t>
        </w:r>
        <w:proofErr w:type="spellStart"/>
        <w:r w:rsidR="008B36D2">
          <w:rPr>
            <w:rFonts w:ascii="Times New Roman" w:hAnsi="Times New Roman" w:cs="Times New Roman"/>
            <w:i/>
            <w:iCs/>
            <w:sz w:val="24"/>
            <w:szCs w:val="24"/>
          </w:rPr>
          <w:t>sensu</w:t>
        </w:r>
      </w:ins>
      <w:proofErr w:type="spellEnd"/>
      <w:ins w:id="40" w:author="Jonathan James Hughes" w:date="2024-06-20T21:25:00Z">
        <w:r w:rsidR="008B36D2">
          <w:rPr>
            <w:rFonts w:ascii="Times New Roman" w:hAnsi="Times New Roman" w:cs="Times New Roman"/>
            <w:sz w:val="24"/>
            <w:szCs w:val="24"/>
          </w:rPr>
          <w:t xml:space="preserve"> </w:t>
        </w:r>
        <w:proofErr w:type="spellStart"/>
        <w:r w:rsidR="008B36D2">
          <w:rPr>
            <w:rFonts w:ascii="Times New Roman" w:hAnsi="Times New Roman" w:cs="Times New Roman"/>
            <w:sz w:val="24"/>
            <w:szCs w:val="24"/>
          </w:rPr>
          <w:t>Steppan</w:t>
        </w:r>
        <w:proofErr w:type="spellEnd"/>
        <w:r w:rsidR="008B36D2">
          <w:rPr>
            <w:rFonts w:ascii="Times New Roman" w:hAnsi="Times New Roman" w:cs="Times New Roman"/>
            <w:sz w:val="24"/>
            <w:szCs w:val="24"/>
          </w:rPr>
          <w:t xml:space="preserve"> et al.</w:t>
        </w:r>
      </w:ins>
      <w:ins w:id="41" w:author="Jonathan James Hughes" w:date="2024-06-20T21:26:00Z">
        <w:r w:rsidR="008B36D2">
          <w:rPr>
            <w:rFonts w:ascii="Times New Roman" w:hAnsi="Times New Roman" w:cs="Times New Roman"/>
            <w:sz w:val="24"/>
            <w:szCs w:val="24"/>
          </w:rPr>
          <w:t xml:space="preserve"> (200</w:t>
        </w:r>
      </w:ins>
      <w:ins w:id="42" w:author="Jonathan James Hughes" w:date="2024-06-20T21:27:00Z">
        <w:r w:rsidR="008B36D2">
          <w:rPr>
            <w:rFonts w:ascii="Times New Roman" w:hAnsi="Times New Roman" w:cs="Times New Roman"/>
            <w:sz w:val="24"/>
            <w:szCs w:val="24"/>
          </w:rPr>
          <w:t>5</w:t>
        </w:r>
      </w:ins>
      <w:ins w:id="43" w:author="Jonathan James Hughes" w:date="2024-06-20T21:26:00Z">
        <w:r w:rsidR="008B36D2">
          <w:rPr>
            <w:rFonts w:ascii="Times New Roman" w:hAnsi="Times New Roman" w:cs="Times New Roman"/>
            <w:sz w:val="24"/>
            <w:szCs w:val="24"/>
          </w:rPr>
          <w:t xml:space="preserve">) are </w:t>
        </w:r>
      </w:ins>
      <w:ins w:id="44" w:author="Jonathan James Hughes" w:date="2024-06-20T21:28:00Z">
        <w:r w:rsidR="008B36D2">
          <w:rPr>
            <w:rFonts w:ascii="Times New Roman" w:hAnsi="Times New Roman" w:cs="Times New Roman"/>
            <w:sz w:val="24"/>
            <w:szCs w:val="24"/>
          </w:rPr>
          <w:t>inferred to have arisen 13.11 Ma (</w:t>
        </w:r>
      </w:ins>
      <w:ins w:id="45" w:author="Jonathan James Hughes" w:date="2024-06-20T21:29:00Z">
        <w:r w:rsidR="008B36D2">
          <w:rPr>
            <w:rFonts w:ascii="Times New Roman" w:hAnsi="Times New Roman" w:cs="Times New Roman"/>
            <w:sz w:val="24"/>
            <w:szCs w:val="24"/>
          </w:rPr>
          <w:t>CI</w:t>
        </w:r>
      </w:ins>
      <w:ins w:id="46" w:author="Jonathan James Hughes" w:date="2024-06-20T21:30:00Z">
        <w:r w:rsidR="008B36D2">
          <w:rPr>
            <w:rFonts w:ascii="Times New Roman" w:hAnsi="Times New Roman" w:cs="Times New Roman"/>
            <w:sz w:val="24"/>
            <w:szCs w:val="24"/>
          </w:rPr>
          <w:t>: 11.42 – 15.10).</w:t>
        </w:r>
      </w:ins>
      <w:del w:id="47" w:author="Jonathan James Hughes" w:date="2024-06-20T21:30:00Z">
        <w:r w:rsidR="00F17BCC" w:rsidRPr="00F17BCC" w:rsidDel="008B36D2">
          <w:rPr>
            <w:rFonts w:ascii="Times New Roman" w:hAnsi="Times New Roman" w:cs="Times New Roman"/>
            <w:sz w:val="24"/>
            <w:szCs w:val="24"/>
          </w:rPr>
          <w:delText xml:space="preserve"> fixed </w:delText>
        </w:r>
        <w:r w:rsidR="00E15915" w:rsidDel="008B36D2">
          <w:rPr>
            <w:rFonts w:ascii="Times New Roman" w:hAnsi="Times New Roman" w:cs="Times New Roman"/>
            <w:sz w:val="24"/>
            <w:szCs w:val="24"/>
          </w:rPr>
          <w:delText xml:space="preserve">for </w:delText>
        </w:r>
        <w:r w:rsidR="00F17BCC" w:rsidRPr="00F17BCC" w:rsidDel="008B36D2">
          <w:rPr>
            <w:rFonts w:ascii="Times New Roman" w:hAnsi="Times New Roman" w:cs="Times New Roman"/>
            <w:sz w:val="24"/>
            <w:szCs w:val="24"/>
          </w:rPr>
          <w:delText>calibration</w:delText>
        </w:r>
        <w:r w:rsidR="00E15915" w:rsidDel="008B36D2">
          <w:rPr>
            <w:rFonts w:ascii="Times New Roman" w:hAnsi="Times New Roman" w:cs="Times New Roman"/>
            <w:sz w:val="24"/>
            <w:szCs w:val="24"/>
          </w:rPr>
          <w:delText>,</w:delText>
        </w:r>
      </w:del>
      <w:r w:rsidR="00E1591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Hydromyini</w:t>
      </w:r>
      <w:proofErr w:type="spellEnd"/>
      <w:r w:rsidR="00F17BCC" w:rsidRPr="00F17BCC">
        <w:rPr>
          <w:rFonts w:ascii="Times New Roman" w:hAnsi="Times New Roman" w:cs="Times New Roman"/>
          <w:sz w:val="24"/>
          <w:szCs w:val="24"/>
        </w:rPr>
        <w:t xml:space="preserve"> </w:t>
      </w:r>
      <w:del w:id="48" w:author="Jonathan James Hughes" w:date="2024-06-20T21:30:00Z">
        <w:r w:rsidR="00E15915" w:rsidDel="008B36D2">
          <w:rPr>
            <w:rFonts w:ascii="Times New Roman" w:hAnsi="Times New Roman" w:cs="Times New Roman"/>
            <w:sz w:val="24"/>
            <w:szCs w:val="24"/>
          </w:rPr>
          <w:delText>arose</w:delText>
        </w:r>
        <w:r w:rsidR="00E15915" w:rsidRPr="00F17BCC" w:rsidDel="008B36D2">
          <w:rPr>
            <w:rFonts w:ascii="Times New Roman" w:hAnsi="Times New Roman" w:cs="Times New Roman"/>
            <w:sz w:val="24"/>
            <w:szCs w:val="24"/>
          </w:rPr>
          <w:delText xml:space="preserve"> </w:delText>
        </w:r>
      </w:del>
      <w:ins w:id="49" w:author="Jonathan James Hughes" w:date="2024-06-20T21:30:00Z">
        <w:r w:rsidR="008B36D2">
          <w:rPr>
            <w:rFonts w:ascii="Times New Roman" w:hAnsi="Times New Roman" w:cs="Times New Roman"/>
            <w:sz w:val="24"/>
            <w:szCs w:val="24"/>
          </w:rPr>
          <w:t>then split</w:t>
        </w:r>
      </w:ins>
      <w:ins w:id="50" w:author="Jonathan James Hughes" w:date="2024-06-20T21:31:00Z">
        <w:r w:rsidR="008B36D2">
          <w:rPr>
            <w:rFonts w:ascii="Times New Roman" w:hAnsi="Times New Roman" w:cs="Times New Roman"/>
            <w:sz w:val="24"/>
            <w:szCs w:val="24"/>
          </w:rPr>
          <w:t xml:space="preserve"> off</w:t>
        </w:r>
      </w:ins>
      <w:ins w:id="51" w:author="Jonathan James Hughes" w:date="2024-06-20T21:30:00Z">
        <w:r w:rsidR="008B36D2" w:rsidRPr="00F17BCC">
          <w:rPr>
            <w:rFonts w:ascii="Times New Roman" w:hAnsi="Times New Roman" w:cs="Times New Roman"/>
            <w:sz w:val="24"/>
            <w:szCs w:val="24"/>
          </w:rPr>
          <w:t xml:space="preserve"> </w:t>
        </w:r>
      </w:ins>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w:t>
      </w:r>
      <w:ins w:id="52" w:author="Jonathan James Hughes" w:date="2024-06-20T21:31:00Z">
        <w:r w:rsidR="008B36D2">
          <w:rPr>
            <w:rFonts w:ascii="Times New Roman" w:hAnsi="Times New Roman" w:cs="Times New Roman"/>
            <w:sz w:val="24"/>
            <w:szCs w:val="24"/>
          </w:rPr>
          <w:t>5</w:t>
        </w:r>
      </w:ins>
      <w:del w:id="53" w:author="Jonathan James Hughes" w:date="2024-06-20T21:31:00Z">
        <w:r w:rsidR="007B17B5" w:rsidDel="008B36D2">
          <w:rPr>
            <w:rFonts w:ascii="Times New Roman" w:hAnsi="Times New Roman" w:cs="Times New Roman"/>
            <w:sz w:val="24"/>
            <w:szCs w:val="24"/>
          </w:rPr>
          <w:delText>2</w:delText>
        </w:r>
      </w:del>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w:t>
      </w:r>
      <w:ins w:id="54" w:author="Jonathan James Hughes" w:date="2024-06-20T21:33:00Z">
        <w:r w:rsidR="008B36D2">
          <w:rPr>
            <w:rFonts w:ascii="Times New Roman" w:hAnsi="Times New Roman" w:cs="Times New Roman"/>
            <w:sz w:val="24"/>
            <w:szCs w:val="24"/>
          </w:rPr>
          <w:t xml:space="preserve">, CI: 11.10 </w:t>
        </w:r>
      </w:ins>
      <w:ins w:id="55" w:author="Jonathan James Hughes" w:date="2024-06-20T21:34:00Z">
        <w:r w:rsidR="008B36D2">
          <w:rPr>
            <w:rFonts w:ascii="Times New Roman" w:hAnsi="Times New Roman" w:cs="Times New Roman"/>
            <w:sz w:val="24"/>
            <w:szCs w:val="24"/>
          </w:rPr>
          <w:t>–</w:t>
        </w:r>
      </w:ins>
      <w:ins w:id="56" w:author="Jonathan James Hughes" w:date="2024-06-20T21:33:00Z">
        <w:r w:rsidR="008B36D2">
          <w:rPr>
            <w:rFonts w:ascii="Times New Roman" w:hAnsi="Times New Roman" w:cs="Times New Roman"/>
            <w:sz w:val="24"/>
            <w:szCs w:val="24"/>
          </w:rPr>
          <w:t xml:space="preserve"> </w:t>
        </w:r>
      </w:ins>
      <w:ins w:id="57" w:author="Jonathan James Hughes" w:date="2024-06-20T21:34:00Z">
        <w:r w:rsidR="008B36D2">
          <w:rPr>
            <w:rFonts w:ascii="Times New Roman" w:hAnsi="Times New Roman" w:cs="Times New Roman"/>
            <w:sz w:val="24"/>
            <w:szCs w:val="24"/>
          </w:rPr>
          <w:t>13.51</w:t>
        </w:r>
      </w:ins>
      <w:r w:rsidR="00F17BCC" w:rsidRPr="00F17BCC">
        <w:rPr>
          <w:rFonts w:ascii="Times New Roman" w:hAnsi="Times New Roman" w:cs="Times New Roman"/>
          <w:sz w:val="24"/>
          <w:szCs w:val="24"/>
        </w:rPr>
        <w:t xml:space="preserve">) </w:t>
      </w:r>
      <w:del w:id="58" w:author="Jonathan James Hughes" w:date="2024-06-20T21:34:00Z">
        <w:r w:rsidR="00F17BCC" w:rsidRPr="00F17BCC" w:rsidDel="008B36D2">
          <w:rPr>
            <w:rFonts w:ascii="Times New Roman" w:hAnsi="Times New Roman" w:cs="Times New Roman"/>
            <w:sz w:val="24"/>
            <w:szCs w:val="24"/>
          </w:rPr>
          <w:delText>an</w:delText>
        </w:r>
        <w:r w:rsidR="00E15915" w:rsidDel="008B36D2">
          <w:rPr>
            <w:rFonts w:ascii="Times New Roman" w:hAnsi="Times New Roman" w:cs="Times New Roman"/>
            <w:sz w:val="24"/>
            <w:szCs w:val="24"/>
          </w:rPr>
          <w:delText xml:space="preserve">d </w:delText>
        </w:r>
        <w:r w:rsidR="007B17B5" w:rsidDel="008B36D2">
          <w:rPr>
            <w:rFonts w:ascii="Times New Roman" w:hAnsi="Times New Roman" w:cs="Times New Roman"/>
            <w:sz w:val="24"/>
            <w:szCs w:val="24"/>
          </w:rPr>
          <w:delText>was</w:delText>
        </w:r>
        <w:r w:rsidR="00F17BCC" w:rsidRPr="00F17BCC" w:rsidDel="008B36D2">
          <w:rPr>
            <w:rFonts w:ascii="Times New Roman" w:hAnsi="Times New Roman" w:cs="Times New Roman"/>
            <w:sz w:val="24"/>
            <w:szCs w:val="24"/>
          </w:rPr>
          <w:delText xml:space="preserve"> </w:delText>
        </w:r>
      </w:del>
      <w:r w:rsidR="00F17BCC" w:rsidRPr="00F17BCC">
        <w:rPr>
          <w:rFonts w:ascii="Times New Roman" w:hAnsi="Times New Roman" w:cs="Times New Roman"/>
          <w:sz w:val="24"/>
          <w:szCs w:val="24"/>
        </w:rPr>
        <w:t>followed by</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Otomyini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Arvicanthini</w:t>
      </w:r>
      <w:proofErr w:type="spellEnd"/>
      <w:r w:rsidR="007B17B5">
        <w:rPr>
          <w:rFonts w:ascii="Times New Roman" w:hAnsi="Times New Roman" w:cs="Times New Roman"/>
          <w:sz w:val="24"/>
          <w:szCs w:val="24"/>
        </w:rPr>
        <w:t xml:space="preserve"> at 11.</w:t>
      </w:r>
      <w:del w:id="59" w:author="Jonathan James Hughes" w:date="2024-06-20T21:32:00Z">
        <w:r w:rsidR="007B17B5" w:rsidDel="008B36D2">
          <w:rPr>
            <w:rFonts w:ascii="Times New Roman" w:hAnsi="Times New Roman" w:cs="Times New Roman"/>
            <w:sz w:val="24"/>
            <w:szCs w:val="24"/>
          </w:rPr>
          <w:delText>6</w:delText>
        </w:r>
      </w:del>
      <w:r w:rsidR="007B17B5">
        <w:rPr>
          <w:rFonts w:ascii="Times New Roman" w:hAnsi="Times New Roman" w:cs="Times New Roman"/>
          <w:sz w:val="24"/>
          <w:szCs w:val="24"/>
        </w:rPr>
        <w:t>7</w:t>
      </w:r>
      <w:ins w:id="60" w:author="Jonathan James Hughes" w:date="2024-06-20T21:32:00Z">
        <w:r w:rsidR="008B36D2">
          <w:rPr>
            <w:rFonts w:ascii="Times New Roman" w:hAnsi="Times New Roman" w:cs="Times New Roman"/>
            <w:sz w:val="24"/>
            <w:szCs w:val="24"/>
          </w:rPr>
          <w:t>0</w:t>
        </w:r>
      </w:ins>
      <w:r w:rsidR="007B17B5">
        <w:rPr>
          <w:rFonts w:ascii="Times New Roman" w:hAnsi="Times New Roman" w:cs="Times New Roman"/>
          <w:sz w:val="24"/>
          <w:szCs w:val="24"/>
        </w:rPr>
        <w:t xml:space="preserve"> Ma (E</w:t>
      </w:r>
      <w:ins w:id="61" w:author="Jonathan James Hughes" w:date="2024-06-20T21:34:00Z">
        <w:r w:rsidR="008B36D2">
          <w:rPr>
            <w:rFonts w:ascii="Times New Roman" w:hAnsi="Times New Roman" w:cs="Times New Roman"/>
            <w:sz w:val="24"/>
            <w:szCs w:val="24"/>
          </w:rPr>
          <w:t>, fossil calibration from</w:t>
        </w:r>
      </w:ins>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PEVuZE5vdGU+PENpdGU+PEF1dGhvcj5LaW11cmE8L0F1dGhvcj48WWVhcj4yMDE1PC9ZZWFyPjxS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PEVuZE5vdGU+PENpdGU+PEF1dGhvcj5LaW11cmE8L0F1dGhvcj48WWVhcj4yMDE1PC9ZZWFyPjxS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commentRangeStart w:id="62"/>
      <w:r w:rsidR="007B17B5">
        <w:rPr>
          <w:rFonts w:ascii="Times New Roman" w:hAnsi="Times New Roman" w:cs="Times New Roman"/>
          <w:sz w:val="24"/>
          <w:szCs w:val="24"/>
        </w:rPr>
        <w:t>)</w:t>
      </w:r>
      <w:commentRangeEnd w:id="62"/>
      <w:r w:rsidR="001824EF">
        <w:rPr>
          <w:rStyle w:val="CommentReference"/>
        </w:rPr>
        <w:commentReference w:id="62"/>
      </w:r>
      <w:r w:rsidR="007B17B5">
        <w:rPr>
          <w:rFonts w:ascii="Times New Roman" w:hAnsi="Times New Roman" w:cs="Times New Roman"/>
          <w:sz w:val="24"/>
          <w:szCs w:val="24"/>
        </w:rPr>
        <w:t>.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 xml:space="preserve">es evolved in rapid succession, with </w:t>
      </w:r>
      <w:proofErr w:type="spellStart"/>
      <w:r w:rsidR="007B17B5">
        <w:rPr>
          <w:rFonts w:ascii="Times New Roman" w:hAnsi="Times New Roman" w:cs="Times New Roman"/>
          <w:sz w:val="24"/>
          <w:szCs w:val="24"/>
        </w:rPr>
        <w:t>Apodemini</w:t>
      </w:r>
      <w:proofErr w:type="spellEnd"/>
      <w:r w:rsidR="007B17B5">
        <w:rPr>
          <w:rFonts w:ascii="Times New Roman" w:hAnsi="Times New Roman" w:cs="Times New Roman"/>
          <w:sz w:val="24"/>
          <w:szCs w:val="24"/>
        </w:rPr>
        <w:t xml:space="preserve"> diverging</w:t>
      </w:r>
      <w:ins w:id="63" w:author="Jonathan James Hughes" w:date="2024-06-20T21:38:00Z">
        <w:r w:rsidR="005D0C22">
          <w:rPr>
            <w:rFonts w:ascii="Times New Roman" w:hAnsi="Times New Roman" w:cs="Times New Roman"/>
            <w:sz w:val="24"/>
            <w:szCs w:val="24"/>
          </w:rPr>
          <w:t xml:space="preserve"> from </w:t>
        </w:r>
        <w:proofErr w:type="spellStart"/>
        <w:r w:rsidR="005D0C22">
          <w:rPr>
            <w:rFonts w:ascii="Times New Roman" w:hAnsi="Times New Roman" w:cs="Times New Roman"/>
            <w:sz w:val="24"/>
            <w:szCs w:val="24"/>
          </w:rPr>
          <w:t>Murini</w:t>
        </w:r>
        <w:proofErr w:type="spellEnd"/>
        <w:r w:rsidR="005D0C22">
          <w:rPr>
            <w:rFonts w:ascii="Times New Roman" w:hAnsi="Times New Roman" w:cs="Times New Roman"/>
            <w:sz w:val="24"/>
            <w:szCs w:val="24"/>
          </w:rPr>
          <w:t xml:space="preserve"> and </w:t>
        </w:r>
        <w:proofErr w:type="spellStart"/>
        <w:r w:rsidR="005D0C22">
          <w:rPr>
            <w:rFonts w:ascii="Times New Roman" w:hAnsi="Times New Roman" w:cs="Times New Roman"/>
            <w:sz w:val="24"/>
            <w:szCs w:val="24"/>
          </w:rPr>
          <w:t>Praomyini</w:t>
        </w:r>
      </w:ins>
      <w:proofErr w:type="spellEnd"/>
      <w:r w:rsidR="007B17B5">
        <w:rPr>
          <w:rFonts w:ascii="Times New Roman" w:hAnsi="Times New Roman" w:cs="Times New Roman"/>
          <w:sz w:val="24"/>
          <w:szCs w:val="24"/>
        </w:rPr>
        <w:t xml:space="preserve"> at 10.8</w:t>
      </w:r>
      <w:ins w:id="64" w:author="Jonathan James Hughes" w:date="2024-06-20T21:48:00Z">
        <w:r w:rsidR="00C62A7F">
          <w:rPr>
            <w:rFonts w:ascii="Times New Roman" w:hAnsi="Times New Roman" w:cs="Times New Roman"/>
            <w:sz w:val="24"/>
            <w:szCs w:val="24"/>
          </w:rPr>
          <w:t>4</w:t>
        </w:r>
      </w:ins>
      <w:del w:id="65" w:author="Jonathan James Hughes" w:date="2024-06-20T21:48:00Z">
        <w:r w:rsidR="007B17B5" w:rsidDel="00C62A7F">
          <w:rPr>
            <w:rFonts w:ascii="Times New Roman" w:hAnsi="Times New Roman" w:cs="Times New Roman"/>
            <w:sz w:val="24"/>
            <w:szCs w:val="24"/>
          </w:rPr>
          <w:delText>2</w:delText>
        </w:r>
      </w:del>
      <w:r w:rsidR="007B17B5">
        <w:rPr>
          <w:rFonts w:ascii="Times New Roman" w:hAnsi="Times New Roman" w:cs="Times New Roman"/>
          <w:sz w:val="24"/>
          <w:szCs w:val="24"/>
        </w:rPr>
        <w:t xml:space="preserve"> Ma (F)</w:t>
      </w:r>
      <w:ins w:id="66" w:author="Jonathan James Hughes" w:date="2024-06-20T21:38:00Z">
        <w:r w:rsidR="005D0C22">
          <w:rPr>
            <w:rFonts w:ascii="Times New Roman" w:hAnsi="Times New Roman" w:cs="Times New Roman"/>
            <w:sz w:val="24"/>
            <w:szCs w:val="24"/>
          </w:rPr>
          <w:t>.</w:t>
        </w:r>
      </w:ins>
      <w:del w:id="67" w:author="Jonathan James Hughes" w:date="2024-06-20T21:38:00Z">
        <w:r w:rsidR="007B17B5" w:rsidDel="005D0C22">
          <w:rPr>
            <w:rFonts w:ascii="Times New Roman" w:hAnsi="Times New Roman" w:cs="Times New Roman"/>
            <w:sz w:val="24"/>
            <w:szCs w:val="24"/>
          </w:rPr>
          <w:delText xml:space="preserve"> and</w:delText>
        </w:r>
      </w:del>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Murini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w:t>
      </w:r>
      <w:del w:id="68" w:author="Jonathan James Hughes" w:date="2024-06-20T21:38:00Z">
        <w:r w:rsidR="007B17B5" w:rsidDel="005D0C22">
          <w:rPr>
            <w:rFonts w:ascii="Times New Roman" w:hAnsi="Times New Roman" w:cs="Times New Roman"/>
            <w:sz w:val="24"/>
            <w:szCs w:val="24"/>
          </w:rPr>
          <w:delText xml:space="preserve">splitting </w:delText>
        </w:r>
      </w:del>
      <w:ins w:id="69" w:author="Jonathan James Hughes" w:date="2024-06-20T21:38:00Z">
        <w:r w:rsidR="005D0C22">
          <w:rPr>
            <w:rFonts w:ascii="Times New Roman" w:hAnsi="Times New Roman" w:cs="Times New Roman"/>
            <w:sz w:val="24"/>
            <w:szCs w:val="24"/>
          </w:rPr>
          <w:t xml:space="preserve">then split </w:t>
        </w:r>
      </w:ins>
      <w:r w:rsidR="007B17B5">
        <w:rPr>
          <w:rFonts w:ascii="Times New Roman" w:hAnsi="Times New Roman" w:cs="Times New Roman"/>
          <w:sz w:val="24"/>
          <w:szCs w:val="24"/>
        </w:rPr>
        <w:t>at 10.</w:t>
      </w:r>
      <w:ins w:id="70" w:author="Jonathan James Hughes" w:date="2024-06-20T21:48:00Z">
        <w:r w:rsidR="00C62A7F">
          <w:rPr>
            <w:rFonts w:ascii="Times New Roman" w:hAnsi="Times New Roman" w:cs="Times New Roman"/>
            <w:sz w:val="24"/>
            <w:szCs w:val="24"/>
          </w:rPr>
          <w:t>19</w:t>
        </w:r>
      </w:ins>
      <w:del w:id="71" w:author="Jonathan James Hughes" w:date="2024-06-20T21:48:00Z">
        <w:r w:rsidR="007B17B5" w:rsidDel="00C62A7F">
          <w:rPr>
            <w:rFonts w:ascii="Times New Roman" w:hAnsi="Times New Roman" w:cs="Times New Roman"/>
            <w:sz w:val="24"/>
            <w:szCs w:val="24"/>
          </w:rPr>
          <w:delText>08</w:delText>
        </w:r>
      </w:del>
      <w:r w:rsidR="007B17B5">
        <w:rPr>
          <w:rFonts w:ascii="Times New Roman" w:hAnsi="Times New Roman" w:cs="Times New Roman"/>
          <w:sz w:val="24"/>
          <w:szCs w:val="24"/>
        </w:rPr>
        <w:t xml:space="preserve">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The</w:t>
      </w:r>
      <w:ins w:id="72" w:author="Jonathan James Hughes" w:date="2024-06-20T21:49:00Z">
        <w:r w:rsidR="00C62A7F">
          <w:rPr>
            <w:rFonts w:ascii="Times New Roman" w:hAnsi="Times New Roman" w:cs="Times New Roman"/>
            <w:sz w:val="24"/>
            <w:szCs w:val="24"/>
          </w:rPr>
          <w:t xml:space="preserve"> two</w:t>
        </w:r>
      </w:ins>
      <w:r w:rsidR="007B17B5">
        <w:rPr>
          <w:rFonts w:ascii="Times New Roman" w:hAnsi="Times New Roman" w:cs="Times New Roman"/>
          <w:sz w:val="24"/>
          <w:szCs w:val="24"/>
        </w:rPr>
        <w:t xml:space="preserv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w:t>
      </w:r>
      <w:del w:id="73" w:author="Jonathan James Hughes" w:date="2024-06-20T21:49:00Z">
        <w:r w:rsidR="00ED3A6B" w:rsidRPr="00ED3A6B" w:rsidDel="00C62A7F">
          <w:rPr>
            <w:rFonts w:ascii="Times New Roman" w:hAnsi="Times New Roman" w:cs="Times New Roman"/>
            <w:sz w:val="24"/>
            <w:szCs w:val="24"/>
          </w:rPr>
          <w:delText>node</w:delText>
        </w:r>
        <w:r w:rsidR="007B17B5" w:rsidDel="00C62A7F">
          <w:rPr>
            <w:rFonts w:ascii="Times New Roman" w:hAnsi="Times New Roman" w:cs="Times New Roman"/>
            <w:sz w:val="24"/>
            <w:szCs w:val="24"/>
          </w:rPr>
          <w:delText>,</w:delText>
        </w:r>
        <w:r w:rsidR="00ED3A6B" w:rsidRPr="00ED3A6B" w:rsidDel="00C62A7F">
          <w:rPr>
            <w:rFonts w:ascii="Times New Roman" w:hAnsi="Times New Roman" w:cs="Times New Roman"/>
            <w:sz w:val="24"/>
            <w:szCs w:val="24"/>
          </w:rPr>
          <w:delText xml:space="preserve"> </w:delText>
        </w:r>
        <w:r w:rsidR="00B10B6E" w:rsidDel="00C62A7F">
          <w:rPr>
            <w:rFonts w:ascii="Times New Roman" w:hAnsi="Times New Roman" w:cs="Times New Roman"/>
            <w:sz w:val="24"/>
            <w:szCs w:val="24"/>
          </w:rPr>
          <w:delText>which was</w:delText>
        </w:r>
        <w:r w:rsidR="00ED3A6B" w:rsidRPr="00ED3A6B" w:rsidDel="00C62A7F">
          <w:rPr>
            <w:rFonts w:ascii="Times New Roman" w:hAnsi="Times New Roman" w:cs="Times New Roman"/>
            <w:sz w:val="24"/>
            <w:szCs w:val="24"/>
          </w:rPr>
          <w:delText xml:space="preserve"> fossil calibrat</w:delText>
        </w:r>
        <w:r w:rsidR="00B10B6E" w:rsidDel="00C62A7F">
          <w:rPr>
            <w:rFonts w:ascii="Times New Roman" w:hAnsi="Times New Roman" w:cs="Times New Roman"/>
            <w:sz w:val="24"/>
            <w:szCs w:val="24"/>
          </w:rPr>
          <w:delText>ed</w:delText>
        </w:r>
        <w:r w:rsidR="00304F44" w:rsidDel="00C62A7F">
          <w:rPr>
            <w:rFonts w:ascii="Times New Roman" w:hAnsi="Times New Roman" w:cs="Times New Roman"/>
            <w:sz w:val="24"/>
            <w:szCs w:val="24"/>
          </w:rPr>
          <w:delText>,</w:delText>
        </w:r>
        <w:r w:rsidR="00D0255F" w:rsidDel="00C62A7F">
          <w:rPr>
            <w:rFonts w:ascii="Times New Roman" w:hAnsi="Times New Roman" w:cs="Times New Roman"/>
            <w:sz w:val="24"/>
            <w:szCs w:val="24"/>
          </w:rPr>
          <w:delText xml:space="preserve"> </w:delText>
        </w:r>
        <w:r w:rsidR="00B10B6E" w:rsidDel="00C62A7F">
          <w:rPr>
            <w:rFonts w:ascii="Times New Roman" w:hAnsi="Times New Roman" w:cs="Times New Roman"/>
            <w:sz w:val="24"/>
            <w:szCs w:val="24"/>
          </w:rPr>
          <w:delText>was</w:delText>
        </w:r>
        <w:r w:rsidR="00ED3A6B" w:rsidRPr="00ED3A6B" w:rsidDel="00C62A7F">
          <w:rPr>
            <w:rFonts w:ascii="Times New Roman" w:hAnsi="Times New Roman" w:cs="Times New Roman"/>
            <w:sz w:val="24"/>
            <w:szCs w:val="24"/>
          </w:rPr>
          <w:delText xml:space="preserve"> recovered at the very youngest end of the calibration range</w:delText>
        </w:r>
      </w:del>
      <w:ins w:id="74" w:author="Jonathan James Hughes" w:date="2024-06-20T21:49:00Z">
        <w:r w:rsidR="00C62A7F">
          <w:rPr>
            <w:rFonts w:ascii="Times New Roman" w:hAnsi="Times New Roman" w:cs="Times New Roman"/>
            <w:sz w:val="24"/>
            <w:szCs w:val="24"/>
          </w:rPr>
          <w:t xml:space="preserve">species in our dataset were inferred to have diverged </w:t>
        </w:r>
      </w:ins>
      <w:ins w:id="75" w:author="Jonathan James Hughes" w:date="2024-06-20T21:50:00Z">
        <w:r w:rsidR="00C62A7F">
          <w:rPr>
            <w:rFonts w:ascii="Times New Roman" w:hAnsi="Times New Roman" w:cs="Times New Roman"/>
            <w:sz w:val="24"/>
            <w:szCs w:val="24"/>
          </w:rPr>
          <w:t xml:space="preserve">2.01 Ma (Q, CI: 1.26 </w:t>
        </w:r>
      </w:ins>
      <w:ins w:id="76" w:author="Jonathan James Hughes" w:date="2024-06-20T21:51:00Z">
        <w:r w:rsidR="00C62A7F">
          <w:rPr>
            <w:rFonts w:ascii="Times New Roman" w:hAnsi="Times New Roman" w:cs="Times New Roman"/>
            <w:sz w:val="24"/>
            <w:szCs w:val="24"/>
          </w:rPr>
          <w:t>–</w:t>
        </w:r>
      </w:ins>
      <w:ins w:id="77" w:author="Jonathan James Hughes" w:date="2024-06-20T21:50:00Z">
        <w:r w:rsidR="00C62A7F">
          <w:rPr>
            <w:rFonts w:ascii="Times New Roman" w:hAnsi="Times New Roman" w:cs="Times New Roman"/>
            <w:sz w:val="24"/>
            <w:szCs w:val="24"/>
          </w:rPr>
          <w:t xml:space="preserve"> </w:t>
        </w:r>
      </w:ins>
      <w:ins w:id="78" w:author="Jonathan James Hughes" w:date="2024-06-20T21:51:00Z">
        <w:r w:rsidR="00C62A7F">
          <w:rPr>
            <w:rFonts w:ascii="Times New Roman" w:hAnsi="Times New Roman" w:cs="Times New Roman"/>
            <w:sz w:val="24"/>
            <w:szCs w:val="24"/>
          </w:rPr>
          <w:t>2.30)</w:t>
        </w:r>
      </w:ins>
      <w:r w:rsidR="00ED3A6B" w:rsidRPr="00ED3A6B">
        <w:rPr>
          <w:rFonts w:ascii="Times New Roman" w:hAnsi="Times New Roman" w:cs="Times New Roman"/>
          <w:sz w:val="24"/>
          <w:szCs w:val="24"/>
        </w:rPr>
        <w:t>.</w:t>
      </w:r>
      <w:r w:rsidR="00A03219">
        <w:rPr>
          <w:rFonts w:ascii="Times New Roman" w:hAnsi="Times New Roman" w:cs="Times New Roman"/>
          <w:sz w:val="24"/>
          <w:szCs w:val="24"/>
        </w:rPr>
        <w:t xml:space="preserve"> Although congruent with previous works </w:t>
      </w:r>
      <w:r w:rsidR="00A032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3219">
        <w:rPr>
          <w:rFonts w:ascii="Times New Roman" w:hAnsi="Times New Roman" w:cs="Times New Roman"/>
          <w:sz w:val="24"/>
          <w:szCs w:val="24"/>
        </w:rPr>
      </w:r>
      <w:r w:rsidR="00A03219">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A03219">
        <w:rPr>
          <w:rFonts w:ascii="Times New Roman" w:hAnsi="Times New Roman" w:cs="Times New Roman"/>
          <w:sz w:val="24"/>
          <w:szCs w:val="24"/>
        </w:rPr>
        <w:fldChar w:fldCharType="end"/>
      </w:r>
      <w:r w:rsidR="00A03219">
        <w:rPr>
          <w:rFonts w:ascii="Times New Roman" w:hAnsi="Times New Roman" w:cs="Times New Roman"/>
          <w:sz w:val="24"/>
          <w:szCs w:val="24"/>
        </w:rPr>
        <w:t xml:space="preserve">, </w:t>
      </w:r>
      <w:commentRangeStart w:id="79"/>
      <w:r w:rsidR="00A03219">
        <w:rPr>
          <w:rFonts w:ascii="Times New Roman" w:hAnsi="Times New Roman" w:cs="Times New Roman"/>
          <w:sz w:val="24"/>
          <w:szCs w:val="24"/>
        </w:rPr>
        <w:t xml:space="preserve">this dated </w:t>
      </w:r>
      <w:r w:rsidR="00445D61">
        <w:rPr>
          <w:rFonts w:ascii="Times New Roman" w:hAnsi="Times New Roman" w:cs="Times New Roman"/>
          <w:sz w:val="24"/>
          <w:szCs w:val="24"/>
        </w:rPr>
        <w:t xml:space="preserve">UCE </w:t>
      </w:r>
      <w:r w:rsidR="00A03219">
        <w:rPr>
          <w:rFonts w:ascii="Times New Roman" w:hAnsi="Times New Roman" w:cs="Times New Roman"/>
          <w:sz w:val="24"/>
          <w:szCs w:val="24"/>
        </w:rPr>
        <w:t xml:space="preserve">phylogeny provides context on the evolutionary timescale upon </w:t>
      </w:r>
      <w:commentRangeEnd w:id="79"/>
      <w:r w:rsidR="00A03219">
        <w:rPr>
          <w:rStyle w:val="CommentReference"/>
        </w:rPr>
        <w:commentReference w:id="79"/>
      </w:r>
      <w:r w:rsidR="00A03219">
        <w:rPr>
          <w:rFonts w:ascii="Times New Roman" w:hAnsi="Times New Roman" w:cs="Times New Roman"/>
          <w:sz w:val="24"/>
          <w:szCs w:val="24"/>
        </w:rPr>
        <w:t>which we next describe the genomic</w:t>
      </w:r>
      <w:r w:rsidR="00A03219" w:rsidRPr="00197A2B">
        <w:rPr>
          <w:rFonts w:ascii="Times New Roman" w:hAnsi="Times New Roman" w:cs="Times New Roman"/>
          <w:sz w:val="24"/>
          <w:szCs w:val="24"/>
        </w:rPr>
        <w:t xml:space="preserve"> </w:t>
      </w:r>
      <w:r w:rsidR="00A03219">
        <w:rPr>
          <w:rFonts w:ascii="Times New Roman" w:hAnsi="Times New Roman" w:cs="Times New Roman"/>
          <w:sz w:val="24"/>
          <w:szCs w:val="24"/>
        </w:rPr>
        <w:t>landscape of phylogenetic discordance across a collection of murine genomes.</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3E3280D3" w14:textId="5716D086" w:rsidR="006E16FF" w:rsidRDefault="00445D61" w:rsidP="005D3A4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W</w:t>
      </w:r>
      <w:r w:rsidR="00DD27E4">
        <w:rPr>
          <w:rFonts w:ascii="Times New Roman" w:hAnsi="Times New Roman" w:cs="Times New Roman"/>
          <w:sz w:val="24"/>
          <w:szCs w:val="24"/>
        </w:rPr>
        <w:t xml:space="preserve">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w:t>
      </w:r>
      <w:r w:rsidR="006E16FF">
        <w:rPr>
          <w:rFonts w:ascii="Times New Roman" w:hAnsi="Times New Roman" w:cs="Times New Roman"/>
          <w:sz w:val="24"/>
          <w:szCs w:val="24"/>
        </w:rPr>
        <w:t xml:space="preserve">recently </w:t>
      </w:r>
      <w:r w:rsidR="00810482">
        <w:rPr>
          <w:rFonts w:ascii="Times New Roman" w:hAnsi="Times New Roman" w:cs="Times New Roman"/>
          <w:sz w:val="24"/>
          <w:szCs w:val="24"/>
        </w:rPr>
        <w:t>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w:t>
      </w:r>
      <w:r w:rsidR="00A150BF">
        <w:rPr>
          <w:rFonts w:ascii="Times New Roman" w:hAnsi="Times New Roman" w:cs="Times New Roman"/>
          <w:sz w:val="24"/>
          <w:szCs w:val="24"/>
        </w:rPr>
        <w:t xml:space="preserve">and the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A03219">
        <w:rPr>
          <w:rFonts w:ascii="Times New Roman" w:hAnsi="Times New Roman" w:cs="Times New Roman"/>
          <w:sz w:val="24"/>
          <w:szCs w:val="24"/>
        </w:rPr>
        <w:t xml:space="preserve"> spanning approximately </w:t>
      </w:r>
      <w:commentRangeStart w:id="80"/>
      <w:r w:rsidR="00A03219">
        <w:rPr>
          <w:rFonts w:ascii="Times New Roman" w:hAnsi="Times New Roman" w:cs="Times New Roman"/>
          <w:sz w:val="24"/>
          <w:szCs w:val="24"/>
        </w:rPr>
        <w:t>12 million years of divergence</w:t>
      </w:r>
      <w:r w:rsidR="006E16FF">
        <w:rPr>
          <w:rFonts w:ascii="Times New Roman" w:hAnsi="Times New Roman" w:cs="Times New Roman"/>
          <w:sz w:val="24"/>
          <w:szCs w:val="24"/>
        </w:rPr>
        <w:t xml:space="preserve"> </w:t>
      </w:r>
      <w:commentRangeEnd w:id="80"/>
      <w:r w:rsidR="00A03219">
        <w:rPr>
          <w:rStyle w:val="CommentReference"/>
        </w:rPr>
        <w:commentReference w:id="80"/>
      </w:r>
      <w:r w:rsidR="006E16FF">
        <w:rPr>
          <w:rFonts w:ascii="Times New Roman" w:hAnsi="Times New Roman" w:cs="Times New Roman"/>
          <w:sz w:val="24"/>
          <w:szCs w:val="24"/>
        </w:rPr>
        <w:t>(see Fig. 1)</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w:t>
      </w:r>
      <w:r w:rsidR="006E16FF">
        <w:rPr>
          <w:rFonts w:ascii="Times New Roman" w:hAnsi="Times New Roman" w:cs="Times New Roman"/>
          <w:sz w:val="24"/>
          <w:szCs w:val="24"/>
        </w:rPr>
        <w:t xml:space="preserve">the </w:t>
      </w:r>
      <w:r w:rsidR="006E16FF" w:rsidRPr="00D22A5C">
        <w:rPr>
          <w:rFonts w:ascii="Times New Roman" w:hAnsi="Times New Roman" w:cs="Times New Roman"/>
          <w:i/>
          <w:iCs/>
          <w:sz w:val="24"/>
          <w:szCs w:val="24"/>
        </w:rPr>
        <w:t>M</w:t>
      </w:r>
      <w:r w:rsidR="006E16FF">
        <w:rPr>
          <w:rFonts w:ascii="Times New Roman" w:hAnsi="Times New Roman" w:cs="Times New Roman"/>
          <w:i/>
          <w:iCs/>
          <w:sz w:val="24"/>
          <w:szCs w:val="24"/>
        </w:rPr>
        <w:t>.</w:t>
      </w:r>
      <w:r w:rsidR="006E16FF" w:rsidRPr="00D22A5C">
        <w:rPr>
          <w:rFonts w:ascii="Times New Roman" w:hAnsi="Times New Roman" w:cs="Times New Roman"/>
          <w:i/>
          <w:iCs/>
          <w:sz w:val="24"/>
          <w:szCs w:val="24"/>
        </w:rPr>
        <w:t xml:space="preserve"> musculus</w:t>
      </w:r>
      <w:r w:rsidR="006E16FF" w:rsidDel="006808EB">
        <w:rPr>
          <w:rFonts w:ascii="Times New Roman" w:hAnsi="Times New Roman" w:cs="Times New Roman"/>
          <w:sz w:val="24"/>
          <w:szCs w:val="24"/>
        </w:rPr>
        <w:t xml:space="preserve"> </w:t>
      </w:r>
      <w:r w:rsidR="0026539F">
        <w:rPr>
          <w:rFonts w:ascii="Times New Roman" w:hAnsi="Times New Roman" w:cs="Times New Roman"/>
          <w:sz w:val="24"/>
          <w:szCs w:val="24"/>
        </w:rPr>
        <w:t>coordinate system</w:t>
      </w:r>
      <w:r w:rsidR="006E16FF">
        <w:rPr>
          <w:rFonts w:ascii="Times New Roman" w:hAnsi="Times New Roman" w:cs="Times New Roman"/>
          <w:sz w:val="24"/>
          <w:szCs w:val="24"/>
        </w:rPr>
        <w:t>,</w:t>
      </w:r>
      <w:r w:rsidR="0026539F">
        <w:rPr>
          <w:rFonts w:ascii="Times New Roman" w:hAnsi="Times New Roman" w:cs="Times New Roman"/>
          <w:sz w:val="24"/>
          <w:szCs w:val="24"/>
        </w:rPr>
        <w:t xml:space="preserv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 xml:space="preserve">(Table </w:t>
      </w:r>
      <w:r w:rsidR="005E3AC8">
        <w:rPr>
          <w:rFonts w:ascii="Times New Roman" w:hAnsi="Times New Roman" w:cs="Times New Roman"/>
          <w:sz w:val="24"/>
          <w:szCs w:val="24"/>
        </w:rPr>
        <w:t>S1</w:t>
      </w:r>
      <w:r w:rsidR="006B5117">
        <w:rPr>
          <w:rFonts w:ascii="Times New Roman" w:hAnsi="Times New Roman" w:cs="Times New Roman"/>
          <w:sz w:val="24"/>
          <w:szCs w:val="24"/>
        </w:rPr>
        <w:t>)</w:t>
      </w:r>
      <w:r w:rsidR="002F4A62" w:rsidRPr="00031896">
        <w:rPr>
          <w:rFonts w:ascii="Times New Roman" w:hAnsi="Times New Roman" w:cs="Times New Roman"/>
          <w:sz w:val="24"/>
          <w:szCs w:val="24"/>
        </w:rPr>
        <w:t>.</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After f</w:t>
      </w:r>
      <w:r w:rsidR="00E44640" w:rsidRPr="00031896">
        <w:rPr>
          <w:rFonts w:ascii="Times New Roman" w:hAnsi="Times New Roman" w:cs="Times New Roman"/>
          <w:sz w:val="24"/>
          <w:szCs w:val="24"/>
        </w:rPr>
        <w:t>ilter</w:t>
      </w:r>
      <w:r w:rsidR="006E16FF">
        <w:rPr>
          <w:rFonts w:ascii="Times New Roman" w:hAnsi="Times New Roman" w:cs="Times New Roman"/>
          <w:sz w:val="24"/>
          <w:szCs w:val="24"/>
        </w:rPr>
        <w:t>ing</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D526C2">
        <w:rPr>
          <w:rFonts w:ascii="Times New Roman" w:hAnsi="Times New Roman" w:cs="Times New Roman"/>
          <w:sz w:val="24"/>
          <w:szCs w:val="24"/>
        </w:rPr>
        <w:t xml:space="preserve">trees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 xml:space="preserve">informative sites per window (Fig.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p>
    <w:p w14:paraId="45298602" w14:textId="37305B3A" w:rsidR="002F4A62" w:rsidRPr="00031896" w:rsidRDefault="006E16FF" w:rsidP="001A6F99">
      <w:pPr>
        <w:spacing w:after="0"/>
        <w:ind w:firstLine="720"/>
        <w:jc w:val="both"/>
        <w:rPr>
          <w:rFonts w:ascii="Times New Roman" w:hAnsi="Times New Roman" w:cs="Times New Roman"/>
          <w:sz w:val="24"/>
          <w:szCs w:val="24"/>
        </w:rPr>
      </w:pPr>
      <w:r>
        <w:rPr>
          <w:rFonts w:ascii="Times New Roman" w:hAnsi="Times New Roman" w:cs="Times New Roman"/>
          <w:sz w:val="24"/>
          <w:szCs w:val="24"/>
        </w:rPr>
        <w:t>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w:t>
      </w:r>
      <w:r w:rsidR="00E91341">
        <w:rPr>
          <w:rFonts w:ascii="Times New Roman" w:hAnsi="Times New Roman" w:cs="Times New Roman"/>
          <w:sz w:val="24"/>
          <w:szCs w:val="24"/>
        </w:rPr>
        <w:t>six</w:t>
      </w:r>
      <w:r w:rsidR="00AE4808" w:rsidRPr="00031896">
        <w:rPr>
          <w:rFonts w:ascii="Times New Roman" w:hAnsi="Times New Roman" w:cs="Times New Roman"/>
          <w:sz w:val="24"/>
          <w:szCs w:val="24"/>
        </w:rPr>
        <w:t xml:space="preserve">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proofErr w:type="spellStart"/>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oricoides</w:t>
      </w:r>
      <w:proofErr w:type="spellEnd"/>
      <w:r w:rsidR="0026539F" w:rsidRPr="005B28B3">
        <w:rPr>
          <w:rFonts w:ascii="Times New Roman" w:hAnsi="Times New Roman" w:cs="Times New Roman"/>
          <w:i/>
          <w:iCs/>
          <w:sz w:val="24"/>
          <w:szCs w:val="24"/>
        </w:rPr>
        <w:t xml:space="preserve">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A1117F" w:rsidRPr="00031896">
        <w:rPr>
          <w:rFonts w:ascii="Times New Roman" w:hAnsi="Times New Roman" w:cs="Times New Roman"/>
          <w:sz w:val="24"/>
          <w:szCs w:val="24"/>
        </w:rPr>
        <w:t xml:space="preserve"> </w:t>
      </w:r>
      <w:commentRangeStart w:id="81"/>
      <w:r w:rsidR="00A1117F" w:rsidRPr="00031896">
        <w:rPr>
          <w:rFonts w:ascii="Times New Roman" w:hAnsi="Times New Roman" w:cs="Times New Roman"/>
          <w:sz w:val="24"/>
          <w:szCs w:val="24"/>
        </w:rPr>
        <w:t>The numb</w:t>
      </w:r>
      <w:commentRangeEnd w:id="81"/>
      <w:r w:rsidR="00B8137C">
        <w:rPr>
          <w:rStyle w:val="CommentReference"/>
        </w:rPr>
        <w:commentReference w:id="81"/>
      </w:r>
      <w:r w:rsidR="00A1117F" w:rsidRPr="00031896">
        <w:rPr>
          <w:rFonts w:ascii="Times New Roman" w:hAnsi="Times New Roman" w:cs="Times New Roman"/>
          <w:sz w:val="24"/>
          <w:szCs w:val="24"/>
        </w:rPr>
        <w:t>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t>
      </w:r>
      <w:r w:rsidR="00B8137C">
        <w:rPr>
          <w:rFonts w:ascii="Times New Roman" w:hAnsi="Times New Roman" w:cs="Times New Roman"/>
          <w:sz w:val="24"/>
          <w:szCs w:val="24"/>
        </w:rPr>
        <w:t>(mean =</w:t>
      </w:r>
      <w:r w:rsidR="00A1117F" w:rsidRPr="00031896">
        <w:rPr>
          <w:rFonts w:ascii="Times New Roman" w:hAnsi="Times New Roman" w:cs="Times New Roman"/>
          <w:sz w:val="24"/>
          <w:szCs w:val="24"/>
        </w:rPr>
        <w:t xml:space="preserve"> </w:t>
      </w:r>
      <w:r w:rsidR="00DB4B2B">
        <w:rPr>
          <w:rFonts w:ascii="Times New Roman" w:hAnsi="Times New Roman" w:cs="Times New Roman"/>
          <w:sz w:val="24"/>
          <w:szCs w:val="24"/>
        </w:rPr>
        <w:t>141</w:t>
      </w:r>
      <w:r w:rsidR="00B8137C">
        <w:rPr>
          <w:rFonts w:ascii="Times New Roman" w:hAnsi="Times New Roman" w:cs="Times New Roman"/>
          <w:sz w:val="24"/>
          <w:szCs w:val="24"/>
        </w:rPr>
        <w:t>)</w:t>
      </w:r>
      <w:r w:rsidR="00E91341">
        <w:rPr>
          <w:rFonts w:ascii="Times New Roman" w:hAnsi="Times New Roman" w:cs="Times New Roman"/>
          <w:sz w:val="24"/>
          <w:szCs w:val="24"/>
        </w:rPr>
        <w:t>.</w:t>
      </w:r>
      <w:r>
        <w:rPr>
          <w:rFonts w:ascii="Times New Roman" w:hAnsi="Times New Roman" w:cs="Times New Roman"/>
          <w:sz w:val="24"/>
          <w:szCs w:val="24"/>
        </w:rPr>
        <w:t xml:space="preserve"> </w:t>
      </w:r>
      <w:r w:rsidR="00E91341">
        <w:rPr>
          <w:rFonts w:ascii="Times New Roman" w:hAnsi="Times New Roman" w:cs="Times New Roman"/>
          <w:sz w:val="24"/>
          <w:szCs w:val="24"/>
        </w:rPr>
        <w:t>H</w:t>
      </w:r>
      <w:r>
        <w:rPr>
          <w:rFonts w:ascii="Times New Roman" w:hAnsi="Times New Roman" w:cs="Times New Roman"/>
          <w:sz w:val="24"/>
          <w:szCs w:val="24"/>
        </w:rPr>
        <w:t xml:space="preserve">owever, </w:t>
      </w:r>
      <w:r w:rsidR="00DB4B2B">
        <w:rPr>
          <w:rFonts w:ascii="Times New Roman" w:hAnsi="Times New Roman" w:cs="Times New Roman"/>
          <w:sz w:val="24"/>
          <w:szCs w:val="24"/>
        </w:rPr>
        <w:t>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w:t>
      </w:r>
      <w:r>
        <w:rPr>
          <w:rFonts w:ascii="Times New Roman" w:hAnsi="Times New Roman" w:cs="Times New Roman"/>
          <w:sz w:val="24"/>
          <w:szCs w:val="24"/>
        </w:rPr>
        <w:t>per</w:t>
      </w:r>
      <w:r w:rsidR="00F529D0">
        <w:rPr>
          <w:rFonts w:ascii="Times New Roman" w:hAnsi="Times New Roman" w:cs="Times New Roman"/>
          <w:sz w:val="24"/>
          <w:szCs w:val="24"/>
        </w:rPr>
        <w:t xml:space="preserv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Fig 2A;</w:t>
      </w:r>
      <w:r w:rsidR="00FF5E40">
        <w:rPr>
          <w:rFonts w:ascii="Times New Roman" w:hAnsi="Times New Roman" w:cs="Times New Roman"/>
          <w:sz w:val="24"/>
          <w:szCs w:val="24"/>
        </w:rPr>
        <w:t xml:space="preserve">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w:t>
      </w:r>
      <w:r>
        <w:rPr>
          <w:rFonts w:ascii="Times New Roman" w:hAnsi="Times New Roman" w:cs="Times New Roman"/>
          <w:sz w:val="24"/>
          <w:szCs w:val="24"/>
        </w:rPr>
        <w:t xml:space="preserve"> trees</w:t>
      </w:r>
      <w:r w:rsidR="00DB4B2B">
        <w:rPr>
          <w:rFonts w:ascii="Times New Roman" w:hAnsi="Times New Roman" w:cs="Times New Roman"/>
          <w:sz w:val="24"/>
          <w:szCs w:val="24"/>
        </w:rPr>
        <w:t xml:space="preserve"> </w:t>
      </w:r>
      <w:r>
        <w:rPr>
          <w:rFonts w:ascii="Times New Roman" w:hAnsi="Times New Roman" w:cs="Times New Roman"/>
          <w:sz w:val="24"/>
          <w:szCs w:val="24"/>
        </w:rPr>
        <w:t>we</w:t>
      </w:r>
      <w:r w:rsidR="00DB4B2B">
        <w:rPr>
          <w:rFonts w:ascii="Times New Roman" w:hAnsi="Times New Roman" w:cs="Times New Roman"/>
          <w:sz w:val="24"/>
          <w:szCs w:val="24"/>
        </w:rPr>
        <w:t>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w:t>
      </w:r>
      <w:r>
        <w:rPr>
          <w:rFonts w:ascii="Times New Roman" w:hAnsi="Times New Roman" w:cs="Times New Roman"/>
          <w:sz w:val="24"/>
          <w:szCs w:val="24"/>
        </w:rPr>
        <w:t>ed</w:t>
      </w:r>
      <w:r w:rsidR="00DB4B2B">
        <w:rPr>
          <w:rFonts w:ascii="Times New Roman" w:hAnsi="Times New Roman" w:cs="Times New Roman"/>
          <w:sz w:val="24"/>
          <w:szCs w:val="24"/>
        </w:rPr>
        <w:t xml:space="preserve"> in the ordering of the clade containing </w:t>
      </w:r>
      <w:proofErr w:type="spellStart"/>
      <w:r w:rsidR="00DB4B2B" w:rsidRPr="00031896">
        <w:rPr>
          <w:rFonts w:ascii="Times New Roman" w:hAnsi="Times New Roman" w:cs="Times New Roman"/>
          <w:i/>
          <w:iCs/>
          <w:sz w:val="24"/>
          <w:szCs w:val="24"/>
        </w:rPr>
        <w:t>Hylomyscus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alleni</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Mastomys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natalensis</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Praomys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delectorum</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w:t>
      </w:r>
      <w:r w:rsidR="008A4AF9">
        <w:rPr>
          <w:rFonts w:ascii="Times New Roman" w:hAnsi="Times New Roman" w:cs="Times New Roman"/>
          <w:sz w:val="24"/>
          <w:szCs w:val="24"/>
        </w:rPr>
        <w:t xml:space="preserve"> This clade also showed 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 concordance in the species tree inferred from UCEs (Fig. 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These three </w:t>
      </w:r>
      <w:r w:rsidR="005F6DDC">
        <w:rPr>
          <w:rFonts w:ascii="Times New Roman" w:hAnsi="Times New Roman" w:cs="Times New Roman"/>
          <w:sz w:val="24"/>
          <w:szCs w:val="24"/>
        </w:rPr>
        <w:t xml:space="preserve">topologies </w:t>
      </w:r>
      <w:r w:rsidR="00DB4B2B">
        <w:rPr>
          <w:rFonts w:ascii="Times New Roman" w:hAnsi="Times New Roman" w:cs="Times New Roman"/>
          <w:sz w:val="24"/>
          <w:szCs w:val="24"/>
        </w:rPr>
        <w:t xml:space="preserve">comprise </w:t>
      </w:r>
      <w:r w:rsidR="00FC1502">
        <w:rPr>
          <w:rFonts w:ascii="Times New Roman" w:hAnsi="Times New Roman" w:cs="Times New Roman"/>
          <w:sz w:val="24"/>
          <w:szCs w:val="24"/>
        </w:rPr>
        <w:t xml:space="preserve">between </w:t>
      </w:r>
      <w:r w:rsidR="00DB4B2B">
        <w:rPr>
          <w:rFonts w:ascii="Times New Roman" w:hAnsi="Times New Roman" w:cs="Times New Roman"/>
          <w:sz w:val="24"/>
          <w:szCs w:val="24"/>
        </w:rPr>
        <w:t>1</w:t>
      </w:r>
      <w:r w:rsidR="00FC1502">
        <w:rPr>
          <w:rFonts w:ascii="Times New Roman" w:hAnsi="Times New Roman" w:cs="Times New Roman"/>
          <w:sz w:val="24"/>
          <w:szCs w:val="24"/>
        </w:rPr>
        <w:t>3-15</w:t>
      </w:r>
      <w:r w:rsidR="00DB4B2B">
        <w:rPr>
          <w:rFonts w:ascii="Times New Roman" w:hAnsi="Times New Roman" w:cs="Times New Roman"/>
          <w:sz w:val="24"/>
          <w:szCs w:val="24"/>
        </w:rPr>
        <w:t>% of all recovered topologies (Fig. 2)</w:t>
      </w:r>
      <w:r>
        <w:rPr>
          <w:rFonts w:ascii="Times New Roman" w:hAnsi="Times New Roman" w:cs="Times New Roman"/>
          <w:sz w:val="24"/>
          <w:szCs w:val="24"/>
        </w:rPr>
        <w:t>. I</w:t>
      </w:r>
      <w:r w:rsidR="00DB4B2B">
        <w:rPr>
          <w:rFonts w:ascii="Times New Roman" w:hAnsi="Times New Roman" w:cs="Times New Roman"/>
          <w:sz w:val="24"/>
          <w:szCs w:val="24"/>
        </w:rPr>
        <w:t>nterestingly</w:t>
      </w:r>
      <w:r w:rsidR="005F6DDC">
        <w:rPr>
          <w:rFonts w:ascii="Times New Roman" w:hAnsi="Times New Roman" w:cs="Times New Roman"/>
          <w:sz w:val="24"/>
          <w:szCs w:val="24"/>
        </w:rPr>
        <w:t>,</w:t>
      </w:r>
      <w:r w:rsidR="00DB4B2B">
        <w:rPr>
          <w:rFonts w:ascii="Times New Roman" w:hAnsi="Times New Roman" w:cs="Times New Roman"/>
          <w:sz w:val="24"/>
          <w:szCs w:val="24"/>
        </w:rPr>
        <w:t xml:space="preserve"> the least common </w:t>
      </w:r>
      <w:r>
        <w:rPr>
          <w:rFonts w:ascii="Times New Roman" w:hAnsi="Times New Roman" w:cs="Times New Roman"/>
          <w:sz w:val="24"/>
          <w:szCs w:val="24"/>
        </w:rPr>
        <w:t>of these three trees</w:t>
      </w:r>
      <w:r w:rsidR="00FC1502">
        <w:rPr>
          <w:rFonts w:ascii="Times New Roman" w:hAnsi="Times New Roman" w:cs="Times New Roman"/>
          <w:sz w:val="24"/>
          <w:szCs w:val="24"/>
        </w:rPr>
        <w:t xml:space="preserve"> (13.1%)</w:t>
      </w:r>
      <w:r>
        <w:rPr>
          <w:rFonts w:ascii="Times New Roman" w:hAnsi="Times New Roman" w:cs="Times New Roman"/>
          <w:sz w:val="24"/>
          <w:szCs w:val="24"/>
        </w:rPr>
        <w:t xml:space="preserve"> </w:t>
      </w:r>
      <w:r w:rsidR="00DB4B2B">
        <w:rPr>
          <w:rFonts w:ascii="Times New Roman" w:hAnsi="Times New Roman" w:cs="Times New Roman"/>
          <w:sz w:val="24"/>
          <w:szCs w:val="24"/>
        </w:rPr>
        <w:t>matche</w:t>
      </w:r>
      <w:r>
        <w:rPr>
          <w:rFonts w:ascii="Times New Roman" w:hAnsi="Times New Roman" w:cs="Times New Roman"/>
          <w:sz w:val="24"/>
          <w:szCs w:val="24"/>
        </w:rPr>
        <w:t>d</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(Fig</w:t>
      </w:r>
      <w:r w:rsidR="006A7AC9">
        <w:rPr>
          <w:rFonts w:ascii="Times New Roman" w:hAnsi="Times New Roman" w:cs="Times New Roman"/>
          <w:sz w:val="24"/>
          <w:szCs w:val="24"/>
        </w:rPr>
        <w:t>.</w:t>
      </w:r>
      <w:r w:rsidR="004F4DD0">
        <w:rPr>
          <w:rFonts w:ascii="Times New Roman" w:hAnsi="Times New Roman" w:cs="Times New Roman"/>
          <w:sz w:val="24"/>
          <w:szCs w:val="24"/>
        </w:rPr>
        <w:t xml:space="preserve"> 1)</w:t>
      </w:r>
      <w:r w:rsidR="00613085">
        <w:rPr>
          <w:rFonts w:ascii="Times New Roman" w:hAnsi="Times New Roman" w:cs="Times New Roman"/>
          <w:sz w:val="24"/>
          <w:szCs w:val="24"/>
        </w:rPr>
        <w:t xml:space="preserve">. </w:t>
      </w:r>
      <w:r w:rsidR="003C5A3D">
        <w:rPr>
          <w:rFonts w:ascii="Times New Roman" w:hAnsi="Times New Roman" w:cs="Times New Roman"/>
          <w:sz w:val="24"/>
          <w:szCs w:val="24"/>
        </w:rPr>
        <w:t>That is, the robustly</w:t>
      </w:r>
      <w:r w:rsidR="001A6F99">
        <w:rPr>
          <w:rFonts w:ascii="Times New Roman" w:hAnsi="Times New Roman" w:cs="Times New Roman"/>
          <w:sz w:val="24"/>
          <w:szCs w:val="24"/>
        </w:rPr>
        <w:t xml:space="preserve">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w:t>
      </w:r>
      <w:r w:rsidR="00FC1502">
        <w:rPr>
          <w:rFonts w:ascii="Times New Roman" w:hAnsi="Times New Roman" w:cs="Times New Roman"/>
          <w:sz w:val="24"/>
          <w:szCs w:val="24"/>
        </w:rPr>
        <w:t>over 85</w:t>
      </w:r>
      <w:r w:rsidR="003C5A3D">
        <w:rPr>
          <w:rFonts w:ascii="Times New Roman" w:hAnsi="Times New Roman" w:cs="Times New Roman"/>
          <w:sz w:val="24"/>
          <w:szCs w:val="24"/>
        </w:rPr>
        <w:t>% of the genome.</w:t>
      </w:r>
    </w:p>
    <w:p w14:paraId="2D47A80D" w14:textId="1799912E"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 xml:space="preserve">While </w:t>
      </w:r>
      <w:r w:rsidR="00DB65A2">
        <w:rPr>
          <w:rFonts w:ascii="Times New Roman" w:hAnsi="Times New Roman" w:cs="Times New Roman"/>
          <w:sz w:val="24"/>
          <w:szCs w:val="24"/>
        </w:rPr>
        <w:t>v</w:t>
      </w:r>
      <w:r w:rsidR="00D97F51" w:rsidRPr="00031896">
        <w:rPr>
          <w:rFonts w:ascii="Times New Roman" w:hAnsi="Times New Roman" w:cs="Times New Roman"/>
          <w:sz w:val="24"/>
          <w:szCs w:val="24"/>
        </w:rPr>
        <w:t>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chromosome</w:t>
      </w:r>
      <w:r w:rsidR="00DB65A2">
        <w:rPr>
          <w:rFonts w:ascii="Times New Roman" w:hAnsi="Times New Roman" w:cs="Times New Roman"/>
          <w:sz w:val="24"/>
          <w:szCs w:val="24"/>
        </w:rPr>
        <w:t>s</w:t>
      </w:r>
      <w:r w:rsidR="00D97F51" w:rsidRPr="00031896">
        <w:rPr>
          <w:rFonts w:ascii="Times New Roman" w:hAnsi="Times New Roman" w:cs="Times New Roman"/>
          <w:sz w:val="24"/>
          <w:szCs w:val="24"/>
        </w:rPr>
        <w:t xml:space="preserv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97F51" w:rsidRPr="00031896">
        <w:rPr>
          <w:rFonts w:ascii="Times New Roman" w:hAnsi="Times New Roman" w:cs="Times New Roman"/>
          <w:sz w:val="24"/>
          <w:szCs w:val="24"/>
        </w:rPr>
        <w:t>Fig</w:t>
      </w:r>
      <w:r w:rsidR="006A7AC9">
        <w:rPr>
          <w:rFonts w:ascii="Times New Roman" w:hAnsi="Times New Roman" w:cs="Times New Roman"/>
          <w:sz w:val="24"/>
          <w:szCs w:val="24"/>
        </w:rPr>
        <w:t>.</w:t>
      </w:r>
      <w:r w:rsidR="00D97F51" w:rsidRPr="00031896">
        <w:rPr>
          <w:rFonts w:ascii="Times New Roman" w:hAnsi="Times New Roman" w:cs="Times New Roman"/>
          <w:sz w:val="24"/>
          <w:szCs w:val="24"/>
        </w:rPr>
        <w:t xml:space="preserv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 xml:space="preserve">re not randomly distributed across </w:t>
      </w:r>
      <w:r w:rsidR="00DB65A2">
        <w:rPr>
          <w:rFonts w:ascii="Times New Roman" w:hAnsi="Times New Roman" w:cs="Times New Roman"/>
          <w:sz w:val="24"/>
          <w:szCs w:val="24"/>
        </w:rPr>
        <w:t xml:space="preserve">mouse </w:t>
      </w:r>
      <w:r w:rsidR="002816F7" w:rsidRPr="00031896">
        <w:rPr>
          <w:rFonts w:ascii="Times New Roman" w:hAnsi="Times New Roman" w:cs="Times New Roman"/>
          <w:sz w:val="24"/>
          <w:szCs w:val="24"/>
        </w:rPr>
        <w:t xml:space="preserve">chromosomes. </w:t>
      </w:r>
      <w:r w:rsidR="00DB65A2">
        <w:rPr>
          <w:rFonts w:ascii="Times New Roman" w:hAnsi="Times New Roman" w:cs="Times New Roman"/>
          <w:sz w:val="24"/>
          <w:szCs w:val="24"/>
        </w:rPr>
        <w:t xml:space="preserve">Using the </w:t>
      </w:r>
      <w:r w:rsidR="008A4AF9">
        <w:rPr>
          <w:rFonts w:ascii="Times New Roman" w:hAnsi="Times New Roman" w:cs="Times New Roman"/>
          <w:sz w:val="24"/>
          <w:szCs w:val="24"/>
        </w:rPr>
        <w:t>weighted Robinson-Foulds metric</w:t>
      </w:r>
      <w:r w:rsidR="00DB65A2">
        <w:rPr>
          <w:rFonts w:ascii="Times New Roman" w:hAnsi="Times New Roman" w:cs="Times New Roman"/>
          <w:sz w:val="24"/>
          <w:szCs w:val="24"/>
        </w:rPr>
        <w:t>, w</w:t>
      </w:r>
      <w:r w:rsidR="002816F7" w:rsidRPr="00031896">
        <w:rPr>
          <w:rFonts w:ascii="Times New Roman" w:hAnsi="Times New Roman" w:cs="Times New Roman"/>
          <w:sz w:val="24"/>
          <w:szCs w:val="24"/>
        </w:rPr>
        <w:t xml:space="preserve">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w:t>
      </w:r>
      <w:r w:rsidR="00DB65A2">
        <w:rPr>
          <w:rFonts w:ascii="Times New Roman" w:hAnsi="Times New Roman" w:cs="Times New Roman"/>
          <w:sz w:val="24"/>
          <w:szCs w:val="24"/>
        </w:rPr>
        <w:t xml:space="preserve">considerably </w:t>
      </w:r>
      <w:r w:rsidR="002816F7" w:rsidRPr="00031896">
        <w:rPr>
          <w:rFonts w:ascii="Times New Roman" w:hAnsi="Times New Roman" w:cs="Times New Roman"/>
          <w:sz w:val="24"/>
          <w:szCs w:val="24"/>
        </w:rPr>
        <w:t xml:space="preserve">among chromosomes </w:t>
      </w:r>
      <w:r w:rsidR="00DB65A2">
        <w:rPr>
          <w:rFonts w:ascii="Times New Roman" w:hAnsi="Times New Roman" w:cs="Times New Roman"/>
          <w:sz w:val="24"/>
          <w:szCs w:val="24"/>
        </w:rPr>
        <w:t xml:space="preserve">ranging </w:t>
      </w:r>
      <w:r w:rsidR="002816F7" w:rsidRPr="00031896">
        <w:rPr>
          <w:rFonts w:ascii="Times New Roman" w:hAnsi="Times New Roman" w:cs="Times New Roman"/>
          <w:sz w:val="24"/>
          <w:szCs w:val="24"/>
        </w:rPr>
        <w:t xml:space="preserve">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proofErr w:type="spellStart"/>
      <w:r w:rsidR="00CA0CB2">
        <w:rPr>
          <w:rFonts w:ascii="Times New Roman" w:hAnsi="Times New Roman" w:cs="Times New Roman"/>
          <w:sz w:val="24"/>
          <w:szCs w:val="24"/>
        </w:rPr>
        <w:t>Megabases</w:t>
      </w:r>
      <w:proofErr w:type="spellEnd"/>
      <w:r w:rsidR="00CA0CB2">
        <w:rPr>
          <w:rFonts w:ascii="Times New Roman" w:hAnsi="Times New Roman" w:cs="Times New Roman"/>
          <w:sz w:val="24"/>
          <w:szCs w:val="24"/>
        </w:rPr>
        <w:t xml:space="preserve">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Fig</w:t>
      </w:r>
      <w:r w:rsidR="009A1E00">
        <w:rPr>
          <w:rFonts w:ascii="Times New Roman" w:hAnsi="Times New Roman" w:cs="Times New Roman"/>
          <w:sz w:val="24"/>
          <w:szCs w:val="24"/>
        </w:rPr>
        <w:t>.</w:t>
      </w:r>
      <w:r w:rsidR="00D347BC">
        <w:rPr>
          <w:rFonts w:ascii="Times New Roman" w:hAnsi="Times New Roman" w:cs="Times New Roman"/>
          <w:sz w:val="24"/>
          <w:szCs w:val="24"/>
        </w:rPr>
        <w:t xml:space="preserv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1B498778" w:rsidR="005D3A4E" w:rsidRDefault="00DB65A2" w:rsidP="009A1E00">
      <w:pPr>
        <w:spacing w:after="0"/>
        <w:ind w:firstLine="720"/>
        <w:jc w:val="both"/>
        <w:rPr>
          <w:rFonts w:ascii="Times New Roman" w:hAnsi="Times New Roman" w:cs="Times New Roman"/>
          <w:sz w:val="24"/>
          <w:szCs w:val="24"/>
        </w:rPr>
      </w:pPr>
      <w:r>
        <w:rPr>
          <w:rFonts w:ascii="Times New Roman" w:hAnsi="Times New Roman" w:cs="Times New Roman"/>
          <w:sz w:val="24"/>
          <w:szCs w:val="24"/>
        </w:rPr>
        <w:t>Next</w:t>
      </w:r>
      <w:r w:rsidR="00A849E6">
        <w:rPr>
          <w:rFonts w:ascii="Times New Roman" w:hAnsi="Times New Roman" w:cs="Times New Roman"/>
          <w:sz w:val="24"/>
          <w:szCs w:val="24"/>
        </w:rPr>
        <w:t>,</w:t>
      </w:r>
      <w:r>
        <w:rPr>
          <w:rFonts w:ascii="Times New Roman" w:hAnsi="Times New Roman" w:cs="Times New Roman"/>
          <w:sz w:val="24"/>
          <w:szCs w:val="24"/>
        </w:rPr>
        <w:t xml:space="preserve"> we </w:t>
      </w:r>
      <w:r w:rsidR="00B8137C">
        <w:rPr>
          <w:rFonts w:ascii="Times New Roman" w:hAnsi="Times New Roman" w:cs="Times New Roman"/>
          <w:sz w:val="24"/>
          <w:szCs w:val="24"/>
        </w:rPr>
        <w:t xml:space="preserve">performed a pairwise alignment of </w:t>
      </w:r>
      <w:r>
        <w:rPr>
          <w:rFonts w:ascii="Times New Roman" w:hAnsi="Times New Roman" w:cs="Times New Roman"/>
          <w:sz w:val="24"/>
          <w:szCs w:val="24"/>
        </w:rPr>
        <w:t>the reference mouse and rat</w:t>
      </w:r>
      <w:r w:rsidR="00B8137C">
        <w:rPr>
          <w:rFonts w:ascii="Times New Roman" w:hAnsi="Times New Roman" w:cs="Times New Roman"/>
          <w:sz w:val="24"/>
          <w:szCs w:val="24"/>
        </w:rPr>
        <w:t xml:space="preserve"> genomes</w:t>
      </w:r>
      <w:r>
        <w:rPr>
          <w:rFonts w:ascii="Times New Roman" w:hAnsi="Times New Roman" w:cs="Times New Roman"/>
          <w:sz w:val="24"/>
          <w:szCs w:val="24"/>
        </w:rPr>
        <w:t xml:space="preserve"> t</w:t>
      </w:r>
      <w:r w:rsidR="00300B97">
        <w:rPr>
          <w:rFonts w:ascii="Times New Roman" w:hAnsi="Times New Roman" w:cs="Times New Roman"/>
          <w:sz w:val="24"/>
          <w:szCs w:val="24"/>
        </w:rPr>
        <w:t>o assess how large structural variation, such as inversions and translocations, may influence our inferences of phylogenetic relatedness along the genome. These species span the</w:t>
      </w:r>
      <w:r w:rsidR="00CB787E">
        <w:rPr>
          <w:rFonts w:ascii="Times New Roman" w:hAnsi="Times New Roman" w:cs="Times New Roman"/>
          <w:sz w:val="24"/>
          <w:szCs w:val="24"/>
        </w:rPr>
        <w:t xml:space="preserve"> deepest</w:t>
      </w:r>
      <w:r w:rsidR="00300B97">
        <w:rPr>
          <w:rFonts w:ascii="Times New Roman" w:hAnsi="Times New Roman" w:cs="Times New Roman"/>
          <w:sz w:val="24"/>
          <w:szCs w:val="24"/>
        </w:rPr>
        <w:t xml:space="preserve"> divergence of the sample for which we assessed genome-wide discordance</w:t>
      </w:r>
      <w:r w:rsidR="00D526C2">
        <w:rPr>
          <w:rFonts w:ascii="Times New Roman" w:hAnsi="Times New Roman" w:cs="Times New Roman"/>
          <w:sz w:val="24"/>
          <w:szCs w:val="24"/>
        </w:rPr>
        <w:t>,</w:t>
      </w:r>
      <w:r w:rsidR="00300B97">
        <w:rPr>
          <w:rFonts w:ascii="Times New Roman" w:hAnsi="Times New Roman" w:cs="Times New Roman"/>
          <w:sz w:val="24"/>
          <w:szCs w:val="24"/>
        </w:rPr>
        <w:t xml:space="preserve"> so the level of large structural variation present among them should give us an idea of the amount of ancestral variation in our sample. </w:t>
      </w:r>
      <w:r>
        <w:rPr>
          <w:rFonts w:ascii="Times New Roman" w:hAnsi="Times New Roman" w:cs="Times New Roman"/>
          <w:sz w:val="24"/>
          <w:szCs w:val="24"/>
        </w:rPr>
        <w:t>T</w:t>
      </w:r>
      <w:r w:rsidR="00300B97">
        <w:rPr>
          <w:rFonts w:ascii="Times New Roman" w:hAnsi="Times New Roman" w:cs="Times New Roman"/>
          <w:sz w:val="24"/>
          <w:szCs w:val="24"/>
        </w:rPr>
        <w:t xml:space="preserve">he mouse and rat genomes </w:t>
      </w:r>
      <w:r>
        <w:rPr>
          <w:rFonts w:ascii="Times New Roman" w:hAnsi="Times New Roman" w:cs="Times New Roman"/>
          <w:sz w:val="24"/>
          <w:szCs w:val="24"/>
        </w:rPr>
        <w:t>we</w:t>
      </w:r>
      <w:r w:rsidR="00300B97">
        <w:rPr>
          <w:rFonts w:ascii="Times New Roman" w:hAnsi="Times New Roman" w:cs="Times New Roman"/>
          <w:sz w:val="24"/>
          <w:szCs w:val="24"/>
        </w:rPr>
        <w:t xml:space="preserve">re </w:t>
      </w:r>
      <w:r w:rsidR="00957370">
        <w:rPr>
          <w:rFonts w:ascii="Times New Roman" w:hAnsi="Times New Roman" w:cs="Times New Roman"/>
          <w:sz w:val="24"/>
          <w:szCs w:val="24"/>
        </w:rPr>
        <w:t>mostly</w:t>
      </w:r>
      <w:r w:rsidR="00300B97">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sidR="00300B97">
        <w:rPr>
          <w:rFonts w:ascii="Times New Roman" w:hAnsi="Times New Roman" w:cs="Times New Roman"/>
          <w:sz w:val="24"/>
          <w:szCs w:val="24"/>
        </w:rPr>
        <w:t xml:space="preserve"> chunks, with large translocations and inversions on mouse chromosomes 5, 8, 10,</w:t>
      </w:r>
      <w:r w:rsidR="007222D5">
        <w:rPr>
          <w:rFonts w:ascii="Times New Roman" w:hAnsi="Times New Roman" w:cs="Times New Roman"/>
          <w:sz w:val="24"/>
          <w:szCs w:val="24"/>
        </w:rPr>
        <w:t xml:space="preserve"> </w:t>
      </w:r>
      <w:r w:rsidR="00300B97">
        <w:rPr>
          <w:rFonts w:ascii="Times New Roman" w:hAnsi="Times New Roman" w:cs="Times New Roman"/>
          <w:sz w:val="24"/>
          <w:szCs w:val="24"/>
        </w:rPr>
        <w:t>13</w:t>
      </w:r>
      <w:r w:rsidR="007222D5">
        <w:rPr>
          <w:rFonts w:ascii="Times New Roman" w:hAnsi="Times New Roman" w:cs="Times New Roman"/>
          <w:sz w:val="24"/>
          <w:szCs w:val="24"/>
        </w:rPr>
        <w:t>, and 16</w:t>
      </w:r>
      <w:r w:rsidR="00300B97">
        <w:rPr>
          <w:rFonts w:ascii="Times New Roman" w:hAnsi="Times New Roman" w:cs="Times New Roman"/>
          <w:sz w:val="24"/>
          <w:szCs w:val="24"/>
        </w:rPr>
        <w:t xml:space="preserve"> (Fig. </w:t>
      </w:r>
      <w:r w:rsidR="002C0946">
        <w:rPr>
          <w:rFonts w:ascii="Times New Roman" w:hAnsi="Times New Roman" w:cs="Times New Roman"/>
          <w:sz w:val="24"/>
          <w:szCs w:val="24"/>
        </w:rPr>
        <w:t>S6</w:t>
      </w:r>
      <w:r w:rsidR="00300B97">
        <w:rPr>
          <w:rFonts w:ascii="Times New Roman" w:hAnsi="Times New Roman" w:cs="Times New Roman"/>
          <w:sz w:val="24"/>
          <w:szCs w:val="24"/>
        </w:rPr>
        <w:t xml:space="preserve">). We also observe large-scale inversions on chromosome 16. </w:t>
      </w:r>
      <w:r w:rsidR="00A709D0">
        <w:rPr>
          <w:rFonts w:ascii="Times New Roman" w:hAnsi="Times New Roman" w:cs="Times New Roman"/>
          <w:sz w:val="24"/>
          <w:szCs w:val="24"/>
        </w:rPr>
        <w:t>We f</w:t>
      </w:r>
      <w:r w:rsidR="00696496">
        <w:rPr>
          <w:rFonts w:ascii="Times New Roman" w:hAnsi="Times New Roman" w:cs="Times New Roman"/>
          <w:sz w:val="24"/>
          <w:szCs w:val="24"/>
        </w:rPr>
        <w:t>ou</w:t>
      </w:r>
      <w:r w:rsidR="00A709D0">
        <w:rPr>
          <w:rFonts w:ascii="Times New Roman" w:hAnsi="Times New Roman" w:cs="Times New Roman"/>
          <w:sz w:val="24"/>
          <w:szCs w:val="24"/>
        </w:rPr>
        <w:t xml:space="preserve">nd that, while most chromosomes </w:t>
      </w:r>
      <w:r w:rsidR="00CB787E">
        <w:rPr>
          <w:rFonts w:ascii="Times New Roman" w:hAnsi="Times New Roman" w:cs="Times New Roman"/>
          <w:sz w:val="24"/>
          <w:szCs w:val="24"/>
        </w:rPr>
        <w:t xml:space="preserve">were co-linear </w:t>
      </w:r>
      <w:r w:rsidR="00A709D0">
        <w:rPr>
          <w:rFonts w:ascii="Times New Roman" w:hAnsi="Times New Roman" w:cs="Times New Roman"/>
          <w:sz w:val="24"/>
          <w:szCs w:val="24"/>
        </w:rPr>
        <w:t xml:space="preserve">between mouse and rat, the </w:t>
      </w:r>
      <w:r w:rsidR="00CB787E">
        <w:rPr>
          <w:rFonts w:ascii="Times New Roman" w:hAnsi="Times New Roman" w:cs="Times New Roman"/>
          <w:sz w:val="24"/>
          <w:szCs w:val="24"/>
        </w:rPr>
        <w:t xml:space="preserve">average </w:t>
      </w:r>
      <w:r w:rsidR="00A709D0">
        <w:rPr>
          <w:rFonts w:ascii="Times New Roman" w:hAnsi="Times New Roman" w:cs="Times New Roman"/>
          <w:sz w:val="24"/>
          <w:szCs w:val="24"/>
        </w:rPr>
        <w:t xml:space="preserve">size of the </w:t>
      </w:r>
      <w:commentRangeStart w:id="82"/>
      <w:r w:rsidR="00BF08A1">
        <w:rPr>
          <w:rFonts w:ascii="Times New Roman" w:hAnsi="Times New Roman" w:cs="Times New Roman"/>
          <w:sz w:val="24"/>
          <w:szCs w:val="24"/>
        </w:rPr>
        <w:t>307</w:t>
      </w:r>
      <w:r w:rsidR="00A709D0">
        <w:rPr>
          <w:rFonts w:ascii="Times New Roman" w:hAnsi="Times New Roman" w:cs="Times New Roman"/>
          <w:sz w:val="24"/>
          <w:szCs w:val="24"/>
        </w:rPr>
        <w:t>,</w:t>
      </w:r>
      <w:commentRangeEnd w:id="82"/>
      <w:r w:rsidR="00BF08A1">
        <w:rPr>
          <w:rFonts w:ascii="Times New Roman" w:hAnsi="Times New Roman" w:cs="Times New Roman"/>
          <w:sz w:val="24"/>
          <w:szCs w:val="24"/>
        </w:rPr>
        <w:t xml:space="preserve">275 </w:t>
      </w:r>
      <w:r w:rsidR="00CB787E">
        <w:rPr>
          <w:rStyle w:val="CommentReference"/>
        </w:rPr>
        <w:commentReference w:id="82"/>
      </w:r>
      <w:r w:rsidR="00CB787E">
        <w:rPr>
          <w:rFonts w:ascii="Times New Roman" w:hAnsi="Times New Roman" w:cs="Times New Roman"/>
          <w:sz w:val="24"/>
          <w:szCs w:val="24"/>
        </w:rPr>
        <w:t xml:space="preserve">contiguously </w:t>
      </w:r>
      <w:r w:rsidR="00A709D0">
        <w:rPr>
          <w:rFonts w:ascii="Times New Roman" w:hAnsi="Times New Roman" w:cs="Times New Roman"/>
          <w:sz w:val="24"/>
          <w:szCs w:val="24"/>
        </w:rPr>
        <w:t>aligned chunks averages under 10 kb, with the average distance between aligned segments being between 2,380 bp on the mouse genome and 4</w:t>
      </w:r>
      <w:r w:rsidR="00CB787E">
        <w:rPr>
          <w:rFonts w:ascii="Times New Roman" w:hAnsi="Times New Roman" w:cs="Times New Roman"/>
          <w:sz w:val="24"/>
          <w:szCs w:val="24"/>
        </w:rPr>
        <w:t>,</w:t>
      </w:r>
      <w:r w:rsidR="00A709D0">
        <w:rPr>
          <w:rFonts w:ascii="Times New Roman" w:hAnsi="Times New Roman" w:cs="Times New Roman"/>
          <w:sz w:val="24"/>
          <w:szCs w:val="24"/>
        </w:rPr>
        <w:t>927 bp on the rat chromosome</w:t>
      </w:r>
      <w:r w:rsidR="009A1E00">
        <w:rPr>
          <w:rFonts w:ascii="Times New Roman" w:hAnsi="Times New Roman" w:cs="Times New Roman"/>
          <w:sz w:val="24"/>
          <w:szCs w:val="24"/>
        </w:rPr>
        <w:t xml:space="preserve"> (Fig.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w:t>
      </w:r>
      <w:r w:rsidR="00696496">
        <w:rPr>
          <w:rFonts w:ascii="Times New Roman" w:hAnsi="Times New Roman" w:cs="Times New Roman"/>
          <w:sz w:val="24"/>
          <w:szCs w:val="24"/>
        </w:rPr>
        <w:t xml:space="preserve">pattern presents </w:t>
      </w:r>
      <w:r w:rsidR="00A709D0">
        <w:rPr>
          <w:rFonts w:ascii="Times New Roman" w:hAnsi="Times New Roman" w:cs="Times New Roman"/>
          <w:sz w:val="24"/>
          <w:szCs w:val="24"/>
        </w:rPr>
        <w:t xml:space="preserve">two major </w:t>
      </w:r>
      <w:r w:rsidR="00696496">
        <w:rPr>
          <w:rFonts w:ascii="Times New Roman" w:hAnsi="Times New Roman" w:cs="Times New Roman"/>
          <w:sz w:val="24"/>
          <w:szCs w:val="24"/>
        </w:rPr>
        <w:t xml:space="preserve">implications </w:t>
      </w:r>
      <w:r w:rsidR="00A709D0">
        <w:rPr>
          <w:rFonts w:ascii="Times New Roman" w:hAnsi="Times New Roman" w:cs="Times New Roman"/>
          <w:sz w:val="24"/>
          <w:szCs w:val="24"/>
        </w:rPr>
        <w:t xml:space="preserve">for </w:t>
      </w:r>
      <w:r w:rsidR="00A709D0">
        <w:rPr>
          <w:rFonts w:ascii="Times New Roman" w:hAnsi="Times New Roman" w:cs="Times New Roman"/>
          <w:sz w:val="24"/>
          <w:szCs w:val="24"/>
        </w:rPr>
        <w:lastRenderedPageBreak/>
        <w:t xml:space="preserve">our </w:t>
      </w:r>
      <w:r w:rsidR="00696496">
        <w:rPr>
          <w:rFonts w:ascii="Times New Roman" w:hAnsi="Times New Roman" w:cs="Times New Roman"/>
          <w:sz w:val="24"/>
          <w:szCs w:val="24"/>
        </w:rPr>
        <w:t xml:space="preserve">analyses. First, we </w:t>
      </w:r>
      <w:r w:rsidR="00AB65E3">
        <w:rPr>
          <w:rFonts w:ascii="Times New Roman" w:hAnsi="Times New Roman" w:cs="Times New Roman"/>
          <w:sz w:val="24"/>
          <w:szCs w:val="24"/>
        </w:rPr>
        <w:t>could not</w:t>
      </w:r>
      <w:r w:rsidR="00A709D0">
        <w:rPr>
          <w:rFonts w:ascii="Times New Roman" w:hAnsi="Times New Roman" w:cs="Times New Roman"/>
          <w:sz w:val="24"/>
          <w:szCs w:val="24"/>
        </w:rPr>
        <w:t xml:space="preserve"> transpos</w:t>
      </w:r>
      <w:r w:rsidR="00696496">
        <w:rPr>
          <w:rFonts w:ascii="Times New Roman" w:hAnsi="Times New Roman" w:cs="Times New Roman"/>
          <w:sz w:val="24"/>
          <w:szCs w:val="24"/>
        </w:rPr>
        <w:t>e</w:t>
      </w:r>
      <w:r w:rsidR="00A709D0">
        <w:rPr>
          <w:rFonts w:ascii="Times New Roman" w:hAnsi="Times New Roman" w:cs="Times New Roman"/>
          <w:sz w:val="24"/>
          <w:szCs w:val="24"/>
        </w:rPr>
        <w:t xml:space="preserve"> the coordinate system from mouse to rat with enough resolution to use genetic maps from rat</w:t>
      </w:r>
      <w:r w:rsidR="00696496">
        <w:rPr>
          <w:rFonts w:ascii="Times New Roman" w:hAnsi="Times New Roman" w:cs="Times New Roman"/>
          <w:sz w:val="24"/>
          <w:szCs w:val="24"/>
        </w:rPr>
        <w:t xml:space="preserve">. Second, </w:t>
      </w:r>
      <w:r w:rsidR="00A709D0">
        <w:rPr>
          <w:rFonts w:ascii="Times New Roman" w:hAnsi="Times New Roman" w:cs="Times New Roman"/>
          <w:sz w:val="24"/>
          <w:szCs w:val="24"/>
        </w:rPr>
        <w:t xml:space="preserve">most other structural variation in our sample </w:t>
      </w:r>
      <w:r w:rsidR="00696496">
        <w:rPr>
          <w:rFonts w:ascii="Times New Roman" w:hAnsi="Times New Roman" w:cs="Times New Roman"/>
          <w:sz w:val="24"/>
          <w:szCs w:val="24"/>
        </w:rPr>
        <w:t xml:space="preserve">appears </w:t>
      </w:r>
      <w:r w:rsidR="00A709D0">
        <w:rPr>
          <w:rFonts w:ascii="Times New Roman" w:hAnsi="Times New Roman" w:cs="Times New Roman"/>
          <w:sz w:val="24"/>
          <w:szCs w:val="24"/>
        </w:rPr>
        <w:t>likely</w:t>
      </w:r>
      <w:r w:rsidR="00696496">
        <w:rPr>
          <w:rFonts w:ascii="Times New Roman" w:hAnsi="Times New Roman" w:cs="Times New Roman"/>
          <w:sz w:val="24"/>
          <w:szCs w:val="24"/>
        </w:rPr>
        <w:t xml:space="preserve"> to be</w:t>
      </w:r>
      <w:r w:rsidR="00A709D0">
        <w:rPr>
          <w:rFonts w:ascii="Times New Roman" w:hAnsi="Times New Roman" w:cs="Times New Roman"/>
          <w:sz w:val="24"/>
          <w:szCs w:val="24"/>
        </w:rPr>
        <w:t xml:space="preserve"> small insertions of transposable elements (</w:t>
      </w:r>
      <w:r w:rsidR="00CB787E">
        <w:rPr>
          <w:rFonts w:ascii="Times New Roman" w:hAnsi="Times New Roman" w:cs="Times New Roman"/>
          <w:sz w:val="24"/>
          <w:szCs w:val="24"/>
        </w:rPr>
        <w:t xml:space="preserve">e.g., </w:t>
      </w:r>
      <w:r w:rsidR="00A709D0">
        <w:rPr>
          <w:rFonts w:ascii="Times New Roman" w:hAnsi="Times New Roman" w:cs="Times New Roman"/>
          <w:sz w:val="24"/>
          <w:szCs w:val="24"/>
        </w:rPr>
        <w:t>SINE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C75391">
        <w:rPr>
          <w:rFonts w:ascii="Times New Roman" w:hAnsi="Times New Roman" w:cs="Times New Roman"/>
          <w:sz w:val="24"/>
          <w:szCs w:val="24"/>
        </w:rPr>
        <w:t>150-</w:t>
      </w:r>
      <w:r w:rsidR="00A709D0">
        <w:rPr>
          <w:rFonts w:ascii="Times New Roman" w:hAnsi="Times New Roman" w:cs="Times New Roman"/>
          <w:sz w:val="24"/>
          <w:szCs w:val="24"/>
        </w:rPr>
        <w:t>500 bp</w:t>
      </w:r>
      <w:r w:rsidR="00CB787E">
        <w:rPr>
          <w:rFonts w:ascii="Times New Roman" w:hAnsi="Times New Roman" w:cs="Times New Roman"/>
          <w:sz w:val="24"/>
          <w:szCs w:val="24"/>
        </w:rPr>
        <w:t>,</w:t>
      </w:r>
      <w:r w:rsidR="00A709D0">
        <w:rPr>
          <w:rFonts w:ascii="Times New Roman" w:hAnsi="Times New Roman" w:cs="Times New Roman"/>
          <w:sz w:val="24"/>
          <w:szCs w:val="24"/>
        </w:rPr>
        <w:t xml:space="preserve"> LINE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A709D0">
        <w:rPr>
          <w:rFonts w:ascii="Times New Roman" w:hAnsi="Times New Roman" w:cs="Times New Roman"/>
          <w:sz w:val="24"/>
          <w:szCs w:val="24"/>
        </w:rPr>
        <w:t>4</w:t>
      </w:r>
      <w:r w:rsidR="00C75391">
        <w:rPr>
          <w:rFonts w:ascii="Times New Roman" w:hAnsi="Times New Roman" w:cs="Times New Roman"/>
          <w:sz w:val="24"/>
          <w:szCs w:val="24"/>
        </w:rPr>
        <w:t>-7kb</w:t>
      </w:r>
      <w:r w:rsidR="00CB787E">
        <w:rPr>
          <w:rFonts w:ascii="Times New Roman" w:hAnsi="Times New Roman" w:cs="Times New Roman"/>
          <w:sz w:val="24"/>
          <w:szCs w:val="24"/>
        </w:rPr>
        <w:t>;</w:t>
      </w:r>
      <w:r w:rsidR="00A709D0">
        <w:rPr>
          <w:rFonts w:ascii="Times New Roman" w:hAnsi="Times New Roman" w:cs="Times New Roman"/>
          <w:sz w:val="24"/>
          <w:szCs w:val="24"/>
        </w:rPr>
        <w:t xml:space="preserve"> </w:t>
      </w:r>
      <w:r w:rsidR="00C6053D">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&lt;EndNote&gt;&lt;Cite&gt;&lt;Author&gt;Platt&lt;/Author&gt;&lt;Year&gt;2018&lt;/Year&gt;&lt;RecNum&gt;12&lt;/RecNum&gt;&lt;DisplayText&gt;(Platt, et al. 2018)&lt;/DisplayText&gt;&lt;record&gt;&lt;rec-number&gt;12&lt;/rec-number&gt;&lt;foreign-keys&gt;&lt;key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separate"/>
      </w:r>
      <w:r w:rsidR="001B6D59">
        <w:rPr>
          <w:rFonts w:ascii="Times New Roman" w:hAnsi="Times New Roman" w:cs="Times New Roman"/>
          <w:noProof/>
          <w:sz w:val="24"/>
          <w:szCs w:val="24"/>
        </w:rPr>
        <w:t>(Platt, et al. 2018)</w:t>
      </w:r>
      <w:r w:rsidR="00C6053D">
        <w:rPr>
          <w:rFonts w:ascii="Times New Roman" w:hAnsi="Times New Roman" w:cs="Times New Roman"/>
          <w:sz w:val="24"/>
          <w:szCs w:val="24"/>
        </w:rPr>
        <w:fldChar w:fldCharType="end"/>
      </w:r>
      <w:r w:rsidR="00B4466B">
        <w:rPr>
          <w:rFonts w:ascii="Times New Roman" w:hAnsi="Times New Roman" w:cs="Times New Roman"/>
          <w:sz w:val="24"/>
          <w:szCs w:val="24"/>
        </w:rPr>
        <w:t>)</w:t>
      </w:r>
      <w:r w:rsidR="00A709D0">
        <w:rPr>
          <w:rFonts w:ascii="Times New Roman" w:hAnsi="Times New Roman" w:cs="Times New Roman"/>
          <w:sz w:val="24"/>
          <w:szCs w:val="24"/>
        </w:rPr>
        <w:t xml:space="preserve"> that should have a negligible effect on discordance analyses</w:t>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7A4C311" w14:textId="71946EE6" w:rsidR="00653871" w:rsidRPr="00031896" w:rsidRDefault="00AD773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w:t>
      </w:r>
      <w:r w:rsidR="00696496">
        <w:rPr>
          <w:rFonts w:ascii="Times New Roman" w:hAnsi="Times New Roman" w:cs="Times New Roman"/>
          <w:sz w:val="24"/>
          <w:szCs w:val="24"/>
        </w:rPr>
        <w:t>when compared to</w:t>
      </w:r>
      <w:r w:rsidR="00696496" w:rsidRPr="00031896">
        <w:rPr>
          <w:rFonts w:ascii="Times New Roman" w:hAnsi="Times New Roman" w:cs="Times New Roman"/>
          <w:sz w:val="24"/>
          <w:szCs w:val="24"/>
        </w:rPr>
        <w:t xml:space="preserve">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we calculated</w:t>
      </w:r>
      <w:r w:rsidR="00A71E5D">
        <w:rPr>
          <w:rFonts w:ascii="Times New Roman" w:hAnsi="Times New Roman" w:cs="Times New Roman"/>
          <w:sz w:val="24"/>
          <w:szCs w:val="24"/>
        </w:rPr>
        <w:t xml:space="preserve"> recombination rate</w:t>
      </w:r>
      <w:r w:rsidR="00696496">
        <w:rPr>
          <w:rFonts w:ascii="Times New Roman" w:hAnsi="Times New Roman" w:cs="Times New Roman"/>
          <w:sz w:val="24"/>
          <w:szCs w:val="24"/>
        </w:rPr>
        <w:t xml:space="preserve">s within </w:t>
      </w:r>
      <w:r w:rsidR="00696496" w:rsidRPr="00031896">
        <w:rPr>
          <w:rFonts w:ascii="Times New Roman" w:hAnsi="Times New Roman" w:cs="Times New Roman"/>
          <w:sz w:val="24"/>
          <w:szCs w:val="24"/>
        </w:rPr>
        <w:t>5</w:t>
      </w:r>
      <w:r w:rsidR="00696496">
        <w:rPr>
          <w:rFonts w:ascii="Times New Roman" w:hAnsi="Times New Roman" w:cs="Times New Roman"/>
          <w:sz w:val="24"/>
          <w:szCs w:val="24"/>
        </w:rPr>
        <w:t xml:space="preserve"> </w:t>
      </w:r>
      <w:r w:rsidR="00696496" w:rsidRPr="00031896">
        <w:rPr>
          <w:rFonts w:ascii="Times New Roman" w:hAnsi="Times New Roman" w:cs="Times New Roman"/>
          <w:sz w:val="24"/>
          <w:szCs w:val="24"/>
        </w:rPr>
        <w:t>Mb window</w:t>
      </w:r>
      <w:r w:rsidR="00696496">
        <w:rPr>
          <w:rFonts w:ascii="Times New Roman" w:hAnsi="Times New Roman" w:cs="Times New Roman"/>
          <w:sz w:val="24"/>
          <w:szCs w:val="24"/>
        </w:rPr>
        <w:t>s</w:t>
      </w:r>
      <w:r w:rsidR="00A71E5D">
        <w:rPr>
          <w:rFonts w:ascii="Times New Roman" w:hAnsi="Times New Roman" w:cs="Times New Roman"/>
          <w:sz w:val="24"/>
          <w:szCs w:val="24"/>
        </w:rPr>
        <w:t xml:space="preserve"> </w:t>
      </w:r>
      <w:r w:rsidR="006A7AC9">
        <w:rPr>
          <w:rFonts w:ascii="Times New Roman" w:hAnsi="Times New Roman" w:cs="Times New Roman"/>
          <w:sz w:val="24"/>
          <w:szCs w:val="24"/>
        </w:rPr>
        <w:t xml:space="preserve">(Fig.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00696496">
        <w:rPr>
          <w:rFonts w:ascii="Times New Roman" w:hAnsi="Times New Roman" w:cs="Times New Roman"/>
          <w:sz w:val="24"/>
          <w:szCs w:val="24"/>
        </w:rPr>
        <w:t xml:space="preserve"> and then</w:t>
      </w:r>
      <w:r w:rsidRPr="00031896">
        <w:rPr>
          <w:rFonts w:ascii="Times New Roman" w:hAnsi="Times New Roman" w:cs="Times New Roman"/>
          <w:sz w:val="24"/>
          <w:szCs w:val="24"/>
        </w:rPr>
        <w:t xml:space="preserv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CC2409">
        <w:rPr>
          <w:rFonts w:ascii="Times New Roman" w:hAnsi="Times New Roman" w:cs="Times New Roman"/>
          <w:sz w:val="24"/>
          <w:szCs w:val="24"/>
        </w:rPr>
        <w:t xml:space="preserve">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3.0e-9;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0.99; </w:t>
      </w:r>
      <w:r w:rsidR="00CC2409">
        <w:rPr>
          <w:rFonts w:ascii="Times New Roman" w:hAnsi="Times New Roman" w:cs="Times New Roman"/>
          <w:sz w:val="24"/>
          <w:szCs w:val="24"/>
        </w:rPr>
        <w:t>Fig. 4A) and the rate at which tree similarity changes between the first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and every other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0.003;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0.11; </w:t>
      </w:r>
      <w:r w:rsidR="00CC2409">
        <w:rPr>
          <w:rFonts w:ascii="Times New Roman" w:hAnsi="Times New Roman" w:cs="Times New Roman"/>
          <w:sz w:val="24"/>
          <w:szCs w:val="24"/>
        </w:rPr>
        <w:t>Fig. 4B)</w:t>
      </w:r>
      <w:r w:rsidR="00D97F51" w:rsidRPr="00031896">
        <w:rPr>
          <w:rFonts w:ascii="Times New Roman" w:hAnsi="Times New Roman" w:cs="Times New Roman"/>
          <w:sz w:val="24"/>
          <w:szCs w:val="24"/>
        </w:rPr>
        <w:t xml:space="preserve">. </w:t>
      </w:r>
      <w:r w:rsidR="00761992">
        <w:rPr>
          <w:rFonts w:ascii="Times New Roman" w:hAnsi="Times New Roman" w:cs="Times New Roman"/>
          <w:sz w:val="24"/>
          <w:szCs w:val="24"/>
        </w:rPr>
        <w:t>Surprisingly,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w:t>
      </w:r>
      <w:r w:rsidR="00D526C2">
        <w:rPr>
          <w:rFonts w:ascii="Times New Roman" w:hAnsi="Times New Roman" w:cs="Times New Roman"/>
          <w:sz w:val="24"/>
          <w:szCs w:val="24"/>
        </w:rPr>
        <w:t>d</w:t>
      </w:r>
      <w:r w:rsidR="00761992">
        <w:rPr>
          <w:rFonts w:ascii="Times New Roman" w:hAnsi="Times New Roman" w:cs="Times New Roman"/>
          <w:sz w:val="24"/>
          <w:szCs w:val="24"/>
        </w:rPr>
        <w:t xml:space="preserve"> at this scale</w:t>
      </w:r>
      <w:r w:rsidR="006969A5" w:rsidRPr="00031896">
        <w:rPr>
          <w:rFonts w:ascii="Times New Roman" w:hAnsi="Times New Roman" w:cs="Times New Roman"/>
          <w:sz w:val="24"/>
          <w:szCs w:val="24"/>
        </w:rPr>
        <w:t>.</w:t>
      </w:r>
      <w:r w:rsidR="00CC2409">
        <w:rPr>
          <w:rFonts w:ascii="Times New Roman" w:hAnsi="Times New Roman" w:cs="Times New Roman"/>
          <w:sz w:val="24"/>
          <w:szCs w:val="24"/>
        </w:rPr>
        <w:t xml:space="preserve"> </w:t>
      </w:r>
      <w:commentRangeStart w:id="83"/>
      <w:commentRangeStart w:id="84"/>
      <w:r w:rsidR="0043483E">
        <w:rPr>
          <w:rFonts w:ascii="Times New Roman" w:hAnsi="Times New Roman" w:cs="Times New Roman"/>
          <w:sz w:val="24"/>
          <w:szCs w:val="24"/>
        </w:rPr>
        <w:t xml:space="preserve">However, we did observe a slight positive correlation between </w:t>
      </w:r>
      <w:r w:rsidR="00CC2409">
        <w:rPr>
          <w:rFonts w:ascii="Times New Roman" w:hAnsi="Times New Roman" w:cs="Times New Roman"/>
          <w:sz w:val="24"/>
          <w:szCs w:val="24"/>
        </w:rPr>
        <w:t xml:space="preserve">recombination rate </w:t>
      </w:r>
      <w:r w:rsidR="0043483E">
        <w:rPr>
          <w:rFonts w:ascii="Times New Roman" w:hAnsi="Times New Roman" w:cs="Times New Roman"/>
          <w:sz w:val="24"/>
          <w:szCs w:val="24"/>
        </w:rPr>
        <w:t xml:space="preserve">and </w:t>
      </w:r>
      <w:r w:rsidR="005404E8">
        <w:rPr>
          <w:rFonts w:ascii="Times New Roman" w:hAnsi="Times New Roman" w:cs="Times New Roman"/>
          <w:sz w:val="24"/>
          <w:szCs w:val="24"/>
        </w:rPr>
        <w:t>dis</w:t>
      </w:r>
      <w:r w:rsidR="00CC2409">
        <w:rPr>
          <w:rFonts w:ascii="Times New Roman" w:hAnsi="Times New Roman" w:cs="Times New Roman"/>
          <w:sz w:val="24"/>
          <w:szCs w:val="24"/>
        </w:rPr>
        <w:t xml:space="preserve">similarity to the species tree </w:t>
      </w:r>
      <w:r w:rsidR="0043483E">
        <w:rPr>
          <w:rFonts w:ascii="Times New Roman" w:hAnsi="Times New Roman" w:cs="Times New Roman"/>
          <w:sz w:val="24"/>
          <w:szCs w:val="24"/>
        </w:rPr>
        <w:t>when</w:t>
      </w:r>
      <w:r w:rsidR="00CC2409">
        <w:rPr>
          <w:rFonts w:ascii="Times New Roman" w:hAnsi="Times New Roman" w:cs="Times New Roman"/>
          <w:sz w:val="24"/>
          <w:szCs w:val="24"/>
        </w:rPr>
        <w:t xml:space="preserve"> averaging </w:t>
      </w:r>
      <w:proofErr w:type="spellStart"/>
      <w:r w:rsidR="00CC2409">
        <w:rPr>
          <w:rFonts w:ascii="Times New Roman" w:hAnsi="Times New Roman" w:cs="Times New Roman"/>
          <w:sz w:val="24"/>
          <w:szCs w:val="24"/>
        </w:rPr>
        <w:t>wRF</w:t>
      </w:r>
      <w:proofErr w:type="spellEnd"/>
      <w:r w:rsidR="00CC2409">
        <w:rPr>
          <w:rFonts w:ascii="Times New Roman" w:hAnsi="Times New Roman" w:cs="Times New Roman"/>
          <w:sz w:val="24"/>
          <w:szCs w:val="24"/>
        </w:rPr>
        <w:t xml:space="preserve"> over all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trees within a 5</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 xml:space="preserve">Mb recombination window </w:t>
      </w:r>
      <w:commentRangeEnd w:id="83"/>
      <w:r w:rsidR="005404E8">
        <w:rPr>
          <w:rStyle w:val="CommentReference"/>
        </w:rPr>
        <w:commentReference w:id="83"/>
      </w:r>
      <w:commentRangeEnd w:id="84"/>
      <w:r w:rsidR="00BF08A1">
        <w:rPr>
          <w:rStyle w:val="CommentReference"/>
        </w:rPr>
        <w:commentReference w:id="84"/>
      </w:r>
      <w:r w:rsidR="00CC2409">
        <w:rPr>
          <w:rFonts w:ascii="Times New Roman" w:hAnsi="Times New Roman" w:cs="Times New Roman"/>
          <w:sz w:val="24"/>
          <w:szCs w:val="24"/>
        </w:rPr>
        <w:t>(</w:t>
      </w:r>
      <w:r w:rsidR="00235B87">
        <w:rPr>
          <w:rFonts w:ascii="Times New Roman" w:hAnsi="Times New Roman" w:cs="Times New Roman"/>
          <w:sz w:val="24"/>
          <w:szCs w:val="24"/>
        </w:rPr>
        <w:t>R</w:t>
      </w:r>
      <w:r w:rsidR="00235B87">
        <w:rPr>
          <w:rFonts w:ascii="Times New Roman" w:hAnsi="Times New Roman" w:cs="Times New Roman"/>
          <w:sz w:val="24"/>
          <w:szCs w:val="24"/>
          <w:vertAlign w:val="superscript"/>
        </w:rPr>
        <w:t>2</w:t>
      </w:r>
      <w:r w:rsidR="00235B87">
        <w:rPr>
          <w:rFonts w:ascii="Times New Roman" w:hAnsi="Times New Roman" w:cs="Times New Roman"/>
          <w:sz w:val="24"/>
          <w:szCs w:val="24"/>
        </w:rPr>
        <w:t xml:space="preserve"> = 0.05; </w:t>
      </w:r>
      <w:r w:rsidR="00235B87">
        <w:rPr>
          <w:rFonts w:ascii="Times New Roman" w:hAnsi="Times New Roman" w:cs="Times New Roman"/>
          <w:i/>
          <w:iCs/>
          <w:sz w:val="24"/>
          <w:szCs w:val="24"/>
        </w:rPr>
        <w:t>p</w:t>
      </w:r>
      <w:r w:rsidR="00235B87">
        <w:rPr>
          <w:rFonts w:ascii="Times New Roman" w:hAnsi="Times New Roman" w:cs="Times New Roman"/>
          <w:sz w:val="24"/>
          <w:szCs w:val="24"/>
        </w:rPr>
        <w:t xml:space="preserve"> = 7.6e-8; </w:t>
      </w:r>
      <w:r w:rsidR="00CC2409">
        <w:rPr>
          <w:rFonts w:ascii="Times New Roman" w:hAnsi="Times New Roman" w:cs="Times New Roman"/>
          <w:sz w:val="24"/>
          <w:szCs w:val="24"/>
        </w:rPr>
        <w:t xml:space="preserve">Fig. 4C). </w:t>
      </w:r>
      <w:r w:rsidR="00E6507A">
        <w:rPr>
          <w:rFonts w:ascii="Times New Roman" w:hAnsi="Times New Roman" w:cs="Times New Roman"/>
          <w:sz w:val="24"/>
          <w:szCs w:val="24"/>
        </w:rPr>
        <w:t xml:space="preserve">We </w:t>
      </w:r>
      <w:r w:rsidR="00CC2409">
        <w:rPr>
          <w:rFonts w:ascii="Times New Roman" w:hAnsi="Times New Roman" w:cs="Times New Roman"/>
          <w:sz w:val="24"/>
          <w:szCs w:val="24"/>
        </w:rPr>
        <w:t>also examine</w:t>
      </w:r>
      <w:r w:rsidR="00751B61">
        <w:rPr>
          <w:rFonts w:ascii="Times New Roman" w:hAnsi="Times New Roman" w:cs="Times New Roman"/>
          <w:sz w:val="24"/>
          <w:szCs w:val="24"/>
        </w:rPr>
        <w:t>d</w:t>
      </w:r>
      <w:r w:rsidR="00E6507A">
        <w:rPr>
          <w:rFonts w:ascii="Times New Roman" w:hAnsi="Times New Roman" w:cs="Times New Roman"/>
          <w:sz w:val="24"/>
          <w:szCs w:val="24"/>
        </w:rPr>
        <w:t xml:space="preserve"> regions of the genome centered on 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751B61" w:rsidRPr="00751B61">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751B61" w:rsidRPr="00751B61">
        <w:rPr>
          <w:rFonts w:ascii="Times New Roman" w:hAnsi="Times New Roman" w:cs="Times New Roman"/>
          <w:sz w:val="24"/>
          <w:szCs w:val="24"/>
        </w:rPr>
      </w:r>
      <w:r w:rsidR="00751B61" w:rsidRPr="00751B61">
        <w:rPr>
          <w:rFonts w:ascii="Times New Roman" w:hAnsi="Times New Roman" w:cs="Times New Roman"/>
          <w:sz w:val="24"/>
          <w:szCs w:val="24"/>
        </w:rPr>
        <w:fldChar w:fldCharType="separate"/>
      </w:r>
      <w:r w:rsidR="001B6D59">
        <w:rPr>
          <w:rFonts w:ascii="Times New Roman" w:hAnsi="Times New Roman" w:cs="Times New Roman"/>
          <w:noProof/>
          <w:sz w:val="24"/>
          <w:szCs w:val="24"/>
        </w:rPr>
        <w:t>(Smagulova, et al. 2011)</w:t>
      </w:r>
      <w:r w:rsidR="00751B61" w:rsidRPr="00751B61">
        <w:rPr>
          <w:rFonts w:ascii="Times New Roman" w:hAnsi="Times New Roman" w:cs="Times New Roman"/>
          <w:sz w:val="24"/>
          <w:szCs w:val="24"/>
        </w:rPr>
        <w:fldChar w:fldCharType="end"/>
      </w:r>
      <w:r w:rsidR="00751B61">
        <w:rPr>
          <w:rFonts w:ascii="Times New Roman" w:hAnsi="Times New Roman" w:cs="Times New Roman"/>
          <w:sz w:val="24"/>
          <w:szCs w:val="24"/>
        </w:rPr>
        <w:t xml:space="preserve"> </w:t>
      </w:r>
      <w:r w:rsidR="00CC2409">
        <w:rPr>
          <w:rFonts w:ascii="Times New Roman" w:hAnsi="Times New Roman" w:cs="Times New Roman"/>
          <w:sz w:val="24"/>
          <w:szCs w:val="24"/>
        </w:rPr>
        <w:t>and f</w:t>
      </w:r>
      <w:r w:rsidR="0043483E">
        <w:rPr>
          <w:rFonts w:ascii="Times New Roman" w:hAnsi="Times New Roman" w:cs="Times New Roman"/>
          <w:sz w:val="24"/>
          <w:szCs w:val="24"/>
        </w:rPr>
        <w:t>ou</w:t>
      </w:r>
      <w:r w:rsidR="00CC2409">
        <w:rPr>
          <w:rFonts w:ascii="Times New Roman" w:hAnsi="Times New Roman" w:cs="Times New Roman"/>
          <w:sz w:val="24"/>
          <w:szCs w:val="24"/>
        </w:rPr>
        <w:t xml:space="preserve">nd that </w:t>
      </w:r>
      <w:r w:rsidR="00231CAE">
        <w:rPr>
          <w:rFonts w:ascii="Times New Roman" w:hAnsi="Times New Roman" w:cs="Times New Roman"/>
          <w:sz w:val="24"/>
          <w:szCs w:val="24"/>
        </w:rPr>
        <w:t xml:space="preserve">these regions </w:t>
      </w:r>
      <w:r w:rsidR="0043483E">
        <w:rPr>
          <w:rFonts w:ascii="Times New Roman" w:hAnsi="Times New Roman" w:cs="Times New Roman"/>
          <w:sz w:val="24"/>
          <w:szCs w:val="24"/>
        </w:rPr>
        <w:t>had</w:t>
      </w:r>
      <w:r w:rsidR="00200A45">
        <w:rPr>
          <w:rFonts w:ascii="Times New Roman" w:hAnsi="Times New Roman" w:cs="Times New Roman"/>
          <w:sz w:val="24"/>
          <w:szCs w:val="24"/>
        </w:rPr>
        <w:t xml:space="preserve"> significantly slower rate</w:t>
      </w:r>
      <w:r w:rsidR="0043483E">
        <w:rPr>
          <w:rFonts w:ascii="Times New Roman" w:hAnsi="Times New Roman" w:cs="Times New Roman"/>
          <w:sz w:val="24"/>
          <w:szCs w:val="24"/>
        </w:rPr>
        <w:t>s</w:t>
      </w:r>
      <w:r w:rsidR="00200A45">
        <w:rPr>
          <w:rFonts w:ascii="Times New Roman" w:hAnsi="Times New Roman" w:cs="Times New Roman"/>
          <w:sz w:val="24"/>
          <w:szCs w:val="24"/>
        </w:rPr>
        <w:t xml:space="preserve"> of decay in similarity over genomic distance compared to windows that </w:t>
      </w:r>
      <w:r w:rsidR="0043483E">
        <w:rPr>
          <w:rFonts w:ascii="Times New Roman" w:hAnsi="Times New Roman" w:cs="Times New Roman"/>
          <w:sz w:val="24"/>
          <w:szCs w:val="24"/>
        </w:rPr>
        <w:t>we</w:t>
      </w:r>
      <w:r w:rsidR="00200A45">
        <w:rPr>
          <w:rFonts w:ascii="Times New Roman" w:hAnsi="Times New Roman" w:cs="Times New Roman"/>
          <w:sz w:val="24"/>
          <w:szCs w:val="24"/>
        </w:rPr>
        <w:t>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200A45" w:rsidRPr="00BF3D2B">
        <w:rPr>
          <w:rFonts w:ascii="Times New Roman" w:hAnsi="Times New Roman" w:cs="Times New Roman"/>
          <w:sz w:val="24"/>
          <w:szCs w:val="24"/>
        </w:rPr>
        <w:t>Fig</w:t>
      </w:r>
      <w:r w:rsidR="00200A45">
        <w:rPr>
          <w:rFonts w:ascii="Times New Roman" w:hAnsi="Times New Roman" w:cs="Times New Roman"/>
          <w:sz w:val="24"/>
          <w:szCs w:val="24"/>
        </w:rPr>
        <w:t>. 5A)</w:t>
      </w:r>
      <w:r w:rsidR="0043483E">
        <w:rPr>
          <w:rFonts w:ascii="Times New Roman" w:hAnsi="Times New Roman" w:cs="Times New Roman"/>
          <w:sz w:val="24"/>
          <w:szCs w:val="24"/>
        </w:rPr>
        <w:t>,</w:t>
      </w:r>
      <w:r w:rsidR="00200A45">
        <w:rPr>
          <w:rFonts w:ascii="Times New Roman" w:hAnsi="Times New Roman" w:cs="Times New Roman"/>
          <w:sz w:val="24"/>
          <w:szCs w:val="24"/>
        </w:rPr>
        <w:t xml:space="preserve"> and </w:t>
      </w:r>
      <w:r w:rsidR="0043483E">
        <w:rPr>
          <w:rFonts w:ascii="Times New Roman" w:hAnsi="Times New Roman" w:cs="Times New Roman"/>
          <w:sz w:val="24"/>
          <w:szCs w:val="24"/>
        </w:rPr>
        <w:t xml:space="preserve">that </w:t>
      </w:r>
      <w:r w:rsidR="00200A45">
        <w:rPr>
          <w:rFonts w:ascii="Times New Roman" w:hAnsi="Times New Roman" w:cs="Times New Roman"/>
          <w:sz w:val="24"/>
          <w:szCs w:val="24"/>
        </w:rPr>
        <w:t xml:space="preserve">they </w:t>
      </w:r>
      <w:r w:rsidR="0043483E">
        <w:rPr>
          <w:rFonts w:ascii="Times New Roman" w:hAnsi="Times New Roman" w:cs="Times New Roman"/>
          <w:sz w:val="24"/>
          <w:szCs w:val="24"/>
        </w:rPr>
        <w:t>we</w:t>
      </w:r>
      <w:r w:rsidR="00200A45">
        <w:rPr>
          <w:rFonts w:ascii="Times New Roman" w:hAnsi="Times New Roman" w:cs="Times New Roman"/>
          <w:sz w:val="24"/>
          <w:szCs w:val="24"/>
        </w:rPr>
        <w:t xml:space="preserve">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w:t>
      </w:r>
      <w:r w:rsidR="00235B87">
        <w:rPr>
          <w:rFonts w:ascii="Times New Roman" w:hAnsi="Times New Roman" w:cs="Times New Roman"/>
          <w:sz w:val="24"/>
          <w:szCs w:val="24"/>
        </w:rPr>
        <w:t>;</w:t>
      </w:r>
      <w:r w:rsidR="00200A45">
        <w:rPr>
          <w:rFonts w:ascii="Times New Roman" w:hAnsi="Times New Roman" w:cs="Times New Roman"/>
          <w:sz w:val="24"/>
          <w:szCs w:val="24"/>
        </w:rPr>
        <w:t xml:space="preserve"> </w:t>
      </w:r>
      <w:r w:rsidR="006017A7" w:rsidRPr="00200A45">
        <w:rPr>
          <w:rFonts w:ascii="Times New Roman" w:hAnsi="Times New Roman" w:cs="Times New Roman"/>
          <w:sz w:val="24"/>
          <w:szCs w:val="24"/>
        </w:rPr>
        <w:t>Fig</w:t>
      </w:r>
      <w:r w:rsidR="006017A7">
        <w:rPr>
          <w:rFonts w:ascii="Times New Roman" w:hAnsi="Times New Roman" w:cs="Times New Roman"/>
          <w:sz w:val="24"/>
          <w:szCs w:val="24"/>
        </w:rPr>
        <w:t xml:space="preserve">. 5B). </w:t>
      </w:r>
      <w:r w:rsidR="00653871">
        <w:rPr>
          <w:rFonts w:ascii="Times New Roman" w:hAnsi="Times New Roman" w:cs="Times New Roman"/>
          <w:sz w:val="24"/>
          <w:szCs w:val="24"/>
        </w:rPr>
        <w:t xml:space="preserve">Thus, when taken as a whole, we found </w:t>
      </w:r>
      <w:r w:rsidR="005404E8">
        <w:rPr>
          <w:rFonts w:ascii="Times New Roman" w:hAnsi="Times New Roman" w:cs="Times New Roman"/>
          <w:sz w:val="24"/>
          <w:szCs w:val="24"/>
        </w:rPr>
        <w:t>that regions of</w:t>
      </w:r>
      <w:r w:rsidR="00653871">
        <w:rPr>
          <w:rFonts w:ascii="Times New Roman" w:hAnsi="Times New Roman" w:cs="Times New Roman"/>
          <w:sz w:val="24"/>
          <w:szCs w:val="24"/>
        </w:rPr>
        <w:t xml:space="preserve"> higher recombination rates in house mice did not show more </w:t>
      </w:r>
      <w:r w:rsidR="00653871" w:rsidRPr="00D02CE2">
        <w:rPr>
          <w:rFonts w:ascii="Times New Roman" w:hAnsi="Times New Roman" w:cs="Times New Roman"/>
          <w:sz w:val="24"/>
          <w:szCs w:val="24"/>
        </w:rPr>
        <w:t>local</w:t>
      </w:r>
      <w:r w:rsidR="00653871">
        <w:rPr>
          <w:rFonts w:ascii="Times New Roman" w:hAnsi="Times New Roman" w:cs="Times New Roman"/>
          <w:sz w:val="24"/>
          <w:szCs w:val="24"/>
        </w:rPr>
        <w:t xml:space="preserve"> phylogenetic </w:t>
      </w:r>
      <w:r w:rsidR="00422BF0">
        <w:rPr>
          <w:rFonts w:ascii="Times New Roman" w:hAnsi="Times New Roman" w:cs="Times New Roman"/>
          <w:sz w:val="24"/>
          <w:szCs w:val="24"/>
        </w:rPr>
        <w:t>discordance</w:t>
      </w:r>
      <w:r w:rsidR="005404E8">
        <w:rPr>
          <w:rFonts w:ascii="Times New Roman" w:hAnsi="Times New Roman" w:cs="Times New Roman"/>
          <w:sz w:val="24"/>
          <w:szCs w:val="24"/>
        </w:rPr>
        <w:t xml:space="preserve"> per se</w:t>
      </w:r>
      <w:r w:rsidR="00422BF0">
        <w:rPr>
          <w:rFonts w:ascii="Times New Roman" w:hAnsi="Times New Roman" w:cs="Times New Roman"/>
          <w:sz w:val="24"/>
          <w:szCs w:val="24"/>
        </w:rPr>
        <w:t xml:space="preserve"> but</w:t>
      </w:r>
      <w:r w:rsidR="00653871">
        <w:rPr>
          <w:rFonts w:ascii="Times New Roman" w:hAnsi="Times New Roman" w:cs="Times New Roman"/>
          <w:sz w:val="24"/>
          <w:szCs w:val="24"/>
        </w:rPr>
        <w:t xml:space="preserve"> did </w:t>
      </w:r>
      <w:r w:rsidR="005404E8">
        <w:rPr>
          <w:rFonts w:ascii="Times New Roman" w:hAnsi="Times New Roman" w:cs="Times New Roman"/>
          <w:sz w:val="24"/>
          <w:szCs w:val="24"/>
        </w:rPr>
        <w:t xml:space="preserve">tend to </w:t>
      </w:r>
      <w:r w:rsidR="00653871">
        <w:rPr>
          <w:rFonts w:ascii="Times New Roman" w:hAnsi="Times New Roman" w:cs="Times New Roman"/>
          <w:sz w:val="24"/>
          <w:szCs w:val="24"/>
        </w:rPr>
        <w:t>show more discordance relative to the genome-wide species tree.</w:t>
      </w:r>
    </w:p>
    <w:p w14:paraId="5195C993" w14:textId="591B6FA5" w:rsidR="000450A5" w:rsidRDefault="001C6851" w:rsidP="00B977DF">
      <w:pPr>
        <w:spacing w:after="0"/>
        <w:jc w:val="both"/>
        <w:rPr>
          <w:rFonts w:ascii="Times New Roman" w:hAnsi="Times New Roman" w:cs="Times New Roman"/>
          <w:sz w:val="24"/>
          <w:szCs w:val="24"/>
        </w:rPr>
      </w:pPr>
      <w:r>
        <w:rPr>
          <w:rFonts w:ascii="Times New Roman" w:hAnsi="Times New Roman" w:cs="Times New Roman"/>
          <w:sz w:val="24"/>
          <w:szCs w:val="24"/>
        </w:rPr>
        <w:tab/>
      </w:r>
      <w:commentRangeStart w:id="85"/>
      <w:commentRangeStart w:id="86"/>
      <w:commentRangeStart w:id="87"/>
      <w:r w:rsidR="00941CD1" w:rsidRPr="00031896">
        <w:rPr>
          <w:rFonts w:ascii="Times New Roman" w:hAnsi="Times New Roman" w:cs="Times New Roman"/>
          <w:sz w:val="24"/>
          <w:szCs w:val="24"/>
        </w:rPr>
        <w:t xml:space="preserve">Evolutionary relationships around certain </w:t>
      </w:r>
      <w:commentRangeEnd w:id="85"/>
      <w:r w:rsidR="00E73F5A">
        <w:rPr>
          <w:rStyle w:val="CommentReference"/>
        </w:rPr>
        <w:commentReference w:id="85"/>
      </w:r>
      <w:commentRangeEnd w:id="86"/>
      <w:r w:rsidR="00E73F5A">
        <w:rPr>
          <w:rStyle w:val="CommentReference"/>
        </w:rPr>
        <w:commentReference w:id="86"/>
      </w:r>
      <w:commentRangeEnd w:id="87"/>
      <w:r w:rsidR="00BF08A1">
        <w:rPr>
          <w:rStyle w:val="CommentReference"/>
        </w:rPr>
        <w:commentReference w:id="87"/>
      </w:r>
      <w:r w:rsidR="00941CD1" w:rsidRPr="00031896">
        <w:rPr>
          <w:rFonts w:ascii="Times New Roman" w:hAnsi="Times New Roman" w:cs="Times New Roman"/>
          <w:sz w:val="24"/>
          <w:szCs w:val="24"/>
        </w:rPr>
        <w:t xml:space="preserve">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N</w:t>
      </w:r>
      <w:proofErr w:type="spellEnd"/>
      <w:r w:rsidR="005235A3">
        <w:rPr>
          <w:rFonts w:ascii="Times New Roman" w:hAnsi="Times New Roman" w:cs="Times New Roman"/>
          <w:sz w:val="24"/>
          <w:szCs w:val="24"/>
        </w:rPr>
        <w:t>/</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S</w:t>
      </w:r>
      <w:proofErr w:type="spellEnd"/>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r w:rsidR="00E73F5A">
        <w:rPr>
          <w:rFonts w:ascii="Times New Roman" w:hAnsi="Times New Roman" w:cs="Times New Roman"/>
          <w:sz w:val="24"/>
          <w:szCs w:val="24"/>
        </w:rPr>
        <w:t xml:space="preserve"> (i.e., </w:t>
      </w:r>
      <w:r w:rsidR="00D72636">
        <w:rPr>
          <w:rFonts w:ascii="Times New Roman" w:hAnsi="Times New Roman" w:cs="Times New Roman"/>
          <w:sz w:val="24"/>
          <w:szCs w:val="24"/>
        </w:rPr>
        <w:t xml:space="preserve">windows without annotated </w:t>
      </w:r>
      <w:r w:rsidR="00E73F5A">
        <w:rPr>
          <w:rFonts w:ascii="Times New Roman" w:hAnsi="Times New Roman" w:cs="Times New Roman"/>
          <w:sz w:val="24"/>
          <w:szCs w:val="24"/>
        </w:rPr>
        <w:t>feature</w:t>
      </w:r>
      <w:r w:rsidR="00D72636">
        <w:rPr>
          <w:rFonts w:ascii="Times New Roman" w:hAnsi="Times New Roman" w:cs="Times New Roman"/>
          <w:sz w:val="24"/>
          <w:szCs w:val="24"/>
        </w:rPr>
        <w:t>s</w:t>
      </w:r>
      <w:r w:rsidR="000450A5">
        <w:rPr>
          <w:rFonts w:ascii="Times New Roman" w:hAnsi="Times New Roman" w:cs="Times New Roman"/>
          <w:sz w:val="24"/>
          <w:szCs w:val="24"/>
        </w:rPr>
        <w:t>)</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E73F5A">
        <w:rPr>
          <w:rFonts w:ascii="Times New Roman" w:hAnsi="Times New Roman" w:cs="Times New Roman"/>
          <w:sz w:val="24"/>
          <w:szCs w:val="24"/>
        </w:rPr>
        <w:t xml:space="preserve">In general, </w:t>
      </w:r>
      <w:r w:rsidR="000450A5">
        <w:rPr>
          <w:rFonts w:ascii="Times New Roman" w:hAnsi="Times New Roman" w:cs="Times New Roman"/>
          <w:sz w:val="24"/>
          <w:szCs w:val="24"/>
        </w:rPr>
        <w:t xml:space="preserve">UCEs showed </w:t>
      </w:r>
      <w:r w:rsidR="006017A7">
        <w:rPr>
          <w:rFonts w:ascii="Times New Roman" w:hAnsi="Times New Roman" w:cs="Times New Roman"/>
          <w:sz w:val="24"/>
          <w:szCs w:val="24"/>
        </w:rPr>
        <w:t>more</w:t>
      </w:r>
      <w:r w:rsidR="00CB58A3">
        <w:rPr>
          <w:rFonts w:ascii="Times New Roman" w:hAnsi="Times New Roman" w:cs="Times New Roman"/>
          <w:sz w:val="24"/>
          <w:szCs w:val="24"/>
        </w:rPr>
        <w:t xml:space="preserve"> local</w:t>
      </w:r>
      <w:r w:rsidR="000450A5">
        <w:rPr>
          <w:rFonts w:ascii="Times New Roman" w:hAnsi="Times New Roman" w:cs="Times New Roman"/>
          <w:sz w:val="24"/>
          <w:szCs w:val="24"/>
        </w:rPr>
        <w:t xml:space="preserve"> phylogenetic</w:t>
      </w:r>
      <w:r w:rsidR="006017A7">
        <w:rPr>
          <w:rFonts w:ascii="Times New Roman" w:hAnsi="Times New Roman" w:cs="Times New Roman"/>
          <w:sz w:val="24"/>
          <w:szCs w:val="24"/>
        </w:rPr>
        <w:t xml:space="preserve"> similar</w:t>
      </w:r>
      <w:r w:rsidR="00F1796B">
        <w:rPr>
          <w:rFonts w:ascii="Times New Roman" w:hAnsi="Times New Roman" w:cs="Times New Roman"/>
          <w:sz w:val="24"/>
          <w:szCs w:val="24"/>
        </w:rPr>
        <w:t>ity among adjacent windows</w:t>
      </w:r>
      <w:r w:rsidR="000450A5">
        <w:rPr>
          <w:rFonts w:ascii="Times New Roman" w:hAnsi="Times New Roman" w:cs="Times New Roman"/>
          <w:sz w:val="24"/>
          <w:szCs w:val="24"/>
        </w:rPr>
        <w:t xml:space="preserve"> (</w:t>
      </w:r>
      <w:r w:rsidR="00D72636">
        <w:rPr>
          <w:rFonts w:ascii="Times New Roman" w:hAnsi="Times New Roman" w:cs="Times New Roman"/>
          <w:sz w:val="24"/>
          <w:szCs w:val="24"/>
        </w:rPr>
        <w:t xml:space="preserve">i.e., </w:t>
      </w:r>
      <w:r w:rsidR="00CB58A3">
        <w:rPr>
          <w:rFonts w:ascii="Times New Roman" w:hAnsi="Times New Roman" w:cs="Times New Roman"/>
          <w:sz w:val="24"/>
          <w:szCs w:val="24"/>
        </w:rPr>
        <w:t>less discordance)</w:t>
      </w:r>
      <w:r w:rsidR="006017A7">
        <w:rPr>
          <w:rFonts w:ascii="Times New Roman" w:hAnsi="Times New Roman" w:cs="Times New Roman"/>
          <w:sz w:val="24"/>
          <w:szCs w:val="24"/>
        </w:rPr>
        <w:t xml:space="preserve"> than regions surrounding </w:t>
      </w:r>
      <w:r w:rsidR="00F1796B">
        <w:rPr>
          <w:rFonts w:ascii="Times New Roman" w:hAnsi="Times New Roman" w:cs="Times New Roman"/>
          <w:sz w:val="24"/>
          <w:szCs w:val="24"/>
        </w:rPr>
        <w:t xml:space="preserve">recombination </w:t>
      </w:r>
      <w:r w:rsidR="006017A7">
        <w:rPr>
          <w:rFonts w:ascii="Times New Roman" w:hAnsi="Times New Roman" w:cs="Times New Roman"/>
          <w:sz w:val="24"/>
          <w:szCs w:val="24"/>
        </w:rPr>
        <w:t>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xml:space="preserve">, </w:t>
      </w:r>
      <w:r w:rsidR="00F1796B">
        <w:rPr>
          <w:rFonts w:ascii="Times New Roman" w:hAnsi="Times New Roman" w:cs="Times New Roman"/>
          <w:sz w:val="24"/>
          <w:szCs w:val="24"/>
        </w:rPr>
        <w:t>and</w:t>
      </w:r>
      <w:r w:rsidR="006017A7">
        <w:rPr>
          <w:rFonts w:ascii="Times New Roman" w:hAnsi="Times New Roman" w:cs="Times New Roman"/>
          <w:sz w:val="24"/>
          <w:szCs w:val="24"/>
        </w:rPr>
        <w:t xml:space="preserve"> windows that d</w:t>
      </w:r>
      <w:r w:rsidR="00F1796B">
        <w:rPr>
          <w:rFonts w:ascii="Times New Roman" w:hAnsi="Times New Roman" w:cs="Times New Roman"/>
          <w:sz w:val="24"/>
          <w:szCs w:val="24"/>
        </w:rPr>
        <w:t>id</w:t>
      </w:r>
      <w:r w:rsidR="006017A7">
        <w:rPr>
          <w:rFonts w:ascii="Times New Roman" w:hAnsi="Times New Roman" w:cs="Times New Roman"/>
          <w:sz w:val="24"/>
          <w:szCs w:val="24"/>
        </w:rPr>
        <w:t xml:space="preserve">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6017A7">
        <w:rPr>
          <w:rFonts w:ascii="Times New Roman" w:hAnsi="Times New Roman" w:cs="Times New Roman"/>
          <w:sz w:val="24"/>
          <w:szCs w:val="24"/>
        </w:rPr>
        <w:t xml:space="preserve">Fig. </w:t>
      </w:r>
      <w:del w:id="88" w:author="Thomas, Gregg [2]" w:date="2024-06-13T10:53:00Z">
        <w:r w:rsidR="006017A7" w:rsidDel="00BF08A1">
          <w:rPr>
            <w:rFonts w:ascii="Times New Roman" w:hAnsi="Times New Roman" w:cs="Times New Roman"/>
            <w:sz w:val="24"/>
            <w:szCs w:val="24"/>
          </w:rPr>
          <w:delText>5B</w:delText>
        </w:r>
      </w:del>
      <w:ins w:id="89" w:author="Thomas, Gregg [2]" w:date="2024-06-13T10:53:00Z">
        <w:r w:rsidR="00BF08A1">
          <w:rPr>
            <w:rFonts w:ascii="Times New Roman" w:hAnsi="Times New Roman" w:cs="Times New Roman"/>
            <w:sz w:val="24"/>
            <w:szCs w:val="24"/>
          </w:rPr>
          <w:t>5A</w:t>
        </w:r>
      </w:ins>
      <w:r w:rsidR="006017A7">
        <w:rPr>
          <w:rFonts w:ascii="Times New Roman" w:hAnsi="Times New Roman" w:cs="Times New Roman"/>
          <w:sz w:val="24"/>
          <w:szCs w:val="24"/>
        </w:rPr>
        <w:t>)</w:t>
      </w:r>
      <w:r w:rsidR="00455BDD">
        <w:rPr>
          <w:rFonts w:ascii="Times New Roman" w:hAnsi="Times New Roman" w:cs="Times New Roman"/>
          <w:sz w:val="24"/>
          <w:szCs w:val="24"/>
        </w:rPr>
        <w:t xml:space="preserve">. </w:t>
      </w:r>
      <w:r w:rsidR="00CB58A3">
        <w:rPr>
          <w:rFonts w:ascii="Times New Roman" w:hAnsi="Times New Roman" w:cs="Times New Roman"/>
          <w:sz w:val="24"/>
          <w:szCs w:val="24"/>
        </w:rPr>
        <w:t>In contrast, protein-coding genes</w:t>
      </w:r>
      <w:r w:rsidR="00D72636">
        <w:rPr>
          <w:rFonts w:ascii="Times New Roman" w:hAnsi="Times New Roman" w:cs="Times New Roman"/>
          <w:sz w:val="24"/>
          <w:szCs w:val="24"/>
        </w:rPr>
        <w:t xml:space="preserve"> (including rapidly evolving genes)</w:t>
      </w:r>
      <w:r w:rsidR="00CB58A3">
        <w:rPr>
          <w:rFonts w:ascii="Times New Roman" w:hAnsi="Times New Roman" w:cs="Times New Roman"/>
          <w:sz w:val="24"/>
          <w:szCs w:val="24"/>
        </w:rPr>
        <w:t xml:space="preserve"> w</w:t>
      </w:r>
      <w:r w:rsidR="00D72636">
        <w:rPr>
          <w:rFonts w:ascii="Times New Roman" w:hAnsi="Times New Roman" w:cs="Times New Roman"/>
          <w:sz w:val="24"/>
          <w:szCs w:val="24"/>
        </w:rPr>
        <w:t>ere</w:t>
      </w:r>
      <w:r w:rsidR="00CB58A3">
        <w:rPr>
          <w:rFonts w:ascii="Times New Roman" w:hAnsi="Times New Roman" w:cs="Times New Roman"/>
          <w:sz w:val="24"/>
          <w:szCs w:val="24"/>
        </w:rPr>
        <w:t xml:space="preserve"> </w:t>
      </w:r>
      <w:r w:rsidR="00D72636">
        <w:rPr>
          <w:rFonts w:ascii="Times New Roman" w:hAnsi="Times New Roman" w:cs="Times New Roman"/>
          <w:sz w:val="24"/>
          <w:szCs w:val="24"/>
        </w:rPr>
        <w:t xml:space="preserve">indistinguishable from background rates of discordance </w:t>
      </w:r>
      <w:r w:rsidR="00232ED1">
        <w:rPr>
          <w:rFonts w:ascii="Times New Roman" w:hAnsi="Times New Roman" w:cs="Times New Roman"/>
          <w:sz w:val="24"/>
          <w:szCs w:val="24"/>
        </w:rPr>
        <w:t xml:space="preserve">observed </w:t>
      </w:r>
      <w:r w:rsidR="00D72636">
        <w:rPr>
          <w:rFonts w:ascii="Times New Roman" w:hAnsi="Times New Roman" w:cs="Times New Roman"/>
          <w:sz w:val="24"/>
          <w:szCs w:val="24"/>
        </w:rPr>
        <w:t xml:space="preserve">in </w:t>
      </w:r>
      <w:r w:rsidR="00CB58A3">
        <w:rPr>
          <w:rFonts w:ascii="Times New Roman" w:hAnsi="Times New Roman" w:cs="Times New Roman"/>
          <w:sz w:val="24"/>
          <w:szCs w:val="24"/>
        </w:rPr>
        <w:t xml:space="preserve">windows without annotated genomic features (Fig. </w:t>
      </w:r>
      <w:del w:id="90" w:author="Thomas, Gregg [2]" w:date="2024-06-13T10:53:00Z">
        <w:r w:rsidR="00CB58A3" w:rsidDel="00BF08A1">
          <w:rPr>
            <w:rFonts w:ascii="Times New Roman" w:hAnsi="Times New Roman" w:cs="Times New Roman"/>
            <w:sz w:val="24"/>
            <w:szCs w:val="24"/>
          </w:rPr>
          <w:delText>5B</w:delText>
        </w:r>
      </w:del>
      <w:ins w:id="91" w:author="Thomas, Gregg [2]" w:date="2024-06-13T10:53:00Z">
        <w:r w:rsidR="00BF08A1">
          <w:rPr>
            <w:rFonts w:ascii="Times New Roman" w:hAnsi="Times New Roman" w:cs="Times New Roman"/>
            <w:sz w:val="24"/>
            <w:szCs w:val="24"/>
          </w:rPr>
          <w:t>5A</w:t>
        </w:r>
      </w:ins>
      <w:r w:rsidR="00CB58A3">
        <w:rPr>
          <w:rFonts w:ascii="Times New Roman" w:hAnsi="Times New Roman" w:cs="Times New Roman"/>
          <w:sz w:val="24"/>
          <w:szCs w:val="24"/>
        </w:rPr>
        <w:t>).</w:t>
      </w:r>
      <w:r w:rsidR="00D72636">
        <w:rPr>
          <w:rFonts w:ascii="Times New Roman" w:hAnsi="Times New Roman" w:cs="Times New Roman"/>
          <w:sz w:val="24"/>
          <w:szCs w:val="24"/>
        </w:rPr>
        <w:t xml:space="preserve"> </w:t>
      </w:r>
      <w:r w:rsidR="00CB58A3">
        <w:rPr>
          <w:rFonts w:ascii="Times New Roman" w:hAnsi="Times New Roman" w:cs="Times New Roman"/>
          <w:sz w:val="24"/>
          <w:szCs w:val="24"/>
        </w:rPr>
        <w:t xml:space="preserve">Likewise, UCEs were also much more similar to the overall species tree when compared to any other feature </w:t>
      </w:r>
      <w:ins w:id="92" w:author="Good, Jeffrey" w:date="2024-06-07T14:23:00Z">
        <w:r w:rsidR="00CB58A3">
          <w:rPr>
            <w:rFonts w:ascii="Times New Roman" w:hAnsi="Times New Roman" w:cs="Times New Roman"/>
            <w:sz w:val="24"/>
            <w:szCs w:val="24"/>
          </w:rPr>
          <w:t>(Fig. 5</w:t>
        </w:r>
        <w:del w:id="93" w:author="Thomas, Gregg [2]" w:date="2024-06-13T10:53:00Z">
          <w:r w:rsidR="00CB58A3" w:rsidDel="00BF08A1">
            <w:rPr>
              <w:rFonts w:ascii="Times New Roman" w:hAnsi="Times New Roman" w:cs="Times New Roman"/>
              <w:sz w:val="24"/>
              <w:szCs w:val="24"/>
            </w:rPr>
            <w:delText>C</w:delText>
          </w:r>
        </w:del>
      </w:ins>
      <w:ins w:id="94" w:author="Thomas, Gregg [2]" w:date="2024-06-13T10:53:00Z">
        <w:r w:rsidR="00BF08A1">
          <w:rPr>
            <w:rFonts w:ascii="Times New Roman" w:hAnsi="Times New Roman" w:cs="Times New Roman"/>
            <w:sz w:val="24"/>
            <w:szCs w:val="24"/>
          </w:rPr>
          <w:t>B</w:t>
        </w:r>
      </w:ins>
      <w:ins w:id="95" w:author="Good, Jeffrey" w:date="2024-06-07T14:23:00Z">
        <w:r w:rsidR="00CB58A3">
          <w:rPr>
            <w:rFonts w:ascii="Times New Roman" w:hAnsi="Times New Roman" w:cs="Times New Roman"/>
            <w:sz w:val="24"/>
            <w:szCs w:val="24"/>
          </w:rPr>
          <w:t>).</w:t>
        </w:r>
      </w:ins>
      <w:r w:rsidR="00CB58A3">
        <w:rPr>
          <w:rFonts w:ascii="Times New Roman" w:hAnsi="Times New Roman" w:cs="Times New Roman"/>
          <w:sz w:val="24"/>
          <w:szCs w:val="24"/>
        </w:rPr>
        <w:t xml:space="preserve"> </w:t>
      </w:r>
      <w:r w:rsidR="00232ED1">
        <w:rPr>
          <w:rFonts w:ascii="Times New Roman" w:hAnsi="Times New Roman" w:cs="Times New Roman"/>
          <w:sz w:val="24"/>
          <w:szCs w:val="24"/>
        </w:rPr>
        <w:t xml:space="preserve">Unlike </w:t>
      </w:r>
      <w:r w:rsidR="00D72636">
        <w:rPr>
          <w:rFonts w:ascii="Times New Roman" w:hAnsi="Times New Roman" w:cs="Times New Roman"/>
          <w:sz w:val="24"/>
          <w:szCs w:val="24"/>
        </w:rPr>
        <w:t>our test of local discordance, protein-coding genes also showed less species tree discordance than windows containing no features</w:t>
      </w:r>
      <w:r w:rsidR="00232ED1">
        <w:rPr>
          <w:rFonts w:ascii="Times New Roman" w:hAnsi="Times New Roman" w:cs="Times New Roman"/>
          <w:sz w:val="24"/>
          <w:szCs w:val="24"/>
        </w:rPr>
        <w:t xml:space="preserve"> or recombination hotspots</w:t>
      </w:r>
      <w:r w:rsidR="00D72636">
        <w:rPr>
          <w:rFonts w:ascii="Times New Roman" w:hAnsi="Times New Roman" w:cs="Times New Roman"/>
          <w:sz w:val="24"/>
          <w:szCs w:val="24"/>
        </w:rPr>
        <w:t xml:space="preserve">, but the effect was much less pronounced than observed at UCEs. </w:t>
      </w:r>
    </w:p>
    <w:p w14:paraId="40CD7400" w14:textId="77777777" w:rsidR="00753CF0" w:rsidRPr="00753CF0" w:rsidRDefault="00753CF0" w:rsidP="00F413E3">
      <w:pPr>
        <w:spacing w:after="0"/>
        <w:jc w:val="both"/>
        <w:rPr>
          <w:rFonts w:ascii="Times New Roman" w:hAnsi="Times New Roman" w:cs="Times New Roman"/>
          <w:sz w:val="24"/>
          <w:szCs w:val="24"/>
        </w:rPr>
      </w:pPr>
    </w:p>
    <w:p w14:paraId="26581506" w14:textId="2CD5CF42" w:rsidR="001811CE" w:rsidRPr="001811CE" w:rsidRDefault="00047BC0" w:rsidP="00481C73">
      <w:pPr>
        <w:pStyle w:val="Heading2"/>
      </w:pPr>
      <w:r>
        <w:t>Consequences of t</w:t>
      </w:r>
      <w:r w:rsidR="00FD0B8D" w:rsidRPr="00031896">
        <w:t xml:space="preserve">ree </w:t>
      </w:r>
      <w:r>
        <w:t>mis</w:t>
      </w:r>
      <w:r w:rsidR="00FD0B8D" w:rsidRPr="00031896">
        <w:t xml:space="preserve">specification </w:t>
      </w:r>
      <w:r>
        <w:t xml:space="preserve">on </w:t>
      </w:r>
      <w:r w:rsidR="00FD0B8D" w:rsidRPr="00031896">
        <w:t>analyses</w:t>
      </w:r>
      <w:r>
        <w:t xml:space="preserve"> of </w:t>
      </w:r>
      <w:r w:rsidR="00F232E6">
        <w:t xml:space="preserve">molecular </w:t>
      </w:r>
      <w:r>
        <w:t>evolution</w:t>
      </w:r>
    </w:p>
    <w:p w14:paraId="1FA8AA82" w14:textId="4861F52E" w:rsidR="00AF2A6F" w:rsidRDefault="008C6F17" w:rsidP="00F413E3">
      <w:pPr>
        <w:spacing w:after="0"/>
        <w:jc w:val="both"/>
        <w:rPr>
          <w:rFonts w:ascii="Times New Roman" w:hAnsi="Times New Roman" w:cs="Times New Roman"/>
          <w:sz w:val="24"/>
          <w:szCs w:val="24"/>
        </w:rPr>
      </w:pPr>
      <w:r>
        <w:rPr>
          <w:rFonts w:ascii="Times New Roman" w:hAnsi="Times New Roman" w:cs="Times New Roman"/>
          <w:sz w:val="24"/>
          <w:szCs w:val="24"/>
        </w:rPr>
        <w:t>Next,</w:t>
      </w:r>
      <w:r w:rsidR="00B977DF">
        <w:rPr>
          <w:rFonts w:ascii="Times New Roman" w:hAnsi="Times New Roman" w:cs="Times New Roman"/>
          <w:sz w:val="24"/>
          <w:szCs w:val="24"/>
        </w:rPr>
        <w:t xml:space="preserve"> w</w:t>
      </w:r>
      <w:r w:rsidR="00D260BB" w:rsidRPr="00031896">
        <w:rPr>
          <w:rFonts w:ascii="Times New Roman" w:hAnsi="Times New Roman" w:cs="Times New Roman"/>
          <w:sz w:val="24"/>
          <w:szCs w:val="24"/>
        </w:rPr>
        <w:t xml:space="preserve">e </w:t>
      </w:r>
      <w:r w:rsidR="006F4021">
        <w:rPr>
          <w:rFonts w:ascii="Times New Roman" w:hAnsi="Times New Roman" w:cs="Times New Roman"/>
          <w:sz w:val="24"/>
          <w:szCs w:val="24"/>
        </w:rPr>
        <w:t xml:space="preserve">examined </w:t>
      </w:r>
      <w:r w:rsidR="00D260BB" w:rsidRPr="00031896">
        <w:rPr>
          <w:rFonts w:ascii="Times New Roman" w:hAnsi="Times New Roman" w:cs="Times New Roman"/>
          <w:sz w:val="24"/>
          <w:szCs w:val="24"/>
        </w:rPr>
        <w:t>how</w:t>
      </w:r>
      <w:r w:rsidR="00B977DF">
        <w:rPr>
          <w:rFonts w:ascii="Times New Roman" w:hAnsi="Times New Roman" w:cs="Times New Roman"/>
          <w:sz w:val="24"/>
          <w:szCs w:val="24"/>
        </w:rPr>
        <w:t xml:space="preserve"> phylogenetic discordance influenced</w:t>
      </w:r>
      <w:r w:rsidR="00D260BB" w:rsidRPr="00031896">
        <w:rPr>
          <w:rFonts w:ascii="Times New Roman" w:hAnsi="Times New Roman" w:cs="Times New Roman"/>
          <w:sz w:val="24"/>
          <w:szCs w:val="24"/>
        </w:rPr>
        <w:t xml:space="preserve"> </w:t>
      </w:r>
      <w:r w:rsidR="00B977DF">
        <w:rPr>
          <w:rFonts w:ascii="Times New Roman" w:hAnsi="Times New Roman" w:cs="Times New Roman"/>
          <w:sz w:val="24"/>
          <w:szCs w:val="24"/>
        </w:rPr>
        <w:t xml:space="preserve">inferences on </w:t>
      </w:r>
      <w:r w:rsidR="00047BC0">
        <w:rPr>
          <w:rFonts w:ascii="Times New Roman" w:hAnsi="Times New Roman" w:cs="Times New Roman"/>
          <w:sz w:val="24"/>
          <w:szCs w:val="24"/>
        </w:rPr>
        <w:t xml:space="preserve">the evolution of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sequences. Among a set of </w:t>
      </w:r>
      <w:r w:rsidR="005C7E8D">
        <w:rPr>
          <w:rFonts w:ascii="Times New Roman" w:hAnsi="Times New Roman" w:cs="Times New Roman"/>
          <w:sz w:val="24"/>
          <w:szCs w:val="24"/>
        </w:rPr>
        <w:t xml:space="preserve">22,261 </w:t>
      </w:r>
      <w:r w:rsidR="00B977DF" w:rsidRPr="00D4662B">
        <w:rPr>
          <w:rFonts w:ascii="Times New Roman" w:hAnsi="Times New Roman" w:cs="Times New Roman"/>
          <w:i/>
          <w:sz w:val="24"/>
          <w:szCs w:val="24"/>
        </w:rPr>
        <w:t>M. musculus</w:t>
      </w:r>
      <w:r w:rsidR="00B977DF" w:rsidRPr="00237D7D">
        <w:rPr>
          <w:rFonts w:ascii="Times New Roman" w:hAnsi="Times New Roman" w:cs="Times New Roman"/>
          <w:sz w:val="24"/>
          <w:szCs w:val="24"/>
        </w:rPr>
        <w:t xml:space="preserve">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transcripts, the average distance between the start and end of the coding sequence </w:t>
      </w:r>
      <w:r w:rsidR="00120CAA">
        <w:rPr>
          <w:rFonts w:ascii="Times New Roman" w:hAnsi="Times New Roman" w:cs="Times New Roman"/>
          <w:sz w:val="24"/>
          <w:szCs w:val="24"/>
        </w:rPr>
        <w:t>wa</w:t>
      </w:r>
      <w:r w:rsidR="00D260BB"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00D260BB"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00D260BB"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00D260BB"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t>
      </w:r>
      <w:proofErr w:type="spellStart"/>
      <w:r w:rsidR="00023CCC" w:rsidRPr="00031896">
        <w:rPr>
          <w:rFonts w:ascii="Times New Roman" w:hAnsi="Times New Roman" w:cs="Times New Roman"/>
          <w:sz w:val="24"/>
          <w:szCs w:val="24"/>
        </w:rPr>
        <w:t>wRF</w:t>
      </w:r>
      <w:proofErr w:type="spellEnd"/>
      <w:r w:rsidR="00023CCC" w:rsidRPr="00031896">
        <w:rPr>
          <w:rFonts w:ascii="Times New Roman" w:hAnsi="Times New Roman" w:cs="Times New Roman"/>
          <w:sz w:val="24"/>
          <w:szCs w:val="24"/>
        </w:rPr>
        <w:t xml:space="preserve"> units)</w:t>
      </w:r>
      <w:r w:rsidR="00AF2A6F" w:rsidRPr="00031896">
        <w:rPr>
          <w:rFonts w:ascii="Times New Roman" w:hAnsi="Times New Roman" w:cs="Times New Roman"/>
          <w:sz w:val="24"/>
          <w:szCs w:val="24"/>
        </w:rPr>
        <w:t xml:space="preserve">, </w:t>
      </w:r>
      <w:r w:rsidR="00B977DF">
        <w:rPr>
          <w:rFonts w:ascii="Times New Roman" w:hAnsi="Times New Roman" w:cs="Times New Roman"/>
          <w:sz w:val="24"/>
          <w:szCs w:val="24"/>
        </w:rPr>
        <w:t>such</w:t>
      </w:r>
      <w:r w:rsidR="008C306A">
        <w:rPr>
          <w:rFonts w:ascii="Times New Roman" w:hAnsi="Times New Roman" w:cs="Times New Roman"/>
          <w:sz w:val="24"/>
          <w:szCs w:val="24"/>
        </w:rPr>
        <w:t xml:space="preserve"> that</w:t>
      </w:r>
      <w:r w:rsidR="00B977DF">
        <w:rPr>
          <w:rFonts w:ascii="Times New Roman" w:hAnsi="Times New Roman" w:cs="Times New Roman"/>
          <w:sz w:val="24"/>
          <w:szCs w:val="24"/>
        </w:rPr>
        <w:t xml:space="preserve"> </w:t>
      </w:r>
      <w:r w:rsidR="00120CAA">
        <w:rPr>
          <w:rFonts w:ascii="Times New Roman" w:hAnsi="Times New Roman" w:cs="Times New Roman"/>
          <w:sz w:val="24"/>
          <w:szCs w:val="24"/>
        </w:rPr>
        <w:t xml:space="preserve">the phylogenetic history of individual genes may often contain </w:t>
      </w:r>
      <w:r w:rsidR="00B977DF">
        <w:rPr>
          <w:rFonts w:ascii="Times New Roman" w:hAnsi="Times New Roman" w:cs="Times New Roman"/>
          <w:sz w:val="24"/>
          <w:szCs w:val="24"/>
        </w:rPr>
        <w:t xml:space="preserve">some </w:t>
      </w:r>
      <w:r w:rsidR="00120CAA">
        <w:rPr>
          <w:rFonts w:ascii="Times New Roman" w:hAnsi="Times New Roman" w:cs="Times New Roman"/>
          <w:sz w:val="24"/>
          <w:szCs w:val="24"/>
        </w:rPr>
        <w:t>phylogenetic discordance</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and Hahn 2016; Mendes, et al. 2019)</w:t>
      </w:r>
      <w:r w:rsidR="00E900C6">
        <w:rPr>
          <w:rFonts w:ascii="Times New Roman" w:hAnsi="Times New Roman" w:cs="Times New Roman"/>
          <w:sz w:val="24"/>
          <w:szCs w:val="24"/>
        </w:rPr>
        <w:fldChar w:fldCharType="end"/>
      </w:r>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5404E8">
        <w:rPr>
          <w:rFonts w:ascii="Times New Roman" w:hAnsi="Times New Roman" w:cs="Times New Roman"/>
          <w:sz w:val="24"/>
          <w:szCs w:val="24"/>
        </w:rPr>
        <w:t xml:space="preserve"> albeit correlated</w:t>
      </w:r>
      <w:r w:rsidR="00E977A7" w:rsidRPr="00031896">
        <w:rPr>
          <w:rFonts w:ascii="Times New Roman" w:hAnsi="Times New Roman" w:cs="Times New Roman"/>
          <w:sz w:val="24"/>
          <w:szCs w:val="24"/>
        </w:rPr>
        <w:t xml:space="preserve"> histories.</w:t>
      </w:r>
    </w:p>
    <w:p w14:paraId="71C8106E" w14:textId="08897F4B"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8C6F17">
        <w:rPr>
          <w:rFonts w:ascii="Times New Roman" w:hAnsi="Times New Roman" w:cs="Times New Roman"/>
          <w:sz w:val="24"/>
          <w:szCs w:val="24"/>
        </w:rPr>
        <w:t xml:space="preserve">Finally, </w:t>
      </w:r>
      <w:r w:rsidR="00352DEE">
        <w:rPr>
          <w:rFonts w:ascii="Times New Roman" w:hAnsi="Times New Roman" w:cs="Times New Roman"/>
          <w:sz w:val="24"/>
          <w:szCs w:val="24"/>
        </w:rPr>
        <w:t xml:space="preserve">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N</w:t>
      </w:r>
      <w:proofErr w:type="spellEnd"/>
      <w:r w:rsidR="00D453F8">
        <w:rPr>
          <w:rFonts w:ascii="Times New Roman" w:hAnsi="Times New Roman" w:cs="Times New Roman"/>
          <w:sz w:val="24"/>
          <w:szCs w:val="24"/>
        </w:rPr>
        <w:t>/</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S</w:t>
      </w:r>
      <w:proofErr w:type="spellEnd"/>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w:t>
      </w:r>
      <w:r w:rsidR="005404E8">
        <w:rPr>
          <w:rFonts w:ascii="Times New Roman" w:hAnsi="Times New Roman" w:cs="Times New Roman"/>
          <w:sz w:val="24"/>
          <w:szCs w:val="24"/>
        </w:rPr>
        <w:t xml:space="preserve">still </w:t>
      </w:r>
      <w:r w:rsidR="00352DEE">
        <w:rPr>
          <w:rFonts w:ascii="Times New Roman" w:hAnsi="Times New Roman" w:cs="Times New Roman"/>
          <w:sz w:val="24"/>
          <w:szCs w:val="24"/>
        </w:rPr>
        <w:t xml:space="preserve">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BUSTED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and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aBSREL</w:t>
      </w:r>
      <w:proofErr w:type="spellEnd"/>
      <w:r w:rsidR="00352DEE">
        <w:rPr>
          <w:rFonts w:ascii="Times New Roman" w:hAnsi="Times New Roman" w:cs="Times New Roman"/>
          <w:sz w:val="24"/>
          <w:szCs w:val="24"/>
        </w:rPr>
        <w:t xml:space="preserve">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(Smith, et al. 2015a)</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r w:rsidR="00114EEF">
        <w:rPr>
          <w:rFonts w:ascii="Times New Roman" w:hAnsi="Times New Roman" w:cs="Times New Roman"/>
          <w:sz w:val="24"/>
          <w:szCs w:val="24"/>
        </w:rPr>
        <w:t xml:space="preserve">We </w:t>
      </w:r>
      <w:r w:rsidR="00F55350">
        <w:rPr>
          <w:rFonts w:ascii="Times New Roman" w:hAnsi="Times New Roman" w:cs="Times New Roman"/>
          <w:sz w:val="24"/>
          <w:szCs w:val="24"/>
        </w:rPr>
        <w:t>found evidence that tree misspecification likely induces both</w:t>
      </w:r>
      <w:r w:rsidR="00C760E7">
        <w:rPr>
          <w:rFonts w:ascii="Times New Roman" w:hAnsi="Times New Roman" w:cs="Times New Roman"/>
          <w:sz w:val="24"/>
          <w:szCs w:val="24"/>
        </w:rPr>
        <w:t xml:space="preserve"> false positive</w:t>
      </w:r>
      <w:r w:rsidR="00F55350">
        <w:rPr>
          <w:rFonts w:ascii="Times New Roman" w:hAnsi="Times New Roman" w:cs="Times New Roman"/>
          <w:sz w:val="24"/>
          <w:szCs w:val="24"/>
        </w:rPr>
        <w:t xml:space="preserve"> </w:t>
      </w:r>
      <w:r w:rsidR="00C760E7">
        <w:rPr>
          <w:rFonts w:ascii="Times New Roman" w:hAnsi="Times New Roman" w:cs="Times New Roman"/>
          <w:sz w:val="24"/>
          <w:szCs w:val="24"/>
        </w:rPr>
        <w:t>(</w:t>
      </w:r>
      <w:r w:rsidR="00F55350">
        <w:rPr>
          <w:rFonts w:ascii="Times New Roman" w:hAnsi="Times New Roman" w:cs="Times New Roman"/>
          <w:sz w:val="24"/>
          <w:szCs w:val="24"/>
        </w:rPr>
        <w:t>type I</w:t>
      </w:r>
      <w:r w:rsidR="00C760E7">
        <w:rPr>
          <w:rFonts w:ascii="Times New Roman" w:hAnsi="Times New Roman" w:cs="Times New Roman"/>
          <w:sz w:val="24"/>
          <w:szCs w:val="24"/>
        </w:rPr>
        <w:t xml:space="preserve">) and false negative </w:t>
      </w:r>
      <w:r w:rsidR="00F55350">
        <w:rPr>
          <w:rFonts w:ascii="Times New Roman" w:hAnsi="Times New Roman" w:cs="Times New Roman"/>
          <w:sz w:val="24"/>
          <w:szCs w:val="24"/>
        </w:rPr>
        <w:t>(type II</w:t>
      </w:r>
      <w:r w:rsidR="00C760E7">
        <w:rPr>
          <w:rFonts w:ascii="Times New Roman" w:hAnsi="Times New Roman" w:cs="Times New Roman"/>
          <w:sz w:val="24"/>
          <w:szCs w:val="24"/>
        </w:rPr>
        <w:t>)</w:t>
      </w:r>
      <w:r w:rsidR="00F55350">
        <w:rPr>
          <w:rFonts w:ascii="Times New Roman" w:hAnsi="Times New Roman" w:cs="Times New Roman"/>
          <w:sz w:val="24"/>
          <w:szCs w:val="24"/>
        </w:rPr>
        <w:t xml:space="preserve"> error</w:t>
      </w:r>
      <w:r w:rsidR="00644A53">
        <w:rPr>
          <w:rFonts w:ascii="Times New Roman" w:hAnsi="Times New Roman" w:cs="Times New Roman"/>
          <w:sz w:val="24"/>
          <w:szCs w:val="24"/>
        </w:rPr>
        <w:t>s</w:t>
      </w:r>
      <w:r w:rsidR="00F55350">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For example, m</w:t>
      </w:r>
      <w:r w:rsidR="00114EEF">
        <w:rPr>
          <w:rFonts w:ascii="Times New Roman" w:hAnsi="Times New Roman" w:cs="Times New Roman"/>
          <w:sz w:val="24"/>
          <w:szCs w:val="24"/>
        </w:rPr>
        <w:t xml:space="preserve">any genes </w:t>
      </w:r>
      <w:r w:rsidR="00F55350">
        <w:rPr>
          <w:rFonts w:ascii="Times New Roman" w:hAnsi="Times New Roman" w:cs="Times New Roman"/>
          <w:sz w:val="24"/>
          <w:szCs w:val="24"/>
        </w:rPr>
        <w:t>we</w:t>
      </w:r>
      <w:r w:rsidR="00114EEF">
        <w:rPr>
          <w:rFonts w:ascii="Times New Roman" w:hAnsi="Times New Roman" w:cs="Times New Roman"/>
          <w:sz w:val="24"/>
          <w:szCs w:val="24"/>
        </w:rPr>
        <w:t xml:space="preserve">re inferred as having experienced positive </w:t>
      </w:r>
      <w:r w:rsidR="00F55350">
        <w:rPr>
          <w:rFonts w:ascii="Times New Roman" w:hAnsi="Times New Roman" w:cs="Times New Roman"/>
          <w:sz w:val="24"/>
          <w:szCs w:val="24"/>
        </w:rPr>
        <w:t>direction</w:t>
      </w:r>
      <w:r w:rsidR="00644A53">
        <w:rPr>
          <w:rFonts w:ascii="Times New Roman" w:hAnsi="Times New Roman" w:cs="Times New Roman"/>
          <w:sz w:val="24"/>
          <w:szCs w:val="24"/>
        </w:rPr>
        <w:t>al</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 xml:space="preserve">selection when using </w:t>
      </w:r>
      <w:r w:rsidR="00F55350">
        <w:rPr>
          <w:rFonts w:ascii="Times New Roman" w:hAnsi="Times New Roman" w:cs="Times New Roman"/>
          <w:sz w:val="24"/>
          <w:szCs w:val="24"/>
        </w:rPr>
        <w:t>a single</w:t>
      </w:r>
      <w:r w:rsidR="00114EEF">
        <w:rPr>
          <w:rFonts w:ascii="Times New Roman" w:hAnsi="Times New Roman" w:cs="Times New Roman"/>
          <w:sz w:val="24"/>
          <w:szCs w:val="24"/>
        </w:rPr>
        <w:t xml:space="preserve"> </w:t>
      </w:r>
      <w:r w:rsidR="00F55350">
        <w:rPr>
          <w:rFonts w:ascii="Times New Roman" w:hAnsi="Times New Roman" w:cs="Times New Roman"/>
          <w:sz w:val="24"/>
          <w:szCs w:val="24"/>
        </w:rPr>
        <w:t xml:space="preserve">species </w:t>
      </w:r>
      <w:r w:rsidR="00114EEF">
        <w:rPr>
          <w:rFonts w:ascii="Times New Roman" w:hAnsi="Times New Roman" w:cs="Times New Roman"/>
          <w:sz w:val="24"/>
          <w:szCs w:val="24"/>
        </w:rPr>
        <w:t>tree</w:t>
      </w:r>
      <w:r w:rsidR="00F55350">
        <w:rPr>
          <w:rFonts w:ascii="Times New Roman" w:hAnsi="Times New Roman" w:cs="Times New Roman"/>
          <w:sz w:val="24"/>
          <w:szCs w:val="24"/>
        </w:rPr>
        <w:t>,</w:t>
      </w:r>
      <w:r w:rsidR="00114EEF">
        <w:rPr>
          <w:rFonts w:ascii="Times New Roman" w:hAnsi="Times New Roman" w:cs="Times New Roman"/>
          <w:sz w:val="24"/>
          <w:szCs w:val="24"/>
        </w:rPr>
        <w:t xml:space="preserve"> but not when using </w:t>
      </w:r>
      <w:r w:rsidR="00F55350">
        <w:rPr>
          <w:rFonts w:ascii="Times New Roman" w:hAnsi="Times New Roman" w:cs="Times New Roman"/>
          <w:sz w:val="24"/>
          <w:szCs w:val="24"/>
        </w:rPr>
        <w:t xml:space="preserve">local </w:t>
      </w:r>
      <w:r w:rsidR="00114EEF">
        <w:rPr>
          <w:rFonts w:ascii="Times New Roman" w:hAnsi="Times New Roman" w:cs="Times New Roman"/>
          <w:sz w:val="24"/>
          <w:szCs w:val="24"/>
        </w:rPr>
        <w:t>gene trees and vice versa (Fig</w:t>
      </w:r>
      <w:r w:rsidR="009713C6">
        <w:rPr>
          <w:rFonts w:ascii="Times New Roman" w:hAnsi="Times New Roman" w:cs="Times New Roman"/>
          <w:sz w:val="24"/>
          <w:szCs w:val="24"/>
        </w:rPr>
        <w:t>.</w:t>
      </w:r>
      <w:r w:rsidR="00114EEF">
        <w:rPr>
          <w:rFonts w:ascii="Times New Roman" w:hAnsi="Times New Roman" w:cs="Times New Roman"/>
          <w:sz w:val="24"/>
          <w:szCs w:val="24"/>
        </w:rPr>
        <w:t xml:space="preserve"> </w:t>
      </w:r>
      <w:r w:rsidR="004E0DDF">
        <w:rPr>
          <w:rFonts w:ascii="Times New Roman" w:hAnsi="Times New Roman" w:cs="Times New Roman"/>
          <w:sz w:val="24"/>
          <w:szCs w:val="24"/>
        </w:rPr>
        <w:t>6</w:t>
      </w:r>
      <w:r w:rsidR="00114EEF">
        <w:rPr>
          <w:rFonts w:ascii="Times New Roman" w:hAnsi="Times New Roman" w:cs="Times New Roman"/>
          <w:sz w:val="24"/>
          <w:szCs w:val="24"/>
        </w:rPr>
        <w:t xml:space="preserve">). Assuming the </w:t>
      </w:r>
      <w:r w:rsidR="00F55350">
        <w:rPr>
          <w:rFonts w:ascii="Times New Roman" w:hAnsi="Times New Roman" w:cs="Times New Roman"/>
          <w:sz w:val="24"/>
          <w:szCs w:val="24"/>
        </w:rPr>
        <w:t xml:space="preserve">locally inferred </w:t>
      </w:r>
      <w:r w:rsidR="00114EEF">
        <w:rPr>
          <w:rFonts w:ascii="Times New Roman" w:hAnsi="Times New Roman" w:cs="Times New Roman"/>
          <w:sz w:val="24"/>
          <w:szCs w:val="24"/>
        </w:rPr>
        <w:t xml:space="preserve">gene tree </w:t>
      </w:r>
      <w:r w:rsidR="00F55350">
        <w:rPr>
          <w:rFonts w:ascii="Times New Roman" w:hAnsi="Times New Roman" w:cs="Times New Roman"/>
          <w:sz w:val="24"/>
          <w:szCs w:val="24"/>
        </w:rPr>
        <w:t>i</w:t>
      </w:r>
      <w:r w:rsidR="00114EEF">
        <w:rPr>
          <w:rFonts w:ascii="Times New Roman" w:hAnsi="Times New Roman" w:cs="Times New Roman"/>
          <w:sz w:val="24"/>
          <w:szCs w:val="24"/>
        </w:rPr>
        <w:t xml:space="preserve">s more </w:t>
      </w:r>
      <w:r w:rsidR="00F55350">
        <w:rPr>
          <w:rFonts w:ascii="Times New Roman" w:hAnsi="Times New Roman" w:cs="Times New Roman"/>
          <w:sz w:val="24"/>
          <w:szCs w:val="24"/>
        </w:rPr>
        <w:t>accurate</w:t>
      </w:r>
      <w:r w:rsidR="00587DCF">
        <w:rPr>
          <w:rFonts w:ascii="Times New Roman" w:hAnsi="Times New Roman" w:cs="Times New Roman"/>
          <w:sz w:val="24"/>
          <w:szCs w:val="24"/>
        </w:rPr>
        <w:t xml:space="preserve"> than the</w:t>
      </w:r>
      <w:r w:rsidR="00BF08A1">
        <w:rPr>
          <w:rFonts w:ascii="Times New Roman" w:hAnsi="Times New Roman" w:cs="Times New Roman"/>
          <w:sz w:val="24"/>
          <w:szCs w:val="24"/>
        </w:rPr>
        <w:t xml:space="preserve"> single tree inferred from concatenation of all gene sequences</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this result</w:t>
      </w:r>
      <w:r w:rsidR="00F55350">
        <w:rPr>
          <w:rFonts w:ascii="Times New Roman" w:hAnsi="Times New Roman" w:cs="Times New Roman"/>
          <w:sz w:val="24"/>
          <w:szCs w:val="24"/>
        </w:rPr>
        <w:t>ed</w:t>
      </w:r>
      <w:r w:rsidR="00114EEF">
        <w:rPr>
          <w:rFonts w:ascii="Times New Roman" w:hAnsi="Times New Roman" w:cs="Times New Roman"/>
          <w:sz w:val="24"/>
          <w:szCs w:val="24"/>
        </w:rPr>
        <w:t xml:space="preserve"> in varying rates and types of error (Table </w:t>
      </w:r>
      <w:r w:rsidR="00CC57F4">
        <w:rPr>
          <w:rFonts w:ascii="Times New Roman" w:hAnsi="Times New Roman" w:cs="Times New Roman"/>
          <w:sz w:val="24"/>
          <w:szCs w:val="24"/>
        </w:rPr>
        <w:t>1</w:t>
      </w:r>
      <w:r w:rsidR="00114EEF">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negatives).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w:t>
      </w:r>
      <w:r w:rsidR="00653E33">
        <w:rPr>
          <w:rFonts w:ascii="Times New Roman" w:hAnsi="Times New Roman" w:cs="Times New Roman"/>
          <w:sz w:val="24"/>
          <w:szCs w:val="24"/>
        </w:rPr>
        <w:t>, among</w:t>
      </w:r>
      <w:r w:rsidR="008C6F17">
        <w:rPr>
          <w:rFonts w:ascii="Times New Roman" w:hAnsi="Times New Roman" w:cs="Times New Roman"/>
          <w:sz w:val="24"/>
          <w:szCs w:val="24"/>
        </w:rPr>
        <w:t xml:space="preserve"> genes </w:t>
      </w:r>
      <w:r w:rsidR="00EF7F54">
        <w:rPr>
          <w:rFonts w:ascii="Times New Roman" w:hAnsi="Times New Roman" w:cs="Times New Roman"/>
          <w:sz w:val="24"/>
          <w:szCs w:val="24"/>
        </w:rPr>
        <w:t xml:space="preserve">showing </w:t>
      </w:r>
      <w:r w:rsidR="008C6F17">
        <w:rPr>
          <w:rFonts w:ascii="Times New Roman" w:hAnsi="Times New Roman" w:cs="Times New Roman"/>
          <w:sz w:val="24"/>
          <w:szCs w:val="24"/>
        </w:rPr>
        <w:t xml:space="preserve">inconsistent evidence for </w:t>
      </w:r>
      <w:r w:rsidR="00EF7F54">
        <w:rPr>
          <w:rFonts w:ascii="Times New Roman" w:hAnsi="Times New Roman" w:cs="Times New Roman"/>
          <w:sz w:val="24"/>
          <w:szCs w:val="24"/>
        </w:rPr>
        <w:t xml:space="preserve">positive selection </w:t>
      </w:r>
      <w:r w:rsidR="008C6F17">
        <w:rPr>
          <w:rFonts w:ascii="Times New Roman" w:hAnsi="Times New Roman" w:cs="Times New Roman"/>
          <w:sz w:val="24"/>
          <w:szCs w:val="24"/>
        </w:rPr>
        <w:t xml:space="preserve">across the </w:t>
      </w:r>
      <w:r w:rsidR="00EF7F54">
        <w:rPr>
          <w:rFonts w:ascii="Times New Roman" w:hAnsi="Times New Roman" w:cs="Times New Roman"/>
          <w:sz w:val="24"/>
          <w:szCs w:val="24"/>
        </w:rPr>
        <w:t>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when using the concatenated species tree but not individual gene trees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positives).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species tree than those that had evidence for positive selection either using only the concatenated tree or the gene tree (Fig</w:t>
      </w:r>
      <w:r w:rsidR="009713C6">
        <w:rPr>
          <w:rFonts w:ascii="Times New Roman" w:hAnsi="Times New Roman" w:cs="Times New Roman"/>
          <w:sz w:val="24"/>
          <w:szCs w:val="24"/>
        </w:rPr>
        <w:t>.</w:t>
      </w:r>
      <w:r w:rsidR="00604409">
        <w:rPr>
          <w:rFonts w:ascii="Times New Roman" w:hAnsi="Times New Roman" w:cs="Times New Roman"/>
          <w:sz w:val="24"/>
          <w:szCs w:val="24"/>
        </w:rPr>
        <w:t xml:space="preserv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2B242620" w:rsidR="00D1794F" w:rsidRPr="002A6C55" w:rsidRDefault="00FC2775" w:rsidP="00D1794F">
      <w:pPr>
        <w:spacing w:after="0"/>
        <w:jc w:val="both"/>
        <w:rPr>
          <w:rFonts w:ascii="Times New Roman" w:hAnsi="Times New Roman" w:cs="Times New Roman"/>
          <w:sz w:val="24"/>
          <w:szCs w:val="24"/>
        </w:rPr>
      </w:pPr>
      <w:r w:rsidRPr="00771587">
        <w:rPr>
          <w:rFonts w:ascii="Times New Roman" w:hAnsi="Times New Roman" w:cs="Times New Roman"/>
          <w:sz w:val="24"/>
          <w:szCs w:val="24"/>
        </w:rPr>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can vary extensively across regions of a genome</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often be well represented by a single representative species-level phylogeny.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w:t>
      </w:r>
      <w:r w:rsidR="00EF1EE0">
        <w:rPr>
          <w:rFonts w:ascii="Times New Roman" w:hAnsi="Times New Roman" w:cs="Times New Roman"/>
          <w:sz w:val="24"/>
          <w:szCs w:val="24"/>
        </w:rPr>
        <w:t xml:space="preserve">and recently published (Kumon et al. 2021) </w:t>
      </w:r>
      <w:r w:rsidR="00D1794F">
        <w:rPr>
          <w:rFonts w:ascii="Times New Roman" w:hAnsi="Times New Roman" w:cs="Times New Roman"/>
          <w:sz w:val="24"/>
          <w:szCs w:val="24"/>
        </w:rPr>
        <w:t xml:space="preserve">genomes from </w:t>
      </w:r>
      <w:r w:rsidR="006847C7">
        <w:rPr>
          <w:rFonts w:ascii="Times New Roman" w:hAnsi="Times New Roman" w:cs="Times New Roman"/>
          <w:sz w:val="24"/>
          <w:szCs w:val="24"/>
        </w:rPr>
        <w:t>seven</w:t>
      </w:r>
      <w:r w:rsidR="00D1794F">
        <w:rPr>
          <w:rFonts w:ascii="Times New Roman" w:hAnsi="Times New Roman" w:cs="Times New Roman"/>
          <w:sz w:val="24"/>
          <w:szCs w:val="24"/>
        </w:rPr>
        <w:t xml:space="preserve"> species to understand the systematics of murine rodents and causes and consequences of phylogenetic discordance along murine genome</w:t>
      </w:r>
      <w:r w:rsidR="00EF1EE0">
        <w:rPr>
          <w:rFonts w:ascii="Times New Roman" w:hAnsi="Times New Roman" w:cs="Times New Roman"/>
          <w:sz w:val="24"/>
          <w:szCs w:val="24"/>
        </w:rPr>
        <w:t>s</w:t>
      </w:r>
      <w:r w:rsidR="00D1794F">
        <w:rPr>
          <w:rFonts w:ascii="Times New Roman" w:hAnsi="Times New Roman" w:cs="Times New Roman"/>
          <w:sz w:val="24"/>
          <w:szCs w:val="24"/>
        </w:rPr>
        <w:t xml:space="preserve">. These new </w:t>
      </w:r>
      <w:r w:rsidR="006847C7">
        <w:rPr>
          <w:rFonts w:ascii="Times New Roman" w:hAnsi="Times New Roman" w:cs="Times New Roman"/>
          <w:sz w:val="24"/>
          <w:szCs w:val="24"/>
        </w:rPr>
        <w:t>analyses</w:t>
      </w:r>
      <w:r w:rsidR="00D1794F">
        <w:rPr>
          <w:rFonts w:ascii="Times New Roman" w:hAnsi="Times New Roman" w:cs="Times New Roman"/>
          <w:sz w:val="24"/>
          <w:szCs w:val="24"/>
        </w:rPr>
        <w:t xml:space="preserve"> help </w:t>
      </w:r>
      <w:r w:rsidR="00D1794F">
        <w:rPr>
          <w:rFonts w:ascii="Times New Roman" w:hAnsi="Times New Roman" w:cs="Times New Roman"/>
          <w:sz w:val="24"/>
          <w:szCs w:val="24"/>
        </w:rPr>
        <w:lastRenderedPageBreak/>
        <w:t xml:space="preserve">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w:t>
      </w:r>
      <w:r w:rsidR="00EF1EE0">
        <w:rPr>
          <w:rFonts w:ascii="Times New Roman" w:hAnsi="Times New Roman" w:cs="Times New Roman"/>
          <w:sz w:val="24"/>
          <w:szCs w:val="24"/>
        </w:rPr>
        <w:t xml:space="preserve"> stronger</w:t>
      </w:r>
      <w:r w:rsidR="00D1794F">
        <w:rPr>
          <w:rFonts w:ascii="Times New Roman" w:hAnsi="Times New Roman" w:cs="Times New Roman"/>
          <w:sz w:val="24"/>
          <w:szCs w:val="24"/>
        </w:rPr>
        <w:t xml:space="preserve"> evolutionary context and begin to</w:t>
      </w:r>
      <w:r w:rsidR="00D1794F" w:rsidRPr="00031896">
        <w:rPr>
          <w:rFonts w:ascii="Times New Roman" w:hAnsi="Times New Roman" w:cs="Times New Roman"/>
          <w:sz w:val="24"/>
          <w:szCs w:val="24"/>
        </w:rPr>
        <w:t xml:space="preserve"> fill the gap in </w:t>
      </w:r>
      <w:r w:rsidR="00587DCF">
        <w:rPr>
          <w:rFonts w:ascii="Times New Roman" w:hAnsi="Times New Roman" w:cs="Times New Roman"/>
          <w:sz w:val="24"/>
          <w:szCs w:val="24"/>
        </w:rPr>
        <w:t xml:space="preserve">genome </w:t>
      </w:r>
      <w:r w:rsidR="00D1794F" w:rsidRPr="00031896">
        <w:rPr>
          <w:rFonts w:ascii="Times New Roman" w:hAnsi="Times New Roman" w:cs="Times New Roman"/>
          <w:sz w:val="24"/>
          <w:szCs w:val="24"/>
        </w:rPr>
        <w:t>sampling of murine rodents</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relatively few whole genomes sequenced. They further provide us with the resources 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across the 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recombination and natural selection shape phylogenetic histories, and evaluate how assuming a single evolutionary history can compromise the study of molecular evolution</w:t>
      </w:r>
      <w:r w:rsidR="00587DCF">
        <w:rPr>
          <w:rFonts w:ascii="Times New Roman" w:hAnsi="Times New Roman" w:cs="Times New Roman"/>
          <w:sz w:val="24"/>
          <w:szCs w:val="24"/>
        </w:rPr>
        <w:t xml:space="preserve"> </w:t>
      </w:r>
      <w:r w:rsidR="006B3732">
        <w:rPr>
          <w:rFonts w:ascii="Times New Roman" w:hAnsi="Times New Roman" w:cs="Times New Roman"/>
          <w:sz w:val="24"/>
          <w:szCs w:val="24"/>
        </w:rPr>
        <w:t>in a</w:t>
      </w:r>
      <w:r w:rsidR="00587DCF">
        <w:rPr>
          <w:rFonts w:ascii="Times New Roman" w:hAnsi="Times New Roman" w:cs="Times New Roman"/>
          <w:sz w:val="24"/>
          <w:szCs w:val="24"/>
        </w:rPr>
        <w:t>n important</w:t>
      </w:r>
      <w:r w:rsidR="006B3732">
        <w:rPr>
          <w:rFonts w:ascii="Times New Roman" w:hAnsi="Times New Roman" w:cs="Times New Roman"/>
          <w:sz w:val="24"/>
          <w:szCs w:val="24"/>
        </w:rPr>
        <w:t xml:space="preserve"> biomedical model system.</w:t>
      </w:r>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11F4FAF1" w:rsidR="00F75BB4" w:rsidRDefault="00B17D7F" w:rsidP="005D3A4E">
      <w:pPr>
        <w:spacing w:after="0"/>
        <w:jc w:val="both"/>
        <w:rPr>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proofErr w:type="spellStart"/>
      <w:r w:rsidRPr="005B28B3">
        <w:rPr>
          <w:rFonts w:ascii="Times New Roman" w:hAnsi="Times New Roman" w:cs="Times New Roman"/>
          <w:i/>
          <w:iCs/>
          <w:sz w:val="24"/>
          <w:szCs w:val="24"/>
        </w:rPr>
        <w:t>Apodemus</w:t>
      </w:r>
      <w:proofErr w:type="spellEnd"/>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00587DCF">
        <w:rPr>
          <w:rFonts w:ascii="Times New Roman" w:hAnsi="Times New Roman" w:cs="Times New Roman"/>
          <w:sz w:val="24"/>
          <w:szCs w:val="24"/>
        </w:rPr>
        <w:t xml:space="preserve"> based on </w:t>
      </w:r>
      <w:r w:rsidR="000E014B">
        <w:rPr>
          <w:rFonts w:ascii="Times New Roman" w:hAnsi="Times New Roman" w:cs="Times New Roman"/>
          <w:sz w:val="24"/>
          <w:szCs w:val="24"/>
        </w:rPr>
        <w:t>a few</w:t>
      </w:r>
      <w:r w:rsidRPr="00B17D7F">
        <w:rPr>
          <w:rFonts w:ascii="Times New Roman" w:hAnsi="Times New Roman" w:cs="Times New Roman"/>
          <w:sz w:val="24"/>
          <w:szCs w:val="24"/>
        </w:rPr>
        <w:t xml:space="preserve"> </w:t>
      </w:r>
      <w:r w:rsidR="00587DCF">
        <w:rPr>
          <w:rFonts w:ascii="Times New Roman" w:hAnsi="Times New Roman" w:cs="Times New Roman"/>
          <w:sz w:val="24"/>
          <w:szCs w:val="24"/>
        </w:rPr>
        <w:t>genetic markers</w:t>
      </w:r>
      <w:r w:rsidRPr="00B17D7F">
        <w:rPr>
          <w:rFonts w:ascii="Times New Roman" w:hAnsi="Times New Roman" w:cs="Times New Roman"/>
          <w:sz w:val="24"/>
          <w:szCs w:val="24"/>
        </w:rPr>
        <w:t xml:space="preserve">. </w:t>
      </w:r>
      <w:del w:id="96" w:author="Jonathan James Hughes" w:date="2024-06-20T14:20:00Z">
        <w:r w:rsidR="00587DCF" w:rsidDel="00C300C0">
          <w:rPr>
            <w:rFonts w:ascii="Times New Roman" w:hAnsi="Times New Roman" w:cs="Times New Roman"/>
            <w:sz w:val="24"/>
            <w:szCs w:val="24"/>
          </w:rPr>
          <w:delText>E</w:delText>
        </w:r>
        <w:r w:rsidRPr="00B17D7F" w:rsidDel="00C300C0">
          <w:rPr>
            <w:rFonts w:ascii="Times New Roman" w:hAnsi="Times New Roman" w:cs="Times New Roman"/>
            <w:sz w:val="24"/>
            <w:szCs w:val="24"/>
          </w:rPr>
          <w:delText xml:space="preserve">vidence from </w:delText>
        </w:r>
        <w:r w:rsidR="0093760B" w:rsidDel="00C300C0">
          <w:rPr>
            <w:rFonts w:ascii="Times New Roman" w:hAnsi="Times New Roman" w:cs="Times New Roman"/>
            <w:sz w:val="24"/>
            <w:szCs w:val="24"/>
          </w:rPr>
          <w:delText xml:space="preserve">these datasets </w:delText>
        </w:r>
        <w:r w:rsidRPr="00B17D7F" w:rsidDel="00C300C0">
          <w:rPr>
            <w:rFonts w:ascii="Times New Roman" w:hAnsi="Times New Roman" w:cs="Times New Roman"/>
            <w:sz w:val="24"/>
            <w:szCs w:val="24"/>
          </w:rPr>
          <w:delText xml:space="preserve">suggested </w:delText>
        </w:r>
        <w:r w:rsidR="00587DCF" w:rsidDel="00C300C0">
          <w:rPr>
            <w:rFonts w:ascii="Times New Roman" w:hAnsi="Times New Roman" w:cs="Times New Roman"/>
            <w:sz w:val="24"/>
            <w:szCs w:val="24"/>
          </w:rPr>
          <w:delText xml:space="preserve">appreciable </w:delText>
        </w:r>
        <w:r w:rsidRPr="00B17D7F" w:rsidDel="00C300C0">
          <w:rPr>
            <w:rFonts w:ascii="Times New Roman" w:hAnsi="Times New Roman" w:cs="Times New Roman"/>
            <w:sz w:val="24"/>
            <w:szCs w:val="24"/>
          </w:rPr>
          <w:delText>phylogenetic discordance across Murinae</w:delText>
        </w:r>
        <w:r w:rsidR="000E014B" w:rsidDel="00C300C0">
          <w:rPr>
            <w:rFonts w:ascii="Times New Roman" w:hAnsi="Times New Roman" w:cs="Times New Roman"/>
            <w:sz w:val="24"/>
            <w:szCs w:val="24"/>
          </w:rPr>
          <w:delText xml:space="preserve"> </w:delText>
        </w:r>
        <w:r w:rsidR="00B3724E" w:rsidDel="00C300C0">
          <w:rPr>
            <w:rFonts w:ascii="Times New Roman" w:hAnsi="Times New Roman" w:cs="Times New Roman"/>
            <w:sz w:val="24"/>
            <w:szCs w:val="24"/>
          </w:rPr>
          <w:delText xml:space="preserve">that </w:delText>
        </w:r>
        <w:r w:rsidRPr="00B17D7F" w:rsidDel="00C300C0">
          <w:rPr>
            <w:rFonts w:ascii="Times New Roman" w:hAnsi="Times New Roman" w:cs="Times New Roman"/>
            <w:sz w:val="24"/>
            <w:szCs w:val="24"/>
          </w:rPr>
          <w:delText>lead to different genomic regions supporting incompatible phylogenetic reconstructions</w:delText>
        </w:r>
        <w:r w:rsidR="009F1BCB" w:rsidDel="00C300C0">
          <w:rPr>
            <w:rFonts w:ascii="Times New Roman" w:hAnsi="Times New Roman" w:cs="Times New Roman"/>
            <w:sz w:val="24"/>
            <w:szCs w:val="24"/>
          </w:rPr>
          <w:delText xml:space="preserve"> </w:delText>
        </w:r>
        <w:r w:rsidR="001A3F4F" w:rsidDel="00C300C0">
          <w:rPr>
            <w:rFonts w:ascii="Times New Roman" w:hAnsi="Times New Roman" w:cs="Times New Roman"/>
            <w:sz w:val="24"/>
            <w:szCs w:val="24"/>
          </w:rPr>
          <w:fldChar w:fldCharType="begin">
            <w:fldData xml:space="preserve">PEVuZE5vdGU+PENpdGU+PEF1dGhvcj5XaGl0ZTwvQXV0aG9yPjxZZWFyPjIwMDk8L1llYXI+PFJl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</w:fldData>
          </w:fldChar>
        </w:r>
      </w:del>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PEVuZE5vdGU+PENpdGU+PEF1dGhvcj5XaGl0ZTwvQXV0aG9yPjxZZWFyPjIwMDk8L1llYXI+PFJl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del w:id="97" w:author="Jonathan James Hughes" w:date="2024-06-20T14:20:00Z">
        <w:r w:rsidR="001A3F4F" w:rsidDel="00C300C0">
          <w:rPr>
            <w:rFonts w:ascii="Times New Roman" w:hAnsi="Times New Roman" w:cs="Times New Roman"/>
            <w:sz w:val="24"/>
            <w:szCs w:val="24"/>
          </w:rPr>
        </w:r>
        <w:r w:rsidR="001A3F4F" w:rsidDel="00C300C0">
          <w:rPr>
            <w:rFonts w:ascii="Times New Roman" w:hAnsi="Times New Roman" w:cs="Times New Roman"/>
            <w:sz w:val="24"/>
            <w:szCs w:val="24"/>
          </w:rPr>
          <w:fldChar w:fldCharType="separate"/>
        </w:r>
      </w:del>
      <w:r w:rsidR="001B6D59">
        <w:rPr>
          <w:rFonts w:ascii="Times New Roman" w:hAnsi="Times New Roman" w:cs="Times New Roman"/>
          <w:noProof/>
          <w:sz w:val="24"/>
          <w:szCs w:val="24"/>
        </w:rPr>
        <w:t>(Suzuki, et al. 2004; Steppan, et al. 2005; White, et al. 2009)</w:t>
      </w:r>
      <w:del w:id="98" w:author="Jonathan James Hughes" w:date="2024-06-20T14:20:00Z">
        <w:r w:rsidR="001A3F4F" w:rsidDel="00C300C0">
          <w:rPr>
            <w:rFonts w:ascii="Times New Roman" w:hAnsi="Times New Roman" w:cs="Times New Roman"/>
            <w:sz w:val="24"/>
            <w:szCs w:val="24"/>
          </w:rPr>
          <w:fldChar w:fldCharType="end"/>
        </w:r>
        <w:r w:rsidRPr="00B17D7F" w:rsidDel="00C300C0">
          <w:rPr>
            <w:rFonts w:ascii="Times New Roman" w:hAnsi="Times New Roman" w:cs="Times New Roman"/>
            <w:sz w:val="24"/>
            <w:szCs w:val="24"/>
          </w:rPr>
          <w:delText>.</w:delText>
        </w:r>
        <w:r w:rsidDel="00C300C0">
          <w:rPr>
            <w:rFonts w:ascii="Times New Roman" w:hAnsi="Times New Roman" w:cs="Times New Roman"/>
            <w:sz w:val="24"/>
            <w:szCs w:val="24"/>
          </w:rPr>
          <w:delText xml:space="preserve"> </w:delText>
        </w:r>
      </w:del>
      <w:proofErr w:type="spellStart"/>
      <w:r w:rsidRPr="00B17D7F">
        <w:rPr>
          <w:rFonts w:ascii="Times New Roman" w:hAnsi="Times New Roman" w:cs="Times New Roman"/>
          <w:sz w:val="24"/>
          <w:szCs w:val="24"/>
        </w:rPr>
        <w:t>Lecompte</w:t>
      </w:r>
      <w:proofErr w:type="spellEnd"/>
      <w:r w:rsidRPr="00B17D7F">
        <w:rPr>
          <w:rFonts w:ascii="Times New Roman" w:hAnsi="Times New Roman" w:cs="Times New Roman"/>
          <w:sz w:val="24"/>
          <w:szCs w:val="24"/>
        </w:rPr>
        <w:t xml:space="preserv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 xml:space="preserve">supported phylogenetic reconstructions from across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and the tribal classifications they proposed remain generally supported. More recent work has increased the number of taxa sampled, both for analyses of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specifically</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but the number of loci used for phylogenetic inference remained </w:t>
      </w:r>
      <w:r w:rsidR="0065149C">
        <w:rPr>
          <w:rFonts w:ascii="Times New Roman" w:hAnsi="Times New Roman" w:cs="Times New Roman"/>
          <w:sz w:val="24"/>
          <w:szCs w:val="24"/>
        </w:rPr>
        <w:t>limited</w:t>
      </w:r>
      <w:r w:rsidRPr="00B17D7F">
        <w:rPr>
          <w:rFonts w:ascii="Times New Roman" w:hAnsi="Times New Roman" w:cs="Times New Roman"/>
          <w:sz w:val="24"/>
          <w:szCs w:val="24"/>
        </w:rPr>
        <w:t>.</w:t>
      </w:r>
      <w:r w:rsidR="0065149C">
        <w:rPr>
          <w:rFonts w:ascii="Times New Roman" w:hAnsi="Times New Roman" w:cs="Times New Roman"/>
          <w:sz w:val="24"/>
          <w:szCs w:val="24"/>
        </w:rPr>
        <w:t xml:space="preserve"> </w:t>
      </w:r>
      <w:r w:rsidR="00975C95">
        <w:rPr>
          <w:rFonts w:ascii="Times New Roman" w:hAnsi="Times New Roman" w:cs="Times New Roman"/>
          <w:sz w:val="24"/>
          <w:szCs w:val="24"/>
        </w:rPr>
        <w:t>Other r</w:t>
      </w:r>
      <w:r w:rsidR="0065149C">
        <w:rPr>
          <w:rFonts w:ascii="Times New Roman" w:hAnsi="Times New Roman" w:cs="Times New Roman"/>
          <w:sz w:val="24"/>
          <w:szCs w:val="24"/>
        </w:rPr>
        <w:t xml:space="preserve">ecent </w:t>
      </w:r>
      <w:r w:rsidR="00975C95">
        <w:rPr>
          <w:rFonts w:ascii="Times New Roman" w:hAnsi="Times New Roman" w:cs="Times New Roman"/>
          <w:sz w:val="24"/>
          <w:szCs w:val="24"/>
        </w:rPr>
        <w:t xml:space="preserve">studies have </w:t>
      </w:r>
      <w:r w:rsidR="000E014B">
        <w:rPr>
          <w:rFonts w:ascii="Times New Roman" w:hAnsi="Times New Roman" w:cs="Times New Roman"/>
          <w:sz w:val="24"/>
          <w:szCs w:val="24"/>
        </w:rPr>
        <w:t xml:space="preserve">greatly </w:t>
      </w:r>
      <w:r w:rsidR="00975C95">
        <w:rPr>
          <w:rFonts w:ascii="Times New Roman" w:hAnsi="Times New Roman" w:cs="Times New Roman"/>
          <w:sz w:val="24"/>
          <w:szCs w:val="24"/>
        </w:rPr>
        <w:t>expanded the number of loci used for phylogenetic inference</w:t>
      </w:r>
      <w:r w:rsidR="00494136">
        <w:rPr>
          <w:rFonts w:ascii="Times New Roman" w:hAnsi="Times New Roman" w:cs="Times New Roman"/>
          <w:sz w:val="24"/>
          <w:szCs w:val="24"/>
        </w:rPr>
        <w:t xml:space="preserve"> </w:t>
      </w:r>
      <w:r w:rsidR="00494136">
        <w:rPr>
          <w:rFonts w:ascii="Times New Roman" w:hAnsi="Times New Roman" w:cs="Times New Roman"/>
          <w:sz w:val="24"/>
          <w:szCs w:val="24"/>
        </w:rPr>
        <w:fldChar w:fldCharType="begin"/>
      </w:r>
      <w:r w:rsidR="00494136">
        <w:rPr>
          <w:rFonts w:ascii="Times New Roman" w:hAnsi="Times New Roman" w:cs="Times New Roman"/>
          <w:sz w:val="24"/>
          <w:szCs w:val="24"/>
        </w:rPr>
        <w:instrText xml:space="preserve"> ADDIN EN.CITE &lt;EndNote&gt;&lt;Cite&gt;&lt;Author&gt;Mikula&lt;/Author&gt;&lt;Year&gt;2021&lt;/Year&gt;&lt;RecNum&gt;247&lt;/RecNum&gt;&lt;DisplayText&gt;(Mikula, et al. 2021)&lt;/DisplayText&gt;&lt;record&gt;&lt;rec-number&gt;247&lt;/rec-number&gt;&lt;foreign-keys&gt;&lt;key app="EN" db-id="vdwt9psdezv5tlee9vn5swzfzafw0azp5adx" timestamp="1720299455"&gt;247&lt;/key&gt;&lt;/foreign-keys&gt;&lt;ref-type name="Journal Article"&gt;17&lt;/ref-type&gt;&lt;contributors&gt;&lt;authors&gt;&lt;author&gt;Mikula, Ondřej&lt;/author&gt;&lt;author&gt;Nicolas, Violaine&lt;/author&gt;&lt;author&gt;Šumbera, Radim&lt;/author&gt;&lt;author&gt;Konečný, Adam&lt;/author&gt;&lt;author&gt;Denys, Christiane&lt;/author&gt;&lt;author&gt;Verheyen, Erik&lt;/author&gt;&lt;author&gt;Bryjová, Anna&lt;/author&gt;&lt;author&gt;Lemmon, Alan R&lt;/author&gt;&lt;author&gt;Lemmon, Emily Moriarty&lt;/author&gt;&lt;author&gt;Bryja, Josef&lt;/author&gt;&lt;/authors&gt;&lt;/contributors&gt;&lt;titles&gt;&lt;title&gt;Nuclear phylogenomics, but not mitogenomics, resolves the most successful Late Miocene radiation of African mammals (Rodentia: Muridae: Arvicanthini)&lt;/title&gt;&lt;secondary-title&gt;Molecular Phylogenetics and Evolution&lt;/secondary-title&gt;&lt;/titles&gt;&lt;periodical&gt;&lt;full-title&gt;Molecular Phylogenetics and Evolution&lt;/full-title&gt;&lt;/periodical&gt;&lt;pages&gt;107069&lt;/pages&gt;&lt;volume&gt;157&lt;/volume&gt;&lt;dates&gt;&lt;year&gt;2021&lt;/year&gt;&lt;/dates&gt;&lt;isbn&gt;1055-7903&lt;/isbn&gt;&lt;urls&gt;&lt;/urls&gt;&lt;/record&gt;&lt;/Cite&gt;&lt;/EndNote&gt;</w:instrText>
      </w:r>
      <w:r w:rsidR="00494136">
        <w:rPr>
          <w:rFonts w:ascii="Times New Roman" w:hAnsi="Times New Roman" w:cs="Times New Roman"/>
          <w:sz w:val="24"/>
          <w:szCs w:val="24"/>
        </w:rPr>
        <w:fldChar w:fldCharType="separate"/>
      </w:r>
      <w:r w:rsidR="00494136">
        <w:rPr>
          <w:rFonts w:ascii="Times New Roman" w:hAnsi="Times New Roman" w:cs="Times New Roman"/>
          <w:noProof/>
          <w:sz w:val="24"/>
          <w:szCs w:val="24"/>
        </w:rPr>
        <w:t>(Mikula, et al. 2021)</w:t>
      </w:r>
      <w:r w:rsidR="00494136">
        <w:rPr>
          <w:rFonts w:ascii="Times New Roman" w:hAnsi="Times New Roman" w:cs="Times New Roman"/>
          <w:sz w:val="24"/>
          <w:szCs w:val="24"/>
        </w:rPr>
        <w:fldChar w:fldCharType="end"/>
      </w:r>
      <w:r w:rsidR="00975C95">
        <w:rPr>
          <w:rFonts w:ascii="Times New Roman" w:hAnsi="Times New Roman" w:cs="Times New Roman"/>
          <w:sz w:val="24"/>
          <w:szCs w:val="24"/>
        </w:rPr>
        <w:t xml:space="preserve">, including the use of 1,245 exons </w:t>
      </w:r>
      <w:r w:rsidR="00975C9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&lt;EndNote&gt;&lt;Cite&gt;&lt;Author&gt;Roycroft&lt;/Author&gt;&lt;Year&gt;2020&lt;/Year&gt;&lt;RecNum&gt;8&lt;/RecNum&gt;&lt;DisplayText&gt;(Roycroft, et al. 2020)&lt;/DisplayText&gt;&lt;record&gt;&lt;rec-number&gt;8&lt;/rec-number&gt;&lt;foreign-keys&gt;&lt;key app="EN" db-id="rttpxzrxxzttezew5s0vt9fg2t5a2rs0xz9e" timestamp="1712677464"&gt;8&lt;/key&gt;&lt;/foreign-keys&gt;&lt;ref-type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975C95">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2020)</w:t>
      </w:r>
      <w:r w:rsidR="00975C95">
        <w:rPr>
          <w:rFonts w:ascii="Times New Roman" w:hAnsi="Times New Roman" w:cs="Times New Roman"/>
          <w:sz w:val="24"/>
          <w:szCs w:val="24"/>
        </w:rPr>
        <w:fldChar w:fldCharType="end"/>
      </w:r>
      <w:r w:rsidR="00975C95">
        <w:rPr>
          <w:rFonts w:ascii="Times New Roman" w:hAnsi="Times New Roman" w:cs="Times New Roman"/>
          <w:sz w:val="24"/>
          <w:szCs w:val="24"/>
        </w:rPr>
        <w:t xml:space="preserve"> and 1,360 exons</w:t>
      </w:r>
      <w:r w:rsidR="002366A0">
        <w:rPr>
          <w:rFonts w:ascii="Times New Roman" w:hAnsi="Times New Roman" w:cs="Times New Roman"/>
          <w:sz w:val="24"/>
          <w:szCs w:val="24"/>
        </w:rPr>
        <w:t xml:space="preserve"> </w:t>
      </w:r>
      <w:r w:rsidR="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2366A0">
        <w:rPr>
          <w:rFonts w:ascii="Times New Roman" w:hAnsi="Times New Roman" w:cs="Times New Roman"/>
          <w:sz w:val="24"/>
          <w:szCs w:val="24"/>
        </w:rPr>
      </w:r>
      <w:r w:rsidR="002366A0">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2021)</w:t>
      </w:r>
      <w:r w:rsidR="002366A0">
        <w:rPr>
          <w:rFonts w:ascii="Times New Roman" w:hAnsi="Times New Roman" w:cs="Times New Roman"/>
          <w:sz w:val="24"/>
          <w:szCs w:val="24"/>
        </w:rPr>
        <w:fldChar w:fldCharType="end"/>
      </w:r>
      <w:r w:rsidR="00975C95">
        <w:rPr>
          <w:rFonts w:ascii="Times New Roman" w:hAnsi="Times New Roman" w:cs="Times New Roman"/>
          <w:sz w:val="24"/>
          <w:szCs w:val="24"/>
        </w:rPr>
        <w:t xml:space="preserve">, but have focused </w:t>
      </w:r>
      <w:del w:id="99" w:author="Jonathan James Hughes" w:date="2024-06-20T16:31:00Z">
        <w:r w:rsidR="00975C95" w:rsidDel="0026437C">
          <w:rPr>
            <w:rFonts w:ascii="Times New Roman" w:hAnsi="Times New Roman" w:cs="Times New Roman"/>
            <w:sz w:val="24"/>
            <w:szCs w:val="24"/>
          </w:rPr>
          <w:delText>mainly on the Hydromyini group</w:delText>
        </w:r>
      </w:del>
      <w:ins w:id="100" w:author="Jonathan James Hughes" w:date="2024-06-20T16:31:00Z">
        <w:r w:rsidR="0026437C">
          <w:rPr>
            <w:rFonts w:ascii="Times New Roman" w:hAnsi="Times New Roman" w:cs="Times New Roman"/>
            <w:sz w:val="24"/>
            <w:szCs w:val="24"/>
          </w:rPr>
          <w:t>on specific tribe</w:t>
        </w:r>
      </w:ins>
      <w:ins w:id="101" w:author="Jonathan James Hughes" w:date="2024-06-20T16:32:00Z">
        <w:r w:rsidR="0026437C">
          <w:rPr>
            <w:rFonts w:ascii="Times New Roman" w:hAnsi="Times New Roman" w:cs="Times New Roman"/>
            <w:sz w:val="24"/>
            <w:szCs w:val="24"/>
          </w:rPr>
          <w:t xml:space="preserve">s within </w:t>
        </w:r>
        <w:proofErr w:type="spellStart"/>
        <w:r w:rsidR="0026437C">
          <w:rPr>
            <w:rFonts w:ascii="Times New Roman" w:hAnsi="Times New Roman" w:cs="Times New Roman"/>
            <w:sz w:val="24"/>
            <w:szCs w:val="24"/>
          </w:rPr>
          <w:t>Murinae</w:t>
        </w:r>
      </w:ins>
      <w:proofErr w:type="spellEnd"/>
      <w:r w:rsidR="00975C95">
        <w:rPr>
          <w:rFonts w:ascii="Times New Roman" w:hAnsi="Times New Roman" w:cs="Times New Roman"/>
          <w:sz w:val="24"/>
          <w:szCs w:val="24"/>
        </w:rPr>
        <w:t xml:space="preserve">. </w:t>
      </w:r>
    </w:p>
    <w:p w14:paraId="43BB69AE" w14:textId="000AA976" w:rsidR="00500045" w:rsidRPr="00237D7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0E014B">
        <w:rPr>
          <w:rFonts w:ascii="Times New Roman" w:hAnsi="Times New Roman" w:cs="Times New Roman"/>
          <w:sz w:val="24"/>
          <w:szCs w:val="24"/>
        </w:rPr>
        <w:t xml:space="preserve">Our </w:t>
      </w:r>
      <w:r w:rsidR="009F2E46">
        <w:rPr>
          <w:rFonts w:ascii="Times New Roman" w:hAnsi="Times New Roman" w:cs="Times New Roman"/>
          <w:sz w:val="24"/>
          <w:szCs w:val="24"/>
        </w:rPr>
        <w:t>inferred</w:t>
      </w:r>
      <w:r w:rsidR="000E014B">
        <w:rPr>
          <w:rFonts w:ascii="Times New Roman" w:hAnsi="Times New Roman" w:cs="Times New Roman"/>
          <w:sz w:val="24"/>
          <w:szCs w:val="24"/>
        </w:rPr>
        <w:t xml:space="preserve"> species</w:t>
      </w:r>
      <w:r w:rsidR="009F2E46">
        <w:rPr>
          <w:rFonts w:ascii="Times New Roman" w:hAnsi="Times New Roman" w:cs="Times New Roman"/>
          <w:sz w:val="24"/>
          <w:szCs w:val="24"/>
        </w:rPr>
        <w:t xml:space="preserve"> tree</w:t>
      </w:r>
      <w:r w:rsidR="000E014B">
        <w:rPr>
          <w:rFonts w:ascii="Times New Roman" w:hAnsi="Times New Roman" w:cs="Times New Roman"/>
          <w:sz w:val="24"/>
          <w:szCs w:val="24"/>
        </w:rPr>
        <w:t xml:space="preserve"> based on 2,632 UCEs from 18 species across the radiation</w:t>
      </w:r>
      <w:r w:rsidR="009F2E46">
        <w:rPr>
          <w:rFonts w:ascii="Times New Roman" w:hAnsi="Times New Roman" w:cs="Times New Roman"/>
          <w:sz w:val="24"/>
          <w:szCs w:val="24"/>
        </w:rPr>
        <w:t xml:space="preserve"> (Fig</w:t>
      </w:r>
      <w:r w:rsidR="009713C6">
        <w:rPr>
          <w:rFonts w:ascii="Times New Roman" w:hAnsi="Times New Roman" w:cs="Times New Roman"/>
          <w:sz w:val="24"/>
          <w:szCs w:val="24"/>
        </w:rPr>
        <w:t>.</w:t>
      </w:r>
      <w:r w:rsidR="009F2E46">
        <w:rPr>
          <w:rFonts w:ascii="Times New Roman" w:hAnsi="Times New Roman" w:cs="Times New Roman"/>
          <w:sz w:val="24"/>
          <w:szCs w:val="24"/>
        </w:rPr>
        <w:t xml:space="preserve"> 1)</w:t>
      </w:r>
      <w:r w:rsidR="004F3805">
        <w:rPr>
          <w:rFonts w:ascii="Times New Roman" w:hAnsi="Times New Roman" w:cs="Times New Roman"/>
          <w:sz w:val="24"/>
          <w:szCs w:val="24"/>
        </w:rPr>
        <w:t xml:space="preserve"> is consistent with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was uniformly high, and gene trees unambiguously support the tribal classification of </w:t>
      </w:r>
      <w:r w:rsidR="004F380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r w:rsidR="004F3805">
        <w:rPr>
          <w:rFonts w:ascii="Times New Roman" w:hAnsi="Times New Roman" w:cs="Times New Roman"/>
          <w:sz w:val="24"/>
          <w:szCs w:val="24"/>
        </w:rPr>
        <w:t xml:space="preserve">. However, four shorter branches show </w:t>
      </w:r>
      <w:r w:rsidR="00FC1502">
        <w:rPr>
          <w:rFonts w:ascii="Times New Roman" w:hAnsi="Times New Roman" w:cs="Times New Roman"/>
          <w:sz w:val="24"/>
          <w:szCs w:val="24"/>
        </w:rPr>
        <w:t xml:space="preserve">more </w:t>
      </w:r>
      <w:r w:rsidR="004F3805">
        <w:rPr>
          <w:rFonts w:ascii="Times New Roman" w:hAnsi="Times New Roman" w:cs="Times New Roman"/>
          <w:sz w:val="24"/>
          <w:szCs w:val="24"/>
        </w:rPr>
        <w:t>substantial gene tree discordance (Fig. 1, branches D, E, H, and J), with two recovered clades (E and J) being supported by less than half of all gene trees</w:t>
      </w:r>
      <w:r w:rsidR="005D2EA3">
        <w:rPr>
          <w:rFonts w:ascii="Times New Roman" w:hAnsi="Times New Roman" w:cs="Times New Roman"/>
          <w:sz w:val="24"/>
          <w:szCs w:val="24"/>
        </w:rPr>
        <w:t>.</w:t>
      </w:r>
      <w:r w:rsidR="00EF1EE0">
        <w:rPr>
          <w:rFonts w:ascii="Times New Roman" w:hAnsi="Times New Roman" w:cs="Times New Roman"/>
          <w:sz w:val="24"/>
          <w:szCs w:val="24"/>
        </w:rPr>
        <w:t xml:space="preserve"> </w:t>
      </w:r>
      <w:r w:rsidR="002F1C0B">
        <w:rPr>
          <w:rFonts w:ascii="Times New Roman" w:hAnsi="Times New Roman" w:cs="Times New Roman"/>
          <w:sz w:val="24"/>
          <w:szCs w:val="24"/>
        </w:rPr>
        <w:t xml:space="preserve">We also estimated divergence times on our inferred species tree using </w:t>
      </w:r>
      <w:r w:rsidR="00D526C2">
        <w:rPr>
          <w:rFonts w:ascii="Times New Roman" w:hAnsi="Times New Roman" w:cs="Times New Roman"/>
          <w:sz w:val="24"/>
          <w:szCs w:val="24"/>
        </w:rPr>
        <w:t xml:space="preserve">four </w:t>
      </w:r>
      <w:r w:rsidR="002F1C0B">
        <w:rPr>
          <w:rFonts w:ascii="Times New Roman" w:hAnsi="Times New Roman" w:cs="Times New Roman"/>
          <w:sz w:val="24"/>
          <w:szCs w:val="24"/>
        </w:rPr>
        <w:t xml:space="preserve">fossil calibration points (Table </w:t>
      </w:r>
      <w:r w:rsidR="005E3AC8">
        <w:rPr>
          <w:rFonts w:ascii="Times New Roman" w:hAnsi="Times New Roman" w:cs="Times New Roman"/>
          <w:sz w:val="24"/>
          <w:szCs w:val="24"/>
        </w:rPr>
        <w:t>S3</w:t>
      </w:r>
      <w:r w:rsidR="002F1C0B">
        <w:rPr>
          <w:rFonts w:ascii="Times New Roman" w:hAnsi="Times New Roman" w:cs="Times New Roman"/>
          <w:sz w:val="24"/>
          <w:szCs w:val="24"/>
        </w:rPr>
        <w:t>)</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found</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r w:rsidR="00500045">
        <w:rPr>
          <w:rFonts w:ascii="Times New Roman" w:hAnsi="Times New Roman" w:cs="Times New Roman"/>
          <w:sz w:val="24"/>
          <w:szCs w:val="24"/>
        </w:rPr>
        <w:t xml:space="preserve"> This dated species tree provides</w:t>
      </w:r>
      <w:r w:rsidR="000E014B">
        <w:rPr>
          <w:rFonts w:ascii="Times New Roman" w:hAnsi="Times New Roman" w:cs="Times New Roman"/>
          <w:sz w:val="24"/>
          <w:szCs w:val="24"/>
        </w:rPr>
        <w:t xml:space="preserve"> </w:t>
      </w:r>
      <w:r w:rsidR="00500045">
        <w:rPr>
          <w:rFonts w:ascii="Times New Roman" w:hAnsi="Times New Roman" w:cs="Times New Roman"/>
          <w:sz w:val="24"/>
          <w:szCs w:val="24"/>
        </w:rPr>
        <w:t>the evolutionary timescale upon which</w:t>
      </w:r>
      <w:r w:rsidR="000E014B">
        <w:rPr>
          <w:rFonts w:ascii="Times New Roman" w:hAnsi="Times New Roman" w:cs="Times New Roman"/>
          <w:sz w:val="24"/>
          <w:szCs w:val="24"/>
        </w:rPr>
        <w:t xml:space="preserve"> to evaluate</w:t>
      </w:r>
      <w:r w:rsidR="00500045">
        <w:rPr>
          <w:rFonts w:ascii="Times New Roman" w:hAnsi="Times New Roman" w:cs="Times New Roman"/>
          <w:sz w:val="24"/>
          <w:szCs w:val="24"/>
        </w:rPr>
        <w:t xml:space="preserve"> the genomic</w:t>
      </w:r>
      <w:r w:rsidR="00500045" w:rsidRPr="00197A2B">
        <w:rPr>
          <w:rFonts w:ascii="Times New Roman" w:hAnsi="Times New Roman" w:cs="Times New Roman"/>
          <w:sz w:val="24"/>
          <w:szCs w:val="24"/>
        </w:rPr>
        <w:t xml:space="preserve"> </w:t>
      </w:r>
      <w:r w:rsidR="00500045">
        <w:rPr>
          <w:rFonts w:ascii="Times New Roman" w:hAnsi="Times New Roman" w:cs="Times New Roman"/>
          <w:sz w:val="24"/>
          <w:szCs w:val="24"/>
        </w:rPr>
        <w:t xml:space="preserve">landscape of phylogenetic discordance across </w:t>
      </w:r>
      <w:r w:rsidR="000E014B">
        <w:rPr>
          <w:rFonts w:ascii="Times New Roman" w:hAnsi="Times New Roman" w:cs="Times New Roman"/>
          <w:sz w:val="24"/>
          <w:szCs w:val="24"/>
        </w:rPr>
        <w:t>~12 my of</w:t>
      </w:r>
      <w:r w:rsidR="00500045">
        <w:rPr>
          <w:rFonts w:ascii="Times New Roman" w:hAnsi="Times New Roman" w:cs="Times New Roman"/>
          <w:sz w:val="24"/>
          <w:szCs w:val="24"/>
        </w:rPr>
        <w:t xml:space="preserve"> murine </w:t>
      </w:r>
      <w:r w:rsidR="000E014B">
        <w:rPr>
          <w:rFonts w:ascii="Times New Roman" w:hAnsi="Times New Roman" w:cs="Times New Roman"/>
          <w:sz w:val="24"/>
          <w:szCs w:val="24"/>
        </w:rPr>
        <w:t>evolution</w:t>
      </w:r>
      <w:r w:rsidR="00500045">
        <w:rPr>
          <w:rFonts w:ascii="Times New Roman" w:hAnsi="Times New Roman" w:cs="Times New Roman"/>
          <w:sz w:val="24"/>
          <w:szCs w:val="24"/>
        </w:rPr>
        <w:t>.</w:t>
      </w:r>
    </w:p>
    <w:p w14:paraId="63E5AF5F" w14:textId="3DF8BA91" w:rsidR="005D3A4E" w:rsidRDefault="001C6851" w:rsidP="002F1C0B">
      <w:pPr>
        <w:spacing w:after="0"/>
        <w:jc w:val="both"/>
        <w:rPr>
          <w:rFonts w:ascii="Times New Roman" w:hAnsi="Times New Roman" w:cs="Times New Roman"/>
          <w:sz w:val="24"/>
          <w:szCs w:val="24"/>
        </w:rPr>
      </w:pPr>
      <w:r>
        <w:rPr>
          <w:rFonts w:ascii="Times New Roman" w:hAnsi="Times New Roman" w:cs="Times New Roman"/>
          <w:sz w:val="24"/>
          <w:szCs w:val="24"/>
        </w:rPr>
        <w:tab/>
      </w:r>
    </w:p>
    <w:p w14:paraId="150DD5AE" w14:textId="661848AB" w:rsidR="001C6851" w:rsidRPr="00534E01" w:rsidRDefault="002C320E" w:rsidP="00562FAD">
      <w:pPr>
        <w:pStyle w:val="Heading2"/>
      </w:pPr>
      <w:r w:rsidRPr="00534E01">
        <w:t>The genomic landscape of phylogenetic discordance</w:t>
      </w:r>
    </w:p>
    <w:p w14:paraId="176F2346" w14:textId="79149A33" w:rsidR="005926B1" w:rsidRDefault="00DD27E4" w:rsidP="001C6851">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w:t>
      </w:r>
      <w:r w:rsidR="00AB3055">
        <w:rPr>
          <w:rFonts w:ascii="Times New Roman" w:hAnsi="Times New Roman" w:cs="Times New Roman"/>
          <w:sz w:val="24"/>
          <w:szCs w:val="24"/>
        </w:rPr>
        <w:t>n</w:t>
      </w:r>
      <w:r w:rsidRPr="00031896">
        <w:rPr>
          <w:rFonts w:ascii="Times New Roman" w:hAnsi="Times New Roman" w:cs="Times New Roman"/>
          <w:sz w:val="24"/>
          <w:szCs w:val="24"/>
        </w:rPr>
        <w:t xml:space="preserve"> </w:t>
      </w:r>
      <w:r w:rsidR="000E014B">
        <w:rPr>
          <w:rFonts w:ascii="Times New Roman" w:hAnsi="Times New Roman" w:cs="Times New Roman"/>
          <w:sz w:val="24"/>
          <w:szCs w:val="24"/>
        </w:rPr>
        <w:t>initial</w:t>
      </w:r>
      <w:r w:rsidR="000E014B" w:rsidRPr="00031896">
        <w:rPr>
          <w:rFonts w:ascii="Times New Roman" w:hAnsi="Times New Roman" w:cs="Times New Roman"/>
          <w:sz w:val="24"/>
          <w:szCs w:val="24"/>
        </w:rPr>
        <w:t xml:space="preserve"> </w:t>
      </w:r>
      <w:r w:rsidRPr="00031896">
        <w:rPr>
          <w:rFonts w:ascii="Times New Roman" w:hAnsi="Times New Roman" w:cs="Times New Roman"/>
          <w:sz w:val="24"/>
          <w:szCs w:val="24"/>
        </w:rPr>
        <w:t>picture of the</w:t>
      </w:r>
      <w:r>
        <w:rPr>
          <w:rFonts w:ascii="Times New Roman" w:hAnsi="Times New Roman" w:cs="Times New Roman"/>
          <w:sz w:val="24"/>
          <w:szCs w:val="24"/>
        </w:rPr>
        <w:t xml:space="preserve"> </w:t>
      </w:r>
      <w:r w:rsidR="009624B8">
        <w:rPr>
          <w:rFonts w:ascii="Times New Roman" w:hAnsi="Times New Roman" w:cs="Times New Roman"/>
          <w:sz w:val="24"/>
          <w:szCs w:val="24"/>
        </w:rPr>
        <w:t xml:space="preserve">history of </w:t>
      </w:r>
      <w:r>
        <w:rPr>
          <w:rFonts w:ascii="Times New Roman" w:hAnsi="Times New Roman" w:cs="Times New Roman"/>
          <w:sz w:val="24"/>
          <w:szCs w:val="24"/>
        </w:rPr>
        <w:t>speci</w:t>
      </w:r>
      <w:r w:rsidR="009624B8">
        <w:rPr>
          <w:rFonts w:ascii="Times New Roman" w:hAnsi="Times New Roman" w:cs="Times New Roman"/>
          <w:sz w:val="24"/>
          <w:szCs w:val="24"/>
        </w:rPr>
        <w:t>ation</w:t>
      </w:r>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w:t>
      </w:r>
      <w:r w:rsidR="005D2EA3">
        <w:rPr>
          <w:rFonts w:ascii="Times New Roman" w:hAnsi="Times New Roman" w:cs="Times New Roman"/>
          <w:sz w:val="24"/>
          <w:szCs w:val="24"/>
        </w:rPr>
        <w:t xml:space="preserve">of </w:t>
      </w:r>
      <w:r>
        <w:rPr>
          <w:rFonts w:ascii="Times New Roman" w:hAnsi="Times New Roman" w:cs="Times New Roman"/>
          <w:sz w:val="24"/>
          <w:szCs w:val="24"/>
        </w:rPr>
        <w:t>discordance</w:t>
      </w:r>
      <w:r w:rsidR="005D2EA3">
        <w:rPr>
          <w:rFonts w:ascii="Times New Roman" w:hAnsi="Times New Roman" w:cs="Times New Roman"/>
          <w:sz w:val="24"/>
          <w:szCs w:val="24"/>
        </w:rPr>
        <w:t xml:space="preserve"> </w:t>
      </w:r>
      <w:r w:rsidR="005D2EA3" w:rsidRPr="00237D7D">
        <w:rPr>
          <w:rFonts w:ascii="Times New Roman" w:hAnsi="Times New Roman" w:cs="Times New Roman"/>
          <w:sz w:val="24"/>
          <w:szCs w:val="24"/>
        </w:rPr>
        <w:t>driven by incomplete lineage sorting</w:t>
      </w:r>
      <w:r w:rsidR="005D2EA3">
        <w:rPr>
          <w:rFonts w:ascii="Times New Roman" w:hAnsi="Times New Roman" w:cs="Times New Roman"/>
          <w:sz w:val="24"/>
          <w:szCs w:val="24"/>
        </w:rPr>
        <w:t xml:space="preserve"> </w:t>
      </w:r>
      <w:r w:rsidR="00D526C2">
        <w:rPr>
          <w:rFonts w:ascii="Times New Roman" w:hAnsi="Times New Roman" w:cs="Times New Roman"/>
          <w:sz w:val="24"/>
          <w:szCs w:val="24"/>
        </w:rPr>
        <w:t>and</w:t>
      </w:r>
      <w:r w:rsidR="005D2EA3" w:rsidRPr="00237D7D">
        <w:rPr>
          <w:rFonts w:ascii="Times New Roman" w:hAnsi="Times New Roman" w:cs="Times New Roman"/>
          <w:sz w:val="24"/>
          <w:szCs w:val="24"/>
        </w:rPr>
        <w:t xml:space="preserve"> introgression</w:t>
      </w:r>
      <w:r w:rsidR="005D2EA3">
        <w:rPr>
          <w:rFonts w:ascii="Times New Roman" w:hAnsi="Times New Roman" w:cs="Times New Roman"/>
          <w:sz w:val="24"/>
          <w:szCs w:val="24"/>
        </w:rPr>
        <w:t xml:space="preserve"> </w:t>
      </w:r>
      <w:r w:rsidR="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5D2EA3">
        <w:rPr>
          <w:rFonts w:ascii="Times New Roman" w:hAnsi="Times New Roman" w:cs="Times New Roman"/>
          <w:sz w:val="24"/>
          <w:szCs w:val="24"/>
        </w:rPr>
      </w:r>
      <w:r w:rsidR="005D2EA3">
        <w:rPr>
          <w:rFonts w:ascii="Times New Roman" w:hAnsi="Times New Roman" w:cs="Times New Roman"/>
          <w:sz w:val="24"/>
          <w:szCs w:val="24"/>
        </w:rPr>
        <w:fldChar w:fldCharType="separate"/>
      </w:r>
      <w:r w:rsidR="001B6D59">
        <w:rPr>
          <w:rFonts w:ascii="Times New Roman" w:hAnsi="Times New Roman" w:cs="Times New Roman"/>
          <w:noProof/>
          <w:sz w:val="24"/>
          <w:szCs w:val="24"/>
        </w:rPr>
        <w:t>(Alexander, et al. 2017; Chan, et al. 2020; Vanderpool, et al. 2020; Alda, et al. 2021)</w:t>
      </w:r>
      <w:r w:rsidR="005D2EA3">
        <w:rPr>
          <w:rFonts w:ascii="Times New Roman" w:hAnsi="Times New Roman" w:cs="Times New Roman"/>
          <w:sz w:val="24"/>
          <w:szCs w:val="24"/>
        </w:rPr>
        <w:fldChar w:fldCharType="end"/>
      </w:r>
      <w:r>
        <w:rPr>
          <w:rFonts w:ascii="Times New Roman" w:hAnsi="Times New Roman" w:cs="Times New Roman"/>
          <w:sz w:val="24"/>
          <w:szCs w:val="24"/>
        </w:rPr>
        <w:t>.</w:t>
      </w:r>
      <w:r w:rsidR="001E1A7D">
        <w:rPr>
          <w:rFonts w:ascii="Times New Roman" w:hAnsi="Times New Roman" w:cs="Times New Roman"/>
          <w:sz w:val="24"/>
          <w:szCs w:val="24"/>
        </w:rPr>
        <w:t xml:space="preserve"> </w:t>
      </w:r>
      <w:r w:rsidR="00676CF0">
        <w:rPr>
          <w:rFonts w:ascii="Times New Roman" w:hAnsi="Times New Roman" w:cs="Times New Roman"/>
          <w:sz w:val="24"/>
          <w:szCs w:val="24"/>
        </w:rPr>
        <w:lastRenderedPageBreak/>
        <w:t xml:space="preserve">Our results highlight </w:t>
      </w:r>
      <w:r w:rsidR="000E014B">
        <w:rPr>
          <w:rFonts w:ascii="Times New Roman" w:hAnsi="Times New Roman" w:cs="Times New Roman"/>
          <w:sz w:val="24"/>
          <w:szCs w:val="24"/>
        </w:rPr>
        <w:t xml:space="preserve">the </w:t>
      </w:r>
      <w:r w:rsidR="00676CF0">
        <w:rPr>
          <w:rFonts w:ascii="Times New Roman" w:hAnsi="Times New Roman" w:cs="Times New Roman"/>
          <w:sz w:val="24"/>
          <w:szCs w:val="24"/>
        </w:rPr>
        <w:t>limitations</w:t>
      </w:r>
      <w:r w:rsidR="000E014B">
        <w:rPr>
          <w:rFonts w:ascii="Times New Roman" w:hAnsi="Times New Roman" w:cs="Times New Roman"/>
          <w:sz w:val="24"/>
          <w:szCs w:val="24"/>
        </w:rPr>
        <w:t xml:space="preserve"> of a reduced marker-based approach</w:t>
      </w:r>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commentRangeStart w:id="102"/>
      <w:r w:rsidR="001E1A7D">
        <w:rPr>
          <w:rFonts w:ascii="Times New Roman" w:hAnsi="Times New Roman" w:cs="Times New Roman"/>
          <w:sz w:val="24"/>
          <w:szCs w:val="24"/>
        </w:rPr>
        <w:t>Using</w:t>
      </w:r>
      <w:r w:rsidR="00BF08A1">
        <w:rPr>
          <w:rFonts w:ascii="Times New Roman" w:hAnsi="Times New Roman" w:cs="Times New Roman"/>
          <w:sz w:val="24"/>
          <w:szCs w:val="24"/>
        </w:rPr>
        <w:t xml:space="preserve"> the</w:t>
      </w:r>
      <w:r w:rsidR="001E1A7D">
        <w:rPr>
          <w:rFonts w:ascii="Times New Roman" w:hAnsi="Times New Roman" w:cs="Times New Roman"/>
          <w:sz w:val="24"/>
          <w:szCs w:val="24"/>
        </w:rPr>
        <w:t xml:space="preserve"> </w:t>
      </w:r>
      <w:commentRangeEnd w:id="102"/>
      <w:r w:rsidR="009624B8">
        <w:rPr>
          <w:rStyle w:val="CommentReference"/>
        </w:rPr>
        <w:commentReference w:id="102"/>
      </w:r>
      <w:r w:rsidR="000E014B" w:rsidRPr="00C120DB">
        <w:rPr>
          <w:rFonts w:ascii="Times New Roman" w:hAnsi="Times New Roman" w:cs="Times New Roman"/>
          <w:iCs/>
          <w:sz w:val="24"/>
          <w:szCs w:val="24"/>
        </w:rPr>
        <w:t>house mouse</w:t>
      </w:r>
      <w:r w:rsidR="00BF08A1">
        <w:rPr>
          <w:rFonts w:ascii="Times New Roman" w:hAnsi="Times New Roman" w:cs="Times New Roman"/>
          <w:iCs/>
          <w:sz w:val="24"/>
          <w:szCs w:val="24"/>
        </w:rPr>
        <w:t xml:space="preserve"> genome</w:t>
      </w:r>
      <w:r w:rsidR="000E014B">
        <w:rPr>
          <w:rFonts w:ascii="Times New Roman" w:hAnsi="Times New Roman" w:cs="Times New Roman"/>
          <w:iCs/>
          <w:sz w:val="24"/>
          <w:szCs w:val="24"/>
        </w:rPr>
        <w:t xml:space="preserve"> </w:t>
      </w:r>
      <w:r w:rsidR="000E014B">
        <w:rPr>
          <w:rFonts w:ascii="Times New Roman" w:hAnsi="Times New Roman" w:cs="Times New Roman"/>
          <w:sz w:val="24"/>
          <w:szCs w:val="24"/>
        </w:rPr>
        <w:t>annotation</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 xml:space="preserve">species tree inferred from </w:t>
      </w:r>
      <w:r w:rsidR="00AB3055">
        <w:rPr>
          <w:rFonts w:ascii="Times New Roman" w:hAnsi="Times New Roman" w:cs="Times New Roman"/>
          <w:sz w:val="24"/>
          <w:szCs w:val="24"/>
        </w:rPr>
        <w:t xml:space="preserve">only </w:t>
      </w:r>
      <w:r w:rsidR="00645803">
        <w:rPr>
          <w:rFonts w:ascii="Times New Roman" w:hAnsi="Times New Roman" w:cs="Times New Roman"/>
          <w:sz w:val="24"/>
          <w:szCs w:val="24"/>
        </w:rPr>
        <w:t xml:space="preserve">genes or UCEs </w:t>
      </w:r>
      <w:r w:rsidR="00804026">
        <w:rPr>
          <w:rFonts w:ascii="Times New Roman" w:hAnsi="Times New Roman" w:cs="Times New Roman"/>
          <w:sz w:val="24"/>
          <w:szCs w:val="24"/>
        </w:rPr>
        <w:t xml:space="preserve">did not match evolutionary relationships inferred for </w:t>
      </w:r>
      <w:r w:rsidR="00FC1502">
        <w:rPr>
          <w:rFonts w:ascii="Times New Roman" w:hAnsi="Times New Roman" w:cs="Times New Roman"/>
          <w:sz w:val="24"/>
          <w:szCs w:val="24"/>
        </w:rPr>
        <w:t>over 85</w:t>
      </w:r>
      <w:r w:rsidR="00804026">
        <w:rPr>
          <w:rFonts w:ascii="Times New Roman" w:hAnsi="Times New Roman" w:cs="Times New Roman"/>
          <w:sz w:val="24"/>
          <w:szCs w:val="24"/>
        </w:rPr>
        <w:t>% of the genome.</w:t>
      </w:r>
      <w:r w:rsidR="00F726B3">
        <w:rPr>
          <w:rFonts w:ascii="Times New Roman" w:hAnsi="Times New Roman" w:cs="Times New Roman"/>
          <w:sz w:val="24"/>
          <w:szCs w:val="24"/>
        </w:rPr>
        <w:t xml:space="preserve"> </w:t>
      </w:r>
      <w:r w:rsidR="009624B8">
        <w:rPr>
          <w:rFonts w:ascii="Times New Roman" w:hAnsi="Times New Roman" w:cs="Times New Roman"/>
          <w:sz w:val="24"/>
          <w:szCs w:val="24"/>
        </w:rPr>
        <w:t>Although similar frequencies were observed among these three most common trees (Fig. 2), the topology robustly inferred from genes or UCEs was not that common overall and only the third most frequent topology among 10</w:t>
      </w:r>
      <w:r w:rsidR="00485CEA">
        <w:rPr>
          <w:rFonts w:ascii="Times New Roman" w:hAnsi="Times New Roman" w:cs="Times New Roman"/>
          <w:sz w:val="24"/>
          <w:szCs w:val="24"/>
        </w:rPr>
        <w:t xml:space="preserve"> </w:t>
      </w:r>
      <w:r w:rsidR="009624B8">
        <w:rPr>
          <w:rFonts w:ascii="Times New Roman" w:hAnsi="Times New Roman" w:cs="Times New Roman"/>
          <w:sz w:val="24"/>
          <w:szCs w:val="24"/>
        </w:rPr>
        <w:t xml:space="preserve">kb windows genome-wide. </w:t>
      </w:r>
      <w:r w:rsidR="00F726B3">
        <w:rPr>
          <w:rFonts w:ascii="Times New Roman" w:hAnsi="Times New Roman" w:cs="Times New Roman"/>
          <w:sz w:val="24"/>
          <w:szCs w:val="24"/>
        </w:rPr>
        <w:t xml:space="preserve">This result </w:t>
      </w:r>
      <w:r w:rsidR="00FC1502">
        <w:rPr>
          <w:rFonts w:ascii="Times New Roman" w:hAnsi="Times New Roman" w:cs="Times New Roman"/>
          <w:sz w:val="24"/>
          <w:szCs w:val="24"/>
        </w:rPr>
        <w:t>wa</w:t>
      </w:r>
      <w:r w:rsidR="00F726B3">
        <w:rPr>
          <w:rFonts w:ascii="Times New Roman" w:hAnsi="Times New Roman" w:cs="Times New Roman"/>
          <w:sz w:val="24"/>
          <w:szCs w:val="24"/>
        </w:rPr>
        <w:t>s driven mainly by discordance among three</w:t>
      </w:r>
      <w:r w:rsidR="00FC1502">
        <w:rPr>
          <w:rFonts w:ascii="Times New Roman" w:hAnsi="Times New Roman" w:cs="Times New Roman"/>
          <w:sz w:val="24"/>
          <w:szCs w:val="24"/>
        </w:rPr>
        <w:t xml:space="preserve"> more closely related</w:t>
      </w:r>
      <w:r w:rsidR="00F726B3">
        <w:rPr>
          <w:rFonts w:ascii="Times New Roman" w:hAnsi="Times New Roman" w:cs="Times New Roman"/>
          <w:sz w:val="24"/>
          <w:szCs w:val="24"/>
        </w:rPr>
        <w:t xml:space="preserve"> </w:t>
      </w:r>
      <w:r w:rsidR="00FC1502">
        <w:rPr>
          <w:rFonts w:ascii="Times New Roman" w:hAnsi="Times New Roman" w:cs="Times New Roman"/>
          <w:sz w:val="24"/>
          <w:szCs w:val="24"/>
        </w:rPr>
        <w:t>(</w:t>
      </w:r>
      <w:proofErr w:type="spellStart"/>
      <w:r w:rsidR="00F726B3">
        <w:rPr>
          <w:rFonts w:ascii="Times New Roman" w:hAnsi="Times New Roman" w:cs="Times New Roman"/>
          <w:sz w:val="24"/>
          <w:szCs w:val="24"/>
        </w:rPr>
        <w:t>Praomyini</w:t>
      </w:r>
      <w:proofErr w:type="spellEnd"/>
      <w:r w:rsidR="00FC1502">
        <w:rPr>
          <w:rFonts w:ascii="Times New Roman" w:hAnsi="Times New Roman" w:cs="Times New Roman"/>
          <w:sz w:val="24"/>
          <w:szCs w:val="24"/>
        </w:rPr>
        <w:t>)</w:t>
      </w:r>
      <w:r w:rsidR="00F726B3">
        <w:rPr>
          <w:rFonts w:ascii="Times New Roman" w:hAnsi="Times New Roman" w:cs="Times New Roman"/>
          <w:sz w:val="24"/>
          <w:szCs w:val="24"/>
        </w:rPr>
        <w:t xml:space="preserve"> species</w:t>
      </w:r>
      <w:r w:rsidR="00BA2805">
        <w:rPr>
          <w:rFonts w:ascii="Times New Roman" w:hAnsi="Times New Roman" w:cs="Times New Roman"/>
          <w:sz w:val="24"/>
          <w:szCs w:val="24"/>
        </w:rPr>
        <w:t xml:space="preserve"> </w:t>
      </w:r>
      <w:r w:rsidR="00F726B3">
        <w:rPr>
          <w:rFonts w:ascii="Times New Roman" w:hAnsi="Times New Roman" w:cs="Times New Roman"/>
          <w:sz w:val="24"/>
          <w:szCs w:val="24"/>
        </w:rPr>
        <w:t>sampled for this study,</w:t>
      </w:r>
      <w:r w:rsidR="000E72EA">
        <w:rPr>
          <w:rFonts w:ascii="Times New Roman" w:hAnsi="Times New Roman" w:cs="Times New Roman"/>
          <w:sz w:val="24"/>
          <w:szCs w:val="24"/>
        </w:rPr>
        <w:t xml:space="preserve"> which had</w:t>
      </w:r>
      <w:r w:rsidR="00AB3055">
        <w:rPr>
          <w:rFonts w:ascii="Times New Roman" w:hAnsi="Times New Roman" w:cs="Times New Roman"/>
          <w:sz w:val="24"/>
          <w:szCs w:val="24"/>
        </w:rPr>
        <w:t xml:space="preserve"> nodes with low </w:t>
      </w:r>
      <w:del w:id="103" w:author="Thomas, Gregg [2]" w:date="2024-06-13T10:56:00Z">
        <w:r w:rsidR="00AB3055" w:rsidDel="00BF08A1">
          <w:rPr>
            <w:rFonts w:ascii="Times New Roman" w:hAnsi="Times New Roman" w:cs="Times New Roman"/>
            <w:sz w:val="24"/>
            <w:szCs w:val="24"/>
          </w:rPr>
          <w:delText xml:space="preserve">support </w:delText>
        </w:r>
      </w:del>
      <w:ins w:id="104" w:author="Thomas, Gregg [2]" w:date="2024-06-13T10:56:00Z">
        <w:r w:rsidR="00BF08A1">
          <w:rPr>
            <w:rFonts w:ascii="Times New Roman" w:hAnsi="Times New Roman" w:cs="Times New Roman"/>
            <w:sz w:val="24"/>
            <w:szCs w:val="24"/>
          </w:rPr>
          <w:t xml:space="preserve">concordance </w:t>
        </w:r>
      </w:ins>
      <w:r w:rsidR="000E72EA">
        <w:rPr>
          <w:rFonts w:ascii="Times New Roman" w:hAnsi="Times New Roman" w:cs="Times New Roman"/>
          <w:sz w:val="24"/>
          <w:szCs w:val="24"/>
        </w:rPr>
        <w:t>in the UCE species tree (Fig 1, node J)</w:t>
      </w:r>
      <w:r w:rsidR="008C7672">
        <w:rPr>
          <w:rFonts w:ascii="Times New Roman" w:hAnsi="Times New Roman" w:cs="Times New Roman"/>
          <w:sz w:val="24"/>
          <w:szCs w:val="24"/>
        </w:rPr>
        <w:t>.</w:t>
      </w:r>
      <w:r w:rsidR="00F726B3">
        <w:rPr>
          <w:rFonts w:ascii="Times New Roman" w:hAnsi="Times New Roman" w:cs="Times New Roman"/>
          <w:sz w:val="24"/>
          <w:szCs w:val="24"/>
        </w:rPr>
        <w:t xml:space="preserve"> </w:t>
      </w:r>
      <w:r w:rsidR="008C7672">
        <w:rPr>
          <w:rFonts w:ascii="Times New Roman" w:hAnsi="Times New Roman" w:cs="Times New Roman"/>
          <w:sz w:val="24"/>
          <w:szCs w:val="24"/>
        </w:rPr>
        <w:t>In the window analysis,</w:t>
      </w:r>
      <w:r w:rsidR="00F726B3">
        <w:rPr>
          <w:rFonts w:ascii="Times New Roman" w:hAnsi="Times New Roman" w:cs="Times New Roman"/>
          <w:sz w:val="24"/>
          <w:szCs w:val="24"/>
        </w:rPr>
        <w:t xml:space="preserve"> each alternate topology</w:t>
      </w:r>
      <w:r w:rsidR="000E72EA">
        <w:rPr>
          <w:rFonts w:ascii="Times New Roman" w:hAnsi="Times New Roman" w:cs="Times New Roman"/>
          <w:sz w:val="24"/>
          <w:szCs w:val="24"/>
        </w:rPr>
        <w:t xml:space="preserve"> of this clade</w:t>
      </w:r>
      <w:r w:rsidR="00F726B3">
        <w:rPr>
          <w:rFonts w:ascii="Times New Roman" w:hAnsi="Times New Roman" w:cs="Times New Roman"/>
          <w:sz w:val="24"/>
          <w:szCs w:val="24"/>
        </w:rPr>
        <w:t xml:space="preserve"> occurr</w:t>
      </w:r>
      <w:r w:rsidR="008C7672">
        <w:rPr>
          <w:rFonts w:ascii="Times New Roman" w:hAnsi="Times New Roman" w:cs="Times New Roman"/>
          <w:sz w:val="24"/>
          <w:szCs w:val="24"/>
        </w:rPr>
        <w:t>ed</w:t>
      </w:r>
      <w:r w:rsidR="00F726B3">
        <w:rPr>
          <w:rFonts w:ascii="Times New Roman" w:hAnsi="Times New Roman" w:cs="Times New Roman"/>
          <w:sz w:val="24"/>
          <w:szCs w:val="24"/>
        </w:rPr>
        <w:t xml:space="preserve"> at a frequency of </w:t>
      </w:r>
      <w:r w:rsidR="00AB3055">
        <w:rPr>
          <w:rFonts w:ascii="Times New Roman" w:hAnsi="Times New Roman" w:cs="Times New Roman"/>
          <w:sz w:val="24"/>
          <w:szCs w:val="24"/>
        </w:rPr>
        <w:t>~</w:t>
      </w:r>
      <w:r w:rsidR="00F726B3">
        <w:rPr>
          <w:rFonts w:ascii="Times New Roman" w:hAnsi="Times New Roman" w:cs="Times New Roman"/>
          <w:sz w:val="24"/>
          <w:szCs w:val="24"/>
        </w:rPr>
        <w:t>14%</w:t>
      </w:r>
      <w:r w:rsidR="000E72EA">
        <w:rPr>
          <w:rFonts w:ascii="Times New Roman" w:hAnsi="Times New Roman" w:cs="Times New Roman"/>
          <w:sz w:val="24"/>
          <w:szCs w:val="24"/>
        </w:rPr>
        <w:t xml:space="preserve"> while the rest of the topology remained consistent with the species tree</w:t>
      </w:r>
      <w:r w:rsidR="00BA2805">
        <w:rPr>
          <w:rFonts w:ascii="Times New Roman" w:hAnsi="Times New Roman" w:cs="Times New Roman"/>
          <w:sz w:val="24"/>
          <w:szCs w:val="24"/>
        </w:rPr>
        <w:t xml:space="preserve"> (Fig. 2)</w:t>
      </w:r>
      <w:r w:rsidR="009624B8">
        <w:rPr>
          <w:rFonts w:ascii="Times New Roman" w:hAnsi="Times New Roman" w:cs="Times New Roman"/>
          <w:sz w:val="24"/>
          <w:szCs w:val="24"/>
        </w:rPr>
        <w:t>, indicating that the</w:t>
      </w:r>
      <w:r w:rsidR="008C7672">
        <w:rPr>
          <w:rFonts w:ascii="Times New Roman" w:hAnsi="Times New Roman" w:cs="Times New Roman"/>
          <w:sz w:val="24"/>
          <w:szCs w:val="24"/>
        </w:rPr>
        <w:t xml:space="preserve"> alternate topologies </w:t>
      </w:r>
      <w:r w:rsidR="005926B1">
        <w:rPr>
          <w:rFonts w:ascii="Times New Roman" w:hAnsi="Times New Roman" w:cs="Times New Roman"/>
          <w:sz w:val="24"/>
          <w:szCs w:val="24"/>
        </w:rPr>
        <w:t>are caused by</w:t>
      </w:r>
      <w:r w:rsidR="00F726B3">
        <w:rPr>
          <w:rFonts w:ascii="Times New Roman" w:hAnsi="Times New Roman" w:cs="Times New Roman"/>
          <w:sz w:val="24"/>
          <w:szCs w:val="24"/>
        </w:rPr>
        <w:t xml:space="preserve"> </w:t>
      </w:r>
      <w:r w:rsidR="00485CEA">
        <w:rPr>
          <w:rFonts w:ascii="Times New Roman" w:hAnsi="Times New Roman" w:cs="Times New Roman"/>
          <w:sz w:val="24"/>
          <w:szCs w:val="24"/>
        </w:rPr>
        <w:t xml:space="preserve">high levels of </w:t>
      </w:r>
      <w:r w:rsidR="009624B8">
        <w:rPr>
          <w:rFonts w:ascii="Times New Roman" w:hAnsi="Times New Roman" w:cs="Times New Roman"/>
          <w:sz w:val="24"/>
          <w:szCs w:val="24"/>
        </w:rPr>
        <w:t>ILS</w:t>
      </w:r>
      <w:r w:rsidR="00485CEA">
        <w:rPr>
          <w:rFonts w:ascii="Times New Roman" w:hAnsi="Times New Roman" w:cs="Times New Roman"/>
          <w:sz w:val="24"/>
          <w:szCs w:val="24"/>
        </w:rPr>
        <w:t xml:space="preserve"> at these nodes</w:t>
      </w:r>
      <w:r w:rsidR="00AB3055">
        <w:rPr>
          <w:rFonts w:ascii="Times New Roman" w:hAnsi="Times New Roman" w:cs="Times New Roman"/>
          <w:sz w:val="24"/>
          <w:szCs w:val="24"/>
        </w:rPr>
        <w:t xml:space="preserve">. </w:t>
      </w:r>
      <w:del w:id="105" w:author="Thomas, Gregg [2]" w:date="2024-06-13T10:57:00Z">
        <w:r w:rsidR="00485CEA" w:rsidDel="00BF08A1">
          <w:rPr>
            <w:rFonts w:ascii="Times New Roman" w:hAnsi="Times New Roman" w:cs="Times New Roman"/>
            <w:sz w:val="24"/>
            <w:szCs w:val="24"/>
          </w:rPr>
          <w:delText xml:space="preserve">Enhanced </w:delText>
        </w:r>
      </w:del>
      <w:ins w:id="106" w:author="Thomas, Gregg [2]" w:date="2024-06-13T10:57:00Z">
        <w:r w:rsidR="00BF08A1">
          <w:rPr>
            <w:rFonts w:ascii="Times New Roman" w:hAnsi="Times New Roman" w:cs="Times New Roman"/>
            <w:sz w:val="24"/>
            <w:szCs w:val="24"/>
          </w:rPr>
          <w:t xml:space="preserve">Increased </w:t>
        </w:r>
      </w:ins>
      <w:r w:rsidR="00485CEA">
        <w:rPr>
          <w:rFonts w:ascii="Times New Roman" w:hAnsi="Times New Roman" w:cs="Times New Roman"/>
          <w:sz w:val="24"/>
          <w:szCs w:val="24"/>
        </w:rPr>
        <w:t xml:space="preserve">discordance at unresolved nodes is a common feature of phylogenomic datasets. </w:t>
      </w:r>
      <w:r w:rsidR="00AB3055">
        <w:rPr>
          <w:rFonts w:ascii="Times New Roman" w:hAnsi="Times New Roman" w:cs="Times New Roman"/>
          <w:sz w:val="24"/>
          <w:szCs w:val="24"/>
        </w:rPr>
        <w:t xml:space="preserve">These patterns illustrate </w:t>
      </w:r>
      <w:r w:rsidR="009B34FB">
        <w:rPr>
          <w:rFonts w:ascii="Times New Roman" w:hAnsi="Times New Roman" w:cs="Times New Roman"/>
          <w:sz w:val="24"/>
          <w:szCs w:val="24"/>
        </w:rPr>
        <w:t xml:space="preserve">how </w:t>
      </w:r>
      <w:r w:rsidR="00AB3055">
        <w:rPr>
          <w:rFonts w:ascii="Times New Roman" w:hAnsi="Times New Roman" w:cs="Times New Roman"/>
          <w:sz w:val="24"/>
          <w:szCs w:val="24"/>
        </w:rPr>
        <w:t>extensive</w:t>
      </w:r>
      <w:r w:rsidR="009B34FB">
        <w:rPr>
          <w:rFonts w:ascii="Times New Roman" w:hAnsi="Times New Roman" w:cs="Times New Roman"/>
          <w:sz w:val="24"/>
          <w:szCs w:val="24"/>
        </w:rPr>
        <w:t xml:space="preserve"> discordance</w:t>
      </w:r>
      <w:r w:rsidR="00AB3055">
        <w:rPr>
          <w:rFonts w:ascii="Times New Roman" w:hAnsi="Times New Roman" w:cs="Times New Roman"/>
          <w:sz w:val="24"/>
          <w:szCs w:val="24"/>
        </w:rPr>
        <w:t xml:space="preserve"> can arise even</w:t>
      </w:r>
      <w:r w:rsidR="009B34FB">
        <w:rPr>
          <w:rFonts w:ascii="Times New Roman" w:hAnsi="Times New Roman" w:cs="Times New Roman"/>
          <w:sz w:val="24"/>
          <w:szCs w:val="24"/>
        </w:rPr>
        <w:t xml:space="preserve"> in a small sample of species</w:t>
      </w:r>
      <w:r w:rsidR="005926B1">
        <w:rPr>
          <w:rFonts w:ascii="Times New Roman" w:hAnsi="Times New Roman" w:cs="Times New Roman"/>
          <w:sz w:val="24"/>
          <w:szCs w:val="24"/>
        </w:rPr>
        <w:t xml:space="preserve"> and underscores that a single inferred species tree often may not capture the history of individual regions of the genome.</w:t>
      </w:r>
      <w:r w:rsidR="00485CEA">
        <w:rPr>
          <w:rFonts w:ascii="Times New Roman" w:hAnsi="Times New Roman" w:cs="Times New Roman"/>
          <w:sz w:val="24"/>
          <w:szCs w:val="24"/>
        </w:rPr>
        <w:t xml:space="preserve"> </w:t>
      </w:r>
    </w:p>
    <w:p w14:paraId="08696E1D" w14:textId="2D6FB937" w:rsidR="007E554A" w:rsidRDefault="004E19EF" w:rsidP="001B16F4">
      <w:pPr>
        <w:spacing w:after="0"/>
        <w:ind w:firstLine="720"/>
        <w:jc w:val="both"/>
        <w:rPr>
          <w:rFonts w:ascii="Times New Roman" w:hAnsi="Times New Roman" w:cs="Times New Roman"/>
          <w:sz w:val="24"/>
          <w:szCs w:val="24"/>
        </w:rPr>
      </w:pPr>
      <w:commentRangeStart w:id="107"/>
      <w:r>
        <w:rPr>
          <w:rFonts w:ascii="Times New Roman" w:hAnsi="Times New Roman" w:cs="Times New Roman"/>
          <w:sz w:val="24"/>
          <w:szCs w:val="24"/>
        </w:rPr>
        <w:t xml:space="preserve">Given the fundamental </w:t>
      </w:r>
      <w:commentRangeEnd w:id="107"/>
      <w:r w:rsidR="00433355">
        <w:rPr>
          <w:rStyle w:val="CommentReference"/>
        </w:rPr>
        <w:commentReference w:id="107"/>
      </w:r>
      <w:r>
        <w:rPr>
          <w:rFonts w:ascii="Times New Roman" w:hAnsi="Times New Roman" w:cs="Times New Roman"/>
          <w:sz w:val="24"/>
          <w:szCs w:val="24"/>
        </w:rPr>
        <w:t xml:space="preserve">role that recombination </w:t>
      </w:r>
      <w:r w:rsidR="00B63FFD">
        <w:rPr>
          <w:rFonts w:ascii="Times New Roman" w:hAnsi="Times New Roman" w:cs="Times New Roman"/>
          <w:sz w:val="24"/>
          <w:szCs w:val="24"/>
        </w:rPr>
        <w:t>should play</w:t>
      </w:r>
      <w:r>
        <w:rPr>
          <w:rFonts w:ascii="Times New Roman" w:hAnsi="Times New Roman" w:cs="Times New Roman"/>
          <w:sz w:val="24"/>
          <w:szCs w:val="24"/>
        </w:rPr>
        <w:t xml:space="preserve"> in </w:t>
      </w:r>
      <w:r w:rsidR="00F74E20">
        <w:rPr>
          <w:rFonts w:ascii="Times New Roman" w:hAnsi="Times New Roman" w:cs="Times New Roman"/>
          <w:sz w:val="24"/>
          <w:szCs w:val="24"/>
        </w:rPr>
        <w:t xml:space="preserve">shaping </w:t>
      </w:r>
      <w:r>
        <w:rPr>
          <w:rFonts w:ascii="Times New Roman" w:hAnsi="Times New Roman" w:cs="Times New Roman"/>
          <w:sz w:val="24"/>
          <w:szCs w:val="24"/>
        </w:rPr>
        <w:t xml:space="preserve">patterns of </w:t>
      </w:r>
      <w:r w:rsidR="00364964">
        <w:rPr>
          <w:rFonts w:ascii="Times New Roman" w:hAnsi="Times New Roman" w:cs="Times New Roman"/>
          <w:sz w:val="24"/>
          <w:szCs w:val="24"/>
        </w:rPr>
        <w:t>genetic variation within genomes</w:t>
      </w:r>
      <w:r>
        <w:rPr>
          <w:rFonts w:ascii="Times New Roman" w:hAnsi="Times New Roman" w:cs="Times New Roman"/>
          <w:sz w:val="24"/>
          <w:szCs w:val="24"/>
        </w:rPr>
        <w:t xml:space="preserve">, it is reasonable to assume that patterns of ILS should be broadly shaped by </w:t>
      </w:r>
      <w:r w:rsidR="00B63FFD">
        <w:rPr>
          <w:rFonts w:ascii="Times New Roman" w:hAnsi="Times New Roman" w:cs="Times New Roman"/>
          <w:sz w:val="24"/>
          <w:szCs w:val="24"/>
        </w:rPr>
        <w:t xml:space="preserve">local </w:t>
      </w:r>
      <w:r>
        <w:rPr>
          <w:rFonts w:ascii="Times New Roman" w:hAnsi="Times New Roman" w:cs="Times New Roman"/>
          <w:sz w:val="24"/>
          <w:szCs w:val="24"/>
        </w:rPr>
        <w:t>recombination rate.</w:t>
      </w:r>
      <w:r w:rsidR="00B63FFD">
        <w:rPr>
          <w:rFonts w:ascii="Times New Roman" w:hAnsi="Times New Roman" w:cs="Times New Roman"/>
          <w:sz w:val="24"/>
          <w:szCs w:val="24"/>
        </w:rPr>
        <w:t xml:space="preserve"> W</w:t>
      </w:r>
      <w:r w:rsidR="00BF633A">
        <w:rPr>
          <w:rFonts w:ascii="Times New Roman" w:hAnsi="Times New Roman" w:cs="Times New Roman"/>
          <w:sz w:val="24"/>
          <w:szCs w:val="24"/>
        </w:rPr>
        <w:t>e</w:t>
      </w:r>
      <w:r w:rsidR="00645BBB">
        <w:rPr>
          <w:rFonts w:ascii="Times New Roman" w:hAnsi="Times New Roman" w:cs="Times New Roman"/>
          <w:sz w:val="24"/>
          <w:szCs w:val="24"/>
        </w:rPr>
        <w:t xml:space="preserve"> did not observe </w:t>
      </w:r>
      <w:r w:rsidR="00F726B3">
        <w:rPr>
          <w:rFonts w:ascii="Times New Roman" w:hAnsi="Times New Roman" w:cs="Times New Roman"/>
          <w:sz w:val="24"/>
          <w:szCs w:val="24"/>
        </w:rPr>
        <w:t xml:space="preserve">a </w:t>
      </w:r>
      <w:r w:rsidR="00F74E20">
        <w:rPr>
          <w:rFonts w:ascii="Times New Roman" w:hAnsi="Times New Roman" w:cs="Times New Roman"/>
          <w:sz w:val="24"/>
          <w:szCs w:val="24"/>
        </w:rPr>
        <w:t xml:space="preserve">clear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B63FFD">
        <w:rPr>
          <w:rFonts w:ascii="Times New Roman" w:hAnsi="Times New Roman" w:cs="Times New Roman"/>
          <w:sz w:val="24"/>
          <w:szCs w:val="24"/>
        </w:rPr>
        <w:t xml:space="preserve">local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B63FFD">
        <w:rPr>
          <w:rFonts w:ascii="Times New Roman" w:hAnsi="Times New Roman" w:cs="Times New Roman"/>
          <w:sz w:val="24"/>
          <w:szCs w:val="24"/>
        </w:rPr>
        <w:t xml:space="preserve"> </w:t>
      </w:r>
      <w:r w:rsidR="00167C33">
        <w:rPr>
          <w:rFonts w:ascii="Times New Roman" w:hAnsi="Times New Roman" w:cs="Times New Roman"/>
          <w:sz w:val="24"/>
          <w:szCs w:val="24"/>
        </w:rPr>
        <w:t>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213DE4">
        <w:rPr>
          <w:rFonts w:ascii="Times New Roman" w:hAnsi="Times New Roman" w:cs="Times New Roman"/>
          <w:sz w:val="24"/>
          <w:szCs w:val="24"/>
        </w:rPr>
        <w:t xml:space="preserve">degree </w:t>
      </w:r>
      <w:r w:rsidR="00167C33">
        <w:rPr>
          <w:rFonts w:ascii="Times New Roman" w:hAnsi="Times New Roman" w:cs="Times New Roman"/>
          <w:sz w:val="24"/>
          <w:szCs w:val="24"/>
        </w:rPr>
        <w:t xml:space="preserve">of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phylogenetic discordance</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 xml:space="preserve">i.e., phylogenetic similarity over </w:t>
      </w:r>
      <w:r w:rsidR="00B63FFD">
        <w:rPr>
          <w:rFonts w:ascii="Times New Roman" w:hAnsi="Times New Roman" w:cs="Times New Roman"/>
          <w:sz w:val="24"/>
          <w:szCs w:val="24"/>
        </w:rPr>
        <w:t>5 Mb intervals)</w:t>
      </w:r>
      <w:r w:rsidR="00364964">
        <w:rPr>
          <w:rFonts w:ascii="Times New Roman" w:hAnsi="Times New Roman" w:cs="Times New Roman"/>
          <w:sz w:val="24"/>
          <w:szCs w:val="24"/>
        </w:rPr>
        <w:t xml:space="preserve">. However, </w:t>
      </w:r>
      <w:r w:rsidR="00B63FFD">
        <w:rPr>
          <w:rFonts w:ascii="Times New Roman" w:hAnsi="Times New Roman" w:cs="Times New Roman"/>
          <w:sz w:val="24"/>
          <w:szCs w:val="24"/>
        </w:rPr>
        <w:t>w</w:t>
      </w:r>
      <w:r w:rsidR="00B63FFD" w:rsidRPr="00031896">
        <w:rPr>
          <w:rFonts w:ascii="Times New Roman" w:hAnsi="Times New Roman" w:cs="Times New Roman"/>
          <w:sz w:val="24"/>
          <w:szCs w:val="24"/>
        </w:rPr>
        <w:t>e d</w:t>
      </w:r>
      <w:r w:rsidR="00B63FFD">
        <w:rPr>
          <w:rFonts w:ascii="Times New Roman" w:hAnsi="Times New Roman" w:cs="Times New Roman"/>
          <w:sz w:val="24"/>
          <w:szCs w:val="24"/>
        </w:rPr>
        <w:t>id</w:t>
      </w:r>
      <w:r w:rsidR="00B63FFD" w:rsidRPr="00031896">
        <w:rPr>
          <w:rFonts w:ascii="Times New Roman" w:hAnsi="Times New Roman" w:cs="Times New Roman"/>
          <w:sz w:val="24"/>
          <w:szCs w:val="24"/>
        </w:rPr>
        <w:t xml:space="preserve"> find</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that regions of high</w:t>
      </w:r>
      <w:r w:rsidR="00B63FFD">
        <w:rPr>
          <w:rFonts w:ascii="Times New Roman" w:hAnsi="Times New Roman" w:cs="Times New Roman"/>
          <w:sz w:val="24"/>
          <w:szCs w:val="24"/>
        </w:rPr>
        <w:t xml:space="preserve"> recombination rate </w:t>
      </w:r>
      <w:r w:rsidR="00433355">
        <w:rPr>
          <w:rFonts w:ascii="Times New Roman" w:hAnsi="Times New Roman" w:cs="Times New Roman"/>
          <w:sz w:val="24"/>
          <w:szCs w:val="24"/>
        </w:rPr>
        <w:t xml:space="preserve">tended to me more discordant with </w:t>
      </w:r>
      <w:r w:rsidR="00B63FFD">
        <w:rPr>
          <w:rFonts w:ascii="Times New Roman" w:hAnsi="Times New Roman" w:cs="Times New Roman"/>
          <w:sz w:val="24"/>
          <w:szCs w:val="24"/>
        </w:rPr>
        <w:t xml:space="preserve">the inferred species tree, in line with </w:t>
      </w:r>
      <w:r w:rsidR="00433355">
        <w:rPr>
          <w:rFonts w:ascii="Times New Roman" w:hAnsi="Times New Roman" w:cs="Times New Roman"/>
          <w:sz w:val="24"/>
          <w:szCs w:val="24"/>
        </w:rPr>
        <w:t>findings</w:t>
      </w:r>
      <w:r w:rsidR="00B63FFD">
        <w:rPr>
          <w:rFonts w:ascii="Times New Roman" w:hAnsi="Times New Roman" w:cs="Times New Roman"/>
          <w:sz w:val="24"/>
          <w:szCs w:val="24"/>
        </w:rPr>
        <w:t xml:space="preserve"> in mammals </w:t>
      </w:r>
      <w:r w:rsidR="00B63FFD">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(Pease and Hahn 2013; Foley, et al. 2023; Rivas-Gonzalez, et al. 2023)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and </w:t>
      </w:r>
      <w:r w:rsidR="00B63FFD">
        <w:rPr>
          <w:rFonts w:ascii="Times New Roman" w:hAnsi="Times New Roman" w:cs="Times New Roman"/>
          <w:i/>
          <w:iCs/>
          <w:sz w:val="24"/>
          <w:szCs w:val="24"/>
        </w:rPr>
        <w:t>Drosophila</w:t>
      </w:r>
      <w:r w:rsidR="00B63FFD">
        <w:rPr>
          <w:rFonts w:ascii="Times New Roman" w:hAnsi="Times New Roman" w:cs="Times New Roman"/>
          <w:sz w:val="24"/>
          <w:szCs w:val="24"/>
        </w:rPr>
        <w:t xml:space="preserve"> </w:t>
      </w:r>
      <w:r w:rsidR="00B63FFD">
        <w:rPr>
          <w:rFonts w:ascii="Times New Roman" w:hAnsi="Times New Roman" w:cs="Times New Roman"/>
          <w:sz w:val="24"/>
          <w:szCs w:val="24"/>
        </w:rPr>
        <w:fldChar w:fldCharType="begin"/>
      </w:r>
      <w:r w:rsidR="00B63FFD">
        <w:rPr>
          <w:rFonts w:ascii="Times New Roman" w:hAnsi="Times New Roman" w:cs="Times New Roman"/>
          <w:sz w:val="24"/>
          <w:szCs w:val="24"/>
        </w:rPr>
        <w: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instrText>
      </w:r>
      <w:r w:rsidR="00B63FFD">
        <w:rPr>
          <w:rFonts w:ascii="Times New Roman" w:hAnsi="Times New Roman" w:cs="Times New Roman"/>
          <w:sz w:val="24"/>
          <w:szCs w:val="24"/>
        </w:rPr>
        <w:fldChar w:fldCharType="separate"/>
      </w:r>
      <w:r w:rsidR="00B63FFD">
        <w:rPr>
          <w:rFonts w:ascii="Times New Roman" w:hAnsi="Times New Roman" w:cs="Times New Roman"/>
          <w:noProof/>
          <w:sz w:val="24"/>
          <w:szCs w:val="24"/>
        </w:rPr>
        <w:t>(Pease and Hahn 2013)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w:t>
      </w:r>
      <w:r w:rsidR="00B63FFD" w:rsidRPr="00031896">
        <w:rPr>
          <w:rFonts w:ascii="Times New Roman" w:hAnsi="Times New Roman" w:cs="Times New Roman"/>
          <w:sz w:val="24"/>
          <w:szCs w:val="24"/>
        </w:rPr>
        <w:t xml:space="preserve"> </w:t>
      </w:r>
      <w:r w:rsidR="00AF5646">
        <w:rPr>
          <w:rFonts w:ascii="Times New Roman" w:hAnsi="Times New Roman" w:cs="Times New Roman"/>
          <w:sz w:val="24"/>
          <w:szCs w:val="24"/>
        </w:rPr>
        <w:t>R</w:t>
      </w:r>
      <w:r w:rsidR="00F74E20">
        <w:rPr>
          <w:rFonts w:ascii="Times New Roman" w:hAnsi="Times New Roman" w:cs="Times New Roman"/>
          <w:sz w:val="24"/>
          <w:szCs w:val="24"/>
        </w:rPr>
        <w:t xml:space="preserve">ecombination rates evolve </w:t>
      </w:r>
      <w:r w:rsidR="00996C78">
        <w:rPr>
          <w:rFonts w:ascii="Times New Roman" w:hAnsi="Times New Roman" w:cs="Times New Roman"/>
          <w:sz w:val="24"/>
          <w:szCs w:val="24"/>
        </w:rPr>
        <w:t xml:space="preserve">fairly </w:t>
      </w:r>
      <w:r w:rsidR="00F74E20">
        <w:rPr>
          <w:rFonts w:ascii="Times New Roman" w:hAnsi="Times New Roman" w:cs="Times New Roman"/>
          <w:sz w:val="24"/>
          <w:szCs w:val="24"/>
        </w:rPr>
        <w:t xml:space="preserve">rapidly both within </w:t>
      </w:r>
      <w:r w:rsidR="00F74E20">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(Kong, et al. 2002; Cox, et al. 2009;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and between </w:t>
      </w:r>
      <w:r w:rsidR="00AF5646">
        <w:rPr>
          <w:rFonts w:ascii="Times New Roman" w:hAnsi="Times New Roman" w:cs="Times New Roman"/>
          <w:sz w:val="24"/>
          <w:szCs w:val="24"/>
        </w:rPr>
        <w:t xml:space="preserve">mammalian </w:t>
      </w:r>
      <w:r w:rsidR="00F74E20">
        <w:rPr>
          <w:rFonts w:ascii="Times New Roman" w:hAnsi="Times New Roman" w:cs="Times New Roman"/>
          <w:sz w:val="24"/>
          <w:szCs w:val="24"/>
        </w:rPr>
        <w:t xml:space="preserve">species </w:t>
      </w:r>
      <w:commentRangeStart w:id="108"/>
      <w:r w:rsidR="00F74E20">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(Jensen-Seaman, et al. 2004; Ptak, et al. 2005; Stevison, et al. 2016; Stapley, et al. 2017)</w:t>
      </w:r>
      <w:r w:rsidR="00F74E20">
        <w:rPr>
          <w:rFonts w:ascii="Times New Roman" w:hAnsi="Times New Roman" w:cs="Times New Roman"/>
          <w:sz w:val="24"/>
          <w:szCs w:val="24"/>
        </w:rPr>
        <w:fldChar w:fldCharType="end"/>
      </w:r>
      <w:commentRangeEnd w:id="108"/>
      <w:r w:rsidR="00C1711B">
        <w:rPr>
          <w:rStyle w:val="CommentReference"/>
        </w:rPr>
        <w:commentReference w:id="108"/>
      </w:r>
      <w:r w:rsidR="00F74E20">
        <w:rPr>
          <w:rFonts w:ascii="Times New Roman" w:hAnsi="Times New Roman" w:cs="Times New Roman"/>
          <w:sz w:val="24"/>
          <w:szCs w:val="24"/>
        </w:rPr>
        <w:t xml:space="preserve"> due, in part, to the high turnover of hotspots due to the changing landscape of binding sites for PRDM9 </w:t>
      </w:r>
      <w:r w:rsidR="00F74E20">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(Baudat, et al. 2010; Singhal, et al. 2015)</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w:t>
      </w:r>
      <w:r w:rsidR="00B63FFD">
        <w:rPr>
          <w:rFonts w:ascii="Times New Roman" w:hAnsi="Times New Roman" w:cs="Times New Roman"/>
          <w:sz w:val="24"/>
          <w:szCs w:val="24"/>
        </w:rPr>
        <w:t xml:space="preserve">Similar to findings in </w:t>
      </w:r>
      <w:r w:rsidR="00364964">
        <w:rPr>
          <w:rFonts w:ascii="Times New Roman" w:hAnsi="Times New Roman" w:cs="Times New Roman"/>
          <w:sz w:val="24"/>
          <w:szCs w:val="24"/>
        </w:rPr>
        <w:t>g</w:t>
      </w:r>
      <w:r w:rsidR="00B63FFD">
        <w:rPr>
          <w:rFonts w:ascii="Times New Roman" w:hAnsi="Times New Roman" w:cs="Times New Roman"/>
          <w:sz w:val="24"/>
          <w:szCs w:val="24"/>
        </w:rPr>
        <w:t xml:space="preserve">reat </w:t>
      </w:r>
      <w:r w:rsidR="00364964">
        <w:rPr>
          <w:rFonts w:ascii="Times New Roman" w:hAnsi="Times New Roman" w:cs="Times New Roman"/>
          <w:sz w:val="24"/>
          <w:szCs w:val="24"/>
        </w:rPr>
        <w:t>a</w:t>
      </w:r>
      <w:r w:rsidR="00B63FFD">
        <w:rPr>
          <w:rFonts w:ascii="Times New Roman" w:hAnsi="Times New Roman" w:cs="Times New Roman"/>
          <w:sz w:val="24"/>
          <w:szCs w:val="24"/>
        </w:rPr>
        <w:t xml:space="preserve">pes </w:t>
      </w:r>
      <w:r w:rsidR="00B63FFD">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B63FFD">
        <w:rPr>
          <w:rFonts w:ascii="Times New Roman" w:hAnsi="Times New Roman" w:cs="Times New Roman"/>
          <w:sz w:val="24"/>
          <w:szCs w:val="24"/>
        </w:rPr>
        <w:fldChar w:fldCharType="end"/>
      </w:r>
      <w:proofErr w:type="gramStart"/>
      <w:r w:rsidR="00B63FFD">
        <w:rPr>
          <w:rFonts w:ascii="Times New Roman" w:hAnsi="Times New Roman" w:cs="Times New Roman"/>
          <w:sz w:val="24"/>
          <w:szCs w:val="24"/>
        </w:rPr>
        <w:t>,</w:t>
      </w:r>
      <w:proofErr w:type="gramEnd"/>
      <w:r w:rsidR="00B63FFD">
        <w:rPr>
          <w:rFonts w:ascii="Times New Roman" w:hAnsi="Times New Roman" w:cs="Times New Roman"/>
          <w:sz w:val="24"/>
          <w:szCs w:val="24"/>
        </w:rPr>
        <w:t xml:space="preserve"> our results suggest that high-resolution genetic </w:t>
      </w:r>
      <w:r w:rsidR="00364964">
        <w:rPr>
          <w:rFonts w:ascii="Times New Roman" w:hAnsi="Times New Roman" w:cs="Times New Roman"/>
          <w:sz w:val="24"/>
          <w:szCs w:val="24"/>
        </w:rPr>
        <w:t>maps</w:t>
      </w:r>
      <w:r w:rsidR="00B63FFD">
        <w:rPr>
          <w:rFonts w:ascii="Times New Roman" w:hAnsi="Times New Roman" w:cs="Times New Roman"/>
          <w:sz w:val="24"/>
          <w:szCs w:val="24"/>
        </w:rPr>
        <w:t xml:space="preserve"> from a single species </w:t>
      </w:r>
      <w:r w:rsidR="00AF5646">
        <w:rPr>
          <w:rFonts w:ascii="Times New Roman" w:hAnsi="Times New Roman" w:cs="Times New Roman"/>
          <w:sz w:val="24"/>
          <w:szCs w:val="24"/>
        </w:rPr>
        <w:t>provide some</w:t>
      </w:r>
      <w:r w:rsidR="00E2554E">
        <w:rPr>
          <w:rFonts w:ascii="Times New Roman" w:hAnsi="Times New Roman" w:cs="Times New Roman"/>
          <w:sz w:val="24"/>
          <w:szCs w:val="24"/>
        </w:rPr>
        <w:t xml:space="preserve"> </w:t>
      </w:r>
      <w:r w:rsidR="001B16F4">
        <w:rPr>
          <w:rFonts w:ascii="Times New Roman" w:hAnsi="Times New Roman" w:cs="Times New Roman"/>
          <w:sz w:val="24"/>
          <w:szCs w:val="24"/>
        </w:rPr>
        <w:t xml:space="preserve">weak predictive </w:t>
      </w:r>
      <w:r w:rsidR="00AF5646">
        <w:rPr>
          <w:rFonts w:ascii="Times New Roman" w:hAnsi="Times New Roman" w:cs="Times New Roman"/>
          <w:sz w:val="24"/>
          <w:szCs w:val="24"/>
        </w:rPr>
        <w:t xml:space="preserve">value for </w:t>
      </w:r>
      <w:r w:rsidR="00364964">
        <w:rPr>
          <w:rFonts w:ascii="Times New Roman" w:hAnsi="Times New Roman" w:cs="Times New Roman"/>
          <w:sz w:val="24"/>
          <w:szCs w:val="24"/>
        </w:rPr>
        <w:t xml:space="preserve">understanding </w:t>
      </w:r>
      <w:r w:rsidR="00433355">
        <w:rPr>
          <w:rFonts w:ascii="Times New Roman" w:hAnsi="Times New Roman" w:cs="Times New Roman"/>
          <w:sz w:val="24"/>
          <w:szCs w:val="24"/>
        </w:rPr>
        <w:t xml:space="preserve">broader </w:t>
      </w:r>
      <w:r w:rsidR="00AF5646">
        <w:rPr>
          <w:rFonts w:ascii="Times New Roman" w:hAnsi="Times New Roman" w:cs="Times New Roman"/>
          <w:sz w:val="24"/>
          <w:szCs w:val="24"/>
        </w:rPr>
        <w:t xml:space="preserve">patterns of </w:t>
      </w:r>
      <w:r w:rsidR="00433355">
        <w:rPr>
          <w:rFonts w:ascii="Times New Roman" w:hAnsi="Times New Roman" w:cs="Times New Roman"/>
          <w:sz w:val="24"/>
          <w:szCs w:val="24"/>
        </w:rPr>
        <w:t>species tree</w:t>
      </w:r>
      <w:r w:rsidR="00AF5646">
        <w:rPr>
          <w:rFonts w:ascii="Times New Roman" w:hAnsi="Times New Roman" w:cs="Times New Roman"/>
          <w:sz w:val="24"/>
          <w:szCs w:val="24"/>
        </w:rPr>
        <w:t xml:space="preserve"> discordance</w:t>
      </w:r>
      <w:r w:rsidR="001B16F4">
        <w:rPr>
          <w:rFonts w:ascii="Times New Roman" w:hAnsi="Times New Roman" w:cs="Times New Roman"/>
          <w:sz w:val="24"/>
          <w:szCs w:val="24"/>
        </w:rPr>
        <w:t>. However, these limited estimates</w:t>
      </w:r>
      <w:r w:rsidR="00433355">
        <w:rPr>
          <w:rFonts w:ascii="Times New Roman" w:hAnsi="Times New Roman" w:cs="Times New Roman"/>
          <w:sz w:val="24"/>
          <w:szCs w:val="24"/>
        </w:rPr>
        <w:t xml:space="preserve"> </w:t>
      </w:r>
      <w:r w:rsidR="00B63FFD">
        <w:rPr>
          <w:rFonts w:ascii="Times New Roman" w:hAnsi="Times New Roman" w:cs="Times New Roman"/>
          <w:sz w:val="24"/>
          <w:szCs w:val="24"/>
        </w:rPr>
        <w:t xml:space="preserve">may </w:t>
      </w:r>
      <w:r w:rsidR="00433355">
        <w:rPr>
          <w:rFonts w:ascii="Times New Roman" w:hAnsi="Times New Roman" w:cs="Times New Roman"/>
          <w:sz w:val="24"/>
          <w:szCs w:val="24"/>
        </w:rPr>
        <w:t xml:space="preserve">not be </w:t>
      </w:r>
      <w:r w:rsidR="00364964">
        <w:rPr>
          <w:rFonts w:ascii="Times New Roman" w:hAnsi="Times New Roman" w:cs="Times New Roman"/>
          <w:sz w:val="24"/>
          <w:szCs w:val="24"/>
        </w:rPr>
        <w:t xml:space="preserve">predictive of </w:t>
      </w:r>
      <w:r w:rsidR="00433355">
        <w:rPr>
          <w:rFonts w:ascii="Times New Roman" w:hAnsi="Times New Roman" w:cs="Times New Roman"/>
          <w:sz w:val="24"/>
          <w:szCs w:val="24"/>
        </w:rPr>
        <w:t>finer-scale patterns</w:t>
      </w:r>
      <w:r w:rsidR="00B63FFD">
        <w:rPr>
          <w:rFonts w:ascii="Times New Roman" w:hAnsi="Times New Roman" w:cs="Times New Roman"/>
          <w:sz w:val="24"/>
          <w:szCs w:val="24"/>
        </w:rPr>
        <w:t xml:space="preserve"> in a sample spanning over 12 million years of mammalian evolution</w:t>
      </w:r>
      <w:r w:rsidR="001B16F4">
        <w:rPr>
          <w:rFonts w:ascii="Times New Roman" w:hAnsi="Times New Roman" w:cs="Times New Roman"/>
          <w:sz w:val="24"/>
          <w:szCs w:val="24"/>
        </w:rPr>
        <w:t xml:space="preserve"> (but see </w:t>
      </w:r>
      <w:r w:rsidR="001B16F4">
        <w:rPr>
          <w:rFonts w:ascii="Times New Roman" w:hAnsi="Times New Roman" w:cs="Times New Roman"/>
          <w:sz w:val="24"/>
          <w:szCs w:val="24"/>
        </w:rPr>
        <w:fldChar w:fldCharType="begin">
          <w:fldData xml:space="preserve">PEVuZE5vdGU+PENpdGU+PEF1dGhvcj5Gb2xleTwvQXV0aG9yPjxZZWFyPjIwMjM8L1llYXI+PFJl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PEVuZE5vdGU+PENpdGU+PEF1dGhvcj5Gb2xleTwvQXV0aG9yPjxZZWFyPjIwMjM8L1llYXI+PFJl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16F4">
        <w:rPr>
          <w:rFonts w:ascii="Times New Roman" w:hAnsi="Times New Roman" w:cs="Times New Roman"/>
          <w:sz w:val="24"/>
          <w:szCs w:val="24"/>
        </w:rPr>
      </w:r>
      <w:r w:rsidR="001B16F4">
        <w:rPr>
          <w:rFonts w:ascii="Times New Roman" w:hAnsi="Times New Roman" w:cs="Times New Roman"/>
          <w:sz w:val="24"/>
          <w:szCs w:val="24"/>
        </w:rPr>
        <w:fldChar w:fldCharType="separate"/>
      </w:r>
      <w:r w:rsidR="001B6D59">
        <w:rPr>
          <w:rFonts w:ascii="Times New Roman" w:hAnsi="Times New Roman" w:cs="Times New Roman"/>
          <w:noProof/>
          <w:sz w:val="24"/>
          <w:szCs w:val="24"/>
        </w:rPr>
        <w:t>(Foley, et al. 2023)</w:t>
      </w:r>
      <w:r w:rsidR="001B16F4">
        <w:rPr>
          <w:rFonts w:ascii="Times New Roman" w:hAnsi="Times New Roman" w:cs="Times New Roman"/>
          <w:sz w:val="24"/>
          <w:szCs w:val="24"/>
        </w:rPr>
        <w:fldChar w:fldCharType="end"/>
      </w:r>
      <w:r w:rsidR="00B63FFD">
        <w:rPr>
          <w:rFonts w:ascii="Times New Roman" w:hAnsi="Times New Roman" w:cs="Times New Roman"/>
          <w:sz w:val="24"/>
          <w:szCs w:val="24"/>
        </w:rPr>
        <w:t>.</w:t>
      </w:r>
      <w:r w:rsidR="00433355">
        <w:rPr>
          <w:rFonts w:ascii="Times New Roman" w:hAnsi="Times New Roman" w:cs="Times New Roman"/>
          <w:sz w:val="24"/>
          <w:szCs w:val="24"/>
        </w:rPr>
        <w:t xml:space="preserve"> Overall, t</w:t>
      </w:r>
      <w:r w:rsidR="00996C78">
        <w:rPr>
          <w:rFonts w:ascii="Times New Roman" w:hAnsi="Times New Roman" w:cs="Times New Roman"/>
          <w:sz w:val="24"/>
          <w:szCs w:val="24"/>
        </w:rPr>
        <w:t xml:space="preserve">he </w:t>
      </w:r>
      <w:r w:rsidR="00E2554E">
        <w:rPr>
          <w:rFonts w:ascii="Times New Roman" w:hAnsi="Times New Roman" w:cs="Times New Roman"/>
          <w:sz w:val="24"/>
          <w:szCs w:val="24"/>
        </w:rPr>
        <w:t>evolution</w:t>
      </w:r>
      <w:r w:rsidR="0083795A">
        <w:rPr>
          <w:rFonts w:ascii="Times New Roman" w:hAnsi="Times New Roman" w:cs="Times New Roman"/>
          <w:sz w:val="24"/>
          <w:szCs w:val="24"/>
        </w:rPr>
        <w:t xml:space="preserve"> of</w:t>
      </w:r>
      <w:r w:rsidR="00F74E20">
        <w:rPr>
          <w:rFonts w:ascii="Times New Roman" w:hAnsi="Times New Roman" w:cs="Times New Roman"/>
          <w:sz w:val="24"/>
          <w:szCs w:val="24"/>
        </w:rPr>
        <w:t xml:space="preserve"> </w:t>
      </w:r>
      <w:r w:rsidR="00E2554E">
        <w:rPr>
          <w:rFonts w:ascii="Times New Roman" w:hAnsi="Times New Roman" w:cs="Times New Roman"/>
          <w:sz w:val="24"/>
          <w:szCs w:val="24"/>
        </w:rPr>
        <w:t xml:space="preserve">recombination landscapes across </w:t>
      </w:r>
      <w:r w:rsidR="005C742B">
        <w:rPr>
          <w:rFonts w:ascii="Times New Roman" w:hAnsi="Times New Roman" w:cs="Times New Roman"/>
          <w:sz w:val="24"/>
          <w:szCs w:val="24"/>
        </w:rPr>
        <w:t xml:space="preserve">closely related species remains </w:t>
      </w:r>
      <w:r w:rsidR="00433355">
        <w:rPr>
          <w:rFonts w:ascii="Times New Roman" w:hAnsi="Times New Roman" w:cs="Times New Roman"/>
          <w:sz w:val="24"/>
          <w:szCs w:val="24"/>
        </w:rPr>
        <w:t>an important empirical question</w:t>
      </w:r>
      <w:r w:rsidR="00364964">
        <w:rPr>
          <w:rFonts w:ascii="Times New Roman" w:hAnsi="Times New Roman" w:cs="Times New Roman"/>
          <w:sz w:val="24"/>
          <w:szCs w:val="24"/>
        </w:rPr>
        <w:t xml:space="preserve"> in evolutionary genetics</w:t>
      </w:r>
      <w:r w:rsidR="009B506F">
        <w:rPr>
          <w:rFonts w:ascii="Times New Roman" w:hAnsi="Times New Roman" w:cs="Times New Roman"/>
          <w:sz w:val="24"/>
          <w:szCs w:val="24"/>
        </w:rPr>
        <w:t xml:space="preserve"> </w:t>
      </w:r>
      <w:r w:rsidR="009B506F">
        <w:rPr>
          <w:rFonts w:ascii="Times New Roman" w:hAnsi="Times New Roman" w:cs="Times New Roman"/>
          <w:sz w:val="24"/>
          <w:szCs w:val="24"/>
        </w:rPr>
        <w:fldChar w:fldCharType="begin"/>
      </w:r>
      <w:r w:rsidR="009B506F">
        <w:rPr>
          <w:rFonts w:ascii="Times New Roman" w:hAnsi="Times New Roman" w:cs="Times New Roman"/>
          <w:sz w:val="24"/>
          <w:szCs w:val="24"/>
        </w:rPr>
        <w:instrText xml:space="preserve"> ADDIN EN.CITE &lt;EndNote&gt;&lt;Cite&gt;&lt;Author&gt;Dapper&lt;/Author&gt;&lt;Year&gt;2017&lt;/Year&gt;&lt;RecNum&gt;242&lt;/RecNum&gt;&lt;DisplayText&gt;(Dapper and Payseur 2017)&lt;/DisplayText&gt;&lt;record&gt;&lt;rec-number&gt;242&lt;/rec-number&gt;&lt;foreign-keys&gt;&lt;key app="EN" db-id="vdwt9psdezv5tlee9vn5swzfzafw0azp5adx" timestamp="1718290973"&gt;242&lt;/key&gt;&lt;/foreign-keys&gt;&lt;ref-type name="Journal Article"&gt;17&lt;/ref-type&gt;&lt;contributors&gt;&lt;authors&gt;&lt;author&gt;Dapper, A. L.&lt;/author&gt;&lt;author&gt;Payseur, B. A.&lt;/author&gt;&lt;/authors&gt;&lt;/contributors&gt;&lt;auth-address&gt;Laboratory of Genetics, University of Wisconsin, Madison, WI 53706, USA dapper@wisc.edu.&amp;#xD;Laboratory of Genetics, University of Wisconsin, Madison, WI 53706, USA bret.payseur@wisc.edu.&lt;/auth-address&gt;&lt;titles&gt;&lt;title&gt;Connecting theory and data to understand recombination rate evolution&lt;/title&gt;&lt;secondary-title&gt;Philos Trans R Soc Lond B Biol Sci&lt;/secondary-title&gt;&lt;/titles&gt;&lt;periodical&gt;&lt;full-title&gt;Philos Trans R Soc Lond B Biol Sci&lt;/full-title&gt;&lt;/periodical&gt;&lt;volume&gt;372&lt;/volume&gt;&lt;number&gt;1736&lt;/number&gt;&lt;keywords&gt;&lt;keyword&gt;*Evolution, Molecular&lt;/keyword&gt;&lt;keyword&gt;*Genome&lt;/keyword&gt;&lt;keyword&gt;Models, Genetic&lt;/keyword&gt;&lt;keyword&gt;*Recombination, Genetic&lt;/keyword&gt;&lt;keyword&gt;evolution&lt;/keyword&gt;&lt;keyword&gt;genetic variation&lt;/keyword&gt;&lt;keyword&gt;meiotic recombination&lt;/keyword&gt;&lt;keyword&gt;recombination rate&lt;/keyword&gt;&lt;keyword&gt;theory&lt;/keyword&gt;&lt;/keywords&gt;&lt;dates&gt;&lt;year&gt;2017&lt;/year&gt;&lt;pub-dates&gt;&lt;date&gt;Dec 19&lt;/date&gt;&lt;/pub-dates&gt;&lt;/dates&gt;&lt;isbn&gt;1471-2970 (Electronic)&amp;#xD;0962-8436 (Print)&amp;#xD;0962-8436 (Linking)&lt;/isbn&gt;&lt;accession-num&gt;29109228&lt;/accession-num&gt;&lt;urls&gt;&lt;related-urls&gt;&lt;url&gt;https://www.ncbi.nlm.nih.gov/pubmed/29109228&lt;/url&gt;&lt;/related-urls&gt;&lt;/urls&gt;&lt;custom1&gt;We declare we have no competing interests.&lt;/custom1&gt;&lt;custom2&gt;PMC5698627&lt;/custom2&gt;&lt;electronic-resource-num&gt;10.1098/rstb.2016.0469&lt;/electronic-resource-num&gt;&lt;remote-database-name&gt;Medline&lt;/remote-database-name&gt;&lt;remote-database-provider&gt;NLM&lt;/remote-database-provider&gt;&lt;/record&gt;&lt;/Cite&gt;&lt;/EndNote&gt;</w:instrText>
      </w:r>
      <w:r w:rsidR="009B506F">
        <w:rPr>
          <w:rFonts w:ascii="Times New Roman" w:hAnsi="Times New Roman" w:cs="Times New Roman"/>
          <w:sz w:val="24"/>
          <w:szCs w:val="24"/>
        </w:rPr>
        <w:fldChar w:fldCharType="separate"/>
      </w:r>
      <w:r w:rsidR="009B506F">
        <w:rPr>
          <w:rFonts w:ascii="Times New Roman" w:hAnsi="Times New Roman" w:cs="Times New Roman"/>
          <w:noProof/>
          <w:sz w:val="24"/>
          <w:szCs w:val="24"/>
        </w:rPr>
        <w:t>(Dapper and Payseur 2017)</w:t>
      </w:r>
      <w:r w:rsidR="009B506F">
        <w:rPr>
          <w:rFonts w:ascii="Times New Roman" w:hAnsi="Times New Roman" w:cs="Times New Roman"/>
          <w:sz w:val="24"/>
          <w:szCs w:val="24"/>
        </w:rPr>
        <w:fldChar w:fldCharType="end"/>
      </w:r>
      <w:r w:rsidR="00AC1DEA">
        <w:rPr>
          <w:rFonts w:ascii="Times New Roman" w:hAnsi="Times New Roman" w:cs="Times New Roman"/>
          <w:sz w:val="24"/>
          <w:szCs w:val="24"/>
        </w:rPr>
        <w:t xml:space="preserve">, especially as the generation of chromosome-scale genome assemblies </w:t>
      </w:r>
      <w:r w:rsidR="00E2554E">
        <w:rPr>
          <w:rFonts w:ascii="Times New Roman" w:hAnsi="Times New Roman" w:cs="Times New Roman"/>
          <w:sz w:val="24"/>
          <w:szCs w:val="24"/>
        </w:rPr>
        <w:t xml:space="preserve">continues to greatly </w:t>
      </w:r>
      <w:r w:rsidR="00AC1DEA">
        <w:rPr>
          <w:rFonts w:ascii="Times New Roman" w:hAnsi="Times New Roman" w:cs="Times New Roman"/>
          <w:sz w:val="24"/>
          <w:szCs w:val="24"/>
        </w:rPr>
        <w:t>outpace</w:t>
      </w:r>
      <w:r w:rsidR="00E2554E">
        <w:rPr>
          <w:rFonts w:ascii="Times New Roman" w:hAnsi="Times New Roman" w:cs="Times New Roman"/>
          <w:sz w:val="24"/>
          <w:szCs w:val="24"/>
        </w:rPr>
        <w:t xml:space="preserve"> estimates of patterns of </w:t>
      </w:r>
      <w:r w:rsidR="00AC1DEA">
        <w:rPr>
          <w:rFonts w:ascii="Times New Roman" w:hAnsi="Times New Roman" w:cs="Times New Roman"/>
          <w:sz w:val="24"/>
          <w:szCs w:val="24"/>
        </w:rPr>
        <w:t>recombination within those genomes</w:t>
      </w:r>
      <w:commentRangeStart w:id="109"/>
      <w:commentRangeEnd w:id="109"/>
      <w:r w:rsidR="00996C78">
        <w:rPr>
          <w:rStyle w:val="CommentReference"/>
        </w:rPr>
        <w:commentReference w:id="109"/>
      </w:r>
      <w:r w:rsidR="005C742B">
        <w:rPr>
          <w:rFonts w:ascii="Times New Roman" w:hAnsi="Times New Roman" w:cs="Times New Roman"/>
          <w:sz w:val="24"/>
          <w:szCs w:val="24"/>
        </w:rPr>
        <w:t>.</w:t>
      </w:r>
      <w:r w:rsidR="00AC1DEA">
        <w:rPr>
          <w:rFonts w:ascii="Times New Roman" w:hAnsi="Times New Roman" w:cs="Times New Roman"/>
          <w:sz w:val="24"/>
          <w:szCs w:val="24"/>
        </w:rPr>
        <w:t xml:space="preserve"> </w:t>
      </w:r>
      <w:r w:rsidR="005C742B">
        <w:rPr>
          <w:rFonts w:ascii="Times New Roman" w:hAnsi="Times New Roman" w:cs="Times New Roman"/>
          <w:sz w:val="24"/>
          <w:szCs w:val="24"/>
        </w:rPr>
        <w:t xml:space="preserve"> </w:t>
      </w:r>
    </w:p>
    <w:p w14:paraId="5EFCB32E" w14:textId="56B7667C" w:rsidR="00804026" w:rsidRDefault="000E72EA" w:rsidP="00534E01">
      <w:pPr>
        <w:spacing w:after="0"/>
        <w:ind w:firstLine="720"/>
        <w:jc w:val="both"/>
        <w:rPr>
          <w:rFonts w:ascii="Times New Roman" w:hAnsi="Times New Roman" w:cs="Times New Roman"/>
          <w:sz w:val="24"/>
          <w:szCs w:val="24"/>
        </w:rPr>
      </w:pPr>
      <w:r>
        <w:rPr>
          <w:rFonts w:ascii="Times New Roman" w:hAnsi="Times New Roman" w:cs="Times New Roman"/>
          <w:sz w:val="24"/>
          <w:szCs w:val="24"/>
        </w:rPr>
        <w:t>One source of evolution in the recombination map may be changes in synteny</w:t>
      </w:r>
      <w:r w:rsidR="003777B8">
        <w:rPr>
          <w:rFonts w:ascii="Times New Roman" w:hAnsi="Times New Roman" w:cs="Times New Roman"/>
          <w:sz w:val="24"/>
          <w:szCs w:val="24"/>
        </w:rPr>
        <w:t>.</w:t>
      </w:r>
      <w:r>
        <w:rPr>
          <w:rFonts w:ascii="Times New Roman" w:hAnsi="Times New Roman" w:cs="Times New Roman"/>
          <w:sz w:val="24"/>
          <w:szCs w:val="24"/>
        </w:rPr>
        <w:t xml:space="preserve"> </w:t>
      </w:r>
      <w:r w:rsidR="003777B8">
        <w:rPr>
          <w:rFonts w:ascii="Times New Roman" w:hAnsi="Times New Roman" w:cs="Times New Roman"/>
          <w:sz w:val="24"/>
          <w:szCs w:val="24"/>
        </w:rPr>
        <w:t>O</w:t>
      </w:r>
      <w:r>
        <w:rPr>
          <w:rFonts w:ascii="Times New Roman" w:hAnsi="Times New Roman" w:cs="Times New Roman"/>
          <w:sz w:val="24"/>
          <w:szCs w:val="24"/>
        </w:rPr>
        <w:t xml:space="preserve">ur </w:t>
      </w:r>
      <w:r w:rsidR="003777B8">
        <w:rPr>
          <w:rFonts w:ascii="Times New Roman" w:hAnsi="Times New Roman" w:cs="Times New Roman"/>
          <w:sz w:val="24"/>
          <w:szCs w:val="24"/>
        </w:rPr>
        <w:t xml:space="preserve">reference-guided </w:t>
      </w:r>
      <w:r>
        <w:rPr>
          <w:rFonts w:ascii="Times New Roman" w:hAnsi="Times New Roman" w:cs="Times New Roman"/>
          <w:sz w:val="24"/>
          <w:szCs w:val="24"/>
        </w:rPr>
        <w:t>analyses</w:t>
      </w:r>
      <w:r w:rsidR="00170904">
        <w:rPr>
          <w:rFonts w:ascii="Times New Roman" w:hAnsi="Times New Roman" w:cs="Times New Roman"/>
          <w:sz w:val="24"/>
          <w:szCs w:val="24"/>
        </w:rPr>
        <w:t xml:space="preserve">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sidR="00170904">
        <w:rPr>
          <w:rFonts w:ascii="Times New Roman" w:hAnsi="Times New Roman" w:cs="Times New Roman"/>
          <w:sz w:val="24"/>
          <w:szCs w:val="24"/>
        </w:rPr>
        <w:t xml:space="preserve"> (</w:t>
      </w:r>
      <w:r w:rsidR="00170904" w:rsidRPr="008462C6">
        <w:rPr>
          <w:rFonts w:ascii="Times New Roman" w:hAnsi="Times New Roman" w:cs="Times New Roman"/>
          <w:i/>
          <w:iCs/>
          <w:sz w:val="24"/>
          <w:szCs w:val="24"/>
        </w:rPr>
        <w:t>i.e.</w:t>
      </w:r>
      <w:r w:rsidR="00170904">
        <w:rPr>
          <w:rFonts w:ascii="Times New Roman" w:hAnsi="Times New Roman" w:cs="Times New Roman"/>
          <w:sz w:val="24"/>
          <w:szCs w:val="24"/>
        </w:rPr>
        <w:t xml:space="preserve">, no </w:t>
      </w:r>
      <w:r w:rsidR="003777B8">
        <w:rPr>
          <w:rFonts w:ascii="Times New Roman" w:hAnsi="Times New Roman" w:cs="Times New Roman"/>
          <w:sz w:val="24"/>
          <w:szCs w:val="24"/>
        </w:rPr>
        <w:t xml:space="preserve">karyotype </w:t>
      </w:r>
      <w:r w:rsidR="00170904">
        <w:rPr>
          <w:rFonts w:ascii="Times New Roman" w:hAnsi="Times New Roman" w:cs="Times New Roman"/>
          <w:sz w:val="24"/>
          <w:szCs w:val="24"/>
        </w:rPr>
        <w:t>variation)</w:t>
      </w:r>
      <w:r w:rsidR="00146890">
        <w:rPr>
          <w:rFonts w:ascii="Times New Roman" w:hAnsi="Times New Roman" w:cs="Times New Roman"/>
          <w:sz w:val="24"/>
          <w:szCs w:val="24"/>
        </w:rPr>
        <w:t xml:space="preserve">, at least at the </w:t>
      </w:r>
      <w:r w:rsidR="003777B8">
        <w:rPr>
          <w:rFonts w:ascii="Times New Roman" w:hAnsi="Times New Roman" w:cs="Times New Roman"/>
          <w:sz w:val="24"/>
          <w:szCs w:val="24"/>
        </w:rPr>
        <w:t xml:space="preserve">window-based </w:t>
      </w:r>
      <w:r w:rsidR="00146890">
        <w:rPr>
          <w:rFonts w:ascii="Times New Roman" w:hAnsi="Times New Roman" w:cs="Times New Roman"/>
          <w:sz w:val="24"/>
          <w:szCs w:val="24"/>
        </w:rPr>
        <w:t>scale we are comparing variation.</w:t>
      </w:r>
      <w:r w:rsidR="00170904">
        <w:rPr>
          <w:rFonts w:ascii="Times New Roman" w:hAnsi="Times New Roman" w:cs="Times New Roman"/>
          <w:sz w:val="24"/>
          <w:szCs w:val="24"/>
        </w:rPr>
        <w:t xml:space="preserve"> </w:t>
      </w:r>
      <w:r w:rsidR="004F3D87">
        <w:rPr>
          <w:rFonts w:ascii="Times New Roman" w:hAnsi="Times New Roman" w:cs="Times New Roman"/>
          <w:sz w:val="24"/>
          <w:szCs w:val="24"/>
        </w:rPr>
        <w:t xml:space="preserve">Structural variation, including substantial variation in chromosome numbers, </w:t>
      </w:r>
      <w:r w:rsidR="00364964">
        <w:rPr>
          <w:rFonts w:ascii="Times New Roman" w:hAnsi="Times New Roman" w:cs="Times New Roman"/>
          <w:sz w:val="24"/>
          <w:szCs w:val="24"/>
        </w:rPr>
        <w:t xml:space="preserve">is </w:t>
      </w:r>
      <w:r w:rsidR="00170904">
        <w:rPr>
          <w:rFonts w:ascii="Times New Roman" w:hAnsi="Times New Roman" w:cs="Times New Roman"/>
          <w:sz w:val="24"/>
          <w:szCs w:val="24"/>
        </w:rPr>
        <w:t xml:space="preserve">likely to be widespread in rodents </w:t>
      </w:r>
      <w:r w:rsidR="00170904">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70904">
        <w:rPr>
          <w:rFonts w:ascii="Times New Roman" w:hAnsi="Times New Roman" w:cs="Times New Roman"/>
          <w:sz w:val="24"/>
          <w:szCs w:val="24"/>
        </w:rPr>
      </w:r>
      <w:r w:rsidR="00170904">
        <w:rPr>
          <w:rFonts w:ascii="Times New Roman" w:hAnsi="Times New Roman" w:cs="Times New Roman"/>
          <w:sz w:val="24"/>
          <w:szCs w:val="24"/>
        </w:rPr>
        <w:fldChar w:fldCharType="separate"/>
      </w:r>
      <w:r w:rsidR="001B6D59">
        <w:rPr>
          <w:rFonts w:ascii="Times New Roman" w:hAnsi="Times New Roman" w:cs="Times New Roman"/>
          <w:noProof/>
          <w:sz w:val="24"/>
          <w:szCs w:val="24"/>
        </w:rPr>
        <w:t>(Stanyon, et al. 1999; Yalcin, et al. 2011; Romanenko, et al. 2012; Keane, et al. 2014)</w:t>
      </w:r>
      <w:r w:rsidR="00170904">
        <w:rPr>
          <w:rFonts w:ascii="Times New Roman" w:hAnsi="Times New Roman" w:cs="Times New Roman"/>
          <w:sz w:val="24"/>
          <w:szCs w:val="24"/>
        </w:rPr>
        <w:fldChar w:fldCharType="end"/>
      </w:r>
      <w:r w:rsidR="00D17870">
        <w:rPr>
          <w:rFonts w:ascii="Times New Roman" w:hAnsi="Times New Roman" w:cs="Times New Roman"/>
          <w:sz w:val="24"/>
          <w:szCs w:val="24"/>
        </w:rPr>
        <w:t xml:space="preserve"> and has the potential to skew our results when comparing tree similarity between </w:t>
      </w:r>
      <w:r w:rsidR="00D17870">
        <w:rPr>
          <w:rFonts w:ascii="Times New Roman" w:hAnsi="Times New Roman" w:cs="Times New Roman"/>
          <w:sz w:val="24"/>
          <w:szCs w:val="24"/>
        </w:rPr>
        <w:lastRenderedPageBreak/>
        <w:t>regions of the genome using multiple species</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sidR="0066407C">
        <w:rPr>
          <w:rFonts w:ascii="Times New Roman" w:hAnsi="Times New Roman" w:cs="Times New Roman"/>
          <w:sz w:val="24"/>
          <w:szCs w:val="24"/>
        </w:rPr>
        <w:t>Generating c</w:t>
      </w:r>
      <w:r w:rsidR="00170904">
        <w:rPr>
          <w:rFonts w:ascii="Times New Roman" w:hAnsi="Times New Roman" w:cs="Times New Roman"/>
          <w:sz w:val="24"/>
          <w:szCs w:val="24"/>
        </w:rPr>
        <w:t>hromosome</w:t>
      </w:r>
      <w:r w:rsidR="0066407C">
        <w:rPr>
          <w:rFonts w:ascii="Times New Roman" w:hAnsi="Times New Roman" w:cs="Times New Roman"/>
          <w:sz w:val="24"/>
          <w:szCs w:val="24"/>
        </w:rPr>
        <w:t>-</w:t>
      </w:r>
      <w:r w:rsidR="00170904">
        <w:rPr>
          <w:rFonts w:ascii="Times New Roman" w:hAnsi="Times New Roman" w:cs="Times New Roman"/>
          <w:sz w:val="24"/>
          <w:szCs w:val="24"/>
        </w:rPr>
        <w:t xml:space="preserve">scale assemblies for </w:t>
      </w:r>
      <w:r w:rsidR="0066407C">
        <w:rPr>
          <w:rFonts w:ascii="Times New Roman" w:hAnsi="Times New Roman" w:cs="Times New Roman"/>
          <w:sz w:val="24"/>
          <w:szCs w:val="24"/>
        </w:rPr>
        <w:t xml:space="preserve">many </w:t>
      </w:r>
      <w:r w:rsidR="00170904">
        <w:rPr>
          <w:rFonts w:ascii="Times New Roman" w:hAnsi="Times New Roman" w:cs="Times New Roman"/>
          <w:sz w:val="24"/>
          <w:szCs w:val="24"/>
        </w:rPr>
        <w:t>non-</w:t>
      </w:r>
      <w:r w:rsidR="00170904" w:rsidRPr="008462C6">
        <w:rPr>
          <w:rFonts w:ascii="Times New Roman" w:hAnsi="Times New Roman" w:cs="Times New Roman"/>
          <w:i/>
          <w:iCs/>
          <w:sz w:val="24"/>
          <w:szCs w:val="24"/>
        </w:rPr>
        <w:t>Mus</w:t>
      </w:r>
      <w:r w:rsidR="00170904">
        <w:rPr>
          <w:rFonts w:ascii="Times New Roman" w:hAnsi="Times New Roman" w:cs="Times New Roman"/>
          <w:sz w:val="24"/>
          <w:szCs w:val="24"/>
        </w:rPr>
        <w:t xml:space="preserve"> and </w:t>
      </w:r>
      <w:r w:rsidR="00170904" w:rsidRPr="008462C6">
        <w:rPr>
          <w:rFonts w:ascii="Times New Roman" w:hAnsi="Times New Roman" w:cs="Times New Roman"/>
          <w:i/>
          <w:iCs/>
          <w:sz w:val="24"/>
          <w:szCs w:val="24"/>
        </w:rPr>
        <w:t>Rattus</w:t>
      </w:r>
      <w:r w:rsidR="00170904">
        <w:rPr>
          <w:rFonts w:ascii="Times New Roman" w:hAnsi="Times New Roman" w:cs="Times New Roman"/>
          <w:sz w:val="24"/>
          <w:szCs w:val="24"/>
        </w:rPr>
        <w:t xml:space="preserve"> </w:t>
      </w:r>
      <w:r w:rsidR="005B59AD">
        <w:rPr>
          <w:rFonts w:ascii="Times New Roman" w:hAnsi="Times New Roman" w:cs="Times New Roman"/>
          <w:sz w:val="24"/>
          <w:szCs w:val="24"/>
        </w:rPr>
        <w:t xml:space="preserve">species </w:t>
      </w:r>
      <w:r w:rsidR="00170904">
        <w:rPr>
          <w:rFonts w:ascii="Times New Roman" w:hAnsi="Times New Roman" w:cs="Times New Roman"/>
          <w:sz w:val="24"/>
          <w:szCs w:val="24"/>
        </w:rPr>
        <w:t>may prove limiting given that most tissue resources for this group are derived from natural history collections that often lack high molecular weight DNA.</w:t>
      </w:r>
      <w:r w:rsidR="00D17870">
        <w:rPr>
          <w:rFonts w:ascii="Times New Roman" w:hAnsi="Times New Roman" w:cs="Times New Roman"/>
          <w:sz w:val="24"/>
          <w:szCs w:val="24"/>
        </w:rPr>
        <w:t xml:space="preserve"> </w:t>
      </w:r>
      <w:r w:rsidR="0066407C">
        <w:rPr>
          <w:rFonts w:ascii="Times New Roman" w:hAnsi="Times New Roman" w:cs="Times New Roman"/>
          <w:sz w:val="24"/>
          <w:szCs w:val="24"/>
        </w:rPr>
        <w:t>Nonetheless, whole genome alignments between mouse and rat indicate high degrees of chromosomal synteny and co-</w:t>
      </w:r>
      <w:r w:rsidR="0066407C" w:rsidRPr="00DA388E">
        <w:rPr>
          <w:rFonts w:ascii="Times New Roman" w:hAnsi="Times New Roman" w:cs="Times New Roman"/>
          <w:sz w:val="24"/>
          <w:szCs w:val="24"/>
        </w:rPr>
        <w:t xml:space="preserve">linearity (Fig S6), </w:t>
      </w:r>
      <w:r w:rsidR="0066407C">
        <w:rPr>
          <w:rFonts w:ascii="Times New Roman" w:hAnsi="Times New Roman" w:cs="Times New Roman"/>
          <w:sz w:val="24"/>
          <w:szCs w:val="24"/>
        </w:rPr>
        <w:t xml:space="preserve">suggesting </w:t>
      </w:r>
      <w:r w:rsidR="00D17870">
        <w:rPr>
          <w:rFonts w:ascii="Times New Roman" w:hAnsi="Times New Roman" w:cs="Times New Roman"/>
          <w:sz w:val="24"/>
          <w:szCs w:val="24"/>
        </w:rPr>
        <w:t xml:space="preserve">that </w:t>
      </w:r>
      <w:r w:rsidR="0066407C">
        <w:rPr>
          <w:rFonts w:ascii="Times New Roman" w:hAnsi="Times New Roman" w:cs="Times New Roman"/>
          <w:sz w:val="24"/>
          <w:szCs w:val="24"/>
        </w:rPr>
        <w:t>many regions</w:t>
      </w:r>
      <w:r w:rsidR="00D17870">
        <w:rPr>
          <w:rFonts w:ascii="Times New Roman" w:hAnsi="Times New Roman" w:cs="Times New Roman"/>
          <w:sz w:val="24"/>
          <w:szCs w:val="24"/>
        </w:rPr>
        <w:t xml:space="preserve"> will be colinear</w:t>
      </w:r>
      <w:r w:rsidR="0066407C">
        <w:rPr>
          <w:rFonts w:ascii="Times New Roman" w:hAnsi="Times New Roman" w:cs="Times New Roman"/>
          <w:sz w:val="24"/>
          <w:szCs w:val="24"/>
        </w:rPr>
        <w:t xml:space="preserve"> in our sample</w:t>
      </w:r>
      <w:r w:rsidR="004B088B">
        <w:rPr>
          <w:rFonts w:ascii="Times New Roman" w:hAnsi="Times New Roman" w:cs="Times New Roman"/>
          <w:sz w:val="24"/>
          <w:szCs w:val="24"/>
        </w:rPr>
        <w:t>.</w:t>
      </w:r>
    </w:p>
    <w:p w14:paraId="6F3E1B03" w14:textId="6BCDE3F7" w:rsidR="0089723E" w:rsidRDefault="00D27115" w:rsidP="006F0055">
      <w:pPr>
        <w:spacing w:after="0"/>
        <w:ind w:firstLine="720"/>
        <w:jc w:val="both"/>
        <w:rPr>
          <w:rFonts w:ascii="Times New Roman" w:hAnsi="Times New Roman" w:cs="Times New Roman"/>
          <w:sz w:val="24"/>
          <w:szCs w:val="24"/>
        </w:rPr>
      </w:pPr>
      <w:r>
        <w:rPr>
          <w:rFonts w:ascii="Times New Roman" w:hAnsi="Times New Roman" w:cs="Times New Roman"/>
          <w:sz w:val="24"/>
          <w:szCs w:val="24"/>
        </w:rPr>
        <w:t>Natural selection reduces the effective population size (</w:t>
      </w:r>
      <w:r w:rsidRPr="005B45C4">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of genomic regions through the processes of genetic hitchhiking of variation linked to the fixation of positively selected mutations </w:t>
      </w:r>
      <w:r>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MTk3NDsgS2FwbGFuLCBldCBhbC4gMTk4OSk8L0Rpc3BsYXlUZXh0PjxyZWNvcmQ+PHJlYy1udW1i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MTk3NDsgS2FwbGFuLCBldCBhbC4gMTk4OSk8L0Rpc3BsYXlUZXh0PjxyZWNvcmQ+PHJlYy1udW1i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selective sweeps; Smith and Haigh 1974; Kaplan, et al. 1989)</w:t>
      </w:r>
      <w:r>
        <w:rPr>
          <w:rFonts w:ascii="Times New Roman" w:hAnsi="Times New Roman" w:cs="Times New Roman"/>
          <w:sz w:val="24"/>
          <w:szCs w:val="24"/>
        </w:rPr>
        <w:fldChar w:fldCharType="end"/>
      </w:r>
      <w:r>
        <w:rPr>
          <w:rFonts w:ascii="Times New Roman" w:hAnsi="Times New Roman" w:cs="Times New Roman"/>
          <w:sz w:val="24"/>
          <w:szCs w:val="24"/>
        </w:rPr>
        <w:t xml:space="preserve"> and the purging of deleterious mutations </w: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background selection; Charlesworth, et al. 1993; Hudson and Kaplan 1995)</w:t>
      </w:r>
      <w:r>
        <w:rPr>
          <w:rFonts w:ascii="Times New Roman" w:hAnsi="Times New Roman" w:cs="Times New Roman"/>
          <w:sz w:val="24"/>
          <w:szCs w:val="24"/>
        </w:rPr>
        <w:fldChar w:fldCharType="end"/>
      </w:r>
      <w:r>
        <w:rPr>
          <w:rFonts w:ascii="Times New Roman" w:hAnsi="Times New Roman" w:cs="Times New Roman"/>
          <w:sz w:val="24"/>
          <w:szCs w:val="24"/>
        </w:rPr>
        <w:t xml:space="preserve">. Thus, variation </w:t>
      </w:r>
      <w:del w:id="110" w:author="Thomas, Gregg [2]" w:date="2024-04-09T10:54:00Z">
        <w:r w:rsidDel="00751B61">
          <w:rPr>
            <w:rFonts w:ascii="Times New Roman" w:hAnsi="Times New Roman" w:cs="Times New Roman"/>
            <w:sz w:val="24"/>
            <w:szCs w:val="24"/>
          </w:rPr>
          <w:delText xml:space="preserve">on </w:delText>
        </w:r>
      </w:del>
      <w:ins w:id="111" w:author="Thomas, Gregg [2]" w:date="2024-04-09T10:54:00Z">
        <w:r w:rsidR="00751B61">
          <w:rPr>
            <w:rFonts w:ascii="Times New Roman" w:hAnsi="Times New Roman" w:cs="Times New Roman"/>
            <w:sz w:val="24"/>
            <w:szCs w:val="24"/>
          </w:rPr>
          <w:t xml:space="preserve">in </w:t>
        </w:r>
      </w:ins>
      <w:r>
        <w:rPr>
          <w:rFonts w:ascii="Times New Roman" w:hAnsi="Times New Roman" w:cs="Times New Roman"/>
          <w:sz w:val="24"/>
          <w:szCs w:val="24"/>
        </w:rPr>
        <w:t xml:space="preserve">parameters dependent on </w:t>
      </w:r>
      <w:r w:rsidRPr="00B84C77">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 such as standing levels of nucleotide variation and patterns of incomplete lineage sorting – should be </w:t>
      </w:r>
      <w:r w:rsidR="001B3523">
        <w:rPr>
          <w:rFonts w:ascii="Times New Roman" w:hAnsi="Times New Roman" w:cs="Times New Roman"/>
          <w:sz w:val="24"/>
          <w:szCs w:val="24"/>
        </w:rPr>
        <w:t xml:space="preserve">reduced </w:t>
      </w:r>
      <w:r>
        <w:rPr>
          <w:rFonts w:ascii="Times New Roman" w:hAnsi="Times New Roman" w:cs="Times New Roman"/>
          <w:sz w:val="24"/>
          <w:szCs w:val="24"/>
        </w:rPr>
        <w:t>by linkage to functional elements</w:t>
      </w:r>
      <w:r w:rsidR="001B3523">
        <w:rPr>
          <w:rFonts w:ascii="Times New Roman" w:hAnsi="Times New Roman" w:cs="Times New Roman"/>
          <w:sz w:val="24"/>
          <w:szCs w:val="24"/>
        </w:rPr>
        <w:t xml:space="preserve"> subject to selection</w:t>
      </w:r>
      <w:r>
        <w:rPr>
          <w:rFonts w:ascii="Times New Roman" w:hAnsi="Times New Roman" w:cs="Times New Roman"/>
          <w:sz w:val="24"/>
          <w:szCs w:val="24"/>
        </w:rPr>
        <w:t>.</w:t>
      </w:r>
      <w:r w:rsidR="00B12402">
        <w:rPr>
          <w:rFonts w:ascii="Times New Roman" w:hAnsi="Times New Roman" w:cs="Times New Roman"/>
          <w:sz w:val="24"/>
          <w:szCs w:val="24"/>
        </w:rPr>
        <w:t xml:space="preserve"> Consistent with</w:t>
      </w:r>
      <w:r w:rsidR="009B506F">
        <w:rPr>
          <w:rFonts w:ascii="Times New Roman" w:hAnsi="Times New Roman" w:cs="Times New Roman"/>
          <w:sz w:val="24"/>
          <w:szCs w:val="24"/>
        </w:rPr>
        <w:t xml:space="preserve"> this</w:t>
      </w:r>
      <w:r w:rsidR="00B12402">
        <w:rPr>
          <w:rFonts w:ascii="Times New Roman" w:hAnsi="Times New Roman" w:cs="Times New Roman"/>
          <w:sz w:val="24"/>
          <w:szCs w:val="24"/>
        </w:rPr>
        <w:t>,</w:t>
      </w:r>
      <w:ins w:id="112" w:author="Thomas, Gregg [2]" w:date="2024-06-13T11:07:00Z">
        <w:r w:rsidR="009B506F">
          <w:rPr>
            <w:rFonts w:ascii="Times New Roman" w:hAnsi="Times New Roman" w:cs="Times New Roman"/>
            <w:sz w:val="24"/>
            <w:szCs w:val="24"/>
          </w:rPr>
          <w:t xml:space="preserve"> we observed</w:t>
        </w:r>
      </w:ins>
      <w:r w:rsidR="00B12402">
        <w:rPr>
          <w:rFonts w:ascii="Times New Roman" w:hAnsi="Times New Roman" w:cs="Times New Roman"/>
          <w:sz w:val="24"/>
          <w:szCs w:val="24"/>
        </w:rPr>
        <w:t xml:space="preserve"> </w:t>
      </w:r>
      <w:r w:rsidR="006F0055">
        <w:rPr>
          <w:rFonts w:ascii="Times New Roman" w:hAnsi="Times New Roman" w:cs="Times New Roman"/>
          <w:sz w:val="24"/>
          <w:szCs w:val="24"/>
        </w:rPr>
        <w:t>the lowest</w:t>
      </w:r>
      <w:r w:rsidR="00232ED1">
        <w:rPr>
          <w:rFonts w:ascii="Times New Roman" w:hAnsi="Times New Roman" w:cs="Times New Roman"/>
          <w:sz w:val="24"/>
          <w:szCs w:val="24"/>
        </w:rPr>
        <w:t xml:space="preserve"> rates of local discordance (Fig. </w:t>
      </w:r>
      <w:del w:id="113" w:author="Thomas, Gregg [2]" w:date="2024-06-13T11:08:00Z">
        <w:r w:rsidR="00232ED1" w:rsidDel="009B506F">
          <w:rPr>
            <w:rFonts w:ascii="Times New Roman" w:hAnsi="Times New Roman" w:cs="Times New Roman"/>
            <w:sz w:val="24"/>
            <w:szCs w:val="24"/>
          </w:rPr>
          <w:delText>5B</w:delText>
        </w:r>
      </w:del>
      <w:ins w:id="114" w:author="Thomas, Gregg [2]" w:date="2024-06-13T11:08:00Z">
        <w:r w:rsidR="009B506F">
          <w:rPr>
            <w:rFonts w:ascii="Times New Roman" w:hAnsi="Times New Roman" w:cs="Times New Roman"/>
            <w:sz w:val="24"/>
            <w:szCs w:val="24"/>
          </w:rPr>
          <w:t>5A</w:t>
        </w:r>
      </w:ins>
      <w:r w:rsidR="00232ED1">
        <w:rPr>
          <w:rFonts w:ascii="Times New Roman" w:hAnsi="Times New Roman" w:cs="Times New Roman"/>
          <w:sz w:val="24"/>
          <w:szCs w:val="24"/>
        </w:rPr>
        <w:t xml:space="preserve">) and overall </w:t>
      </w:r>
      <w:r w:rsidR="00653E33">
        <w:rPr>
          <w:rFonts w:ascii="Times New Roman" w:hAnsi="Times New Roman" w:cs="Times New Roman"/>
          <w:sz w:val="24"/>
          <w:szCs w:val="24"/>
        </w:rPr>
        <w:t>gene</w:t>
      </w:r>
      <w:r w:rsidR="00B12402">
        <w:rPr>
          <w:rFonts w:ascii="Times New Roman" w:hAnsi="Times New Roman" w:cs="Times New Roman"/>
          <w:sz w:val="24"/>
          <w:szCs w:val="24"/>
        </w:rPr>
        <w:t xml:space="preserve"> tree</w:t>
      </w:r>
      <w:r w:rsidR="00653E33">
        <w:rPr>
          <w:rFonts w:ascii="Times New Roman" w:hAnsi="Times New Roman" w:cs="Times New Roman"/>
          <w:sz w:val="24"/>
          <w:szCs w:val="24"/>
        </w:rPr>
        <w:t>/species tree</w:t>
      </w:r>
      <w:r w:rsidR="00B12402">
        <w:rPr>
          <w:rFonts w:ascii="Times New Roman" w:hAnsi="Times New Roman" w:cs="Times New Roman"/>
          <w:sz w:val="24"/>
          <w:szCs w:val="24"/>
        </w:rPr>
        <w:t xml:space="preserve"> discordance</w:t>
      </w:r>
      <w:r w:rsidR="0089723E">
        <w:rPr>
          <w:rFonts w:ascii="Times New Roman" w:hAnsi="Times New Roman" w:cs="Times New Roman"/>
          <w:sz w:val="24"/>
          <w:szCs w:val="24"/>
        </w:rPr>
        <w:t xml:space="preserve"> (Fig. </w:t>
      </w:r>
      <w:del w:id="115" w:author="Thomas, Gregg [2]" w:date="2024-06-13T11:08:00Z">
        <w:r w:rsidR="0089723E" w:rsidDel="009B506F">
          <w:rPr>
            <w:rFonts w:ascii="Times New Roman" w:hAnsi="Times New Roman" w:cs="Times New Roman"/>
            <w:sz w:val="24"/>
            <w:szCs w:val="24"/>
          </w:rPr>
          <w:delText>5C</w:delText>
        </w:r>
      </w:del>
      <w:ins w:id="116" w:author="Thomas, Gregg [2]" w:date="2024-06-13T11:08:00Z">
        <w:r w:rsidR="009B506F">
          <w:rPr>
            <w:rFonts w:ascii="Times New Roman" w:hAnsi="Times New Roman" w:cs="Times New Roman"/>
            <w:sz w:val="24"/>
            <w:szCs w:val="24"/>
          </w:rPr>
          <w:t>5B</w:t>
        </w:r>
      </w:ins>
      <w:r w:rsidR="0089723E">
        <w:rPr>
          <w:rFonts w:ascii="Times New Roman" w:hAnsi="Times New Roman" w:cs="Times New Roman"/>
          <w:sz w:val="24"/>
          <w:szCs w:val="24"/>
        </w:rPr>
        <w:t>)</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near</w:t>
      </w:r>
      <w:r w:rsidR="001D4181">
        <w:rPr>
          <w:rFonts w:ascii="Times New Roman" w:hAnsi="Times New Roman" w:cs="Times New Roman"/>
          <w:sz w:val="24"/>
          <w:szCs w:val="24"/>
        </w:rPr>
        <w:t xml:space="preserve"> </w:t>
      </w:r>
      <w:r w:rsidR="00232ED1">
        <w:rPr>
          <w:rFonts w:ascii="Times New Roman" w:hAnsi="Times New Roman" w:cs="Times New Roman"/>
          <w:sz w:val="24"/>
          <w:szCs w:val="24"/>
        </w:rPr>
        <w:t xml:space="preserve">UCEs </w:t>
      </w:r>
      <w:r w:rsidR="006F0055">
        <w:rPr>
          <w:rFonts w:ascii="Times New Roman" w:hAnsi="Times New Roman" w:cs="Times New Roman"/>
          <w:sz w:val="24"/>
          <w:szCs w:val="24"/>
        </w:rPr>
        <w:t>when compared to all</w:t>
      </w:r>
      <w:r w:rsidR="00526F59">
        <w:rPr>
          <w:rFonts w:ascii="Times New Roman" w:hAnsi="Times New Roman" w:cs="Times New Roman"/>
          <w:sz w:val="24"/>
          <w:szCs w:val="24"/>
        </w:rPr>
        <w:t xml:space="preserve"> other genomic features we studied. These results suggest that a history of </w:t>
      </w:r>
      <w:r w:rsidR="006F0055">
        <w:rPr>
          <w:rFonts w:ascii="Times New Roman" w:hAnsi="Times New Roman" w:cs="Times New Roman"/>
          <w:sz w:val="24"/>
          <w:szCs w:val="24"/>
        </w:rPr>
        <w:t xml:space="preserve">recurrent </w:t>
      </w:r>
      <w:r w:rsidR="00526F59">
        <w:rPr>
          <w:rFonts w:ascii="Times New Roman" w:hAnsi="Times New Roman" w:cs="Times New Roman"/>
          <w:sz w:val="24"/>
          <w:szCs w:val="24"/>
        </w:rPr>
        <w:t xml:space="preserve">purifying selection </w:t>
      </w:r>
      <w:r w:rsidR="00AB65E3">
        <w:rPr>
          <w:rFonts w:ascii="Times New Roman" w:hAnsi="Times New Roman" w:cs="Times New Roman"/>
          <w:sz w:val="24"/>
          <w:szCs w:val="24"/>
        </w:rPr>
        <w:t>on</w:t>
      </w:r>
      <w:r w:rsidR="00526F59">
        <w:rPr>
          <w:rFonts w:ascii="Times New Roman" w:hAnsi="Times New Roman" w:cs="Times New Roman"/>
          <w:sz w:val="24"/>
          <w:szCs w:val="24"/>
        </w:rPr>
        <w:t xml:space="preserve"> UCEs </w:t>
      </w:r>
      <w:r w:rsidR="00526F59">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526F59">
        <w:rPr>
          <w:rFonts w:ascii="Times New Roman" w:hAnsi="Times New Roman" w:cs="Times New Roman"/>
          <w:sz w:val="24"/>
          <w:szCs w:val="24"/>
        </w:rPr>
        <w:fldChar w:fldCharType="separate"/>
      </w:r>
      <w:r w:rsidR="001B6D59">
        <w:rPr>
          <w:rFonts w:ascii="Times New Roman" w:hAnsi="Times New Roman" w:cs="Times New Roman"/>
          <w:noProof/>
          <w:sz w:val="24"/>
          <w:szCs w:val="24"/>
        </w:rPr>
        <w:t>(Katzman, et al. 2007)</w:t>
      </w:r>
      <w:r w:rsidR="00526F59">
        <w:rPr>
          <w:rFonts w:ascii="Times New Roman" w:hAnsi="Times New Roman" w:cs="Times New Roman"/>
          <w:sz w:val="24"/>
          <w:szCs w:val="24"/>
        </w:rPr>
        <w:fldChar w:fldCharType="end"/>
      </w:r>
      <w:r w:rsidR="00526F59">
        <w:rPr>
          <w:rFonts w:ascii="Times New Roman" w:hAnsi="Times New Roman" w:cs="Times New Roman"/>
          <w:sz w:val="24"/>
          <w:szCs w:val="24"/>
        </w:rPr>
        <w:t xml:space="preserve"> strongly </w:t>
      </w:r>
      <w:r w:rsidR="00232ED1">
        <w:rPr>
          <w:rFonts w:ascii="Times New Roman" w:hAnsi="Times New Roman" w:cs="Times New Roman"/>
          <w:sz w:val="24"/>
          <w:szCs w:val="24"/>
        </w:rPr>
        <w:t xml:space="preserve">reduces </w:t>
      </w:r>
      <w:r w:rsidR="00526F59">
        <w:rPr>
          <w:rFonts w:ascii="Times New Roman" w:hAnsi="Times New Roman" w:cs="Times New Roman"/>
          <w:sz w:val="24"/>
          <w:szCs w:val="24"/>
        </w:rPr>
        <w:t xml:space="preserve">patterns of discordance </w:t>
      </w:r>
      <w:r w:rsidR="006F0055">
        <w:rPr>
          <w:rFonts w:ascii="Times New Roman" w:hAnsi="Times New Roman" w:cs="Times New Roman"/>
          <w:sz w:val="24"/>
          <w:szCs w:val="24"/>
        </w:rPr>
        <w:t xml:space="preserve">through </w:t>
      </w:r>
      <w:r w:rsidR="00526F59">
        <w:rPr>
          <w:rFonts w:ascii="Times New Roman" w:hAnsi="Times New Roman" w:cs="Times New Roman"/>
          <w:sz w:val="24"/>
          <w:szCs w:val="24"/>
        </w:rPr>
        <w:t xml:space="preserve">a persistent local reduction in </w:t>
      </w:r>
      <w:r w:rsidR="00526F59" w:rsidRPr="005B45C4">
        <w:rPr>
          <w:rFonts w:ascii="Times New Roman" w:hAnsi="Times New Roman" w:cs="Times New Roman"/>
          <w:i/>
          <w:iCs/>
          <w:sz w:val="24"/>
          <w:szCs w:val="24"/>
        </w:rPr>
        <w:t>N</w:t>
      </w:r>
      <w:r w:rsidR="00526F59" w:rsidRPr="000E72EA">
        <w:rPr>
          <w:rFonts w:ascii="Times New Roman" w:hAnsi="Times New Roman" w:cs="Times New Roman"/>
          <w:i/>
          <w:iCs/>
          <w:sz w:val="24"/>
          <w:szCs w:val="24"/>
          <w:vertAlign w:val="subscript"/>
        </w:rPr>
        <w:t>e</w:t>
      </w:r>
      <w:r w:rsidR="00526F59">
        <w:rPr>
          <w:rFonts w:ascii="Times New Roman" w:hAnsi="Times New Roman" w:cs="Times New Roman"/>
          <w:sz w:val="24"/>
          <w:szCs w:val="24"/>
        </w:rPr>
        <w:t>.</w:t>
      </w:r>
      <w:r w:rsidR="00526F59" w:rsidRPr="00526F59">
        <w:rPr>
          <w:rFonts w:ascii="Times New Roman" w:hAnsi="Times New Roman" w:cs="Times New Roman"/>
          <w:sz w:val="24"/>
          <w:szCs w:val="24"/>
        </w:rPr>
        <w:t xml:space="preserve"> </w:t>
      </w:r>
      <w:r w:rsidR="0089723E">
        <w:rPr>
          <w:rFonts w:ascii="Times New Roman" w:hAnsi="Times New Roman" w:cs="Times New Roman"/>
          <w:sz w:val="24"/>
          <w:szCs w:val="24"/>
        </w:rPr>
        <w:t xml:space="preserve">In contrast, protein coding genes showed rates of local discordance that were similar to background levels, even when considering genes rapidly evolving due to positive directional selection (Fig. </w:t>
      </w:r>
      <w:del w:id="117" w:author="Thomas, Gregg [2]" w:date="2024-06-13T11:08:00Z">
        <w:r w:rsidR="0089723E" w:rsidDel="009B506F">
          <w:rPr>
            <w:rFonts w:ascii="Times New Roman" w:hAnsi="Times New Roman" w:cs="Times New Roman"/>
            <w:sz w:val="24"/>
            <w:szCs w:val="24"/>
          </w:rPr>
          <w:delText>5B</w:delText>
        </w:r>
      </w:del>
      <w:ins w:id="118" w:author="Thomas, Gregg [2]" w:date="2024-06-13T11:08:00Z">
        <w:r w:rsidR="009B506F">
          <w:rPr>
            <w:rFonts w:ascii="Times New Roman" w:hAnsi="Times New Roman" w:cs="Times New Roman"/>
            <w:sz w:val="24"/>
            <w:szCs w:val="24"/>
          </w:rPr>
          <w:t>5A</w:t>
        </w:r>
      </w:ins>
      <w:r w:rsidR="0089723E">
        <w:rPr>
          <w:rFonts w:ascii="Times New Roman" w:hAnsi="Times New Roman" w:cs="Times New Roman"/>
          <w:sz w:val="24"/>
          <w:szCs w:val="24"/>
        </w:rPr>
        <w:t xml:space="preserve">). </w:t>
      </w:r>
      <w:r w:rsidR="006F0055">
        <w:rPr>
          <w:rFonts w:ascii="Times New Roman" w:hAnsi="Times New Roman" w:cs="Times New Roman"/>
          <w:sz w:val="24"/>
          <w:szCs w:val="24"/>
        </w:rPr>
        <w:t>However, b</w:t>
      </w:r>
      <w:r w:rsidR="0089723E">
        <w:rPr>
          <w:rFonts w:ascii="Times New Roman" w:hAnsi="Times New Roman" w:cs="Times New Roman"/>
          <w:sz w:val="24"/>
          <w:szCs w:val="24"/>
        </w:rPr>
        <w:t>oth classes of genes did show less species tree discordance than background</w:t>
      </w:r>
      <w:r w:rsidR="006F0055">
        <w:rPr>
          <w:rFonts w:ascii="Times New Roman" w:hAnsi="Times New Roman" w:cs="Times New Roman"/>
          <w:sz w:val="24"/>
          <w:szCs w:val="24"/>
        </w:rPr>
        <w:t xml:space="preserve"> consistent with previous results </w:t>
      </w:r>
      <w:r w:rsidR="006F0055">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F0055">
        <w:rPr>
          <w:rFonts w:ascii="Times New Roman" w:hAnsi="Times New Roman" w:cs="Times New Roman"/>
          <w:sz w:val="24"/>
          <w:szCs w:val="24"/>
        </w:rPr>
      </w:r>
      <w:r w:rsidR="006F005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Rivas-Gonzalez, et al. 2023)</w:t>
      </w:r>
      <w:r w:rsidR="006F0055">
        <w:rPr>
          <w:rFonts w:ascii="Times New Roman" w:hAnsi="Times New Roman" w:cs="Times New Roman"/>
          <w:sz w:val="24"/>
          <w:szCs w:val="24"/>
        </w:rPr>
        <w:fldChar w:fldCharType="end"/>
      </w:r>
      <w:r w:rsidR="006F0055">
        <w:rPr>
          <w:rFonts w:ascii="Times New Roman" w:hAnsi="Times New Roman" w:cs="Times New Roman"/>
          <w:sz w:val="24"/>
          <w:szCs w:val="24"/>
        </w:rPr>
        <w:t>, b</w:t>
      </w:r>
      <w:r w:rsidR="0089723E">
        <w:rPr>
          <w:rFonts w:ascii="Times New Roman" w:hAnsi="Times New Roman" w:cs="Times New Roman"/>
          <w:sz w:val="24"/>
          <w:szCs w:val="24"/>
        </w:rPr>
        <w:t>ut this effect was much weaker than</w:t>
      </w:r>
      <w:r w:rsidR="006F0055">
        <w:rPr>
          <w:rFonts w:ascii="Times New Roman" w:hAnsi="Times New Roman" w:cs="Times New Roman"/>
          <w:sz w:val="24"/>
          <w:szCs w:val="24"/>
        </w:rPr>
        <w:t xml:space="preserve"> as</w:t>
      </w:r>
      <w:r w:rsidR="0089723E">
        <w:rPr>
          <w:rFonts w:ascii="Times New Roman" w:hAnsi="Times New Roman" w:cs="Times New Roman"/>
          <w:sz w:val="24"/>
          <w:szCs w:val="24"/>
        </w:rPr>
        <w:t xml:space="preserve"> observed at UCEs</w:t>
      </w:r>
      <w:r w:rsidR="006F0055">
        <w:rPr>
          <w:rFonts w:ascii="Times New Roman" w:hAnsi="Times New Roman" w:cs="Times New Roman"/>
          <w:sz w:val="24"/>
          <w:szCs w:val="24"/>
        </w:rPr>
        <w:t xml:space="preserve"> (Fig. </w:t>
      </w:r>
      <w:del w:id="119" w:author="Thomas, Gregg [2]" w:date="2024-06-13T11:08:00Z">
        <w:r w:rsidR="006F0055" w:rsidDel="009B506F">
          <w:rPr>
            <w:rFonts w:ascii="Times New Roman" w:hAnsi="Times New Roman" w:cs="Times New Roman"/>
            <w:sz w:val="24"/>
            <w:szCs w:val="24"/>
          </w:rPr>
          <w:delText>5C</w:delText>
        </w:r>
      </w:del>
      <w:ins w:id="120" w:author="Thomas, Gregg [2]" w:date="2024-06-13T11:08:00Z">
        <w:r w:rsidR="009B506F">
          <w:rPr>
            <w:rFonts w:ascii="Times New Roman" w:hAnsi="Times New Roman" w:cs="Times New Roman"/>
            <w:sz w:val="24"/>
            <w:szCs w:val="24"/>
          </w:rPr>
          <w:t>5B</w:t>
        </w:r>
      </w:ins>
      <w:r w:rsidR="006F0055">
        <w:rPr>
          <w:rFonts w:ascii="Times New Roman" w:hAnsi="Times New Roman" w:cs="Times New Roman"/>
          <w:sz w:val="24"/>
          <w:szCs w:val="24"/>
        </w:rPr>
        <w:t>)</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 xml:space="preserve">Collectively, these </w:t>
      </w:r>
      <w:r w:rsidR="0089723E">
        <w:rPr>
          <w:rFonts w:ascii="Times New Roman" w:hAnsi="Times New Roman" w:cs="Times New Roman"/>
          <w:sz w:val="24"/>
          <w:szCs w:val="24"/>
        </w:rPr>
        <w:t xml:space="preserve">data suggest that </w:t>
      </w:r>
      <w:r w:rsidR="006F0055">
        <w:rPr>
          <w:rFonts w:ascii="Times New Roman" w:hAnsi="Times New Roman" w:cs="Times New Roman"/>
          <w:sz w:val="24"/>
          <w:szCs w:val="24"/>
        </w:rPr>
        <w:t xml:space="preserve">the frequency and strength of </w:t>
      </w:r>
      <w:r w:rsidR="0089723E">
        <w:rPr>
          <w:rFonts w:ascii="Times New Roman" w:hAnsi="Times New Roman" w:cs="Times New Roman"/>
          <w:sz w:val="24"/>
          <w:szCs w:val="24"/>
        </w:rPr>
        <w:t>selection</w:t>
      </w:r>
      <w:r w:rsidR="006F0055">
        <w:rPr>
          <w:rFonts w:ascii="Times New Roman" w:hAnsi="Times New Roman" w:cs="Times New Roman"/>
          <w:sz w:val="24"/>
          <w:szCs w:val="24"/>
        </w:rPr>
        <w:t xml:space="preserve"> plays an</w:t>
      </w:r>
      <w:r w:rsidR="0089723E">
        <w:rPr>
          <w:rFonts w:ascii="Times New Roman" w:hAnsi="Times New Roman" w:cs="Times New Roman"/>
          <w:sz w:val="24"/>
          <w:szCs w:val="24"/>
        </w:rPr>
        <w:t xml:space="preserve"> important </w:t>
      </w:r>
      <w:r w:rsidR="006F0055">
        <w:rPr>
          <w:rFonts w:ascii="Times New Roman" w:hAnsi="Times New Roman" w:cs="Times New Roman"/>
          <w:sz w:val="24"/>
          <w:szCs w:val="24"/>
        </w:rPr>
        <w:t xml:space="preserve">role </w:t>
      </w:r>
      <w:r w:rsidR="0089723E">
        <w:rPr>
          <w:rFonts w:ascii="Times New Roman" w:hAnsi="Times New Roman" w:cs="Times New Roman"/>
          <w:sz w:val="24"/>
          <w:szCs w:val="24"/>
        </w:rPr>
        <w:t xml:space="preserve">in structuring </w:t>
      </w:r>
      <w:r w:rsidR="006F0055">
        <w:rPr>
          <w:rFonts w:ascii="Times New Roman" w:hAnsi="Times New Roman" w:cs="Times New Roman"/>
          <w:sz w:val="24"/>
          <w:szCs w:val="24"/>
        </w:rPr>
        <w:t xml:space="preserve">patterns of </w:t>
      </w:r>
      <w:r w:rsidR="0089723E">
        <w:rPr>
          <w:rFonts w:ascii="Times New Roman" w:hAnsi="Times New Roman" w:cs="Times New Roman"/>
          <w:sz w:val="24"/>
          <w:szCs w:val="24"/>
        </w:rPr>
        <w:t>incomplete lineage sorting</w:t>
      </w:r>
      <w:r w:rsidR="006F0055">
        <w:rPr>
          <w:rFonts w:ascii="Times New Roman" w:hAnsi="Times New Roman" w:cs="Times New Roman"/>
          <w:sz w:val="24"/>
          <w:szCs w:val="24"/>
        </w:rPr>
        <w:t xml:space="preserve"> across the genome over deeper evolutionary timescales</w:t>
      </w:r>
      <w:r w:rsidR="0089723E">
        <w:rPr>
          <w:rFonts w:ascii="Times New Roman" w:hAnsi="Times New Roman" w:cs="Times New Roman"/>
          <w:sz w:val="24"/>
          <w:szCs w:val="24"/>
        </w:rPr>
        <w:t xml:space="preserve">. </w:t>
      </w:r>
    </w:p>
    <w:p w14:paraId="3FD9A6D4" w14:textId="45779000" w:rsidR="00232ED1" w:rsidRDefault="00526F59" w:rsidP="00F53A37">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One practical consequence of this is that phylogenetic inferences based on UCE markers would seem less prone to discordance and may provide cleaner estimates of species tree history than randomly chosen </w:t>
      </w:r>
      <w:r w:rsidR="006F0055">
        <w:rPr>
          <w:rFonts w:ascii="Times New Roman" w:hAnsi="Times New Roman" w:cs="Times New Roman"/>
          <w:sz w:val="24"/>
          <w:szCs w:val="24"/>
        </w:rPr>
        <w:t xml:space="preserve">or protein-coding </w:t>
      </w:r>
      <w:r>
        <w:rPr>
          <w:rFonts w:ascii="Times New Roman" w:hAnsi="Times New Roman" w:cs="Times New Roman"/>
          <w:sz w:val="24"/>
          <w:szCs w:val="24"/>
        </w:rPr>
        <w:t>regions. Indeed, windows centered on UCEs have a higher degree of similarity to the species tree than other genomic features (i.e., 17% concordance with the species tree, versus 13% genome-wide or 15% for protein</w:t>
      </w:r>
      <w:r w:rsidR="00AB65E3">
        <w:rPr>
          <w:rFonts w:ascii="Times New Roman" w:hAnsi="Times New Roman" w:cs="Times New Roman"/>
          <w:sz w:val="24"/>
          <w:szCs w:val="24"/>
        </w:rPr>
        <w:t>-</w:t>
      </w:r>
      <w:r>
        <w:rPr>
          <w:rFonts w:ascii="Times New Roman" w:hAnsi="Times New Roman" w:cs="Times New Roman"/>
          <w:sz w:val="24"/>
          <w:szCs w:val="24"/>
        </w:rPr>
        <w:t>coding genes). However, it is worth noting that UCEs are also more likely to provide a potentially misleading underestimate</w:t>
      </w:r>
      <w:r w:rsidR="00751B61">
        <w:rPr>
          <w:rFonts w:ascii="Times New Roman" w:hAnsi="Times New Roman" w:cs="Times New Roman"/>
          <w:sz w:val="24"/>
          <w:szCs w:val="24"/>
        </w:rPr>
        <w:t xml:space="preserve"> of</w:t>
      </w:r>
      <w:r>
        <w:rPr>
          <w:rFonts w:ascii="Times New Roman" w:hAnsi="Times New Roman" w:cs="Times New Roman"/>
          <w:sz w:val="24"/>
          <w:szCs w:val="24"/>
        </w:rPr>
        <w:t xml:space="preserve"> genome-wide levels </w:t>
      </w:r>
      <w:r w:rsidR="00AB65E3">
        <w:rPr>
          <w:rFonts w:ascii="Times New Roman" w:hAnsi="Times New Roman" w:cs="Times New Roman"/>
          <w:sz w:val="24"/>
          <w:szCs w:val="24"/>
        </w:rPr>
        <w:t xml:space="preserve">of </w:t>
      </w:r>
      <w:r>
        <w:rPr>
          <w:rFonts w:ascii="Times New Roman" w:hAnsi="Times New Roman" w:cs="Times New Roman"/>
          <w:sz w:val="24"/>
          <w:szCs w:val="24"/>
        </w:rPr>
        <w:t xml:space="preserve">discordance. Given this relationship, </w:t>
      </w:r>
      <w:r w:rsidR="00F53A37">
        <w:rPr>
          <w:rFonts w:ascii="Times New Roman" w:hAnsi="Times New Roman" w:cs="Times New Roman"/>
          <w:sz w:val="24"/>
          <w:szCs w:val="24"/>
        </w:rPr>
        <w:t xml:space="preserve">species tree </w:t>
      </w:r>
      <w:r>
        <w:rPr>
          <w:rFonts w:ascii="Times New Roman" w:hAnsi="Times New Roman" w:cs="Times New Roman"/>
          <w:sz w:val="24"/>
          <w:szCs w:val="24"/>
        </w:rPr>
        <w:t xml:space="preserve">inferences based on UCEs </w:t>
      </w:r>
      <w:r w:rsidR="00A2583D">
        <w:rPr>
          <w:rFonts w:ascii="Times New Roman" w:hAnsi="Times New Roman" w:cs="Times New Roman"/>
          <w:sz w:val="24"/>
          <w:szCs w:val="24"/>
        </w:rPr>
        <w:t xml:space="preserve">should likely </w:t>
      </w:r>
      <w:r>
        <w:rPr>
          <w:rFonts w:ascii="Times New Roman" w:hAnsi="Times New Roman" w:cs="Times New Roman"/>
          <w:sz w:val="24"/>
          <w:szCs w:val="24"/>
        </w:rPr>
        <w:t xml:space="preserve">not, for example, be extended to related </w:t>
      </w:r>
      <w:r w:rsidR="00A2583D">
        <w:rPr>
          <w:rFonts w:ascii="Times New Roman" w:hAnsi="Times New Roman" w:cs="Times New Roman"/>
          <w:sz w:val="24"/>
          <w:szCs w:val="24"/>
        </w:rPr>
        <w:t xml:space="preserve">population </w:t>
      </w:r>
      <w:r>
        <w:rPr>
          <w:rFonts w:ascii="Times New Roman" w:hAnsi="Times New Roman" w:cs="Times New Roman"/>
          <w:sz w:val="24"/>
          <w:szCs w:val="24"/>
        </w:rPr>
        <w:t>genetic parameters of interest (</w:t>
      </w:r>
      <w:r w:rsidRPr="00702AD3">
        <w:rPr>
          <w:rFonts w:ascii="Times New Roman" w:hAnsi="Times New Roman" w:cs="Times New Roman"/>
          <w:i/>
          <w:iCs/>
          <w:sz w:val="24"/>
          <w:szCs w:val="24"/>
        </w:rPr>
        <w:t>e.g.</w:t>
      </w:r>
      <w:r>
        <w:rPr>
          <w:rFonts w:ascii="Times New Roman" w:hAnsi="Times New Roman" w:cs="Times New Roman"/>
          <w:sz w:val="24"/>
          <w:szCs w:val="24"/>
        </w:rPr>
        <w:t>, ancestral population sizes</w:t>
      </w:r>
      <w:r w:rsidR="00A2583D">
        <w:rPr>
          <w:rFonts w:ascii="Times New Roman" w:hAnsi="Times New Roman" w:cs="Times New Roman"/>
          <w:sz w:val="24"/>
          <w:szCs w:val="24"/>
        </w:rPr>
        <w:t>, estimates population genetic diversity</w:t>
      </w:r>
      <w:r>
        <w:rPr>
          <w:rFonts w:ascii="Times New Roman" w:hAnsi="Times New Roman" w:cs="Times New Roman"/>
          <w:sz w:val="24"/>
          <w:szCs w:val="24"/>
        </w:rPr>
        <w:t xml:space="preserve">), </w:t>
      </w:r>
      <w:r w:rsidR="00F53A37">
        <w:rPr>
          <w:rFonts w:ascii="Times New Roman" w:hAnsi="Times New Roman" w:cs="Times New Roman"/>
          <w:sz w:val="24"/>
          <w:szCs w:val="24"/>
        </w:rPr>
        <w:t xml:space="preserve">and could mislead the reconstruction of trait evolution across phylogenies </w:t>
      </w:r>
      <w:r w:rsidR="00F53A3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53A37">
        <w:rPr>
          <w:rFonts w:ascii="Times New Roman" w:hAnsi="Times New Roman" w:cs="Times New Roman"/>
          <w:sz w:val="24"/>
          <w:szCs w:val="24"/>
        </w:rPr>
      </w:r>
      <w:r w:rsidR="00F53A3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F53A37">
        <w:rPr>
          <w:rFonts w:ascii="Times New Roman" w:hAnsi="Times New Roman" w:cs="Times New Roman"/>
          <w:sz w:val="24"/>
          <w:szCs w:val="24"/>
        </w:rPr>
        <w:fldChar w:fldCharType="end"/>
      </w:r>
      <w:r w:rsidR="00F53A37">
        <w:rPr>
          <w:rFonts w:ascii="Times New Roman" w:hAnsi="Times New Roman" w:cs="Times New Roman"/>
          <w:sz w:val="24"/>
          <w:szCs w:val="24"/>
        </w:rPr>
        <w:t xml:space="preserve">. Finally, </w:t>
      </w:r>
      <w:r>
        <w:rPr>
          <w:rFonts w:ascii="Times New Roman" w:hAnsi="Times New Roman" w:cs="Times New Roman"/>
          <w:sz w:val="24"/>
          <w:szCs w:val="24"/>
        </w:rPr>
        <w:t xml:space="preserve">despite the relative ease of generating UCE data, such markers are </w:t>
      </w:r>
      <w:r w:rsidR="00500045">
        <w:rPr>
          <w:rFonts w:ascii="Times New Roman" w:hAnsi="Times New Roman" w:cs="Times New Roman"/>
          <w:sz w:val="24"/>
          <w:szCs w:val="24"/>
        </w:rPr>
        <w:t xml:space="preserve">likely </w:t>
      </w:r>
      <w:r>
        <w:rPr>
          <w:rFonts w:ascii="Times New Roman" w:hAnsi="Times New Roman" w:cs="Times New Roman"/>
          <w:sz w:val="24"/>
          <w:szCs w:val="24"/>
        </w:rPr>
        <w:t>not suitable for genetic inferences within populations</w:t>
      </w:r>
      <w:r w:rsidR="002D4BD4">
        <w:rPr>
          <w:rFonts w:ascii="Times New Roman" w:hAnsi="Times New Roman" w:cs="Times New Roman"/>
          <w:sz w:val="24"/>
          <w:szCs w:val="24"/>
        </w:rPr>
        <w:t xml:space="preserve"> given the pervasive effects of linked selection</w:t>
      </w:r>
      <w:r>
        <w:rPr>
          <w:rFonts w:ascii="Times New Roman" w:hAnsi="Times New Roman" w:cs="Times New Roman"/>
          <w:sz w:val="24"/>
          <w:szCs w:val="24"/>
        </w:rPr>
        <w:t>.</w:t>
      </w:r>
      <w:r w:rsidR="003106CE">
        <w:rPr>
          <w:rFonts w:ascii="Times New Roman" w:hAnsi="Times New Roman" w:cs="Times New Roman"/>
          <w:sz w:val="24"/>
          <w:szCs w:val="24"/>
        </w:rPr>
        <w:t xml:space="preserve"> </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05F39288" w:rsidR="006C1351" w:rsidRDefault="005725C6"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317E4A" w:rsidRPr="00031896">
        <w:rPr>
          <w:rFonts w:ascii="Times New Roman" w:hAnsi="Times New Roman" w:cs="Times New Roman"/>
          <w:sz w:val="24"/>
          <w:szCs w:val="24"/>
        </w:rPr>
        <w:t>drastically</w:t>
      </w:r>
      <w:r w:rsidR="0002598C"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w:t>
      </w:r>
      <w:r w:rsidR="00B246A2">
        <w:rPr>
          <w:rFonts w:ascii="Times New Roman" w:hAnsi="Times New Roman" w:cs="Times New Roman"/>
          <w:sz w:val="24"/>
          <w:szCs w:val="24"/>
        </w:rPr>
        <w:t>Previous studies have used simulations to show</w:t>
      </w:r>
      <w:r w:rsidR="0002598C" w:rsidRPr="00031896">
        <w:rPr>
          <w:rFonts w:ascii="Times New Roman" w:hAnsi="Times New Roman" w:cs="Times New Roman"/>
          <w:sz w:val="24"/>
          <w:szCs w:val="24"/>
        </w:rPr>
        <w:t xml:space="preserve"> that tree 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xml:space="preserve">, possibly leading to </w:t>
      </w:r>
      <w:r w:rsidR="00162F74">
        <w:rPr>
          <w:rFonts w:ascii="Times New Roman" w:hAnsi="Times New Roman" w:cs="Times New Roman"/>
          <w:sz w:val="24"/>
          <w:szCs w:val="24"/>
        </w:rPr>
        <w:lastRenderedPageBreak/>
        <w:t>spurious results for tests of positive directional selection</w:t>
      </w:r>
      <w:r w:rsidR="00B246A2">
        <w:rPr>
          <w:rFonts w:ascii="Times New Roman" w:hAnsi="Times New Roman" w:cs="Times New Roman"/>
          <w:sz w:val="24"/>
          <w:szCs w:val="24"/>
        </w:rPr>
        <w:t xml:space="preserve"> within empirical datasets</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r>
      <w:r w:rsidR="00372B94">
        <w:rPr>
          <w:rFonts w:ascii="Times New Roman" w:hAnsi="Times New Roman" w:cs="Times New Roman"/>
          <w:sz w:val="24"/>
          <w:szCs w:val="24"/>
        </w:rPr>
        <w:instrText xml:space="preserve"> ADDIN EN.CITE &lt;EndNote&gt;&lt;Cite&gt;&lt;Author&gt;Mendes&lt;/Author&gt;&lt;Year&gt;2016&lt;/Year&gt;&lt;RecNum&gt;1&lt;/RecNum&gt;&lt;DisplayText&gt;(Mendes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6D0342">
        <w:rPr>
          <w:rFonts w:ascii="Times New Roman" w:hAnsi="Times New Roman" w:cs="Times New Roman"/>
          <w:sz w:val="24"/>
          <w:szCs w:val="24"/>
        </w:rPr>
        <w:fldChar w:fldCharType="separate"/>
      </w:r>
      <w:r w:rsidR="00372B94">
        <w:rPr>
          <w:rFonts w:ascii="Times New Roman" w:hAnsi="Times New Roman" w:cs="Times New Roman"/>
          <w:noProof/>
          <w:sz w:val="24"/>
          <w:szCs w:val="24"/>
        </w:rPr>
        <w:t>(Mendes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r w:rsidR="00162F74">
        <w:rPr>
          <w:rFonts w:ascii="Times New Roman" w:hAnsi="Times New Roman" w:cs="Times New Roman"/>
          <w:sz w:val="24"/>
          <w:szCs w:val="24"/>
        </w:rPr>
        <w:t>Here</w:t>
      </w:r>
      <w:r w:rsidR="00D40C88">
        <w:rPr>
          <w:rFonts w:ascii="Times New Roman" w:hAnsi="Times New Roman" w:cs="Times New Roman"/>
          <w:sz w:val="24"/>
          <w:szCs w:val="24"/>
        </w:rPr>
        <w:t>,</w:t>
      </w:r>
      <w:r w:rsidR="00987135" w:rsidRPr="00031896">
        <w:rPr>
          <w:rFonts w:ascii="Times New Roman" w:hAnsi="Times New Roman" w:cs="Times New Roman"/>
          <w:sz w:val="24"/>
          <w:szCs w:val="24"/>
        </w:rPr>
        <w:t xml:space="preserve"> we </w:t>
      </w:r>
      <w:r w:rsidR="00B246A2">
        <w:rPr>
          <w:rFonts w:ascii="Times New Roman" w:hAnsi="Times New Roman" w:cs="Times New Roman"/>
          <w:sz w:val="24"/>
          <w:szCs w:val="24"/>
        </w:rPr>
        <w:t xml:space="preserve">use empirical data in mice to </w:t>
      </w:r>
      <w:r w:rsidR="00987135" w:rsidRPr="00031896">
        <w:rPr>
          <w:rFonts w:ascii="Times New Roman" w:hAnsi="Times New Roman" w:cs="Times New Roman"/>
          <w:sz w:val="24"/>
          <w:szCs w:val="24"/>
        </w:rPr>
        <w:t>show that th</w:t>
      </w:r>
      <w:r w:rsidR="00CF2211">
        <w:rPr>
          <w:rFonts w:ascii="Times New Roman" w:hAnsi="Times New Roman" w:cs="Times New Roman"/>
          <w:sz w:val="24"/>
          <w:szCs w:val="24"/>
        </w:rPr>
        <w:t>ese errors</w:t>
      </w:r>
      <w:r w:rsidR="00987135"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result in </w:t>
      </w:r>
      <w:r w:rsidR="00162F74">
        <w:rPr>
          <w:rFonts w:ascii="Times New Roman" w:hAnsi="Times New Roman" w:cs="Times New Roman"/>
          <w:sz w:val="24"/>
          <w:szCs w:val="24"/>
        </w:rPr>
        <w:t>false positive (detected signal for selection only when using the gene tree) and false negative results (detected signal for selection only when using the species tree)</w:t>
      </w:r>
      <w:r w:rsidR="00D052F4" w:rsidRPr="00031896">
        <w:rPr>
          <w:rFonts w:ascii="Times New Roman" w:hAnsi="Times New Roman" w:cs="Times New Roman"/>
          <w:sz w:val="24"/>
          <w:szCs w:val="24"/>
        </w:rPr>
        <w:t xml:space="preserve">. </w:t>
      </w:r>
    </w:p>
    <w:p w14:paraId="6749C450" w14:textId="7774FC7C" w:rsidR="0002598C" w:rsidRDefault="00D052F4" w:rsidP="00A55B52">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 xml:space="preserve">For each of three selection tests run,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and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and PAML’s M1a vs. M2a</w:t>
      </w:r>
      <w:r w:rsidR="00476B5A">
        <w:rPr>
          <w:rFonts w:ascii="Times New Roman" w:hAnsi="Times New Roman" w:cs="Times New Roman"/>
          <w:sz w:val="24"/>
          <w:szCs w:val="24"/>
        </w:rPr>
        <w:t xml:space="preserve"> </w:t>
      </w:r>
      <w:r w:rsidRPr="00031896">
        <w:rPr>
          <w:rFonts w:ascii="Times New Roman" w:hAnsi="Times New Roman" w:cs="Times New Roman"/>
          <w:sz w:val="24"/>
          <w:szCs w:val="24"/>
        </w:rPr>
        <w:t>some genes showed evidence of positive selection whether the species tree or gene tree was used</w:t>
      </w:r>
      <w:r w:rsidR="00AF67FD">
        <w:rPr>
          <w:rFonts w:ascii="Times New Roman" w:hAnsi="Times New Roman" w:cs="Times New Roman"/>
          <w:sz w:val="24"/>
          <w:szCs w:val="24"/>
        </w:rPr>
        <w:t xml:space="preserve"> while many other genes had signatures of positive selection restricted only to a single tree</w:t>
      </w:r>
      <w:r w:rsidRPr="00031896">
        <w:rPr>
          <w:rFonts w:ascii="Times New Roman" w:hAnsi="Times New Roman" w:cs="Times New Roman"/>
          <w:sz w:val="24"/>
          <w:szCs w:val="24"/>
        </w:rPr>
        <w:t>. The genes unique to the type of tree used were often discordant with the species tree</w:t>
      </w:r>
      <w:r w:rsidR="00D40C88">
        <w:rPr>
          <w:rFonts w:ascii="Times New Roman" w:hAnsi="Times New Roman" w:cs="Times New Roman"/>
          <w:sz w:val="24"/>
          <w:szCs w:val="24"/>
        </w:rPr>
        <w:t xml:space="preserve">. In contrast, </w:t>
      </w:r>
      <w:r w:rsidRPr="00031896">
        <w:rPr>
          <w:rFonts w:ascii="Times New Roman" w:hAnsi="Times New Roman" w:cs="Times New Roman"/>
          <w:sz w:val="24"/>
          <w:szCs w:val="24"/>
        </w:rPr>
        <w:t>the genes that showed evidence of positive selection regardless of tree had levels of discordance comparable to all genes (85%, Fig</w:t>
      </w:r>
      <w:r w:rsidR="00702AD3">
        <w:rPr>
          <w:rFonts w:ascii="Times New Roman" w:hAnsi="Times New Roman" w:cs="Times New Roman"/>
          <w:sz w:val="24"/>
          <w:szCs w:val="24"/>
        </w:rPr>
        <w:t>.</w:t>
      </w:r>
      <w:r w:rsidRPr="00031896">
        <w:rPr>
          <w:rFonts w:ascii="Times New Roman" w:hAnsi="Times New Roman" w:cs="Times New Roman"/>
          <w:sz w:val="24"/>
          <w:szCs w:val="24"/>
        </w:rPr>
        <w:t xml:space="preserve"> 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that mis-mapping substitutions by supplying these tests with the wrong tree (</w:t>
      </w:r>
      <w:r w:rsidRPr="005B45C4">
        <w:rPr>
          <w:rFonts w:ascii="Times New Roman" w:hAnsi="Times New Roman" w:cs="Times New Roman"/>
          <w:i/>
          <w:iCs/>
          <w:sz w:val="24"/>
          <w:szCs w:val="24"/>
        </w:rPr>
        <w:t>i.e.</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gene trees are discordant</w:t>
      </w:r>
      <w:r w:rsidRPr="00031896">
        <w:rPr>
          <w:rFonts w:ascii="Times New Roman" w:hAnsi="Times New Roman" w:cs="Times New Roman"/>
          <w:sz w:val="24"/>
          <w:szCs w:val="24"/>
        </w:rPr>
        <w:t xml:space="preserve">) can lead to </w:t>
      </w:r>
      <w:r w:rsidR="00580E1E">
        <w:rPr>
          <w:rFonts w:ascii="Times New Roman" w:hAnsi="Times New Roman" w:cs="Times New Roman"/>
          <w:sz w:val="24"/>
          <w:szCs w:val="24"/>
        </w:rPr>
        <w:t>inflated</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false positive and false negative</w:t>
      </w:r>
      <w:r w:rsidR="00580E1E">
        <w:rPr>
          <w:rFonts w:ascii="Times New Roman" w:hAnsi="Times New Roman" w:cs="Times New Roman"/>
          <w:sz w:val="24"/>
          <w:szCs w:val="24"/>
        </w:rPr>
        <w:t xml:space="preserve"> rates</w:t>
      </w:r>
      <w:r w:rsidRPr="00031896">
        <w:rPr>
          <w:rFonts w:ascii="Times New Roman" w:hAnsi="Times New Roman" w:cs="Times New Roman"/>
          <w:sz w:val="24"/>
          <w:szCs w:val="24"/>
        </w:rPr>
        <w:t xml:space="preserve"> when inferring genes under 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467880">
        <w:rPr>
          <w:rFonts w:ascii="Times New Roman" w:hAnsi="Times New Roman" w:cs="Times New Roman"/>
          <w:sz w:val="24"/>
          <w:szCs w:val="24"/>
        </w:rPr>
        <w:t xml:space="preserve"> that</w:t>
      </w:r>
      <w:r w:rsidR="00467880" w:rsidRPr="00031896">
        <w:rPr>
          <w:rFonts w:ascii="Times New Roman" w:hAnsi="Times New Roman" w:cs="Times New Roman"/>
          <w:sz w:val="24"/>
          <w:szCs w:val="24"/>
        </w:rPr>
        <w:t xml:space="preserve"> allow </w:t>
      </w:r>
      <w:r w:rsidR="00467880">
        <w:rPr>
          <w:rFonts w:ascii="Times New Roman" w:hAnsi="Times New Roman" w:cs="Times New Roman"/>
          <w:sz w:val="24"/>
          <w:szCs w:val="24"/>
        </w:rPr>
        <w:t xml:space="preserve">substitution </w:t>
      </w:r>
      <w:r w:rsidR="00467880" w:rsidRPr="00031896">
        <w:rPr>
          <w:rFonts w:ascii="Times New Roman" w:hAnsi="Times New Roman" w:cs="Times New Roman"/>
          <w:sz w:val="24"/>
          <w:szCs w:val="24"/>
        </w:rPr>
        <w:t xml:space="preserve">rates to vary among both branches and </w:t>
      </w:r>
      <w:r w:rsidR="00467880">
        <w:rPr>
          <w:rFonts w:ascii="Times New Roman" w:hAnsi="Times New Roman" w:cs="Times New Roman"/>
          <w:sz w:val="24"/>
          <w:szCs w:val="24"/>
        </w:rPr>
        <w:t xml:space="preserve">codon </w:t>
      </w:r>
      <w:r w:rsidR="00467880" w:rsidRPr="00031896">
        <w:rPr>
          <w:rFonts w:ascii="Times New Roman" w:hAnsi="Times New Roman" w:cs="Times New Roman"/>
          <w:sz w:val="24"/>
          <w:szCs w:val="24"/>
        </w:rPr>
        <w:t>sites</w:t>
      </w:r>
      <w:r w:rsidR="00CA2CF5" w:rsidRPr="00031896">
        <w:rPr>
          <w:rFonts w:ascii="Times New Roman" w:hAnsi="Times New Roman" w:cs="Times New Roman"/>
          <w:sz w:val="24"/>
          <w:szCs w:val="24"/>
        </w:rPr>
        <w:t>,</w:t>
      </w:r>
      <w:r w:rsidR="0006000E" w:rsidRPr="00031896">
        <w:rPr>
          <w:rFonts w:ascii="Times New Roman" w:hAnsi="Times New Roman" w:cs="Times New Roman"/>
          <w:sz w:val="24"/>
          <w:szCs w:val="24"/>
        </w:rPr>
        <w:t xml:space="preserve"> such as </w:t>
      </w:r>
      <w:proofErr w:type="spellStart"/>
      <w:r w:rsidR="0006000E" w:rsidRPr="00031896">
        <w:rPr>
          <w:rFonts w:ascii="Times New Roman" w:hAnsi="Times New Roman" w:cs="Times New Roman"/>
          <w:sz w:val="24"/>
          <w:szCs w:val="24"/>
        </w:rPr>
        <w:t>HyPhy’s</w:t>
      </w:r>
      <w:proofErr w:type="spellEnd"/>
      <w:r w:rsidR="0006000E" w:rsidRPr="00031896">
        <w:rPr>
          <w:rFonts w:ascii="Times New Roman" w:hAnsi="Times New Roman" w:cs="Times New Roman"/>
          <w:sz w:val="24"/>
          <w:szCs w:val="24"/>
        </w:rPr>
        <w:t xml:space="preserve"> BUSTED and </w:t>
      </w:r>
      <w:proofErr w:type="spellStart"/>
      <w:r w:rsidR="0006000E" w:rsidRPr="00031896">
        <w:rPr>
          <w:rFonts w:ascii="Times New Roman" w:hAnsi="Times New Roman" w:cs="Times New Roman"/>
          <w:sz w:val="24"/>
          <w:szCs w:val="24"/>
        </w:rPr>
        <w:t>aBSREL</w:t>
      </w:r>
      <w:proofErr w:type="spellEnd"/>
      <w:r w:rsidR="0006000E" w:rsidRPr="00031896">
        <w:rPr>
          <w:rFonts w:ascii="Times New Roman" w:hAnsi="Times New Roman" w:cs="Times New Roman"/>
          <w:sz w:val="24"/>
          <w:szCs w:val="24"/>
        </w:rPr>
        <w:t xml:space="preserve"> models</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580E1E">
        <w:rPr>
          <w:rFonts w:ascii="Times New Roman" w:hAnsi="Times New Roman" w:cs="Times New Roman"/>
          <w:sz w:val="24"/>
          <w:szCs w:val="24"/>
        </w:rPr>
        <w:t>inferred gene</w:t>
      </w:r>
      <w:r w:rsidR="00C5218B">
        <w:rPr>
          <w:rFonts w:ascii="Times New Roman" w:hAnsi="Times New Roman" w:cs="Times New Roman"/>
          <w:sz w:val="24"/>
          <w:szCs w:val="24"/>
        </w:rPr>
        <w:t xml:space="preserve"> tree</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w:t>
      </w:r>
      <w:r w:rsidR="0006000E" w:rsidRPr="005B45C4">
        <w:rPr>
          <w:rFonts w:ascii="Times New Roman" w:hAnsi="Times New Roman" w:cs="Times New Roman"/>
          <w:i/>
          <w:iCs/>
          <w:sz w:val="24"/>
          <w:szCs w:val="24"/>
        </w:rPr>
        <w:t>i.e.</w:t>
      </w:r>
      <w:r w:rsidR="0006000E" w:rsidRPr="00031896">
        <w:rPr>
          <w:rFonts w:ascii="Times New Roman" w:hAnsi="Times New Roman" w:cs="Times New Roman"/>
          <w:sz w:val="24"/>
          <w:szCs w:val="24"/>
        </w:rPr>
        <w:t xml:space="preserve">, the </w:t>
      </w:r>
      <w:r w:rsidR="00580E1E" w:rsidRPr="00031896">
        <w:rPr>
          <w:rFonts w:ascii="Times New Roman" w:hAnsi="Times New Roman" w:cs="Times New Roman"/>
          <w:sz w:val="24"/>
          <w:szCs w:val="24"/>
        </w:rPr>
        <w:t>correct tree</w:t>
      </w:r>
      <w:r w:rsidR="0006000E" w:rsidRPr="00031896">
        <w:rPr>
          <w:rFonts w:ascii="Times New Roman" w:hAnsi="Times New Roman" w:cs="Times New Roman"/>
          <w:sz w:val="24"/>
          <w:szCs w:val="24"/>
        </w:rPr>
        <w:t xml:space="preserve">, assuming no errors in gene tree reconstruction). This means that using a </w:t>
      </w:r>
      <w:r w:rsidR="00476B5A">
        <w:rPr>
          <w:rFonts w:ascii="Times New Roman" w:hAnsi="Times New Roman" w:cs="Times New Roman"/>
          <w:sz w:val="24"/>
          <w:szCs w:val="24"/>
        </w:rPr>
        <w:t>single species</w:t>
      </w:r>
      <w:r w:rsidR="00476B5A"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tree for these tests </w:t>
      </w:r>
      <w:r w:rsidR="00D40C88">
        <w:rPr>
          <w:rFonts w:ascii="Times New Roman" w:hAnsi="Times New Roman" w:cs="Times New Roman"/>
          <w:sz w:val="24"/>
          <w:szCs w:val="24"/>
        </w:rPr>
        <w:t>reduces the</w:t>
      </w:r>
      <w:r w:rsidR="00580E1E">
        <w:rPr>
          <w:rFonts w:ascii="Times New Roman" w:hAnsi="Times New Roman" w:cs="Times New Roman"/>
          <w:sz w:val="24"/>
          <w:szCs w:val="24"/>
        </w:rPr>
        <w:t xml:space="preserve"> power to detect positive selection</w:t>
      </w:r>
      <w:r w:rsidR="0006000E" w:rsidRPr="00031896">
        <w:rPr>
          <w:rFonts w:ascii="Times New Roman" w:hAnsi="Times New Roman" w:cs="Times New Roman"/>
          <w:sz w:val="24"/>
          <w:szCs w:val="24"/>
        </w:rPr>
        <w:t xml:space="preserve">. </w:t>
      </w:r>
      <w:r w:rsidR="002E769D" w:rsidRPr="00031896">
        <w:rPr>
          <w:rFonts w:ascii="Times New Roman" w:hAnsi="Times New Roman" w:cs="Times New Roman"/>
          <w:sz w:val="24"/>
          <w:szCs w:val="24"/>
        </w:rPr>
        <w:t>On the other hand, models that only allow rates to vary among sites, such as PAML’s M1a vs. M2a test, show</w:t>
      </w:r>
      <w:r w:rsidR="00580E1E">
        <w:rPr>
          <w:rFonts w:ascii="Times New Roman" w:hAnsi="Times New Roman" w:cs="Times New Roman"/>
          <w:sz w:val="24"/>
          <w:szCs w:val="24"/>
        </w:rPr>
        <w:t>ed</w:t>
      </w:r>
      <w:r w:rsidR="002E769D" w:rsidRPr="00031896">
        <w:rPr>
          <w:rFonts w:ascii="Times New Roman" w:hAnsi="Times New Roman" w:cs="Times New Roman"/>
          <w:sz w:val="24"/>
          <w:szCs w:val="24"/>
        </w:rPr>
        <w:t xml:space="preserve"> an increase in</w:t>
      </w:r>
      <w:r w:rsidR="006D0342">
        <w:rPr>
          <w:rFonts w:ascii="Times New Roman" w:hAnsi="Times New Roman" w:cs="Times New Roman"/>
          <w:sz w:val="24"/>
          <w:szCs w:val="24"/>
        </w:rPr>
        <w:t xml:space="preserve"> the number</w:t>
      </w:r>
      <w:r w:rsidR="002E769D" w:rsidRPr="00031896">
        <w:rPr>
          <w:rFonts w:ascii="Times New Roman" w:hAnsi="Times New Roman" w:cs="Times New Roman"/>
          <w:sz w:val="24"/>
          <w:szCs w:val="24"/>
        </w:rPr>
        <w:t xml:space="preserve"> </w:t>
      </w:r>
      <w:r w:rsidR="00D40C88">
        <w:rPr>
          <w:rFonts w:ascii="Times New Roman" w:hAnsi="Times New Roman" w:cs="Times New Roman"/>
          <w:sz w:val="24"/>
          <w:szCs w:val="24"/>
        </w:rPr>
        <w:t xml:space="preserve">of </w:t>
      </w:r>
      <w:r w:rsidR="00467880">
        <w:rPr>
          <w:rFonts w:ascii="Times New Roman" w:hAnsi="Times New Roman" w:cs="Times New Roman"/>
          <w:sz w:val="24"/>
          <w:szCs w:val="24"/>
        </w:rPr>
        <w:t xml:space="preserve">putative </w:t>
      </w:r>
      <w:r w:rsidRPr="00031896">
        <w:rPr>
          <w:rFonts w:ascii="Times New Roman" w:hAnsi="Times New Roman" w:cs="Times New Roman"/>
          <w:sz w:val="24"/>
          <w:szCs w:val="24"/>
        </w:rPr>
        <w:t>false positives</w:t>
      </w:r>
      <w:r w:rsidR="006D0342">
        <w:rPr>
          <w:rFonts w:ascii="Times New Roman" w:hAnsi="Times New Roman" w:cs="Times New Roman"/>
          <w:sz w:val="24"/>
          <w:szCs w:val="24"/>
        </w:rPr>
        <w:t xml:space="preserve"> inferred when using the wrong tree</w:t>
      </w:r>
      <w:r w:rsidRPr="00031896">
        <w:rPr>
          <w:rFonts w:ascii="Times New Roman" w:hAnsi="Times New Roman" w:cs="Times New Roman"/>
          <w:sz w:val="24"/>
          <w:szCs w:val="24"/>
        </w:rPr>
        <w:t>.</w:t>
      </w:r>
      <w:r w:rsidR="00580E1E">
        <w:rPr>
          <w:rFonts w:ascii="Times New Roman" w:hAnsi="Times New Roman" w:cs="Times New Roman"/>
          <w:sz w:val="24"/>
          <w:szCs w:val="24"/>
        </w:rPr>
        <w:t xml:space="preserve"> That is, tree mis-specification 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in</w:t>
      </w:r>
      <w:r w:rsidR="00C445FE">
        <w:rPr>
          <w:rFonts w:ascii="Times New Roman" w:hAnsi="Times New Roman" w:cs="Times New Roman"/>
          <w:sz w:val="24"/>
          <w:szCs w:val="24"/>
        </w:rPr>
        <w:t xml:space="preserve"> spurious increases in </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N</w:t>
      </w:r>
      <w:proofErr w:type="spellEnd"/>
      <w:r w:rsidR="00C445FE" w:rsidRPr="005B45C4">
        <w:rPr>
          <w:rFonts w:ascii="Times New Roman" w:hAnsi="Times New Roman" w:cs="Times New Roman"/>
          <w:i/>
          <w:iCs/>
          <w:sz w:val="24"/>
          <w:szCs w:val="24"/>
        </w:rPr>
        <w:t>/</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S</w:t>
      </w:r>
      <w:proofErr w:type="spellEnd"/>
      <w:r w:rsidR="00C445FE">
        <w:rPr>
          <w:rFonts w:ascii="Times New Roman" w:hAnsi="Times New Roman" w:cs="Times New Roman"/>
          <w:sz w:val="24"/>
          <w:szCs w:val="24"/>
        </w:rPr>
        <w:t xml:space="preserve"> that </w:t>
      </w:r>
      <w:r w:rsidR="006C1351">
        <w:rPr>
          <w:rFonts w:ascii="Times New Roman" w:hAnsi="Times New Roman" w:cs="Times New Roman"/>
          <w:sz w:val="24"/>
          <w:szCs w:val="24"/>
        </w:rPr>
        <w:t>mimic</w:t>
      </w:r>
      <w:r w:rsidR="00F53A37">
        <w:rPr>
          <w:rFonts w:ascii="Times New Roman" w:hAnsi="Times New Roman" w:cs="Times New Roman"/>
          <w:sz w:val="24"/>
          <w:szCs w:val="24"/>
        </w:rPr>
        <w:t>s</w:t>
      </w:r>
      <w:r w:rsidR="00C445FE">
        <w:rPr>
          <w:rFonts w:ascii="Times New Roman" w:hAnsi="Times New Roman" w:cs="Times New Roman"/>
          <w:sz w:val="24"/>
          <w:szCs w:val="24"/>
        </w:rPr>
        <w:t xml:space="preserve"> positive </w:t>
      </w:r>
      <w:r w:rsidR="00F53A37">
        <w:rPr>
          <w:rFonts w:ascii="Times New Roman" w:hAnsi="Times New Roman" w:cs="Times New Roman"/>
          <w:sz w:val="24"/>
          <w:szCs w:val="24"/>
        </w:rPr>
        <w:t xml:space="preserve">directional </w:t>
      </w:r>
      <w:r w:rsidR="00C445FE">
        <w:rPr>
          <w:rFonts w:ascii="Times New Roman" w:hAnsi="Times New Roman" w:cs="Times New Roman"/>
          <w:sz w:val="24"/>
          <w:szCs w:val="24"/>
        </w:rPr>
        <w:t xml:space="preserve">selection.  </w:t>
      </w:r>
      <w:r w:rsidRPr="00031896">
        <w:rPr>
          <w:rFonts w:ascii="Times New Roman" w:hAnsi="Times New Roman" w:cs="Times New Roman"/>
          <w:sz w:val="24"/>
          <w:szCs w:val="24"/>
        </w:rPr>
        <w:t xml:space="preserve"> </w:t>
      </w:r>
    </w:p>
    <w:p w14:paraId="7C65493C" w14:textId="7C57A435" w:rsidR="00B75690" w:rsidRDefault="00C445FE" w:rsidP="005D3A4E">
      <w:pPr>
        <w:spacing w:after="0"/>
        <w:jc w:val="both"/>
        <w:rPr>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1B6D59">
        <w:rPr>
          <w:rFonts w:ascii="Times New Roman" w:hAnsi="Times New Roman" w:cs="Times New Roman"/>
          <w:noProof/>
          <w:sz w:val="24"/>
          <w:szCs w:val="24"/>
        </w:rPr>
        <w:t>(Good, et al. 2013; Mendes and Hahn 2016; Roycroft, et al. 2021)</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t>
      </w:r>
      <w:r w:rsidR="00F53A37">
        <w:rPr>
          <w:rFonts w:ascii="Times New Roman" w:hAnsi="Times New Roman" w:cs="Times New Roman"/>
          <w:sz w:val="24"/>
          <w:szCs w:val="24"/>
        </w:rPr>
        <w:t xml:space="preserve">Indeed, we </w:t>
      </w:r>
      <w:r w:rsidR="00027007">
        <w:rPr>
          <w:rFonts w:ascii="Times New Roman" w:hAnsi="Times New Roman" w:cs="Times New Roman"/>
          <w:sz w:val="24"/>
          <w:szCs w:val="24"/>
        </w:rPr>
        <w:t>f</w:t>
      </w:r>
      <w:r w:rsidR="00F53A37">
        <w:rPr>
          <w:rFonts w:ascii="Times New Roman" w:hAnsi="Times New Roman" w:cs="Times New Roman"/>
          <w:sz w:val="24"/>
          <w:szCs w:val="24"/>
        </w:rPr>
        <w:t>ou</w:t>
      </w:r>
      <w:r w:rsidR="00027007">
        <w:rPr>
          <w:rFonts w:ascii="Times New Roman" w:hAnsi="Times New Roman" w:cs="Times New Roman"/>
          <w:sz w:val="24"/>
          <w:szCs w:val="24"/>
        </w:rPr>
        <w:t xml:space="preserve">nd that tree similarity </w:t>
      </w:r>
      <w:r>
        <w:rPr>
          <w:rFonts w:ascii="Times New Roman" w:hAnsi="Times New Roman" w:cs="Times New Roman"/>
          <w:sz w:val="24"/>
          <w:szCs w:val="24"/>
        </w:rPr>
        <w:t xml:space="preserve">diminished at scales that </w:t>
      </w:r>
      <w:r w:rsidR="00467880">
        <w:rPr>
          <w:rFonts w:ascii="Times New Roman" w:hAnsi="Times New Roman" w:cs="Times New Roman"/>
          <w:sz w:val="24"/>
          <w:szCs w:val="24"/>
        </w:rPr>
        <w:t>we</w:t>
      </w:r>
      <w:r>
        <w:rPr>
          <w:rFonts w:ascii="Times New Roman" w:hAnsi="Times New Roman" w:cs="Times New Roman"/>
          <w:sz w:val="24"/>
          <w:szCs w:val="24"/>
        </w:rPr>
        <w:t>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4557BE">
        <w:rPr>
          <w:rFonts w:ascii="Times New Roman" w:hAnsi="Times New Roman" w:cs="Times New Roman"/>
          <w:sz w:val="24"/>
          <w:szCs w:val="24"/>
        </w:rPr>
        <w:t>~</w:t>
      </w:r>
      <w:r w:rsidR="00FF1430">
        <w:rPr>
          <w:rFonts w:ascii="Times New Roman" w:hAnsi="Times New Roman" w:cs="Times New Roman"/>
          <w:sz w:val="24"/>
          <w:szCs w:val="24"/>
        </w:rPr>
        <w:t>37</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 xml:space="preserve">. Nevertheless,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w:t>
      </w:r>
      <w:r w:rsidR="00B75690">
        <w:rPr>
          <w:rFonts w:ascii="Times New Roman" w:hAnsi="Times New Roman" w:cs="Times New Roman"/>
          <w:sz w:val="24"/>
          <w:szCs w:val="24"/>
        </w:rPr>
        <w:t xml:space="preserve">Our results also imply that studies of molecular evolution may benefit by </w:t>
      </w:r>
      <w:del w:id="121" w:author="Jeremy B. Searle" w:date="2024-08-02T19:07:00Z">
        <w:r w:rsidR="00B75690" w:rsidDel="00C30630">
          <w:rPr>
            <w:rFonts w:ascii="Times New Roman" w:hAnsi="Times New Roman" w:cs="Times New Roman"/>
            <w:sz w:val="24"/>
            <w:szCs w:val="24"/>
          </w:rPr>
          <w:delText xml:space="preserve">from </w:delText>
        </w:r>
      </w:del>
      <w:ins w:id="122" w:author="Jeremy B. Searle" w:date="2024-08-02T19:07:00Z">
        <w:r w:rsidR="00C30630">
          <w:rPr>
            <w:rFonts w:ascii="Times New Roman" w:hAnsi="Times New Roman" w:cs="Times New Roman"/>
            <w:sz w:val="24"/>
            <w:szCs w:val="24"/>
          </w:rPr>
          <w:t>an</w:t>
        </w:r>
        <w:r w:rsidR="00C30630">
          <w:rPr>
            <w:rFonts w:ascii="Times New Roman" w:hAnsi="Times New Roman" w:cs="Times New Roman"/>
            <w:sz w:val="24"/>
            <w:szCs w:val="24"/>
          </w:rPr>
          <w:t xml:space="preserve"> </w:t>
        </w:r>
      </w:ins>
      <w:r w:rsidR="00B75690">
        <w:rPr>
          <w:rFonts w:ascii="Times New Roman" w:hAnsi="Times New Roman" w:cs="Times New Roman"/>
          <w:sz w:val="24"/>
          <w:szCs w:val="24"/>
        </w:rPr>
        <w:t xml:space="preserve">approach that reduces genome-wide levels of discordance, such as through </w:t>
      </w:r>
      <w:r w:rsidR="00B75690" w:rsidRPr="00372B94">
        <w:rPr>
          <w:rFonts w:ascii="Times New Roman" w:hAnsi="Times New Roman" w:cs="Times New Roman"/>
          <w:i/>
          <w:iCs/>
          <w:sz w:val="24"/>
          <w:szCs w:val="24"/>
        </w:rPr>
        <w:t>post hoc</w:t>
      </w:r>
      <w:r w:rsidR="00B75690">
        <w:rPr>
          <w:rFonts w:ascii="Times New Roman" w:hAnsi="Times New Roman" w:cs="Times New Roman"/>
          <w:sz w:val="24"/>
          <w:szCs w:val="24"/>
        </w:rPr>
        <w:t xml:space="preserve"> pruning of species that disproportionately contribute to unresolved nodes. </w:t>
      </w:r>
    </w:p>
    <w:p w14:paraId="74B68322" w14:textId="5C1865CC" w:rsidR="005D3A4E" w:rsidRDefault="00B75690" w:rsidP="00372B94">
      <w:pPr>
        <w:spacing w:after="0"/>
        <w:ind w:firstLine="720"/>
        <w:jc w:val="both"/>
        <w:rPr>
          <w:rFonts w:ascii="Times New Roman" w:hAnsi="Times New Roman" w:cs="Times New Roman"/>
          <w:sz w:val="24"/>
          <w:szCs w:val="24"/>
        </w:rPr>
      </w:pPr>
      <w:r>
        <w:rPr>
          <w:rFonts w:ascii="Times New Roman" w:hAnsi="Times New Roman" w:cs="Times New Roman"/>
          <w:sz w:val="24"/>
          <w:szCs w:val="24"/>
        </w:rPr>
        <w:t>I</w:t>
      </w:r>
      <w:r w:rsidR="006C1351">
        <w:rPr>
          <w:rFonts w:ascii="Times New Roman" w:hAnsi="Times New Roman" w:cs="Times New Roman"/>
          <w:sz w:val="24"/>
          <w:szCs w:val="24"/>
        </w:rPr>
        <w:t xml:space="preserve">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1B6D59">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 xml:space="preserve">ven methods that allow the use of different trees for different loci (like PAML and </w:t>
      </w:r>
      <w:proofErr w:type="spellStart"/>
      <w:r w:rsidR="007146C0">
        <w:rPr>
          <w:rFonts w:ascii="Times New Roman" w:hAnsi="Times New Roman" w:cs="Times New Roman"/>
          <w:sz w:val="24"/>
          <w:szCs w:val="24"/>
        </w:rPr>
        <w:t>HyPhy</w:t>
      </w:r>
      <w:proofErr w:type="spellEnd"/>
      <w:r w:rsidR="007146C0">
        <w:rPr>
          <w:rFonts w:ascii="Times New Roman" w:hAnsi="Times New Roman" w:cs="Times New Roman"/>
          <w:sz w:val="24"/>
          <w:szCs w:val="24"/>
        </w:rPr>
        <w:t>)</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1B6D59">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w:t>
      </w:r>
      <w:r w:rsidR="001811CE">
        <w:rPr>
          <w:rFonts w:ascii="Times New Roman" w:hAnsi="Times New Roman" w:cs="Times New Roman"/>
          <w:sz w:val="24"/>
          <w:szCs w:val="24"/>
        </w:rPr>
        <w:t xml:space="preserve"> While we</w:t>
      </w:r>
      <w:r w:rsidR="004557BE">
        <w:rPr>
          <w:rFonts w:ascii="Times New Roman" w:hAnsi="Times New Roman" w:cs="Times New Roman"/>
          <w:sz w:val="24"/>
          <w:szCs w:val="24"/>
        </w:rPr>
        <w:t xml:space="preserve"> used the simplifying assum</w:t>
      </w:r>
      <w:r w:rsidR="009376C7">
        <w:rPr>
          <w:rFonts w:ascii="Times New Roman" w:hAnsi="Times New Roman" w:cs="Times New Roman"/>
          <w:sz w:val="24"/>
          <w:szCs w:val="24"/>
        </w:rPr>
        <w:t>ption</w:t>
      </w:r>
      <w:r w:rsidR="004557BE">
        <w:rPr>
          <w:rFonts w:ascii="Times New Roman" w:hAnsi="Times New Roman" w:cs="Times New Roman"/>
          <w:sz w:val="24"/>
          <w:szCs w:val="24"/>
        </w:rPr>
        <w:t xml:space="preserve"> </w:t>
      </w:r>
      <w:r w:rsidR="001811CE">
        <w:rPr>
          <w:rFonts w:ascii="Times New Roman" w:hAnsi="Times New Roman" w:cs="Times New Roman"/>
          <w:sz w:val="24"/>
          <w:szCs w:val="24"/>
        </w:rPr>
        <w:t xml:space="preserve">that the results from </w:t>
      </w:r>
      <w:r w:rsidR="001811CE">
        <w:rPr>
          <w:rFonts w:ascii="Times New Roman" w:hAnsi="Times New Roman" w:cs="Times New Roman"/>
          <w:sz w:val="24"/>
          <w:szCs w:val="24"/>
        </w:rPr>
        <w:lastRenderedPageBreak/>
        <w:t xml:space="preserve">the gene tree are </w:t>
      </w:r>
      <w:r w:rsidR="004557BE">
        <w:rPr>
          <w:rFonts w:ascii="Times New Roman" w:hAnsi="Times New Roman" w:cs="Times New Roman"/>
          <w:sz w:val="24"/>
          <w:szCs w:val="24"/>
        </w:rPr>
        <w:t>more likely to be</w:t>
      </w:r>
      <w:r w:rsidR="001811CE">
        <w:rPr>
          <w:rFonts w:ascii="Times New Roman" w:hAnsi="Times New Roman" w:cs="Times New Roman"/>
          <w:sz w:val="24"/>
          <w:szCs w:val="24"/>
        </w:rPr>
        <w:t xml:space="preserve"> correct, this may not always be the case given that errors can also occur during gene tree inference.</w:t>
      </w:r>
      <w:r w:rsidR="007146C0">
        <w:rPr>
          <w:rFonts w:ascii="Times New Roman" w:hAnsi="Times New Roman" w:cs="Times New Roman"/>
          <w:sz w:val="24"/>
          <w:szCs w:val="24"/>
        </w:rPr>
        <w:t xml:space="preserve"> </w:t>
      </w:r>
      <w:commentRangeStart w:id="123"/>
      <w:r w:rsidR="001811CE">
        <w:rPr>
          <w:rFonts w:ascii="Times New Roman" w:hAnsi="Times New Roman" w:cs="Times New Roman"/>
          <w:sz w:val="24"/>
          <w:szCs w:val="24"/>
        </w:rPr>
        <w:t>Still, o</w:t>
      </w:r>
      <w:r w:rsidR="007146C0">
        <w:rPr>
          <w:rFonts w:ascii="Times New Roman" w:hAnsi="Times New Roman" w:cs="Times New Roman"/>
          <w:sz w:val="24"/>
          <w:szCs w:val="24"/>
        </w:rPr>
        <w:t xml:space="preserve">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 xml:space="preserve">that the use of a single tree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w:t>
      </w:r>
      <w:r w:rsidR="001811CE">
        <w:rPr>
          <w:rFonts w:ascii="Times New Roman" w:hAnsi="Times New Roman" w:cs="Times New Roman"/>
          <w:sz w:val="24"/>
          <w:szCs w:val="24"/>
        </w:rPr>
        <w:t>inaccurate</w:t>
      </w:r>
      <w:r w:rsidR="00A15B4F">
        <w:rPr>
          <w:rFonts w:ascii="Times New Roman" w:hAnsi="Times New Roman" w:cs="Times New Roman"/>
          <w:sz w:val="24"/>
          <w:szCs w:val="24"/>
        </w:rPr>
        <w:t xml:space="preserve"> inferences of positive selection</w:t>
      </w:r>
      <w:r w:rsidR="005A1264">
        <w:rPr>
          <w:rFonts w:ascii="Times New Roman" w:hAnsi="Times New Roman" w:cs="Times New Roman"/>
          <w:sz w:val="24"/>
          <w:szCs w:val="24"/>
        </w:rPr>
        <w:t xml:space="preserve"> and strongly encourage the use of individual gene trees for </w:t>
      </w:r>
      <w:commentRangeStart w:id="124"/>
      <w:r w:rsidR="005A1264">
        <w:rPr>
          <w:rFonts w:ascii="Times New Roman" w:hAnsi="Times New Roman" w:cs="Times New Roman"/>
          <w:sz w:val="24"/>
          <w:szCs w:val="24"/>
        </w:rPr>
        <w:t>such analyses</w:t>
      </w:r>
      <w:r w:rsidR="00A15B4F">
        <w:rPr>
          <w:rFonts w:ascii="Times New Roman" w:hAnsi="Times New Roman" w:cs="Times New Roman"/>
          <w:sz w:val="24"/>
          <w:szCs w:val="24"/>
        </w:rPr>
        <w:t>.</w:t>
      </w:r>
      <w:commentRangeEnd w:id="124"/>
      <w:r w:rsidR="004557BE">
        <w:rPr>
          <w:rStyle w:val="CommentReference"/>
        </w:rPr>
        <w:commentReference w:id="124"/>
      </w:r>
      <w:r w:rsidR="00485CEA">
        <w:rPr>
          <w:rFonts w:ascii="Times New Roman" w:hAnsi="Times New Roman" w:cs="Times New Roman"/>
          <w:sz w:val="24"/>
          <w:szCs w:val="24"/>
        </w:rPr>
        <w:t xml:space="preserve"> </w:t>
      </w:r>
      <w:commentRangeEnd w:id="123"/>
      <w:r w:rsidR="004B3BB1">
        <w:rPr>
          <w:rStyle w:val="CommentReference"/>
        </w:rPr>
        <w:commentReference w:id="123"/>
      </w:r>
    </w:p>
    <w:p w14:paraId="6E963037" w14:textId="0649DCEE" w:rsidR="004557BE" w:rsidRDefault="004557BE" w:rsidP="005D3A4E">
      <w:pPr>
        <w:spacing w:after="0"/>
        <w:jc w:val="both"/>
        <w:rPr>
          <w:rFonts w:ascii="Times New Roman" w:hAnsi="Times New Roman" w:cs="Times New Roman"/>
          <w:sz w:val="24"/>
          <w:szCs w:val="24"/>
        </w:rPr>
      </w:pPr>
    </w:p>
    <w:p w14:paraId="35255AC1" w14:textId="0CC8C12D" w:rsidR="004557BE" w:rsidRPr="009376C7" w:rsidRDefault="004557BE" w:rsidP="005D3A4E">
      <w:pPr>
        <w:spacing w:after="0"/>
        <w:jc w:val="both"/>
        <w:rPr>
          <w:rFonts w:ascii="Times New Roman" w:hAnsi="Times New Roman" w:cs="Times New Roman"/>
          <w:i/>
          <w:iCs/>
          <w:sz w:val="24"/>
          <w:szCs w:val="24"/>
        </w:rPr>
      </w:pPr>
      <w:r w:rsidRPr="009376C7">
        <w:rPr>
          <w:rFonts w:ascii="Times New Roman" w:hAnsi="Times New Roman" w:cs="Times New Roman"/>
          <w:i/>
          <w:iCs/>
          <w:sz w:val="24"/>
          <w:szCs w:val="24"/>
        </w:rPr>
        <w:t>Conclusions</w:t>
      </w:r>
    </w:p>
    <w:p w14:paraId="67C2F15C" w14:textId="2D354310" w:rsidR="002C4B0B" w:rsidRDefault="004557BE" w:rsidP="009376C7">
      <w:pPr>
        <w:spacing w:after="160" w:line="259" w:lineRule="auto"/>
        <w:jc w:val="both"/>
        <w:rPr>
          <w:rFonts w:ascii="Times New Roman" w:hAnsi="Times New Roman" w:cs="Times New Roman"/>
          <w:sz w:val="24"/>
          <w:szCs w:val="24"/>
        </w:rPr>
      </w:pPr>
      <w:commentRangeStart w:id="125"/>
      <w:r>
        <w:rPr>
          <w:rFonts w:ascii="Times New Roman" w:hAnsi="Times New Roman" w:cs="Times New Roman"/>
          <w:sz w:val="24"/>
          <w:szCs w:val="24"/>
        </w:rPr>
        <w:t>Murine r</w:t>
      </w:r>
      <w:r w:rsidR="002C4B0B">
        <w:rPr>
          <w:rFonts w:ascii="Times New Roman" w:hAnsi="Times New Roman" w:cs="Times New Roman"/>
          <w:sz w:val="24"/>
          <w:szCs w:val="24"/>
        </w:rPr>
        <w:t xml:space="preserve">odents </w:t>
      </w:r>
      <w:commentRangeEnd w:id="125"/>
      <w:r w:rsidR="00B63ACE">
        <w:rPr>
          <w:rStyle w:val="CommentReference"/>
        </w:rPr>
        <w:commentReference w:id="125"/>
      </w:r>
      <w:r w:rsidR="002C4B0B">
        <w:rPr>
          <w:rFonts w:ascii="Times New Roman" w:hAnsi="Times New Roman" w:cs="Times New Roman"/>
          <w:sz w:val="24"/>
          <w:szCs w:val="24"/>
        </w:rPr>
        <w:t>as a study system allow us to use t</w:t>
      </w:r>
      <w:r w:rsidR="002C4B0B" w:rsidRPr="00031896">
        <w:rPr>
          <w:rFonts w:ascii="Times New Roman" w:hAnsi="Times New Roman" w:cs="Times New Roman"/>
          <w:sz w:val="24"/>
          <w:szCs w:val="24"/>
        </w:rPr>
        <w:t xml:space="preserve">he high-quality </w:t>
      </w:r>
      <w:r w:rsidR="002C4B0B" w:rsidRPr="00D4662B">
        <w:rPr>
          <w:rFonts w:ascii="Times New Roman" w:hAnsi="Times New Roman" w:cs="Times New Roman"/>
          <w:i/>
          <w:sz w:val="24"/>
          <w:szCs w:val="24"/>
        </w:rPr>
        <w:t>M. musculus</w:t>
      </w:r>
      <w:r w:rsidR="002C4B0B" w:rsidRPr="00031896">
        <w:rPr>
          <w:rFonts w:ascii="Times New Roman" w:hAnsi="Times New Roman" w:cs="Times New Roman"/>
          <w:sz w:val="24"/>
          <w:szCs w:val="24"/>
        </w:rPr>
        <w:t xml:space="preserve"> genome to</w:t>
      </w:r>
      <w:r w:rsidR="002C4B0B">
        <w:rPr>
          <w:rFonts w:ascii="Times New Roman" w:hAnsi="Times New Roman" w:cs="Times New Roman"/>
          <w:sz w:val="24"/>
          <w:szCs w:val="24"/>
        </w:rPr>
        <w:t xml:space="preserve"> begin to</w:t>
      </w:r>
      <w:r w:rsidR="002C4B0B" w:rsidRPr="00031896">
        <w:rPr>
          <w:rFonts w:ascii="Times New Roman" w:hAnsi="Times New Roman" w:cs="Times New Roman"/>
          <w:sz w:val="24"/>
          <w:szCs w:val="24"/>
        </w:rPr>
        <w:t xml:space="preserve"> </w:t>
      </w:r>
      <w:r w:rsidR="002C4B0B">
        <w:rPr>
          <w:rFonts w:ascii="Times New Roman" w:hAnsi="Times New Roman" w:cs="Times New Roman"/>
          <w:sz w:val="24"/>
          <w:szCs w:val="24"/>
        </w:rPr>
        <w:t>examine</w:t>
      </w:r>
      <w:r w:rsidR="002C4B0B" w:rsidRPr="00031896">
        <w:rPr>
          <w:rFonts w:ascii="Times New Roman" w:hAnsi="Times New Roman" w:cs="Times New Roman"/>
          <w:sz w:val="24"/>
          <w:szCs w:val="24"/>
        </w:rPr>
        <w:t xml:space="preserve"> fine-scale patterns and effects of phylogenetic discordance along chromosomes</w:t>
      </w:r>
      <w:r w:rsidR="00B63ACE">
        <w:rPr>
          <w:rFonts w:ascii="Times New Roman" w:hAnsi="Times New Roman" w:cs="Times New Roman"/>
          <w:sz w:val="24"/>
          <w:szCs w:val="24"/>
        </w:rPr>
        <w:t>. Our analysis</w:t>
      </w:r>
      <w:r w:rsidR="002C4B0B">
        <w:rPr>
          <w:rFonts w:ascii="Times New Roman" w:hAnsi="Times New Roman" w:cs="Times New Roman"/>
          <w:sz w:val="24"/>
          <w:szCs w:val="24"/>
        </w:rPr>
        <w:t xml:space="preserve"> revea</w:t>
      </w:r>
      <w:r w:rsidR="00B63ACE">
        <w:rPr>
          <w:rFonts w:ascii="Times New Roman" w:hAnsi="Times New Roman" w:cs="Times New Roman"/>
          <w:sz w:val="24"/>
          <w:szCs w:val="24"/>
        </w:rPr>
        <w:t>l</w:t>
      </w:r>
      <w:r w:rsidR="009376C7">
        <w:rPr>
          <w:rFonts w:ascii="Times New Roman" w:hAnsi="Times New Roman" w:cs="Times New Roman"/>
          <w:sz w:val="24"/>
          <w:szCs w:val="24"/>
        </w:rPr>
        <w:t>s</w:t>
      </w:r>
      <w:r w:rsidR="002C4B0B">
        <w:rPr>
          <w:rFonts w:ascii="Times New Roman" w:hAnsi="Times New Roman" w:cs="Times New Roman"/>
          <w:sz w:val="24"/>
          <w:szCs w:val="24"/>
        </w:rPr>
        <w:t xml:space="preserve"> how discordance varies with genome biology</w:t>
      </w:r>
      <w:r>
        <w:rPr>
          <w:rFonts w:ascii="Times New Roman" w:hAnsi="Times New Roman" w:cs="Times New Roman"/>
          <w:sz w:val="24"/>
          <w:szCs w:val="24"/>
        </w:rPr>
        <w:t xml:space="preserve"> across evolutionary timescales</w:t>
      </w:r>
      <w:r w:rsidR="00B63ACE">
        <w:rPr>
          <w:rFonts w:ascii="Times New Roman" w:hAnsi="Times New Roman" w:cs="Times New Roman"/>
          <w:sz w:val="24"/>
          <w:szCs w:val="24"/>
        </w:rPr>
        <w:t>, as well as the limits of inference inherent to extrapolating information from a single model system to a phylogenetic sample</w:t>
      </w:r>
      <w:ins w:id="126" w:author="Thomas, Gregg [2]" w:date="2024-05-10T11:35:00Z">
        <w:r w:rsidR="002C4B0B" w:rsidRPr="00031896">
          <w:rPr>
            <w:rFonts w:ascii="Times New Roman" w:hAnsi="Times New Roman" w:cs="Times New Roman"/>
            <w:sz w:val="24"/>
            <w:szCs w:val="24"/>
          </w:rPr>
          <w:t>.</w:t>
        </w:r>
      </w:ins>
      <w:ins w:id="127" w:author="Good, Jeffrey" w:date="2024-06-07T15:31:00Z">
        <w:r w:rsidR="00B63ACE">
          <w:rPr>
            <w:rFonts w:ascii="Times New Roman" w:hAnsi="Times New Roman" w:cs="Times New Roman"/>
            <w:sz w:val="24"/>
            <w:szCs w:val="24"/>
          </w:rPr>
          <w:t xml:space="preserve"> </w:t>
        </w:r>
      </w:ins>
      <w:r w:rsidR="002C4B0B" w:rsidRPr="00031896">
        <w:rPr>
          <w:rFonts w:ascii="Times New Roman" w:hAnsi="Times New Roman" w:cs="Times New Roman"/>
          <w:sz w:val="24"/>
          <w:szCs w:val="24"/>
        </w:rPr>
        <w:t xml:space="preserve"> We</w:t>
      </w:r>
      <w:r w:rsidR="002C4B0B">
        <w:rPr>
          <w:rFonts w:ascii="Times New Roman" w:hAnsi="Times New Roman" w:cs="Times New Roman"/>
          <w:sz w:val="24"/>
          <w:szCs w:val="24"/>
        </w:rPr>
        <w:t xml:space="preserve"> also</w:t>
      </w:r>
      <w:r w:rsidR="002C4B0B" w:rsidRPr="00031896">
        <w:rPr>
          <w:rFonts w:ascii="Times New Roman" w:hAnsi="Times New Roman" w:cs="Times New Roman"/>
          <w:sz w:val="24"/>
          <w:szCs w:val="24"/>
        </w:rPr>
        <w:t xml:space="preserve"> demonstrate how</w:t>
      </w:r>
      <w:r w:rsidR="002C4B0B">
        <w:rPr>
          <w:rFonts w:ascii="Times New Roman" w:hAnsi="Times New Roman" w:cs="Times New Roman"/>
          <w:sz w:val="24"/>
          <w:szCs w:val="24"/>
        </w:rPr>
        <w:t xml:space="preserve"> phylogenetic discordance can mis</w:t>
      </w:r>
      <w:del w:id="128" w:author="Jeremy B. Searle" w:date="2024-08-02T19:14:00Z">
        <w:r w:rsidR="002C4B0B" w:rsidDel="004B3BB1">
          <w:rPr>
            <w:rFonts w:ascii="Times New Roman" w:hAnsi="Times New Roman" w:cs="Times New Roman"/>
            <w:sz w:val="24"/>
            <w:szCs w:val="24"/>
          </w:rPr>
          <w:delText>-</w:delText>
        </w:r>
      </w:del>
      <w:r w:rsidR="002C4B0B">
        <w:rPr>
          <w:rFonts w:ascii="Times New Roman" w:hAnsi="Times New Roman" w:cs="Times New Roman"/>
          <w:sz w:val="24"/>
          <w:szCs w:val="24"/>
        </w:rPr>
        <w:t>lead</w:t>
      </w:r>
      <w:r w:rsidR="002C4B0B" w:rsidRPr="00031896">
        <w:rPr>
          <w:rFonts w:ascii="Times New Roman" w:hAnsi="Times New Roman" w:cs="Times New Roman"/>
          <w:sz w:val="24"/>
          <w:szCs w:val="24"/>
        </w:rPr>
        <w:t xml:space="preserve"> common tests for selection if only a single species tree is used. </w:t>
      </w:r>
      <w:r>
        <w:rPr>
          <w:rFonts w:ascii="Times New Roman" w:hAnsi="Times New Roman" w:cs="Times New Roman"/>
          <w:sz w:val="24"/>
          <w:szCs w:val="24"/>
        </w:rPr>
        <w:t>Through these</w:t>
      </w:r>
      <w:r w:rsidR="002C4B0B" w:rsidRPr="00031896">
        <w:rPr>
          <w:rFonts w:ascii="Times New Roman" w:hAnsi="Times New Roman" w:cs="Times New Roman"/>
          <w:sz w:val="24"/>
          <w:szCs w:val="24"/>
        </w:rPr>
        <w:t xml:space="preserve"> results, we can better understand the complexities of phylogenomic datasets </w:t>
      </w:r>
      <w:r>
        <w:rPr>
          <w:rFonts w:ascii="Times New Roman" w:hAnsi="Times New Roman" w:cs="Times New Roman"/>
          <w:sz w:val="24"/>
          <w:szCs w:val="24"/>
        </w:rPr>
        <w:t xml:space="preserve">and </w:t>
      </w:r>
      <w:r w:rsidR="002C4B0B" w:rsidRPr="00031896">
        <w:rPr>
          <w:rFonts w:ascii="Times New Roman" w:hAnsi="Times New Roman" w:cs="Times New Roman"/>
          <w:sz w:val="24"/>
          <w:szCs w:val="24"/>
        </w:rPr>
        <w:t xml:space="preserve">ensure that steps are taken to accommodate these details in </w:t>
      </w:r>
      <w:r w:rsidR="002C4B0B" w:rsidRPr="00A21B9E">
        <w:rPr>
          <w:rFonts w:ascii="Times New Roman" w:hAnsi="Times New Roman" w:cs="Times New Roman"/>
          <w:sz w:val="24"/>
          <w:szCs w:val="24"/>
        </w:rPr>
        <w:t>future</w:t>
      </w:r>
      <w:r w:rsidR="002C4B0B">
        <w:rPr>
          <w:rFonts w:ascii="Times New Roman" w:hAnsi="Times New Roman" w:cs="Times New Roman"/>
          <w:sz w:val="24"/>
          <w:szCs w:val="24"/>
        </w:rPr>
        <w:t xml:space="preserve"> </w:t>
      </w:r>
      <w:r w:rsidR="002C4B0B" w:rsidRPr="00031896">
        <w:rPr>
          <w:rFonts w:ascii="Times New Roman" w:hAnsi="Times New Roman" w:cs="Times New Roman"/>
          <w:sz w:val="24"/>
          <w:szCs w:val="24"/>
        </w:rPr>
        <w:t>comparative studies.</w:t>
      </w:r>
      <w:r w:rsidR="002C4B0B">
        <w:rPr>
          <w:rFonts w:ascii="Times New Roman" w:hAnsi="Times New Roman" w:cs="Times New Roman"/>
          <w:sz w:val="24"/>
          <w:szCs w:val="24"/>
        </w:rPr>
        <w:t xml:space="preserve"> </w:t>
      </w:r>
    </w:p>
    <w:p w14:paraId="196C9861" w14:textId="77777777" w:rsidR="005D3A4E" w:rsidRPr="00D1036D" w:rsidRDefault="005D3A4E" w:rsidP="005D3A4E">
      <w:pPr>
        <w:spacing w:after="0"/>
        <w:jc w:val="both"/>
        <w:rPr>
          <w:rFonts w:ascii="Times New Roman" w:hAnsi="Times New Roman" w:cs="Times New Roman"/>
          <w:i/>
          <w:iCs/>
          <w:sz w:val="24"/>
          <w:szCs w:val="24"/>
        </w:rPr>
      </w:pPr>
      <w:bookmarkStart w:id="129" w:name="_GoBack"/>
      <w:bookmarkEnd w:id="129"/>
    </w:p>
    <w:p w14:paraId="60C13A0E" w14:textId="49B05720" w:rsidR="00A849E6" w:rsidRDefault="001811CE" w:rsidP="00A849E6">
      <w:pPr>
        <w:pStyle w:val="Heading1"/>
        <w:jc w:val="both"/>
        <w:rPr>
          <w:ins w:id="130" w:author="Thomas, Gregg [2]" w:date="2024-04-09T10:55:00Z"/>
        </w:rPr>
      </w:pPr>
      <w:r>
        <w:t xml:space="preserve">Materials &amp; </w:t>
      </w:r>
      <w:r w:rsidR="00A849E6" w:rsidRPr="00197A2B">
        <w:t>Methods</w:t>
      </w:r>
    </w:p>
    <w:p w14:paraId="0EEFF44E" w14:textId="77777777" w:rsidR="00A849E6" w:rsidRDefault="00A849E6" w:rsidP="00A849E6">
      <w:pPr>
        <w:pStyle w:val="Heading2"/>
      </w:pPr>
      <w:commentRangeStart w:id="131"/>
      <w:r w:rsidRPr="00031896">
        <w:t>Sample collection</w:t>
      </w:r>
      <w:r>
        <w:t xml:space="preserve"> and assembly</w:t>
      </w:r>
      <w:commentRangeEnd w:id="131"/>
      <w:r w:rsidR="00500045">
        <w:rPr>
          <w:rStyle w:val="CommentReference"/>
          <w:rFonts w:asciiTheme="minorHAnsi" w:hAnsiTheme="minorHAnsi" w:cstheme="minorBidi"/>
          <w:i w:val="0"/>
          <w:iCs w:val="0"/>
        </w:rPr>
        <w:commentReference w:id="131"/>
      </w:r>
    </w:p>
    <w:p w14:paraId="267C0DCF" w14:textId="5FCE9886"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collected genomes from 16 murine species and </w:t>
      </w:r>
      <w:ins w:id="132" w:author="Jeremy B. Searle" w:date="2024-08-02T17:50:00Z">
        <w:r w:rsidR="004C27CA">
          <w:rPr>
            <w:rFonts w:ascii="Times New Roman" w:hAnsi="Times New Roman" w:cs="Times New Roman"/>
            <w:sz w:val="24"/>
            <w:szCs w:val="24"/>
          </w:rPr>
          <w:t>two</w:t>
        </w:r>
      </w:ins>
      <w:del w:id="133" w:author="Jeremy B. Searle" w:date="2024-08-02T17:50:00Z">
        <w:r w:rsidDel="004C27CA">
          <w:rPr>
            <w:rFonts w:ascii="Times New Roman" w:hAnsi="Times New Roman" w:cs="Times New Roman"/>
            <w:sz w:val="24"/>
            <w:szCs w:val="24"/>
          </w:rPr>
          <w:delText>2</w:delText>
        </w:r>
      </w:del>
      <w:r>
        <w:rPr>
          <w:rFonts w:ascii="Times New Roman" w:hAnsi="Times New Roman" w:cs="Times New Roman"/>
          <w:sz w:val="24"/>
          <w:szCs w:val="24"/>
        </w:rPr>
        <w:t xml:space="preserve"> other rodents from several sources, including NCBI and several recently sequenced in </w: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(see Table </w:t>
      </w:r>
      <w:r w:rsidR="005E3AC8">
        <w:rPr>
          <w:rFonts w:ascii="Times New Roman" w:hAnsi="Times New Roman" w:cs="Times New Roman"/>
          <w:sz w:val="24"/>
          <w:szCs w:val="24"/>
        </w:rPr>
        <w:t>S1</w:t>
      </w:r>
      <w:r>
        <w:rPr>
          <w:rFonts w:ascii="Times New Roman" w:hAnsi="Times New Roman" w:cs="Times New Roman"/>
          <w:sz w:val="24"/>
          <w:szCs w:val="24"/>
        </w:rPr>
        <w:t xml:space="preserve"> for full list of samples and sources). We also report the </w:t>
      </w:r>
      <w:del w:id="134" w:author="Jeremy B. Searle" w:date="2024-08-02T17:31:00Z">
        <w:r w:rsidDel="003E42EC">
          <w:rPr>
            <w:rFonts w:ascii="Times New Roman" w:hAnsi="Times New Roman" w:cs="Times New Roman"/>
            <w:sz w:val="24"/>
            <w:szCs w:val="24"/>
          </w:rPr>
          <w:delText xml:space="preserve">sampling </w:delText>
        </w:r>
      </w:del>
      <w:ins w:id="135" w:author="Jeremy B. Searle" w:date="2024-08-02T17:31:00Z">
        <w:r w:rsidR="003E42EC">
          <w:rPr>
            <w:rFonts w:ascii="Times New Roman" w:hAnsi="Times New Roman" w:cs="Times New Roman"/>
            <w:sz w:val="24"/>
            <w:szCs w:val="24"/>
          </w:rPr>
          <w:t xml:space="preserve">genome </w:t>
        </w:r>
      </w:ins>
      <w:r>
        <w:rPr>
          <w:rFonts w:ascii="Times New Roman" w:hAnsi="Times New Roman" w:cs="Times New Roman"/>
          <w:sz w:val="24"/>
          <w:szCs w:val="24"/>
        </w:rPr>
        <w:t xml:space="preserve">of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typus</w:t>
      </w:r>
      <w:proofErr w:type="spellEnd"/>
      <w:r>
        <w:rPr>
          <w:rFonts w:ascii="Times New Roman" w:hAnsi="Times New Roman" w:cs="Times New Roman"/>
          <w:sz w:val="24"/>
          <w:szCs w:val="24"/>
        </w:rPr>
        <w:t xml:space="preserve"> </w:t>
      </w:r>
      <w:r w:rsidRPr="003D23AB">
        <w:rPr>
          <w:rFonts w:ascii="Times New Roman" w:hAnsi="Times New Roman" w:cs="Times New Roman"/>
          <w:sz w:val="24"/>
          <w:szCs w:val="24"/>
        </w:rPr>
        <w:t xml:space="preserve">(FMNH 230007) </w:t>
      </w:r>
      <w:r>
        <w:rPr>
          <w:rFonts w:ascii="Times New Roman" w:hAnsi="Times New Roman" w:cs="Times New Roman"/>
          <w:sz w:val="24"/>
          <w:szCs w:val="24"/>
        </w:rPr>
        <w:t>from</w:t>
      </w:r>
      <w:r w:rsidRPr="003D23AB">
        <w:rPr>
          <w:rFonts w:ascii="Times New Roman" w:hAnsi="Times New Roman" w:cs="Times New Roman"/>
          <w:sz w:val="24"/>
          <w:szCs w:val="24"/>
        </w:rPr>
        <w:t xml:space="preserve"> Ethiopia in 2015</w:t>
      </w:r>
      <w:r>
        <w:rPr>
          <w:rFonts w:ascii="Times New Roman" w:hAnsi="Times New Roman" w:cs="Times New Roman"/>
          <w:sz w:val="24"/>
          <w:szCs w:val="24"/>
        </w:rPr>
        <w:t xml:space="preserve">. While DNA extraction and sequencing on the 10x Genomics platform for </w:t>
      </w:r>
      <w:r>
        <w:rPr>
          <w:rFonts w:ascii="Times New Roman" w:hAnsi="Times New Roman" w:cs="Times New Roman"/>
          <w:i/>
          <w:iCs/>
          <w:sz w:val="24"/>
          <w:szCs w:val="24"/>
        </w:rPr>
        <w:t>O. typus</w:t>
      </w:r>
      <w:r>
        <w:rPr>
          <w:rFonts w:ascii="Times New Roman" w:hAnsi="Times New Roman" w:cs="Times New Roman"/>
          <w:sz w:val="24"/>
          <w:szCs w:val="24"/>
        </w:rPr>
        <w:t xml:space="preserve"> is the same as described in</w:t>
      </w:r>
      <w:r w:rsidRPr="004207A5">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the library quality for </w:t>
      </w:r>
      <w:r>
        <w:rPr>
          <w:rFonts w:ascii="Times New Roman" w:hAnsi="Times New Roman" w:cs="Times New Roman"/>
          <w:sz w:val="24"/>
          <w:szCs w:val="24"/>
        </w:rPr>
        <w:t xml:space="preserve">this sample </w:t>
      </w:r>
      <w:r w:rsidRPr="004207A5">
        <w:rPr>
          <w:rFonts w:ascii="Times New Roman" w:hAnsi="Times New Roman" w:cs="Times New Roman"/>
          <w:sz w:val="24"/>
          <w:szCs w:val="24"/>
        </w:rPr>
        <w:t>was too low for chromosome level assembly</w:t>
      </w:r>
      <w:r>
        <w:rPr>
          <w:rFonts w:ascii="Times New Roman" w:hAnsi="Times New Roman" w:cs="Times New Roman"/>
          <w:sz w:val="24"/>
          <w:szCs w:val="24"/>
        </w:rPr>
        <w:t>. Here,</w:t>
      </w:r>
      <w:r w:rsidRPr="004207A5">
        <w:rPr>
          <w:rFonts w:ascii="Times New Roman" w:hAnsi="Times New Roman" w:cs="Times New Roman"/>
          <w:sz w:val="24"/>
          <w:szCs w:val="24"/>
        </w:rPr>
        <w:t xml:space="preserve"> </w:t>
      </w:r>
      <w:r>
        <w:rPr>
          <w:rFonts w:ascii="Times New Roman" w:hAnsi="Times New Roman" w:cs="Times New Roman"/>
          <w:sz w:val="24"/>
          <w:szCs w:val="24"/>
        </w:rPr>
        <w:t>we</w:t>
      </w:r>
      <w:r w:rsidRPr="004207A5">
        <w:rPr>
          <w:rFonts w:ascii="Times New Roman" w:hAnsi="Times New Roman" w:cs="Times New Roman"/>
          <w:sz w:val="24"/>
          <w:szCs w:val="24"/>
        </w:rPr>
        <w:t xml:space="preserve"> instead assembled</w:t>
      </w:r>
      <w:r>
        <w:rPr>
          <w:rFonts w:ascii="Times New Roman" w:hAnsi="Times New Roman" w:cs="Times New Roman"/>
          <w:sz w:val="24"/>
          <w:szCs w:val="24"/>
        </w:rPr>
        <w:t xml:space="preserve"> it</w:t>
      </w:r>
      <w:r w:rsidRPr="004207A5">
        <w:rPr>
          <w:rFonts w:ascii="Times New Roman" w:hAnsi="Times New Roman" w:cs="Times New Roman"/>
          <w:sz w:val="24"/>
          <w:szCs w:val="24"/>
        </w:rPr>
        <w:t xml:space="preserve"> into scaffolds with the express purpose of obtaining UCEs</w:t>
      </w:r>
      <w:r>
        <w:rPr>
          <w:rFonts w:ascii="Times New Roman" w:hAnsi="Times New Roman" w:cs="Times New Roman"/>
          <w:sz w:val="24"/>
          <w:szCs w:val="24"/>
        </w:rPr>
        <w:t xml:space="preserve"> for phylogenetic analysis</w:t>
      </w:r>
      <w:r w:rsidRPr="004207A5">
        <w:rPr>
          <w:rFonts w:ascii="Times New Roman" w:hAnsi="Times New Roman" w:cs="Times New Roman"/>
          <w:sz w:val="24"/>
          <w:szCs w:val="24"/>
        </w:rPr>
        <w:t xml:space="preserve">. Adapters and low-quality bases were trimmed from the reads using </w:t>
      </w:r>
      <w:proofErr w:type="spellStart"/>
      <w:r w:rsidRPr="004207A5">
        <w:rPr>
          <w:rFonts w:ascii="Times New Roman" w:hAnsi="Times New Roman" w:cs="Times New Roman"/>
          <w:sz w:val="24"/>
          <w:szCs w:val="24"/>
        </w:rPr>
        <w:t>illumiprocessor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(Faircloth 2013)</w:t>
      </w:r>
      <w:r>
        <w:rPr>
          <w:rFonts w:ascii="Times New Roman" w:hAnsi="Times New Roman" w:cs="Times New Roman"/>
          <w:sz w:val="24"/>
          <w:szCs w:val="24"/>
        </w:rPr>
        <w:fldChar w:fldCharType="end"/>
      </w:r>
      <w:r>
        <w:rPr>
          <w:rFonts w:ascii="Times New Roman" w:hAnsi="Times New Roman" w:cs="Times New Roman"/>
          <w:sz w:val="24"/>
          <w:szCs w:val="24"/>
        </w:rPr>
        <w:t>,</w:t>
      </w:r>
      <w:r w:rsidRPr="004207A5">
        <w:rPr>
          <w:rFonts w:ascii="Times New Roman" w:hAnsi="Times New Roman" w:cs="Times New Roman"/>
          <w:sz w:val="24"/>
          <w:szCs w:val="24"/>
        </w:rPr>
        <w:t xml:space="preserve"> which makes use of functions from </w:t>
      </w:r>
      <w:proofErr w:type="spellStart"/>
      <w:r w:rsidRPr="004207A5">
        <w:rPr>
          <w:rFonts w:ascii="Times New Roman" w:hAnsi="Times New Roman" w:cs="Times New Roman"/>
          <w:sz w:val="24"/>
          <w:szCs w:val="24"/>
        </w:rPr>
        <w:t>trimmomatic</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(Bolger, et al. 2014)</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All cleaned reads were de novo assembled using </w:t>
      </w:r>
      <w:proofErr w:type="spellStart"/>
      <w:r w:rsidRPr="004207A5">
        <w:rPr>
          <w:rFonts w:ascii="Times New Roman" w:hAnsi="Times New Roman" w:cs="Times New Roman"/>
          <w:sz w:val="24"/>
          <w:szCs w:val="24"/>
        </w:rPr>
        <w:t>ABySS</w:t>
      </w:r>
      <w:proofErr w:type="spellEnd"/>
      <w:r w:rsidRPr="004207A5">
        <w:rPr>
          <w:rFonts w:ascii="Times New Roman" w:hAnsi="Times New Roman" w:cs="Times New Roman"/>
          <w:sz w:val="24"/>
          <w:szCs w:val="24"/>
        </w:rPr>
        <w:t xml:space="preserve"> 2.3.1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&lt;EndNote&gt;&lt;Cite&gt;&lt;Author&gt;Jackman&lt;/Author&gt;&lt;Year&gt;2017&lt;/Year&gt;&lt;RecNum&gt;165&lt;/RecNum&gt;&lt;DisplayText&gt;(Jackman, et al. 2017)&lt;/DisplayText&gt;&lt;record&gt;&lt;rec-number&gt;165&lt;/rec-number&gt;&lt;foreign-keys&gt;&lt;key app="EN" db-id="vdwt9psdezv5tlee9vn5swzfzafw0azp5adx" timestamp="1649256879"&gt;165&lt;/key&gt;&lt;/foreign-keys&gt;&lt;ref-type name="Journal Article"&gt;17&lt;/ref-type&gt;&lt;contributors&gt;&lt;authors&gt;&lt;author&gt;Jackman, S. D.&lt;/author&gt;&lt;author&gt;Vandervalk, B. P.&lt;/author&gt;&lt;author&gt;Mohamadi, H.&lt;/author&gt;&lt;author&gt;Chu, J.&lt;/author&gt;&lt;author&gt;Yeo, S.&lt;/author&gt;&lt;author&gt;Hammond, S. A.&lt;/author&gt;&lt;author&gt;Jahesh, G.&lt;/author&gt;&lt;author&gt;Khan, H.&lt;/author&gt;&lt;author&gt;Coombe, L.&lt;/author&gt;&lt;author&gt;Warren, R. L.&lt;/author&gt;&lt;author&gt;Birol, I.&lt;/author&gt;&lt;/authors&gt;&lt;/contributors&gt;&lt;auth-address&gt;Canada&amp;apos;s Michael Smith Genome Sciences Centre, British Columbia Cancer Agency, Vancouver, British Columbia, V5Z 4S6, Canada.&lt;/auth-address&gt;&lt;titles&gt;&lt;title&gt;ABySS 2.0: resource-efficient assembly of large genomes using a Bloom filter&lt;/title&gt;&lt;secondary-title&gt;Genome Res&lt;/secondary-title&gt;&lt;/titles&gt;&lt;periodical&gt;&lt;full-title&gt;Genome Res&lt;/full-title&gt;&lt;/periodical&gt;&lt;pages&gt;768-777&lt;/pages&gt;&lt;volume&gt;27&lt;/volume&gt;&lt;number&gt;5&lt;/number&gt;&lt;edition&gt;2017/02/25&lt;/edition&gt;&lt;keywords&gt;&lt;keyword&gt;Contig Mapping/*methods/standards&lt;/keyword&gt;&lt;keyword&gt;Genome Size&lt;/keyword&gt;&lt;keyword&gt;Genomics/*methods/standards&lt;/keyword&gt;&lt;keyword&gt;Humans&lt;/keyword&gt;&lt;keyword&gt;Sequence Analysis, DNA/methods/standards&lt;/keyword&gt;&lt;keyword&gt;*Software&lt;/keyword&gt;&lt;/keywords&gt;&lt;dates&gt;&lt;year&gt;2017&lt;/year&gt;&lt;pub-dates&gt;&lt;date&gt;May&lt;/date&gt;&lt;/pub-dates&gt;&lt;/dates&gt;&lt;isbn&gt;1549-5469 (Electronic)&amp;#xD;1088-9051 (Linking)&lt;/isbn&gt;&lt;accession-num&gt;28232478&lt;/accession-num&gt;&lt;urls&gt;&lt;related-urls&gt;&lt;url&gt;https://www.ncbi.nlm.nih.gov/pubmed/28232478&lt;/url&gt;&lt;/related-urls&gt;&lt;/urls&gt;&lt;custom2&gt;PMC5411771&lt;/custom2&gt;&lt;electronic-resource-num&gt;10.1101/gr.214346.116&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(Jackman, et al. 2017)</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with a Bloom filter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(Bloom 1970)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de Bruijn graph. The final </w:t>
      </w:r>
      <w:r w:rsidRPr="005B28B3">
        <w:rPr>
          <w:rFonts w:ascii="Times New Roman" w:hAnsi="Times New Roman" w:cs="Times New Roman"/>
          <w:i/>
          <w:iCs/>
          <w:sz w:val="24"/>
          <w:szCs w:val="24"/>
        </w:rPr>
        <w:t>O. typus</w:t>
      </w:r>
      <w:r w:rsidRPr="004207A5">
        <w:rPr>
          <w:rFonts w:ascii="Times New Roman" w:hAnsi="Times New Roman" w:cs="Times New Roman"/>
          <w:sz w:val="24"/>
          <w:szCs w:val="24"/>
        </w:rPr>
        <w:t xml:space="preserve"> scaffold assembly was 2.14GB (N50=9,211; L50=64,014; E-size=12,790).</w:t>
      </w:r>
    </w:p>
    <w:p w14:paraId="002A7DE4" w14:textId="111F25AE" w:rsidR="00A849E6" w:rsidRPr="00D014B3"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In parallel, for six of these species (see Fig. 1</w:t>
      </w:r>
      <w:r w:rsidR="005E3AC8">
        <w:rPr>
          <w:rFonts w:ascii="Times New Roman" w:hAnsi="Times New Roman" w:cs="Times New Roman"/>
          <w:sz w:val="24"/>
          <w:szCs w:val="24"/>
        </w:rPr>
        <w:t>; Table S1</w:t>
      </w:r>
      <w:r>
        <w:rPr>
          <w:rFonts w:ascii="Times New Roman" w:hAnsi="Times New Roman" w:cs="Times New Roman"/>
          <w:sz w:val="24"/>
          <w:szCs w:val="24"/>
        </w:rPr>
        <w:t xml:space="preserve">), we generated reference-based pseudo-assemblies with iterative mapping using an updated version pseudo-it v3.1.1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&lt;EndNote&gt;&lt;Cite&gt;&lt;Author&gt;Sarver&lt;/Author&gt;&lt;Year&gt;2017&lt;/Year&gt;&lt;RecNum&gt;253&lt;/RecNum&gt;&lt;DisplayText&gt;(Sarver, et al. 2017)&lt;/DisplayText&gt;&lt;record&gt;&lt;rec-number&gt;253&lt;/rec-number&gt;&lt;foreign-keys&gt;&lt;key app="EN" db-id="vdwt9psdezv5tlee9vn5swzfzafw0azp5adx" timestamp="1692289456"&gt;253&lt;/key&gt;&lt;/foreign-keys&gt;&lt;ref-type name="Journal Article"&gt;17&lt;/ref-type&gt;&lt;contributors&gt;&lt;authors&gt;&lt;author&gt;Sarver, B. A.&lt;/author&gt;&lt;author&gt;Keeble, S.&lt;/author&gt;&lt;author&gt;Cosart, T.&lt;/author&gt;&lt;author&gt;Tucker, P. K.&lt;/author&gt;&lt;author&gt;Dean, M. D.&lt;/author&gt;&lt;author&gt;Good, J. M.&lt;/author&gt;&lt;/authors&gt;&lt;/contributors&gt;&lt;auth-address&gt;Division of Biological Sciences, University of Montana, Missoula, MT.&amp;#xD;Department of Ecology and Evolutionary Biology and Museum of Zoology, University of Michigan, Ann Arbor, MI.&amp;#xD;Molecular and Computational Biology, University of Southern California, Los Angeles, CA.&lt;/auth-address&gt;&lt;titles&gt;&lt;title&gt;Phylogenomic Insights into Mouse Evolution Using a Pseudoreference Approach&lt;/title&gt;&lt;secondary-title&gt;Genome Biol Evol&lt;/secondary-title&gt;&lt;/titles&gt;&lt;periodical&gt;&lt;full-title&gt;Genome Biol Evol&lt;/full-title&gt;&lt;/periodical&gt;&lt;pages&gt;726-739&lt;/pages&gt;&lt;volume&gt;9&lt;/volume&gt;&lt;number&gt;3&lt;/number&gt;&lt;edition&gt;2017/03/25&lt;/edition&gt;&lt;keywords&gt;&lt;keyword&gt;Animals&lt;/keyword&gt;&lt;keyword&gt;*Evolution, Molecular&lt;/keyword&gt;&lt;keyword&gt;Exome/genetics&lt;/keyword&gt;&lt;keyword&gt;*Genome&lt;/keyword&gt;&lt;keyword&gt;Genotype&lt;/keyword&gt;&lt;keyword&gt;Mice&lt;/keyword&gt;&lt;keyword&gt;Muridae/*genetics&lt;/keyword&gt;&lt;keyword&gt;Phylogeny&lt;/keyword&gt;&lt;keyword&gt;Species Specificity&lt;/keyword&gt;&lt;keyword&gt;Mus musculus&lt;/keyword&gt;&lt;keyword&gt;bioinformatics&lt;/keyword&gt;&lt;keyword&gt;comparative genomics&lt;/keyword&gt;&lt;keyword&gt;introgression&lt;/keyword&gt;&lt;keyword&gt;mapping bias&lt;/keyword&gt;&lt;/keywords&gt;&lt;dates&gt;&lt;year&gt;2017&lt;/year&gt;&lt;pub-dates&gt;&lt;date&gt;Mar 1&lt;/date&gt;&lt;/pub-dates&gt;&lt;/dates&gt;&lt;isbn&gt;1759-6653 (Electronic)&amp;#xD;1759-6653 (Linking)&lt;/isbn&gt;&lt;accession-num&gt;28338821&lt;/accession-num&gt;&lt;urls&gt;&lt;related-urls&gt;&lt;url&gt;https://www.ncbi.nlm.nih.gov/pubmed/28338821&lt;/url&gt;&lt;/related-urls&gt;&lt;/urls&gt;&lt;custom2&gt;PMC5381554&lt;/custom2&gt;&lt;electronic-resource-num&gt;10.1093/gbe/evx034&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(Sarver, et al. 2017)</w:t>
      </w:r>
      <w:r>
        <w:rPr>
          <w:rFonts w:ascii="Times New Roman" w:hAnsi="Times New Roman" w:cs="Times New Roman"/>
          <w:sz w:val="24"/>
          <w:szCs w:val="24"/>
        </w:rPr>
        <w:fldChar w:fldCharType="end"/>
      </w:r>
      <w:r>
        <w:rPr>
          <w:rFonts w:ascii="Times New Roman" w:hAnsi="Times New Roman" w:cs="Times New Roman"/>
          <w:sz w:val="24"/>
          <w:szCs w:val="24"/>
        </w:rPr>
        <w:t xml:space="preserve"> that incorporates insertion-deletion variation to minimize reference bias in our genome-wide phylogenetic analyses and to maintain collinearity between assemblies (</w:t>
      </w:r>
      <w:hyperlink r:id="rId11" w:history="1">
        <w:r w:rsidRPr="008F61BC">
          <w:rPr>
            <w:rStyle w:val="Hyperlink"/>
            <w:rFonts w:ascii="Times New Roman" w:hAnsi="Times New Roman" w:cs="Times New Roman"/>
            <w:sz w:val="24"/>
            <w:szCs w:val="24"/>
          </w:rPr>
          <w:t>https://github.com/goodest-goodlab/pseudo-it</w:t>
        </w:r>
      </w:hyperlink>
      <w:r>
        <w:rPr>
          <w:rFonts w:ascii="Times New Roman" w:hAnsi="Times New Roman" w:cs="Times New Roman"/>
          <w:sz w:val="24"/>
          <w:szCs w:val="24"/>
        </w:rPr>
        <w:t xml:space="preserve">). We used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 for our pseudo-assembly approach. Briefly, pseudo-it maps reads from each sample to the reference genome with BWA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2013)</w:t>
      </w:r>
      <w:r>
        <w:rPr>
          <w:rFonts w:ascii="Times New Roman" w:hAnsi="Times New Roman" w:cs="Times New Roman"/>
          <w:sz w:val="24"/>
          <w:szCs w:val="24"/>
        </w:rPr>
        <w:fldChar w:fldCharType="end"/>
      </w:r>
      <w:r>
        <w:rPr>
          <w:rFonts w:ascii="Times New Roman" w:hAnsi="Times New Roman" w:cs="Times New Roman"/>
          <w:sz w:val="24"/>
          <w:szCs w:val="24"/>
        </w:rPr>
        <w:t xml:space="preserve">, calls variants with GATK </w:t>
      </w:r>
      <w:proofErr w:type="spellStart"/>
      <w:r>
        <w:rPr>
          <w:rFonts w:ascii="Times New Roman" w:hAnsi="Times New Roman" w:cs="Times New Roman"/>
          <w:sz w:val="24"/>
          <w:szCs w:val="24"/>
        </w:rPr>
        <w:t>HaplotypeCaller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&lt;EndNote&gt;&lt;Cite&gt;&lt;Author&gt;Poplin&lt;/Author&gt;&lt;Year&gt;2018&lt;/Year&gt;&lt;RecNum&gt;255&lt;/RecNum&gt;&lt;DisplayText&gt;(Poplin, et al. 2018)&lt;/DisplayText&gt;&lt;record&gt;&lt;rec-number&gt;255&lt;/rec-number&gt;&lt;foreign-keys&gt;&lt;key app="EN" db-id="vdwt9psdezv5tlee9vn5swzfzafw0azp5adx" timestamp="1692289965"&gt;255&lt;/key&gt;&lt;/foreign-keys&gt;&lt;ref-type name="Journal Article"&gt;17&lt;/ref-type&gt;&lt;contributors&gt;&lt;authors&gt;&lt;author&gt;Ryan Poplin&lt;/author&gt;&lt;author&gt;Valentin Ruano-Rubio&lt;/author&gt;&lt;author&gt;Mark A. DePristo&lt;/author&gt;&lt;author&gt;Tim J. Fennell&lt;/author&gt;&lt;author&gt;Mauricio O. Carneiro&lt;/author&gt;&lt;author&gt;Geraldine A. Van der Auwera&lt;/author&gt;&lt;author&gt;David E. Kling&lt;/author&gt;&lt;author&gt;Laura D. Gauthier&lt;/author&gt;&lt;author&gt;Ami Levy-Moonshine&lt;/author&gt;&lt;author&gt;David Roazen&lt;/author&gt;&lt;author&gt;Khalid Shakir&lt;/author&gt;&lt;author&gt;Joel Thibault&lt;/author&gt;&lt;author&gt;Sheila Chandran&lt;/author&gt;&lt;author&gt;Chris Whelan&lt;/author&gt;&lt;author&gt;Monkol Lek&lt;/author&gt;&lt;author&gt;Stacey Gabriel&lt;/author&gt;&lt;author&gt;Mark J Daly&lt;/author&gt;&lt;author&gt;Ben Neale&lt;/author&gt;&lt;author&gt;Daniel G. MacArthur&lt;/author&gt;&lt;author&gt;Eric Banks&lt;/author&gt;&lt;/authors&gt;&lt;/contributors&gt;&lt;titles&gt;&lt;title&gt;Scaling accurate genetic variant discovery to tens of thousands of samples&lt;/title&gt;&lt;secondary-title&gt;bioRxiv&lt;/secondary-title&gt;&lt;/titles&gt;&lt;periodical&gt;&lt;full-title&gt;bioRxiv&lt;/full-title&gt;&lt;/periodical&gt;&lt;pages&gt;201178&lt;/pages&gt;&lt;dates&gt;&lt;year&gt;2018&lt;/year&gt;&lt;/dates&gt;&lt;urls&gt;&lt;related-urls&gt;&lt;url&gt;https://www.biorxiv.org/content/biorxiv/early/2018/07/24/201178.full.pdf&lt;/url&gt;&lt;/related-urls&gt;&lt;/urls&gt;&lt;electronic-resource-num&gt;10.1101/201178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(Poplin,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and filters SNPs and indels and generates a consensus assembly with </w:t>
      </w:r>
      <w:proofErr w:type="spellStart"/>
      <w:r>
        <w:rPr>
          <w:rFonts w:ascii="Times New Roman" w:hAnsi="Times New Roman" w:cs="Times New Roman"/>
          <w:sz w:val="24"/>
          <w:szCs w:val="24"/>
        </w:rPr>
        <w:t>bcftools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(Danecek,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The process is repeated, each time using the previous iteration’s consensus </w:t>
      </w:r>
      <w:r>
        <w:rPr>
          <w:rFonts w:ascii="Times New Roman" w:hAnsi="Times New Roman" w:cs="Times New Roman"/>
          <w:sz w:val="24"/>
          <w:szCs w:val="24"/>
        </w:rPr>
        <w:lastRenderedPageBreak/>
        <w:t>assembly as the new reference genome to which reads are mapped. In total, we did three iterations of mapping for each sample.</w:t>
      </w:r>
    </w:p>
    <w:p w14:paraId="792C5670" w14:textId="77777777" w:rsidR="00A849E6" w:rsidRPr="00747E40" w:rsidRDefault="00A849E6" w:rsidP="00A849E6">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34FCF2E3" w14:textId="77777777" w:rsidR="00A849E6" w:rsidRDefault="00A849E6" w:rsidP="00A849E6">
      <w:pPr>
        <w:pStyle w:val="Heading2"/>
      </w:pPr>
      <w:proofErr w:type="spellStart"/>
      <w:r>
        <w:t>Ultraconserved</w:t>
      </w:r>
      <w:proofErr w:type="spellEnd"/>
      <w:r>
        <w:t xml:space="preserve"> element (UCE) retrieval and alignment</w:t>
      </w:r>
    </w:p>
    <w:p w14:paraId="66FEBB6A" w14:textId="43B7C0A4" w:rsidR="00A849E6" w:rsidRPr="009376C7" w:rsidRDefault="00B63ACE"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first set out to </w:t>
      </w:r>
      <w:r w:rsidR="00A849E6">
        <w:rPr>
          <w:rFonts w:ascii="Times New Roman" w:hAnsi="Times New Roman" w:cs="Times New Roman"/>
          <w:sz w:val="24"/>
          <w:szCs w:val="24"/>
        </w:rPr>
        <w:t xml:space="preserve">reconstruct a phylogeny of </w:t>
      </w:r>
      <w:r>
        <w:rPr>
          <w:rFonts w:ascii="Times New Roman" w:hAnsi="Times New Roman" w:cs="Times New Roman"/>
          <w:sz w:val="24"/>
          <w:szCs w:val="24"/>
        </w:rPr>
        <w:t xml:space="preserve">sequenced </w:t>
      </w:r>
      <w:r w:rsidR="00A849E6">
        <w:rPr>
          <w:rFonts w:ascii="Times New Roman" w:hAnsi="Times New Roman" w:cs="Times New Roman"/>
          <w:sz w:val="24"/>
          <w:szCs w:val="24"/>
        </w:rPr>
        <w:t>murine rodents</w:t>
      </w:r>
      <w:r>
        <w:rPr>
          <w:rFonts w:ascii="Times New Roman" w:hAnsi="Times New Roman" w:cs="Times New Roman"/>
          <w:sz w:val="24"/>
          <w:szCs w:val="24"/>
        </w:rPr>
        <w:t xml:space="preserve"> to provide both a general resource for future comparative genomic studies within this important group as well as a time-calibrated </w:t>
      </w:r>
      <w:r w:rsidRPr="00075439">
        <w:rPr>
          <w:rFonts w:ascii="Times New Roman" w:hAnsi="Times New Roman" w:cs="Times New Roman"/>
          <w:sz w:val="24"/>
          <w:szCs w:val="24"/>
        </w:rPr>
        <w:t xml:space="preserve">phylogeny </w:t>
      </w:r>
      <w:r>
        <w:rPr>
          <w:rFonts w:ascii="Times New Roman" w:hAnsi="Times New Roman" w:cs="Times New Roman"/>
          <w:sz w:val="24"/>
          <w:szCs w:val="24"/>
        </w:rPr>
        <w:t>to frame an in-depth analysis of phylogenetic discordance</w:t>
      </w:r>
      <w:r w:rsidR="000211C3">
        <w:rPr>
          <w:rFonts w:ascii="Times New Roman" w:hAnsi="Times New Roman" w:cs="Times New Roman"/>
          <w:sz w:val="24"/>
          <w:szCs w:val="24"/>
        </w:rPr>
        <w:t xml:space="preserve"> across a subset of murine whole genomes (see below). </w:t>
      </w:r>
      <w:r>
        <w:rPr>
          <w:rFonts w:ascii="Times New Roman" w:hAnsi="Times New Roman" w:cs="Times New Roman"/>
          <w:sz w:val="24"/>
          <w:szCs w:val="24"/>
        </w:rPr>
        <w:t>W</w:t>
      </w:r>
      <w:r w:rsidR="00A849E6" w:rsidRPr="00C8256C">
        <w:rPr>
          <w:rFonts w:ascii="Times New Roman" w:hAnsi="Times New Roman" w:cs="Times New Roman"/>
          <w:sz w:val="24"/>
          <w:szCs w:val="24"/>
        </w:rPr>
        <w:t xml:space="preserve">e combined our </w:t>
      </w:r>
      <w:r w:rsidR="00A849E6">
        <w:rPr>
          <w:rFonts w:ascii="Times New Roman" w:hAnsi="Times New Roman" w:cs="Times New Roman"/>
          <w:sz w:val="24"/>
          <w:szCs w:val="24"/>
        </w:rPr>
        <w:t>seven</w:t>
      </w:r>
      <w:r w:rsidR="00A849E6" w:rsidRPr="00C8256C">
        <w:rPr>
          <w:rFonts w:ascii="Times New Roman" w:hAnsi="Times New Roman" w:cs="Times New Roman"/>
          <w:sz w:val="24"/>
          <w:szCs w:val="24"/>
        </w:rPr>
        <w:t xml:space="preserve"> </w:t>
      </w:r>
      <w:r w:rsidR="00A849E6">
        <w:rPr>
          <w:rFonts w:ascii="Times New Roman" w:hAnsi="Times New Roman" w:cs="Times New Roman"/>
          <w:sz w:val="24"/>
          <w:szCs w:val="24"/>
        </w:rPr>
        <w:t>recently</w:t>
      </w:r>
      <w:r w:rsidR="00A849E6" w:rsidRPr="00C8256C">
        <w:rPr>
          <w:rFonts w:ascii="Times New Roman" w:hAnsi="Times New Roman" w:cs="Times New Roman"/>
          <w:sz w:val="24"/>
          <w:szCs w:val="24"/>
        </w:rPr>
        <w:t xml:space="preserve"> sequenced genomes with </w:t>
      </w:r>
      <w:r w:rsidR="00A849E6">
        <w:rPr>
          <w:rFonts w:ascii="Times New Roman" w:hAnsi="Times New Roman" w:cs="Times New Roman"/>
          <w:sz w:val="24"/>
          <w:szCs w:val="24"/>
        </w:rPr>
        <w:t xml:space="preserve">nine publicly available </w:t>
      </w:r>
      <w:ins w:id="136" w:author="Jeremy B. Searle" w:date="2024-08-02T17:35:00Z">
        <w:r w:rsidR="003E42EC">
          <w:rPr>
            <w:rFonts w:ascii="Times New Roman" w:hAnsi="Times New Roman" w:cs="Times New Roman"/>
            <w:sz w:val="24"/>
            <w:szCs w:val="24"/>
          </w:rPr>
          <w:t xml:space="preserve">murine </w:t>
        </w:r>
      </w:ins>
      <w:r w:rsidR="00A849E6">
        <w:rPr>
          <w:rFonts w:ascii="Times New Roman" w:hAnsi="Times New Roman" w:cs="Times New Roman"/>
          <w:sz w:val="24"/>
          <w:szCs w:val="24"/>
        </w:rPr>
        <w:t xml:space="preserve">genomes </w:t>
      </w:r>
      <w:del w:id="137" w:author="Jeremy B. Searle" w:date="2024-08-02T17:35:00Z">
        <w:r w:rsidR="00A849E6" w:rsidDel="003E42EC">
          <w:rPr>
            <w:rFonts w:ascii="Times New Roman" w:hAnsi="Times New Roman" w:cs="Times New Roman"/>
            <w:sz w:val="24"/>
            <w:szCs w:val="24"/>
          </w:rPr>
          <w:delText xml:space="preserve">from other Old World mice and rats (subfamily Murinae) </w:delText>
        </w:r>
      </w:del>
      <w:r w:rsidR="00A849E6">
        <w:rPr>
          <w:rFonts w:ascii="Times New Roman" w:hAnsi="Times New Roman" w:cs="Times New Roman"/>
          <w:sz w:val="24"/>
          <w:szCs w:val="24"/>
        </w:rPr>
        <w:t>as well as the genomes of two non-murine rodents, the great gerbil (</w:t>
      </w:r>
      <w:proofErr w:type="spellStart"/>
      <w:r w:rsidR="00A849E6">
        <w:rPr>
          <w:rFonts w:ascii="Times New Roman" w:hAnsi="Times New Roman" w:cs="Times New Roman"/>
          <w:i/>
          <w:iCs/>
          <w:sz w:val="24"/>
          <w:szCs w:val="24"/>
        </w:rPr>
        <w:t>Rhombomys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opimus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(Nilsson, et al. 2020)</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and the Siberian hamster (</w:t>
      </w:r>
      <w:proofErr w:type="spellStart"/>
      <w:r w:rsidR="00A849E6">
        <w:rPr>
          <w:rFonts w:ascii="Times New Roman" w:hAnsi="Times New Roman" w:cs="Times New Roman"/>
          <w:i/>
          <w:iCs/>
          <w:sz w:val="24"/>
          <w:szCs w:val="24"/>
        </w:rPr>
        <w:t>Phodopus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sungorus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pages&gt;evac080&lt;/pages&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(Moore, et al. 2022)</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as outgroups. We extracted </w:t>
      </w:r>
      <w:r w:rsidR="00A849E6" w:rsidRPr="00DF4DCD">
        <w:rPr>
          <w:rFonts w:ascii="Times New Roman" w:hAnsi="Times New Roman" w:cs="Times New Roman"/>
          <w:sz w:val="24"/>
          <w:szCs w:val="24"/>
        </w:rPr>
        <w:t>UCEs f</w:t>
      </w:r>
      <w:r w:rsidR="00A849E6">
        <w:rPr>
          <w:rFonts w:ascii="Times New Roman" w:hAnsi="Times New Roman" w:cs="Times New Roman"/>
          <w:sz w:val="24"/>
          <w:szCs w:val="24"/>
        </w:rPr>
        <w:t>rom</w:t>
      </w:r>
      <w:r w:rsidR="00A849E6" w:rsidRPr="00DF4DCD">
        <w:rPr>
          <w:rFonts w:ascii="Times New Roman" w:hAnsi="Times New Roman" w:cs="Times New Roman"/>
          <w:sz w:val="24"/>
          <w:szCs w:val="24"/>
        </w:rPr>
        <w:t xml:space="preserve"> each species</w:t>
      </w:r>
      <w:r w:rsidR="00A849E6">
        <w:rPr>
          <w:rFonts w:ascii="Times New Roman" w:hAnsi="Times New Roman" w:cs="Times New Roman"/>
          <w:sz w:val="24"/>
          <w:szCs w:val="24"/>
        </w:rPr>
        <w:t>, plus 1000 flanking bases from each side of the element</w:t>
      </w:r>
      <w:r w:rsidR="00A849E6" w:rsidRPr="00DF4DCD">
        <w:rPr>
          <w:rFonts w:ascii="Times New Roman" w:hAnsi="Times New Roman" w:cs="Times New Roman"/>
          <w:sz w:val="24"/>
          <w:szCs w:val="24"/>
        </w:rPr>
        <w:t xml:space="preserve"> using the protocols for harvesting loci from genomes and the </w:t>
      </w:r>
      <w:r w:rsidR="00A849E6">
        <w:rPr>
          <w:rFonts w:ascii="Times New Roman" w:hAnsi="Times New Roman" w:cs="Times New Roman"/>
          <w:i/>
          <w:iCs/>
          <w:sz w:val="24"/>
          <w:szCs w:val="24"/>
        </w:rPr>
        <w:t xml:space="preserve">M. </w:t>
      </w:r>
      <w:r w:rsidR="00A849E6" w:rsidRPr="00DF4DCD">
        <w:rPr>
          <w:rFonts w:ascii="Times New Roman" w:hAnsi="Times New Roman" w:cs="Times New Roman"/>
          <w:i/>
          <w:iCs/>
          <w:sz w:val="24"/>
          <w:szCs w:val="24"/>
        </w:rPr>
        <w:t>musculus</w:t>
      </w:r>
      <w:r w:rsidR="00A849E6" w:rsidRPr="00DF4DCD">
        <w:rPr>
          <w:rFonts w:ascii="Times New Roman" w:hAnsi="Times New Roman" w:cs="Times New Roman"/>
          <w:sz w:val="24"/>
          <w:szCs w:val="24"/>
        </w:rPr>
        <w:t xml:space="preserve"> UCE probe set provided with</w:t>
      </w:r>
      <w:r w:rsidR="00A849E6">
        <w:rPr>
          <w:rFonts w:ascii="Times New Roman" w:hAnsi="Times New Roman" w:cs="Times New Roman"/>
          <w:sz w:val="24"/>
          <w:szCs w:val="24"/>
        </w:rPr>
        <w:t xml:space="preserve"> </w:t>
      </w:r>
      <w:proofErr w:type="spellStart"/>
      <w:r w:rsidR="00A849E6">
        <w:rPr>
          <w:rFonts w:ascii="Times New Roman" w:hAnsi="Times New Roman" w:cs="Times New Roman"/>
          <w:sz w:val="24"/>
          <w:szCs w:val="24"/>
        </w:rPr>
        <w:t>phyluce</w:t>
      </w:r>
      <w:proofErr w:type="spellEnd"/>
      <w:r w:rsidR="00A849E6">
        <w:rPr>
          <w:rFonts w:ascii="Times New Roman" w:hAnsi="Times New Roman" w:cs="Times New Roman"/>
          <w:sz w:val="24"/>
          <w:szCs w:val="24"/>
        </w:rPr>
        <w:t xml:space="preserve"> v1.7.1 </w:t>
      </w:r>
      <w:r w:rsidR="00A849E6">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sidR="00A849E6">
        <w:rPr>
          <w:rFonts w:ascii="Times New Roman" w:hAnsi="Times New Roman" w:cs="Times New Roman"/>
          <w:sz w:val="24"/>
          <w:szCs w:val="24"/>
        </w:rPr>
        <w:fldChar w:fldCharType="end"/>
      </w:r>
      <w:r w:rsidR="00A849E6" w:rsidRPr="00DF4DCD">
        <w:rPr>
          <w:rFonts w:ascii="Times New Roman" w:hAnsi="Times New Roman" w:cs="Times New Roman"/>
          <w:sz w:val="24"/>
          <w:szCs w:val="24"/>
        </w:rPr>
        <w:t>. In total</w:t>
      </w:r>
      <w:r w:rsidR="00A849E6">
        <w:rPr>
          <w:rFonts w:ascii="Times New Roman" w:hAnsi="Times New Roman" w:cs="Times New Roman"/>
          <w:sz w:val="24"/>
          <w:szCs w:val="24"/>
        </w:rPr>
        <w:t>, we recovered</w:t>
      </w:r>
      <w:r w:rsidR="00A849E6" w:rsidRPr="00DF4DCD">
        <w:rPr>
          <w:rFonts w:ascii="Times New Roman" w:hAnsi="Times New Roman" w:cs="Times New Roman"/>
          <w:sz w:val="24"/>
          <w:szCs w:val="24"/>
        </w:rPr>
        <w:t xml:space="preserve"> 2,6</w:t>
      </w:r>
      <w:r w:rsidR="00A849E6">
        <w:rPr>
          <w:rFonts w:ascii="Times New Roman" w:hAnsi="Times New Roman" w:cs="Times New Roman"/>
          <w:sz w:val="24"/>
          <w:szCs w:val="24"/>
        </w:rPr>
        <w:t>32</w:t>
      </w:r>
      <w:r w:rsidR="00A849E6" w:rsidRPr="00DF4DCD">
        <w:rPr>
          <w:rFonts w:ascii="Times New Roman" w:hAnsi="Times New Roman" w:cs="Times New Roman"/>
          <w:sz w:val="24"/>
          <w:szCs w:val="24"/>
        </w:rPr>
        <w:t xml:space="preserve"> unique UCE loci, though not all UCE loci were found in all taxa (Table </w:t>
      </w:r>
      <w:r w:rsidR="005E3AC8">
        <w:rPr>
          <w:rFonts w:ascii="Times New Roman" w:hAnsi="Times New Roman" w:cs="Times New Roman"/>
          <w:sz w:val="24"/>
          <w:szCs w:val="24"/>
        </w:rPr>
        <w:t>S1</w:t>
      </w:r>
      <w:r w:rsidR="00A849E6" w:rsidRPr="00DF4DCD">
        <w:rPr>
          <w:rFonts w:ascii="Times New Roman" w:hAnsi="Times New Roman" w:cs="Times New Roman"/>
          <w:sz w:val="24"/>
          <w:szCs w:val="24"/>
        </w:rPr>
        <w:t>).</w:t>
      </w:r>
      <w:r w:rsidR="00A849E6" w:rsidRPr="00B12D60">
        <w:t xml:space="preserve"> </w:t>
      </w:r>
    </w:p>
    <w:p w14:paraId="5568C040" w14:textId="6A9F3CD8" w:rsidR="00A849E6" w:rsidRDefault="00A849E6" w:rsidP="00A849E6">
      <w:pPr>
        <w:spacing w:after="0"/>
        <w:jc w:val="both"/>
        <w:rPr>
          <w:rFonts w:ascii="Times New Roman" w:hAnsi="Times New Roman" w:cs="Times New Roman"/>
          <w:sz w:val="24"/>
          <w:szCs w:val="24"/>
        </w:rPr>
      </w:pPr>
      <w:r>
        <w:tab/>
      </w:r>
      <w:r>
        <w:rPr>
          <w:rFonts w:ascii="Times New Roman" w:hAnsi="Times New Roman" w:cs="Times New Roman"/>
          <w:sz w:val="24"/>
          <w:szCs w:val="24"/>
        </w:rPr>
        <w:t xml:space="preserve">We </w:t>
      </w:r>
      <w:r w:rsidRPr="00B12D60">
        <w:rPr>
          <w:rFonts w:ascii="Times New Roman" w:hAnsi="Times New Roman" w:cs="Times New Roman"/>
          <w:sz w:val="24"/>
          <w:szCs w:val="24"/>
        </w:rPr>
        <w:t>brought</w:t>
      </w:r>
      <w:r>
        <w:rPr>
          <w:rFonts w:ascii="Times New Roman" w:hAnsi="Times New Roman" w:cs="Times New Roman"/>
          <w:sz w:val="24"/>
          <w:szCs w:val="24"/>
        </w:rPr>
        <w:t xml:space="preserve"> the extracted UCE sequences for each species</w:t>
      </w:r>
      <w:r w:rsidRPr="00B12D60">
        <w:rPr>
          <w:rFonts w:ascii="Times New Roman" w:hAnsi="Times New Roman" w:cs="Times New Roman"/>
          <w:sz w:val="24"/>
          <w:szCs w:val="24"/>
        </w:rPr>
        <w:t xml:space="preserve"> into</w:t>
      </w:r>
      <w:r>
        <w:rPr>
          <w:rFonts w:ascii="Times New Roman" w:hAnsi="Times New Roman" w:cs="Times New Roman"/>
          <w:sz w:val="24"/>
          <w:szCs w:val="24"/>
        </w:rPr>
        <w:t xml:space="preserve"> a</w:t>
      </w:r>
      <w:r w:rsidRPr="00B12D60">
        <w:rPr>
          <w:rFonts w:ascii="Times New Roman" w:hAnsi="Times New Roman" w:cs="Times New Roman"/>
          <w:sz w:val="24"/>
          <w:szCs w:val="24"/>
        </w:rPr>
        <w:t xml:space="preserve"> consistent orientation</w:t>
      </w:r>
      <w:r>
        <w:rPr>
          <w:rFonts w:ascii="Times New Roman" w:hAnsi="Times New Roman" w:cs="Times New Roman"/>
          <w:sz w:val="24"/>
          <w:szCs w:val="24"/>
        </w:rPr>
        <w:t xml:space="preserve"> </w:t>
      </w:r>
      <w:r w:rsidRPr="00B12D60">
        <w:rPr>
          <w:rFonts w:ascii="Times New Roman" w:hAnsi="Times New Roman" w:cs="Times New Roman"/>
          <w:sz w:val="24"/>
          <w:szCs w:val="24"/>
        </w:rPr>
        <w:t>using MAFFT v7</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then aligned</w:t>
      </w:r>
      <w:r>
        <w:rPr>
          <w:rFonts w:ascii="Times New Roman" w:hAnsi="Times New Roman" w:cs="Times New Roman"/>
          <w:sz w:val="24"/>
          <w:szCs w:val="24"/>
        </w:rPr>
        <w:t xml:space="preserve"> them</w:t>
      </w:r>
      <w:r w:rsidRPr="00B12D60">
        <w:rPr>
          <w:rFonts w:ascii="Times New Roman" w:hAnsi="Times New Roman" w:cs="Times New Roman"/>
          <w:sz w:val="24"/>
          <w:szCs w:val="24"/>
        </w:rPr>
        <w:t xml:space="preserve"> using FSA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&lt;EndNote&gt;&lt;Cite&gt;&lt;Author&gt;Bradley&lt;/Author&gt;&lt;Year&gt;2009&lt;/Year&gt;&lt;RecNum&gt;83&lt;/RecNum&gt;&lt;DisplayText&gt;(Bradley, et al. 2009)&lt;/DisplayText&gt;&lt;record&gt;&lt;rec-number&gt;83&lt;/rec-number&gt;&lt;foreign-keys&gt;&lt;key app="EN" db-id="vdwt9psdezv5tlee9vn5swzfzafw0azp5adx" timestamp="1649253851"&gt;83&lt;/key&gt;&lt;/foreign-keys&gt;&lt;ref-type name="Journal Article"&gt;17&lt;/ref-type&gt;&lt;contributors&gt;&lt;authors&gt;&lt;author&gt;Bradley, R. K.&lt;/author&gt;&lt;author&gt;Roberts, A.&lt;/author&gt;&lt;author&gt;Smoot, M.&lt;/author&gt;&lt;author&gt;Juvekar, S.&lt;/author&gt;&lt;author&gt;Do, J.&lt;/author&gt;&lt;author&gt;Dewey, C.&lt;/author&gt;&lt;author&gt;Holmes, I.&lt;/author&gt;&lt;author&gt;Pachter, L.&lt;/author&gt;&lt;/authors&gt;&lt;/contributors&gt;&lt;auth-address&gt;Department of Mathematics, University of California Berkeley, Berkeley, California, United States of America. rbradley@berkeley.edu&lt;/auth-address&gt;&lt;titles&gt;&lt;title&gt;Fast statistical alignment&lt;/title&gt;&lt;secondary-title&gt;PLoS Comput Biol&lt;/secondary-title&gt;&lt;/titles&gt;&lt;periodical&gt;&lt;full-title&gt;PLoS Comput Biol&lt;/full-title&gt;&lt;/periodical&gt;&lt;pages&gt;e1000392&lt;/pages&gt;&lt;volume&gt;5&lt;/volume&gt;&lt;number&gt;5&lt;/number&gt;&lt;edition&gt;2009/05/30&lt;/edition&gt;&lt;keywords&gt;&lt;keyword&gt;Algorithms&lt;/keyword&gt;&lt;keyword&gt;Amino Acid Sequence&lt;/keyword&gt;&lt;keyword&gt;Animals&lt;/keyword&gt;&lt;keyword&gt;Artificial Intelligence&lt;/keyword&gt;&lt;keyword&gt;Base Sequence&lt;/keyword&gt;&lt;keyword&gt;*Data Interpretation, Statistical&lt;/keyword&gt;&lt;keyword&gt;Databases, Genetic&lt;/keyword&gt;&lt;keyword&gt;Humans&lt;/keyword&gt;&lt;keyword&gt;Markov Chains&lt;/keyword&gt;&lt;keyword&gt;*Models, Genetic&lt;/keyword&gt;&lt;keyword&gt;Molecular Sequence Data&lt;/keyword&gt;&lt;keyword&gt;Sensitivity and Specificity&lt;/keyword&gt;&lt;keyword&gt;Sequence Alignment/*methods&lt;/keyword&gt;&lt;keyword&gt;Sequence Analysis&lt;/keyword&gt;&lt;keyword&gt;*Software&lt;/keyword&gt;&lt;/keywords&gt;&lt;dates&gt;&lt;year&gt;2009&lt;/year&gt;&lt;pub-dates&gt;&lt;date&gt;May&lt;/date&gt;&lt;/pub-dates&gt;&lt;/dates&gt;&lt;isbn&gt;1553-7358 (Electronic)&amp;#xD;1553-734X (Linking)&lt;/isbn&gt;&lt;accession-num&gt;19478997&lt;/accession-num&gt;&lt;urls&gt;&lt;related-urls&gt;&lt;url&gt;https://www.ncbi.nlm.nih.gov/pubmed/19478997&lt;/url&gt;&lt;/related-urls&gt;&lt;/urls&gt;&lt;custom2&gt;PMC2684580&lt;/custom2&gt;&lt;electronic-resource-num&gt;10.1371/journal.pcbi.1000392&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(Bradley, et al. 2009)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Pr="00B12D60">
        <w:rPr>
          <w:rFonts w:ascii="Times New Roman" w:hAnsi="Times New Roman" w:cs="Times New Roman"/>
          <w:sz w:val="24"/>
          <w:szCs w:val="24"/>
        </w:rPr>
        <w:t xml:space="preserve">default settings. </w:t>
      </w:r>
      <w:r>
        <w:rPr>
          <w:rFonts w:ascii="Times New Roman" w:hAnsi="Times New Roman" w:cs="Times New Roman"/>
          <w:sz w:val="24"/>
          <w:szCs w:val="24"/>
        </w:rPr>
        <w:t>We trimmed UCE a</w:t>
      </w:r>
      <w:r w:rsidRPr="00B12D60">
        <w:rPr>
          <w:rFonts w:ascii="Times New Roman" w:hAnsi="Times New Roman" w:cs="Times New Roman"/>
          <w:sz w:val="24"/>
          <w:szCs w:val="24"/>
        </w:rPr>
        <w:t xml:space="preserve">lignments with </w:t>
      </w:r>
      <w:proofErr w:type="spellStart"/>
      <w:r w:rsidRPr="00B12D60">
        <w:rPr>
          <w:rFonts w:ascii="Times New Roman" w:hAnsi="Times New Roman" w:cs="Times New Roman"/>
          <w:sz w:val="24"/>
          <w:szCs w:val="24"/>
        </w:rPr>
        <w:t>TrimAl</w:t>
      </w:r>
      <w:proofErr w:type="spellEnd"/>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with a gap threshold of 0.5 and otherwise default parameters. We performed alignment </w:t>
      </w:r>
      <w:r w:rsidRPr="00B12D60">
        <w:rPr>
          <w:rFonts w:ascii="Times New Roman" w:hAnsi="Times New Roman" w:cs="Times New Roman"/>
          <w:sz w:val="24"/>
          <w:szCs w:val="24"/>
        </w:rPr>
        <w:t>quality check</w:t>
      </w:r>
      <w:r>
        <w:rPr>
          <w:rFonts w:ascii="Times New Roman" w:hAnsi="Times New Roman" w:cs="Times New Roman"/>
          <w:sz w:val="24"/>
          <w:szCs w:val="24"/>
        </w:rPr>
        <w:t>s</w:t>
      </w:r>
      <w:r w:rsidRPr="00B12D60">
        <w:rPr>
          <w:rFonts w:ascii="Times New Roman" w:hAnsi="Times New Roman" w:cs="Times New Roman"/>
          <w:sz w:val="24"/>
          <w:szCs w:val="24"/>
        </w:rPr>
        <w:t xml:space="preserve"> using AMAS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(Borowiec 2016)</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processed a</w:t>
      </w:r>
      <w:r w:rsidRPr="00B12D60">
        <w:rPr>
          <w:rFonts w:ascii="Times New Roman" w:hAnsi="Times New Roman" w:cs="Times New Roman"/>
          <w:sz w:val="24"/>
          <w:szCs w:val="24"/>
        </w:rPr>
        <w:t>ll alignments in parallel with GNU Parallel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(Tange 2018)</w:t>
      </w:r>
      <w:r>
        <w:rPr>
          <w:rFonts w:ascii="Times New Roman" w:hAnsi="Times New Roman" w:cs="Times New Roman"/>
          <w:sz w:val="24"/>
          <w:szCs w:val="24"/>
        </w:rPr>
        <w:fldChar w:fldCharType="end"/>
      </w:r>
      <w:r>
        <w:rPr>
          <w:rFonts w:ascii="Times New Roman" w:hAnsi="Times New Roman" w:cs="Times New Roman"/>
          <w:sz w:val="24"/>
          <w:szCs w:val="24"/>
        </w:rPr>
        <w:t>.</w:t>
      </w:r>
    </w:p>
    <w:p w14:paraId="2EA442EC" w14:textId="77777777" w:rsidR="00A849E6" w:rsidRPr="00B12D60" w:rsidRDefault="00A849E6" w:rsidP="00A849E6">
      <w:pPr>
        <w:spacing w:after="0"/>
        <w:jc w:val="both"/>
        <w:rPr>
          <w:rFonts w:ascii="Times New Roman" w:hAnsi="Times New Roman" w:cs="Times New Roman"/>
          <w:sz w:val="24"/>
          <w:szCs w:val="24"/>
        </w:rPr>
      </w:pPr>
    </w:p>
    <w:p w14:paraId="6EA8323F" w14:textId="77777777" w:rsidR="00A849E6" w:rsidRDefault="00A849E6" w:rsidP="00A849E6">
      <w:pPr>
        <w:pStyle w:val="Heading2"/>
      </w:pPr>
      <w:r w:rsidRPr="00031896">
        <w:t xml:space="preserve">Species tree </w:t>
      </w:r>
      <w:r>
        <w:t>reconstruction from UCEs</w:t>
      </w:r>
    </w:p>
    <w:p w14:paraId="459C84E9" w14:textId="41E29315" w:rsidR="00A849E6" w:rsidRPr="00E65A92" w:rsidRDefault="00A849E6" w:rsidP="00A849E6">
      <w:pPr>
        <w:spacing w:after="0"/>
        <w:jc w:val="both"/>
        <w:rPr>
          <w:rFonts w:ascii="Times New Roman" w:hAnsi="Times New Roman" w:cs="Times New Roman"/>
          <w:i/>
          <w:iCs/>
          <w:sz w:val="24"/>
          <w:szCs w:val="24"/>
        </w:rPr>
      </w:pPr>
      <w:r>
        <w:rPr>
          <w:rFonts w:ascii="Times New Roman" w:hAnsi="Times New Roman" w:cs="Times New Roman"/>
          <w:sz w:val="24"/>
          <w:szCs w:val="24"/>
        </w:rPr>
        <w:t>We constructed a species-level rodent phylogeny with two approaches. First, using the alignments of all UCEs found in four or more taxa (2,632), we reconstructed a maximum-likelihood (ML) species tree with</w:t>
      </w:r>
      <w:r w:rsidRPr="00B12D60">
        <w:rPr>
          <w:rFonts w:ascii="Times New Roman" w:hAnsi="Times New Roman" w:cs="Times New Roman"/>
          <w:sz w:val="24"/>
          <w:szCs w:val="24"/>
        </w:rPr>
        <w:t xml:space="preserve"> IQ-TREE </w:t>
      </w:r>
      <w:r>
        <w:rPr>
          <w:rFonts w:ascii="Times New Roman" w:hAnsi="Times New Roman" w:cs="Times New Roman"/>
          <w:sz w:val="24"/>
          <w:szCs w:val="24"/>
        </w:rPr>
        <w:t>v</w:t>
      </w:r>
      <w:r w:rsidRPr="00B12D60">
        <w:rPr>
          <w:rFonts w:ascii="Times New Roman" w:hAnsi="Times New Roman" w:cs="Times New Roman"/>
          <w:sz w:val="24"/>
          <w:szCs w:val="24"/>
        </w:rPr>
        <w:t>2</w:t>
      </w:r>
      <w:r>
        <w:rPr>
          <w:rFonts w:ascii="Times New Roman" w:hAnsi="Times New Roman" w:cs="Times New Roman"/>
          <w:sz w:val="24"/>
          <w:szCs w:val="24"/>
        </w:rPr>
        <w:t xml:space="preserve">.2.1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Each UCE alignment was concatenated and partitioned </w:t>
      </w:r>
      <w:r>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(Chernomor,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such that optimal substitution models were inferred for individual UCE loci with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We also reconstructed individual</w:t>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gene </w:t>
      </w:r>
      <w:r w:rsidRPr="00B12D60">
        <w:rPr>
          <w:rFonts w:ascii="Times New Roman" w:hAnsi="Times New Roman" w:cs="Times New Roman"/>
          <w:sz w:val="24"/>
          <w:szCs w:val="24"/>
        </w:rPr>
        <w:t xml:space="preserve">trees </w:t>
      </w:r>
      <w:r>
        <w:rPr>
          <w:rFonts w:ascii="Times New Roman" w:hAnsi="Times New Roman" w:cs="Times New Roman"/>
          <w:sz w:val="24"/>
          <w:szCs w:val="24"/>
        </w:rPr>
        <w:t>for each</w:t>
      </w:r>
      <w:r w:rsidRPr="00B12D60">
        <w:rPr>
          <w:rFonts w:ascii="Times New Roman" w:hAnsi="Times New Roman" w:cs="Times New Roman"/>
          <w:sz w:val="24"/>
          <w:szCs w:val="24"/>
        </w:rPr>
        <w:t xml:space="preserve"> </w:t>
      </w:r>
      <w:r>
        <w:rPr>
          <w:rFonts w:ascii="Times New Roman" w:hAnsi="Times New Roman" w:cs="Times New Roman"/>
          <w:sz w:val="24"/>
          <w:szCs w:val="24"/>
        </w:rPr>
        <w:t>UCE</w:t>
      </w:r>
      <w:r w:rsidRPr="00B12D60">
        <w:rPr>
          <w:rFonts w:ascii="Times New Roman" w:hAnsi="Times New Roman" w:cs="Times New Roman"/>
          <w:sz w:val="24"/>
          <w:szCs w:val="24"/>
        </w:rPr>
        <w:t xml:space="preserve"> alignment.</w:t>
      </w:r>
      <w:r>
        <w:rPr>
          <w:rFonts w:ascii="Times New Roman" w:hAnsi="Times New Roman" w:cs="Times New Roman"/>
          <w:sz w:val="24"/>
          <w:szCs w:val="24"/>
        </w:rPr>
        <w:t xml:space="preserve"> For all IQ-TREE runs (concatenated or individual loci), we assessed b</w:t>
      </w:r>
      <w:r w:rsidRPr="00B12D60">
        <w:rPr>
          <w:rFonts w:ascii="Times New Roman" w:hAnsi="Times New Roman" w:cs="Times New Roman"/>
          <w:sz w:val="24"/>
          <w:szCs w:val="24"/>
        </w:rPr>
        <w:t>ranch support with ultrafast bootstrap approximation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UFBoot</w:t>
      </w:r>
      <w:proofErr w:type="spellEnd"/>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&lt;EndNote&gt;&lt;Cite&gt;&lt;Author&gt;Hoang&lt;/Author&gt;&lt;Year&gt;2018&lt;/Year&gt;&lt;RecNum&gt;101&lt;/RecNum&gt;&lt;DisplayText&gt;(Hoang, et al. 2018)&lt;/DisplayText&gt;&lt;record&gt;&lt;rec-number&gt;101&lt;/rec-number&gt;&lt;foreign-keys&gt;&lt;key app="EN" db-id="vdwt9psdezv5tlee9vn5swzfzafw0azp5adx" timestamp="1649254331"&gt;101&lt;/key&gt;&lt;/foreign-keys&gt;&lt;ref-type name="Journal Article"&gt;17&lt;/ref-type&gt;&lt;contributors&gt;&lt;authors&gt;&lt;author&gt;Hoang, D. T.&lt;/author&gt;&lt;author&gt;Chernomor, O.&lt;/author&gt;&lt;author&gt;von Haeseler, A.&lt;/author&gt;&lt;author&gt;Minh, B. Q.&lt;/author&gt;&lt;author&gt;Vinh, L. S.&lt;/author&gt;&lt;/authors&gt;&lt;/contributors&gt;&lt;auth-address&gt;Faculty of Information Technology, University of Engineering and Technology, Vietnam National University, Hanoi, Vietnam.&amp;#xD;Center for Integrative Bioinformatics Vienna, Max F. Perutz Laboratories, University of Vienna, Medical University Vienna, Vienna, Austria.&amp;#xD;Bioinformatics and Computational Biology, Faculty of Computer Science, University of Vienna, Vienna, Austria.&lt;/auth-address&gt;&lt;titles&gt;&lt;title&gt;UFBoot2: Improving the Ultrafast Bootstrap Approximation&lt;/title&gt;&lt;secondary-title&gt;Mol Biol Evol&lt;/secondary-title&gt;&lt;/titles&gt;&lt;periodical&gt;&lt;full-title&gt;Mol Biol Evol&lt;/full-title&gt;&lt;/periodical&gt;&lt;pages&gt;518-522&lt;/pages&gt;&lt;volume&gt;35&lt;/volume&gt;&lt;number&gt;2&lt;/number&gt;&lt;edition&gt;2017/10/28&lt;/edition&gt;&lt;keywords&gt;&lt;keyword&gt;*Likelihood Functions&lt;/keyword&gt;&lt;keyword&gt;Models, Genetic&lt;/keyword&gt;&lt;keyword&gt;*Phylogeny&lt;/keyword&gt;&lt;keyword&gt;*Software&lt;/keyword&gt;&lt;keyword&gt;*maximum likelihood&lt;/keyword&gt;&lt;keyword&gt;*model violation&lt;/keyword&gt;&lt;keyword&gt;*phylogenetic inference&lt;/keyword&gt;&lt;keyword&gt;*polytomies&lt;/keyword&gt;&lt;keyword&gt;*ultrafast bootstrap&lt;/keyword&gt;&lt;/keywords&gt;&lt;dates&gt;&lt;year&gt;2018&lt;/year&gt;&lt;pub-dates&gt;&lt;date&gt;Feb 1&lt;/date&gt;&lt;/pub-dates&gt;&lt;/dates&gt;&lt;isbn&gt;1537-1719 (Electronic)&amp;#xD;0737-4038 (Linking)&lt;/isbn&gt;&lt;accession-num&gt;29077904&lt;/accession-num&gt;&lt;urls&gt;&lt;related-urls&gt;&lt;url&gt;https://www.ncbi.nlm.nih.gov/pubmed/29077904&lt;/url&gt;&lt;/related-urls&gt;&lt;/urls&gt;&lt;custom2&gt;PMC5850222&lt;/custom2&gt;&lt;electronic-resource-num&gt;10.1093/molbev/msx281&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w:t>
      </w:r>
      <w:r>
        <w:rPr>
          <w:rFonts w:ascii="Times New Roman" w:hAnsi="Times New Roman" w:cs="Times New Roman"/>
          <w:sz w:val="24"/>
          <w:szCs w:val="24"/>
        </w:rPr>
        <w:t xml:space="preserve"> the</w:t>
      </w:r>
      <w:r w:rsidRPr="00B12D60">
        <w:rPr>
          <w:rFonts w:ascii="Times New Roman" w:hAnsi="Times New Roman" w:cs="Times New Roman"/>
          <w:sz w:val="24"/>
          <w:szCs w:val="24"/>
        </w:rPr>
        <w:t xml:space="preserve"> corrected approximate likelihood ratio test (SH-</w:t>
      </w:r>
      <w:proofErr w:type="spellStart"/>
      <w:r w:rsidRPr="00B12D60">
        <w:rPr>
          <w:rFonts w:ascii="Times New Roman" w:hAnsi="Times New Roman" w:cs="Times New Roman"/>
          <w:sz w:val="24"/>
          <w:szCs w:val="24"/>
        </w:rPr>
        <w:t>aLRT</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&lt;EndNote&gt;&lt;Cite&gt;&lt;Author&gt;Guindon&lt;/Author&gt;&lt;Year&gt;2010&lt;/Year&gt;&lt;RecNum&gt;96&lt;/RecNum&gt;&lt;DisplayText&gt;(Guindon, et al. 2010)&lt;/DisplayText&gt;&lt;record&gt;&lt;rec-number&gt;96&lt;/rec-number&gt;&lt;foreign-keys&gt;&lt;key app="EN" db-id="vdwt9psdezv5tlee9vn5swzfzafw0azp5adx" timestamp="1649254236"&gt;96&lt;/key&gt;&lt;/foreign-keys&gt;&lt;ref-type name="Journal Article"&gt;17&lt;/ref-type&gt;&lt;contributors&gt;&lt;authors&gt;&lt;author&gt;Guindon, S.&lt;/author&gt;&lt;author&gt;Dufayard, J. F.&lt;/author&gt;&lt;author&gt;Lefort, V.&lt;/author&gt;&lt;author&gt;Anisimova, M.&lt;/author&gt;&lt;author&gt;Hordijk, W.&lt;/author&gt;&lt;author&gt;Gascuel, O.&lt;/author&gt;&lt;/authors&gt;&lt;/contributors&gt;&lt;auth-address&gt;Methodes et Algorithmes pour la Bioinformatique, LIRMM, Centre National de la Recherche Scientifique, Universite de Montpellier, Montpellier Cedex 5, France.&lt;/auth-address&gt;&lt;titles&gt;&lt;title&gt;New algorithms and methods to estimate maximum-likelihood phylogenies: assessing the performance of PhyML 3.0&lt;/title&gt;&lt;secondary-title&gt;Syst Biol&lt;/secondary-title&gt;&lt;/titles&gt;&lt;periodical&gt;&lt;full-title&gt;Syst Biol&lt;/full-title&gt;&lt;/periodical&gt;&lt;pages&gt;307-21&lt;/pages&gt;&lt;volume&gt;59&lt;/volume&gt;&lt;number&gt;3&lt;/number&gt;&lt;edition&gt;2010/06/09&lt;/edition&gt;&lt;keywords&gt;&lt;keyword&gt;*Algorithms&lt;/keyword&gt;&lt;keyword&gt;Classification/*methods&lt;/keyword&gt;&lt;keyword&gt;Likelihood Functions&lt;/keyword&gt;&lt;keyword&gt;*Phylogeny&lt;/keyword&gt;&lt;keyword&gt;*Software&lt;/keyword&gt;&lt;/keywords&gt;&lt;dates&gt;&lt;year&gt;2010&lt;/year&gt;&lt;pub-dates&gt;&lt;date&gt;May&lt;/date&gt;&lt;/pub-dates&gt;&lt;/dates&gt;&lt;isbn&gt;1076-836X (Electronic)&amp;#xD;1063-5157 (Linking)&lt;/isbn&gt;&lt;accession-num&gt;20525638&lt;/accession-num&gt;&lt;urls&gt;&lt;related-urls&gt;&lt;url&gt;https://www.ncbi.nlm.nih.gov/pubmed/20525638&lt;/url&gt;&lt;/related-urls&gt;&lt;/urls&gt;&lt;electronic-resource-num&gt;10.1093/sysbio/syq010&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(Guindon, et al. 2010)</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collapsed branches in each UCE tree exhibiting less than 10% approximated bootstrap support using the </w:t>
      </w:r>
      <w:proofErr w:type="spellStart"/>
      <w:r>
        <w:rPr>
          <w:rFonts w:ascii="Times New Roman" w:hAnsi="Times New Roman" w:cs="Times New Roman"/>
          <w:sz w:val="24"/>
          <w:szCs w:val="24"/>
        </w:rPr>
        <w:t>nw_ed</w:t>
      </w:r>
      <w:proofErr w:type="spellEnd"/>
      <w:r>
        <w:rPr>
          <w:rFonts w:ascii="Times New Roman" w:hAnsi="Times New Roman" w:cs="Times New Roman"/>
          <w:sz w:val="24"/>
          <w:szCs w:val="24"/>
        </w:rPr>
        <w:t xml:space="preserve"> function from </w:t>
      </w:r>
      <w:proofErr w:type="spellStart"/>
      <w:r>
        <w:rPr>
          <w:rFonts w:ascii="Times New Roman" w:hAnsi="Times New Roman" w:cs="Times New Roman"/>
          <w:sz w:val="24"/>
          <w:szCs w:val="24"/>
        </w:rPr>
        <w:t>Newick</w:t>
      </w:r>
      <w:proofErr w:type="spellEnd"/>
      <w:r>
        <w:rPr>
          <w:rFonts w:ascii="Times New Roman" w:hAnsi="Times New Roman" w:cs="Times New Roman"/>
          <w:sz w:val="24"/>
          <w:szCs w:val="24"/>
        </w:rPr>
        <w:t xml:space="preserve"> Utilities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Pr>
          <w:rFonts w:ascii="Times New Roman" w:hAnsi="Times New Roman" w:cs="Times New Roman"/>
          <w:sz w:val="24"/>
          <w:szCs w:val="24"/>
        </w:rPr>
        <w:t>. We used these</w:t>
      </w:r>
      <w:r w:rsidRPr="00B12D60">
        <w:rPr>
          <w:rFonts w:ascii="Times New Roman" w:hAnsi="Times New Roman" w:cs="Times New Roman"/>
          <w:sz w:val="24"/>
          <w:szCs w:val="24"/>
        </w:rPr>
        <w:t xml:space="preserve"> trees </w:t>
      </w:r>
      <w:r>
        <w:rPr>
          <w:rFonts w:ascii="Times New Roman" w:hAnsi="Times New Roman" w:cs="Times New Roman"/>
          <w:sz w:val="24"/>
          <w:szCs w:val="24"/>
        </w:rPr>
        <w:t>as input to the quartet summary method</w:t>
      </w:r>
      <w:r w:rsidRPr="00B12D60">
        <w:rPr>
          <w:rFonts w:ascii="Times New Roman" w:hAnsi="Times New Roman" w:cs="Times New Roman"/>
          <w:sz w:val="24"/>
          <w:szCs w:val="24"/>
        </w:rPr>
        <w:t xml:space="preserve"> ASTRAL-III v5.</w:t>
      </w:r>
      <w:r>
        <w:rPr>
          <w:rFonts w:ascii="Times New Roman" w:hAnsi="Times New Roman" w:cs="Times New Roman"/>
          <w:sz w:val="24"/>
          <w:szCs w:val="24"/>
        </w:rPr>
        <w:t xml:space="preserve">7.8 </w:t>
      </w:r>
      <w:r>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(Zhang,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to infer a species tree. We generated </w:t>
      </w:r>
      <w:r w:rsidRPr="00B12D60">
        <w:rPr>
          <w:rFonts w:ascii="Times New Roman" w:hAnsi="Times New Roman" w:cs="Times New Roman"/>
          <w:sz w:val="24"/>
          <w:szCs w:val="24"/>
        </w:rPr>
        <w:t>visualizations</w:t>
      </w:r>
      <w:r>
        <w:rPr>
          <w:rFonts w:ascii="Times New Roman" w:hAnsi="Times New Roman" w:cs="Times New Roman"/>
          <w:sz w:val="24"/>
          <w:szCs w:val="24"/>
        </w:rPr>
        <w:t xml:space="preserve"> of phylogenies with</w:t>
      </w:r>
      <w:r w:rsidRPr="00B12D60">
        <w:rPr>
          <w:rFonts w:ascii="Times New Roman" w:hAnsi="Times New Roman" w:cs="Times New Roman"/>
          <w:sz w:val="24"/>
          <w:szCs w:val="24"/>
        </w:rPr>
        <w:t xml:space="preserve"> R v4.1.1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using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phytools</w:t>
      </w:r>
      <w:proofErr w:type="spellEnd"/>
      <w:r>
        <w:rPr>
          <w:rFonts w:ascii="Times New Roman" w:hAnsi="Times New Roman" w:cs="Times New Roman"/>
          <w:sz w:val="24"/>
          <w:szCs w:val="24"/>
        </w:rPr>
        <w:t xml:space="preserve"> v1.9-16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(Revell 2012)</w:t>
      </w:r>
      <w:r>
        <w:rPr>
          <w:rFonts w:ascii="Times New Roman" w:hAnsi="Times New Roman" w:cs="Times New Roman"/>
          <w:sz w:val="24"/>
          <w:szCs w:val="24"/>
        </w:rPr>
        <w:fldChar w:fldCharType="end"/>
      </w:r>
      <w:r>
        <w:rPr>
          <w:rFonts w:ascii="Times New Roman" w:hAnsi="Times New Roman" w:cs="Times New Roman"/>
          <w:sz w:val="24"/>
          <w:szCs w:val="24"/>
        </w:rPr>
        <w:t xml:space="preserve"> and</w:t>
      </w:r>
      <w:r w:rsidRPr="00B12D60">
        <w:rPr>
          <w:rFonts w:ascii="Times New Roman" w:hAnsi="Times New Roman" w:cs="Times New Roman"/>
          <w:sz w:val="24"/>
          <w:szCs w:val="24"/>
        </w:rPr>
        <w:t xml:space="preserve"> the </w:t>
      </w:r>
      <w:proofErr w:type="spellStart"/>
      <w:r w:rsidRPr="00B12D60">
        <w:rPr>
          <w:rFonts w:ascii="Times New Roman" w:hAnsi="Times New Roman" w:cs="Times New Roman"/>
          <w:sz w:val="24"/>
          <w:szCs w:val="24"/>
        </w:rPr>
        <w:t>ggtree</w:t>
      </w:r>
      <w:proofErr w:type="spellEnd"/>
      <w:r w:rsidRPr="00B12D60">
        <w:rPr>
          <w:rFonts w:ascii="Times New Roman" w:hAnsi="Times New Roman" w:cs="Times New Roman"/>
          <w:sz w:val="24"/>
          <w:szCs w:val="24"/>
        </w:rPr>
        <w:t xml:space="preserve"> package v3.14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(Yu, et al. 2017; Yu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its imported functions from ape v5.0</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(Paradis and Schliep 2019)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treeio</w:t>
      </w:r>
      <w:proofErr w:type="spellEnd"/>
      <w:r w:rsidRPr="00B12D60">
        <w:rPr>
          <w:rFonts w:ascii="Times New Roman" w:hAnsi="Times New Roman" w:cs="Times New Roman"/>
          <w:sz w:val="24"/>
          <w:szCs w:val="24"/>
        </w:rPr>
        <w:t xml:space="preserve"> v1.16.2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(Wang,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w:t>
      </w:r>
    </w:p>
    <w:p w14:paraId="20A3B963" w14:textId="6850897B" w:rsidR="00A849E6"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We then used two</w:t>
      </w:r>
      <w:r w:rsidRPr="00B12D60">
        <w:rPr>
          <w:rFonts w:ascii="Times New Roman" w:hAnsi="Times New Roman" w:cs="Times New Roman"/>
          <w:sz w:val="24"/>
          <w:szCs w:val="24"/>
        </w:rPr>
        <w:t xml:space="preserve"> methods </w:t>
      </w:r>
      <w:r>
        <w:rPr>
          <w:rFonts w:ascii="Times New Roman" w:hAnsi="Times New Roman" w:cs="Times New Roman"/>
          <w:sz w:val="24"/>
          <w:szCs w:val="24"/>
        </w:rPr>
        <w:t>to</w:t>
      </w:r>
      <w:r w:rsidRPr="00B12D60">
        <w:rPr>
          <w:rFonts w:ascii="Times New Roman" w:hAnsi="Times New Roman" w:cs="Times New Roman"/>
          <w:sz w:val="24"/>
          <w:szCs w:val="24"/>
        </w:rPr>
        <w:t xml:space="preserve"> assess </w:t>
      </w:r>
      <w:r>
        <w:rPr>
          <w:rFonts w:ascii="Times New Roman" w:hAnsi="Times New Roman" w:cs="Times New Roman"/>
          <w:sz w:val="24"/>
          <w:szCs w:val="24"/>
        </w:rPr>
        <w:t xml:space="preserve">phylogenetic </w:t>
      </w:r>
      <w:r w:rsidRPr="00B12D60">
        <w:rPr>
          <w:rFonts w:ascii="Times New Roman" w:hAnsi="Times New Roman" w:cs="Times New Roman"/>
          <w:sz w:val="24"/>
          <w:szCs w:val="24"/>
        </w:rPr>
        <w:t>discordance across the reconstructed species tree.</w:t>
      </w:r>
      <w:r>
        <w:rPr>
          <w:rFonts w:ascii="Times New Roman" w:hAnsi="Times New Roman" w:cs="Times New Roman"/>
          <w:sz w:val="24"/>
          <w:szCs w:val="24"/>
        </w:rPr>
        <w:t xml:space="preserve"> First, we calculated s</w:t>
      </w:r>
      <w:r w:rsidRPr="00B12D60">
        <w:rPr>
          <w:rFonts w:ascii="Times New Roman" w:hAnsi="Times New Roman" w:cs="Times New Roman"/>
          <w:sz w:val="24"/>
          <w:szCs w:val="24"/>
        </w:rPr>
        <w:t>ite and gene concordance factors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with </w:t>
      </w:r>
      <w:r w:rsidRPr="00B12D60">
        <w:rPr>
          <w:rFonts w:ascii="Times New Roman" w:hAnsi="Times New Roman" w:cs="Times New Roman"/>
          <w:sz w:val="24"/>
          <w:szCs w:val="24"/>
        </w:rPr>
        <w:t xml:space="preserve">IQ-TREE </w:t>
      </w:r>
      <w:r w:rsidRPr="00B12D60">
        <w:rPr>
          <w:rFonts w:ascii="Times New Roman" w:hAnsi="Times New Roman" w:cs="Times New Roman"/>
          <w:sz w:val="24"/>
          <w:szCs w:val="24"/>
        </w:rPr>
        <w:lastRenderedPageBreak/>
        <w:t>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TnVtPjU0PC9SZWNOdW0+PERpc3BsYXlUZXh0PihNaW5oLCBldCBhbC4gMjAyMGE7IE1pbmgsIGV0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TnVtPjU0PC9SZWNOdW0+PERpc3BsYXlUZXh0PihNaW5oLCBldCBhbC4gMjAyMGE7IE1pbmgsIGV0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(Minh, et al. 2020a; 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to assess levels of phylogenetic discordance between the inferred UCE trees and the concatenated species tree. </w:t>
      </w:r>
      <w:proofErr w:type="spellStart"/>
      <w:r>
        <w:rPr>
          <w:rFonts w:ascii="Times New Roman" w:hAnsi="Times New Roman" w:cs="Times New Roman"/>
          <w:sz w:val="24"/>
          <w:szCs w:val="24"/>
        </w:rPr>
        <w:t>gCF</w:t>
      </w:r>
      <w:proofErr w:type="spellEnd"/>
      <w:r>
        <w:rPr>
          <w:rFonts w:ascii="Times New Roman" w:hAnsi="Times New Roman" w:cs="Times New Roman"/>
          <w:sz w:val="24"/>
          <w:szCs w:val="24"/>
        </w:rPr>
        <w:t xml:space="preserve"> is calculated f</w:t>
      </w:r>
      <w:r w:rsidRPr="00B12D60">
        <w:rPr>
          <w:rFonts w:ascii="Times New Roman" w:hAnsi="Times New Roman" w:cs="Times New Roman"/>
          <w:sz w:val="24"/>
          <w:szCs w:val="24"/>
        </w:rPr>
        <w:t>or each branch in the species tree</w:t>
      </w:r>
      <w:r>
        <w:rPr>
          <w:rFonts w:ascii="Times New Roman" w:hAnsi="Times New Roman" w:cs="Times New Roman"/>
          <w:sz w:val="24"/>
          <w:szCs w:val="24"/>
        </w:rPr>
        <w:t xml:space="preserve"> as</w:t>
      </w:r>
      <w:r w:rsidRPr="00B12D60">
        <w:rPr>
          <w:rFonts w:ascii="Times New Roman" w:hAnsi="Times New Roman" w:cs="Times New Roman"/>
          <w:sz w:val="24"/>
          <w:szCs w:val="24"/>
        </w:rPr>
        <w:t xml:space="preserve"> the proportion of </w:t>
      </w:r>
      <w:r>
        <w:rPr>
          <w:rFonts w:ascii="Times New Roman" w:hAnsi="Times New Roman" w:cs="Times New Roman"/>
          <w:sz w:val="24"/>
          <w:szCs w:val="24"/>
        </w:rPr>
        <w:t>UCE</w:t>
      </w:r>
      <w:r w:rsidRPr="00B12D60">
        <w:rPr>
          <w:rFonts w:ascii="Times New Roman" w:hAnsi="Times New Roman" w:cs="Times New Roman"/>
          <w:sz w:val="24"/>
          <w:szCs w:val="24"/>
        </w:rPr>
        <w:t xml:space="preserve"> trees in which that branch also appears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(Baum 2007)</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represents the proportion of</w:t>
      </w:r>
      <w:r>
        <w:rPr>
          <w:rFonts w:ascii="Times New Roman" w:hAnsi="Times New Roman" w:cs="Times New Roman"/>
          <w:sz w:val="24"/>
          <w:szCs w:val="24"/>
        </w:rPr>
        <w:t xml:space="preserve"> alignment</w:t>
      </w:r>
      <w:r w:rsidRPr="00B12D60">
        <w:rPr>
          <w:rFonts w:ascii="Times New Roman" w:hAnsi="Times New Roman" w:cs="Times New Roman"/>
          <w:sz w:val="24"/>
          <w:szCs w:val="24"/>
        </w:rPr>
        <w:t xml:space="preserve"> sites concordant with a given</w:t>
      </w:r>
      <w:r>
        <w:rPr>
          <w:rFonts w:ascii="Times New Roman" w:hAnsi="Times New Roman" w:cs="Times New Roman"/>
          <w:sz w:val="24"/>
          <w:szCs w:val="24"/>
        </w:rPr>
        <w:t xml:space="preserve"> species tree</w:t>
      </w:r>
      <w:r w:rsidRPr="00B12D60">
        <w:rPr>
          <w:rFonts w:ascii="Times New Roman" w:hAnsi="Times New Roman" w:cs="Times New Roman"/>
          <w:sz w:val="24"/>
          <w:szCs w:val="24"/>
        </w:rPr>
        <w:t xml:space="preserve"> branch in a randomi</w:t>
      </w:r>
      <w:r>
        <w:rPr>
          <w:rFonts w:ascii="Times New Roman" w:hAnsi="Times New Roman" w:cs="Times New Roman"/>
          <w:sz w:val="24"/>
          <w:szCs w:val="24"/>
        </w:rPr>
        <w:t>z</w:t>
      </w:r>
      <w:r w:rsidRPr="00B12D60">
        <w:rPr>
          <w:rFonts w:ascii="Times New Roman" w:hAnsi="Times New Roman" w:cs="Times New Roman"/>
          <w:sz w:val="24"/>
          <w:szCs w:val="24"/>
        </w:rPr>
        <w:t>ed subset of quartets of taxa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&lt;EndNote&gt;&lt;Cite&gt;&lt;Author&gt;Minh&lt;/Author&gt;&lt;Year&gt;2020&lt;/Year&gt;&lt;RecNum&gt;34&lt;/RecNum&gt;&lt;DisplayText&gt;(Minh, et al. 2020a)&lt;/DisplayText&gt;&lt;record&gt;&lt;rec-number&gt;34&lt;/rec-number&gt;&lt;foreign-keys&gt;&lt;key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(Minh, et al. 2020a)</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We visualized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sCF</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for each branch</w:t>
      </w:r>
      <w:r>
        <w:rPr>
          <w:rFonts w:ascii="Times New Roman" w:hAnsi="Times New Roman" w:cs="Times New Roman"/>
          <w:sz w:val="24"/>
          <w:szCs w:val="24"/>
        </w:rPr>
        <w:t xml:space="preserve"> in each species tree </w:t>
      </w:r>
      <w:r w:rsidRPr="00B12D60">
        <w:rPr>
          <w:rFonts w:ascii="Times New Roman" w:hAnsi="Times New Roman" w:cs="Times New Roman"/>
          <w:sz w:val="24"/>
          <w:szCs w:val="24"/>
        </w:rPr>
        <w:t>using methods in R v4.</w:t>
      </w:r>
      <w:r>
        <w:rPr>
          <w:rFonts w:ascii="Times New Roman" w:hAnsi="Times New Roman" w:cs="Times New Roman"/>
          <w:sz w:val="24"/>
          <w:szCs w:val="24"/>
        </w:rPr>
        <w:t>3</w:t>
      </w:r>
      <w:r w:rsidRPr="00B12D60">
        <w:rPr>
          <w:rFonts w:ascii="Times New Roman" w:hAnsi="Times New Roman" w:cs="Times New Roman"/>
          <w:sz w:val="24"/>
          <w:szCs w:val="24"/>
        </w:rPr>
        <w:t>.</w:t>
      </w:r>
      <w:r>
        <w:rPr>
          <w:rFonts w:ascii="Times New Roman" w:hAnsi="Times New Roman" w:cs="Times New Roman"/>
          <w:sz w:val="24"/>
          <w:szCs w:val="24"/>
        </w:rPr>
        <w:t xml:space="preserve">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 R Core Team 2021)</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Next, we used</w:t>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Phy</w:t>
      </w:r>
      <w:r>
        <w:rPr>
          <w:rFonts w:ascii="Times New Roman" w:hAnsi="Times New Roman" w:cs="Times New Roman"/>
          <w:sz w:val="24"/>
          <w:szCs w:val="24"/>
        </w:rPr>
        <w:t>P</w:t>
      </w:r>
      <w:r w:rsidRPr="00B12D60">
        <w:rPr>
          <w:rFonts w:ascii="Times New Roman" w:hAnsi="Times New Roman" w:cs="Times New Roman"/>
          <w:sz w:val="24"/>
          <w:szCs w:val="24"/>
        </w:rPr>
        <w:t>arts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Y051bT4xMjU8L1JlY051bT48RGlzcGxheVRleHQ+KFNtaXRoLCBldCBhbC4gMjAxNWIpPC9EaXNw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Y051bT4xMjU8L1JlY051bT48RGlzcGxheVRleHQ+KFNtaXRoLCBldCBhbC4gMjAxNWIpPC9EaXNw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(Smith, et al. 2015b)</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topological conflict between the </w:t>
      </w:r>
      <w:r>
        <w:rPr>
          <w:rFonts w:ascii="Times New Roman" w:hAnsi="Times New Roman" w:cs="Times New Roman"/>
          <w:sz w:val="24"/>
          <w:szCs w:val="24"/>
        </w:rPr>
        <w:t>UCE</w:t>
      </w:r>
      <w:r w:rsidRPr="00B12D60">
        <w:rPr>
          <w:rFonts w:ascii="Times New Roman" w:hAnsi="Times New Roman" w:cs="Times New Roman"/>
          <w:sz w:val="24"/>
          <w:szCs w:val="24"/>
        </w:rPr>
        <w:t xml:space="preserve"> trees </w:t>
      </w:r>
      <w:r>
        <w:rPr>
          <w:rFonts w:ascii="Times New Roman" w:hAnsi="Times New Roman" w:cs="Times New Roman"/>
          <w:sz w:val="24"/>
          <w:szCs w:val="24"/>
        </w:rPr>
        <w:t xml:space="preserve">and </w:t>
      </w:r>
      <w:r w:rsidRPr="00B12D60">
        <w:rPr>
          <w:rFonts w:ascii="Times New Roman" w:hAnsi="Times New Roman" w:cs="Times New Roman"/>
          <w:sz w:val="24"/>
          <w:szCs w:val="24"/>
        </w:rPr>
        <w:t>the species tree from ASTRAL-III.</w:t>
      </w:r>
      <w:r>
        <w:rPr>
          <w:rFonts w:ascii="Times New Roman" w:hAnsi="Times New Roman" w:cs="Times New Roman"/>
          <w:sz w:val="24"/>
          <w:szCs w:val="24"/>
        </w:rPr>
        <w:t xml:space="preserve"> For this analysis, we rooted all trees</w:t>
      </w:r>
      <w:r w:rsidRPr="00B12D60">
        <w:rPr>
          <w:rFonts w:ascii="Times New Roman" w:hAnsi="Times New Roman" w:cs="Times New Roman"/>
          <w:sz w:val="24"/>
          <w:szCs w:val="24"/>
        </w:rPr>
        <w:t xml:space="preserve"> with </w:t>
      </w:r>
      <w:proofErr w:type="spellStart"/>
      <w:r w:rsidRPr="005B28B3">
        <w:rPr>
          <w:rFonts w:ascii="Times New Roman" w:hAnsi="Times New Roman" w:cs="Times New Roman"/>
          <w:i/>
          <w:iCs/>
          <w:sz w:val="24"/>
          <w:szCs w:val="24"/>
        </w:rPr>
        <w:t>Phodopus</w:t>
      </w:r>
      <w:proofErr w:type="spellEnd"/>
      <w:r w:rsidRPr="005B28B3">
        <w:rPr>
          <w:rFonts w:ascii="Times New Roman" w:hAnsi="Times New Roman" w:cs="Times New Roman"/>
          <w:i/>
          <w:iCs/>
          <w:sz w:val="24"/>
          <w:szCs w:val="24"/>
        </w:rPr>
        <w:t xml:space="preserve"> </w:t>
      </w:r>
      <w:proofErr w:type="spellStart"/>
      <w:r w:rsidRPr="005B28B3">
        <w:rPr>
          <w:rFonts w:ascii="Times New Roman" w:hAnsi="Times New Roman" w:cs="Times New Roman"/>
          <w:i/>
          <w:iCs/>
          <w:sz w:val="24"/>
          <w:szCs w:val="24"/>
        </w:rPr>
        <w:t>sungorus</w:t>
      </w:r>
      <w:proofErr w:type="spellEnd"/>
      <w:r w:rsidRPr="00B12D60">
        <w:rPr>
          <w:rFonts w:ascii="Times New Roman" w:hAnsi="Times New Roman" w:cs="Times New Roman"/>
          <w:sz w:val="24"/>
          <w:szCs w:val="24"/>
        </w:rPr>
        <w:t xml:space="preserve"> as the outgroup using the </w:t>
      </w:r>
      <w:proofErr w:type="spellStart"/>
      <w:r w:rsidRPr="00B12D60">
        <w:rPr>
          <w:rFonts w:ascii="Times New Roman" w:hAnsi="Times New Roman" w:cs="Times New Roman"/>
          <w:sz w:val="24"/>
          <w:szCs w:val="24"/>
        </w:rPr>
        <w:t>nw_reroot</w:t>
      </w:r>
      <w:proofErr w:type="spellEnd"/>
      <w:r w:rsidRPr="00B12D60">
        <w:rPr>
          <w:rFonts w:ascii="Times New Roman" w:hAnsi="Times New Roman" w:cs="Times New Roman"/>
          <w:sz w:val="24"/>
          <w:szCs w:val="24"/>
        </w:rPr>
        <w:t xml:space="preserve"> function in </w:t>
      </w:r>
      <w:r>
        <w:rPr>
          <w:rFonts w:ascii="Times New Roman" w:hAnsi="Times New Roman" w:cs="Times New Roman"/>
          <w:sz w:val="24"/>
          <w:szCs w:val="24"/>
        </w:rPr>
        <w:t>t</w:t>
      </w:r>
      <w:r w:rsidRPr="00B12D60">
        <w:rPr>
          <w:rFonts w:ascii="Times New Roman" w:hAnsi="Times New Roman" w:cs="Times New Roman"/>
          <w:sz w:val="24"/>
          <w:szCs w:val="24"/>
        </w:rPr>
        <w:t xml:space="preserve">he </w:t>
      </w:r>
      <w:proofErr w:type="spellStart"/>
      <w:r w:rsidRPr="00B12D60">
        <w:rPr>
          <w:rFonts w:ascii="Times New Roman" w:hAnsi="Times New Roman" w:cs="Times New Roman"/>
          <w:sz w:val="24"/>
          <w:szCs w:val="24"/>
        </w:rPr>
        <w:t>Newick</w:t>
      </w:r>
      <w:proofErr w:type="spellEnd"/>
      <w:r w:rsidRPr="00B12D60">
        <w:rPr>
          <w:rFonts w:ascii="Times New Roman" w:hAnsi="Times New Roman" w:cs="Times New Roman"/>
          <w:sz w:val="24"/>
          <w:szCs w:val="24"/>
        </w:rPr>
        <w:t xml:space="preserve"> Utilities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package and excluded 204 UCE trees that did not contain the outgroup</w:t>
      </w:r>
      <w:r w:rsidRPr="00B12D60">
        <w:rPr>
          <w:rFonts w:ascii="Times New Roman" w:hAnsi="Times New Roman" w:cs="Times New Roman"/>
          <w:sz w:val="24"/>
          <w:szCs w:val="24"/>
        </w:rPr>
        <w:t xml:space="preserve">. </w:t>
      </w:r>
    </w:p>
    <w:p w14:paraId="440BBD2B" w14:textId="77777777" w:rsidR="00A849E6" w:rsidRDefault="00A849E6" w:rsidP="00A849E6">
      <w:pPr>
        <w:spacing w:after="0"/>
        <w:jc w:val="both"/>
        <w:rPr>
          <w:rFonts w:ascii="Times New Roman" w:hAnsi="Times New Roman" w:cs="Times New Roman"/>
          <w:sz w:val="24"/>
          <w:szCs w:val="24"/>
        </w:rPr>
      </w:pPr>
    </w:p>
    <w:p w14:paraId="1164E8ED" w14:textId="77777777" w:rsidR="00A849E6" w:rsidRDefault="00A849E6" w:rsidP="00A849E6">
      <w:pPr>
        <w:pStyle w:val="Heading2"/>
      </w:pPr>
      <w:r>
        <w:t>Divergence time estimation</w:t>
      </w:r>
    </w:p>
    <w:p w14:paraId="67487874" w14:textId="3D17929C"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absolute time </w:t>
      </w:r>
      <w:r>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(To,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proofErr w:type="spellStart"/>
      <w:r w:rsidRPr="00B12D60">
        <w:rPr>
          <w:rFonts w:ascii="Times New Roman" w:hAnsi="Times New Roman" w:cs="Times New Roman"/>
          <w:sz w:val="24"/>
          <w:szCs w:val="24"/>
        </w:rPr>
        <w:t>SortaDate</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(Smith,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a set of 1</w:t>
      </w:r>
      <w:r>
        <w:rPr>
          <w:rFonts w:ascii="Times New Roman" w:hAnsi="Times New Roman" w:cs="Times New Roman"/>
          <w:sz w:val="24"/>
          <w:szCs w:val="24"/>
        </w:rPr>
        <w:t>0</w:t>
      </w:r>
      <w:r w:rsidRPr="00B12D60">
        <w:rPr>
          <w:rFonts w:ascii="Times New Roman" w:hAnsi="Times New Roman" w:cs="Times New Roman"/>
          <w:sz w:val="24"/>
          <w:szCs w:val="24"/>
        </w:rPr>
        <w:t xml:space="preserve">0 UCE loci that </w:t>
      </w:r>
      <w:r>
        <w:rPr>
          <w:rFonts w:ascii="Times New Roman" w:hAnsi="Times New Roman" w:cs="Times New Roman"/>
          <w:sz w:val="24"/>
          <w:szCs w:val="24"/>
        </w:rPr>
        <w:t>exhibit highly</w:t>
      </w:r>
      <w:r w:rsidRPr="00B12D60">
        <w:rPr>
          <w:rFonts w:ascii="Times New Roman" w:hAnsi="Times New Roman" w:cs="Times New Roman"/>
          <w:sz w:val="24"/>
          <w:szCs w:val="24"/>
        </w:rPr>
        <w:t xml:space="preserve"> clocklike behavior and </w:t>
      </w:r>
      <w:r>
        <w:rPr>
          <w:rFonts w:ascii="Times New Roman" w:hAnsi="Times New Roman" w:cs="Times New Roman"/>
          <w:sz w:val="24"/>
          <w:szCs w:val="24"/>
        </w:rPr>
        <w:t>minimized</w:t>
      </w:r>
      <w:r w:rsidRPr="00B12D60">
        <w:rPr>
          <w:rFonts w:ascii="Times New Roman" w:hAnsi="Times New Roman" w:cs="Times New Roman"/>
          <w:sz w:val="24"/>
          <w:szCs w:val="24"/>
        </w:rPr>
        <w:t xml:space="preserve"> topological conflict with the </w:t>
      </w:r>
      <w:r>
        <w:rPr>
          <w:rFonts w:ascii="Times New Roman" w:hAnsi="Times New Roman" w:cs="Times New Roman"/>
          <w:sz w:val="24"/>
          <w:szCs w:val="24"/>
        </w:rPr>
        <w:t>concatenated</w:t>
      </w:r>
      <w:r w:rsidRPr="00B12D60">
        <w:rPr>
          <w:rFonts w:ascii="Times New Roman" w:hAnsi="Times New Roman" w:cs="Times New Roman"/>
          <w:sz w:val="24"/>
          <w:szCs w:val="24"/>
        </w:rPr>
        <w:t xml:space="preserve"> species tree</w:t>
      </w:r>
      <w:r>
        <w:rPr>
          <w:rFonts w:ascii="Times New Roman" w:hAnsi="Times New Roman" w:cs="Times New Roman"/>
          <w:sz w:val="24"/>
          <w:szCs w:val="24"/>
        </w:rPr>
        <w:t xml:space="preserve">. </w:t>
      </w:r>
      <w:del w:id="138" w:author="Jonathan James Hughes" w:date="2024-06-20T21:05:00Z">
        <w:r w:rsidDel="00E34E7A">
          <w:rPr>
            <w:rFonts w:ascii="Times New Roman" w:hAnsi="Times New Roman" w:cs="Times New Roman"/>
            <w:sz w:val="24"/>
            <w:szCs w:val="24"/>
          </w:rPr>
          <w:delText>We applied node</w:delText>
        </w:r>
        <w:r w:rsidRPr="00B12D60" w:rsidDel="00E34E7A">
          <w:rPr>
            <w:rFonts w:ascii="Times New Roman" w:hAnsi="Times New Roman" w:cs="Times New Roman"/>
            <w:sz w:val="24"/>
            <w:szCs w:val="24"/>
          </w:rPr>
          <w:delText xml:space="preserve"> age calibrations</w:delText>
        </w:r>
        <w:r w:rsidDel="00E34E7A">
          <w:rPr>
            <w:rFonts w:ascii="Times New Roman" w:hAnsi="Times New Roman" w:cs="Times New Roman"/>
            <w:sz w:val="24"/>
            <w:szCs w:val="24"/>
          </w:rPr>
          <w:delText xml:space="preserve"> (Table </w:delText>
        </w:r>
        <w:r w:rsidR="005E3AC8" w:rsidDel="00E34E7A">
          <w:rPr>
            <w:rFonts w:ascii="Times New Roman" w:hAnsi="Times New Roman" w:cs="Times New Roman"/>
            <w:sz w:val="24"/>
            <w:szCs w:val="24"/>
          </w:rPr>
          <w:delText>S3</w:delText>
        </w:r>
        <w:r w:rsidDel="00E34E7A">
          <w:rPr>
            <w:rFonts w:ascii="Times New Roman" w:hAnsi="Times New Roman" w:cs="Times New Roman"/>
            <w:sz w:val="24"/>
            <w:szCs w:val="24"/>
          </w:rPr>
          <w:delText>)</w:delText>
        </w:r>
        <w:r w:rsidRPr="00B12D60" w:rsidDel="00E34E7A">
          <w:rPr>
            <w:rFonts w:ascii="Times New Roman" w:hAnsi="Times New Roman" w:cs="Times New Roman"/>
            <w:sz w:val="24"/>
            <w:szCs w:val="24"/>
          </w:rPr>
          <w:delText xml:space="preserve"> from Schenk et al.</w:delText>
        </w:r>
        <w:r w:rsidDel="00E34E7A">
          <w:rPr>
            <w:rFonts w:ascii="Times New Roman" w:hAnsi="Times New Roman" w:cs="Times New Roman"/>
            <w:sz w:val="24"/>
            <w:szCs w:val="24"/>
          </w:rPr>
          <w:delText xml:space="preserve"> </w:delText>
        </w:r>
        <w:r w:rsidDel="00E34E7A">
          <w:rPr>
            <w:rFonts w:ascii="Times New Roman" w:hAnsi="Times New Roman" w:cs="Times New Roman"/>
            <w:sz w:val="24"/>
            <w:szCs w:val="24"/>
          </w:rPr>
          <w:fldChar w:fldCharType="begin"/>
        </w:r>
        <w:r w:rsidDel="00E34E7A">
          <w:rPr>
            <w:rFonts w:ascii="Times New Roman" w:hAnsi="Times New Roman" w:cs="Times New Roman"/>
            <w:sz w:val="24"/>
            <w:szCs w:val="24"/>
          </w:rPr>
          <w:del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delInstrText>
        </w:r>
        <w:r w:rsidDel="00E34E7A">
          <w:rPr>
            <w:rFonts w:ascii="Times New Roman" w:hAnsi="Times New Roman" w:cs="Times New Roman"/>
            <w:sz w:val="24"/>
            <w:szCs w:val="24"/>
          </w:rPr>
          <w:fldChar w:fldCharType="separate"/>
        </w:r>
        <w:r w:rsidDel="00E34E7A">
          <w:rPr>
            <w:rFonts w:ascii="Times New Roman" w:hAnsi="Times New Roman" w:cs="Times New Roman"/>
            <w:noProof/>
            <w:sz w:val="24"/>
            <w:szCs w:val="24"/>
          </w:rPr>
          <w:delText>(2013)</w:delText>
        </w:r>
        <w:r w:rsidDel="00E34E7A">
          <w:rPr>
            <w:rFonts w:ascii="Times New Roman" w:hAnsi="Times New Roman" w:cs="Times New Roman"/>
            <w:sz w:val="24"/>
            <w:szCs w:val="24"/>
          </w:rPr>
          <w:fldChar w:fldCharType="end"/>
        </w:r>
        <w:r w:rsidRPr="00B12D60" w:rsidDel="00E34E7A">
          <w:rPr>
            <w:rFonts w:ascii="Times New Roman" w:hAnsi="Times New Roman" w:cs="Times New Roman"/>
            <w:sz w:val="24"/>
            <w:szCs w:val="24"/>
          </w:rPr>
          <w:delText xml:space="preserve"> and Steppan and Schenk</w:delText>
        </w:r>
        <w:r w:rsidDel="00E34E7A">
          <w:rPr>
            <w:rFonts w:ascii="Times New Roman" w:hAnsi="Times New Roman" w:cs="Times New Roman"/>
            <w:sz w:val="24"/>
            <w:szCs w:val="24"/>
          </w:rPr>
          <w:delText xml:space="preserve"> </w:delText>
        </w:r>
        <w:r w:rsidDel="00E34E7A">
          <w:rPr>
            <w:rFonts w:ascii="Times New Roman" w:hAnsi="Times New Roman" w:cs="Times New Roman"/>
            <w:sz w:val="24"/>
            <w:szCs w:val="24"/>
          </w:rPr>
          <w:fldChar w:fldCharType="begin"/>
        </w:r>
        <w:r w:rsidDel="00E34E7A">
          <w:rPr>
            <w:rFonts w:ascii="Times New Roman" w:hAnsi="Times New Roman" w:cs="Times New Roman"/>
            <w:sz w:val="24"/>
            <w:szCs w:val="24"/>
          </w:rPr>
          <w:delInstrText xml:space="preserve"> ADDIN EN.CITE &lt;EndNote&gt;&lt;Cite ExcludeAuth="1"&gt;&lt;Author&gt;Steppan&lt;/Author&gt;&lt;Year&gt;2017&lt;/Year&gt;&lt;RecNum&gt;130&lt;/RecNum&gt;&lt;DisplayText&gt;(2017)&lt;/DisplayText&gt;&lt;record&gt;&lt;rec-number&gt;130&lt;/rec-number&gt;&lt;foreign-keys&gt;&lt;key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delInstrText>
        </w:r>
        <w:r w:rsidDel="00E34E7A">
          <w:rPr>
            <w:rFonts w:ascii="Times New Roman" w:hAnsi="Times New Roman" w:cs="Times New Roman"/>
            <w:sz w:val="24"/>
            <w:szCs w:val="24"/>
          </w:rPr>
          <w:fldChar w:fldCharType="separate"/>
        </w:r>
        <w:r w:rsidDel="00E34E7A">
          <w:rPr>
            <w:rFonts w:ascii="Times New Roman" w:hAnsi="Times New Roman" w:cs="Times New Roman"/>
            <w:noProof/>
            <w:sz w:val="24"/>
            <w:szCs w:val="24"/>
          </w:rPr>
          <w:delText>(2017)</w:delText>
        </w:r>
        <w:r w:rsidDel="00E34E7A">
          <w:rPr>
            <w:rFonts w:ascii="Times New Roman" w:hAnsi="Times New Roman" w:cs="Times New Roman"/>
            <w:sz w:val="24"/>
            <w:szCs w:val="24"/>
          </w:rPr>
          <w:fldChar w:fldCharType="end"/>
        </w:r>
        <w:r w:rsidRPr="00B12D60" w:rsidDel="00E34E7A">
          <w:rPr>
            <w:rFonts w:ascii="Times New Roman" w:hAnsi="Times New Roman" w:cs="Times New Roman"/>
            <w:sz w:val="24"/>
            <w:szCs w:val="24"/>
          </w:rPr>
          <w:delText xml:space="preserve">, which in turn </w:delText>
        </w:r>
        <w:r w:rsidDel="00E34E7A">
          <w:rPr>
            <w:rFonts w:ascii="Times New Roman" w:hAnsi="Times New Roman" w:cs="Times New Roman"/>
            <w:sz w:val="24"/>
            <w:szCs w:val="24"/>
          </w:rPr>
          <w:delText>were</w:delText>
        </w:r>
        <w:r w:rsidRPr="00B12D60" w:rsidDel="00E34E7A">
          <w:rPr>
            <w:rFonts w:ascii="Times New Roman" w:hAnsi="Times New Roman" w:cs="Times New Roman"/>
            <w:sz w:val="24"/>
            <w:szCs w:val="24"/>
          </w:rPr>
          <w:delText xml:space="preserve"> sourced from fossil calibrations described on Paleobiology Database</w:delText>
        </w:r>
        <w:r w:rsidDel="00E34E7A">
          <w:rPr>
            <w:rFonts w:ascii="Times New Roman" w:hAnsi="Times New Roman" w:cs="Times New Roman"/>
            <w:sz w:val="24"/>
            <w:szCs w:val="24"/>
          </w:rPr>
          <w:delText xml:space="preserve"> </w:delText>
        </w:r>
        <w:r w:rsidDel="00E34E7A">
          <w:rPr>
            <w:rFonts w:ascii="Times New Roman" w:hAnsi="Times New Roman" w:cs="Times New Roman"/>
            <w:sz w:val="24"/>
            <w:szCs w:val="24"/>
          </w:rPr>
          <w:fldChar w:fldCharType="begin"/>
        </w:r>
        <w:r w:rsidDel="00E34E7A">
          <w:rPr>
            <w:rFonts w:ascii="Times New Roman" w:hAnsi="Times New Roman" w:cs="Times New Roman"/>
            <w:sz w:val="24"/>
            <w:szCs w:val="24"/>
          </w:rPr>
          <w:del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delInstrText>
        </w:r>
        <w:r w:rsidDel="00E34E7A">
          <w:rPr>
            <w:rFonts w:ascii="Times New Roman" w:hAnsi="Times New Roman" w:cs="Times New Roman"/>
            <w:sz w:val="24"/>
            <w:szCs w:val="24"/>
          </w:rPr>
          <w:fldChar w:fldCharType="separate"/>
        </w:r>
        <w:r w:rsidDel="00E34E7A">
          <w:rPr>
            <w:rFonts w:ascii="Times New Roman" w:hAnsi="Times New Roman" w:cs="Times New Roman"/>
            <w:noProof/>
            <w:sz w:val="24"/>
            <w:szCs w:val="24"/>
          </w:rPr>
          <w:delText>(2011)</w:delText>
        </w:r>
        <w:r w:rsidDel="00E34E7A">
          <w:rPr>
            <w:rFonts w:ascii="Times New Roman" w:hAnsi="Times New Roman" w:cs="Times New Roman"/>
            <w:sz w:val="24"/>
            <w:szCs w:val="24"/>
          </w:rPr>
          <w:fldChar w:fldCharType="end"/>
        </w:r>
        <w:r w:rsidRPr="00B12D60" w:rsidDel="00E34E7A">
          <w:rPr>
            <w:rFonts w:ascii="Times New Roman" w:hAnsi="Times New Roman" w:cs="Times New Roman"/>
            <w:sz w:val="24"/>
            <w:szCs w:val="24"/>
          </w:rPr>
          <w:delText xml:space="preserve">. As </w:delText>
        </w:r>
        <w:r w:rsidRPr="00B12D60" w:rsidDel="00E34E7A">
          <w:rPr>
            <w:rFonts w:ascii="Times New Roman" w:hAnsi="Times New Roman" w:cs="Times New Roman"/>
            <w:i/>
            <w:iCs/>
            <w:sz w:val="24"/>
            <w:szCs w:val="24"/>
          </w:rPr>
          <w:delText>Rattus</w:delText>
        </w:r>
        <w:r w:rsidRPr="00B12D60" w:rsidDel="00E34E7A">
          <w:rPr>
            <w:rFonts w:ascii="Times New Roman" w:hAnsi="Times New Roman" w:cs="Times New Roman"/>
            <w:sz w:val="24"/>
            <w:szCs w:val="24"/>
          </w:rPr>
          <w:delText xml:space="preserve"> is paraphyletic, the maximum age is taken from the earliest crown group fossil on Paleobiology Database</w:delText>
        </w:r>
        <w:r w:rsidDel="00E34E7A">
          <w:rPr>
            <w:rFonts w:ascii="Times New Roman" w:hAnsi="Times New Roman" w:cs="Times New Roman"/>
            <w:sz w:val="24"/>
            <w:szCs w:val="24"/>
          </w:rPr>
          <w:delText xml:space="preserve"> </w:delText>
        </w:r>
        <w:r w:rsidDel="00E34E7A">
          <w:rPr>
            <w:rFonts w:ascii="Times New Roman" w:hAnsi="Times New Roman" w:cs="Times New Roman"/>
            <w:sz w:val="24"/>
            <w:szCs w:val="24"/>
          </w:rPr>
          <w:fldChar w:fldCharType="begin"/>
        </w:r>
        <w:r w:rsidDel="00E34E7A">
          <w:rPr>
            <w:rFonts w:ascii="Times New Roman" w:hAnsi="Times New Roman" w:cs="Times New Roman"/>
            <w:sz w:val="24"/>
            <w:szCs w:val="24"/>
          </w:rPr>
          <w:del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delInstrText>
        </w:r>
        <w:r w:rsidDel="00E34E7A">
          <w:rPr>
            <w:rFonts w:ascii="Times New Roman" w:hAnsi="Times New Roman" w:cs="Times New Roman"/>
            <w:sz w:val="24"/>
            <w:szCs w:val="24"/>
          </w:rPr>
          <w:fldChar w:fldCharType="separate"/>
        </w:r>
        <w:r w:rsidDel="00E34E7A">
          <w:rPr>
            <w:rFonts w:ascii="Times New Roman" w:hAnsi="Times New Roman" w:cs="Times New Roman"/>
            <w:noProof/>
            <w:sz w:val="24"/>
            <w:szCs w:val="24"/>
          </w:rPr>
          <w:delText>(2011)</w:delText>
        </w:r>
        <w:r w:rsidDel="00E34E7A">
          <w:rPr>
            <w:rFonts w:ascii="Times New Roman" w:hAnsi="Times New Roman" w:cs="Times New Roman"/>
            <w:sz w:val="24"/>
            <w:szCs w:val="24"/>
          </w:rPr>
          <w:fldChar w:fldCharType="end"/>
        </w:r>
        <w:r w:rsidDel="00E34E7A">
          <w:rPr>
            <w:rFonts w:ascii="Times New Roman" w:hAnsi="Times New Roman" w:cs="Times New Roman"/>
            <w:sz w:val="24"/>
            <w:szCs w:val="24"/>
          </w:rPr>
          <w:delText xml:space="preserve">. In contrast, </w:delText>
        </w:r>
        <w:r w:rsidRPr="00B12D60" w:rsidDel="00E34E7A">
          <w:rPr>
            <w:rFonts w:ascii="Times New Roman" w:hAnsi="Times New Roman" w:cs="Times New Roman"/>
            <w:sz w:val="24"/>
            <w:szCs w:val="24"/>
          </w:rPr>
          <w:delText xml:space="preserve">the estimated </w:delText>
        </w:r>
        <w:r w:rsidRPr="00B12D60" w:rsidDel="00E34E7A">
          <w:rPr>
            <w:rFonts w:ascii="Times New Roman" w:hAnsi="Times New Roman" w:cs="Times New Roman"/>
            <w:i/>
            <w:iCs/>
            <w:sz w:val="24"/>
            <w:szCs w:val="24"/>
          </w:rPr>
          <w:delText>Rattus</w:delText>
        </w:r>
        <w:r w:rsidRPr="00B12D60" w:rsidDel="00E34E7A">
          <w:rPr>
            <w:rFonts w:ascii="Times New Roman" w:hAnsi="Times New Roman" w:cs="Times New Roman"/>
            <w:sz w:val="24"/>
            <w:szCs w:val="24"/>
          </w:rPr>
          <w:delText xml:space="preserve"> node age from Schenk et al</w:delText>
        </w:r>
        <w:r w:rsidDel="00E34E7A">
          <w:rPr>
            <w:rFonts w:ascii="Times New Roman" w:hAnsi="Times New Roman" w:cs="Times New Roman"/>
            <w:sz w:val="24"/>
            <w:szCs w:val="24"/>
          </w:rPr>
          <w:delText xml:space="preserve"> </w:delText>
        </w:r>
        <w:r w:rsidDel="00E34E7A">
          <w:rPr>
            <w:rFonts w:ascii="Times New Roman" w:hAnsi="Times New Roman" w:cs="Times New Roman"/>
            <w:sz w:val="24"/>
            <w:szCs w:val="24"/>
          </w:rPr>
          <w:fldChar w:fldCharType="begin"/>
        </w:r>
        <w:r w:rsidDel="00E34E7A">
          <w:rPr>
            <w:rFonts w:ascii="Times New Roman" w:hAnsi="Times New Roman" w:cs="Times New Roman"/>
            <w:sz w:val="24"/>
            <w:szCs w:val="24"/>
          </w:rPr>
          <w:del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delInstrText>
        </w:r>
        <w:r w:rsidDel="00E34E7A">
          <w:rPr>
            <w:rFonts w:ascii="Times New Roman" w:hAnsi="Times New Roman" w:cs="Times New Roman"/>
            <w:sz w:val="24"/>
            <w:szCs w:val="24"/>
          </w:rPr>
          <w:fldChar w:fldCharType="separate"/>
        </w:r>
        <w:r w:rsidDel="00E34E7A">
          <w:rPr>
            <w:rFonts w:ascii="Times New Roman" w:hAnsi="Times New Roman" w:cs="Times New Roman"/>
            <w:noProof/>
            <w:sz w:val="24"/>
            <w:szCs w:val="24"/>
          </w:rPr>
          <w:delText>(2013)</w:delText>
        </w:r>
        <w:r w:rsidDel="00E34E7A">
          <w:rPr>
            <w:rFonts w:ascii="Times New Roman" w:hAnsi="Times New Roman" w:cs="Times New Roman"/>
            <w:sz w:val="24"/>
            <w:szCs w:val="24"/>
          </w:rPr>
          <w:fldChar w:fldCharType="end"/>
        </w:r>
        <w:r w:rsidRPr="00B12D60" w:rsidDel="00E34E7A">
          <w:rPr>
            <w:rFonts w:ascii="Times New Roman" w:hAnsi="Times New Roman" w:cs="Times New Roman"/>
            <w:sz w:val="24"/>
            <w:szCs w:val="24"/>
          </w:rPr>
          <w:delText xml:space="preserve"> was used as the minimum age</w:delText>
        </w:r>
      </w:del>
      <w:ins w:id="139" w:author="Jonathan James Hughes" w:date="2024-06-20T21:05:00Z">
        <w:r w:rsidR="00E34E7A">
          <w:rPr>
            <w:rFonts w:ascii="Times New Roman" w:hAnsi="Times New Roman" w:cs="Times New Roman"/>
            <w:sz w:val="24"/>
            <w:szCs w:val="24"/>
          </w:rPr>
          <w:t>We applied four node age calibrations (Table S3</w:t>
        </w:r>
      </w:ins>
      <w:ins w:id="140" w:author="Jonathan James Hughes" w:date="2024-06-20T21:06:00Z">
        <w:r w:rsidR="00E34E7A">
          <w:rPr>
            <w:rFonts w:ascii="Times New Roman" w:hAnsi="Times New Roman" w:cs="Times New Roman"/>
            <w:sz w:val="24"/>
            <w:szCs w:val="24"/>
          </w:rPr>
          <w:t>) as described in</w:t>
        </w:r>
      </w:ins>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ins w:id="141" w:author="Jonathan James Hughes" w:date="2024-06-20T21:07:00Z">
        <w:r w:rsidR="00E34E7A">
          <w:rPr>
            <w:rFonts w:ascii="Times New Roman" w:hAnsi="Times New Roman" w:cs="Times New Roman"/>
            <w:sz w:val="24"/>
            <w:szCs w:val="24"/>
          </w:rPr>
          <w:t xml:space="preserve"> and </w:t>
        </w:r>
      </w:ins>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Aghova, et al. (2018)</w:t>
      </w:r>
      <w:r w:rsidR="001B6D59">
        <w:rPr>
          <w:rFonts w:ascii="Times New Roman" w:hAnsi="Times New Roman" w:cs="Times New Roman"/>
          <w:sz w:val="24"/>
          <w:szCs w:val="24"/>
        </w:rPr>
        <w:fldChar w:fldCharType="end"/>
      </w:r>
      <w:r w:rsidRPr="00B12D60">
        <w:rPr>
          <w:rFonts w:ascii="Times New Roman" w:hAnsi="Times New Roman" w:cs="Times New Roman"/>
          <w:sz w:val="24"/>
          <w:szCs w:val="24"/>
        </w:rPr>
        <w:t>.</w:t>
      </w:r>
      <w:ins w:id="142" w:author="Jonathan James Hughes" w:date="2024-06-20T22:51:00Z">
        <w:r w:rsidR="00F005EA">
          <w:rPr>
            <w:rFonts w:ascii="Times New Roman" w:hAnsi="Times New Roman" w:cs="Times New Roman"/>
            <w:sz w:val="24"/>
            <w:szCs w:val="24"/>
          </w:rPr>
          <w:t xml:space="preserve"> </w:t>
        </w:r>
      </w:ins>
      <w:ins w:id="143" w:author="Jonathan James Hughes" w:date="2024-06-20T22:52:00Z">
        <w:r w:rsidR="00F005EA">
          <w:rPr>
            <w:rFonts w:ascii="Times New Roman" w:hAnsi="Times New Roman" w:cs="Times New Roman"/>
            <w:sz w:val="24"/>
            <w:szCs w:val="24"/>
          </w:rPr>
          <w:t>The origin of c</w:t>
        </w:r>
      </w:ins>
      <w:ins w:id="144" w:author="Jonathan James Hughes" w:date="2024-06-20T22:51:00Z">
        <w:r w:rsidR="00F005EA">
          <w:rPr>
            <w:rFonts w:ascii="Times New Roman" w:hAnsi="Times New Roman" w:cs="Times New Roman"/>
            <w:sz w:val="24"/>
            <w:szCs w:val="24"/>
          </w:rPr>
          <w:t xml:space="preserve">ore </w:t>
        </w:r>
        <w:proofErr w:type="spellStart"/>
        <w:r w:rsidR="00F005EA">
          <w:rPr>
            <w:rFonts w:ascii="Times New Roman" w:hAnsi="Times New Roman" w:cs="Times New Roman"/>
            <w:sz w:val="24"/>
            <w:szCs w:val="24"/>
          </w:rPr>
          <w:t>Murinae</w:t>
        </w:r>
        <w:proofErr w:type="spellEnd"/>
        <w:r w:rsidR="00F005EA">
          <w:rPr>
            <w:rFonts w:ascii="Times New Roman" w:hAnsi="Times New Roman" w:cs="Times New Roman"/>
            <w:sz w:val="24"/>
            <w:szCs w:val="24"/>
          </w:rPr>
          <w:t xml:space="preserve"> (</w:t>
        </w:r>
      </w:ins>
      <w:ins w:id="145" w:author="Jonathan James Hughes" w:date="2024-06-20T22:52:00Z">
        <w:r w:rsidR="00F005EA">
          <w:rPr>
            <w:rFonts w:ascii="Times New Roman" w:hAnsi="Times New Roman" w:cs="Times New Roman"/>
            <w:sz w:val="24"/>
            <w:szCs w:val="24"/>
          </w:rPr>
          <w:t xml:space="preserve">Node E) was constrained to between </w:t>
        </w:r>
      </w:ins>
      <w:ins w:id="146" w:author="Jonathan James Hughes" w:date="2024-06-20T22:53:00Z">
        <w:r w:rsidR="00F005EA">
          <w:rPr>
            <w:rFonts w:ascii="Times New Roman" w:hAnsi="Times New Roman" w:cs="Times New Roman"/>
            <w:sz w:val="24"/>
            <w:szCs w:val="24"/>
          </w:rPr>
          <w:t>11.1 and 12.3 Ma, following</w:t>
        </w:r>
      </w:ins>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ins w:id="147" w:author="Jonathan James Hughes" w:date="2024-06-20T22:53:00Z">
        <w:r w:rsidR="00F005EA">
          <w:rPr>
            <w:rFonts w:ascii="Times New Roman" w:hAnsi="Times New Roman" w:cs="Times New Roman"/>
            <w:sz w:val="24"/>
            <w:szCs w:val="24"/>
          </w:rPr>
          <w:t xml:space="preserve">. </w:t>
        </w:r>
      </w:ins>
      <w:ins w:id="148" w:author="Jonathan James Hughes" w:date="2024-06-20T22:54:00Z">
        <w:r w:rsidR="00F005EA">
          <w:rPr>
            <w:rFonts w:ascii="Times New Roman" w:hAnsi="Times New Roman" w:cs="Times New Roman"/>
            <w:sz w:val="24"/>
            <w:szCs w:val="24"/>
          </w:rPr>
          <w:t xml:space="preserve">Maximum ages were set for </w:t>
        </w:r>
        <w:proofErr w:type="spellStart"/>
        <w:r w:rsidR="00F005EA">
          <w:rPr>
            <w:rFonts w:ascii="Times New Roman" w:hAnsi="Times New Roman" w:cs="Times New Roman"/>
            <w:sz w:val="24"/>
            <w:szCs w:val="24"/>
          </w:rPr>
          <w:t>Otomyini+Arvicanthini</w:t>
        </w:r>
      </w:ins>
      <w:proofErr w:type="spellEnd"/>
      <w:ins w:id="149" w:author="Jonathan James Hughes" w:date="2024-06-20T22:55:00Z">
        <w:r w:rsidR="00F005EA">
          <w:rPr>
            <w:rFonts w:ascii="Times New Roman" w:hAnsi="Times New Roman" w:cs="Times New Roman"/>
            <w:sz w:val="24"/>
            <w:szCs w:val="24"/>
          </w:rPr>
          <w:t xml:space="preserve"> (9.2 Ma,</w:t>
        </w:r>
      </w:ins>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PEVuZE5vdGU+PENpdGU+PEF1dGhvcj5LaW11cmE8L0F1dGhvcj48WWVhcj4yMDE1PC9ZZWFyPjxS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PEVuZE5vdGU+PENpdGU+PEF1dGhvcj5LaW11cmE8L0F1dGhvcj48WWVhcj4yMDE1PC9ZZWFyPjxS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1B6D59">
        <w:rPr>
          <w:rFonts w:ascii="Times New Roman" w:hAnsi="Times New Roman" w:cs="Times New Roman"/>
          <w:sz w:val="24"/>
          <w:szCs w:val="24"/>
        </w:rPr>
        <w:t>)</w:t>
      </w:r>
      <w:ins w:id="150" w:author="Jonathan James Hughes" w:date="2024-06-20T22:54:00Z">
        <w:r w:rsidR="00F005EA">
          <w:rPr>
            <w:rFonts w:ascii="Times New Roman" w:hAnsi="Times New Roman" w:cs="Times New Roman"/>
            <w:sz w:val="24"/>
            <w:szCs w:val="24"/>
          </w:rPr>
          <w:t xml:space="preserve">, </w:t>
        </w:r>
      </w:ins>
      <w:proofErr w:type="spellStart"/>
      <w:ins w:id="151" w:author="Jonathan James Hughes" w:date="2024-06-20T22:55:00Z">
        <w:r w:rsidR="00F005EA">
          <w:rPr>
            <w:rFonts w:ascii="Times New Roman" w:hAnsi="Times New Roman" w:cs="Times New Roman"/>
            <w:i/>
            <w:iCs/>
            <w:sz w:val="24"/>
            <w:szCs w:val="24"/>
          </w:rPr>
          <w:t>Apodemus</w:t>
        </w:r>
        <w:proofErr w:type="spellEnd"/>
        <w:r w:rsidR="00F005EA">
          <w:rPr>
            <w:rFonts w:ascii="Times New Roman" w:hAnsi="Times New Roman" w:cs="Times New Roman"/>
            <w:sz w:val="24"/>
            <w:szCs w:val="24"/>
          </w:rPr>
          <w:t xml:space="preserve"> (</w:t>
        </w:r>
      </w:ins>
      <w:ins w:id="152" w:author="Jonathan James Hughes" w:date="2024-06-20T22:56:00Z">
        <w:r w:rsidR="00F005EA">
          <w:rPr>
            <w:rFonts w:ascii="Times New Roman" w:hAnsi="Times New Roman" w:cs="Times New Roman"/>
            <w:sz w:val="24"/>
            <w:szCs w:val="24"/>
          </w:rPr>
          <w:t>9.6 Ma,</w:t>
        </w:r>
      </w:ins>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&lt;EndNote&gt;&lt;Cite&gt;&lt;Author&gt;Daxner-Höck&lt;/Author&gt;&lt;Year&gt;2002&lt;/Year&gt;&lt;RecNum&gt;243&lt;/RecNum&gt;&lt;DisplayText&gt;(Daxner-Höck 2002)&lt;/DisplayText&gt;&lt;record&gt;&lt;rec-number&gt;243&lt;/rec-number&gt;&lt;foreign-keys&gt;&lt;key app="EN" db-id="vdwt9psdezv5tlee9vn5swzfzafw0azp5adx" timestamp="1720298778"&gt;243&lt;/key&gt;&lt;/foreign-keys&gt;&lt;ref-type name="Journal Article"&gt;17&lt;/ref-type&gt;&lt;contributors&gt;&lt;authors&gt;&lt;author&gt;Daxner-Höck, Gudrun&lt;/author&gt;&lt;/authors&gt;&lt;/contributors&gt;&lt;titles&gt;&lt;title&gt;Cricetodon meini and other rodents from Mühlbach and Grund, Lower Austria (Middle Miocene, late MN5)&lt;/title&gt;&lt;secondary-title&gt;Annalen des Naturhistorischen Museums in Wien. Serie A für Mineralogie und Petrographie, Geologie und Paläontologie, Anthropologie und Prähistorie&lt;/secondary-title&gt;&lt;/titles&gt;&lt;periodical&gt;&lt;full-title&gt;Annalen des Naturhistorischen Museums in Wien. Serie A für Mineralogie und Petrographie, Geologie und Paläontologie, Anthropologie und Prähistorie&lt;/full-title&gt;&lt;/periodical&gt;&lt;pages&gt;267-291&lt;/pages&gt;&lt;dates&gt;&lt;year&gt;2002&lt;/year&gt;&lt;/dates&gt;&lt;isbn&gt;0255-0091&lt;/isbn&gt;&lt;urls&gt;&lt;/urls&gt;&lt;/record&gt;&lt;/Cite&gt;&lt;/EndNote&gt;</w:instrText>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(Daxner-Höck 2002)</w:t>
      </w:r>
      <w:r w:rsidR="001B6D59">
        <w:rPr>
          <w:rFonts w:ascii="Times New Roman" w:hAnsi="Times New Roman" w:cs="Times New Roman"/>
          <w:sz w:val="24"/>
          <w:szCs w:val="24"/>
        </w:rPr>
        <w:fldChar w:fldCharType="end"/>
      </w:r>
      <w:ins w:id="153" w:author="Jonathan James Hughes" w:date="2024-06-20T22:56:00Z">
        <w:r w:rsidR="00F005EA">
          <w:rPr>
            <w:rFonts w:ascii="Times New Roman" w:hAnsi="Times New Roman" w:cs="Times New Roman"/>
            <w:sz w:val="24"/>
            <w:szCs w:val="24"/>
          </w:rPr>
          <w:t>)</w:t>
        </w:r>
      </w:ins>
      <w:ins w:id="154" w:author="Jonathan James Hughes" w:date="2024-06-20T22:55:00Z">
        <w:r w:rsidR="00F005EA">
          <w:rPr>
            <w:rFonts w:ascii="Times New Roman" w:hAnsi="Times New Roman" w:cs="Times New Roman"/>
            <w:sz w:val="24"/>
            <w:szCs w:val="24"/>
          </w:rPr>
          <w:t xml:space="preserve">, and </w:t>
        </w:r>
        <w:r w:rsidR="00F005EA">
          <w:rPr>
            <w:rFonts w:ascii="Times New Roman" w:hAnsi="Times New Roman" w:cs="Times New Roman"/>
            <w:i/>
            <w:iCs/>
            <w:sz w:val="24"/>
            <w:szCs w:val="24"/>
          </w:rPr>
          <w:t>Mus</w:t>
        </w:r>
      </w:ins>
      <w:ins w:id="155" w:author="Jonathan James Hughes" w:date="2024-06-20T22:57:00Z">
        <w:r w:rsidR="00F005EA">
          <w:rPr>
            <w:rFonts w:ascii="Times New Roman" w:hAnsi="Times New Roman" w:cs="Times New Roman"/>
            <w:sz w:val="24"/>
            <w:szCs w:val="24"/>
          </w:rPr>
          <w:t xml:space="preserve"> (8.0 Ma,</w:t>
        </w:r>
      </w:ins>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&lt;EndNote&gt;&lt;Cite&gt;&lt;Author&gt;Kimura&lt;/Author&gt;&lt;Year&gt;2013&lt;/Year&gt;&lt;RecNum&gt;244&lt;/RecNum&gt;&lt;DisplayText&gt;(Kimura, et al. 2013)&lt;/DisplayText&gt;&lt;record&gt;&lt;rec-number&gt;244&lt;/rec-number&gt;&lt;foreign-keys&gt;&lt;key app="EN" db-id="vdwt9psdezv5tlee9vn5swzfzafw0azp5adx" timestamp="1720298834"&gt;244&lt;/key&gt;&lt;/foreign-keys&gt;&lt;ref-type name="Journal Article"&gt;17&lt;/ref-type&gt;&lt;contributors&gt;&lt;authors&gt;&lt;author&gt;Kimura, Yuri&lt;/author&gt;&lt;author&gt;Jacobs, Louis L&lt;/author&gt;&lt;author&gt;Cerling, Thure E&lt;/author&gt;&lt;author&gt;Uno, Kevin T&lt;/author&gt;&lt;author&gt;Ferguson, Kurt M&lt;/author&gt;&lt;author&gt;Flynn, Lawrence J&lt;/author&gt;&lt;author&gt;Patnaik, Rajeev&lt;/author&gt;&lt;/authors&gt;&lt;/contributors&gt;&lt;titles&gt;&lt;title&gt;Fossil mice and rats show isotopic evidence of niche partitioning and change in dental ecomorphology related to dietary shift in Late Miocene of Pakistan&lt;/title&gt;&lt;secondary-title&gt;PLoS One&lt;/secondary-title&gt;&lt;/titles&gt;&lt;periodical&gt;&lt;full-title&gt;PLoS One&lt;/full-title&gt;&lt;/periodical&gt;&lt;pages&gt;e69308&lt;/pages&gt;&lt;volume&gt;8&lt;/volume&gt;&lt;number&gt;8&lt;/number&gt;&lt;dates&gt;&lt;year&gt;2013&lt;/year&gt;&lt;/dates&gt;&lt;isbn&gt;1932-6203&lt;/isbn&gt;&lt;urls&gt;&lt;/urls&gt;&lt;/record&gt;&lt;/Cite&gt;&lt;/EndNote&gt;</w:instrText>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2013)</w:t>
      </w:r>
      <w:r w:rsidR="001B6D59">
        <w:rPr>
          <w:rFonts w:ascii="Times New Roman" w:hAnsi="Times New Roman" w:cs="Times New Roman"/>
          <w:sz w:val="24"/>
          <w:szCs w:val="24"/>
        </w:rPr>
        <w:fldChar w:fldCharType="end"/>
      </w:r>
      <w:ins w:id="156" w:author="Jonathan James Hughes" w:date="2024-06-20T22:57:00Z">
        <w:r w:rsidR="00F005EA">
          <w:rPr>
            <w:rFonts w:ascii="Times New Roman" w:hAnsi="Times New Roman" w:cs="Times New Roman"/>
            <w:sz w:val="24"/>
            <w:szCs w:val="24"/>
          </w:rPr>
          <w:t>)</w:t>
        </w:r>
      </w:ins>
      <w:ins w:id="157" w:author="Jonathan James Hughes" w:date="2024-06-20T22:55:00Z">
        <w:r w:rsidR="00F005EA">
          <w:rPr>
            <w:rFonts w:ascii="Times New Roman" w:hAnsi="Times New Roman" w:cs="Times New Roman"/>
            <w:sz w:val="24"/>
            <w:szCs w:val="24"/>
          </w:rPr>
          <w:t>.</w:t>
        </w:r>
      </w:ins>
      <w:r w:rsidRPr="00B12D60">
        <w:rPr>
          <w:rFonts w:ascii="Times New Roman" w:hAnsi="Times New Roman" w:cs="Times New Roman"/>
          <w:sz w:val="24"/>
          <w:szCs w:val="24"/>
        </w:rPr>
        <w:t xml:space="preserve"> Branch lengths were resampled 100 times to produce confidence intervals. </w:t>
      </w:r>
      <w:del w:id="158" w:author="Jonathan James Hughes" w:date="2024-06-20T21:09:00Z">
        <w:r w:rsidRPr="00B12D60" w:rsidDel="00E34E7A">
          <w:rPr>
            <w:rFonts w:ascii="Times New Roman" w:hAnsi="Times New Roman" w:cs="Times New Roman"/>
            <w:sz w:val="24"/>
            <w:szCs w:val="24"/>
          </w:rPr>
          <w:delText>To return a single solution, least square dating typically requires that one calibration be fixed and not a range. We select</w:delText>
        </w:r>
        <w:r w:rsidDel="00E34E7A">
          <w:rPr>
            <w:rFonts w:ascii="Times New Roman" w:hAnsi="Times New Roman" w:cs="Times New Roman"/>
            <w:sz w:val="24"/>
            <w:szCs w:val="24"/>
          </w:rPr>
          <w:delText>ed</w:delText>
        </w:r>
        <w:r w:rsidRPr="00B12D60" w:rsidDel="00E34E7A">
          <w:rPr>
            <w:rFonts w:ascii="Times New Roman" w:hAnsi="Times New Roman" w:cs="Times New Roman"/>
            <w:sz w:val="24"/>
            <w:szCs w:val="24"/>
          </w:rPr>
          <w:delText xml:space="preserve"> one calibration node (here</w:delText>
        </w:r>
        <w:r w:rsidDel="00E34E7A">
          <w:rPr>
            <w:rFonts w:ascii="Times New Roman" w:hAnsi="Times New Roman" w:cs="Times New Roman"/>
            <w:sz w:val="24"/>
            <w:szCs w:val="24"/>
          </w:rPr>
          <w:delText>,</w:delText>
        </w:r>
        <w:r w:rsidRPr="00B12D60" w:rsidDel="00E34E7A">
          <w:rPr>
            <w:rFonts w:ascii="Times New Roman" w:hAnsi="Times New Roman" w:cs="Times New Roman"/>
            <w:sz w:val="24"/>
            <w:szCs w:val="24"/>
          </w:rPr>
          <w:delText xml:space="preserve"> </w:delText>
        </w:r>
      </w:del>
      <w:del w:id="159" w:author="Jonathan James Hughes" w:date="2024-06-16T15:39:00Z">
        <w:r w:rsidRPr="00B12D60" w:rsidDel="00641E52">
          <w:rPr>
            <w:rFonts w:ascii="Times New Roman" w:hAnsi="Times New Roman" w:cs="Times New Roman"/>
            <w:sz w:val="24"/>
            <w:szCs w:val="24"/>
          </w:rPr>
          <w:delText>the</w:delText>
        </w:r>
        <w:r w:rsidDel="00641E52">
          <w:rPr>
            <w:rFonts w:ascii="Times New Roman" w:hAnsi="Times New Roman" w:cs="Times New Roman"/>
            <w:sz w:val="24"/>
            <w:szCs w:val="24"/>
          </w:rPr>
          <w:delText xml:space="preserve"> branch leading to</w:delText>
        </w:r>
        <w:r w:rsidRPr="00B12D60" w:rsidDel="00641E52">
          <w:rPr>
            <w:rFonts w:ascii="Times New Roman" w:hAnsi="Times New Roman" w:cs="Times New Roman"/>
            <w:sz w:val="24"/>
            <w:szCs w:val="24"/>
          </w:rPr>
          <w:delText xml:space="preserve"> </w:delText>
        </w:r>
      </w:del>
      <w:del w:id="160" w:author="Jonathan James Hughes" w:date="2024-06-20T21:09:00Z">
        <w:r w:rsidRPr="00B12D60" w:rsidDel="00E34E7A">
          <w:rPr>
            <w:rFonts w:ascii="Times New Roman" w:hAnsi="Times New Roman" w:cs="Times New Roman"/>
            <w:iCs/>
            <w:sz w:val="24"/>
            <w:szCs w:val="24"/>
          </w:rPr>
          <w:delText>Murinae</w:delText>
        </w:r>
        <w:r w:rsidRPr="00B12D60" w:rsidDel="00E34E7A">
          <w:rPr>
            <w:rFonts w:ascii="Times New Roman" w:hAnsi="Times New Roman" w:cs="Times New Roman"/>
            <w:sz w:val="24"/>
            <w:szCs w:val="24"/>
          </w:rPr>
          <w:delText>) and estimat</w:delText>
        </w:r>
        <w:r w:rsidDel="00E34E7A">
          <w:rPr>
            <w:rFonts w:ascii="Times New Roman" w:hAnsi="Times New Roman" w:cs="Times New Roman"/>
            <w:sz w:val="24"/>
            <w:szCs w:val="24"/>
          </w:rPr>
          <w:delText>ed</w:delText>
        </w:r>
        <w:r w:rsidRPr="00B12D60" w:rsidDel="00E34E7A">
          <w:rPr>
            <w:rFonts w:ascii="Times New Roman" w:hAnsi="Times New Roman" w:cs="Times New Roman"/>
            <w:sz w:val="24"/>
            <w:szCs w:val="24"/>
          </w:rPr>
          <w:delText xml:space="preserve"> dates across the tree when this node is set to its minimum, its maximum, and its midpoint ages. On the midpoint calibrated tree, we plot confidence intervals for each node representing the lowest minimum and highest maximum ages estimated across the three dating analyses.</w:delText>
        </w:r>
      </w:del>
    </w:p>
    <w:p w14:paraId="6241E85C" w14:textId="77777777" w:rsidR="00A849E6" w:rsidRPr="00B12D60" w:rsidRDefault="00A849E6" w:rsidP="00A849E6">
      <w:pPr>
        <w:spacing w:after="0"/>
        <w:jc w:val="both"/>
        <w:rPr>
          <w:rFonts w:ascii="Times New Roman" w:hAnsi="Times New Roman" w:cs="Times New Roman"/>
          <w:sz w:val="24"/>
          <w:szCs w:val="24"/>
        </w:rPr>
      </w:pPr>
    </w:p>
    <w:p w14:paraId="157BF2AF" w14:textId="77777777" w:rsidR="00A849E6" w:rsidRPr="00031896" w:rsidRDefault="00A849E6" w:rsidP="00A849E6">
      <w:pPr>
        <w:pStyle w:val="Heading2"/>
      </w:pPr>
      <w:r>
        <w:t>Genome w</w:t>
      </w:r>
      <w:r w:rsidRPr="00031896">
        <w:t xml:space="preserve">indow-based </w:t>
      </w:r>
      <w:r>
        <w:t xml:space="preserve">phylogenetic </w:t>
      </w:r>
      <w:r w:rsidRPr="00031896">
        <w:t>analysis</w:t>
      </w:r>
      <w:r>
        <w:t xml:space="preserve"> </w:t>
      </w:r>
    </w:p>
    <w:p w14:paraId="4F19CE35" w14:textId="01E87DEF" w:rsidR="00A849E6" w:rsidRDefault="00A849E6" w:rsidP="00A849E6">
      <w:pPr>
        <w:spacing w:after="0"/>
        <w:jc w:val="both"/>
        <w:rPr>
          <w:rFonts w:ascii="Times New Roman" w:hAnsi="Times New Roman" w:cs="Times New Roman"/>
          <w:sz w:val="24"/>
          <w:szCs w:val="24"/>
        </w:rPr>
      </w:pPr>
      <w:ins w:id="161" w:author="Thomas, Gregg [2]" w:date="2024-04-09T10:59:00Z">
        <w:r>
          <w:rPr>
            <w:rFonts w:ascii="Times New Roman" w:hAnsi="Times New Roman" w:cs="Times New Roman"/>
            <w:sz w:val="24"/>
            <w:szCs w:val="24"/>
          </w:rPr>
          <w:t>For the second part of</w:t>
        </w:r>
      </w:ins>
      <w:ins w:id="162" w:author="Thomas, Gregg [2]" w:date="2024-04-09T11:00:00Z">
        <w:r>
          <w:rPr>
            <w:rFonts w:ascii="Times New Roman" w:hAnsi="Times New Roman" w:cs="Times New Roman"/>
            <w:sz w:val="24"/>
            <w:szCs w:val="24"/>
          </w:rPr>
          <w:t xml:space="preserve"> our work, we wanted to quantitatively infer phylogenetic discordance across a su</w:t>
        </w:r>
      </w:ins>
      <w:r w:rsidR="000523BD">
        <w:rPr>
          <w:rFonts w:ascii="Times New Roman" w:hAnsi="Times New Roman" w:cs="Times New Roman"/>
          <w:sz w:val="24"/>
          <w:szCs w:val="24"/>
        </w:rPr>
        <w:t>b</w:t>
      </w:r>
      <w:ins w:id="163" w:author="Thomas, Gregg [2]" w:date="2024-04-09T11:00:00Z">
        <w:r>
          <w:rPr>
            <w:rFonts w:ascii="Times New Roman" w:hAnsi="Times New Roman" w:cs="Times New Roman"/>
            <w:sz w:val="24"/>
            <w:szCs w:val="24"/>
          </w:rPr>
          <w:t xml:space="preserve">set of the murine genomes used to infer the species tree and relate that discordance to other features of the genome, such as recombination rate, proximity to </w:t>
        </w:r>
      </w:ins>
      <w:ins w:id="164" w:author="Thomas, Gregg [2]" w:date="2024-04-09T11:01:00Z">
        <w:r>
          <w:rPr>
            <w:rFonts w:ascii="Times New Roman" w:hAnsi="Times New Roman" w:cs="Times New Roman"/>
            <w:sz w:val="24"/>
            <w:szCs w:val="24"/>
          </w:rPr>
          <w:t xml:space="preserve">genes, and rates of molecular evolution. </w:t>
        </w:r>
      </w:ins>
      <w:r>
        <w:rPr>
          <w:rFonts w:ascii="Times New Roman" w:hAnsi="Times New Roman" w:cs="Times New Roman"/>
          <w:sz w:val="24"/>
          <w:szCs w:val="24"/>
        </w:rPr>
        <w:t>To assess the distribution of phylogenetic discordance across rodent genome</w:t>
      </w:r>
      <w:r w:rsidR="000211C3">
        <w:rPr>
          <w:rFonts w:ascii="Times New Roman" w:hAnsi="Times New Roman" w:cs="Times New Roman"/>
          <w:sz w:val="24"/>
          <w:szCs w:val="24"/>
        </w:rPr>
        <w:t>s</w:t>
      </w:r>
      <w:r>
        <w:rPr>
          <w:rFonts w:ascii="Times New Roman" w:hAnsi="Times New Roman" w:cs="Times New Roman"/>
          <w:sz w:val="24"/>
          <w:szCs w:val="24"/>
        </w:rPr>
        <w:t xml:space="preserve">, we limited subsequent analyses to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Pr>
          <w:rFonts w:ascii="Times New Roman" w:hAnsi="Times New Roman" w:cs="Times New Roman"/>
          <w:sz w:val="24"/>
          <w:szCs w:val="24"/>
        </w:rPr>
        <w:t xml:space="preserve"> and the pseudo-assemblies (see above) of six of the</w:t>
      </w:r>
      <w:r w:rsidRPr="00031896">
        <w:rPr>
          <w:rFonts w:ascii="Times New Roman" w:hAnsi="Times New Roman" w:cs="Times New Roman"/>
          <w:sz w:val="24"/>
          <w:szCs w:val="24"/>
        </w:rPr>
        <w:t xml:space="preserve"> genomes</w:t>
      </w:r>
      <w:r>
        <w:rPr>
          <w:rFonts w:ascii="Times New Roman" w:hAnsi="Times New Roman" w:cs="Times New Roman"/>
          <w:sz w:val="24"/>
          <w:szCs w:val="24"/>
        </w:rPr>
        <w:t xml:space="preserve"> </w:t>
      </w:r>
      <w:r w:rsidRPr="00031896">
        <w:rPr>
          <w:rFonts w:ascii="Times New Roman" w:hAnsi="Times New Roman" w:cs="Times New Roman"/>
          <w:sz w:val="24"/>
          <w:szCs w:val="24"/>
        </w:rPr>
        <w:t>(</w:t>
      </w:r>
      <w:proofErr w:type="spellStart"/>
      <w:r w:rsidRPr="00E358E6">
        <w:rPr>
          <w:rFonts w:ascii="Times New Roman" w:hAnsi="Times New Roman" w:cs="Times New Roman"/>
          <w:i/>
          <w:iCs/>
          <w:sz w:val="24"/>
          <w:szCs w:val="24"/>
        </w:rPr>
        <w:t>Mastomys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natalensis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Hylomyscus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alleni</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Praomys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delectorum</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Rhabdomys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dilectus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Grammom</w:t>
      </w:r>
      <w:r>
        <w:rPr>
          <w:rFonts w:ascii="Times New Roman" w:hAnsi="Times New Roman" w:cs="Times New Roman"/>
          <w:i/>
          <w:iCs/>
          <w:sz w:val="24"/>
          <w:szCs w:val="24"/>
        </w:rPr>
        <w:t>y</w:t>
      </w:r>
      <w:r w:rsidRPr="00E358E6">
        <w:rPr>
          <w:rFonts w:ascii="Times New Roman" w:hAnsi="Times New Roman" w:cs="Times New Roman"/>
          <w:i/>
          <w:iCs/>
          <w:sz w:val="24"/>
          <w:szCs w:val="24"/>
        </w:rPr>
        <w:t>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dolichurus</w:t>
      </w:r>
      <w:proofErr w:type="spellEnd"/>
      <w:r w:rsidRPr="00E358E6">
        <w:rPr>
          <w:rFonts w:ascii="Times New Roman" w:hAnsi="Times New Roman" w:cs="Times New Roman"/>
          <w:sz w:val="24"/>
          <w:szCs w:val="24"/>
        </w:rPr>
        <w:t xml:space="preserve">, and </w:t>
      </w:r>
      <w:proofErr w:type="spellStart"/>
      <w:r w:rsidRPr="00E358E6">
        <w:rPr>
          <w:rFonts w:ascii="Times New Roman" w:hAnsi="Times New Roman" w:cs="Times New Roman"/>
          <w:i/>
          <w:iCs/>
          <w:sz w:val="24"/>
          <w:szCs w:val="24"/>
        </w:rPr>
        <w:t>Rhynchomys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soricoides</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typus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was excluded from these analyses due to the inadequacy of the library outlined above. </w:t>
      </w:r>
    </w:p>
    <w:p w14:paraId="2C08AEA8" w14:textId="0CDB3284"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t>We</w:t>
      </w:r>
      <w:r w:rsidRPr="00031896">
        <w:rPr>
          <w:rFonts w:ascii="Times New Roman" w:hAnsi="Times New Roman" w:cs="Times New Roman"/>
          <w:sz w:val="24"/>
          <w:szCs w:val="24"/>
        </w:rPr>
        <w:t xml:space="preserve"> partitioned the</w:t>
      </w:r>
      <w:r>
        <w:rPr>
          <w:rFonts w:ascii="Times New Roman" w:hAnsi="Times New Roman" w:cs="Times New Roman"/>
          <w:sz w:val="24"/>
          <w:szCs w:val="24"/>
        </w:rPr>
        <w:t>se</w:t>
      </w:r>
      <w:r w:rsidRPr="00031896">
        <w:rPr>
          <w:rFonts w:ascii="Times New Roman" w:hAnsi="Times New Roman" w:cs="Times New Roman"/>
          <w:sz w:val="24"/>
          <w:szCs w:val="24"/>
        </w:rPr>
        <w:t xml:space="preserve"> genomes into 10</w:t>
      </w:r>
      <w:r>
        <w:rPr>
          <w:rFonts w:ascii="Times New Roman" w:hAnsi="Times New Roman" w:cs="Times New Roman"/>
          <w:sz w:val="24"/>
          <w:szCs w:val="24"/>
        </w:rPr>
        <w:t xml:space="preserve"> </w:t>
      </w:r>
      <w:r w:rsidRPr="00031896">
        <w:rPr>
          <w:rFonts w:ascii="Times New Roman" w:hAnsi="Times New Roman" w:cs="Times New Roman"/>
          <w:sz w:val="24"/>
          <w:szCs w:val="24"/>
        </w:rPr>
        <w:t>k</w:t>
      </w:r>
      <w:r>
        <w:rPr>
          <w:rFonts w:ascii="Times New Roman" w:hAnsi="Times New Roman" w:cs="Times New Roman"/>
          <w:sz w:val="24"/>
          <w:szCs w:val="24"/>
        </w:rPr>
        <w:t>ilobase (k</w:t>
      </w:r>
      <w:r w:rsidRPr="00031896">
        <w:rPr>
          <w:rFonts w:ascii="Times New Roman" w:hAnsi="Times New Roman" w:cs="Times New Roman"/>
          <w:sz w:val="24"/>
          <w:szCs w:val="24"/>
        </w:rPr>
        <w:t>b</w:t>
      </w:r>
      <w:r>
        <w:rPr>
          <w:rFonts w:ascii="Times New Roman" w:hAnsi="Times New Roman" w:cs="Times New Roman"/>
          <w:sz w:val="24"/>
          <w:szCs w:val="24"/>
        </w:rPr>
        <w:t>)</w:t>
      </w:r>
      <w:r w:rsidRPr="00031896">
        <w:rPr>
          <w:rFonts w:ascii="Times New Roman" w:hAnsi="Times New Roman" w:cs="Times New Roman"/>
          <w:sz w:val="24"/>
          <w:szCs w:val="24"/>
        </w:rPr>
        <w:t xml:space="preserve"> windows based on the coordinates in the reference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sidRPr="00031896">
        <w:rPr>
          <w:rFonts w:ascii="Times New Roman" w:hAnsi="Times New Roman" w:cs="Times New Roman"/>
          <w:sz w:val="24"/>
          <w:szCs w:val="24"/>
        </w:rPr>
        <w:t xml:space="preserve"> genome </w:t>
      </w:r>
      <w:r>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(mm10; Mouse Genome Sequencing,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using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makewindows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These coordinates were converted between the reference and </w:t>
      </w:r>
      <w:r>
        <w:rPr>
          <w:rFonts w:ascii="Times New Roman" w:hAnsi="Times New Roman" w:cs="Times New Roman"/>
          <w:sz w:val="24"/>
          <w:szCs w:val="24"/>
        </w:rPr>
        <w:t>the consensus sequence for each genome</w:t>
      </w:r>
      <w:r w:rsidRPr="00031896">
        <w:rPr>
          <w:rFonts w:ascii="Times New Roman" w:hAnsi="Times New Roman" w:cs="Times New Roman"/>
          <w:sz w:val="24"/>
          <w:szCs w:val="24"/>
        </w:rPr>
        <w:t xml:space="preserv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Note that this method assumes both collinearity of all genomes and similar karyotypes (see Discussion). </w:t>
      </w:r>
      <w:r w:rsidRPr="00031896">
        <w:rPr>
          <w:rFonts w:ascii="Times New Roman" w:hAnsi="Times New Roman" w:cs="Times New Roman"/>
          <w:sz w:val="24"/>
          <w:szCs w:val="24"/>
        </w:rPr>
        <w:t xml:space="preserve">We then removed windows from the subsequent analyses if (1) 50% or more of the window overlapped with repeat regions from the </w:t>
      </w:r>
      <w:r w:rsidRPr="00D4662B">
        <w:rPr>
          <w:rFonts w:ascii="Times New Roman" w:hAnsi="Times New Roman" w:cs="Times New Roman"/>
          <w:i/>
          <w:sz w:val="24"/>
          <w:szCs w:val="24"/>
        </w:rPr>
        <w:t xml:space="preserve">M. </w:t>
      </w:r>
      <w:proofErr w:type="spellStart"/>
      <w:r w:rsidRPr="00D4662B">
        <w:rPr>
          <w:rFonts w:ascii="Times New Roman" w:hAnsi="Times New Roman" w:cs="Times New Roman"/>
          <w:i/>
          <w:sz w:val="24"/>
          <w:szCs w:val="24"/>
        </w:rPr>
        <w:t>musculus</w:t>
      </w:r>
      <w:proofErr w:type="spellEnd"/>
      <w:r w:rsidRPr="00031896">
        <w:rPr>
          <w:rFonts w:ascii="Times New Roman" w:hAnsi="Times New Roman" w:cs="Times New Roman"/>
          <w:sz w:val="24"/>
          <w:szCs w:val="24"/>
        </w:rPr>
        <w:t xml:space="preserve"> reference </w:t>
      </w:r>
      <w:proofErr w:type="spellStart"/>
      <w:r w:rsidRPr="00031896">
        <w:rPr>
          <w:rFonts w:ascii="Times New Roman" w:hAnsi="Times New Roman" w:cs="Times New Roman"/>
          <w:sz w:val="24"/>
          <w:szCs w:val="24"/>
        </w:rPr>
        <w:t>RepeatMasker</w:t>
      </w:r>
      <w:proofErr w:type="spellEnd"/>
      <w:r w:rsidRPr="00031896">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 et al. 2013-</w:t>
      </w:r>
      <w:r w:rsidR="001B6D59">
        <w:rPr>
          <w:rFonts w:ascii="Times New Roman" w:hAnsi="Times New Roman" w:cs="Times New Roman"/>
          <w:noProof/>
          <w:sz w:val="24"/>
          <w:szCs w:val="24"/>
        </w:rPr>
        <w:lastRenderedPageBreak/>
        <w:t>2015)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031896">
        <w:rPr>
          <w:rFonts w:ascii="Times New Roman" w:hAnsi="Times New Roman" w:cs="Times New Roman"/>
          <w:sz w:val="24"/>
          <w:szCs w:val="24"/>
        </w:rPr>
        <w:t>file</w:t>
      </w:r>
      <w:r>
        <w:rPr>
          <w:rFonts w:ascii="Times New Roman" w:hAnsi="Times New Roman" w:cs="Times New Roman"/>
          <w:sz w:val="24"/>
          <w:szCs w:val="24"/>
        </w:rPr>
        <w:t xml:space="preserve"> downloaded from the UCSC Genome Browser’s table browser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or (2) 50% or more of the window contained missing data in </w:t>
      </w:r>
      <w:ins w:id="165" w:author="Jeremy B. Searle" w:date="2024-08-02T17:51:00Z">
        <w:r w:rsidR="00440E88">
          <w:rPr>
            <w:rFonts w:ascii="Times New Roman" w:hAnsi="Times New Roman" w:cs="Times New Roman"/>
            <w:sz w:val="24"/>
            <w:szCs w:val="24"/>
          </w:rPr>
          <w:t>three</w:t>
        </w:r>
      </w:ins>
      <w:del w:id="166" w:author="Jeremy B. Searle" w:date="2024-08-02T17:51:00Z">
        <w:r w:rsidRPr="00031896" w:rsidDel="00440E88">
          <w:rPr>
            <w:rFonts w:ascii="Times New Roman" w:hAnsi="Times New Roman" w:cs="Times New Roman"/>
            <w:sz w:val="24"/>
            <w:szCs w:val="24"/>
          </w:rPr>
          <w:delText>3</w:delText>
        </w:r>
      </w:del>
      <w:r w:rsidRPr="00031896">
        <w:rPr>
          <w:rFonts w:ascii="Times New Roman" w:hAnsi="Times New Roman" w:cs="Times New Roman"/>
          <w:sz w:val="24"/>
          <w:szCs w:val="24"/>
        </w:rPr>
        <w:t xml:space="preserve"> or more samples.</w:t>
      </w:r>
      <w:r>
        <w:rPr>
          <w:rFonts w:ascii="Times New Roman" w:hAnsi="Times New Roman" w:cs="Times New Roman"/>
          <w:sz w:val="24"/>
          <w:szCs w:val="24"/>
        </w:rPr>
        <w:t xml:space="preserve"> Overlaps with repeat regions were determined with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coverage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w:t>
      </w:r>
      <w:r>
        <w:rPr>
          <w:rFonts w:ascii="Times New Roman" w:hAnsi="Times New Roman" w:cs="Times New Roman"/>
          <w:sz w:val="24"/>
          <w:szCs w:val="24"/>
        </w:rPr>
        <w:t>We then aligned t</w:t>
      </w:r>
      <w:r w:rsidRPr="00031896">
        <w:rPr>
          <w:rFonts w:ascii="Times New Roman" w:hAnsi="Times New Roman" w:cs="Times New Roman"/>
          <w:sz w:val="24"/>
          <w:szCs w:val="24"/>
        </w:rPr>
        <w:t>he 10kb windows with MAFFT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Pr>
          <w:rFonts w:ascii="Times New Roman" w:hAnsi="Times New Roman" w:cs="Times New Roman"/>
          <w:sz w:val="24"/>
          <w:szCs w:val="24"/>
        </w:rPr>
        <w:t xml:space="preserve">, trimmed alignments with </w:t>
      </w:r>
      <w:proofErr w:type="spellStart"/>
      <w:r>
        <w:rPr>
          <w:rFonts w:ascii="Times New Roman" w:hAnsi="Times New Roman" w:cs="Times New Roman"/>
          <w:sz w:val="24"/>
          <w:szCs w:val="24"/>
        </w:rPr>
        <w:t>trimAl</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and </w:t>
      </w:r>
      <w:r>
        <w:rPr>
          <w:rFonts w:ascii="Times New Roman" w:hAnsi="Times New Roman" w:cs="Times New Roman"/>
          <w:sz w:val="24"/>
          <w:szCs w:val="24"/>
        </w:rPr>
        <w:t xml:space="preserve">inferred </w:t>
      </w:r>
      <w:r w:rsidRPr="00031896">
        <w:rPr>
          <w:rFonts w:ascii="Times New Roman" w:hAnsi="Times New Roman" w:cs="Times New Roman"/>
          <w:sz w:val="24"/>
          <w:szCs w:val="24"/>
        </w:rPr>
        <w:t xml:space="preserve">phylogenies </w:t>
      </w:r>
      <w:r>
        <w:rPr>
          <w:rFonts w:ascii="Times New Roman" w:hAnsi="Times New Roman" w:cs="Times New Roman"/>
          <w:sz w:val="24"/>
          <w:szCs w:val="24"/>
        </w:rPr>
        <w:t xml:space="preserve">for each </w:t>
      </w:r>
      <w:r w:rsidRPr="00031896">
        <w:rPr>
          <w:rFonts w:ascii="Times New Roman" w:hAnsi="Times New Roman" w:cs="Times New Roman"/>
          <w:sz w:val="24"/>
          <w:szCs w:val="24"/>
        </w:rPr>
        <w:t>with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which uses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to determine the best substitution model for each window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
    <w:p w14:paraId="64212FFB" w14:textId="4123DB96" w:rsidR="00A849E6" w:rsidRDefault="00A849E6" w:rsidP="00A849E6">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To assess patterns of tree similarity between windows on the same chromosome, we used the weighted Robinson-</w:t>
      </w:r>
      <w:proofErr w:type="spellStart"/>
      <w:r w:rsidRPr="00031896">
        <w:rPr>
          <w:rFonts w:ascii="Times New Roman" w:hAnsi="Times New Roman" w:cs="Times New Roman"/>
          <w:sz w:val="24"/>
          <w:szCs w:val="24"/>
        </w:rPr>
        <w:t>Foulds</w:t>
      </w:r>
      <w:proofErr w:type="spellEnd"/>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&lt;EndNote&gt;&lt;Cite&gt;&lt;Author&gt;Böcker&lt;/Author&gt;&lt;Year&gt;2013&lt;/Year&gt;&lt;RecNum&gt;57&lt;/RecNum&gt;&lt;DisplayText&gt;(Robinson and Foulds 1981; Böcker, et al. 2013)&lt;/DisplayText&gt;&lt;record&gt;&lt;rec-number&gt;57&lt;/rec-number&gt;&lt;foreign-keys&gt;&lt;key app="EN" db-id="vdwt9psdezv5tlee9vn5swzfzafw0azp5adx" timestamp="1642608748"&gt;57&lt;/key&gt;&lt;/foreign-keys&gt;&lt;ref-type name="Book Section"&gt;5&lt;/ref-type&gt;&lt;contributors&gt;&lt;authors&gt;&lt;author&gt;Böcker, S.&lt;/author&gt;&lt;author&gt;Canzar, S.&lt;/author&gt;&lt;author&gt;Gunnar, W. K.&lt;/author&gt;&lt;/authors&gt;&lt;secondary-authors&gt;&lt;author&gt;Darling, A.&lt;/author&gt;&lt;author&gt;Stoye, J.&lt;/author&gt;&lt;/secondary-authors&gt;&lt;/contributors&gt;&lt;titles&gt;&lt;title&gt;The Generalized Robinson-Foulds Metric&lt;/title&gt;&lt;secondary-title&gt;Algorithms in Bioinformatics&lt;/secondary-title&gt;&lt;tertiary-title&gt;Lecture Notes in Computer Science&lt;/tertiary-title&gt;&lt;/titles&gt;&lt;dates&gt;&lt;year&gt;2013&lt;/year&gt;&lt;/dates&gt;&lt;pub-location&gt;Berlin, Heidelberg&lt;/pub-location&gt;&lt;publisher&gt;Springer&lt;/publisher&gt;&lt;urls&gt;&lt;/urls&gt;&lt;/record&gt;&lt;/Cite&gt;&lt;Cite&gt;&lt;Author&gt;Robinson&lt;/Author&gt;&lt;Year&gt;1981&lt;/Year&gt;&lt;RecNum&gt;56&lt;/RecNum&gt;&lt;record&gt;&lt;rec-number&gt;56&lt;/rec-number&gt;&lt;foreign-keys&gt;&lt;key app="EN" db-id="vdwt9psdezv5tlee9vn5swzfzafw0azp5adx" timestamp="1642608509"&gt;56&lt;/key&gt;&lt;/foreign-keys&gt;&lt;ref-type name="Journal Article"&gt;17&lt;/ref-type&gt;&lt;contributors&gt;&lt;authors&gt;&lt;author&gt;Robinson, D. F.&lt;/author&gt;&lt;author&gt;Foulds, L. R.&lt;/author&gt;&lt;/authors&gt;&lt;/contributors&gt;&lt;titles&gt;&lt;title&gt;Comparison of phylogenetic trees&lt;/title&gt;&lt;secondary-title&gt;Mathematical Biosciences&lt;/secondary-title&gt;&lt;/titles&gt;&lt;periodical&gt;&lt;full-title&gt;Mathematical Biosciences&lt;/full-title&gt;&lt;/periodical&gt;&lt;pages&gt;131-147&lt;/pages&gt;&lt;volume&gt;53&lt;/volume&gt;&lt;number&gt;1&lt;/number&gt;&lt;dates&gt;&lt;year&gt;1981&lt;/year&gt;&lt;pub-dates&gt;&lt;date&gt;1981/02/01/&lt;/date&gt;&lt;/pub-dates&gt;&lt;/dates&gt;&lt;isbn&gt;0025-5564&lt;/isbn&gt;&lt;urls&gt;&lt;related-urls&gt;&lt;url&gt;https://www.sciencedirect.com/science/article/pii/0025556481900432&lt;/url&gt;&lt;/related-urls&gt;&lt;/urls&gt;&lt;electronic-resource-num&gt;https://doi.org/10.1016/0025-5564(81)90043-2&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(Robinson and Foulds 1981; Böcker, et al. 2013)</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distance measure implemented in the </w:t>
      </w:r>
      <w:proofErr w:type="spellStart"/>
      <w:r>
        <w:rPr>
          <w:rFonts w:ascii="Times New Roman" w:hAnsi="Times New Roman" w:cs="Times New Roman"/>
          <w:sz w:val="24"/>
          <w:szCs w:val="24"/>
        </w:rPr>
        <w:t>phangorn</w:t>
      </w:r>
      <w:proofErr w:type="spellEnd"/>
      <w:r w:rsidRPr="00031896">
        <w:rPr>
          <w:rFonts w:ascii="Times New Roman" w:hAnsi="Times New Roman" w:cs="Times New Roman"/>
          <w:sz w:val="24"/>
          <w:szCs w:val="24"/>
        </w:rPr>
        <w:t xml:space="preserve"> library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(Schliep 2011)</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in 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which </w:t>
      </w:r>
      <w:r w:rsidRPr="00031896">
        <w:rPr>
          <w:rFonts w:ascii="Times New Roman" w:hAnsi="Times New Roman" w:cs="Times New Roman"/>
          <w:sz w:val="24"/>
          <w:szCs w:val="24"/>
        </w:rPr>
        <w:t>compares two trees by finding clades or splits present in one tree but not the other</w:t>
      </w:r>
      <w:r>
        <w:rPr>
          <w:rFonts w:ascii="Times New Roman" w:hAnsi="Times New Roman" w:cs="Times New Roman"/>
          <w:sz w:val="24"/>
          <w:szCs w:val="24"/>
        </w:rPr>
        <w:t xml:space="preserve"> weighted </w:t>
      </w:r>
      <w:r w:rsidRPr="00031896">
        <w:rPr>
          <w:rFonts w:ascii="Times New Roman" w:hAnsi="Times New Roman" w:cs="Times New Roman"/>
          <w:sz w:val="24"/>
          <w:szCs w:val="24"/>
        </w:rPr>
        <w:t>by the missing branch length in each tree for each mismatch</w:t>
      </w:r>
      <w:r>
        <w:rPr>
          <w:rFonts w:ascii="Times New Roman" w:hAnsi="Times New Roman" w:cs="Times New Roman"/>
          <w:sz w:val="24"/>
          <w:szCs w:val="24"/>
        </w:rPr>
        <w:t xml:space="preserve"> and differences in branch length between the co-occurring branches in both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(Robinson and Foulds 1979)</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Consequently, the resulting measure of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is in units of branch length (i.e., expected number of substitutions per site for maximum likelihood trees).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We compared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between trees from windows on the same chromosome to characterize (1) heterogeneity in patterns discordance along the chromosome and (2) whether tree similarity is correlated with distance between windows. For the second question, we sampled e</w:t>
      </w:r>
      <w:r w:rsidRPr="00031896">
        <w:rPr>
          <w:rFonts w:ascii="Times New Roman" w:hAnsi="Times New Roman" w:cs="Times New Roman"/>
          <w:sz w:val="24"/>
          <w:szCs w:val="24"/>
        </w:rPr>
        <w:t>very window</w:t>
      </w:r>
      <w:r>
        <w:rPr>
          <w:rFonts w:ascii="Times New Roman" w:hAnsi="Times New Roman" w:cs="Times New Roman"/>
          <w:sz w:val="24"/>
          <w:szCs w:val="24"/>
        </w:rPr>
        <w:t xml:space="preserve"> on a chromosome </w:t>
      </w:r>
      <w:r w:rsidRPr="00031896">
        <w:rPr>
          <w:rFonts w:ascii="Times New Roman" w:hAnsi="Times New Roman" w:cs="Times New Roman"/>
          <w:sz w:val="24"/>
          <w:szCs w:val="24"/>
        </w:rPr>
        <w:t xml:space="preserve">at </w:t>
      </w:r>
      <w:r>
        <w:rPr>
          <w:rFonts w:ascii="Times New Roman" w:hAnsi="Times New Roman" w:cs="Times New Roman"/>
          <w:sz w:val="24"/>
          <w:szCs w:val="24"/>
        </w:rPr>
        <w:t>increasing distance</w:t>
      </w:r>
      <w:r w:rsidRPr="00031896">
        <w:rPr>
          <w:rFonts w:ascii="Times New Roman" w:hAnsi="Times New Roman" w:cs="Times New Roman"/>
          <w:sz w:val="24"/>
          <w:szCs w:val="24"/>
        </w:rPr>
        <w:t xml:space="preserve"> (in 10kb windows) until the distribution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scores</w:t>
      </w:r>
      <w:r>
        <w:rPr>
          <w:rFonts w:ascii="Times New Roman" w:hAnsi="Times New Roman" w:cs="Times New Roman"/>
          <w:sz w:val="24"/>
          <w:szCs w:val="24"/>
        </w:rPr>
        <w:t xml:space="preserve"> for all pairs of windows at that distance</w:t>
      </w:r>
      <w:r w:rsidRPr="00031896">
        <w:rPr>
          <w:rFonts w:ascii="Times New Roman" w:hAnsi="Times New Roman" w:cs="Times New Roman"/>
          <w:sz w:val="24"/>
          <w:szCs w:val="24"/>
        </w:rPr>
        <w:t xml:space="preserve"> was not significantly different (Wilcox test, p &gt; 0.01) than that of a sample of 12,000 measures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between randomly selected trees on different chromosomes. We selected 12,000 as the random sample size because it roughly matched the number of windows on the largest chromosome (chromosome 1, n = 12,113).</w:t>
      </w:r>
      <w:r>
        <w:rPr>
          <w:rFonts w:ascii="Times New Roman" w:hAnsi="Times New Roman" w:cs="Times New Roman"/>
          <w:sz w:val="24"/>
          <w:szCs w:val="24"/>
        </w:rPr>
        <w:t xml:space="preserve">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window alignments and trees in parallel. </w:t>
      </w:r>
    </w:p>
    <w:p w14:paraId="683A9EED" w14:textId="77777777" w:rsidR="00A849E6" w:rsidRDefault="00A849E6" w:rsidP="00A849E6">
      <w:pPr>
        <w:spacing w:after="0"/>
        <w:jc w:val="both"/>
        <w:rPr>
          <w:rFonts w:ascii="Times New Roman" w:hAnsi="Times New Roman" w:cs="Times New Roman"/>
          <w:sz w:val="24"/>
          <w:szCs w:val="24"/>
        </w:rPr>
      </w:pPr>
    </w:p>
    <w:p w14:paraId="2BEFD5C5" w14:textId="77777777" w:rsidR="00A849E6" w:rsidRDefault="00A849E6" w:rsidP="00A849E6">
      <w:pPr>
        <w:spacing w:after="0"/>
        <w:jc w:val="both"/>
        <w:rPr>
          <w:rFonts w:ascii="Times New Roman" w:hAnsi="Times New Roman" w:cs="Times New Roman"/>
          <w:i/>
          <w:iCs/>
          <w:sz w:val="24"/>
          <w:szCs w:val="24"/>
        </w:rPr>
      </w:pPr>
      <w:r>
        <w:rPr>
          <w:rFonts w:ascii="Times New Roman" w:hAnsi="Times New Roman" w:cs="Times New Roman"/>
          <w:i/>
          <w:iCs/>
          <w:sz w:val="24"/>
          <w:szCs w:val="24"/>
        </w:rPr>
        <w:t>Whole genome alignment between mouse and rat</w:t>
      </w:r>
    </w:p>
    <w:p w14:paraId="2AE8C115" w14:textId="77777777" w:rsidR="00A849E6" w:rsidRDefault="00A849E6" w:rsidP="00A849E6">
      <w:pPr>
        <w:spacing w:after="0"/>
        <w:jc w:val="both"/>
        <w:rPr>
          <w:rFonts w:ascii="Times New Roman" w:hAnsi="Times New Roman" w:cs="Times New Roman"/>
          <w:i/>
          <w:iCs/>
          <w:sz w:val="24"/>
          <w:szCs w:val="24"/>
        </w:rPr>
      </w:pPr>
    </w:p>
    <w:p w14:paraId="3E44064A" w14:textId="737CA2C5" w:rsidR="00A849E6" w:rsidRPr="00EB41AF" w:rsidRDefault="00A849E6" w:rsidP="00A849E6">
      <w:pPr>
        <w:spacing w:after="0"/>
        <w:jc w:val="both"/>
        <w:rPr>
          <w:rFonts w:ascii="Times New Roman" w:hAnsi="Times New Roman" w:cs="Times New Roman"/>
          <w:sz w:val="24"/>
          <w:szCs w:val="24"/>
        </w:rPr>
      </w:pPr>
      <w:ins w:id="167" w:author="Thomas, Gregg [2]" w:date="2024-04-09T11:03:00Z">
        <w:r>
          <w:rPr>
            <w:rFonts w:ascii="Times New Roman" w:hAnsi="Times New Roman" w:cs="Times New Roman"/>
            <w:sz w:val="24"/>
            <w:szCs w:val="24"/>
          </w:rPr>
          <w:t>To</w:t>
        </w:r>
      </w:ins>
      <w:ins w:id="168" w:author="Thomas, Gregg [2]" w:date="2024-04-09T11:01:00Z">
        <w:r>
          <w:rPr>
            <w:rFonts w:ascii="Times New Roman" w:hAnsi="Times New Roman" w:cs="Times New Roman"/>
            <w:sz w:val="24"/>
            <w:szCs w:val="24"/>
          </w:rPr>
          <w:t xml:space="preserve"> assess how un-accounted for </w:t>
        </w:r>
      </w:ins>
      <w:r w:rsidR="000211C3">
        <w:rPr>
          <w:rFonts w:ascii="Times New Roman" w:hAnsi="Times New Roman" w:cs="Times New Roman"/>
          <w:sz w:val="24"/>
          <w:szCs w:val="24"/>
        </w:rPr>
        <w:t xml:space="preserve">large-scale </w:t>
      </w:r>
      <w:ins w:id="169" w:author="Thomas, Gregg [2]" w:date="2024-04-09T11:01:00Z">
        <w:r>
          <w:rPr>
            <w:rFonts w:ascii="Times New Roman" w:hAnsi="Times New Roman" w:cs="Times New Roman"/>
            <w:sz w:val="24"/>
            <w:szCs w:val="24"/>
          </w:rPr>
          <w:t xml:space="preserve">structural variation may impact our conclusions, we compared the reference mouse and rat genomes. </w:t>
        </w:r>
      </w:ins>
      <w:r>
        <w:rPr>
          <w:rFonts w:ascii="Times New Roman" w:hAnsi="Times New Roman" w:cs="Times New Roman"/>
          <w:sz w:val="24"/>
          <w:szCs w:val="24"/>
        </w:rPr>
        <w:t xml:space="preserve">We used minimap2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2018)</w:t>
      </w:r>
      <w:r>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 </w:t>
      </w:r>
      <w:r>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(Gibbs, et al. 2004)</w:t>
      </w:r>
      <w:r>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w:t>
      </w:r>
      <w:del w:id="170" w:author="Jeremy B. Searle" w:date="2024-08-02T17:44:00Z">
        <w:r w:rsidDel="00910A9F">
          <w:rPr>
            <w:rFonts w:ascii="Times New Roman" w:hAnsi="Times New Roman" w:cs="Times New Roman"/>
            <w:sz w:val="24"/>
            <w:szCs w:val="24"/>
          </w:rPr>
          <w:delText xml:space="preserve">to </w:delText>
        </w:r>
      </w:del>
      <w:r>
        <w:rPr>
          <w:rFonts w:ascii="Times New Roman" w:hAnsi="Times New Roman" w:cs="Times New Roman"/>
          <w:sz w:val="24"/>
          <w:szCs w:val="24"/>
        </w:rPr>
        <w:t xml:space="preserve">in the discordance analyses. We downloaded the rat reference genome (rnor6) from the UCSC genome browser and for both genomes removed the Y chromosome and all smaller unplaced scaffolds. We then used minimap2 in whole genome alignment mode (-x asm20) to generate a pairwise alignment file from which we calculated alignment segment sizes and the distances between alignment segments. We visualized the alignment as a dot plot using the </w:t>
      </w:r>
      <w:proofErr w:type="spellStart"/>
      <w:r>
        <w:rPr>
          <w:rFonts w:ascii="Times New Roman" w:hAnsi="Times New Roman" w:cs="Times New Roman"/>
          <w:sz w:val="24"/>
          <w:szCs w:val="24"/>
        </w:rPr>
        <w:t>pafr</w:t>
      </w:r>
      <w:proofErr w:type="spellEnd"/>
      <w:r>
        <w:rPr>
          <w:rFonts w:ascii="Times New Roman" w:hAnsi="Times New Roman" w:cs="Times New Roman"/>
          <w:sz w:val="24"/>
          <w:szCs w:val="24"/>
        </w:rPr>
        <w:t xml:space="preserve"> package in R (</w:t>
      </w:r>
      <w:hyperlink r:id="rId12" w:history="1">
        <w:r w:rsidRPr="009C0F60">
          <w:rPr>
            <w:rStyle w:val="Hyperlink"/>
            <w:rFonts w:ascii="Times New Roman" w:hAnsi="Times New Roman" w:cs="Times New Roman"/>
            <w:sz w:val="24"/>
            <w:szCs w:val="24"/>
          </w:rPr>
          <w:t>https://github.com/dwinter/pafr</w:t>
        </w:r>
      </w:hyperlink>
      <w:r>
        <w:rPr>
          <w:rFonts w:ascii="Times New Roman" w:hAnsi="Times New Roman" w:cs="Times New Roman"/>
          <w:sz w:val="24"/>
          <w:szCs w:val="24"/>
        </w:rPr>
        <w:t>).</w:t>
      </w:r>
    </w:p>
    <w:p w14:paraId="52B21F8C" w14:textId="77777777" w:rsidR="00A849E6" w:rsidRPr="00031896" w:rsidRDefault="00A849E6" w:rsidP="00A849E6">
      <w:pPr>
        <w:spacing w:after="0"/>
        <w:jc w:val="both"/>
        <w:rPr>
          <w:rFonts w:ascii="Times New Roman" w:hAnsi="Times New Roman" w:cs="Times New Roman"/>
          <w:sz w:val="24"/>
          <w:szCs w:val="24"/>
        </w:rPr>
      </w:pPr>
    </w:p>
    <w:p w14:paraId="16710F76" w14:textId="77777777" w:rsidR="00A849E6" w:rsidRPr="00031896" w:rsidRDefault="00A849E6" w:rsidP="00A849E6">
      <w:pPr>
        <w:pStyle w:val="Heading2"/>
      </w:pPr>
      <w:r w:rsidRPr="00031896">
        <w:t>Recombination rate</w:t>
      </w:r>
      <w:r>
        <w:t xml:space="preserve"> and functional annotation</w:t>
      </w:r>
    </w:p>
    <w:p w14:paraId="0A6ACDEE" w14:textId="0299BC4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W</w:t>
      </w:r>
      <w:r w:rsidRPr="00031896">
        <w:rPr>
          <w:rFonts w:ascii="Times New Roman" w:hAnsi="Times New Roman" w:cs="Times New Roman"/>
          <w:sz w:val="24"/>
          <w:szCs w:val="24"/>
        </w:rPr>
        <w:t>e retrieved 10,205 genetic markers</w:t>
      </w:r>
      <w:r>
        <w:rPr>
          <w:rFonts w:ascii="Times New Roman" w:hAnsi="Times New Roman" w:cs="Times New Roman"/>
          <w:sz w:val="24"/>
          <w:szCs w:val="24"/>
        </w:rPr>
        <w:t xml:space="preserve"> generated</w:t>
      </w:r>
      <w:r w:rsidRPr="00031896">
        <w:rPr>
          <w:rFonts w:ascii="Times New Roman" w:hAnsi="Times New Roman" w:cs="Times New Roman"/>
          <w:sz w:val="24"/>
          <w:szCs w:val="24"/>
        </w:rPr>
        <w:t xml:space="preserve"> from a large heterogenous stock of outbred mice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Pr>
          <w:rFonts w:ascii="Times New Roman" w:hAnsi="Times New Roman" w:cs="Times New Roman"/>
          <w:sz w:val="24"/>
          <w:szCs w:val="24"/>
        </w:rPr>
        <w:t>whether</w:t>
      </w:r>
      <w:r w:rsidRPr="00031896">
        <w:rPr>
          <w:rFonts w:ascii="Times New Roman" w:hAnsi="Times New Roman" w:cs="Times New Roman"/>
          <w:sz w:val="24"/>
          <w:szCs w:val="24"/>
        </w:rPr>
        <w:t xml:space="preserve"> phylogenetic discordance along </w:t>
      </w:r>
      <w:r w:rsidRPr="00031896">
        <w:rPr>
          <w:rFonts w:ascii="Times New Roman" w:hAnsi="Times New Roman" w:cs="Times New Roman"/>
          <w:sz w:val="24"/>
          <w:szCs w:val="24"/>
        </w:rPr>
        <w:lastRenderedPageBreak/>
        <w:t xml:space="preserve">chromosomes </w:t>
      </w:r>
      <w:r>
        <w:rPr>
          <w:rFonts w:ascii="Times New Roman" w:hAnsi="Times New Roman" w:cs="Times New Roman"/>
          <w:sz w:val="24"/>
          <w:szCs w:val="24"/>
        </w:rPr>
        <w:t>was correlated</w:t>
      </w:r>
      <w:r w:rsidRPr="00031896">
        <w:rPr>
          <w:rFonts w:ascii="Times New Roman" w:hAnsi="Times New Roman" w:cs="Times New Roman"/>
          <w:sz w:val="24"/>
          <w:szCs w:val="24"/>
        </w:rPr>
        <w:t xml:space="preserve"> with </w:t>
      </w:r>
      <w:r>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Pr>
          <w:rFonts w:ascii="Times New Roman" w:hAnsi="Times New Roman" w:cs="Times New Roman"/>
          <w:sz w:val="24"/>
          <w:szCs w:val="24"/>
        </w:rPr>
        <w:t>s</w:t>
      </w:r>
      <w:r w:rsidRPr="00031896">
        <w:rPr>
          <w:rFonts w:ascii="Times New Roman" w:hAnsi="Times New Roman" w:cs="Times New Roman"/>
          <w:sz w:val="24"/>
          <w:szCs w:val="24"/>
        </w:rPr>
        <w:t xml:space="preserve">. We converted the physical coordinates of these markers from build 37 (mm9) to build 38 (mm10) of the </w:t>
      </w:r>
      <w:r w:rsidRPr="00D4662B">
        <w:rPr>
          <w:rFonts w:ascii="Times New Roman" w:hAnsi="Times New Roman" w:cs="Times New Roman"/>
          <w:i/>
          <w:sz w:val="24"/>
          <w:szCs w:val="24"/>
        </w:rPr>
        <w:t xml:space="preserve">M. </w:t>
      </w:r>
      <w:proofErr w:type="spellStart"/>
      <w:r w:rsidRPr="00D4662B">
        <w:rPr>
          <w:rFonts w:ascii="Times New Roman" w:hAnsi="Times New Roman" w:cs="Times New Roman"/>
          <w:i/>
          <w:sz w:val="24"/>
          <w:szCs w:val="24"/>
        </w:rPr>
        <w:t>musculus</w:t>
      </w:r>
      <w:proofErr w:type="spellEnd"/>
      <w:r w:rsidRPr="00031896">
        <w:rPr>
          <w:rFonts w:ascii="Times New Roman" w:hAnsi="Times New Roman" w:cs="Times New Roman"/>
          <w:sz w:val="24"/>
          <w:szCs w:val="24"/>
        </w:rPr>
        <w:t xml:space="preserve"> genome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then partitioned the markers into 5Mb windows and estimated local recombination rates </w:t>
      </w:r>
      <w:r>
        <w:rPr>
          <w:rFonts w:ascii="Times New Roman" w:hAnsi="Times New Roman" w:cs="Times New Roman"/>
          <w:sz w:val="24"/>
          <w:szCs w:val="24"/>
        </w:rPr>
        <w:t>defined</w:t>
      </w:r>
      <w:r w:rsidRPr="00031896">
        <w:rPr>
          <w:rFonts w:ascii="Times New Roman" w:hAnsi="Times New Roman" w:cs="Times New Roman"/>
          <w:sz w:val="24"/>
          <w:szCs w:val="24"/>
        </w:rPr>
        <w:t xml:space="preserve"> </w:t>
      </w:r>
      <w:r>
        <w:rPr>
          <w:rFonts w:ascii="Times New Roman" w:hAnsi="Times New Roman" w:cs="Times New Roman"/>
          <w:sz w:val="24"/>
          <w:szCs w:val="24"/>
        </w:rPr>
        <w:t>as</w:t>
      </w:r>
      <w:r w:rsidRPr="00031896">
        <w:rPr>
          <w:rFonts w:ascii="Times New Roman" w:hAnsi="Times New Roman" w:cs="Times New Roman"/>
          <w:sz w:val="24"/>
          <w:szCs w:val="24"/>
        </w:rPr>
        <w:t xml:space="preserve"> the slope of the correlation between the location on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genetic </w:t>
      </w:r>
      <w:r>
        <w:rPr>
          <w:rFonts w:ascii="Times New Roman" w:hAnsi="Times New Roman" w:cs="Times New Roman"/>
          <w:sz w:val="24"/>
          <w:szCs w:val="24"/>
        </w:rPr>
        <w:t>and</w:t>
      </w:r>
      <w:r w:rsidRPr="00031896">
        <w:rPr>
          <w:rFonts w:ascii="Times New Roman" w:hAnsi="Times New Roman" w:cs="Times New Roman"/>
          <w:sz w:val="24"/>
          <w:szCs w:val="24"/>
        </w:rPr>
        <w:t xml:space="preserve"> physical map</w:t>
      </w:r>
      <w:r>
        <w:rPr>
          <w:rFonts w:ascii="Times New Roman" w:hAnsi="Times New Roman" w:cs="Times New Roman"/>
          <w:sz w:val="24"/>
          <w:szCs w:val="24"/>
        </w:rPr>
        <w:t>s</w:t>
      </w:r>
      <w:r w:rsidRPr="00031896">
        <w:rPr>
          <w:rFonts w:ascii="Times New Roman" w:hAnsi="Times New Roman" w:cs="Times New Roman"/>
          <w:sz w:val="24"/>
          <w:szCs w:val="24"/>
        </w:rPr>
        <w:t xml:space="preserve"> for all markers in the window</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 Kartje,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r>
        <w:rPr>
          <w:rFonts w:ascii="Times New Roman" w:hAnsi="Times New Roman" w:cs="Times New Roman"/>
          <w:sz w:val="24"/>
          <w:szCs w:val="24"/>
        </w:rPr>
        <w:t>W</w:t>
      </w:r>
      <w:r w:rsidRPr="00031896">
        <w:rPr>
          <w:rFonts w:ascii="Times New Roman" w:hAnsi="Times New Roman" w:cs="Times New Roman"/>
          <w:sz w:val="24"/>
          <w:szCs w:val="24"/>
        </w:rPr>
        <w:t xml:space="preserve">ithin each 5Mb window, we calculated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distances between the first 10kb window and every other 10kb window.</w:t>
      </w:r>
    </w:p>
    <w:p w14:paraId="3E6ACF72" w14:textId="74268352" w:rsidR="00A849E6" w:rsidRPr="00031896" w:rsidRDefault="00A849E6" w:rsidP="00A849E6">
      <w:pPr>
        <w:jc w:val="both"/>
        <w:rPr>
          <w:rFonts w:ascii="Times New Roman" w:hAnsi="Times New Roman" w:cs="Times New Roman"/>
          <w:iCs/>
          <w:sz w:val="24"/>
          <w:szCs w:val="24"/>
        </w:rPr>
      </w:pPr>
      <w:r>
        <w:rPr>
          <w:rFonts w:ascii="Times New Roman" w:hAnsi="Times New Roman" w:cs="Times New Roman"/>
          <w:sz w:val="24"/>
          <w:szCs w:val="24"/>
        </w:rPr>
        <w:tab/>
      </w:r>
      <w:r w:rsidRPr="00031896">
        <w:rPr>
          <w:rFonts w:ascii="Times New Roman" w:hAnsi="Times New Roman" w:cs="Times New Roman"/>
          <w:iCs/>
          <w:sz w:val="24"/>
          <w:szCs w:val="24"/>
        </w:rPr>
        <w:t>We also compared</w:t>
      </w:r>
      <w:r>
        <w:rPr>
          <w:rFonts w:ascii="Times New Roman" w:hAnsi="Times New Roman" w:cs="Times New Roman"/>
          <w:iCs/>
          <w:sz w:val="24"/>
          <w:szCs w:val="24"/>
        </w:rPr>
        <w:t xml:space="preserve"> the chromosome-wide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distances to those based on phylogenies from regions</w:t>
      </w:r>
      <w:r w:rsidRPr="00031896">
        <w:rPr>
          <w:rFonts w:ascii="Times New Roman" w:hAnsi="Times New Roman" w:cs="Times New Roman"/>
          <w:iCs/>
          <w:sz w:val="24"/>
          <w:szCs w:val="24"/>
        </w:rPr>
        <w:t xml:space="preserve"> around several types of</w:t>
      </w:r>
      <w:r>
        <w:rPr>
          <w:rFonts w:ascii="Times New Roman" w:hAnsi="Times New Roman" w:cs="Times New Roman"/>
          <w:iCs/>
          <w:sz w:val="24"/>
          <w:szCs w:val="24"/>
        </w:rPr>
        <w:t xml:space="preserve"> adjacent to</w:t>
      </w:r>
      <w:r w:rsidRPr="00031896">
        <w:rPr>
          <w:rFonts w:ascii="Times New Roman" w:hAnsi="Times New Roman" w:cs="Times New Roman"/>
          <w:iCs/>
          <w:sz w:val="24"/>
          <w:szCs w:val="24"/>
        </w:rPr>
        <w:t xml:space="preserve"> genomic features. </w:t>
      </w:r>
      <w:r>
        <w:rPr>
          <w:rFonts w:ascii="Times New Roman" w:hAnsi="Times New Roman" w:cs="Times New Roman"/>
          <w:iCs/>
          <w:sz w:val="24"/>
          <w:szCs w:val="24"/>
        </w:rPr>
        <w:t>We retrieved c</w:t>
      </w:r>
      <w:r w:rsidRPr="00031896">
        <w:rPr>
          <w:rFonts w:ascii="Times New Roman" w:hAnsi="Times New Roman" w:cs="Times New Roman"/>
          <w:iCs/>
          <w:sz w:val="24"/>
          <w:szCs w:val="24"/>
        </w:rPr>
        <w:t xml:space="preserve">oordinates from </w:t>
      </w:r>
      <w:r>
        <w:rPr>
          <w:rFonts w:ascii="Times New Roman" w:hAnsi="Times New Roman" w:cs="Times New Roman"/>
          <w:iCs/>
          <w:sz w:val="24"/>
          <w:szCs w:val="24"/>
        </w:rPr>
        <w:t>25,753 protein coding</w:t>
      </w:r>
      <w:r w:rsidRPr="00031896">
        <w:rPr>
          <w:rFonts w:ascii="Times New Roman" w:hAnsi="Times New Roman" w:cs="Times New Roman"/>
          <w:iCs/>
          <w:sz w:val="24"/>
          <w:szCs w:val="24"/>
        </w:rPr>
        <w:t xml:space="preserve"> genes</w:t>
      </w:r>
      <w:r>
        <w:rPr>
          <w:rFonts w:ascii="Times New Roman" w:hAnsi="Times New Roman" w:cs="Times New Roman"/>
          <w:iCs/>
          <w:sz w:val="24"/>
          <w:szCs w:val="24"/>
        </w:rPr>
        <w:t xml:space="preserve"> annotated in </w:t>
      </w:r>
      <w:r>
        <w:rPr>
          <w:rFonts w:ascii="Times New Roman" w:hAnsi="Times New Roman" w:cs="Times New Roman"/>
          <w:i/>
          <w:sz w:val="24"/>
          <w:szCs w:val="24"/>
        </w:rPr>
        <w:t xml:space="preserve">M. </w:t>
      </w:r>
      <w:proofErr w:type="spellStart"/>
      <w:r>
        <w:rPr>
          <w:rFonts w:ascii="Times New Roman" w:hAnsi="Times New Roman" w:cs="Times New Roman"/>
          <w:i/>
          <w:sz w:val="24"/>
          <w:szCs w:val="24"/>
        </w:rPr>
        <w:t>musculus</w:t>
      </w:r>
      <w:proofErr w:type="spellEnd"/>
      <w:r w:rsidRPr="00031896">
        <w:rPr>
          <w:rFonts w:ascii="Times New Roman" w:hAnsi="Times New Roman" w:cs="Times New Roman"/>
          <w:iCs/>
          <w:sz w:val="24"/>
          <w:szCs w:val="24"/>
        </w:rPr>
        <w:t xml:space="preserve"> from </w:t>
      </w:r>
      <w:proofErr w:type="spellStart"/>
      <w:r w:rsidRPr="00031896">
        <w:rPr>
          <w:rFonts w:ascii="Times New Roman" w:hAnsi="Times New Roman" w:cs="Times New Roman"/>
          <w:iCs/>
          <w:sz w:val="24"/>
          <w:szCs w:val="24"/>
        </w:rPr>
        <w:t>Ensembl</w:t>
      </w:r>
      <w:proofErr w:type="spellEnd"/>
      <w:r w:rsidRPr="00031896">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(release 99; Cunningham, et al. 2022)</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w:t>
      </w:r>
      <w:r>
        <w:rPr>
          <w:rFonts w:ascii="Times New Roman" w:hAnsi="Times New Roman" w:cs="Times New Roman"/>
          <w:iCs/>
          <w:sz w:val="24"/>
          <w:szCs w:val="24"/>
        </w:rPr>
        <w:t xml:space="preserve">all </w:t>
      </w:r>
      <w:r w:rsidRPr="00031896">
        <w:rPr>
          <w:rFonts w:ascii="Times New Roman" w:hAnsi="Times New Roman" w:cs="Times New Roman"/>
          <w:iCs/>
          <w:sz w:val="24"/>
          <w:szCs w:val="24"/>
        </w:rPr>
        <w:t xml:space="preserve">3,129 UCEs from </w:t>
      </w:r>
      <w:r w:rsidRPr="00DF4DCD">
        <w:rPr>
          <w:rFonts w:ascii="Times New Roman" w:hAnsi="Times New Roman" w:cs="Times New Roman"/>
          <w:sz w:val="24"/>
          <w:szCs w:val="24"/>
        </w:rPr>
        <w:t xml:space="preserve">the </w:t>
      </w:r>
      <w:r w:rsidRPr="00DF4DCD">
        <w:rPr>
          <w:rFonts w:ascii="Times New Roman" w:hAnsi="Times New Roman" w:cs="Times New Roman"/>
          <w:i/>
          <w:iCs/>
          <w:sz w:val="24"/>
          <w:szCs w:val="24"/>
        </w:rPr>
        <w:t>M</w:t>
      </w:r>
      <w:r>
        <w:rPr>
          <w:rFonts w:ascii="Times New Roman" w:hAnsi="Times New Roman" w:cs="Times New Roman"/>
          <w:i/>
          <w:iCs/>
          <w:sz w:val="24"/>
          <w:szCs w:val="24"/>
        </w:rPr>
        <w:t>.</w:t>
      </w:r>
      <w:r w:rsidRPr="00DF4DCD">
        <w:rPr>
          <w:rFonts w:ascii="Times New Roman" w:hAnsi="Times New Roman" w:cs="Times New Roman"/>
          <w:i/>
          <w:iCs/>
          <w:sz w:val="24"/>
          <w:szCs w:val="24"/>
        </w:rPr>
        <w:t xml:space="preserve"> musculus</w:t>
      </w:r>
      <w:r w:rsidRPr="00DF4DCD">
        <w:rPr>
          <w:rFonts w:ascii="Times New Roman" w:hAnsi="Times New Roman" w:cs="Times New Roman"/>
          <w:sz w:val="24"/>
          <w:szCs w:val="24"/>
        </w:rPr>
        <w:t xml:space="preserve"> UCE probe set provided with </w:t>
      </w:r>
      <w:r>
        <w:rPr>
          <w:rFonts w:ascii="Times New Roman" w:hAnsi="Times New Roman" w:cs="Times New Roman"/>
          <w:sz w:val="24"/>
          <w:szCs w:val="24"/>
        </w:rPr>
        <w:t xml:space="preserve">PHYLUCE </w: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Pr>
          <w:rFonts w:ascii="Times New Roman" w:hAnsi="Times New Roman" w:cs="Times New Roman"/>
          <w:sz w:val="24"/>
          <w:szCs w:val="24"/>
        </w:rPr>
        <w:fldChar w:fldCharType="end"/>
      </w:r>
      <w:r w:rsidRPr="00031896">
        <w:rPr>
          <w:rFonts w:ascii="Times New Roman" w:hAnsi="Times New Roman" w:cs="Times New Roman"/>
          <w:iCs/>
          <w:sz w:val="24"/>
          <w:szCs w:val="24"/>
        </w:rPr>
        <w:t>, and 9,865 recombination hotspot</w:t>
      </w:r>
      <w:r>
        <w:rPr>
          <w:rFonts w:ascii="Times New Roman" w:hAnsi="Times New Roman" w:cs="Times New Roman"/>
          <w:iCs/>
          <w:sz w:val="24"/>
          <w:szCs w:val="24"/>
        </w:rPr>
        <w:t>s</w:t>
      </w:r>
      <w:r w:rsidRPr="00031896">
        <w:rPr>
          <w:rFonts w:ascii="Times New Roman" w:hAnsi="Times New Roman" w:cs="Times New Roman"/>
          <w:iCs/>
          <w:sz w:val="24"/>
          <w:szCs w:val="24"/>
        </w:rPr>
        <w:t xml:space="preserve"> from</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Smagulova, et al. (2011)</w:t>
      </w:r>
      <w:r>
        <w:rPr>
          <w:rFonts w:ascii="Times New Roman" w:hAnsi="Times New Roman" w:cs="Times New Roman"/>
          <w:iCs/>
          <w:sz w:val="24"/>
          <w:szCs w:val="24"/>
        </w:rPr>
        <w:fldChar w:fldCharType="end"/>
      </w:r>
      <w:r>
        <w:rPr>
          <w:rFonts w:ascii="Times New Roman" w:hAnsi="Times New Roman" w:cs="Times New Roman"/>
          <w:iCs/>
          <w:sz w:val="24"/>
          <w:szCs w:val="24"/>
        </w:rPr>
        <w:t>.</w:t>
      </w:r>
      <w:r w:rsidRPr="00031896">
        <w:rPr>
          <w:rFonts w:ascii="Times New Roman" w:hAnsi="Times New Roman" w:cs="Times New Roman"/>
          <w:iCs/>
          <w:sz w:val="24"/>
          <w:szCs w:val="24"/>
        </w:rPr>
        <w:t xml:space="preserve"> The recombination hotspot coordinates were converted between build 37 and build 38 using the </w:t>
      </w:r>
      <w:proofErr w:type="spellStart"/>
      <w:r w:rsidRPr="00031896">
        <w:rPr>
          <w:rFonts w:ascii="Times New Roman" w:hAnsi="Times New Roman" w:cs="Times New Roman"/>
          <w:iCs/>
          <w:sz w:val="24"/>
          <w:szCs w:val="24"/>
        </w:rPr>
        <w:t>liftOver</w:t>
      </w:r>
      <w:proofErr w:type="spellEnd"/>
      <w:r w:rsidRPr="00031896">
        <w:rPr>
          <w:rFonts w:ascii="Times New Roman" w:hAnsi="Times New Roman" w:cs="Times New Roman"/>
          <w:iCs/>
          <w:sz w:val="24"/>
          <w:szCs w:val="24"/>
        </w:rPr>
        <w:t xml:space="preserve"> tool</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(Hinrichs, et al. 2006)</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For each feature, </w:t>
      </w:r>
      <w:r>
        <w:rPr>
          <w:rFonts w:ascii="Times New Roman" w:hAnsi="Times New Roman" w:cs="Times New Roman"/>
          <w:iCs/>
          <w:sz w:val="24"/>
          <w:szCs w:val="24"/>
        </w:rPr>
        <w:t xml:space="preserve">the starting window was the 10kb window containing the feature’s midpoint coordinate. </w:t>
      </w:r>
      <w:r w:rsidRPr="00031896">
        <w:rPr>
          <w:rFonts w:ascii="Times New Roman" w:hAnsi="Times New Roman" w:cs="Times New Roman"/>
          <w:iCs/>
          <w:sz w:val="24"/>
          <w:szCs w:val="24"/>
        </w:rPr>
        <w:t xml:space="preserve">We then calculated </w:t>
      </w:r>
      <w:proofErr w:type="spellStart"/>
      <w:r w:rsidRPr="00031896">
        <w:rPr>
          <w:rFonts w:ascii="Times New Roman" w:hAnsi="Times New Roman" w:cs="Times New Roman"/>
          <w:iCs/>
          <w:sz w:val="24"/>
          <w:szCs w:val="24"/>
        </w:rPr>
        <w:t>wRF</w:t>
      </w:r>
      <w:proofErr w:type="spellEnd"/>
      <w:r w:rsidRPr="00031896">
        <w:rPr>
          <w:rFonts w:ascii="Times New Roman" w:hAnsi="Times New Roman" w:cs="Times New Roman"/>
          <w:iCs/>
          <w:sz w:val="24"/>
          <w:szCs w:val="24"/>
        </w:rPr>
        <w:t xml:space="preserve"> between this window and all windows </w:t>
      </w:r>
      <w:r>
        <w:rPr>
          <w:rFonts w:ascii="Times New Roman" w:hAnsi="Times New Roman" w:cs="Times New Roman"/>
          <w:iCs/>
          <w:sz w:val="24"/>
          <w:szCs w:val="24"/>
        </w:rPr>
        <w:t>within</w:t>
      </w:r>
      <w:r w:rsidRPr="00031896">
        <w:rPr>
          <w:rFonts w:ascii="Times New Roman" w:hAnsi="Times New Roman" w:cs="Times New Roman"/>
          <w:iCs/>
          <w:sz w:val="24"/>
          <w:szCs w:val="24"/>
        </w:rPr>
        <w:t xml:space="preserve"> </w:t>
      </w:r>
      <w:r>
        <w:rPr>
          <w:rFonts w:ascii="Times New Roman" w:hAnsi="Times New Roman" w:cs="Times New Roman"/>
          <w:iCs/>
          <w:sz w:val="24"/>
          <w:szCs w:val="24"/>
        </w:rPr>
        <w:t>5</w:t>
      </w:r>
      <w:r w:rsidRPr="00031896">
        <w:rPr>
          <w:rFonts w:ascii="Times New Roman" w:hAnsi="Times New Roman" w:cs="Times New Roman"/>
          <w:iCs/>
          <w:sz w:val="24"/>
          <w:szCs w:val="24"/>
        </w:rPr>
        <w:t>Mb in either direction</w:t>
      </w:r>
      <w:r>
        <w:rPr>
          <w:rFonts w:ascii="Times New Roman" w:hAnsi="Times New Roman" w:cs="Times New Roman"/>
          <w:iCs/>
          <w:sz w:val="24"/>
          <w:szCs w:val="24"/>
        </w:rPr>
        <w:t xml:space="preserve"> and for each chromosome compared the slope and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 of windows adjacent to the feature with the same metrics for the whole chromosome</w:t>
      </w:r>
      <w:r w:rsidRPr="00031896">
        <w:rPr>
          <w:rFonts w:ascii="Times New Roman" w:hAnsi="Times New Roman" w:cs="Times New Roman"/>
          <w:iCs/>
          <w:sz w:val="24"/>
          <w:szCs w:val="24"/>
        </w:rPr>
        <w:t>.</w:t>
      </w:r>
      <w:r>
        <w:rPr>
          <w:rFonts w:ascii="Times New Roman" w:hAnsi="Times New Roman" w:cs="Times New Roman"/>
          <w:iCs/>
          <w:sz w:val="24"/>
          <w:szCs w:val="24"/>
        </w:rPr>
        <w:t xml:space="preserve"> We compared distributions of these measures for each genomic feature with an ANOVA (</w:t>
      </w:r>
      <w:proofErr w:type="spellStart"/>
      <w:r>
        <w:rPr>
          <w:rFonts w:ascii="Times New Roman" w:hAnsi="Times New Roman" w:cs="Times New Roman"/>
          <w:iCs/>
          <w:sz w:val="24"/>
          <w:szCs w:val="24"/>
        </w:rPr>
        <w:t>aov</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feature.measure</w:t>
      </w:r>
      <w:proofErr w:type="spellEnd"/>
      <w:r>
        <w:rPr>
          <w:rFonts w:ascii="Times New Roman" w:hAnsi="Times New Roman" w:cs="Times New Roman"/>
          <w:iCs/>
          <w:sz w:val="24"/>
          <w:szCs w:val="24"/>
        </w:rPr>
        <w:t xml:space="preserve"> ~ </w:t>
      </w:r>
      <w:proofErr w:type="spellStart"/>
      <w:r>
        <w:rPr>
          <w:rFonts w:ascii="Times New Roman" w:hAnsi="Times New Roman" w:cs="Times New Roman"/>
          <w:iCs/>
          <w:sz w:val="24"/>
          <w:szCs w:val="24"/>
        </w:rPr>
        <w:t>feature.label</w:t>
      </w:r>
      <w:proofErr w:type="spellEnd"/>
      <w:r>
        <w:rPr>
          <w:rFonts w:ascii="Times New Roman" w:hAnsi="Times New Roman" w:cs="Times New Roman"/>
          <w:iCs/>
          <w:sz w:val="24"/>
          <w:szCs w:val="24"/>
        </w:rPr>
        <w:t>)) followed by Tukey’s range test (</w:t>
      </w:r>
      <w:proofErr w:type="spellStart"/>
      <w:r>
        <w:rPr>
          <w:rFonts w:ascii="Times New Roman" w:hAnsi="Times New Roman" w:cs="Times New Roman"/>
          <w:iCs/>
          <w:sz w:val="24"/>
          <w:szCs w:val="24"/>
        </w:rPr>
        <w:t>TukeyHSD</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anova.result</w:t>
      </w:r>
      <w:proofErr w:type="spellEnd"/>
      <w:r>
        <w:rPr>
          <w:rFonts w:ascii="Times New Roman" w:hAnsi="Times New Roman" w:cs="Times New Roman"/>
          <w:iCs/>
          <w:sz w:val="24"/>
          <w:szCs w:val="24"/>
        </w:rPr>
        <w:t xml:space="preserve">)) to assess differences in means, as implemented in R v4.1.1 </w:t>
      </w:r>
      <w:r>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iCs/>
          <w:sz w:val="24"/>
          <w:szCs w:val="24"/>
        </w:rPr>
        <w:fldChar w:fldCharType="separate"/>
      </w:r>
      <w:r>
        <w:rPr>
          <w:rFonts w:ascii="Times New Roman" w:hAnsi="Times New Roman" w:cs="Times New Roman"/>
          <w:iCs/>
          <w:noProof/>
          <w:sz w:val="24"/>
          <w:szCs w:val="24"/>
        </w:rPr>
        <w:t>(R Core Team 2021)</w:t>
      </w:r>
      <w:r>
        <w:rPr>
          <w:rFonts w:ascii="Times New Roman" w:hAnsi="Times New Roman" w:cs="Times New Roman"/>
          <w:iCs/>
          <w:sz w:val="24"/>
          <w:szCs w:val="24"/>
        </w:rPr>
        <w:fldChar w:fldCharType="end"/>
      </w:r>
      <w:r>
        <w:rPr>
          <w:rFonts w:ascii="Times New Roman" w:hAnsi="Times New Roman" w:cs="Times New Roman"/>
          <w:iCs/>
          <w:sz w:val="24"/>
          <w:szCs w:val="24"/>
        </w:rPr>
        <w:t>.</w:t>
      </w:r>
    </w:p>
    <w:p w14:paraId="22A513CB" w14:textId="77777777" w:rsidR="00A849E6" w:rsidRPr="00031896" w:rsidRDefault="00A849E6" w:rsidP="00A849E6">
      <w:pPr>
        <w:pStyle w:val="Heading2"/>
        <w:rPr>
          <w:b/>
          <w:bCs/>
        </w:rPr>
      </w:pPr>
      <w:r>
        <w:t>Molecular</w:t>
      </w:r>
      <w:r w:rsidRPr="00031896">
        <w:t xml:space="preserve"> </w:t>
      </w:r>
      <w:r>
        <w:t xml:space="preserve">evolution </w:t>
      </w:r>
    </w:p>
    <w:p w14:paraId="31F5223F" w14:textId="553FD68E" w:rsidR="00A849E6" w:rsidRDefault="00A849E6" w:rsidP="00A849E6">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Pr>
          <w:rFonts w:ascii="Times New Roman" w:hAnsi="Times New Roman" w:cs="Times New Roman"/>
          <w:sz w:val="24"/>
          <w:szCs w:val="24"/>
        </w:rPr>
        <w:t xml:space="preserve">common model-based </w:t>
      </w:r>
      <w:r w:rsidRPr="00031896">
        <w:rPr>
          <w:rFonts w:ascii="Times New Roman" w:hAnsi="Times New Roman" w:cs="Times New Roman"/>
          <w:sz w:val="24"/>
          <w:szCs w:val="24"/>
        </w:rPr>
        <w:t xml:space="preserve">analyses of </w:t>
      </w:r>
      <w:r>
        <w:rPr>
          <w:rFonts w:ascii="Times New Roman" w:hAnsi="Times New Roman" w:cs="Times New Roman"/>
          <w:sz w:val="24"/>
          <w:szCs w:val="24"/>
        </w:rPr>
        <w:t>molecular evolution</w:t>
      </w:r>
      <w:r w:rsidRPr="00031896">
        <w:rPr>
          <w:rFonts w:ascii="Times New Roman" w:hAnsi="Times New Roman" w:cs="Times New Roman"/>
          <w:sz w:val="24"/>
          <w:szCs w:val="24"/>
        </w:rPr>
        <w:t>, we retrieved 2</w:t>
      </w:r>
      <w:r>
        <w:rPr>
          <w:rFonts w:ascii="Times New Roman" w:hAnsi="Times New Roman" w:cs="Times New Roman"/>
          <w:sz w:val="24"/>
          <w:szCs w:val="24"/>
        </w:rPr>
        <w:t>2</w:t>
      </w:r>
      <w:r w:rsidRPr="00031896">
        <w:rPr>
          <w:rFonts w:ascii="Times New Roman" w:hAnsi="Times New Roman" w:cs="Times New Roman"/>
          <w:sz w:val="24"/>
          <w:szCs w:val="24"/>
        </w:rPr>
        <w:t>,</w:t>
      </w:r>
      <w:r>
        <w:rPr>
          <w:rFonts w:ascii="Times New Roman" w:hAnsi="Times New Roman" w:cs="Times New Roman"/>
          <w:sz w:val="24"/>
          <w:szCs w:val="24"/>
        </w:rPr>
        <w:t>261</w:t>
      </w:r>
      <w:r w:rsidRPr="00031896">
        <w:rPr>
          <w:rFonts w:ascii="Times New Roman" w:hAnsi="Times New Roman" w:cs="Times New Roman"/>
          <w:sz w:val="24"/>
          <w:szCs w:val="24"/>
        </w:rPr>
        <w:t xml:space="preserve"> coding sequences </w:t>
      </w:r>
      <w:r>
        <w:rPr>
          <w:rFonts w:ascii="Times New Roman" w:hAnsi="Times New Roman" w:cs="Times New Roman"/>
          <w:sz w:val="24"/>
          <w:szCs w:val="24"/>
        </w:rPr>
        <w:t xml:space="preserve">from </w:t>
      </w:r>
      <w:r w:rsidRPr="00D4662B">
        <w:rPr>
          <w:rFonts w:ascii="Times New Roman" w:hAnsi="Times New Roman" w:cs="Times New Roman"/>
          <w:i/>
          <w:sz w:val="24"/>
          <w:szCs w:val="24"/>
        </w:rPr>
        <w:t>M. musculus</w:t>
      </w:r>
      <w:r>
        <w:rPr>
          <w:rFonts w:ascii="Times New Roman" w:hAnsi="Times New Roman" w:cs="Times New Roman"/>
          <w:iCs/>
          <w:sz w:val="24"/>
          <w:szCs w:val="24"/>
        </w:rPr>
        <w:t xml:space="preserve"> using the longest coding transcript of each gene. </w:t>
      </w:r>
      <w:r w:rsidRPr="00031896">
        <w:rPr>
          <w:rFonts w:ascii="Times New Roman" w:hAnsi="Times New Roman" w:cs="Times New Roman"/>
          <w:sz w:val="24"/>
          <w:szCs w:val="24"/>
        </w:rPr>
        <w:t>Coding coordinates from</w:t>
      </w:r>
      <w:r>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coding sequences </w:t>
      </w:r>
      <w:r w:rsidRPr="00031896">
        <w:rPr>
          <w:rFonts w:ascii="Times New Roman" w:hAnsi="Times New Roman" w:cs="Times New Roman"/>
          <w:sz w:val="24"/>
          <w:szCs w:val="24"/>
        </w:rPr>
        <w:t xml:space="preserve">were transposed to the new assemblies via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Pr>
          <w:rFonts w:ascii="Times New Roman" w:hAnsi="Times New Roman" w:cs="Times New Roman"/>
          <w:sz w:val="24"/>
          <w:szCs w:val="24"/>
        </w:rPr>
        <w:t xml:space="preserve">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getfasta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We recovered 17,216 genes that were present in all </w:t>
      </w:r>
      <w:ins w:id="171" w:author="Jeremy B. Searle" w:date="2024-08-02T17:46:00Z">
        <w:r w:rsidR="008C7603">
          <w:rPr>
            <w:rFonts w:ascii="Times New Roman" w:hAnsi="Times New Roman" w:cs="Times New Roman"/>
            <w:sz w:val="24"/>
            <w:szCs w:val="24"/>
          </w:rPr>
          <w:t>seven</w:t>
        </w:r>
      </w:ins>
      <w:del w:id="172" w:author="Jeremy B. Searle" w:date="2024-08-02T17:46:00Z">
        <w:r w:rsidDel="008C7603">
          <w:rPr>
            <w:rFonts w:ascii="Times New Roman" w:hAnsi="Times New Roman" w:cs="Times New Roman"/>
            <w:sz w:val="24"/>
            <w:szCs w:val="24"/>
          </w:rPr>
          <w:delText>7</w:delText>
        </w:r>
      </w:del>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Using </w:t>
      </w:r>
      <w:r w:rsidRPr="00031896">
        <w:rPr>
          <w:rFonts w:ascii="Times New Roman" w:hAnsi="Times New Roman" w:cs="Times New Roman"/>
          <w:sz w:val="24"/>
          <w:szCs w:val="24"/>
        </w:rPr>
        <w:t xml:space="preserve">MACSE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&lt;EndNote&gt;&lt;Cite&gt;&lt;Author&gt;Ranwez&lt;/Author&gt;&lt;Year&gt;2018&lt;/Year&gt;&lt;RecNum&gt;60&lt;/RecNum&gt;&lt;DisplayText&gt;(Ranwez, et al. 2018)&lt;/DisplayText&gt;&lt;record&gt;&lt;rec-number&gt;60&lt;/rec-number&gt;&lt;foreign-keys&gt;&lt;key app="EN" db-id="vdwt9psdezv5tlee9vn5swzfzafw0azp5adx" timestamp="1642610107"&gt;60&lt;/key&gt;&lt;/foreign-keys&gt;&lt;ref-type name="Journal Article"&gt;17&lt;/ref-type&gt;&lt;contributors&gt;&lt;authors&gt;&lt;author&gt;Ranwez, V.&lt;/author&gt;&lt;author&gt;Douzery, E. J. P.&lt;/author&gt;&lt;author&gt;Cambon, C.&lt;/author&gt;&lt;author&gt;Chantret, N.&lt;/author&gt;&lt;author&gt;Delsuc, F.&lt;/author&gt;&lt;/authors&gt;&lt;/contributors&gt;&lt;auth-address&gt;AGAP, Universite de Montpellier, CIRAD, INRA, Montpellier SupAgro, Montpellier, France.&amp;#xD;Institut des Sciences de l&amp;apos;Evolution de Montpellier (ISEM), UMR 5554, CNRS, EPHE, IRD, Universite de Montpellier, Montpellier, France.&lt;/auth-address&gt;&lt;titles&gt;&lt;title&gt;MACSE v2: Toolkit for the Alignment of Coding Sequences Accounting for Frameshifts and Stop Codons&lt;/title&gt;&lt;secondary-title&gt;Mol Biol Evol&lt;/secondary-title&gt;&lt;/titles&gt;&lt;periodical&gt;&lt;full-title&gt;Mol Biol Evol&lt;/full-title&gt;&lt;/periodical&gt;&lt;pages&gt;2582-2584&lt;/pages&gt;&lt;volume&gt;35&lt;/volume&gt;&lt;number&gt;10&lt;/number&gt;&lt;edition&gt;2018/08/31&lt;/edition&gt;&lt;keywords&gt;&lt;keyword&gt;Codon, Terminator&lt;/keyword&gt;&lt;keyword&gt;Frameshift Mutation&lt;/keyword&gt;&lt;keyword&gt;*Sequence Alignment&lt;/keyword&gt;&lt;keyword&gt;*Software&lt;/keyword&gt;&lt;/keywords&gt;&lt;dates&gt;&lt;year&gt;2018&lt;/year&gt;&lt;pub-dates&gt;&lt;date&gt;Oct 1&lt;/date&gt;&lt;/pub-dates&gt;&lt;/dates&gt;&lt;isbn&gt;1537-1719 (Electronic)&amp;#xD;0737-4038 (Linking)&lt;/isbn&gt;&lt;accession-num&gt;30165589&lt;/accession-num&gt;&lt;urls&gt;&lt;related-urls&gt;&lt;url&gt;https://www.ncbi.nlm.nih.gov/pubmed/30165589&lt;/url&gt;&lt;/related-urls&gt;&lt;/urls&gt;&lt;custom2&gt;PMC6188553&lt;/custom2&gt;&lt;electronic-resource-num&gt;10.1093/molbev/msy159&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(Ranwez,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we trimmed non-homologous regions from each </w:t>
      </w:r>
      <w:proofErr w:type="spellStart"/>
      <w:r>
        <w:rPr>
          <w:rFonts w:ascii="Times New Roman" w:hAnsi="Times New Roman" w:cs="Times New Roman"/>
          <w:sz w:val="24"/>
          <w:szCs w:val="24"/>
        </w:rPr>
        <w:t>ortholog</w:t>
      </w:r>
      <w:proofErr w:type="spellEnd"/>
      <w:r>
        <w:rPr>
          <w:rFonts w:ascii="Times New Roman" w:hAnsi="Times New Roman" w:cs="Times New Roman"/>
          <w:sz w:val="24"/>
          <w:szCs w:val="24"/>
        </w:rPr>
        <w:t xml:space="preserve"> using </w:t>
      </w:r>
      <w:proofErr w:type="spellStart"/>
      <w:r>
        <w:rPr>
          <w:rFonts w:ascii="Times New Roman" w:hAnsi="Times New Roman" w:cs="Times New Roman"/>
          <w:sz w:val="24"/>
          <w:szCs w:val="24"/>
        </w:rPr>
        <w:t>trimNonHomologousFragments</w:t>
      </w:r>
      <w:proofErr w:type="spellEnd"/>
      <w:r>
        <w:rPr>
          <w:rFonts w:ascii="Times New Roman" w:hAnsi="Times New Roman" w:cs="Times New Roman"/>
          <w:sz w:val="24"/>
          <w:szCs w:val="24"/>
        </w:rPr>
        <w:t xml:space="preserve">, aligned the </w:t>
      </w:r>
      <w:proofErr w:type="spellStart"/>
      <w:r>
        <w:rPr>
          <w:rFonts w:ascii="Times New Roman" w:hAnsi="Times New Roman" w:cs="Times New Roman"/>
          <w:sz w:val="24"/>
          <w:szCs w:val="24"/>
        </w:rPr>
        <w:t>orthologs</w:t>
      </w:r>
      <w:proofErr w:type="spellEnd"/>
      <w:r>
        <w:rPr>
          <w:rFonts w:ascii="Times New Roman" w:hAnsi="Times New Roman" w:cs="Times New Roman"/>
          <w:sz w:val="24"/>
          <w:szCs w:val="24"/>
        </w:rPr>
        <w:t xml:space="preserve"> using </w:t>
      </w:r>
      <w:proofErr w:type="spellStart"/>
      <w:r>
        <w:rPr>
          <w:rFonts w:ascii="Times New Roman" w:hAnsi="Times New Roman" w:cs="Times New Roman"/>
          <w:sz w:val="24"/>
          <w:szCs w:val="24"/>
        </w:rPr>
        <w:t>alignSequences</w:t>
      </w:r>
      <w:proofErr w:type="spellEnd"/>
      <w:r>
        <w:rPr>
          <w:rFonts w:ascii="Times New Roman" w:hAnsi="Times New Roman" w:cs="Times New Roman"/>
          <w:sz w:val="24"/>
          <w:szCs w:val="24"/>
        </w:rPr>
        <w:t xml:space="preserve">, and trimmed the aligned sequences with </w:t>
      </w:r>
      <w:proofErr w:type="spellStart"/>
      <w:r>
        <w:rPr>
          <w:rFonts w:ascii="Times New Roman" w:hAnsi="Times New Roman" w:cs="Times New Roman"/>
          <w:sz w:val="24"/>
          <w:szCs w:val="24"/>
        </w:rPr>
        <w:t>trimAlignment</w:t>
      </w:r>
      <w:proofErr w:type="spellEnd"/>
      <w:r>
        <w:rPr>
          <w:rFonts w:ascii="Times New Roman" w:hAnsi="Times New Roman" w:cs="Times New Roman"/>
          <w:sz w:val="24"/>
          <w:szCs w:val="24"/>
        </w:rPr>
        <w:t xml:space="preserve"> to remove unaligned flanking regions.</w:t>
      </w:r>
      <w:r w:rsidRPr="00031896">
        <w:rPr>
          <w:rFonts w:ascii="Times New Roman" w:hAnsi="Times New Roman" w:cs="Times New Roman"/>
          <w:sz w:val="24"/>
          <w:szCs w:val="24"/>
        </w:rPr>
        <w:t xml:space="preserve"> </w:t>
      </w:r>
      <w:r>
        <w:rPr>
          <w:rFonts w:ascii="Times New Roman" w:hAnsi="Times New Roman" w:cs="Times New Roman"/>
          <w:sz w:val="24"/>
          <w:szCs w:val="24"/>
        </w:rPr>
        <w:t>Finally, we manually filtered the alignments using the following (non-mutually exclusive) criteria: 3,368 alignments were removed during filtering for gapped sites,</w:t>
      </w:r>
      <w:r w:rsidRPr="00031896">
        <w:rPr>
          <w:rFonts w:ascii="Times New Roman" w:hAnsi="Times New Roman" w:cs="Times New Roman"/>
          <w:sz w:val="24"/>
          <w:szCs w:val="24"/>
        </w:rPr>
        <w:t xml:space="preserve"> </w:t>
      </w:r>
      <w:r>
        <w:rPr>
          <w:rFonts w:ascii="Times New Roman" w:hAnsi="Times New Roman" w:cs="Times New Roman"/>
          <w:sz w:val="24"/>
          <w:szCs w:val="24"/>
        </w:rPr>
        <w:t>3,132</w:t>
      </w:r>
      <w:r w:rsidRPr="00031896">
        <w:rPr>
          <w:rFonts w:ascii="Times New Roman" w:hAnsi="Times New Roman" w:cs="Times New Roman"/>
          <w:sz w:val="24"/>
          <w:szCs w:val="24"/>
        </w:rPr>
        <w:t xml:space="preserve"> alignments </w:t>
      </w:r>
      <w:r>
        <w:rPr>
          <w:rFonts w:ascii="Times New Roman" w:hAnsi="Times New Roman" w:cs="Times New Roman"/>
          <w:sz w:val="24"/>
          <w:szCs w:val="24"/>
        </w:rPr>
        <w:t>had</w:t>
      </w:r>
      <w:r w:rsidRPr="00031896">
        <w:rPr>
          <w:rFonts w:ascii="Times New Roman" w:hAnsi="Times New Roman" w:cs="Times New Roman"/>
          <w:sz w:val="24"/>
          <w:szCs w:val="24"/>
        </w:rPr>
        <w:t xml:space="preserve"> a premature stop codon in at least one species, </w:t>
      </w:r>
      <w:r>
        <w:rPr>
          <w:rFonts w:ascii="Times New Roman" w:hAnsi="Times New Roman" w:cs="Times New Roman"/>
          <w:sz w:val="24"/>
          <w:szCs w:val="24"/>
        </w:rPr>
        <w:t>1,571</w:t>
      </w:r>
      <w:r w:rsidRPr="00031896">
        <w:rPr>
          <w:rFonts w:ascii="Times New Roman" w:hAnsi="Times New Roman" w:cs="Times New Roman"/>
          <w:sz w:val="24"/>
          <w:szCs w:val="24"/>
        </w:rPr>
        <w:t xml:space="preserve"> alignments </w:t>
      </w:r>
      <w:r>
        <w:rPr>
          <w:rFonts w:ascii="Times New Roman" w:hAnsi="Times New Roman" w:cs="Times New Roman"/>
          <w:sz w:val="24"/>
          <w:szCs w:val="24"/>
        </w:rPr>
        <w:t xml:space="preserve">had only </w:t>
      </w:r>
      <w:ins w:id="173" w:author="Jeremy B. Searle" w:date="2024-08-02T17:47:00Z">
        <w:r w:rsidR="008C7603">
          <w:rPr>
            <w:rFonts w:ascii="Times New Roman" w:hAnsi="Times New Roman" w:cs="Times New Roman"/>
            <w:sz w:val="24"/>
            <w:szCs w:val="24"/>
          </w:rPr>
          <w:t>three</w:t>
        </w:r>
      </w:ins>
      <w:del w:id="174" w:author="Jeremy B. Searle" w:date="2024-08-02T17:47:00Z">
        <w:r w:rsidDel="008C7603">
          <w:rPr>
            <w:rFonts w:ascii="Times New Roman" w:hAnsi="Times New Roman" w:cs="Times New Roman"/>
            <w:sz w:val="24"/>
            <w:szCs w:val="24"/>
          </w:rPr>
          <w:delText>3</w:delText>
        </w:r>
      </w:del>
      <w:r>
        <w:rPr>
          <w:rFonts w:ascii="Times New Roman" w:hAnsi="Times New Roman" w:cs="Times New Roman"/>
          <w:sz w:val="24"/>
          <w:szCs w:val="24"/>
        </w:rPr>
        <w:t xml:space="preserve"> or fewer unique sequences among the </w:t>
      </w:r>
      <w:ins w:id="175" w:author="Jeremy B. Searle" w:date="2024-08-02T17:47:00Z">
        <w:r w:rsidR="008C7603">
          <w:rPr>
            <w:rFonts w:ascii="Times New Roman" w:hAnsi="Times New Roman" w:cs="Times New Roman"/>
            <w:sz w:val="24"/>
            <w:szCs w:val="24"/>
          </w:rPr>
          <w:t>seven</w:t>
        </w:r>
      </w:ins>
      <w:del w:id="176" w:author="Jeremy B. Searle" w:date="2024-08-02T17:47:00Z">
        <w:r w:rsidDel="008C7603">
          <w:rPr>
            <w:rFonts w:ascii="Times New Roman" w:hAnsi="Times New Roman" w:cs="Times New Roman"/>
            <w:sz w:val="24"/>
            <w:szCs w:val="24"/>
          </w:rPr>
          <w:delText>7</w:delText>
        </w:r>
      </w:del>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and </w:t>
      </w:r>
      <w:r>
        <w:rPr>
          <w:rFonts w:ascii="Times New Roman" w:hAnsi="Times New Roman" w:cs="Times New Roman"/>
          <w:sz w:val="24"/>
          <w:szCs w:val="24"/>
        </w:rPr>
        <w:t>78</w:t>
      </w:r>
      <w:r w:rsidRPr="00031896">
        <w:rPr>
          <w:rFonts w:ascii="Times New Roman" w:hAnsi="Times New Roman" w:cs="Times New Roman"/>
          <w:sz w:val="24"/>
          <w:szCs w:val="24"/>
        </w:rPr>
        <w:t xml:space="preserve"> alignments </w:t>
      </w:r>
      <w:r>
        <w:rPr>
          <w:rFonts w:ascii="Times New Roman" w:hAnsi="Times New Roman" w:cs="Times New Roman"/>
          <w:sz w:val="24"/>
          <w:szCs w:val="24"/>
        </w:rPr>
        <w:t>we</w:t>
      </w:r>
      <w:r w:rsidRPr="00031896">
        <w:rPr>
          <w:rFonts w:ascii="Times New Roman" w:hAnsi="Times New Roman" w:cs="Times New Roman"/>
          <w:sz w:val="24"/>
          <w:szCs w:val="24"/>
        </w:rPr>
        <w:t>re shorter than 100</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bp. </w:t>
      </w:r>
      <w:r>
        <w:rPr>
          <w:rFonts w:ascii="Times New Roman" w:hAnsi="Times New Roman" w:cs="Times New Roman"/>
          <w:sz w:val="24"/>
          <w:szCs w:val="24"/>
        </w:rPr>
        <w:t xml:space="preserve">After filtering, 12,559 </w:t>
      </w:r>
      <w:r w:rsidRPr="00031896">
        <w:rPr>
          <w:rFonts w:ascii="Times New Roman" w:hAnsi="Times New Roman" w:cs="Times New Roman"/>
          <w:sz w:val="24"/>
          <w:szCs w:val="24"/>
        </w:rPr>
        <w:t>total alignments for tree reconstruction and inference of selection.</w:t>
      </w:r>
      <w:r>
        <w:rPr>
          <w:rFonts w:ascii="Times New Roman" w:hAnsi="Times New Roman" w:cs="Times New Roman"/>
          <w:sz w:val="24"/>
          <w:szCs w:val="24"/>
        </w:rPr>
        <w:t xml:space="preserve"> </w:t>
      </w:r>
    </w:p>
    <w:p w14:paraId="242F9A03" w14:textId="3711A7E9"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We </w:t>
      </w:r>
      <w:r>
        <w:rPr>
          <w:rFonts w:ascii="Times New Roman" w:hAnsi="Times New Roman" w:cs="Times New Roman"/>
          <w:sz w:val="24"/>
          <w:szCs w:val="24"/>
        </w:rPr>
        <w:t xml:space="preserve">then </w:t>
      </w:r>
      <w:r w:rsidRPr="00031896">
        <w:rPr>
          <w:rFonts w:ascii="Times New Roman" w:hAnsi="Times New Roman" w:cs="Times New Roman"/>
          <w:sz w:val="24"/>
          <w:szCs w:val="24"/>
        </w:rPr>
        <w:t>used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to reconstruct a single species</w:t>
      </w:r>
      <w:r>
        <w:rPr>
          <w:rFonts w:ascii="Times New Roman" w:hAnsi="Times New Roman" w:cs="Times New Roman"/>
          <w:sz w:val="24"/>
          <w:szCs w:val="24"/>
        </w:rPr>
        <w:t xml:space="preserve"> </w:t>
      </w:r>
      <w:r w:rsidRPr="00031896">
        <w:rPr>
          <w:rFonts w:ascii="Times New Roman" w:hAnsi="Times New Roman" w:cs="Times New Roman"/>
          <w:sz w:val="24"/>
          <w:szCs w:val="24"/>
        </w:rPr>
        <w:t>tree from concatenation of all</w:t>
      </w:r>
      <w:r>
        <w:rPr>
          <w:rFonts w:ascii="Times New Roman" w:hAnsi="Times New Roman" w:cs="Times New Roman"/>
          <w:sz w:val="24"/>
          <w:szCs w:val="24"/>
        </w:rPr>
        <w:t xml:space="preserve"> gene</w:t>
      </w:r>
      <w:r w:rsidRPr="00031896">
        <w:rPr>
          <w:rFonts w:ascii="Times New Roman" w:hAnsi="Times New Roman" w:cs="Times New Roman"/>
          <w:sz w:val="24"/>
          <w:szCs w:val="24"/>
        </w:rPr>
        <w:t xml:space="preserve"> alignments</w:t>
      </w:r>
      <w:r>
        <w:rPr>
          <w:rFonts w:ascii="Times New Roman" w:hAnsi="Times New Roman" w:cs="Times New Roman"/>
          <w:sz w:val="24"/>
          <w:szCs w:val="24"/>
        </w:rPr>
        <w:t>,</w:t>
      </w:r>
      <w:r w:rsidRPr="00031896">
        <w:rPr>
          <w:rFonts w:ascii="Times New Roman" w:hAnsi="Times New Roman" w:cs="Times New Roman"/>
          <w:sz w:val="24"/>
          <w:szCs w:val="24"/>
        </w:rPr>
        <w:t xml:space="preserve"> as well as gene</w:t>
      </w:r>
      <w:r>
        <w:rPr>
          <w:rFonts w:ascii="Times New Roman" w:hAnsi="Times New Roman" w:cs="Times New Roman"/>
          <w:sz w:val="24"/>
          <w:szCs w:val="24"/>
        </w:rPr>
        <w:t>-</w:t>
      </w:r>
      <w:r w:rsidRPr="00031896">
        <w:rPr>
          <w:rFonts w:ascii="Times New Roman" w:hAnsi="Times New Roman" w:cs="Times New Roman"/>
          <w:sz w:val="24"/>
          <w:szCs w:val="24"/>
        </w:rPr>
        <w:t>trees for each individual alignment.</w:t>
      </w:r>
      <w:r>
        <w:rPr>
          <w:rFonts w:ascii="Times New Roman" w:hAnsi="Times New Roman" w:cs="Times New Roman"/>
          <w:sz w:val="24"/>
          <w:szCs w:val="24"/>
        </w:rPr>
        <w:t xml:space="preserve"> This species tree from coding regions matches the topologies of these species inferred by concatenation of UCEs in the previous section.</w:t>
      </w:r>
      <w:r w:rsidRPr="00031896">
        <w:rPr>
          <w:rFonts w:ascii="Times New Roman" w:hAnsi="Times New Roman" w:cs="Times New Roman"/>
          <w:sz w:val="24"/>
          <w:szCs w:val="24"/>
        </w:rPr>
        <w:t xml:space="preserve"> Next we ran several tests that use both coding alignments and a </w:t>
      </w:r>
      <w:r w:rsidRPr="00031896">
        <w:rPr>
          <w:rFonts w:ascii="Times New Roman" w:hAnsi="Times New Roman" w:cs="Times New Roman"/>
          <w:sz w:val="24"/>
          <w:szCs w:val="24"/>
        </w:rPr>
        <w:lastRenderedPageBreak/>
        <w:t>tree to infer positive selection: PAML’s M1a vs. M2a test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(Smith, et al. 2015a)</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ran each test twice on each gene, once using the </w:t>
      </w:r>
      <w:r>
        <w:rPr>
          <w:rFonts w:ascii="Times New Roman" w:hAnsi="Times New Roman" w:cs="Times New Roman"/>
          <w:sz w:val="24"/>
          <w:szCs w:val="24"/>
        </w:rPr>
        <w:t xml:space="preserve">species tree derived from concatenated data, </w:t>
      </w:r>
      <w:r w:rsidRPr="00031896">
        <w:rPr>
          <w:rFonts w:ascii="Times New Roman" w:hAnsi="Times New Roman" w:cs="Times New Roman"/>
          <w:sz w:val="24"/>
          <w:szCs w:val="24"/>
        </w:rPr>
        <w:t>and once using the tree</w:t>
      </w:r>
      <w:r>
        <w:rPr>
          <w:rFonts w:ascii="Times New Roman" w:hAnsi="Times New Roman" w:cs="Times New Roman"/>
          <w:sz w:val="24"/>
          <w:szCs w:val="24"/>
        </w:rPr>
        <w:t xml:space="preserve"> estimated for that gene</w:t>
      </w:r>
      <w:r w:rsidRPr="00031896">
        <w:rPr>
          <w:rFonts w:ascii="Times New Roman" w:hAnsi="Times New Roman" w:cs="Times New Roman"/>
          <w:sz w:val="24"/>
          <w:szCs w:val="24"/>
        </w:rPr>
        <w:t xml:space="preserve">. For the </w:t>
      </w:r>
      <w:proofErr w:type="spellStart"/>
      <w:r w:rsidRPr="00031896">
        <w:rPr>
          <w:rFonts w:ascii="Times New Roman" w:hAnsi="Times New Roman" w:cs="Times New Roman"/>
          <w:sz w:val="24"/>
          <w:szCs w:val="24"/>
        </w:rPr>
        <w:t>HyPhy</w:t>
      </w:r>
      <w:proofErr w:type="spellEnd"/>
      <w:r w:rsidRPr="00031896">
        <w:rPr>
          <w:rFonts w:ascii="Times New Roman" w:hAnsi="Times New Roman" w:cs="Times New Roman"/>
          <w:sz w:val="24"/>
          <w:szCs w:val="24"/>
        </w:rPr>
        <w:t xml:space="preserve"> models, no target branch was selected, meaning all branches in the input phylogeny were tested</w:t>
      </w:r>
      <w:r>
        <w:rPr>
          <w:rFonts w:ascii="Times New Roman" w:hAnsi="Times New Roman" w:cs="Times New Roman"/>
          <w:sz w:val="24"/>
          <w:szCs w:val="24"/>
        </w:rPr>
        <w:t>.</w:t>
      </w:r>
    </w:p>
    <w:p w14:paraId="513437BC" w14:textId="0E21088B"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The end point of each </w:t>
      </w:r>
      <w:r>
        <w:rPr>
          <w:rFonts w:ascii="Times New Roman" w:hAnsi="Times New Roman" w:cs="Times New Roman"/>
          <w:sz w:val="24"/>
          <w:szCs w:val="24"/>
        </w:rPr>
        <w:t>of these</w:t>
      </w:r>
      <w:r w:rsidRPr="00031896">
        <w:rPr>
          <w:rFonts w:ascii="Times New Roman" w:hAnsi="Times New Roman" w:cs="Times New Roman"/>
          <w:sz w:val="24"/>
          <w:szCs w:val="24"/>
        </w:rPr>
        <w:t xml:space="preserve"> three tests is a p-value, which </w:t>
      </w:r>
      <w:r>
        <w:rPr>
          <w:rFonts w:ascii="Times New Roman" w:hAnsi="Times New Roman" w:cs="Times New Roman"/>
          <w:sz w:val="24"/>
          <w:szCs w:val="24"/>
        </w:rPr>
        <w:t>lets</w:t>
      </w:r>
      <w:r w:rsidRPr="00031896">
        <w:rPr>
          <w:rFonts w:ascii="Times New Roman" w:hAnsi="Times New Roman" w:cs="Times New Roman"/>
          <w:sz w:val="24"/>
          <w:szCs w:val="24"/>
        </w:rPr>
        <w:t xml:space="preserve"> us assess whether a model that allows for positively selected sites fits better than a model that does not.</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For M1a vs. M2a, </w:t>
      </w:r>
      <w:r>
        <w:rPr>
          <w:rFonts w:ascii="Times New Roman" w:hAnsi="Times New Roman" w:cs="Times New Roman"/>
          <w:sz w:val="24"/>
          <w:szCs w:val="24"/>
        </w:rPr>
        <w:t xml:space="preserve">we obtained </w:t>
      </w:r>
      <w:r w:rsidRPr="00031896">
        <w:rPr>
          <w:rFonts w:ascii="Times New Roman" w:hAnsi="Times New Roman" w:cs="Times New Roman"/>
          <w:sz w:val="24"/>
          <w:szCs w:val="24"/>
        </w:rPr>
        <w:t xml:space="preserve">the p-value manually by first performing a likelihood ratio test to determine genes under selection by calculating </w:t>
      </w:r>
      <m:oMath>
        <m:r>
          <w:rPr>
            <w:rFonts w:ascii="Cambria Math" w:hAnsi="Cambria Math" w:cs="Times New Roman"/>
            <w:sz w:val="24"/>
            <w:szCs w:val="24"/>
          </w:rPr>
          <m:t>2 * (lnl M1a – lnl M2a)</m:t>
        </m:r>
      </m:oMath>
      <w:r w:rsidRPr="00031896">
        <w:rPr>
          <w:rFonts w:ascii="Times New Roman" w:hAnsi="Times New Roman" w:cs="Times New Roman"/>
          <w:sz w:val="24"/>
          <w:szCs w:val="24"/>
        </w:rPr>
        <w:t xml:space="preserve">. The p-value of this likelihood ratio is then retrieved from a one-tailed chi-square distribution with </w:t>
      </w:r>
      <w:ins w:id="177" w:author="Jeremy B. Searle" w:date="2024-08-02T17:48:00Z">
        <w:r w:rsidR="008C7603">
          <w:rPr>
            <w:rFonts w:ascii="Times New Roman" w:hAnsi="Times New Roman" w:cs="Times New Roman"/>
            <w:sz w:val="24"/>
            <w:szCs w:val="24"/>
          </w:rPr>
          <w:t>two</w:t>
        </w:r>
      </w:ins>
      <w:del w:id="178" w:author="Jeremy B. Searle" w:date="2024-08-02T17:48:00Z">
        <w:r w:rsidRPr="00031896" w:rsidDel="008C7603">
          <w:rPr>
            <w:rFonts w:ascii="Times New Roman" w:hAnsi="Times New Roman" w:cs="Times New Roman"/>
            <w:sz w:val="24"/>
            <w:szCs w:val="24"/>
          </w:rPr>
          <w:delText>2</w:delText>
        </w:r>
      </w:del>
      <w:r w:rsidRPr="00031896">
        <w:rPr>
          <w:rFonts w:ascii="Times New Roman" w:hAnsi="Times New Roman" w:cs="Times New Roman"/>
          <w:sz w:val="24"/>
          <w:szCs w:val="24"/>
        </w:rPr>
        <w:t xml:space="preserve"> degrees of freedom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For BUSTED and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p-values are computed automatically during the test using similar likelihood ratios. For the M1a vs. M2a and BUSTED tests, a single p-value is computed for each gene. P</w:t>
      </w:r>
      <w:r w:rsidRPr="00031896">
        <w:rPr>
          <w:rFonts w:ascii="Times New Roman" w:hAnsi="Times New Roman" w:cs="Times New Roman"/>
          <w:sz w:val="24"/>
          <w:szCs w:val="24"/>
        </w:rPr>
        <w:t xml:space="preserve">-values were adjusted </w:t>
      </w:r>
      <w:r>
        <w:rPr>
          <w:rFonts w:ascii="Times New Roman" w:hAnsi="Times New Roman" w:cs="Times New Roman"/>
          <w:sz w:val="24"/>
          <w:szCs w:val="24"/>
        </w:rPr>
        <w:t>by correcting for</w:t>
      </w:r>
      <w:r w:rsidRPr="00031896">
        <w:rPr>
          <w:rFonts w:ascii="Times New Roman" w:hAnsi="Times New Roman" w:cs="Times New Roman"/>
          <w:sz w:val="24"/>
          <w:szCs w:val="24"/>
        </w:rPr>
        <w:t xml:space="preserve"> false discovery rate</w:t>
      </w:r>
      <w:r>
        <w:rPr>
          <w:rFonts w:ascii="Times New Roman" w:hAnsi="Times New Roman" w:cs="Times New Roman"/>
          <w:sz w:val="24"/>
          <w:szCs w:val="24"/>
        </w:rPr>
        <w:t xml:space="preserve">s </w: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(Benjamini and Hochberg 1995; Yekutieli and Benjamini 1999)</w:t>
      </w:r>
      <w:r>
        <w:rPr>
          <w:rFonts w:ascii="Times New Roman" w:hAnsi="Times New Roman" w:cs="Times New Roman"/>
          <w:sz w:val="24"/>
          <w:szCs w:val="24"/>
        </w:rPr>
        <w:fldChar w:fldCharType="end"/>
      </w:r>
      <w:r>
        <w:rPr>
          <w:rFonts w:ascii="Times New Roman" w:hAnsi="Times New Roman" w:cs="Times New Roman"/>
          <w:sz w:val="24"/>
          <w:szCs w:val="24"/>
        </w:rPr>
        <w:t xml:space="preserve"> using the “</w:t>
      </w:r>
      <w:proofErr w:type="spellStart"/>
      <w:r>
        <w:rPr>
          <w:rFonts w:ascii="Times New Roman" w:hAnsi="Times New Roman" w:cs="Times New Roman"/>
          <w:sz w:val="24"/>
          <w:szCs w:val="24"/>
        </w:rPr>
        <w:t>fdr</w:t>
      </w:r>
      <w:proofErr w:type="spellEnd"/>
      <w:r>
        <w:rPr>
          <w:rFonts w:ascii="Times New Roman" w:hAnsi="Times New Roman" w:cs="Times New Roman"/>
          <w:sz w:val="24"/>
          <w:szCs w:val="24"/>
        </w:rPr>
        <w:t xml:space="preserve">” method in the </w:t>
      </w:r>
      <w:proofErr w:type="spellStart"/>
      <w:r>
        <w:rPr>
          <w:rFonts w:ascii="Times New Roman" w:hAnsi="Times New Roman" w:cs="Times New Roman"/>
          <w:sz w:val="24"/>
          <w:szCs w:val="24"/>
        </w:rPr>
        <w:t>p.adjust</w:t>
      </w:r>
      <w:proofErr w:type="spellEnd"/>
      <w:r>
        <w:rPr>
          <w:rFonts w:ascii="Times New Roman" w:hAnsi="Times New Roman" w:cs="Times New Roman"/>
          <w:sz w:val="24"/>
          <w:szCs w:val="24"/>
        </w:rPr>
        <w:t xml:space="preserve">() function in 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and we categorized a gene as being positively selected if its adjusted p-value was &lt; 0.01. For the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test, a p-value is generated for each branch in the input gene tree.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corrects for multiple testing internally across branches using the Holm-Bonferroni procedure </w:t>
      </w:r>
      <w:r>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(Holm 1979; Pond, et al. 2005)</w:t>
      </w:r>
      <w:r>
        <w:rPr>
          <w:rFonts w:ascii="Times New Roman" w:hAnsi="Times New Roman" w:cs="Times New Roman"/>
          <w:sz w:val="24"/>
          <w:szCs w:val="24"/>
        </w:rPr>
        <w:fldChar w:fldCharType="end"/>
      </w:r>
      <w:r>
        <w:rPr>
          <w:rFonts w:ascii="Times New Roman" w:hAnsi="Times New Roman" w:cs="Times New Roman"/>
          <w:sz w:val="24"/>
          <w:szCs w:val="24"/>
        </w:rPr>
        <w:t xml:space="preserve">. We further correct the p-values across genes with the Bonferroni method and classify a gene as having experienced positive selection if one or more branches has a p-value &lt; 0.01 after all corrections.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coding alignments, trees, and selection tests in parallel.</w:t>
      </w:r>
    </w:p>
    <w:p w14:paraId="0595A4D6" w14:textId="77777777" w:rsidR="00A849E6" w:rsidRDefault="00A849E6" w:rsidP="00A849E6">
      <w:pPr>
        <w:spacing w:after="160" w:line="259" w:lineRule="auto"/>
        <w:jc w:val="both"/>
        <w:rPr>
          <w:rFonts w:ascii="Times New Roman" w:hAnsi="Times New Roman" w:cs="Times New Roman"/>
          <w:sz w:val="24"/>
          <w:szCs w:val="24"/>
        </w:rPr>
      </w:pPr>
    </w:p>
    <w:p w14:paraId="0A4BF3FE" w14:textId="4D6A2DEE" w:rsidR="00851991" w:rsidRDefault="00851991" w:rsidP="00851991">
      <w:pPr>
        <w:pStyle w:val="Heading1"/>
      </w:pPr>
      <w:r>
        <w:t>Data availability</w:t>
      </w:r>
    </w:p>
    <w:p w14:paraId="381D10BA" w14:textId="275BAD00" w:rsidR="00851991" w:rsidRPr="005C2974" w:rsidRDefault="00065536" w:rsidP="005C2974">
      <w:pPr>
        <w:rPr>
          <w:rFonts w:ascii="Times New Roman" w:hAnsi="Times New Roman" w:cs="Times New Roman"/>
          <w:sz w:val="24"/>
          <w:szCs w:val="24"/>
        </w:rPr>
      </w:pPr>
      <w:r>
        <w:rPr>
          <w:rFonts w:ascii="Times New Roman" w:hAnsi="Times New Roman" w:cs="Times New Roman"/>
          <w:sz w:val="24"/>
          <w:szCs w:val="24"/>
        </w:rPr>
        <w:t xml:space="preserve">For the six previously assembled genomes (see Table </w:t>
      </w:r>
      <w:r w:rsidR="005E3AC8">
        <w:rPr>
          <w:rFonts w:ascii="Times New Roman" w:hAnsi="Times New Roman" w:cs="Times New Roman"/>
          <w:sz w:val="24"/>
          <w:szCs w:val="24"/>
        </w:rPr>
        <w:t>S1</w:t>
      </w:r>
      <w:r>
        <w:rPr>
          <w:rFonts w:ascii="Times New Roman" w:hAnsi="Times New Roman" w:cs="Times New Roman"/>
          <w:sz w:val="24"/>
          <w:szCs w:val="24"/>
        </w:rPr>
        <w:t>),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 xml:space="preserve">as an NCBI </w:t>
      </w:r>
      <w:proofErr w:type="spellStart"/>
      <w:r>
        <w:rPr>
          <w:rFonts w:ascii="Times New Roman" w:hAnsi="Times New Roman" w:cs="Times New Roman"/>
          <w:sz w:val="24"/>
          <w:szCs w:val="24"/>
        </w:rPr>
        <w:t>BioProject</w:t>
      </w:r>
      <w:proofErr w:type="spellEnd"/>
      <w:r>
        <w:rPr>
          <w:rFonts w:ascii="Times New Roman" w:hAnsi="Times New Roman" w:cs="Times New Roman"/>
          <w:sz w:val="24"/>
          <w:szCs w:val="24"/>
        </w:rPr>
        <w:t xml:space="preserve">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w:t>
      </w:r>
      <w:proofErr w:type="spellStart"/>
      <w:r w:rsidRPr="00065536">
        <w:rPr>
          <w:rFonts w:ascii="Times New Roman" w:hAnsi="Times New Roman" w:cs="Times New Roman"/>
          <w:sz w:val="24"/>
          <w:szCs w:val="24"/>
        </w:rPr>
        <w:t>typus</w:t>
      </w:r>
      <w:proofErr w:type="spellEnd"/>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r w:rsidR="00E25CF3">
        <w:rPr>
          <w:rFonts w:ascii="Times New Roman" w:hAnsi="Times New Roman" w:cs="Times New Roman"/>
          <w:sz w:val="24"/>
          <w:szCs w:val="24"/>
        </w:rPr>
        <w:t>Dryad (</w:t>
      </w:r>
      <w:hyperlink r:id="rId13" w:history="1">
        <w:r w:rsidR="00E25CF3" w:rsidRPr="0046404D">
          <w:rPr>
            <w:rStyle w:val="Hyperlink"/>
            <w:rFonts w:ascii="Times New Roman" w:hAnsi="Times New Roman" w:cs="Times New Roman"/>
            <w:sz w:val="24"/>
            <w:szCs w:val="24"/>
          </w:rPr>
          <w:t>https://doi.org/10.5061/dryad.866t1g1wq</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All code and summary data for this project are deposited </w:t>
      </w:r>
      <w:r w:rsidR="00E25CF3">
        <w:rPr>
          <w:rFonts w:ascii="Times New Roman" w:hAnsi="Times New Roman" w:cs="Times New Roman"/>
          <w:sz w:val="24"/>
          <w:szCs w:val="24"/>
        </w:rPr>
        <w:t xml:space="preserve">on </w:t>
      </w:r>
      <w:proofErr w:type="spellStart"/>
      <w:r w:rsidR="00E25CF3">
        <w:rPr>
          <w:rFonts w:ascii="Times New Roman" w:hAnsi="Times New Roman" w:cs="Times New Roman"/>
          <w:sz w:val="24"/>
          <w:szCs w:val="24"/>
        </w:rPr>
        <w:t>github</w:t>
      </w:r>
      <w:proofErr w:type="spellEnd"/>
      <w:r w:rsidR="00851991">
        <w:rPr>
          <w:rFonts w:ascii="Times New Roman" w:hAnsi="Times New Roman" w:cs="Times New Roman"/>
          <w:sz w:val="24"/>
          <w:szCs w:val="24"/>
        </w:rPr>
        <w:t xml:space="preserve"> </w:t>
      </w:r>
      <w:r w:rsidR="00E25CF3">
        <w:rPr>
          <w:rFonts w:ascii="Times New Roman" w:hAnsi="Times New Roman" w:cs="Times New Roman"/>
          <w:sz w:val="24"/>
          <w:szCs w:val="24"/>
        </w:rPr>
        <w:t>(</w:t>
      </w:r>
      <w:hyperlink r:id="rId14" w:history="1">
        <w:r w:rsidR="00E25CF3" w:rsidRPr="0046404D">
          <w:rPr>
            <w:rStyle w:val="Hyperlink"/>
            <w:rFonts w:ascii="Times New Roman" w:hAnsi="Times New Roman" w:cs="Times New Roman"/>
            <w:sz w:val="24"/>
            <w:szCs w:val="24"/>
          </w:rPr>
          <w:t>https://github.com/gwct/murine-discordance</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2500CD7F" w14:textId="77777777" w:rsidR="00A849E6" w:rsidRDefault="00A849E6" w:rsidP="00A849E6">
      <w:pPr>
        <w:pStyle w:val="Heading1"/>
      </w:pPr>
      <w:r>
        <w:t>Acknowledgments</w:t>
      </w:r>
    </w:p>
    <w:p w14:paraId="2AD859C7" w14:textId="77777777" w:rsidR="00A849E6" w:rsidRDefault="00A849E6" w:rsidP="00A849E6">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thank Jake Esselstyn and Kevin Rowe for helpful comments and discussion on the murine species tree and Matt Hahn and the Hahn lab for feedback on the manuscript. We also thank Brant Faircloth and Trevor Sless for advice on using </w:t>
      </w:r>
      <w:proofErr w:type="spellStart"/>
      <w:r>
        <w:rPr>
          <w:rFonts w:ascii="Times New Roman" w:hAnsi="Times New Roman" w:cs="Times New Roman"/>
          <w:sz w:val="24"/>
          <w:szCs w:val="24"/>
        </w:rPr>
        <w:t>phyluce</w:t>
      </w:r>
      <w:proofErr w:type="spellEnd"/>
      <w:r>
        <w:rPr>
          <w:rFonts w:ascii="Times New Roman" w:hAnsi="Times New Roman" w:cs="Times New Roman"/>
          <w:sz w:val="24"/>
          <w:szCs w:val="24"/>
        </w:rPr>
        <w:t xml:space="preserve">. We are grateful for tissue samples provided by Chris Conroy at the </w:t>
      </w:r>
      <w:r w:rsidRPr="00C04E5F">
        <w:rPr>
          <w:rFonts w:ascii="Times New Roman" w:hAnsi="Times New Roman" w:cs="Times New Roman"/>
          <w:sz w:val="24"/>
          <w:szCs w:val="24"/>
        </w:rPr>
        <w:t xml:space="preserve">Museum of Vertebrate Zoology, Berkeley, CA (MVZ) and </w:t>
      </w:r>
      <w:r>
        <w:rPr>
          <w:rFonts w:ascii="Times New Roman" w:hAnsi="Times New Roman" w:cs="Times New Roman"/>
          <w:sz w:val="24"/>
          <w:szCs w:val="24"/>
        </w:rPr>
        <w:t xml:space="preserve">Adam Ferguson at </w:t>
      </w:r>
      <w:r w:rsidRPr="00C04E5F">
        <w:rPr>
          <w:rFonts w:ascii="Times New Roman" w:hAnsi="Times New Roman" w:cs="Times New Roman"/>
          <w:sz w:val="24"/>
          <w:szCs w:val="24"/>
        </w:rPr>
        <w:t>the Field Museum of Natural History, Chicago, IL (FMNH)</w:t>
      </w:r>
      <w:r>
        <w:rPr>
          <w:rFonts w:ascii="Times New Roman" w:hAnsi="Times New Roman" w:cs="Times New Roman"/>
          <w:sz w:val="24"/>
          <w:szCs w:val="24"/>
        </w:rPr>
        <w:t>, and to the original collectors</w:t>
      </w:r>
      <w:r w:rsidRPr="00C04E5F">
        <w:rPr>
          <w:rFonts w:ascii="Times New Roman" w:hAnsi="Times New Roman" w:cs="Times New Roman"/>
          <w:sz w:val="24"/>
          <w:szCs w:val="24"/>
        </w:rPr>
        <w:t xml:space="preserve">. </w:t>
      </w:r>
      <w:r w:rsidRPr="00C75391">
        <w:rPr>
          <w:rFonts w:ascii="Times New Roman" w:hAnsi="Times New Roman" w:cs="Times New Roman"/>
          <w:sz w:val="24"/>
          <w:szCs w:val="24"/>
        </w:rPr>
        <w:t xml:space="preserve">This work was supported by the National Science Foundation (DEB-1754096 to J.M.G), the Eunice Kennedy Shriver National Institute of Child Health and Human </w:t>
      </w:r>
      <w:r w:rsidRPr="00C75391">
        <w:rPr>
          <w:rFonts w:ascii="Times New Roman" w:hAnsi="Times New Roman" w:cs="Times New Roman"/>
          <w:sz w:val="24"/>
          <w:szCs w:val="24"/>
        </w:rPr>
        <w:lastRenderedPageBreak/>
        <w:t>Development of the National Institutes of Health (R01-HD094787 to J.M.G.)</w:t>
      </w:r>
      <w:r>
        <w:rPr>
          <w:rFonts w:ascii="Times New Roman" w:hAnsi="Times New Roman" w:cs="Times New Roman"/>
          <w:sz w:val="24"/>
          <w:szCs w:val="24"/>
        </w:rPr>
        <w:t xml:space="preserve">. </w:t>
      </w:r>
      <w:r w:rsidRPr="00F76DC7">
        <w:rPr>
          <w:rFonts w:ascii="Times New Roman" w:hAnsi="Times New Roman" w:cs="Times New Roman"/>
          <w:sz w:val="24"/>
          <w:szCs w:val="24"/>
        </w:rPr>
        <w:t>J.J.H. received financial</w:t>
      </w:r>
      <w:r>
        <w:rPr>
          <w:rFonts w:ascii="Times New Roman" w:hAnsi="Times New Roman" w:cs="Times New Roman"/>
          <w:sz w:val="24"/>
          <w:szCs w:val="24"/>
        </w:rPr>
        <w:t xml:space="preserve"> </w:t>
      </w:r>
      <w:r w:rsidRPr="00F76DC7">
        <w:rPr>
          <w:rFonts w:ascii="Times New Roman" w:hAnsi="Times New Roman" w:cs="Times New Roman"/>
          <w:sz w:val="24"/>
          <w:szCs w:val="24"/>
        </w:rPr>
        <w:t>support from the Cornell Center for Vertebrate Genomics</w:t>
      </w:r>
      <w:r>
        <w:rPr>
          <w:rFonts w:ascii="Times New Roman" w:hAnsi="Times New Roman" w:cs="Times New Roman"/>
          <w:sz w:val="24"/>
          <w:szCs w:val="24"/>
        </w:rPr>
        <w:t xml:space="preserve">. </w:t>
      </w:r>
      <w:proofErr w:type="gramStart"/>
      <w:r w:rsidRPr="00AF0B2F">
        <w:rPr>
          <w:rFonts w:ascii="Times New Roman" w:hAnsi="Times New Roman" w:cs="Times New Roman"/>
          <w:sz w:val="24"/>
          <w:szCs w:val="24"/>
        </w:rPr>
        <w:t>J.</w:t>
      </w:r>
      <w:proofErr w:type="gramEnd"/>
      <w:del w:id="179" w:author="Jeremy B. Searle" w:date="2024-08-02T17:49:00Z">
        <w:r w:rsidRPr="00AF0B2F" w:rsidDel="008C7603">
          <w:rPr>
            <w:rFonts w:ascii="Times New Roman" w:hAnsi="Times New Roman" w:cs="Times New Roman"/>
            <w:sz w:val="24"/>
            <w:szCs w:val="24"/>
          </w:rPr>
          <w:delText xml:space="preserve"> </w:delText>
        </w:r>
      </w:del>
      <w:r w:rsidRPr="00AF0B2F">
        <w:rPr>
          <w:rFonts w:ascii="Times New Roman" w:hAnsi="Times New Roman" w:cs="Times New Roman"/>
          <w:sz w:val="24"/>
          <w:szCs w:val="24"/>
        </w:rPr>
        <w:t>S.</w:t>
      </w:r>
      <w:del w:id="180" w:author="Jeremy B. Searle" w:date="2024-08-02T17:49:00Z">
        <w:r w:rsidRPr="00AF0B2F" w:rsidDel="008C7603">
          <w:rPr>
            <w:rFonts w:ascii="Times New Roman" w:hAnsi="Times New Roman" w:cs="Times New Roman"/>
            <w:sz w:val="24"/>
            <w:szCs w:val="24"/>
          </w:rPr>
          <w:delText xml:space="preserve"> </w:delText>
        </w:r>
      </w:del>
      <w:r w:rsidRPr="00AF0B2F">
        <w:rPr>
          <w:rFonts w:ascii="Times New Roman" w:hAnsi="Times New Roman" w:cs="Times New Roman"/>
          <w:sz w:val="24"/>
          <w:szCs w:val="24"/>
        </w:rPr>
        <w:t xml:space="preserve">B. was supported by the University of Michigan Life Sciences Fellows </w:t>
      </w:r>
      <w:r>
        <w:rPr>
          <w:rFonts w:ascii="Times New Roman" w:hAnsi="Times New Roman" w:cs="Times New Roman"/>
          <w:sz w:val="24"/>
          <w:szCs w:val="24"/>
        </w:rPr>
        <w:t>P</w:t>
      </w:r>
      <w:r w:rsidRPr="00AF0B2F">
        <w:rPr>
          <w:rFonts w:ascii="Times New Roman" w:hAnsi="Times New Roman" w:cs="Times New Roman"/>
          <w:sz w:val="24"/>
          <w:szCs w:val="24"/>
        </w:rPr>
        <w:t>rogram and the Jean Wright Cohn Endowment Fund at the University of Michigan Museum of Zoology.</w:t>
      </w:r>
      <w:r>
        <w:rPr>
          <w:rFonts w:ascii="Times New Roman" w:hAnsi="Times New Roman" w:cs="Times New Roman"/>
          <w:sz w:val="24"/>
          <w:szCs w:val="24"/>
        </w:rPr>
        <w:t xml:space="preserve"> </w:t>
      </w:r>
      <w:r w:rsidRPr="00EB5534">
        <w:rPr>
          <w:rFonts w:ascii="Times New Roman" w:hAnsi="Times New Roman" w:cs="Times New Roman"/>
          <w:sz w:val="24"/>
          <w:szCs w:val="24"/>
        </w:rPr>
        <w:t>Computations</w:t>
      </w:r>
      <w:r>
        <w:rPr>
          <w:rFonts w:ascii="Times New Roman" w:hAnsi="Times New Roman" w:cs="Times New Roman"/>
          <w:sz w:val="24"/>
          <w:szCs w:val="24"/>
        </w:rPr>
        <w:t xml:space="preserve"> for species tree reconstruction</w:t>
      </w:r>
      <w:r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Pr>
          <w:rFonts w:ascii="Times New Roman" w:hAnsi="Times New Roman" w:cs="Times New Roman"/>
          <w:sz w:val="24"/>
          <w:szCs w:val="24"/>
        </w:rPr>
        <w:t xml:space="preserve">, and the Cornell University Biotechnology Resource Center BioHPC (RRID:SCR_021757) with help from Qi Sun. </w:t>
      </w:r>
      <w:r w:rsidRPr="00C75391">
        <w:rPr>
          <w:rFonts w:ascii="Times New Roman" w:hAnsi="Times New Roman" w:cs="Times New Roman"/>
          <w:sz w:val="24"/>
          <w:szCs w:val="24"/>
        </w:rPr>
        <w:t>Bioinformatic analyses</w:t>
      </w:r>
      <w:r>
        <w:rPr>
          <w:rFonts w:ascii="Times New Roman" w:hAnsi="Times New Roman" w:cs="Times New Roman"/>
          <w:sz w:val="24"/>
          <w:szCs w:val="24"/>
        </w:rPr>
        <w:t xml:space="preserve"> for genomic discordance and selection tests</w:t>
      </w:r>
      <w:r w:rsidRPr="00C75391">
        <w:rPr>
          <w:rFonts w:ascii="Times New Roman" w:hAnsi="Times New Roman" w:cs="Times New Roman"/>
          <w:sz w:val="24"/>
          <w:szCs w:val="24"/>
        </w:rPr>
        <w:t xml:space="preserve"> were conducted using the University of Montana </w:t>
      </w:r>
      <w:proofErr w:type="spellStart"/>
      <w:r w:rsidRPr="00C75391">
        <w:rPr>
          <w:rFonts w:ascii="Times New Roman" w:hAnsi="Times New Roman" w:cs="Times New Roman"/>
          <w:sz w:val="24"/>
          <w:szCs w:val="24"/>
        </w:rPr>
        <w:t>Griz</w:t>
      </w:r>
      <w:proofErr w:type="spellEnd"/>
      <w:r w:rsidRPr="00C75391">
        <w:rPr>
          <w:rFonts w:ascii="Times New Roman" w:hAnsi="Times New Roman" w:cs="Times New Roman"/>
          <w:sz w:val="24"/>
          <w:szCs w:val="24"/>
        </w:rPr>
        <w:t xml:space="preserve">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5699E858" w14:textId="77777777" w:rsidR="00482581" w:rsidRDefault="00482581" w:rsidP="00F413E3">
      <w:pPr>
        <w:spacing w:after="160" w:line="259" w:lineRule="auto"/>
        <w:jc w:val="both"/>
        <w:rPr>
          <w:rFonts w:ascii="Times New Roman" w:hAnsi="Times New Roman" w:cs="Times New Roman"/>
          <w:sz w:val="24"/>
          <w:szCs w:val="24"/>
        </w:rPr>
      </w:pP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commentRangeStart w:id="181"/>
      <w:r w:rsidRPr="00197A2B">
        <w:lastRenderedPageBreak/>
        <w:t>Tables</w:t>
      </w:r>
      <w:commentRangeEnd w:id="181"/>
      <w:r w:rsidR="000211C3">
        <w:rPr>
          <w:rStyle w:val="CommentReference"/>
          <w:rFonts w:asciiTheme="minorHAnsi" w:hAnsiTheme="minorHAnsi" w:cstheme="minorBidi"/>
          <w:b w:val="0"/>
        </w:rPr>
        <w:commentReference w:id="181"/>
      </w:r>
    </w:p>
    <w:p w14:paraId="19D4EA28" w14:textId="0D31843E" w:rsidR="00F94241" w:rsidRPr="00B22231" w:rsidRDefault="00F94241" w:rsidP="00F413E3">
      <w:pPr>
        <w:pStyle w:val="Heading3"/>
        <w:rPr>
          <w:b w:val="0"/>
          <w:bCs w:val="0"/>
        </w:rPr>
      </w:pPr>
      <w:r w:rsidRPr="00197A2B">
        <w:t xml:space="preserve">Table </w:t>
      </w:r>
      <w:r w:rsidR="00CC57F4">
        <w:t>1</w:t>
      </w:r>
      <w:r w:rsidR="00C714E7">
        <w:t>.</w:t>
      </w:r>
      <w:r w:rsidRPr="00197A2B">
        <w:t xml:space="preserve"> </w:t>
      </w:r>
      <w:commentRangeStart w:id="182"/>
      <w:r>
        <w:t>Rates and types of error when using concatenated trees for gene-based selection tests</w:t>
      </w:r>
      <w:r w:rsidRPr="00197A2B">
        <w:t>.</w:t>
      </w:r>
      <w:ins w:id="183" w:author="Thomas, Gregg" w:date="2024-06-11T16:00:00Z">
        <w:r w:rsidR="00B22231">
          <w:t xml:space="preserve"> </w:t>
        </w:r>
        <w:r w:rsidR="00B22231">
          <w:rPr>
            <w:b w:val="0"/>
            <w:bCs w:val="0"/>
          </w:rPr>
          <w:t>Assuming the gene tree topology is the correct topology.</w:t>
        </w:r>
      </w:ins>
      <w:commentRangeEnd w:id="182"/>
      <w:r w:rsidR="00D65A70">
        <w:rPr>
          <w:rStyle w:val="CommentReference"/>
          <w:rFonts w:asciiTheme="minorHAnsi" w:hAnsiTheme="minorHAnsi" w:cstheme="minorBidi"/>
          <w:b w:val="0"/>
          <w:bCs w:val="0"/>
        </w:rPr>
        <w:commentReference w:id="18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38ED0E45"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positive rate</w:t>
            </w:r>
          </w:p>
        </w:tc>
        <w:tc>
          <w:tcPr>
            <w:tcW w:w="3600" w:type="dxa"/>
            <w:tcBorders>
              <w:top w:val="single" w:sz="4" w:space="0" w:color="auto"/>
              <w:bottom w:val="single" w:sz="4" w:space="0" w:color="auto"/>
            </w:tcBorders>
            <w:vAlign w:val="center"/>
          </w:tcPr>
          <w:p w14:paraId="0DB982D0" w14:textId="3EA3231A"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negative rate</w:t>
            </w:r>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proofErr w:type="spellStart"/>
            <w:r w:rsidRPr="00851991">
              <w:rPr>
                <w:rFonts w:ascii="Times New Roman" w:hAnsi="Times New Roman" w:cs="Times New Roman"/>
                <w:sz w:val="24"/>
                <w:szCs w:val="24"/>
              </w:rPr>
              <w:t>aBSREL</w:t>
            </w:r>
            <w:proofErr w:type="spellEnd"/>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lastRenderedPageBreak/>
        <w:t>Figure</w:t>
      </w:r>
      <w:r w:rsidR="00FA32F1">
        <w:t>s</w:t>
      </w:r>
    </w:p>
    <w:p w14:paraId="18BE1776" w14:textId="00540BDF" w:rsidR="000F3461" w:rsidRDefault="0009105C" w:rsidP="00F413E3">
      <w:pPr>
        <w:pStyle w:val="Heading3"/>
      </w:pPr>
      <w:r w:rsidRPr="00FD1267">
        <w:t>Figure 1</w:t>
      </w:r>
    </w:p>
    <w:p w14:paraId="54E6BBDF" w14:textId="179B73F6" w:rsidR="00FA32F1" w:rsidRPr="00FA32F1" w:rsidRDefault="00FA32F1" w:rsidP="00FA32F1">
      <w:pPr>
        <w:jc w:val="center"/>
      </w:pPr>
      <w:r>
        <w:rPr>
          <w:noProof/>
        </w:rPr>
        <w:drawing>
          <wp:inline distT="0" distB="0" distL="0" distR="0" wp14:anchorId="368DCA03" wp14:editId="6552F100">
            <wp:extent cx="4599096" cy="6381616"/>
            <wp:effectExtent l="0" t="0" r="0" b="635"/>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5"/>
                    <a:stretch>
                      <a:fillRect/>
                    </a:stretch>
                  </pic:blipFill>
                  <pic:spPr bwMode="auto">
                    <a:xfrm>
                      <a:off x="0" y="0"/>
                      <a:ext cx="4599096" cy="6381616"/>
                    </a:xfrm>
                    <a:prstGeom prst="rect">
                      <a:avLst/>
                    </a:prstGeom>
                    <a:noFill/>
                    <a:ln>
                      <a:noFill/>
                    </a:ln>
                  </pic:spPr>
                </pic:pic>
              </a:graphicData>
            </a:graphic>
          </wp:inline>
        </w:drawing>
      </w:r>
    </w:p>
    <w:p w14:paraId="3C861584" w14:textId="13BED89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1</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w:t>
      </w:r>
      <w:proofErr w:type="spellStart"/>
      <w:r w:rsidR="00F85BD9">
        <w:rPr>
          <w:rFonts w:ascii="Times New Roman" w:hAnsi="Times New Roman" w:cs="Times New Roman"/>
          <w:sz w:val="24"/>
          <w:szCs w:val="24"/>
        </w:rPr>
        <w:t>sCF</w:t>
      </w:r>
      <w:proofErr w:type="spellEnd"/>
      <w:r w:rsidR="00F85BD9">
        <w:rPr>
          <w:rFonts w:ascii="Times New Roman" w:hAnsi="Times New Roman" w:cs="Times New Roman"/>
          <w:sz w:val="24"/>
          <w:szCs w:val="24"/>
        </w:rPr>
        <w:t>/</w:t>
      </w:r>
      <w:proofErr w:type="spellStart"/>
      <w:r w:rsidR="00F85BD9">
        <w:rPr>
          <w:rFonts w:ascii="Times New Roman" w:hAnsi="Times New Roman" w:cs="Times New Roman"/>
          <w:sz w:val="24"/>
          <w:szCs w:val="24"/>
        </w:rPr>
        <w:t>gCF</w:t>
      </w:r>
      <w:proofErr w:type="spellEnd"/>
      <w:r w:rsidR="00F85BD9">
        <w:rPr>
          <w:rFonts w:ascii="Times New Roman" w:hAnsi="Times New Roman" w:cs="Times New Roman"/>
          <w:sz w:val="24"/>
          <w:szCs w:val="24"/>
        </w:rPr>
        <w:t>)</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w:t>
      </w:r>
      <w:proofErr w:type="spellStart"/>
      <w:r w:rsidR="00F85BD9">
        <w:rPr>
          <w:rFonts w:ascii="Times New Roman" w:hAnsi="Times New Roman" w:cs="Times New Roman"/>
          <w:sz w:val="24"/>
          <w:szCs w:val="24"/>
        </w:rPr>
        <w:t>aLRT</w:t>
      </w:r>
      <w:proofErr w:type="spellEnd"/>
      <w:r w:rsidR="00F85BD9">
        <w:rPr>
          <w:rFonts w:ascii="Times New Roman" w:hAnsi="Times New Roman" w:cs="Times New Roman"/>
          <w:sz w:val="24"/>
          <w:szCs w:val="24"/>
        </w:rPr>
        <w:t xml:space="preserve"> values were all 100.</w:t>
      </w:r>
      <w:r w:rsidR="000C0807" w:rsidRPr="000C0807">
        <w:rPr>
          <w:rFonts w:ascii="Times New Roman" w:hAnsi="Times New Roman" w:cs="Times New Roman"/>
          <w:sz w:val="24"/>
          <w:szCs w:val="24"/>
        </w:rPr>
        <w:t xml:space="preserve"> </w:t>
      </w:r>
      <w:commentRangeStart w:id="184"/>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w:t>
      </w:r>
      <w:commentRangeEnd w:id="184"/>
      <w:r w:rsidR="00B91982">
        <w:rPr>
          <w:rStyle w:val="CommentReference"/>
        </w:rPr>
        <w:commentReference w:id="184"/>
      </w:r>
      <w:r w:rsidR="00F85BD9">
        <w:rPr>
          <w:rFonts w:ascii="Times New Roman" w:hAnsi="Times New Roman" w:cs="Times New Roman"/>
          <w:sz w:val="24"/>
          <w:szCs w:val="24"/>
        </w:rPr>
        <w:t xml:space="preserve">Fossil calibrations are described in Tables </w:t>
      </w:r>
      <w:ins w:id="185" w:author="Jonathan James Hughes" w:date="2024-06-20T22:47:00Z">
        <w:r w:rsidR="00DF0483">
          <w:rPr>
            <w:rFonts w:ascii="Times New Roman" w:hAnsi="Times New Roman" w:cs="Times New Roman"/>
            <w:sz w:val="24"/>
            <w:szCs w:val="24"/>
          </w:rPr>
          <w:t>S</w:t>
        </w:r>
      </w:ins>
      <w:r w:rsidR="00F85BD9">
        <w:rPr>
          <w:rFonts w:ascii="Times New Roman" w:hAnsi="Times New Roman" w:cs="Times New Roman"/>
          <w:sz w:val="24"/>
          <w:szCs w:val="24"/>
        </w:rPr>
        <w:t xml:space="preserve">2 </w:t>
      </w:r>
      <w:r w:rsidR="00F85BD9">
        <w:rPr>
          <w:rFonts w:ascii="Times New Roman" w:hAnsi="Times New Roman" w:cs="Times New Roman"/>
          <w:sz w:val="24"/>
          <w:szCs w:val="24"/>
        </w:rPr>
        <w:lastRenderedPageBreak/>
        <w:t>and S</w:t>
      </w:r>
      <w:ins w:id="186" w:author="Jonathan James Hughes" w:date="2024-06-20T22:47:00Z">
        <w:r w:rsidR="00DF0483">
          <w:rPr>
            <w:rFonts w:ascii="Times New Roman" w:hAnsi="Times New Roman" w:cs="Times New Roman"/>
            <w:sz w:val="24"/>
            <w:szCs w:val="24"/>
          </w:rPr>
          <w:t>3</w:t>
        </w:r>
      </w:ins>
      <w:del w:id="187" w:author="Jonathan James Hughes" w:date="2024-06-20T22:47:00Z">
        <w:r w:rsidR="00F85BD9" w:rsidDel="00DF0483">
          <w:rPr>
            <w:rFonts w:ascii="Times New Roman" w:hAnsi="Times New Roman" w:cs="Times New Roman"/>
            <w:sz w:val="24"/>
            <w:szCs w:val="24"/>
          </w:rPr>
          <w:delText xml:space="preserve">2, with </w:delText>
        </w:r>
        <w:r w:rsidR="002031D5" w:rsidDel="00DF0483">
          <w:rPr>
            <w:rFonts w:ascii="Times New Roman" w:hAnsi="Times New Roman" w:cs="Times New Roman"/>
            <w:sz w:val="24"/>
            <w:szCs w:val="24"/>
          </w:rPr>
          <w:delText>node</w:delText>
        </w:r>
        <w:r w:rsidR="00A9264F" w:rsidDel="00DF0483">
          <w:rPr>
            <w:rFonts w:ascii="Times New Roman" w:hAnsi="Times New Roman" w:cs="Times New Roman"/>
            <w:sz w:val="24"/>
            <w:szCs w:val="24"/>
          </w:rPr>
          <w:delText xml:space="preserve"> </w:delText>
        </w:r>
        <w:r w:rsidR="00F85BD9" w:rsidDel="00DF0483">
          <w:rPr>
            <w:rFonts w:ascii="Times New Roman" w:hAnsi="Times New Roman" w:cs="Times New Roman"/>
            <w:sz w:val="24"/>
            <w:szCs w:val="24"/>
          </w:rPr>
          <w:delText>C used as a fixed calibration point</w:delText>
        </w:r>
      </w:del>
      <w:r w:rsidR="00F85BD9">
        <w:rPr>
          <w:rFonts w:ascii="Times New Roman" w:hAnsi="Times New Roman" w:cs="Times New Roman"/>
          <w:sz w:val="24"/>
          <w:szCs w:val="24"/>
        </w:rPr>
        <w:t xml:space="preserve">.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w:t>
      </w:r>
      <w:proofErr w:type="spellStart"/>
      <w:r w:rsidR="00F85BD9">
        <w:rPr>
          <w:rFonts w:ascii="Times New Roman" w:hAnsi="Times New Roman" w:cs="Times New Roman"/>
          <w:sz w:val="24"/>
          <w:szCs w:val="24"/>
        </w:rPr>
        <w:t>Murinae</w:t>
      </w:r>
      <w:proofErr w:type="spellEnd"/>
      <w:r w:rsidR="00F85BD9">
        <w:rPr>
          <w:rFonts w:ascii="Times New Roman" w:hAnsi="Times New Roman" w:cs="Times New Roman"/>
          <w:sz w:val="24"/>
          <w:szCs w:val="24"/>
        </w:rPr>
        <w:t xml:space="preserv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r w:rsidR="004218FA">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218FA">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w:t>
      </w:r>
      <w:del w:id="188" w:author="Jeremy B. Searle" w:date="2024-07-31T11:46:00Z">
        <w:r w:rsidR="001B6D59" w:rsidDel="00D65A70">
          <w:rPr>
            <w:rFonts w:ascii="Times New Roman" w:hAnsi="Times New Roman" w:cs="Times New Roman"/>
            <w:noProof/>
            <w:sz w:val="24"/>
            <w:szCs w:val="24"/>
          </w:rPr>
          <w:delText>,</w:delText>
        </w:r>
      </w:del>
      <w:r w:rsidR="001B6D59">
        <w:rPr>
          <w:rFonts w:ascii="Times New Roman" w:hAnsi="Times New Roman" w:cs="Times New Roman"/>
          <w:noProof/>
          <w:sz w:val="24"/>
          <w:szCs w:val="24"/>
        </w:rPr>
        <w:t xml:space="preserve"> et al. (2008)</w:t>
      </w:r>
      <w:r w:rsidR="004218FA">
        <w:rPr>
          <w:rFonts w:ascii="Times New Roman" w:hAnsi="Times New Roman" w:cs="Times New Roman"/>
          <w:sz w:val="24"/>
          <w:szCs w:val="24"/>
        </w:rPr>
        <w:fldChar w:fldCharType="end"/>
      </w:r>
      <w:r w:rsidR="00F85BD9">
        <w:rPr>
          <w:rFonts w:ascii="Times New Roman" w:hAnsi="Times New Roman" w:cs="Times New Roman"/>
          <w:sz w:val="24"/>
          <w:szCs w:val="24"/>
        </w:rPr>
        <w:t xml:space="preserve">. </w:t>
      </w:r>
      <w:r w:rsidR="007A6B42">
        <w:rPr>
          <w:rFonts w:ascii="Times New Roman" w:hAnsi="Times New Roman" w:cs="Times New Roman"/>
          <w:sz w:val="24"/>
          <w:szCs w:val="24"/>
        </w:rPr>
        <w:t xml:space="preserve">Genomes </w:t>
      </w:r>
      <w:r w:rsidR="00F85BD9">
        <w:rPr>
          <w:rFonts w:ascii="Times New Roman" w:hAnsi="Times New Roman" w:cs="Times New Roman"/>
          <w:sz w:val="24"/>
          <w:szCs w:val="24"/>
        </w:rPr>
        <w:t>used for the genome-wide phylogenetic discordance analys</w:t>
      </w:r>
      <w:r w:rsidR="00E23F63">
        <w:rPr>
          <w:rFonts w:ascii="Times New Roman" w:hAnsi="Times New Roman" w:cs="Times New Roman"/>
          <w:sz w:val="24"/>
          <w:szCs w:val="24"/>
        </w:rPr>
        <w:t>e</w:t>
      </w:r>
      <w:r w:rsidR="00F85BD9">
        <w:rPr>
          <w:rFonts w:ascii="Times New Roman" w:hAnsi="Times New Roman" w:cs="Times New Roman"/>
          <w:sz w:val="24"/>
          <w:szCs w:val="24"/>
        </w:rPr>
        <w:t xml:space="preserve">s are </w:t>
      </w:r>
      <w:r w:rsidR="007A6B42">
        <w:rPr>
          <w:rFonts w:ascii="Times New Roman" w:hAnsi="Times New Roman" w:cs="Times New Roman"/>
          <w:sz w:val="24"/>
          <w:szCs w:val="24"/>
        </w:rPr>
        <w:t>underlined</w:t>
      </w:r>
      <w:r w:rsidR="00F85BD9">
        <w:rPr>
          <w:rFonts w:ascii="Times New Roman" w:hAnsi="Times New Roman" w:cs="Times New Roman"/>
          <w:sz w:val="24"/>
          <w:szCs w:val="24"/>
        </w:rPr>
        <w:t>.</w:t>
      </w:r>
    </w:p>
    <w:p w14:paraId="6FAED16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558E686" w14:textId="77777777" w:rsidR="000F3461" w:rsidRDefault="00A22613" w:rsidP="00F413E3">
      <w:pPr>
        <w:pStyle w:val="Heading3"/>
      </w:pPr>
      <w:r>
        <w:lastRenderedPageBreak/>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53A7274">
            <wp:extent cx="5135054" cy="6846740"/>
            <wp:effectExtent l="0" t="0" r="8890" b="0"/>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527" name="Picture 2"/>
                    <pic:cNvPicPr>
                      <a:picLocks noChangeAspect="1" noChangeArrowheads="1"/>
                    </pic:cNvPicPr>
                  </pic:nvPicPr>
                  <pic:blipFill>
                    <a:blip r:embed="rId16"/>
                    <a:stretch>
                      <a:fillRect/>
                    </a:stretch>
                  </pic:blipFill>
                  <pic:spPr bwMode="auto">
                    <a:xfrm>
                      <a:off x="0" y="0"/>
                      <a:ext cx="5135054" cy="6846740"/>
                    </a:xfrm>
                    <a:prstGeom prst="rect">
                      <a:avLst/>
                    </a:prstGeom>
                    <a:noFill/>
                    <a:ln>
                      <a:noFill/>
                    </a:ln>
                  </pic:spPr>
                </pic:pic>
              </a:graphicData>
            </a:graphic>
          </wp:inline>
        </w:drawing>
      </w:r>
    </w:p>
    <w:p w14:paraId="42ACC60B" w14:textId="35B5691F" w:rsidR="00FA32F1" w:rsidRDefault="00FA32F1">
      <w:pPr>
        <w:jc w:val="both"/>
        <w:rPr>
          <w:rFonts w:ascii="Times New Roman" w:hAnsi="Times New Roman" w:cs="Times New Roman"/>
          <w:sz w:val="24"/>
          <w:szCs w:val="24"/>
        </w:rPr>
        <w:pPrChange w:id="189" w:author="Good, Jeffrey" w:date="2024-06-07T15:58:00Z">
          <w:pPr>
            <w:spacing w:after="160" w:line="259" w:lineRule="auto"/>
          </w:pPr>
        </w:pPrChange>
      </w:pPr>
      <w:r>
        <w:rPr>
          <w:rFonts w:ascii="Times New Roman" w:hAnsi="Times New Roman" w:cs="Times New Roman"/>
          <w:b/>
          <w:bCs/>
          <w:sz w:val="24"/>
          <w:szCs w:val="24"/>
        </w:rPr>
        <w:t>Figure 2</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B) 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w:t>
      </w:r>
      <w:r w:rsidR="00A22613">
        <w:rPr>
          <w:rFonts w:ascii="Times New Roman" w:hAnsi="Times New Roman" w:cs="Times New Roman"/>
          <w:sz w:val="24"/>
          <w:szCs w:val="24"/>
        </w:rPr>
        <w:lastRenderedPageBreak/>
        <w:t>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r>
        <w:rPr>
          <w:rFonts w:ascii="Times New Roman" w:hAnsi="Times New Roman" w:cs="Times New Roman"/>
          <w:sz w:val="24"/>
          <w:szCs w:val="24"/>
        </w:rPr>
        <w:br w:type="page"/>
      </w:r>
    </w:p>
    <w:p w14:paraId="470B26F2" w14:textId="77777777" w:rsidR="000F3461" w:rsidRDefault="008C1C31" w:rsidP="00F413E3">
      <w:pPr>
        <w:pStyle w:val="Heading3"/>
      </w:pPr>
      <w:r>
        <w:lastRenderedPageBreak/>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05AE32A2">
            <wp:extent cx="5934075" cy="3708797"/>
            <wp:effectExtent l="0" t="0" r="0" b="635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4681" name="Picture 3"/>
                    <pic:cNvPicPr>
                      <a:picLocks noChangeAspect="1" noChangeArrowheads="1"/>
                    </pic:cNvPicPr>
                  </pic:nvPicPr>
                  <pic:blipFill>
                    <a:blip r:embed="rId17"/>
                    <a:stretch>
                      <a:fillRect/>
                    </a:stretch>
                  </pic:blipFill>
                  <pic:spPr bwMode="auto">
                    <a:xfrm>
                      <a:off x="0" y="0"/>
                      <a:ext cx="5934075" cy="3708797"/>
                    </a:xfrm>
                    <a:prstGeom prst="rect">
                      <a:avLst/>
                    </a:prstGeom>
                    <a:noFill/>
                    <a:ln>
                      <a:noFill/>
                    </a:ln>
                  </pic:spPr>
                </pic:pic>
              </a:graphicData>
            </a:graphic>
          </wp:inline>
        </w:drawing>
      </w:r>
    </w:p>
    <w:p w14:paraId="659CB793" w14:textId="3DCE45C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3</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fit to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xml:space="preserve">. </w:t>
      </w:r>
      <w:commentRangeStart w:id="190"/>
      <w:commentRangeStart w:id="191"/>
      <w:r w:rsidR="0041108A">
        <w:rPr>
          <w:rFonts w:ascii="Times New Roman" w:hAnsi="Times New Roman" w:cs="Times New Roman"/>
          <w:sz w:val="24"/>
          <w:szCs w:val="24"/>
        </w:rPr>
        <w:t xml:space="preserve">D) </w:t>
      </w:r>
      <w:ins w:id="192" w:author="Thomas, Gregg" w:date="2024-06-11T16:18:00Z">
        <w:r w:rsidR="000F2586">
          <w:rPr>
            <w:rFonts w:ascii="Times New Roman" w:hAnsi="Times New Roman" w:cs="Times New Roman"/>
            <w:sz w:val="24"/>
            <w:szCs w:val="24"/>
          </w:rPr>
          <w:t xml:space="preserve">Points represent </w:t>
        </w:r>
      </w:ins>
      <w:del w:id="193" w:author="Thomas, Gregg" w:date="2024-06-11T16:18:00Z">
        <w:r w:rsidR="0041108A" w:rsidDel="000F2586">
          <w:rPr>
            <w:rFonts w:ascii="Times New Roman" w:hAnsi="Times New Roman" w:cs="Times New Roman"/>
            <w:sz w:val="24"/>
            <w:szCs w:val="24"/>
          </w:rPr>
          <w:delText>T</w:delText>
        </w:r>
      </w:del>
      <w:ins w:id="194" w:author="Thomas, Gregg" w:date="2024-06-11T16:18:00Z">
        <w:r w:rsidR="000F2586">
          <w:rPr>
            <w:rFonts w:ascii="Times New Roman" w:hAnsi="Times New Roman" w:cs="Times New Roman"/>
            <w:sz w:val="24"/>
            <w:szCs w:val="24"/>
          </w:rPr>
          <w:t>t</w:t>
        </w:r>
      </w:ins>
      <w:r w:rsidR="0041108A">
        <w:rPr>
          <w:rFonts w:ascii="Times New Roman" w:hAnsi="Times New Roman" w:cs="Times New Roman"/>
          <w:sz w:val="24"/>
          <w:szCs w:val="24"/>
        </w:rPr>
        <w:t>he slopes of the correlation between genomic distance and tree distance from panel B represent the rate at which tree similarity decays across the genome.</w:t>
      </w:r>
      <w:commentRangeEnd w:id="190"/>
      <w:r w:rsidR="005B1333">
        <w:rPr>
          <w:rStyle w:val="CommentReference"/>
        </w:rPr>
        <w:commentReference w:id="190"/>
      </w:r>
      <w:commentRangeEnd w:id="191"/>
      <w:r w:rsidR="00D65A70">
        <w:rPr>
          <w:rStyle w:val="CommentReference"/>
        </w:rPr>
        <w:commentReference w:id="191"/>
      </w:r>
      <w:ins w:id="195" w:author="Thomas, Gregg" w:date="2024-06-11T16:18:00Z">
        <w:r w:rsidR="000F2586">
          <w:rPr>
            <w:rFonts w:ascii="Times New Roman" w:hAnsi="Times New Roman" w:cs="Times New Roman"/>
            <w:sz w:val="24"/>
            <w:szCs w:val="24"/>
          </w:rPr>
          <w:t xml:space="preserve"> </w:t>
        </w:r>
      </w:ins>
      <w:ins w:id="196" w:author="Thomas, Gregg" w:date="2024-06-11T16:19:00Z">
        <w:r w:rsidR="000F2586">
          <w:rPr>
            <w:rFonts w:ascii="Times New Roman" w:hAnsi="Times New Roman" w:cs="Times New Roman"/>
            <w:sz w:val="24"/>
            <w:szCs w:val="24"/>
          </w:rPr>
          <w:t>Dark grey dashed line is median slope and light grey dashed line is mean.</w:t>
        </w:r>
      </w:ins>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63D5B522">
            <wp:extent cx="5943600" cy="1981200"/>
            <wp:effectExtent l="0" t="0" r="0" b="0"/>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277" name="Picture 4"/>
                    <pic:cNvPicPr>
                      <a:picLocks noChangeAspect="1" noChangeArrowheads="1"/>
                    </pic:cNvPicPr>
                  </pic:nvPicPr>
                  <pic:blipFill>
                    <a:blip r:embed="rId18"/>
                    <a:stretch>
                      <a:fillRect/>
                    </a:stretch>
                  </pic:blipFill>
                  <pic:spPr bwMode="auto">
                    <a:xfrm>
                      <a:off x="0" y="0"/>
                      <a:ext cx="5943600" cy="1981200"/>
                    </a:xfrm>
                    <a:prstGeom prst="rect">
                      <a:avLst/>
                    </a:prstGeom>
                    <a:noFill/>
                    <a:ln>
                      <a:noFill/>
                    </a:ln>
                  </pic:spPr>
                </pic:pic>
              </a:graphicData>
            </a:graphic>
          </wp:inline>
        </w:drawing>
      </w:r>
    </w:p>
    <w:p w14:paraId="4B53F6AD" w14:textId="282E5DD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4</w:t>
      </w:r>
      <w:r w:rsidR="005B1333">
        <w:rPr>
          <w:rFonts w:ascii="Times New Roman" w:hAnsi="Times New Roman" w:cs="Times New Roman"/>
          <w:b/>
          <w:bCs/>
          <w:sz w:val="24"/>
          <w:szCs w:val="24"/>
        </w:rPr>
        <w:t>.</w:t>
      </w:r>
      <w:r>
        <w:rPr>
          <w:rFonts w:ascii="Times New Roman" w:hAnsi="Times New Roman" w:cs="Times New Roman"/>
          <w:b/>
          <w:bCs/>
          <w:sz w:val="24"/>
          <w:szCs w:val="24"/>
        </w:rPr>
        <w:t xml:space="preserve"> </w:t>
      </w:r>
      <w:r w:rsidR="00400699">
        <w:rPr>
          <w:rFonts w:ascii="Times New Roman" w:hAnsi="Times New Roman" w:cs="Times New Roman"/>
          <w:sz w:val="24"/>
          <w:szCs w:val="24"/>
        </w:rPr>
        <w:t>C</w:t>
      </w:r>
      <w:r w:rsidR="007B6168">
        <w:rPr>
          <w:rFonts w:ascii="Times New Roman" w:hAnsi="Times New Roman" w:cs="Times New Roman"/>
          <w:sz w:val="24"/>
          <w:szCs w:val="24"/>
        </w:rPr>
        <w:t>orrelation</w:t>
      </w:r>
      <w:r w:rsidR="00400699">
        <w:rPr>
          <w:rFonts w:ascii="Times New Roman" w:hAnsi="Times New Roman" w:cs="Times New Roman"/>
          <w:sz w:val="24"/>
          <w:szCs w:val="24"/>
        </w:rPr>
        <w:t>s</w:t>
      </w:r>
      <w:r w:rsidR="007B6168">
        <w:rPr>
          <w:rFonts w:ascii="Times New Roman" w:hAnsi="Times New Roman" w:cs="Times New Roman"/>
          <w:sz w:val="24"/>
          <w:szCs w:val="24"/>
        </w:rPr>
        <w:t xml:space="preserve"> between </w:t>
      </w:r>
      <w:r w:rsidR="006E5D47">
        <w:rPr>
          <w:rFonts w:ascii="Times New Roman" w:hAnsi="Times New Roman" w:cs="Times New Roman"/>
          <w:sz w:val="24"/>
          <w:szCs w:val="24"/>
        </w:rPr>
        <w:t>tree similarity and recombination rate in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 xml:space="preserve">Mb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distance between the first and last 10</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kb windows within the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Mb window. B) The</w:t>
      </w:r>
      <w:r w:rsidR="00D24E78">
        <w:rPr>
          <w:rFonts w:ascii="Times New Roman" w:hAnsi="Times New Roman" w:cs="Times New Roman"/>
          <w:sz w:val="24"/>
          <w:szCs w:val="24"/>
        </w:rPr>
        <w:t xml:space="preserve"> slopes of the linear correlation between the weighted Robinson-Foulds distances between the first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and every other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 xml:space="preserve">kb window within a </w:t>
      </w:r>
      <w:proofErr w:type="gramStart"/>
      <w:r w:rsidR="00D24E78">
        <w:rPr>
          <w:rFonts w:ascii="Times New Roman" w:hAnsi="Times New Roman" w:cs="Times New Roman"/>
          <w:sz w:val="24"/>
          <w:szCs w:val="24"/>
        </w:rPr>
        <w:t>5</w:t>
      </w:r>
      <w:proofErr w:type="gramEnd"/>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 represent the</w:t>
      </w:r>
      <w:r w:rsidR="006E5D47">
        <w:rPr>
          <w:rFonts w:ascii="Times New Roman" w:hAnsi="Times New Roman" w:cs="Times New Roman"/>
          <w:sz w:val="24"/>
          <w:szCs w:val="24"/>
        </w:rPr>
        <w:t xml:space="preserve"> rate at which tree similarity </w:t>
      </w:r>
      <w:r w:rsidR="00D24E78">
        <w:rPr>
          <w:rFonts w:ascii="Times New Roman" w:hAnsi="Times New Roman" w:cs="Times New Roman"/>
          <w:sz w:val="24"/>
          <w:szCs w:val="24"/>
        </w:rPr>
        <w:t>decays over each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w:t>
      </w:r>
      <w:r w:rsidR="006E5D47">
        <w:rPr>
          <w:rFonts w:ascii="Times New Roman" w:hAnsi="Times New Roman" w:cs="Times New Roman"/>
          <w:sz w:val="24"/>
          <w:szCs w:val="24"/>
        </w:rPr>
        <w:t>.</w:t>
      </w:r>
      <w:r w:rsidR="001334F8">
        <w:rPr>
          <w:rFonts w:ascii="Times New Roman" w:hAnsi="Times New Roman" w:cs="Times New Roman"/>
          <w:sz w:val="24"/>
          <w:szCs w:val="24"/>
        </w:rPr>
        <w:t xml:space="preserve"> C) The mean </w:t>
      </w:r>
      <w:proofErr w:type="spellStart"/>
      <w:r w:rsidR="001334F8">
        <w:rPr>
          <w:rFonts w:ascii="Times New Roman" w:hAnsi="Times New Roman" w:cs="Times New Roman"/>
          <w:sz w:val="24"/>
          <w:szCs w:val="24"/>
        </w:rPr>
        <w:t>wRF</w:t>
      </w:r>
      <w:proofErr w:type="spellEnd"/>
      <w:r w:rsidR="001334F8">
        <w:rPr>
          <w:rFonts w:ascii="Times New Roman" w:hAnsi="Times New Roman" w:cs="Times New Roman"/>
          <w:sz w:val="24"/>
          <w:szCs w:val="24"/>
        </w:rPr>
        <w:t xml:space="preserve"> of all 10</w:t>
      </w:r>
      <w:r w:rsidR="005B1333">
        <w:rPr>
          <w:rFonts w:ascii="Times New Roman" w:hAnsi="Times New Roman" w:cs="Times New Roman"/>
          <w:sz w:val="24"/>
          <w:szCs w:val="24"/>
        </w:rPr>
        <w:t xml:space="preserve"> </w:t>
      </w:r>
      <w:r w:rsidR="001334F8">
        <w:rPr>
          <w:rFonts w:ascii="Times New Roman" w:hAnsi="Times New Roman" w:cs="Times New Roman"/>
          <w:sz w:val="24"/>
          <w:szCs w:val="24"/>
        </w:rPr>
        <w:t>kb window trees within each 5Mb window compared to the species tree.</w:t>
      </w:r>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04CE04A3" w14:textId="432AEA23" w:rsidR="00FA32F1" w:rsidRPr="00FA32F1" w:rsidRDefault="00FA32F1" w:rsidP="00FA32F1">
      <w:pPr>
        <w:jc w:val="center"/>
      </w:pPr>
      <w:r>
        <w:rPr>
          <w:noProof/>
        </w:rPr>
        <w:drawing>
          <wp:inline distT="0" distB="0" distL="0" distR="0" wp14:anchorId="6AFB9126" wp14:editId="2779398C">
            <wp:extent cx="4981575" cy="6975820"/>
            <wp:effectExtent l="0" t="0" r="0"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5626" cy="6981492"/>
                    </a:xfrm>
                    <a:prstGeom prst="rect">
                      <a:avLst/>
                    </a:prstGeom>
                    <a:noFill/>
                    <a:ln>
                      <a:noFill/>
                    </a:ln>
                  </pic:spPr>
                </pic:pic>
              </a:graphicData>
            </a:graphic>
          </wp:inline>
        </w:drawing>
      </w:r>
    </w:p>
    <w:p w14:paraId="1E0D7665" w14:textId="271DBA83"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(Non-PS genes), protein coding genes with evidence for positive </w:t>
      </w:r>
      <w:r w:rsidR="00F330D6">
        <w:rPr>
          <w:rFonts w:ascii="Times New Roman" w:hAnsi="Times New Roman" w:cs="Times New Roman"/>
          <w:sz w:val="24"/>
          <w:szCs w:val="24"/>
        </w:rPr>
        <w:lastRenderedPageBreak/>
        <w:t>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r w:rsidR="0071077D">
        <w:rPr>
          <w:rFonts w:ascii="Times New Roman" w:hAnsi="Times New Roman" w:cs="Times New Roman"/>
          <w:i/>
          <w:iCs/>
          <w:sz w:val="24"/>
          <w:szCs w:val="24"/>
        </w:rPr>
        <w:t>i.e.</w:t>
      </w:r>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w:t>
      </w:r>
      <w:commentRangeStart w:id="197"/>
      <w:r w:rsidR="00F330D6">
        <w:rPr>
          <w:rFonts w:ascii="Times New Roman" w:hAnsi="Times New Roman" w:cs="Times New Roman"/>
          <w:sz w:val="24"/>
          <w:szCs w:val="24"/>
        </w:rPr>
        <w:t>A) The rate of decay of phylogenetic similarity</w:t>
      </w:r>
      <w:r w:rsidR="00D24E78">
        <w:rPr>
          <w:rFonts w:ascii="Times New Roman" w:hAnsi="Times New Roman" w:cs="Times New Roman"/>
          <w:sz w:val="24"/>
          <w:szCs w:val="24"/>
        </w:rPr>
        <w:t xml:space="preserve"> is</w:t>
      </w:r>
      <w:r w:rsidR="00F330D6">
        <w:rPr>
          <w:rFonts w:ascii="Times New Roman" w:hAnsi="Times New Roman" w:cs="Times New Roman"/>
          <w:sz w:val="24"/>
          <w:szCs w:val="24"/>
        </w:rPr>
        <w:t xml:space="preserve"> calculated as the slope of a linear regression between </w:t>
      </w:r>
      <w:proofErr w:type="spellStart"/>
      <w:r w:rsidR="00F330D6">
        <w:rPr>
          <w:rFonts w:ascii="Times New Roman" w:hAnsi="Times New Roman" w:cs="Times New Roman"/>
          <w:sz w:val="24"/>
          <w:szCs w:val="24"/>
        </w:rPr>
        <w:t>wRF</w:t>
      </w:r>
      <w:proofErr w:type="spellEnd"/>
      <w:r w:rsidR="00F330D6">
        <w:rPr>
          <w:rFonts w:ascii="Times New Roman" w:hAnsi="Times New Roman" w:cs="Times New Roman"/>
          <w:sz w:val="24"/>
          <w:szCs w:val="24"/>
        </w:rPr>
        <w:t xml:space="preserve"> and the log distance between each window up to 5Mb away from the feature window. </w:t>
      </w:r>
      <w:commentRangeEnd w:id="197"/>
      <w:r w:rsidR="00E322A4">
        <w:rPr>
          <w:rStyle w:val="CommentReference"/>
        </w:rPr>
        <w:commentReference w:id="197"/>
      </w:r>
      <w:r w:rsidR="00F330D6">
        <w:rPr>
          <w:rFonts w:ascii="Times New Roman" w:hAnsi="Times New Roman" w:cs="Times New Roman"/>
          <w:sz w:val="24"/>
          <w:szCs w:val="24"/>
        </w:rPr>
        <w:t>B) The phylogenetic similarity of windows immediately adjacent to feature windows. C)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38F736B9"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E7006D" w:rsidRPr="00FA32F1">
        <w:rPr>
          <w:rFonts w:ascii="Times New Roman" w:hAnsi="Times New Roman" w:cs="Times New Roman"/>
          <w:sz w:val="24"/>
          <w:szCs w:val="24"/>
        </w:rPr>
        <w:t>Tree</w:t>
      </w:r>
      <w:r w:rsidR="00E7006D">
        <w:rPr>
          <w:rFonts w:ascii="Times New Roman" w:hAnsi="Times New Roman" w:cs="Times New Roman"/>
          <w:sz w:val="24"/>
          <w:szCs w:val="24"/>
        </w:rPr>
        <w:t xml:space="preserve"> misspecification leads to erroneous results in tests for positive selection. 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1CE76A34" w:rsidR="00501ADC" w:rsidRDefault="00501ADC" w:rsidP="00501ADC">
      <w:pPr>
        <w:pStyle w:val="Heading1"/>
      </w:pPr>
      <w:r>
        <w:lastRenderedPageBreak/>
        <w:t>References</w:t>
      </w:r>
    </w:p>
    <w:p w14:paraId="3502DD01" w14:textId="1894CA89" w:rsidR="00494136" w:rsidRPr="00494136" w:rsidRDefault="009418B1" w:rsidP="00494136">
      <w:pPr>
        <w:pStyle w:val="EndNoteBibliography"/>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494136" w:rsidRPr="00494136">
        <w:t xml:space="preserve">PDB (The Paleobiology Database) [Internet]. 2011 January 21st, 2022]. Available from: </w:t>
      </w:r>
      <w:hyperlink r:id="rId21" w:history="1">
        <w:r w:rsidR="00494136" w:rsidRPr="00494136">
          <w:rPr>
            <w:rStyle w:val="Hyperlink"/>
          </w:rPr>
          <w:t>http://paleodb.org/</w:t>
        </w:r>
      </w:hyperlink>
      <w:r w:rsidR="00494136" w:rsidRPr="00494136">
        <w:t xml:space="preserve"> </w:t>
      </w:r>
    </w:p>
    <w:p w14:paraId="7AA97368" w14:textId="77777777" w:rsidR="00494136" w:rsidRPr="00494136" w:rsidRDefault="00494136" w:rsidP="00494136">
      <w:pPr>
        <w:pStyle w:val="EndNoteBibliography"/>
        <w:spacing w:after="0"/>
      </w:pPr>
    </w:p>
    <w:p w14:paraId="42C7C51A" w14:textId="77777777" w:rsidR="00494136" w:rsidRPr="00494136" w:rsidRDefault="00494136" w:rsidP="00494136">
      <w:pPr>
        <w:pStyle w:val="EndNoteBibliography"/>
      </w:pPr>
      <w:r w:rsidRPr="00494136">
        <w:t>Aghova T, Kimura Y, Bryja J, Dobigny G, Granjon L, Kergoat GJ. 2018. Fossils know it best: Using a new set of fossil calibrations to improve the temporal phylogenetic framework of murid rodents (Rodentia: Muridae). Mol Phylogenet Evol 128:98-111.</w:t>
      </w:r>
    </w:p>
    <w:p w14:paraId="50D22936" w14:textId="77777777" w:rsidR="00494136" w:rsidRPr="00494136" w:rsidRDefault="00494136" w:rsidP="00494136">
      <w:pPr>
        <w:pStyle w:val="EndNoteBibliography"/>
        <w:spacing w:after="0"/>
      </w:pPr>
    </w:p>
    <w:p w14:paraId="2D5E799E" w14:textId="77777777" w:rsidR="00494136" w:rsidRPr="00494136" w:rsidRDefault="00494136" w:rsidP="00494136">
      <w:pPr>
        <w:pStyle w:val="EndNoteBibliography"/>
      </w:pPr>
      <w:r w:rsidRPr="00494136">
        <w:t>Alda F, Ludt WB, Elias DJ, McMahan CD, Chakrabarty P. 2021. Comparing Ultraconserved Elements and Exons for Phylogenomic Analyses of Middle American Cichlids: When Data Agree to Disagree. Genome Biol Evol 13:evab161.</w:t>
      </w:r>
    </w:p>
    <w:p w14:paraId="048E93E3" w14:textId="77777777" w:rsidR="00494136" w:rsidRPr="00494136" w:rsidRDefault="00494136" w:rsidP="00494136">
      <w:pPr>
        <w:pStyle w:val="EndNoteBibliography"/>
        <w:spacing w:after="0"/>
      </w:pPr>
    </w:p>
    <w:p w14:paraId="53DCB3C5" w14:textId="77777777" w:rsidR="00494136" w:rsidRPr="00494136" w:rsidRDefault="00494136" w:rsidP="00494136">
      <w:pPr>
        <w:pStyle w:val="EndNoteBibliography"/>
      </w:pPr>
      <w:r w:rsidRPr="00494136">
        <w:t>Alexander AM, Su YC, Oliveros CH, Olson KV, Travers SL, Brown RM. 2017. Genomic data reveals potential for hybridization, introgression, and incomplete lineage sorting to confound phylogenetic relationships in an adaptive radiation of narrow-mouth frogs. Evolution 71:475-488.</w:t>
      </w:r>
    </w:p>
    <w:p w14:paraId="1CF88831" w14:textId="77777777" w:rsidR="00494136" w:rsidRPr="00494136" w:rsidRDefault="00494136" w:rsidP="00494136">
      <w:pPr>
        <w:pStyle w:val="EndNoteBibliography"/>
        <w:spacing w:after="0"/>
      </w:pPr>
    </w:p>
    <w:p w14:paraId="20CB229A" w14:textId="77777777" w:rsidR="00494136" w:rsidRPr="00494136" w:rsidRDefault="00494136" w:rsidP="00494136">
      <w:pPr>
        <w:pStyle w:val="EndNoteBibliography"/>
      </w:pPr>
      <w:r w:rsidRPr="00494136">
        <w:t>Avise JC, Robinson TJ. 2008. Hemiplasy: a new term in the lexicon of phylogenetics. Syst Biol 57:503-507.</w:t>
      </w:r>
    </w:p>
    <w:p w14:paraId="5F239C8A" w14:textId="77777777" w:rsidR="00494136" w:rsidRPr="00494136" w:rsidRDefault="00494136" w:rsidP="00494136">
      <w:pPr>
        <w:pStyle w:val="EndNoteBibliography"/>
        <w:spacing w:after="0"/>
      </w:pPr>
    </w:p>
    <w:p w14:paraId="44661938" w14:textId="77777777" w:rsidR="00494136" w:rsidRPr="00494136" w:rsidRDefault="00494136" w:rsidP="00494136">
      <w:pPr>
        <w:pStyle w:val="EndNoteBibliography"/>
      </w:pPr>
      <w:r w:rsidRPr="00494136">
        <w:t>Baudat F, Buard J, Grey C, Fledel-Alon A, Ober C, Przeworski M, Coop G, de Massy B. 2010. PRDM9 is a major determinant of meiotic recombination hotspots in humans and mice. Science 327:836-840.</w:t>
      </w:r>
    </w:p>
    <w:p w14:paraId="5713876C" w14:textId="77777777" w:rsidR="00494136" w:rsidRPr="00494136" w:rsidRDefault="00494136" w:rsidP="00494136">
      <w:pPr>
        <w:pStyle w:val="EndNoteBibliography"/>
        <w:spacing w:after="0"/>
      </w:pPr>
    </w:p>
    <w:p w14:paraId="489B2FEC" w14:textId="77777777" w:rsidR="00494136" w:rsidRPr="00494136" w:rsidRDefault="00494136" w:rsidP="00494136">
      <w:pPr>
        <w:pStyle w:val="EndNoteBibliography"/>
      </w:pPr>
      <w:r w:rsidRPr="00494136">
        <w:t>Baum DA. 2007. Concordance trees, concordance factors, and the exploration of reticulate genealogy. TAXON 56:417-426.</w:t>
      </w:r>
    </w:p>
    <w:p w14:paraId="4B66B807" w14:textId="77777777" w:rsidR="00494136" w:rsidRPr="00494136" w:rsidRDefault="00494136" w:rsidP="00494136">
      <w:pPr>
        <w:pStyle w:val="EndNoteBibliography"/>
        <w:spacing w:after="0"/>
      </w:pPr>
    </w:p>
    <w:p w14:paraId="616052B5" w14:textId="77777777" w:rsidR="00494136" w:rsidRPr="00494136" w:rsidRDefault="00494136" w:rsidP="00494136">
      <w:pPr>
        <w:pStyle w:val="EndNoteBibliography"/>
      </w:pPr>
      <w:r w:rsidRPr="00494136">
        <w:t>Benjamini Y, Hochberg Y. 1995. Controlling the false discovery rate: a practical and powerful approach to multiple testing. Journal of the Royal statistical society: series B (Methodological) 57:289-300.</w:t>
      </w:r>
    </w:p>
    <w:p w14:paraId="27422A76" w14:textId="77777777" w:rsidR="00494136" w:rsidRPr="00494136" w:rsidRDefault="00494136" w:rsidP="00494136">
      <w:pPr>
        <w:pStyle w:val="EndNoteBibliography"/>
        <w:spacing w:after="0"/>
      </w:pPr>
    </w:p>
    <w:p w14:paraId="552A7B4A" w14:textId="77777777" w:rsidR="00494136" w:rsidRPr="00494136" w:rsidRDefault="00494136" w:rsidP="00494136">
      <w:pPr>
        <w:pStyle w:val="EndNoteBibliography"/>
      </w:pPr>
      <w:r w:rsidRPr="00494136">
        <w:t>Bloom BH. 1970. Space/time trade-offs in hash coding with allowable errors. Commun. ACM 13:422–426.</w:t>
      </w:r>
    </w:p>
    <w:p w14:paraId="011D0874" w14:textId="77777777" w:rsidR="00494136" w:rsidRPr="00494136" w:rsidRDefault="00494136" w:rsidP="00494136">
      <w:pPr>
        <w:pStyle w:val="EndNoteBibliography"/>
        <w:spacing w:after="0"/>
      </w:pPr>
    </w:p>
    <w:p w14:paraId="2FE10ABB" w14:textId="77777777" w:rsidR="00494136" w:rsidRPr="00494136" w:rsidRDefault="00494136" w:rsidP="00494136">
      <w:pPr>
        <w:pStyle w:val="EndNoteBibliography"/>
      </w:pPr>
      <w:r w:rsidRPr="00494136">
        <w:t>Böcker S, Canzar S, Gunnar WK. 2013. The Generalized Robinson-Foulds Metric. In:  Darling A, Stoye J, editors. Algorithms in Bioinformatics. Berlin, Heidelberg: Springer.</w:t>
      </w:r>
    </w:p>
    <w:p w14:paraId="3CA0758F" w14:textId="77777777" w:rsidR="00494136" w:rsidRPr="00494136" w:rsidRDefault="00494136" w:rsidP="00494136">
      <w:pPr>
        <w:pStyle w:val="EndNoteBibliography"/>
        <w:spacing w:after="0"/>
      </w:pPr>
    </w:p>
    <w:p w14:paraId="0FAABAD1" w14:textId="77777777" w:rsidR="00494136" w:rsidRPr="00494136" w:rsidRDefault="00494136" w:rsidP="00494136">
      <w:pPr>
        <w:pStyle w:val="EndNoteBibliography"/>
      </w:pPr>
      <w:r w:rsidRPr="00494136">
        <w:t>Bolger AM, Lohse M, Usadel B. 2014. Trimmomatic: a flexible trimmer for Illumina sequence data. Bioinformatics 30:2114-2120.</w:t>
      </w:r>
    </w:p>
    <w:p w14:paraId="207B4480" w14:textId="77777777" w:rsidR="00494136" w:rsidRPr="00494136" w:rsidRDefault="00494136" w:rsidP="00494136">
      <w:pPr>
        <w:pStyle w:val="EndNoteBibliography"/>
        <w:spacing w:after="0"/>
      </w:pPr>
    </w:p>
    <w:p w14:paraId="6EFE4B6E" w14:textId="77777777" w:rsidR="00494136" w:rsidRPr="00494136" w:rsidRDefault="00494136" w:rsidP="00494136">
      <w:pPr>
        <w:pStyle w:val="EndNoteBibliography"/>
      </w:pPr>
      <w:r w:rsidRPr="00494136">
        <w:t>Borowiec ML. 2016. AMAS: a fast tool for alignment manipulation and computing of summary statistics. PeerJ 4:e1660.</w:t>
      </w:r>
    </w:p>
    <w:p w14:paraId="2AEBC698" w14:textId="77777777" w:rsidR="00494136" w:rsidRPr="00494136" w:rsidRDefault="00494136" w:rsidP="00494136">
      <w:pPr>
        <w:pStyle w:val="EndNoteBibliography"/>
        <w:spacing w:after="0"/>
      </w:pPr>
    </w:p>
    <w:p w14:paraId="5CE72BBF" w14:textId="77777777" w:rsidR="00494136" w:rsidRPr="00494136" w:rsidRDefault="00494136" w:rsidP="00494136">
      <w:pPr>
        <w:pStyle w:val="EndNoteBibliography"/>
      </w:pPr>
      <w:r w:rsidRPr="00494136">
        <w:lastRenderedPageBreak/>
        <w:t>Bradley RK, Roberts A, Smoot M, Juvekar S, Do J, Dewey C, Holmes I, Pachter L. 2009. Fast statistical alignment. PLoS Comput Biol 5:e1000392.</w:t>
      </w:r>
    </w:p>
    <w:p w14:paraId="5598157F" w14:textId="77777777" w:rsidR="00494136" w:rsidRPr="00494136" w:rsidRDefault="00494136" w:rsidP="00494136">
      <w:pPr>
        <w:pStyle w:val="EndNoteBibliography"/>
        <w:spacing w:after="0"/>
      </w:pPr>
    </w:p>
    <w:p w14:paraId="25BFB652" w14:textId="77777777" w:rsidR="00494136" w:rsidRPr="00494136" w:rsidRDefault="00494136" w:rsidP="00494136">
      <w:pPr>
        <w:pStyle w:val="EndNoteBibliography"/>
      </w:pPr>
      <w:r w:rsidRPr="00494136">
        <w:t>Capella-Gutierrez S, Silla-Martinez JM, Gabaldon T. 2009. trimAl: a tool for automated alignment trimming in large-scale phylogenetic analyses. Bioinformatics 25:1972-1973.</w:t>
      </w:r>
    </w:p>
    <w:p w14:paraId="2514B265" w14:textId="77777777" w:rsidR="00494136" w:rsidRPr="00494136" w:rsidRDefault="00494136" w:rsidP="00494136">
      <w:pPr>
        <w:pStyle w:val="EndNoteBibliography"/>
        <w:spacing w:after="0"/>
      </w:pPr>
    </w:p>
    <w:p w14:paraId="4C7D76AD" w14:textId="77777777" w:rsidR="00494136" w:rsidRPr="00494136" w:rsidRDefault="00494136" w:rsidP="00494136">
      <w:pPr>
        <w:pStyle w:val="EndNoteBibliography"/>
      </w:pPr>
      <w:r w:rsidRPr="00494136">
        <w:t>Carbone L, Harris RA, Gnerre S, Veeramah KR, Lorente-Galdos B, Huddleston J, Meyer TJ, Herrero J, Roos C, Aken B, et al. 2014. Gibbon genome and the fast karyotype evolution of small apes. Nature 513:195-201.</w:t>
      </w:r>
    </w:p>
    <w:p w14:paraId="71D66A64" w14:textId="77777777" w:rsidR="00494136" w:rsidRPr="00494136" w:rsidRDefault="00494136" w:rsidP="00494136">
      <w:pPr>
        <w:pStyle w:val="EndNoteBibliography"/>
        <w:spacing w:after="0"/>
      </w:pPr>
    </w:p>
    <w:p w14:paraId="447C71BC" w14:textId="77777777" w:rsidR="00494136" w:rsidRPr="00494136" w:rsidRDefault="00494136" w:rsidP="00494136">
      <w:pPr>
        <w:pStyle w:val="EndNoteBibliography"/>
      </w:pPr>
      <w:r w:rsidRPr="00494136">
        <w:t>Chan KO, Hutter CR, Wood PL, Jr., Grismer LL, Brown RM. 2020. Target-capture phylogenomics provide insights on gene and species tree discordances in Old World treefrogs (Anura: Rhacophoridae). Proc Biol Sci 287:20202102.</w:t>
      </w:r>
    </w:p>
    <w:p w14:paraId="013057B9" w14:textId="77777777" w:rsidR="00494136" w:rsidRPr="00494136" w:rsidRDefault="00494136" w:rsidP="00494136">
      <w:pPr>
        <w:pStyle w:val="EndNoteBibliography"/>
        <w:spacing w:after="0"/>
      </w:pPr>
    </w:p>
    <w:p w14:paraId="0B48BC7E" w14:textId="77777777" w:rsidR="00494136" w:rsidRPr="00494136" w:rsidRDefault="00494136" w:rsidP="00494136">
      <w:pPr>
        <w:pStyle w:val="EndNoteBibliography"/>
      </w:pPr>
      <w:r w:rsidRPr="00494136">
        <w:t>Charlesworth B, Morgan MT, Charlesworth D. 1993. The effect of deleterious mutations on neutral molecular variation. Genetics 134:1289-1303.</w:t>
      </w:r>
    </w:p>
    <w:p w14:paraId="76E607B2" w14:textId="77777777" w:rsidR="00494136" w:rsidRPr="00494136" w:rsidRDefault="00494136" w:rsidP="00494136">
      <w:pPr>
        <w:pStyle w:val="EndNoteBibliography"/>
        <w:spacing w:after="0"/>
      </w:pPr>
    </w:p>
    <w:p w14:paraId="407A4CC1" w14:textId="77777777" w:rsidR="00494136" w:rsidRPr="00494136" w:rsidRDefault="00494136" w:rsidP="00494136">
      <w:pPr>
        <w:pStyle w:val="EndNoteBibliography"/>
      </w:pPr>
      <w:r w:rsidRPr="00494136">
        <w:t>Chernomor O, von Haeseler A, Minh BQ. 2016. Terrace Aware Data Structure for Phylogenomic Inference from Supermatrices. Syst Biol 65:997-1008.</w:t>
      </w:r>
    </w:p>
    <w:p w14:paraId="4B98157C" w14:textId="77777777" w:rsidR="00494136" w:rsidRPr="00494136" w:rsidRDefault="00494136" w:rsidP="00494136">
      <w:pPr>
        <w:pStyle w:val="EndNoteBibliography"/>
        <w:spacing w:after="0"/>
      </w:pPr>
    </w:p>
    <w:p w14:paraId="555C62F2" w14:textId="77777777" w:rsidR="00494136" w:rsidRPr="00494136" w:rsidRDefault="00494136" w:rsidP="00494136">
      <w:pPr>
        <w:pStyle w:val="EndNoteBibliography"/>
      </w:pPr>
      <w:r w:rsidRPr="00494136">
        <w:t>Christmas MJ, Kaplow IM, Genereux DP, Dong MX, Hughes GM, Li X, Sullivan PF, Hindle AG, Andrews G, Armstrong JC, et al. 2023. Evolutionary constraint and innovation across hundreds of placental mammals. Science 380:eabn3943.</w:t>
      </w:r>
    </w:p>
    <w:p w14:paraId="1D29C4B0" w14:textId="77777777" w:rsidR="00494136" w:rsidRPr="00494136" w:rsidRDefault="00494136" w:rsidP="00494136">
      <w:pPr>
        <w:pStyle w:val="EndNoteBibliography"/>
        <w:spacing w:after="0"/>
      </w:pPr>
    </w:p>
    <w:p w14:paraId="5FB79451" w14:textId="77777777" w:rsidR="00494136" w:rsidRPr="00494136" w:rsidRDefault="00494136" w:rsidP="00494136">
      <w:pPr>
        <w:pStyle w:val="EndNoteBibliography"/>
      </w:pPr>
      <w:r w:rsidRPr="00494136">
        <w:t>Cox A, Ackert-Bicknell CL, Dumont BL, Ding Y, Bell JT, Brockmann GA, Wergedal JE, Bult C, Paigen B, Flint J, et al. 2009. A new standard genetic map for the laboratory mouse. Genetics 182:1335-1344.</w:t>
      </w:r>
    </w:p>
    <w:p w14:paraId="446DBBE2" w14:textId="77777777" w:rsidR="00494136" w:rsidRPr="00494136" w:rsidRDefault="00494136" w:rsidP="00494136">
      <w:pPr>
        <w:pStyle w:val="EndNoteBibliography"/>
        <w:spacing w:after="0"/>
      </w:pPr>
    </w:p>
    <w:p w14:paraId="30BC2A2D" w14:textId="77777777" w:rsidR="00494136" w:rsidRPr="00494136" w:rsidRDefault="00494136" w:rsidP="00494136">
      <w:pPr>
        <w:pStyle w:val="EndNoteBibliography"/>
      </w:pPr>
      <w:r w:rsidRPr="00494136">
        <w:t>Cunningham F, Allen JE, Allen J, Alvarez-Jarreta J, Amode MR, Armean IM, Austine-Orimoloye O, Azov AG, Barnes I, Bennett R, et al. 2022. Ensembl 2022. Nucleic Acids Res 50:D988-D995.</w:t>
      </w:r>
    </w:p>
    <w:p w14:paraId="5F4A6C0E" w14:textId="77777777" w:rsidR="00494136" w:rsidRPr="00494136" w:rsidRDefault="00494136" w:rsidP="00494136">
      <w:pPr>
        <w:pStyle w:val="EndNoteBibliography"/>
        <w:spacing w:after="0"/>
      </w:pPr>
    </w:p>
    <w:p w14:paraId="0166ECBC" w14:textId="77777777" w:rsidR="00494136" w:rsidRPr="00494136" w:rsidRDefault="00494136" w:rsidP="00494136">
      <w:pPr>
        <w:pStyle w:val="EndNoteBibliography"/>
      </w:pPr>
      <w:r w:rsidRPr="00494136">
        <w:t>Danecek P, Bonfield JK, Liddle J, Marshall J, Ohan V, Pollard MO, Whitwham A, Keane T, McCarthy SA, Davies RM, Li H. 2021. Twelve years of SAMtools and BCFtools. Gigascience 10:giab008.</w:t>
      </w:r>
    </w:p>
    <w:p w14:paraId="35597EE5" w14:textId="77777777" w:rsidR="00494136" w:rsidRPr="00494136" w:rsidRDefault="00494136" w:rsidP="00494136">
      <w:pPr>
        <w:pStyle w:val="EndNoteBibliography"/>
        <w:spacing w:after="0"/>
      </w:pPr>
    </w:p>
    <w:p w14:paraId="7249F82C" w14:textId="77777777" w:rsidR="00494136" w:rsidRPr="00494136" w:rsidRDefault="00494136" w:rsidP="00494136">
      <w:pPr>
        <w:pStyle w:val="EndNoteBibliography"/>
      </w:pPr>
      <w:r w:rsidRPr="00494136">
        <w:t>Dapper AL, Payseur BA. 2017. Connecting theory and data to understand recombination rate evolution. Philos Trans R Soc Lond B Biol Sci 372.</w:t>
      </w:r>
    </w:p>
    <w:p w14:paraId="36DD3691" w14:textId="77777777" w:rsidR="00494136" w:rsidRPr="00494136" w:rsidRDefault="00494136" w:rsidP="00494136">
      <w:pPr>
        <w:pStyle w:val="EndNoteBibliography"/>
        <w:spacing w:after="0"/>
      </w:pPr>
    </w:p>
    <w:p w14:paraId="613C6A8E" w14:textId="77777777" w:rsidR="00494136" w:rsidRPr="00494136" w:rsidRDefault="00494136" w:rsidP="00494136">
      <w:pPr>
        <w:pStyle w:val="EndNoteBibliography"/>
      </w:pPr>
      <w:r w:rsidRPr="00494136">
        <w:t>Daxner-Höck G. 2002. Cricetodon meini and other rodents from Mühlbach and Grund, Lower Austria (Middle Miocene, late MN5). Annalen des Naturhistorischen Museums in Wien. Serie A für Mineralogie und Petrographie, Geologie und Paläontologie, Anthropologie und Prähistorie:267-291.</w:t>
      </w:r>
    </w:p>
    <w:p w14:paraId="1098D895" w14:textId="77777777" w:rsidR="00494136" w:rsidRPr="00494136" w:rsidRDefault="00494136" w:rsidP="00494136">
      <w:pPr>
        <w:pStyle w:val="EndNoteBibliography"/>
        <w:spacing w:after="0"/>
      </w:pPr>
    </w:p>
    <w:p w14:paraId="312F99EC" w14:textId="77777777" w:rsidR="00494136" w:rsidRPr="00494136" w:rsidRDefault="00494136" w:rsidP="00494136">
      <w:pPr>
        <w:pStyle w:val="EndNoteBibliography"/>
      </w:pPr>
      <w:r w:rsidRPr="00494136">
        <w:t>Degnan JH, Rosenberg NA. 2006. Discordance of species trees with their most likely gene trees. PLoS Genet 2:e68.</w:t>
      </w:r>
    </w:p>
    <w:p w14:paraId="0D2D94B1" w14:textId="77777777" w:rsidR="00494136" w:rsidRPr="00494136" w:rsidRDefault="00494136" w:rsidP="00494136">
      <w:pPr>
        <w:pStyle w:val="EndNoteBibliography"/>
        <w:spacing w:after="0"/>
      </w:pPr>
    </w:p>
    <w:p w14:paraId="34020315" w14:textId="77777777" w:rsidR="00494136" w:rsidRPr="00494136" w:rsidRDefault="00494136" w:rsidP="00494136">
      <w:pPr>
        <w:pStyle w:val="EndNoteBibliography"/>
      </w:pPr>
      <w:r w:rsidRPr="00494136">
        <w:t>Edwards SV. 2009. Is a new and general theory of molecular systematics emerging? Evolution 63:1-19.</w:t>
      </w:r>
    </w:p>
    <w:p w14:paraId="5AE215D0" w14:textId="77777777" w:rsidR="00494136" w:rsidRPr="00494136" w:rsidRDefault="00494136" w:rsidP="00494136">
      <w:pPr>
        <w:pStyle w:val="EndNoteBibliography"/>
        <w:spacing w:after="0"/>
      </w:pPr>
    </w:p>
    <w:p w14:paraId="74C1593B" w14:textId="77777777" w:rsidR="00494136" w:rsidRPr="00494136" w:rsidRDefault="00494136" w:rsidP="00494136">
      <w:pPr>
        <w:pStyle w:val="EndNoteBibliography"/>
      </w:pPr>
      <w:r w:rsidRPr="00494136">
        <w:t>Faircloth BC. 2013. illumiprocessor: a trimmomatic wrapper for parallel adapter and quality trimming.</w:t>
      </w:r>
    </w:p>
    <w:p w14:paraId="008DE609" w14:textId="77777777" w:rsidR="00494136" w:rsidRPr="00494136" w:rsidRDefault="00494136" w:rsidP="00494136">
      <w:pPr>
        <w:pStyle w:val="EndNoteBibliography"/>
        <w:spacing w:after="0"/>
      </w:pPr>
    </w:p>
    <w:p w14:paraId="7A587E46" w14:textId="77777777" w:rsidR="00494136" w:rsidRPr="00494136" w:rsidRDefault="00494136" w:rsidP="00494136">
      <w:pPr>
        <w:pStyle w:val="EndNoteBibliography"/>
      </w:pPr>
      <w:r w:rsidRPr="00494136">
        <w:t>Faircloth BC. 2016. PHYLUCE is a software package for the analysis of conserved genomic loci. Bioinformatics 32:786-788.</w:t>
      </w:r>
    </w:p>
    <w:p w14:paraId="5529D61E" w14:textId="77777777" w:rsidR="00494136" w:rsidRPr="00494136" w:rsidRDefault="00494136" w:rsidP="00494136">
      <w:pPr>
        <w:pStyle w:val="EndNoteBibliography"/>
        <w:spacing w:after="0"/>
      </w:pPr>
    </w:p>
    <w:p w14:paraId="79B7CC22" w14:textId="77777777" w:rsidR="00494136" w:rsidRPr="00494136" w:rsidRDefault="00494136" w:rsidP="00494136">
      <w:pPr>
        <w:pStyle w:val="EndNoteBibliography"/>
      </w:pPr>
      <w:r w:rsidRPr="00494136">
        <w:t>Faircloth BC, McCormack JE, Crawford NG, Harvey MG, Brumfield RT, Glenn TC. 2012. Ultraconserved elements anchor thousands of genetic markers spanning multiple evolutionary timescales. Syst Biol 61:717-726.</w:t>
      </w:r>
    </w:p>
    <w:p w14:paraId="175DFB44" w14:textId="77777777" w:rsidR="00494136" w:rsidRPr="00494136" w:rsidRDefault="00494136" w:rsidP="00494136">
      <w:pPr>
        <w:pStyle w:val="EndNoteBibliography"/>
        <w:spacing w:after="0"/>
      </w:pPr>
    </w:p>
    <w:p w14:paraId="5AED9F82" w14:textId="77777777" w:rsidR="00494136" w:rsidRPr="00494136" w:rsidRDefault="00494136" w:rsidP="00494136">
      <w:pPr>
        <w:pStyle w:val="EndNoteBibliography"/>
      </w:pPr>
      <w:r w:rsidRPr="00494136">
        <w:t>Feng S, Bai M, Rivas-Gonzalez I, Li C, Liu S, Tong Y, Yang H, Chen G, Xie D, Sears KE, et al. 2022. Incomplete lineage sorting and phenotypic evolution in marsupials. Cell 185:1646-1660 e1618.</w:t>
      </w:r>
    </w:p>
    <w:p w14:paraId="3760EA57" w14:textId="77777777" w:rsidR="00494136" w:rsidRPr="00494136" w:rsidRDefault="00494136" w:rsidP="00494136">
      <w:pPr>
        <w:pStyle w:val="EndNoteBibliography"/>
        <w:spacing w:after="0"/>
      </w:pPr>
    </w:p>
    <w:p w14:paraId="193EAB6C" w14:textId="77777777" w:rsidR="00494136" w:rsidRPr="00494136" w:rsidRDefault="00494136" w:rsidP="00494136">
      <w:pPr>
        <w:pStyle w:val="EndNoteBibliography"/>
      </w:pPr>
      <w:r w:rsidRPr="00494136">
        <w:t>Ferreira MS, Jones MR, Callahan CM, Farelo L, Tolesa Z, Suchentrunk F, Boursot P, Mills LS, Alves PC, Good JM, Melo-Ferreira J. 2021. The Legacy of Recurrent Introgression during the Radiation of Hares. Syst Biol 70:593-607.</w:t>
      </w:r>
    </w:p>
    <w:p w14:paraId="68B3FFA6" w14:textId="77777777" w:rsidR="00494136" w:rsidRPr="00494136" w:rsidRDefault="00494136" w:rsidP="00494136">
      <w:pPr>
        <w:pStyle w:val="EndNoteBibliography"/>
        <w:spacing w:after="0"/>
      </w:pPr>
    </w:p>
    <w:p w14:paraId="15B2434B" w14:textId="77777777" w:rsidR="00494136" w:rsidRPr="00494136" w:rsidRDefault="00494136" w:rsidP="00494136">
      <w:pPr>
        <w:pStyle w:val="EndNoteBibliography"/>
      </w:pPr>
      <w:r w:rsidRPr="00494136">
        <w:t>Foley NM, Harris AJ, Bredemeyer KR, Ruedi M, Puechmaille SJ, Teeling EC, Criscitiello MF, Murphy WJ. 2024. Karyotypic stasis and swarming influenced the evolution of viral tolerance in a species-rich bat radiation. Cell Genom 4:100482.</w:t>
      </w:r>
    </w:p>
    <w:p w14:paraId="2083E5EB" w14:textId="77777777" w:rsidR="00494136" w:rsidRPr="00494136" w:rsidRDefault="00494136" w:rsidP="00494136">
      <w:pPr>
        <w:pStyle w:val="EndNoteBibliography"/>
        <w:spacing w:after="0"/>
      </w:pPr>
    </w:p>
    <w:p w14:paraId="5C3ACDE8" w14:textId="77777777" w:rsidR="00494136" w:rsidRPr="00494136" w:rsidRDefault="00494136" w:rsidP="00494136">
      <w:pPr>
        <w:pStyle w:val="EndNoteBibliography"/>
      </w:pPr>
      <w:r w:rsidRPr="00494136">
        <w:t>Foley NM, Mason VC, Harris AJ, Bredemeyer KR, Damas J, Lewin HA, Eizirik E, Gatesy J, Karlsson EK, Lindblad-Toh K, et al. 2023. A genomic timescale for placental mammal evolution. Science 380:eabl8189.</w:t>
      </w:r>
    </w:p>
    <w:p w14:paraId="56EAC8AD" w14:textId="77777777" w:rsidR="00494136" w:rsidRPr="00494136" w:rsidRDefault="00494136" w:rsidP="00494136">
      <w:pPr>
        <w:pStyle w:val="EndNoteBibliography"/>
        <w:spacing w:after="0"/>
      </w:pPr>
    </w:p>
    <w:p w14:paraId="5F9B06B7" w14:textId="77777777" w:rsidR="00494136" w:rsidRPr="00494136" w:rsidRDefault="00494136" w:rsidP="00494136">
      <w:pPr>
        <w:pStyle w:val="EndNoteBibliography"/>
      </w:pPr>
      <w:r w:rsidRPr="00494136">
        <w:t>Fontaine MC, Pease JB, Steele A, Waterhouse RM, Neafsey DE, Sharakhov IV, Jiang X, Hall AB, Catteruccia F, Kakani E, et al. 2015. Mosquito genomics. Extensive introgression in a malaria vector species complex revealed by phylogenomics. Science 347:1258524.</w:t>
      </w:r>
    </w:p>
    <w:p w14:paraId="72FEEB8B" w14:textId="77777777" w:rsidR="00494136" w:rsidRPr="00494136" w:rsidRDefault="00494136" w:rsidP="00494136">
      <w:pPr>
        <w:pStyle w:val="EndNoteBibliography"/>
        <w:spacing w:after="0"/>
      </w:pPr>
    </w:p>
    <w:p w14:paraId="0F71B258" w14:textId="77777777" w:rsidR="00494136" w:rsidRPr="00494136" w:rsidRDefault="00494136" w:rsidP="00494136">
      <w:pPr>
        <w:pStyle w:val="EndNoteBibliography"/>
      </w:pPr>
      <w:r w:rsidRPr="00494136">
        <w:t>Foote AD, Liu Y, Thomas GW, Vinar T, Alfoldi J, Deng J, Dugan S, van Elk CE, Hunter ME, Joshi V, et al. 2015. Convergent evolution of the genomes of marine mammals. Nat Genet 47:272-275.</w:t>
      </w:r>
    </w:p>
    <w:p w14:paraId="28D7EC3F" w14:textId="77777777" w:rsidR="00494136" w:rsidRPr="00494136" w:rsidRDefault="00494136" w:rsidP="00494136">
      <w:pPr>
        <w:pStyle w:val="EndNoteBibliography"/>
        <w:spacing w:after="0"/>
      </w:pPr>
    </w:p>
    <w:p w14:paraId="4AC09BC4" w14:textId="77777777" w:rsidR="00494136" w:rsidRPr="00494136" w:rsidRDefault="00494136" w:rsidP="00494136">
      <w:pPr>
        <w:pStyle w:val="EndNoteBibliography"/>
      </w:pPr>
      <w:r w:rsidRPr="00494136">
        <w:t>Gable SM, Byars MI, Literman R, Tollis M. 2022. A Genomic Perspective on the Evolutionary Diversification of Turtles. Syst Biol 71:1331-1347.</w:t>
      </w:r>
    </w:p>
    <w:p w14:paraId="480ACE14" w14:textId="77777777" w:rsidR="00494136" w:rsidRPr="00494136" w:rsidRDefault="00494136" w:rsidP="00494136">
      <w:pPr>
        <w:pStyle w:val="EndNoteBibliography"/>
        <w:spacing w:after="0"/>
      </w:pPr>
    </w:p>
    <w:p w14:paraId="7F3636DC" w14:textId="77777777" w:rsidR="00494136" w:rsidRPr="00494136" w:rsidRDefault="00494136" w:rsidP="00494136">
      <w:pPr>
        <w:pStyle w:val="EndNoteBibliography"/>
      </w:pPr>
      <w:r w:rsidRPr="00494136">
        <w:lastRenderedPageBreak/>
        <w:t>Gibbs RA, Weinstock GM, Metzker ML, Muzny DM, Sodergren EJ, Scherer S, Scott G, Steffen D, Worley KC, Burch PE, et al. 2004. Genome sequence of the Brown Norway rat yields insights into mammalian evolution. Nature 428:493-521.</w:t>
      </w:r>
    </w:p>
    <w:p w14:paraId="7CAA5679" w14:textId="77777777" w:rsidR="00494136" w:rsidRPr="00494136" w:rsidRDefault="00494136" w:rsidP="00494136">
      <w:pPr>
        <w:pStyle w:val="EndNoteBibliography"/>
        <w:spacing w:after="0"/>
      </w:pPr>
    </w:p>
    <w:p w14:paraId="49D74AD9" w14:textId="77777777" w:rsidR="00494136" w:rsidRPr="00494136" w:rsidRDefault="00494136" w:rsidP="00494136">
      <w:pPr>
        <w:pStyle w:val="EndNoteBibliography"/>
      </w:pPr>
      <w:r w:rsidRPr="00494136">
        <w:t>Good JM, Wiebe V, Albert FW, Burbano HA, Kircher M, Green RE, Halbwax M, Andre C, Atencia R, Fischer A, Paabo S. 2013. Comparative population genomics of the ejaculate in humans and the great apes. Mol Biol Evol 30:964-976.</w:t>
      </w:r>
    </w:p>
    <w:p w14:paraId="5B1AF74E" w14:textId="77777777" w:rsidR="00494136" w:rsidRPr="00494136" w:rsidRDefault="00494136" w:rsidP="00494136">
      <w:pPr>
        <w:pStyle w:val="EndNoteBibliography"/>
        <w:spacing w:after="0"/>
      </w:pPr>
    </w:p>
    <w:p w14:paraId="3332FED8" w14:textId="77777777" w:rsidR="00494136" w:rsidRPr="00494136" w:rsidRDefault="00494136" w:rsidP="00494136">
      <w:pPr>
        <w:pStyle w:val="EndNoteBibliography"/>
      </w:pPr>
      <w:r w:rsidRPr="00494136">
        <w:t>Green RE, Krause J, Briggs AW, Maricic T, Stenzel U, Kircher M, Patterson N, Li H, Zhai W, Fritz MH, et al. 2010. A draft sequence of the Neandertal genome. Science 328:710-722.</w:t>
      </w:r>
    </w:p>
    <w:p w14:paraId="0C9EC047" w14:textId="77777777" w:rsidR="00494136" w:rsidRPr="00494136" w:rsidRDefault="00494136" w:rsidP="00494136">
      <w:pPr>
        <w:pStyle w:val="EndNoteBibliography"/>
        <w:spacing w:after="0"/>
      </w:pPr>
    </w:p>
    <w:p w14:paraId="6A7FE96A" w14:textId="77777777" w:rsidR="00494136" w:rsidRPr="00494136" w:rsidRDefault="00494136" w:rsidP="00494136">
      <w:pPr>
        <w:pStyle w:val="EndNoteBibliography"/>
      </w:pPr>
      <w:r w:rsidRPr="00494136">
        <w:t>Guindon S, Dufayard JF, Lefort V, Anisimova M, Hordijk W, Gascuel O. 2010. New algorithms and methods to estimate maximum-likelihood phylogenies: assessing the performance of PhyML 3.0. Syst Biol 59:307-321.</w:t>
      </w:r>
    </w:p>
    <w:p w14:paraId="1D6F5ECC" w14:textId="77777777" w:rsidR="00494136" w:rsidRPr="00494136" w:rsidRDefault="00494136" w:rsidP="00494136">
      <w:pPr>
        <w:pStyle w:val="EndNoteBibliography"/>
        <w:spacing w:after="0"/>
      </w:pPr>
    </w:p>
    <w:p w14:paraId="61B8B412" w14:textId="77777777" w:rsidR="00494136" w:rsidRPr="00494136" w:rsidRDefault="00494136" w:rsidP="00494136">
      <w:pPr>
        <w:pStyle w:val="EndNoteBibliography"/>
      </w:pPr>
      <w:r w:rsidRPr="00494136">
        <w:t>Hahn MW, Nakhleh L. 2016. Irrational exuberance for resolved species trees. Evolution 70:7-17.</w:t>
      </w:r>
    </w:p>
    <w:p w14:paraId="22BFFBE9" w14:textId="77777777" w:rsidR="00494136" w:rsidRPr="00494136" w:rsidRDefault="00494136" w:rsidP="00494136">
      <w:pPr>
        <w:pStyle w:val="EndNoteBibliography"/>
        <w:spacing w:after="0"/>
      </w:pPr>
    </w:p>
    <w:p w14:paraId="43312BB1" w14:textId="77777777" w:rsidR="00494136" w:rsidRPr="00494136" w:rsidRDefault="00494136" w:rsidP="00494136">
      <w:pPr>
        <w:pStyle w:val="EndNoteBibliography"/>
      </w:pPr>
      <w:r w:rsidRPr="00494136">
        <w:t>He B, Zhao Y, Su C, Lin G, Wang Y, Li L, Ma J, Yang Q, Hao J. 2023. Phylogenomics reveal extensive phylogenetic discordance due to incomplete lineage sorting following the rapid radiation of alpine butterflies (Papilionidae: Parnassius). Syst Entomol.</w:t>
      </w:r>
    </w:p>
    <w:p w14:paraId="75E563A2" w14:textId="77777777" w:rsidR="00494136" w:rsidRPr="00494136" w:rsidRDefault="00494136" w:rsidP="00494136">
      <w:pPr>
        <w:pStyle w:val="EndNoteBibliography"/>
        <w:spacing w:after="0"/>
      </w:pPr>
    </w:p>
    <w:p w14:paraId="1130F344" w14:textId="77777777" w:rsidR="00494136" w:rsidRPr="00494136" w:rsidRDefault="00494136" w:rsidP="00494136">
      <w:pPr>
        <w:pStyle w:val="EndNoteBibliography"/>
      </w:pPr>
      <w:r w:rsidRPr="00494136">
        <w:t>Hibbins MS, Breithaupt LC, Hahn MW. 2023. Phylogenomic comparative methods: Accurate evolutionary inferences in the presence of gene tree discordance. Proc Natl Acad Sci U S A 120:e2220389120.</w:t>
      </w:r>
    </w:p>
    <w:p w14:paraId="47ECF710" w14:textId="77777777" w:rsidR="00494136" w:rsidRPr="00494136" w:rsidRDefault="00494136" w:rsidP="00494136">
      <w:pPr>
        <w:pStyle w:val="EndNoteBibliography"/>
        <w:spacing w:after="0"/>
      </w:pPr>
    </w:p>
    <w:p w14:paraId="112D2175" w14:textId="77777777" w:rsidR="00494136" w:rsidRPr="00494136" w:rsidRDefault="00494136" w:rsidP="00494136">
      <w:pPr>
        <w:pStyle w:val="EndNoteBibliography"/>
      </w:pPr>
      <w:r w:rsidRPr="00494136">
        <w:t>Hinrichs AS, Karolchik D, Baertsch R, Barber GP, Bejerano G, Clawson H, Diekhans M, Furey TS, Harte RA, Hsu F, et al. 2006. The UCSC Genome Browser Database: update 2006. Nucleic Acids Res 34:D590-598.</w:t>
      </w:r>
    </w:p>
    <w:p w14:paraId="624DDDBA" w14:textId="77777777" w:rsidR="00494136" w:rsidRPr="00494136" w:rsidRDefault="00494136" w:rsidP="00494136">
      <w:pPr>
        <w:pStyle w:val="EndNoteBibliography"/>
        <w:spacing w:after="0"/>
      </w:pPr>
    </w:p>
    <w:p w14:paraId="176C10FC" w14:textId="77777777" w:rsidR="00494136" w:rsidRPr="00494136" w:rsidRDefault="00494136" w:rsidP="00494136">
      <w:pPr>
        <w:pStyle w:val="EndNoteBibliography"/>
      </w:pPr>
      <w:r w:rsidRPr="00494136">
        <w:t>Hoang DT, Chernomor O, von Haeseler A, Minh BQ, Vinh LS. 2018. UFBoot2: Improving the Ultrafast Bootstrap Approximation. Mol Biol Evol 35:518-522.</w:t>
      </w:r>
    </w:p>
    <w:p w14:paraId="183F25A0" w14:textId="77777777" w:rsidR="00494136" w:rsidRPr="00494136" w:rsidRDefault="00494136" w:rsidP="00494136">
      <w:pPr>
        <w:pStyle w:val="EndNoteBibliography"/>
        <w:spacing w:after="0"/>
      </w:pPr>
    </w:p>
    <w:p w14:paraId="5AF3D5FD" w14:textId="77777777" w:rsidR="00494136" w:rsidRPr="00494136" w:rsidRDefault="00494136" w:rsidP="00494136">
      <w:pPr>
        <w:pStyle w:val="EndNoteBibliography"/>
      </w:pPr>
      <w:r w:rsidRPr="00494136">
        <w:t>Hobolth A, Christensen OF, Mailund T, Schierup MH. 2007. Genomic relationships and speciation times of human, chimpanzee, and gorilla inferred from a coalescent hidden Markov model. PLoS Genet 3:e7.</w:t>
      </w:r>
    </w:p>
    <w:p w14:paraId="5FB27ABD" w14:textId="77777777" w:rsidR="00494136" w:rsidRPr="00494136" w:rsidRDefault="00494136" w:rsidP="00494136">
      <w:pPr>
        <w:pStyle w:val="EndNoteBibliography"/>
        <w:spacing w:after="0"/>
      </w:pPr>
    </w:p>
    <w:p w14:paraId="03915D83" w14:textId="77777777" w:rsidR="00494136" w:rsidRPr="00494136" w:rsidRDefault="00494136" w:rsidP="00494136">
      <w:pPr>
        <w:pStyle w:val="EndNoteBibliography"/>
      </w:pPr>
      <w:r w:rsidRPr="00494136">
        <w:t>Holm S. 1979. A simple sequentially rejective multiple test procedure. Scandinavian journal of statistics:65-70.</w:t>
      </w:r>
    </w:p>
    <w:p w14:paraId="4303B1B0" w14:textId="77777777" w:rsidR="00494136" w:rsidRPr="00494136" w:rsidRDefault="00494136" w:rsidP="00494136">
      <w:pPr>
        <w:pStyle w:val="EndNoteBibliography"/>
        <w:spacing w:after="0"/>
      </w:pPr>
    </w:p>
    <w:p w14:paraId="777F1722" w14:textId="77777777" w:rsidR="00494136" w:rsidRPr="00494136" w:rsidRDefault="00494136" w:rsidP="00494136">
      <w:pPr>
        <w:pStyle w:val="EndNoteBibliography"/>
      </w:pPr>
      <w:r w:rsidRPr="00494136">
        <w:t>Hu Z, Sackton TB, Edwards SV, Liu JS. 2019. Bayesian Detection of Convergent Rate Changes of Conserved Noncoding Elements on Phylogenetic Trees. Mol Biol Evol 36:1086-1100.</w:t>
      </w:r>
    </w:p>
    <w:p w14:paraId="6D0F22AD" w14:textId="77777777" w:rsidR="00494136" w:rsidRPr="00494136" w:rsidRDefault="00494136" w:rsidP="00494136">
      <w:pPr>
        <w:pStyle w:val="EndNoteBibliography"/>
        <w:spacing w:after="0"/>
      </w:pPr>
    </w:p>
    <w:p w14:paraId="6C673710" w14:textId="77777777" w:rsidR="00494136" w:rsidRPr="00494136" w:rsidRDefault="00494136" w:rsidP="00494136">
      <w:pPr>
        <w:pStyle w:val="EndNoteBibliography"/>
      </w:pPr>
      <w:r w:rsidRPr="00494136">
        <w:lastRenderedPageBreak/>
        <w:t>Hudson RR. 1983. Testing the Constant-Rate Neutral Allele Model with Protein Sequence Data. Evolution 37:203-217.</w:t>
      </w:r>
    </w:p>
    <w:p w14:paraId="11075872" w14:textId="77777777" w:rsidR="00494136" w:rsidRPr="00494136" w:rsidRDefault="00494136" w:rsidP="00494136">
      <w:pPr>
        <w:pStyle w:val="EndNoteBibliography"/>
        <w:spacing w:after="0"/>
      </w:pPr>
    </w:p>
    <w:p w14:paraId="5227EB1D" w14:textId="77777777" w:rsidR="00494136" w:rsidRPr="00494136" w:rsidRDefault="00494136" w:rsidP="00494136">
      <w:pPr>
        <w:pStyle w:val="EndNoteBibliography"/>
      </w:pPr>
      <w:r w:rsidRPr="00494136">
        <w:t>Hudson RR, Kaplan NL. 1988. The coalescent process in models with selection and recombination. Genetics 120:831-840.</w:t>
      </w:r>
    </w:p>
    <w:p w14:paraId="4D57B924" w14:textId="77777777" w:rsidR="00494136" w:rsidRPr="00494136" w:rsidRDefault="00494136" w:rsidP="00494136">
      <w:pPr>
        <w:pStyle w:val="EndNoteBibliography"/>
        <w:spacing w:after="0"/>
      </w:pPr>
    </w:p>
    <w:p w14:paraId="2A826FA8" w14:textId="77777777" w:rsidR="00494136" w:rsidRPr="00494136" w:rsidRDefault="00494136" w:rsidP="00494136">
      <w:pPr>
        <w:pStyle w:val="EndNoteBibliography"/>
      </w:pPr>
      <w:r w:rsidRPr="00494136">
        <w:t>Hudson RR, Kaplan NL. 1995. Deleterious background selection with recombination. Genetics 141:1605-1617.</w:t>
      </w:r>
    </w:p>
    <w:p w14:paraId="185307CD" w14:textId="77777777" w:rsidR="00494136" w:rsidRPr="00494136" w:rsidRDefault="00494136" w:rsidP="00494136">
      <w:pPr>
        <w:pStyle w:val="EndNoteBibliography"/>
        <w:spacing w:after="0"/>
      </w:pPr>
    </w:p>
    <w:p w14:paraId="26CC3B74" w14:textId="77777777" w:rsidR="00494136" w:rsidRPr="00494136" w:rsidRDefault="00494136" w:rsidP="00494136">
      <w:pPr>
        <w:pStyle w:val="EndNoteBibliography"/>
      </w:pPr>
      <w:r w:rsidRPr="00494136">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33E7BBB8" w14:textId="77777777" w:rsidR="00494136" w:rsidRPr="00494136" w:rsidRDefault="00494136" w:rsidP="00494136">
      <w:pPr>
        <w:pStyle w:val="EndNoteBibliography"/>
        <w:spacing w:after="0"/>
      </w:pPr>
    </w:p>
    <w:p w14:paraId="53F05978" w14:textId="77777777" w:rsidR="00494136" w:rsidRPr="00494136" w:rsidRDefault="00494136" w:rsidP="00494136">
      <w:pPr>
        <w:pStyle w:val="EndNoteBibliography"/>
      </w:pPr>
      <w:r w:rsidRPr="00494136">
        <w:t>Jackman SD, Vandervalk BP, Mohamadi H, Chu J, Yeo S, Hammond SA, Jahesh G, Khan H, Coombe L, Warren RL, Birol I. 2017. ABySS 2.0: resource-efficient assembly of large genomes using a Bloom filter. Genome Res 27:768-777.</w:t>
      </w:r>
    </w:p>
    <w:p w14:paraId="4B539F3C" w14:textId="77777777" w:rsidR="00494136" w:rsidRPr="00494136" w:rsidRDefault="00494136" w:rsidP="00494136">
      <w:pPr>
        <w:pStyle w:val="EndNoteBibliography"/>
        <w:spacing w:after="0"/>
      </w:pPr>
    </w:p>
    <w:p w14:paraId="3281EB75" w14:textId="77777777" w:rsidR="00494136" w:rsidRPr="00494136" w:rsidRDefault="00494136" w:rsidP="00494136">
      <w:pPr>
        <w:pStyle w:val="EndNoteBibliography"/>
      </w:pPr>
      <w:r w:rsidRPr="00494136">
        <w:t>Jarvis ED, Mirarab S, Aberer AJ, Li B, Houde P, Li C, Ho SY, Faircloth BC, Nabholz B, Howard JT, et al. 2014. Whole-genome analyses resolve early branches in the tree of life of modern birds. Science 346:1320-1331.</w:t>
      </w:r>
    </w:p>
    <w:p w14:paraId="5C2DC14C" w14:textId="77777777" w:rsidR="00494136" w:rsidRPr="00494136" w:rsidRDefault="00494136" w:rsidP="00494136">
      <w:pPr>
        <w:pStyle w:val="EndNoteBibliography"/>
        <w:spacing w:after="0"/>
      </w:pPr>
    </w:p>
    <w:p w14:paraId="292D18A7" w14:textId="77777777" w:rsidR="00494136" w:rsidRPr="00494136" w:rsidRDefault="00494136" w:rsidP="00494136">
      <w:pPr>
        <w:pStyle w:val="EndNoteBibliography"/>
      </w:pPr>
      <w:r w:rsidRPr="00494136">
        <w:t>Jensen-Seaman MI, Furey TS, Payseur BA, Lu Y, Roskin KM, Chen CF, Thomas MA, Haussler D, Jacob HJ. 2004. Comparative recombination rates in the rat, mouse, and human genomes. Genome Res 14:528-538.</w:t>
      </w:r>
    </w:p>
    <w:p w14:paraId="1BDE4073" w14:textId="77777777" w:rsidR="00494136" w:rsidRPr="00494136" w:rsidRDefault="00494136" w:rsidP="00494136">
      <w:pPr>
        <w:pStyle w:val="EndNoteBibliography"/>
        <w:spacing w:after="0"/>
      </w:pPr>
    </w:p>
    <w:p w14:paraId="1160ED3D" w14:textId="77777777" w:rsidR="00494136" w:rsidRPr="00494136" w:rsidRDefault="00494136" w:rsidP="00494136">
      <w:pPr>
        <w:pStyle w:val="EndNoteBibliography"/>
      </w:pPr>
      <w:r w:rsidRPr="00494136">
        <w:t>Jones MR, Mills LS, Alves PC, Callahan CM, Alves JM, Lafferty DJR, Jiggins FM, Jensen JD, Melo-Ferreira J, Good JM. 2018. Adaptive introgression underlies polymorphic seasonal camouflage in snowshoe hares. Science 360:1355-1358.</w:t>
      </w:r>
    </w:p>
    <w:p w14:paraId="3750AC0B" w14:textId="77777777" w:rsidR="00494136" w:rsidRPr="00494136" w:rsidRDefault="00494136" w:rsidP="00494136">
      <w:pPr>
        <w:pStyle w:val="EndNoteBibliography"/>
        <w:spacing w:after="0"/>
      </w:pPr>
    </w:p>
    <w:p w14:paraId="0165DAE5" w14:textId="77777777" w:rsidR="00494136" w:rsidRPr="00494136" w:rsidRDefault="00494136" w:rsidP="00494136">
      <w:pPr>
        <w:pStyle w:val="EndNoteBibliography"/>
      </w:pPr>
      <w:r w:rsidRPr="00494136">
        <w:t>Junier T, Zdobnov EM. 2010. The Newick utilities: high-throughput phylogenetic tree processing in the UNIX shell. Bioinformatics 26:1669-1670.</w:t>
      </w:r>
    </w:p>
    <w:p w14:paraId="65B77B90" w14:textId="77777777" w:rsidR="00494136" w:rsidRPr="00494136" w:rsidRDefault="00494136" w:rsidP="00494136">
      <w:pPr>
        <w:pStyle w:val="EndNoteBibliography"/>
        <w:spacing w:after="0"/>
      </w:pPr>
    </w:p>
    <w:p w14:paraId="2B232EB4" w14:textId="77777777" w:rsidR="00494136" w:rsidRPr="00494136" w:rsidRDefault="00494136" w:rsidP="00494136">
      <w:pPr>
        <w:pStyle w:val="EndNoteBibliography"/>
      </w:pPr>
      <w:r w:rsidRPr="00494136">
        <w:t>Kalyaanamoorthy S, Minh BQ, Wong TKF, von Haeseler A, Jermiin LS. 2017. ModelFinder: fast model selection for accurate phylogenetic estimates. Nat Methods 14:587-589.</w:t>
      </w:r>
    </w:p>
    <w:p w14:paraId="08DF4BDB" w14:textId="77777777" w:rsidR="00494136" w:rsidRPr="00494136" w:rsidRDefault="00494136" w:rsidP="00494136">
      <w:pPr>
        <w:pStyle w:val="EndNoteBibliography"/>
        <w:spacing w:after="0"/>
      </w:pPr>
    </w:p>
    <w:p w14:paraId="738C9625" w14:textId="77777777" w:rsidR="00494136" w:rsidRPr="00494136" w:rsidRDefault="00494136" w:rsidP="00494136">
      <w:pPr>
        <w:pStyle w:val="EndNoteBibliography"/>
      </w:pPr>
      <w:r w:rsidRPr="00494136">
        <w:t>Kaplan NL, Hudson RR, Langley CH. 1989. The "hitchhiking effect" revisited. Genetics 123:887-899.</w:t>
      </w:r>
    </w:p>
    <w:p w14:paraId="1CFA9ACE" w14:textId="77777777" w:rsidR="00494136" w:rsidRPr="00494136" w:rsidRDefault="00494136" w:rsidP="00494136">
      <w:pPr>
        <w:pStyle w:val="EndNoteBibliography"/>
        <w:spacing w:after="0"/>
      </w:pPr>
    </w:p>
    <w:p w14:paraId="1E7AA6CD" w14:textId="77777777" w:rsidR="00494136" w:rsidRPr="00494136" w:rsidRDefault="00494136" w:rsidP="00494136">
      <w:pPr>
        <w:pStyle w:val="EndNoteBibliography"/>
      </w:pPr>
      <w:r w:rsidRPr="00494136">
        <w:t>Kartje ME, Jing P, Payseur BA. 2020. Weak Correlation between Nucleotide Variation and Recombination Rate across the House Mouse Genome. Genome Biol Evol 12:293-299.</w:t>
      </w:r>
    </w:p>
    <w:p w14:paraId="4536FCF6" w14:textId="77777777" w:rsidR="00494136" w:rsidRPr="00494136" w:rsidRDefault="00494136" w:rsidP="00494136">
      <w:pPr>
        <w:pStyle w:val="EndNoteBibliography"/>
        <w:spacing w:after="0"/>
      </w:pPr>
    </w:p>
    <w:p w14:paraId="0D1C156D" w14:textId="77777777" w:rsidR="00494136" w:rsidRPr="00494136" w:rsidRDefault="00494136" w:rsidP="00494136">
      <w:pPr>
        <w:pStyle w:val="EndNoteBibliography"/>
      </w:pPr>
      <w:r w:rsidRPr="00494136">
        <w:lastRenderedPageBreak/>
        <w:t>Katoh K, Standley DM. 2013. MAFFT multiple sequence alignment software version 7: improvements in performance and usability. Mol Biol Evol 30:772-780.</w:t>
      </w:r>
    </w:p>
    <w:p w14:paraId="73E45F11" w14:textId="77777777" w:rsidR="00494136" w:rsidRPr="00494136" w:rsidRDefault="00494136" w:rsidP="00494136">
      <w:pPr>
        <w:pStyle w:val="EndNoteBibliography"/>
        <w:spacing w:after="0"/>
      </w:pPr>
    </w:p>
    <w:p w14:paraId="3A283F2F" w14:textId="77777777" w:rsidR="00494136" w:rsidRPr="00494136" w:rsidRDefault="00494136" w:rsidP="00494136">
      <w:pPr>
        <w:pStyle w:val="EndNoteBibliography"/>
      </w:pPr>
      <w:r w:rsidRPr="00494136">
        <w:t>Katzman S, Kern AD, Bejerano G, Fewell G, Fulton L, Wilson RK, Salama SR, Haussler D. 2007. Human genome ultraconserved elements are ultraselected. Science 317:915.</w:t>
      </w:r>
    </w:p>
    <w:p w14:paraId="47B15E6B" w14:textId="77777777" w:rsidR="00494136" w:rsidRPr="00494136" w:rsidRDefault="00494136" w:rsidP="00494136">
      <w:pPr>
        <w:pStyle w:val="EndNoteBibliography"/>
        <w:spacing w:after="0"/>
      </w:pPr>
    </w:p>
    <w:p w14:paraId="1EA6EB19" w14:textId="77777777" w:rsidR="00494136" w:rsidRPr="00494136" w:rsidRDefault="00494136" w:rsidP="00494136">
      <w:pPr>
        <w:pStyle w:val="EndNoteBibliography"/>
      </w:pPr>
      <w:r w:rsidRPr="00494136">
        <w:t>Keane TM, Wong K, Adams DJ, Flint J, Reymond A, Yalcin B. 2014. Identification of structural variation in mouse genomes. Front Genet 5:192.</w:t>
      </w:r>
    </w:p>
    <w:p w14:paraId="07357758" w14:textId="77777777" w:rsidR="00494136" w:rsidRPr="00494136" w:rsidRDefault="00494136" w:rsidP="00494136">
      <w:pPr>
        <w:pStyle w:val="EndNoteBibliography"/>
        <w:spacing w:after="0"/>
      </w:pPr>
    </w:p>
    <w:p w14:paraId="322F8979" w14:textId="77777777" w:rsidR="00494136" w:rsidRPr="00494136" w:rsidRDefault="00494136" w:rsidP="00494136">
      <w:pPr>
        <w:pStyle w:val="EndNoteBibliography"/>
      </w:pPr>
      <w:r w:rsidRPr="00494136">
        <w:t>Kimura Y, Hawkins MT, McDonough MM, Jacobs LL, Flynn LJ. 2015. Corrected placement of Mus-Rattus fossil calibration forces precision in the molecular tree of rodents. Sci Rep 5:14444.</w:t>
      </w:r>
    </w:p>
    <w:p w14:paraId="4168EED9" w14:textId="77777777" w:rsidR="00494136" w:rsidRPr="00494136" w:rsidRDefault="00494136" w:rsidP="00494136">
      <w:pPr>
        <w:pStyle w:val="EndNoteBibliography"/>
        <w:spacing w:after="0"/>
      </w:pPr>
    </w:p>
    <w:p w14:paraId="18D4A372" w14:textId="77777777" w:rsidR="00494136" w:rsidRPr="00494136" w:rsidRDefault="00494136" w:rsidP="00494136">
      <w:pPr>
        <w:pStyle w:val="EndNoteBibliography"/>
      </w:pPr>
      <w:r w:rsidRPr="00494136">
        <w:t>Kimura Y, Jacobs LL, Cerling TE, Uno KT, Ferguson KM, Flynn LJ, Patnaik R. 2013. Fossil mice and rats show isotopic evidence of niche partitioning and change in dental ecomorphology related to dietary shift in Late Miocene of Pakistan. PLoS One 8:e69308.</w:t>
      </w:r>
    </w:p>
    <w:p w14:paraId="7CE1129F" w14:textId="77777777" w:rsidR="00494136" w:rsidRPr="00494136" w:rsidRDefault="00494136" w:rsidP="00494136">
      <w:pPr>
        <w:pStyle w:val="EndNoteBibliography"/>
        <w:spacing w:after="0"/>
      </w:pPr>
    </w:p>
    <w:p w14:paraId="188BE0E2" w14:textId="77777777" w:rsidR="00494136" w:rsidRPr="00494136" w:rsidRDefault="00494136" w:rsidP="00494136">
      <w:pPr>
        <w:pStyle w:val="EndNoteBibliography"/>
      </w:pPr>
      <w:r w:rsidRPr="00494136">
        <w:t>Kong A, Gudbjartsson DF, Sainz J, Jonsdottir GM, Gudjonsson SA, Richardsson B, Sigurdardottir S, Barnard J, Hallbeck B, Masson G, et al. 2002. A high-resolution recombination map of the human genome. Nat Genet 31:241-247.</w:t>
      </w:r>
    </w:p>
    <w:p w14:paraId="1047BB1C" w14:textId="77777777" w:rsidR="00494136" w:rsidRPr="00494136" w:rsidRDefault="00494136" w:rsidP="00494136">
      <w:pPr>
        <w:pStyle w:val="EndNoteBibliography"/>
        <w:spacing w:after="0"/>
      </w:pPr>
    </w:p>
    <w:p w14:paraId="38118EAA" w14:textId="77777777" w:rsidR="00494136" w:rsidRPr="00494136" w:rsidRDefault="00494136" w:rsidP="00494136">
      <w:pPr>
        <w:pStyle w:val="EndNoteBibliography"/>
      </w:pPr>
      <w:r w:rsidRPr="00494136">
        <w:t>Kowalczyk A, Meyer WK, Partha R, Mao W, Clark NL, Chikina M. 2019. RERconverge: an R package for associating evolutionary rates with convergent traits. Bioinformatics 35:4815-4817.</w:t>
      </w:r>
    </w:p>
    <w:p w14:paraId="1229507D" w14:textId="77777777" w:rsidR="00494136" w:rsidRPr="00494136" w:rsidRDefault="00494136" w:rsidP="00494136">
      <w:pPr>
        <w:pStyle w:val="EndNoteBibliography"/>
        <w:spacing w:after="0"/>
      </w:pPr>
    </w:p>
    <w:p w14:paraId="4389DB69" w14:textId="77777777" w:rsidR="00494136" w:rsidRPr="00494136" w:rsidRDefault="00494136" w:rsidP="00494136">
      <w:pPr>
        <w:pStyle w:val="EndNoteBibliography"/>
      </w:pPr>
      <w:r w:rsidRPr="00494136">
        <w:t>Kulathinal RJ, Stevison LS, Noor MA. 2009. The genomics of speciation in Drosophila: diversity, divergence, and introgression estimated using low-coverage genome sequencing. PLoS Genet 5:e1000550.</w:t>
      </w:r>
    </w:p>
    <w:p w14:paraId="6784735C" w14:textId="77777777" w:rsidR="00494136" w:rsidRPr="00494136" w:rsidRDefault="00494136" w:rsidP="00494136">
      <w:pPr>
        <w:pStyle w:val="EndNoteBibliography"/>
        <w:spacing w:after="0"/>
      </w:pPr>
    </w:p>
    <w:p w14:paraId="1E2511CB" w14:textId="77777777" w:rsidR="00494136" w:rsidRPr="00494136" w:rsidRDefault="00494136" w:rsidP="00494136">
      <w:pPr>
        <w:pStyle w:val="EndNoteBibliography"/>
      </w:pPr>
      <w:r w:rsidRPr="00494136">
        <w:t>Kumon T, Ma J, Akins RB, Stefanik D, Nordgren CE, Kim J, Levine MT, Lampson MA. 2021. Parallel pathways for recruiting effector proteins determine centromere drive and suppression. Cell 184:4904-4918 e4911.</w:t>
      </w:r>
    </w:p>
    <w:p w14:paraId="1CFD3EF6" w14:textId="77777777" w:rsidR="00494136" w:rsidRPr="00494136" w:rsidRDefault="00494136" w:rsidP="00494136">
      <w:pPr>
        <w:pStyle w:val="EndNoteBibliography"/>
        <w:spacing w:after="0"/>
      </w:pPr>
    </w:p>
    <w:p w14:paraId="317B0011" w14:textId="233268FE" w:rsidR="00494136" w:rsidRPr="00494136" w:rsidRDefault="00494136" w:rsidP="00494136">
      <w:pPr>
        <w:pStyle w:val="EndNoteBibliography"/>
      </w:pPr>
      <w:r w:rsidRPr="00494136">
        <w:t xml:space="preserve">Calculating and interpreting gene- and site-concordance factors in phylogenomics [Internet]. The Lanfear Lab @ ANU2018 September 20, 2021]. Available from: </w:t>
      </w:r>
      <w:hyperlink r:id="rId22" w:history="1">
        <w:r w:rsidRPr="00494136">
          <w:rPr>
            <w:rStyle w:val="Hyperlink"/>
          </w:rPr>
          <w:t>http://www.robertlanfear.com/blog/files/concordance_factors.html</w:t>
        </w:r>
      </w:hyperlink>
    </w:p>
    <w:p w14:paraId="624B0E64" w14:textId="77777777" w:rsidR="00494136" w:rsidRPr="00494136" w:rsidRDefault="00494136" w:rsidP="00494136">
      <w:pPr>
        <w:pStyle w:val="EndNoteBibliography"/>
        <w:spacing w:after="0"/>
      </w:pPr>
    </w:p>
    <w:p w14:paraId="557707AA" w14:textId="77777777" w:rsidR="00494136" w:rsidRPr="00494136" w:rsidRDefault="00494136" w:rsidP="00494136">
      <w:pPr>
        <w:pStyle w:val="EndNoteBibliography"/>
      </w:pPr>
      <w:r w:rsidRPr="00494136">
        <w:t>Lecompte E, Aplin K, Denys C, Catzeflis F, Chades M, Chevret P. 2008. Phylogeny and biogeography of African Murinae based on mitochondrial and nuclear gene sequences, with a new tribal classification of the subfamily. BMC Evol Biol 8:199.</w:t>
      </w:r>
    </w:p>
    <w:p w14:paraId="5D62F558" w14:textId="77777777" w:rsidR="00494136" w:rsidRPr="00494136" w:rsidRDefault="00494136" w:rsidP="00494136">
      <w:pPr>
        <w:pStyle w:val="EndNoteBibliography"/>
        <w:spacing w:after="0"/>
      </w:pPr>
    </w:p>
    <w:p w14:paraId="01FFA588" w14:textId="77777777" w:rsidR="00494136" w:rsidRPr="00494136" w:rsidRDefault="00494136" w:rsidP="00494136">
      <w:pPr>
        <w:pStyle w:val="EndNoteBibliography"/>
      </w:pPr>
      <w:r w:rsidRPr="00494136">
        <w:t>Lewontin RC, Birch LC. 1966. Hybridization as a Source of Variation for Adaptation to New Environments. Evolution 20:315-336.</w:t>
      </w:r>
    </w:p>
    <w:p w14:paraId="4AAB8A25" w14:textId="77777777" w:rsidR="00494136" w:rsidRPr="00494136" w:rsidRDefault="00494136" w:rsidP="00494136">
      <w:pPr>
        <w:pStyle w:val="EndNoteBibliography"/>
        <w:spacing w:after="0"/>
      </w:pPr>
    </w:p>
    <w:p w14:paraId="56394036" w14:textId="77777777" w:rsidR="00494136" w:rsidRPr="00494136" w:rsidRDefault="00494136" w:rsidP="00494136">
      <w:pPr>
        <w:pStyle w:val="EndNoteBibliography"/>
      </w:pPr>
      <w:r w:rsidRPr="00494136">
        <w:t>Li H. 2013. Aligning sequence reads, clone sequences and assembly contigs with BWA-MEM. arXiv preprint arXiv:1303.3997.</w:t>
      </w:r>
    </w:p>
    <w:p w14:paraId="4864DCA1" w14:textId="77777777" w:rsidR="00494136" w:rsidRPr="00494136" w:rsidRDefault="00494136" w:rsidP="00494136">
      <w:pPr>
        <w:pStyle w:val="EndNoteBibliography"/>
        <w:spacing w:after="0"/>
      </w:pPr>
    </w:p>
    <w:p w14:paraId="643B8D77" w14:textId="77777777" w:rsidR="00494136" w:rsidRPr="00494136" w:rsidRDefault="00494136" w:rsidP="00494136">
      <w:pPr>
        <w:pStyle w:val="EndNoteBibliography"/>
      </w:pPr>
      <w:r w:rsidRPr="00494136">
        <w:t>Li H. 2018. Minimap2: pairwise alignment for nucleotide sequences. Bioinformatics 34:3094-3100.</w:t>
      </w:r>
    </w:p>
    <w:p w14:paraId="61E6F6BE" w14:textId="77777777" w:rsidR="00494136" w:rsidRPr="00494136" w:rsidRDefault="00494136" w:rsidP="00494136">
      <w:pPr>
        <w:pStyle w:val="EndNoteBibliography"/>
        <w:spacing w:after="0"/>
      </w:pPr>
    </w:p>
    <w:p w14:paraId="610AAACB" w14:textId="77777777" w:rsidR="00494136" w:rsidRPr="00494136" w:rsidRDefault="00494136" w:rsidP="00494136">
      <w:pPr>
        <w:pStyle w:val="EndNoteBibliography"/>
      </w:pPr>
      <w:r w:rsidRPr="00494136">
        <w:t>Liu X, Wei F, Li M, Jiang X, Feng Z, Hu J. 2004. Molecular phylogeny and taxonomy of wood mice (genus Apodemus Kaup, 1829) based on complete mtDNA cytochrome b sequences, with emphasis on Chinese species. Mol Phylogenet Evol 33:1-15.</w:t>
      </w:r>
    </w:p>
    <w:p w14:paraId="51D1BF6C" w14:textId="77777777" w:rsidR="00494136" w:rsidRPr="00494136" w:rsidRDefault="00494136" w:rsidP="00494136">
      <w:pPr>
        <w:pStyle w:val="EndNoteBibliography"/>
        <w:spacing w:after="0"/>
      </w:pPr>
    </w:p>
    <w:p w14:paraId="142FDC17" w14:textId="77777777" w:rsidR="00494136" w:rsidRPr="00494136" w:rsidRDefault="00494136" w:rsidP="00494136">
      <w:pPr>
        <w:pStyle w:val="EndNoteBibliography"/>
      </w:pPr>
      <w:r w:rsidRPr="00494136">
        <w:t>Lopes F, Oliveira LR, Kessler A, Beux Y, Crespo E, Cardenas-Alayza S, Majluf P, Sepulveda M, Brownell RL, Franco-Trecu V, et al. 2021. Phylogenomic Discordance in the Eared Seals is best explained by Incomplete Lineage Sorting following Explosive Radiation in the Southern Hemisphere. Syst Biol 70:786-802.</w:t>
      </w:r>
    </w:p>
    <w:p w14:paraId="296AFFD6" w14:textId="77777777" w:rsidR="00494136" w:rsidRPr="00494136" w:rsidRDefault="00494136" w:rsidP="00494136">
      <w:pPr>
        <w:pStyle w:val="EndNoteBibliography"/>
        <w:spacing w:after="0"/>
      </w:pPr>
    </w:p>
    <w:p w14:paraId="3E5D06BE" w14:textId="77777777" w:rsidR="00494136" w:rsidRPr="00494136" w:rsidRDefault="00494136" w:rsidP="00494136">
      <w:pPr>
        <w:pStyle w:val="EndNoteBibliography"/>
      </w:pPr>
      <w:r w:rsidRPr="00494136">
        <w:t>Lundrigan BL, Jansa SA, Tucker PK. 2002. Phylogenetic relationships in the genus mus, based on paternally, maternally, and biparentally inherited characters. Syst Biol 51:410-431.</w:t>
      </w:r>
    </w:p>
    <w:p w14:paraId="3B052240" w14:textId="77777777" w:rsidR="00494136" w:rsidRPr="00494136" w:rsidRDefault="00494136" w:rsidP="00494136">
      <w:pPr>
        <w:pStyle w:val="EndNoteBibliography"/>
        <w:spacing w:after="0"/>
      </w:pPr>
    </w:p>
    <w:p w14:paraId="43D49D69" w14:textId="77777777" w:rsidR="00494136" w:rsidRPr="00494136" w:rsidRDefault="00494136" w:rsidP="00494136">
      <w:pPr>
        <w:pStyle w:val="EndNoteBibliography"/>
      </w:pPr>
      <w:r w:rsidRPr="00494136">
        <w:t>Maddison WP. 1997. Gene Trees in Species Trees. Systematic Biology 46:523-536.</w:t>
      </w:r>
    </w:p>
    <w:p w14:paraId="0EFB41B0" w14:textId="77777777" w:rsidR="00494136" w:rsidRPr="00494136" w:rsidRDefault="00494136" w:rsidP="00494136">
      <w:pPr>
        <w:pStyle w:val="EndNoteBibliography"/>
        <w:spacing w:after="0"/>
      </w:pPr>
    </w:p>
    <w:p w14:paraId="7A3A6DFB" w14:textId="77777777" w:rsidR="00494136" w:rsidRPr="00494136" w:rsidRDefault="00494136" w:rsidP="00494136">
      <w:pPr>
        <w:pStyle w:val="EndNoteBibliography"/>
      </w:pPr>
      <w:r w:rsidRPr="00494136">
        <w:t>Martin Y, Gerlach G, Schlotterer C, Meyer A. 2000. Molecular phylogeny of European muroid rodents based on complete cytochrome b sequences. Mol Phylogenet Evol 16:37-47.</w:t>
      </w:r>
    </w:p>
    <w:p w14:paraId="6A3CC721" w14:textId="77777777" w:rsidR="00494136" w:rsidRPr="00494136" w:rsidRDefault="00494136" w:rsidP="00494136">
      <w:pPr>
        <w:pStyle w:val="EndNoteBibliography"/>
        <w:spacing w:after="0"/>
      </w:pPr>
    </w:p>
    <w:p w14:paraId="5B117F04" w14:textId="77777777" w:rsidR="00494136" w:rsidRPr="00494136" w:rsidRDefault="00494136" w:rsidP="00494136">
      <w:pPr>
        <w:pStyle w:val="EndNoteBibliography"/>
      </w:pPr>
      <w:r w:rsidRPr="00494136">
        <w:t>McKenzie PF, Eaton DAR. 2020. The Multispecies Coalescent in Space and Time. bioRxiv:2020.2008.2002.233395.</w:t>
      </w:r>
    </w:p>
    <w:p w14:paraId="1CE551E4" w14:textId="77777777" w:rsidR="00494136" w:rsidRPr="00494136" w:rsidRDefault="00494136" w:rsidP="00494136">
      <w:pPr>
        <w:pStyle w:val="EndNoteBibliography"/>
        <w:spacing w:after="0"/>
      </w:pPr>
    </w:p>
    <w:p w14:paraId="1A59030D" w14:textId="77777777" w:rsidR="00494136" w:rsidRPr="00494136" w:rsidRDefault="00494136" w:rsidP="00494136">
      <w:pPr>
        <w:pStyle w:val="EndNoteBibliography"/>
      </w:pPr>
      <w:r w:rsidRPr="00494136">
        <w:t>Mendes FK, Fuentes-Gonzalez JA, Schraiber JG, Hahn MW. 2018. A multispecies coalescent model for quantitative traits. Elife 7:e36482.</w:t>
      </w:r>
    </w:p>
    <w:p w14:paraId="425885DA" w14:textId="77777777" w:rsidR="00494136" w:rsidRPr="00494136" w:rsidRDefault="00494136" w:rsidP="00494136">
      <w:pPr>
        <w:pStyle w:val="EndNoteBibliography"/>
        <w:spacing w:after="0"/>
      </w:pPr>
    </w:p>
    <w:p w14:paraId="68A52D56" w14:textId="77777777" w:rsidR="00494136" w:rsidRPr="00494136" w:rsidRDefault="00494136" w:rsidP="00494136">
      <w:pPr>
        <w:pStyle w:val="EndNoteBibliography"/>
      </w:pPr>
      <w:r w:rsidRPr="00494136">
        <w:t>Mendes FK, Hahn MW. 2016. Gene Tree Discordance Causes Apparent Substitution Rate Variation. Syst Biol 65:711-721.</w:t>
      </w:r>
    </w:p>
    <w:p w14:paraId="780FCAE1" w14:textId="77777777" w:rsidR="00494136" w:rsidRPr="00494136" w:rsidRDefault="00494136" w:rsidP="00494136">
      <w:pPr>
        <w:pStyle w:val="EndNoteBibliography"/>
        <w:spacing w:after="0"/>
      </w:pPr>
    </w:p>
    <w:p w14:paraId="029899BF" w14:textId="77777777" w:rsidR="00494136" w:rsidRPr="00494136" w:rsidRDefault="00494136" w:rsidP="00494136">
      <w:pPr>
        <w:pStyle w:val="EndNoteBibliography"/>
      </w:pPr>
      <w:r w:rsidRPr="00494136">
        <w:t>Mendes FK, Hahn Y, Hahn MW. 2016. Gene Tree Discordance Can Generate Patterns of Diminishing Convergence over Time. Mol Biol Evol 33:3299-3307.</w:t>
      </w:r>
    </w:p>
    <w:p w14:paraId="7732C329" w14:textId="77777777" w:rsidR="00494136" w:rsidRPr="00494136" w:rsidRDefault="00494136" w:rsidP="00494136">
      <w:pPr>
        <w:pStyle w:val="EndNoteBibliography"/>
        <w:spacing w:after="0"/>
      </w:pPr>
    </w:p>
    <w:p w14:paraId="67354D86" w14:textId="77777777" w:rsidR="00494136" w:rsidRPr="00494136" w:rsidRDefault="00494136" w:rsidP="00494136">
      <w:pPr>
        <w:pStyle w:val="EndNoteBibliography"/>
      </w:pPr>
      <w:r w:rsidRPr="00494136">
        <w:t>Mendes FK, Livera AP, Hahn MW. 2019. The perils of intralocus recombination for inferences of molecular convergence. Philos Trans R Soc Lond B Biol Sci 374:20180244.</w:t>
      </w:r>
    </w:p>
    <w:p w14:paraId="34CF096C" w14:textId="77777777" w:rsidR="00494136" w:rsidRPr="00494136" w:rsidRDefault="00494136" w:rsidP="00494136">
      <w:pPr>
        <w:pStyle w:val="EndNoteBibliography"/>
        <w:spacing w:after="0"/>
      </w:pPr>
    </w:p>
    <w:p w14:paraId="3C2FD5A8" w14:textId="77777777" w:rsidR="00494136" w:rsidRPr="00494136" w:rsidRDefault="00494136" w:rsidP="00494136">
      <w:pPr>
        <w:pStyle w:val="EndNoteBibliography"/>
      </w:pPr>
      <w:r w:rsidRPr="00494136">
        <w:t xml:space="preserve">Mikula O, Nicolas V, Šumbera R, Konečný A, Denys C, Verheyen E, Bryjová A, Lemmon AR, Lemmon EM, Bryja J. 2021. Nuclear phylogenomics, but not mitogenomics, resolves the most successful Late Miocene </w:t>
      </w:r>
      <w:r w:rsidRPr="00494136">
        <w:lastRenderedPageBreak/>
        <w:t>radiation of African mammals (Rodentia: Muridae: Arvicanthini). Molecular Phylogenetics and Evolution 157:107069.</w:t>
      </w:r>
    </w:p>
    <w:p w14:paraId="1BAE70CC" w14:textId="77777777" w:rsidR="00494136" w:rsidRPr="00494136" w:rsidRDefault="00494136" w:rsidP="00494136">
      <w:pPr>
        <w:pStyle w:val="EndNoteBibliography"/>
        <w:spacing w:after="0"/>
      </w:pPr>
    </w:p>
    <w:p w14:paraId="7A99EED8" w14:textId="77777777" w:rsidR="00494136" w:rsidRPr="00494136" w:rsidRDefault="00494136" w:rsidP="00494136">
      <w:pPr>
        <w:pStyle w:val="EndNoteBibliography"/>
      </w:pPr>
      <w:r w:rsidRPr="00494136">
        <w:t>Minh BQ, Hahn MW, Lanfear R. 2020a. New Methods to Calculate Concordance Factors for Phylogenomic Datasets. Mol Biol Evol 37:2727-2733.</w:t>
      </w:r>
    </w:p>
    <w:p w14:paraId="2C9E24E5" w14:textId="77777777" w:rsidR="00494136" w:rsidRPr="00494136" w:rsidRDefault="00494136" w:rsidP="00494136">
      <w:pPr>
        <w:pStyle w:val="EndNoteBibliography"/>
        <w:spacing w:after="0"/>
      </w:pPr>
    </w:p>
    <w:p w14:paraId="729C8BC6" w14:textId="77777777" w:rsidR="00494136" w:rsidRPr="00494136" w:rsidRDefault="00494136" w:rsidP="00494136">
      <w:pPr>
        <w:pStyle w:val="EndNoteBibliography"/>
      </w:pPr>
      <w:r w:rsidRPr="00494136">
        <w:t>Minh BQ, Schmidt HA, Chernomor O, Schrempf D, Woodhams MD, von Haeseler A, Lanfear R. 2020b. IQ-TREE 2: New Models and Efficient Methods for Phylogenetic Inference in the Genomic Era. Mol Biol Evol 37:1530-1534.</w:t>
      </w:r>
    </w:p>
    <w:p w14:paraId="12B3F3C3" w14:textId="77777777" w:rsidR="00494136" w:rsidRPr="00494136" w:rsidRDefault="00494136" w:rsidP="00494136">
      <w:pPr>
        <w:pStyle w:val="EndNoteBibliography"/>
        <w:spacing w:after="0"/>
      </w:pPr>
    </w:p>
    <w:p w14:paraId="11CDC9B9" w14:textId="77777777" w:rsidR="00494136" w:rsidRPr="00494136" w:rsidRDefault="00494136" w:rsidP="00494136">
      <w:pPr>
        <w:pStyle w:val="EndNoteBibliography"/>
      </w:pPr>
      <w:r w:rsidRPr="00494136">
        <w:t>Mölder F, Jablonski KP, Letcher B, Hall MB, Tomkins-Tinch CH, Sochat V, Forster J, Lee S, Twardziok SO, Kanitz A, et al. 2021. Sustainable data analysis with Snakemake. F1000Res 10:33.</w:t>
      </w:r>
    </w:p>
    <w:p w14:paraId="5926691D" w14:textId="77777777" w:rsidR="00494136" w:rsidRPr="00494136" w:rsidRDefault="00494136" w:rsidP="00494136">
      <w:pPr>
        <w:pStyle w:val="EndNoteBibliography"/>
        <w:spacing w:after="0"/>
      </w:pPr>
    </w:p>
    <w:p w14:paraId="2610F5BE" w14:textId="77777777" w:rsidR="00494136" w:rsidRPr="00494136" w:rsidRDefault="00494136" w:rsidP="00494136">
      <w:pPr>
        <w:pStyle w:val="EndNoteBibliography"/>
      </w:pPr>
      <w:r w:rsidRPr="00494136">
        <w:t>Moore EC, Thomas GWC, Mortimer S, Kopania EEK, Hunnicutt KE, Clare-Salzler ZJ, Larson EL, Good JM. 2022. The Evolution of Widespread Recombination Suppression on the Dwarf Hamster (Phodopus) X Chromosome. Genome Biol Evol 14:evac080.</w:t>
      </w:r>
    </w:p>
    <w:p w14:paraId="4D632468" w14:textId="77777777" w:rsidR="00494136" w:rsidRPr="00494136" w:rsidRDefault="00494136" w:rsidP="00494136">
      <w:pPr>
        <w:pStyle w:val="EndNoteBibliography"/>
        <w:spacing w:after="0"/>
      </w:pPr>
    </w:p>
    <w:p w14:paraId="525C06AE" w14:textId="77777777" w:rsidR="00494136" w:rsidRPr="00494136" w:rsidRDefault="00494136" w:rsidP="00494136">
      <w:pPr>
        <w:pStyle w:val="EndNoteBibliography"/>
      </w:pPr>
      <w:r w:rsidRPr="00494136">
        <w:t>Mouse Genome Sequencing C, Waterston RH, Lindblad-Toh K, Birney E, Rogers J, Abril JF, Agarwal P, Agarwala R, Ainscough R, Alexandersson M, et al. 2002. Initial sequencing and comparative analysis of the mouse genome. Nature 420:520-562.</w:t>
      </w:r>
    </w:p>
    <w:p w14:paraId="53631B27" w14:textId="77777777" w:rsidR="00494136" w:rsidRPr="00494136" w:rsidRDefault="00494136" w:rsidP="00494136">
      <w:pPr>
        <w:pStyle w:val="EndNoteBibliography"/>
        <w:spacing w:after="0"/>
      </w:pPr>
    </w:p>
    <w:p w14:paraId="2E83252C" w14:textId="77777777" w:rsidR="00494136" w:rsidRPr="00494136" w:rsidRDefault="00494136" w:rsidP="00494136">
      <w:pPr>
        <w:pStyle w:val="EndNoteBibliography"/>
      </w:pPr>
      <w:r w:rsidRPr="00494136">
        <w:t>Murrell B, Weaver S, Smith MD, Wertheim JO, Murrell S, Aylward A, Eren K, Pollner T, Martin DP, Smith DM, et al. 2015. Gene-wide identification of episodic selection. Mol Biol Evol 32:1365-1371.</w:t>
      </w:r>
    </w:p>
    <w:p w14:paraId="45854A40" w14:textId="77777777" w:rsidR="00494136" w:rsidRPr="00494136" w:rsidRDefault="00494136" w:rsidP="00494136">
      <w:pPr>
        <w:pStyle w:val="EndNoteBibliography"/>
        <w:spacing w:after="0"/>
      </w:pPr>
    </w:p>
    <w:p w14:paraId="7B37E029" w14:textId="77777777" w:rsidR="00494136" w:rsidRPr="00494136" w:rsidRDefault="00494136" w:rsidP="00494136">
      <w:pPr>
        <w:pStyle w:val="EndNoteBibliography"/>
      </w:pPr>
      <w:r w:rsidRPr="00494136">
        <w:t>Nilsson P, Solbakken MH, Schmid BV, Orr RJS, Lv R, Cui Y, Song Y, Zhang Y, Baalsrud HT, Torresen OK, et al. 2020. The Genome of the Great Gerbil Reveals Species-Specific Duplication of an MHCII Gene. Genome Biol Evol 12:3832-3849.</w:t>
      </w:r>
    </w:p>
    <w:p w14:paraId="678E2428" w14:textId="77777777" w:rsidR="00494136" w:rsidRPr="00494136" w:rsidRDefault="00494136" w:rsidP="00494136">
      <w:pPr>
        <w:pStyle w:val="EndNoteBibliography"/>
        <w:spacing w:after="0"/>
      </w:pPr>
    </w:p>
    <w:p w14:paraId="58CA2354" w14:textId="77777777" w:rsidR="00494136" w:rsidRPr="00494136" w:rsidRDefault="00494136" w:rsidP="00494136">
      <w:pPr>
        <w:pStyle w:val="EndNoteBibliography"/>
      </w:pPr>
      <w:r w:rsidRPr="00494136">
        <w:t>Pagès M, Fabre P-H, Chaval Y, Mortelliti A, Nicolas V, Wells K, Michaux JR, Lazzari V. 2016. Molecular phylogeny of South-East Asian arboreal murine rodents. Zoologica Scripta 45:349-364.</w:t>
      </w:r>
    </w:p>
    <w:p w14:paraId="4B36AC34" w14:textId="77777777" w:rsidR="00494136" w:rsidRPr="00494136" w:rsidRDefault="00494136" w:rsidP="00494136">
      <w:pPr>
        <w:pStyle w:val="EndNoteBibliography"/>
        <w:spacing w:after="0"/>
      </w:pPr>
    </w:p>
    <w:p w14:paraId="14E315B6" w14:textId="77777777" w:rsidR="00494136" w:rsidRPr="00494136" w:rsidRDefault="00494136" w:rsidP="00494136">
      <w:pPr>
        <w:pStyle w:val="EndNoteBibliography"/>
      </w:pPr>
      <w:r w:rsidRPr="00494136">
        <w:t>Pamilo P, Nei M. 1988. Relationships between gene trees and species trees. Mol Biol Evol 5:568-583.</w:t>
      </w:r>
    </w:p>
    <w:p w14:paraId="227F2775" w14:textId="77777777" w:rsidR="00494136" w:rsidRPr="00494136" w:rsidRDefault="00494136" w:rsidP="00494136">
      <w:pPr>
        <w:pStyle w:val="EndNoteBibliography"/>
        <w:spacing w:after="0"/>
      </w:pPr>
    </w:p>
    <w:p w14:paraId="03C0D822" w14:textId="77777777" w:rsidR="00494136" w:rsidRPr="00494136" w:rsidRDefault="00494136" w:rsidP="00494136">
      <w:pPr>
        <w:pStyle w:val="EndNoteBibliography"/>
      </w:pPr>
      <w:r w:rsidRPr="00494136">
        <w:t>Paradis E, Schliep K. 2019. ape 5.0: an environment for modern phylogenetics and evolutionary analyses in R. Bioinformatics 35:526-528.</w:t>
      </w:r>
    </w:p>
    <w:p w14:paraId="0BAA6716" w14:textId="77777777" w:rsidR="00494136" w:rsidRPr="00494136" w:rsidRDefault="00494136" w:rsidP="00494136">
      <w:pPr>
        <w:pStyle w:val="EndNoteBibliography"/>
        <w:spacing w:after="0"/>
      </w:pPr>
    </w:p>
    <w:p w14:paraId="5E49A415" w14:textId="77777777" w:rsidR="00494136" w:rsidRPr="00494136" w:rsidRDefault="00494136" w:rsidP="00494136">
      <w:pPr>
        <w:pStyle w:val="EndNoteBibliography"/>
      </w:pPr>
      <w:r w:rsidRPr="00494136">
        <w:t>Partha R, Kowalczyk A, Clark NL, Chikina M. 2019. Robust Method for Detecting Convergent Shifts in Evolutionary Rates. Mol Biol Evol 36:1817-1830.</w:t>
      </w:r>
    </w:p>
    <w:p w14:paraId="13A3CDAA" w14:textId="77777777" w:rsidR="00494136" w:rsidRPr="00494136" w:rsidRDefault="00494136" w:rsidP="00494136">
      <w:pPr>
        <w:pStyle w:val="EndNoteBibliography"/>
        <w:spacing w:after="0"/>
      </w:pPr>
    </w:p>
    <w:p w14:paraId="70775361" w14:textId="77777777" w:rsidR="00494136" w:rsidRPr="00494136" w:rsidRDefault="00494136" w:rsidP="00494136">
      <w:pPr>
        <w:pStyle w:val="EndNoteBibliography"/>
      </w:pPr>
      <w:r w:rsidRPr="00494136">
        <w:lastRenderedPageBreak/>
        <w:t>Pease JB, Haak DC, Hahn MW, Moyle LC. 2016. Phylogenomics Reveals Three Sources of Adaptive Variation during a Rapid Radiation. PLoS Biol 14:e1002379.</w:t>
      </w:r>
    </w:p>
    <w:p w14:paraId="5B2CCAA9" w14:textId="77777777" w:rsidR="00494136" w:rsidRPr="00494136" w:rsidRDefault="00494136" w:rsidP="00494136">
      <w:pPr>
        <w:pStyle w:val="EndNoteBibliography"/>
        <w:spacing w:after="0"/>
      </w:pPr>
    </w:p>
    <w:p w14:paraId="53CBE05B" w14:textId="77777777" w:rsidR="00494136" w:rsidRPr="00494136" w:rsidRDefault="00494136" w:rsidP="00494136">
      <w:pPr>
        <w:pStyle w:val="EndNoteBibliography"/>
      </w:pPr>
      <w:r w:rsidRPr="00494136">
        <w:t>Pease JB, Hahn MW. 2013. More accurate phylogenies inferred from low-recombination regions in the presence of incomplete lineage sorting. Evolution 67:2376-2384.</w:t>
      </w:r>
    </w:p>
    <w:p w14:paraId="517B374C" w14:textId="77777777" w:rsidR="00494136" w:rsidRPr="00494136" w:rsidRDefault="00494136" w:rsidP="00494136">
      <w:pPr>
        <w:pStyle w:val="EndNoteBibliography"/>
        <w:spacing w:after="0"/>
      </w:pPr>
    </w:p>
    <w:p w14:paraId="2B25BA92" w14:textId="77777777" w:rsidR="00494136" w:rsidRPr="00494136" w:rsidRDefault="00494136" w:rsidP="00494136">
      <w:pPr>
        <w:pStyle w:val="EndNoteBibliography"/>
      </w:pPr>
      <w:r w:rsidRPr="00494136">
        <w:t>Platt RN, 2nd, Vandewege MW, Ray DA. 2018. Mammalian transposable elements and their impacts on genome evolution. Chromosome Res 26:25-43.</w:t>
      </w:r>
    </w:p>
    <w:p w14:paraId="1AEF783D" w14:textId="77777777" w:rsidR="00494136" w:rsidRPr="00494136" w:rsidRDefault="00494136" w:rsidP="00494136">
      <w:pPr>
        <w:pStyle w:val="EndNoteBibliography"/>
        <w:spacing w:after="0"/>
      </w:pPr>
    </w:p>
    <w:p w14:paraId="2AC9644F" w14:textId="77777777" w:rsidR="00494136" w:rsidRPr="00494136" w:rsidRDefault="00494136" w:rsidP="00494136">
      <w:pPr>
        <w:pStyle w:val="EndNoteBibliography"/>
      </w:pPr>
      <w:r w:rsidRPr="00494136">
        <w:t>Pollard KS, Hubisz MJ, Rosenbloom KR, Siepel A. 2010. Detection of nonneutral substitution rates on mammalian phylogenies. Genome Res 20:110-121.</w:t>
      </w:r>
    </w:p>
    <w:p w14:paraId="7E8386F1" w14:textId="77777777" w:rsidR="00494136" w:rsidRPr="00494136" w:rsidRDefault="00494136" w:rsidP="00494136">
      <w:pPr>
        <w:pStyle w:val="EndNoteBibliography"/>
        <w:spacing w:after="0"/>
      </w:pPr>
    </w:p>
    <w:p w14:paraId="19ABE6A0" w14:textId="77777777" w:rsidR="00494136" w:rsidRPr="00494136" w:rsidRDefault="00494136" w:rsidP="00494136">
      <w:pPr>
        <w:pStyle w:val="EndNoteBibliography"/>
      </w:pPr>
      <w:r w:rsidRPr="00494136">
        <w:t>Pond SL, Frost SD, Muse SV. 2005. HyPhy: hypothesis testing using phylogenies. Bioinformatics 21:676-679.</w:t>
      </w:r>
    </w:p>
    <w:p w14:paraId="140CD311" w14:textId="77777777" w:rsidR="00494136" w:rsidRPr="00494136" w:rsidRDefault="00494136" w:rsidP="00494136">
      <w:pPr>
        <w:pStyle w:val="EndNoteBibliography"/>
        <w:spacing w:after="0"/>
      </w:pPr>
    </w:p>
    <w:p w14:paraId="59ED37C8" w14:textId="77777777" w:rsidR="00494136" w:rsidRPr="00494136" w:rsidRDefault="00494136" w:rsidP="00494136">
      <w:pPr>
        <w:pStyle w:val="EndNoteBibliography"/>
      </w:pPr>
      <w:r w:rsidRPr="00494136">
        <w:t>Poplin R, Ruano-Rubio V, DePristo MA, Fennell TJ, Carneiro MO, Auwera GAVd, Kling DE, Gauthier LD, Levy-Moonshine A, Roazen D, et al. 2018. Scaling accurate genetic variant discovery to tens of thousands of samples. bioRxiv:201178.</w:t>
      </w:r>
    </w:p>
    <w:p w14:paraId="1C86FDDC" w14:textId="77777777" w:rsidR="00494136" w:rsidRPr="00494136" w:rsidRDefault="00494136" w:rsidP="00494136">
      <w:pPr>
        <w:pStyle w:val="EndNoteBibliography"/>
        <w:spacing w:after="0"/>
      </w:pPr>
    </w:p>
    <w:p w14:paraId="0923762A" w14:textId="77777777" w:rsidR="00494136" w:rsidRPr="00494136" w:rsidRDefault="00494136" w:rsidP="00494136">
      <w:pPr>
        <w:pStyle w:val="EndNoteBibliography"/>
      </w:pPr>
      <w:r w:rsidRPr="00494136">
        <w:t>Ptak SE, Hinds DA, Koehler K, Nickel B, Patil N, Ballinger DG, Przeworski M, Frazer KA, Paabo S. 2005. Fine-scale recombination patterns differ between chimpanzees and humans. Nat Genet 37:429-434.</w:t>
      </w:r>
    </w:p>
    <w:p w14:paraId="29065AF8" w14:textId="77777777" w:rsidR="00494136" w:rsidRPr="00494136" w:rsidRDefault="00494136" w:rsidP="00494136">
      <w:pPr>
        <w:pStyle w:val="EndNoteBibliography"/>
        <w:spacing w:after="0"/>
      </w:pPr>
    </w:p>
    <w:p w14:paraId="6A31BEFC" w14:textId="77777777" w:rsidR="00494136" w:rsidRPr="00494136" w:rsidRDefault="00494136" w:rsidP="00494136">
      <w:pPr>
        <w:pStyle w:val="EndNoteBibliography"/>
      </w:pPr>
      <w:r w:rsidRPr="00494136">
        <w:t>Quinlan AR, Hall IM. 2010. BEDTools: a flexible suite of utilities for comparing genomic features. Bioinformatics 26:841-842.</w:t>
      </w:r>
    </w:p>
    <w:p w14:paraId="5E0F4864" w14:textId="77777777" w:rsidR="00494136" w:rsidRPr="00494136" w:rsidRDefault="00494136" w:rsidP="00494136">
      <w:pPr>
        <w:pStyle w:val="EndNoteBibliography"/>
        <w:spacing w:after="0"/>
      </w:pPr>
    </w:p>
    <w:p w14:paraId="730CA768" w14:textId="77777777" w:rsidR="00494136" w:rsidRPr="00494136" w:rsidRDefault="00494136" w:rsidP="00494136">
      <w:pPr>
        <w:pStyle w:val="EndNoteBibliography"/>
      </w:pPr>
      <w:r w:rsidRPr="00494136">
        <w:t>R Core Team. 2021. R: A language and environment for statistical computing. Vienna, Austria.</w:t>
      </w:r>
    </w:p>
    <w:p w14:paraId="7706DFA3" w14:textId="77777777" w:rsidR="00494136" w:rsidRPr="00494136" w:rsidRDefault="00494136" w:rsidP="00494136">
      <w:pPr>
        <w:pStyle w:val="EndNoteBibliography"/>
        <w:spacing w:after="0"/>
      </w:pPr>
    </w:p>
    <w:p w14:paraId="60EC82DB" w14:textId="77777777" w:rsidR="00494136" w:rsidRPr="00494136" w:rsidRDefault="00494136" w:rsidP="00494136">
      <w:pPr>
        <w:pStyle w:val="EndNoteBibliography"/>
      </w:pPr>
      <w:r w:rsidRPr="00494136">
        <w:t>Ranwez V, Douzery EJP, Cambon C, Chantret N, Delsuc F. 2018. MACSE v2: Toolkit for the Alignment of Coding Sequences Accounting for Frameshifts and Stop Codons. Mol Biol Evol 35:2582-2584.</w:t>
      </w:r>
    </w:p>
    <w:p w14:paraId="7781B78C" w14:textId="77777777" w:rsidR="00494136" w:rsidRPr="00494136" w:rsidRDefault="00494136" w:rsidP="00494136">
      <w:pPr>
        <w:pStyle w:val="EndNoteBibliography"/>
        <w:spacing w:after="0"/>
      </w:pPr>
    </w:p>
    <w:p w14:paraId="24F6060B" w14:textId="77777777" w:rsidR="00494136" w:rsidRPr="00494136" w:rsidRDefault="00494136" w:rsidP="00494136">
      <w:pPr>
        <w:pStyle w:val="EndNoteBibliography"/>
      </w:pPr>
      <w:r w:rsidRPr="00494136">
        <w:t>Revell LJ. 2012. phytools: an R package for phylogenetic comparative biology (and other things). Methods in Ecology and Evolution 3:217-223.</w:t>
      </w:r>
    </w:p>
    <w:p w14:paraId="33BF0C23" w14:textId="77777777" w:rsidR="00494136" w:rsidRPr="00494136" w:rsidRDefault="00494136" w:rsidP="00494136">
      <w:pPr>
        <w:pStyle w:val="EndNoteBibliography"/>
        <w:spacing w:after="0"/>
      </w:pPr>
    </w:p>
    <w:p w14:paraId="6CAEE53F" w14:textId="77777777" w:rsidR="00494136" w:rsidRPr="00494136" w:rsidRDefault="00494136" w:rsidP="00494136">
      <w:pPr>
        <w:pStyle w:val="EndNoteBibliography"/>
      </w:pPr>
      <w:r w:rsidRPr="00494136">
        <w:t>Rivas-Gonzalez I, Rousselle M, Li F, Zhou L, Dutheil JY, Munch K, Shao Y, Wu D, Schierup MH, Zhang G. 2023. Pervasive incomplete lineage sorting illuminates speciation and selection in primates. Science 380:eabn4409.</w:t>
      </w:r>
    </w:p>
    <w:p w14:paraId="1568E93A" w14:textId="77777777" w:rsidR="00494136" w:rsidRPr="00494136" w:rsidRDefault="00494136" w:rsidP="00494136">
      <w:pPr>
        <w:pStyle w:val="EndNoteBibliography"/>
        <w:spacing w:after="0"/>
      </w:pPr>
    </w:p>
    <w:p w14:paraId="18E0DB06" w14:textId="77777777" w:rsidR="00494136" w:rsidRPr="00494136" w:rsidRDefault="00494136" w:rsidP="00494136">
      <w:pPr>
        <w:pStyle w:val="EndNoteBibliography"/>
      </w:pPr>
      <w:r w:rsidRPr="00494136">
        <w:t>Robinson DF, Foulds LR. 1981. Comparison of phylogenetic trees. Mathematical Biosciences 53:131-147.</w:t>
      </w:r>
    </w:p>
    <w:p w14:paraId="6291AC01" w14:textId="77777777" w:rsidR="00494136" w:rsidRPr="00494136" w:rsidRDefault="00494136" w:rsidP="00494136">
      <w:pPr>
        <w:pStyle w:val="EndNoteBibliography"/>
        <w:spacing w:after="0"/>
      </w:pPr>
    </w:p>
    <w:p w14:paraId="236B6E92" w14:textId="77777777" w:rsidR="00494136" w:rsidRPr="00494136" w:rsidRDefault="00494136" w:rsidP="00494136">
      <w:pPr>
        <w:pStyle w:val="EndNoteBibliography"/>
      </w:pPr>
      <w:r w:rsidRPr="00494136">
        <w:t>Robinson DF, Foulds LR editors.; 1979 Berlin, Heidelberg.</w:t>
      </w:r>
    </w:p>
    <w:p w14:paraId="4C7F415F" w14:textId="77777777" w:rsidR="00494136" w:rsidRPr="00494136" w:rsidRDefault="00494136" w:rsidP="00494136">
      <w:pPr>
        <w:pStyle w:val="EndNoteBibliography"/>
        <w:spacing w:after="0"/>
      </w:pPr>
    </w:p>
    <w:p w14:paraId="7C2A8935" w14:textId="77777777" w:rsidR="00494136" w:rsidRPr="00494136" w:rsidRDefault="00494136" w:rsidP="00494136">
      <w:pPr>
        <w:pStyle w:val="EndNoteBibliography"/>
      </w:pPr>
      <w:r w:rsidRPr="00494136">
        <w:t>Romanenko SA, Perelman PL, Trifonov VA, Graphodatsky AS. 2012. Chromosomal evolution in Rodentia. Heredity (Edinb) 108:4-16.</w:t>
      </w:r>
    </w:p>
    <w:p w14:paraId="28697F7F" w14:textId="77777777" w:rsidR="00494136" w:rsidRPr="00494136" w:rsidRDefault="00494136" w:rsidP="00494136">
      <w:pPr>
        <w:pStyle w:val="EndNoteBibliography"/>
        <w:spacing w:after="0"/>
      </w:pPr>
    </w:p>
    <w:p w14:paraId="68CD8AD4" w14:textId="77777777" w:rsidR="00494136" w:rsidRPr="00494136" w:rsidRDefault="00494136" w:rsidP="00494136">
      <w:pPr>
        <w:pStyle w:val="EndNoteBibliography"/>
      </w:pPr>
      <w:r w:rsidRPr="00494136">
        <w:t>Rosenberg NA. 2002. The probability of topological concordance of gene trees and species trees. Theor Popul Biol 61:225-247.</w:t>
      </w:r>
    </w:p>
    <w:p w14:paraId="1CBD8DD2" w14:textId="77777777" w:rsidR="00494136" w:rsidRPr="00494136" w:rsidRDefault="00494136" w:rsidP="00494136">
      <w:pPr>
        <w:pStyle w:val="EndNoteBibliography"/>
        <w:spacing w:after="0"/>
      </w:pPr>
    </w:p>
    <w:p w14:paraId="09A851E4" w14:textId="77777777" w:rsidR="00494136" w:rsidRPr="00494136" w:rsidRDefault="00494136" w:rsidP="00494136">
      <w:pPr>
        <w:pStyle w:val="EndNoteBibliography"/>
      </w:pPr>
      <w:r w:rsidRPr="00494136">
        <w:t>Rowe KC, Achmadi AS, Fabre P-H, Schenk JJ, Steppan SJ, Esselstyn JA. 2019. Oceanic islands of Wallacea as a source for dispersal and diversification of murine rodents. Journal of Biogeography 46:2752-2768.</w:t>
      </w:r>
    </w:p>
    <w:p w14:paraId="36F3CD6D" w14:textId="77777777" w:rsidR="00494136" w:rsidRPr="00494136" w:rsidRDefault="00494136" w:rsidP="00494136">
      <w:pPr>
        <w:pStyle w:val="EndNoteBibliography"/>
        <w:spacing w:after="0"/>
      </w:pPr>
    </w:p>
    <w:p w14:paraId="0BC767F5" w14:textId="77777777" w:rsidR="00494136" w:rsidRPr="00494136" w:rsidRDefault="00494136" w:rsidP="00494136">
      <w:pPr>
        <w:pStyle w:val="EndNoteBibliography"/>
      </w:pPr>
      <w:r w:rsidRPr="00494136">
        <w:t>Roycroft E, Achmadi A, Callahan CM, Esselstyn JA, Good JM, Moussalli A, Rowe KC. 2021. Molecular Evolution of Ecological Specialisation: Genomic Insights from the Diversification of Murine Rodents. Genome Biol Evol 13:evab103.</w:t>
      </w:r>
    </w:p>
    <w:p w14:paraId="2291B409" w14:textId="77777777" w:rsidR="00494136" w:rsidRPr="00494136" w:rsidRDefault="00494136" w:rsidP="00494136">
      <w:pPr>
        <w:pStyle w:val="EndNoteBibliography"/>
        <w:spacing w:after="0"/>
      </w:pPr>
    </w:p>
    <w:p w14:paraId="0CA8A3C3" w14:textId="77777777" w:rsidR="00494136" w:rsidRPr="00494136" w:rsidRDefault="00494136" w:rsidP="00494136">
      <w:pPr>
        <w:pStyle w:val="EndNoteBibliography"/>
      </w:pPr>
      <w:r w:rsidRPr="00494136">
        <w:t>Roycroft EJ, Moussalli A, Rowe KC. 2020. Phylogenomics Uncovers Confidence and Conflict in the Rapid Radiation of Australo-Papuan Rodents. Syst Biol 69:431-444.</w:t>
      </w:r>
    </w:p>
    <w:p w14:paraId="40822771" w14:textId="77777777" w:rsidR="00494136" w:rsidRPr="00494136" w:rsidRDefault="00494136" w:rsidP="00494136">
      <w:pPr>
        <w:pStyle w:val="EndNoteBibliography"/>
        <w:spacing w:after="0"/>
      </w:pPr>
    </w:p>
    <w:p w14:paraId="3EB4041C" w14:textId="77777777" w:rsidR="00494136" w:rsidRPr="00494136" w:rsidRDefault="00494136" w:rsidP="00494136">
      <w:pPr>
        <w:pStyle w:val="EndNoteBibliography"/>
      </w:pPr>
      <w:r w:rsidRPr="00494136">
        <w:t>Sarver BA, Keeble S, Cosart T, Tucker PK, Dean MD, Good JM. 2017. Phylogenomic Insights into Mouse Evolution Using a Pseudoreference Approach. Genome Biol Evol 9:726-739.</w:t>
      </w:r>
    </w:p>
    <w:p w14:paraId="180F50B8" w14:textId="77777777" w:rsidR="00494136" w:rsidRPr="00494136" w:rsidRDefault="00494136" w:rsidP="00494136">
      <w:pPr>
        <w:pStyle w:val="EndNoteBibliography"/>
        <w:spacing w:after="0"/>
      </w:pPr>
    </w:p>
    <w:p w14:paraId="59EE6C57" w14:textId="77777777" w:rsidR="00494136" w:rsidRPr="00494136" w:rsidRDefault="00494136" w:rsidP="00494136">
      <w:pPr>
        <w:pStyle w:val="EndNoteBibliography"/>
      </w:pPr>
      <w:r w:rsidRPr="00494136">
        <w:t>Scally A, Dutheil JY, Hillier LW, Jordan GE, Goodhead I, Herrero J, Hobolth A, Lappalainen T, Mailund T, Marques-Bonet T, et al. 2012. Insights into hominid evolution from the gorilla genome sequence. Nature 483:169-175.</w:t>
      </w:r>
    </w:p>
    <w:p w14:paraId="035F507C" w14:textId="77777777" w:rsidR="00494136" w:rsidRPr="00494136" w:rsidRDefault="00494136" w:rsidP="00494136">
      <w:pPr>
        <w:pStyle w:val="EndNoteBibliography"/>
        <w:spacing w:after="0"/>
      </w:pPr>
    </w:p>
    <w:p w14:paraId="4C75F0F9" w14:textId="77777777" w:rsidR="00494136" w:rsidRPr="00494136" w:rsidRDefault="00494136" w:rsidP="00494136">
      <w:pPr>
        <w:pStyle w:val="EndNoteBibliography"/>
      </w:pPr>
      <w:r w:rsidRPr="00494136">
        <w:t>Schenk JJ, Rowe KC, Steppan SJ. 2013. Ecological opportunity and incumbency in the diversification of repeated continental colonizations by muroid rodents. Syst Biol 62:837-864.</w:t>
      </w:r>
    </w:p>
    <w:p w14:paraId="1BFD48C3" w14:textId="77777777" w:rsidR="00494136" w:rsidRPr="00494136" w:rsidRDefault="00494136" w:rsidP="00494136">
      <w:pPr>
        <w:pStyle w:val="EndNoteBibliography"/>
        <w:spacing w:after="0"/>
      </w:pPr>
    </w:p>
    <w:p w14:paraId="348325D4" w14:textId="77777777" w:rsidR="00494136" w:rsidRPr="00494136" w:rsidRDefault="00494136" w:rsidP="00494136">
      <w:pPr>
        <w:pStyle w:val="EndNoteBibliography"/>
      </w:pPr>
      <w:r w:rsidRPr="00494136">
        <w:t>Schliep KP. 2011. phangorn: phylogenetic analysis in R. Bioinformatics 27:592-593.</w:t>
      </w:r>
    </w:p>
    <w:p w14:paraId="4170BE1F" w14:textId="77777777" w:rsidR="00494136" w:rsidRPr="00494136" w:rsidRDefault="00494136" w:rsidP="00494136">
      <w:pPr>
        <w:pStyle w:val="EndNoteBibliography"/>
        <w:spacing w:after="0"/>
      </w:pPr>
    </w:p>
    <w:p w14:paraId="666D8682" w14:textId="77777777" w:rsidR="00494136" w:rsidRPr="00494136" w:rsidRDefault="00494136" w:rsidP="00494136">
      <w:pPr>
        <w:pStyle w:val="EndNoteBibliography"/>
      </w:pPr>
      <w:r w:rsidRPr="00494136">
        <w:t>Serizawa K, Suzuki H, Tsuchiya K. 2000. A phylogenetic view on species radiation in Apodemus inferred from variation of nuclear and mitochondrial genes. Biochem Genet 38:27-40.</w:t>
      </w:r>
    </w:p>
    <w:p w14:paraId="05AE8576" w14:textId="77777777" w:rsidR="00494136" w:rsidRPr="00494136" w:rsidRDefault="00494136" w:rsidP="00494136">
      <w:pPr>
        <w:pStyle w:val="EndNoteBibliography"/>
        <w:spacing w:after="0"/>
      </w:pPr>
    </w:p>
    <w:p w14:paraId="7524C37C" w14:textId="77777777" w:rsidR="00494136" w:rsidRPr="00494136" w:rsidRDefault="00494136" w:rsidP="00494136">
      <w:pPr>
        <w:pStyle w:val="EndNoteBibliography"/>
      </w:pPr>
      <w:r w:rsidRPr="00494136">
        <w:t>Shifman S, Bell JT, Copley RR, Taylor MS, Williams RW, Mott R, Flint J. 2006. A high-resolution single nucleotide polymorphism genetic map of the mouse genome. PLoS Biol 4:e395.</w:t>
      </w:r>
    </w:p>
    <w:p w14:paraId="3EE98E4A" w14:textId="77777777" w:rsidR="00494136" w:rsidRPr="00494136" w:rsidRDefault="00494136" w:rsidP="00494136">
      <w:pPr>
        <w:pStyle w:val="EndNoteBibliography"/>
        <w:spacing w:after="0"/>
      </w:pPr>
    </w:p>
    <w:p w14:paraId="05B326CE" w14:textId="77777777" w:rsidR="00494136" w:rsidRPr="00494136" w:rsidRDefault="00494136" w:rsidP="00494136">
      <w:pPr>
        <w:pStyle w:val="EndNoteBibliography"/>
      </w:pPr>
      <w:r w:rsidRPr="00494136">
        <w:t>Singhal S, Leffler EM, Sannareddy K, Turner I, Venn O, Hooper DM, Strand AI, Li Q, Raney B, Balakrishnan CN, et al. 2015. Stable recombination hotspots in birds. Science 350:928-932.</w:t>
      </w:r>
    </w:p>
    <w:p w14:paraId="06BD40D8" w14:textId="77777777" w:rsidR="00494136" w:rsidRPr="00494136" w:rsidRDefault="00494136" w:rsidP="00494136">
      <w:pPr>
        <w:pStyle w:val="EndNoteBibliography"/>
        <w:spacing w:after="0"/>
      </w:pPr>
    </w:p>
    <w:p w14:paraId="6E15C0C6" w14:textId="77777777" w:rsidR="00494136" w:rsidRPr="00494136" w:rsidRDefault="00494136" w:rsidP="00494136">
      <w:pPr>
        <w:pStyle w:val="EndNoteBibliography"/>
      </w:pPr>
      <w:r w:rsidRPr="00494136">
        <w:t>Slatkin M, Pollack JL. 2006. The concordance of gene trees and species trees at two linked loci. Genetics 172:1979-1984.</w:t>
      </w:r>
    </w:p>
    <w:p w14:paraId="09F7483E" w14:textId="77777777" w:rsidR="00494136" w:rsidRPr="00494136" w:rsidRDefault="00494136" w:rsidP="00494136">
      <w:pPr>
        <w:pStyle w:val="EndNoteBibliography"/>
        <w:spacing w:after="0"/>
      </w:pPr>
    </w:p>
    <w:p w14:paraId="4F3D7B51" w14:textId="77777777" w:rsidR="00494136" w:rsidRPr="00494136" w:rsidRDefault="00494136" w:rsidP="00494136">
      <w:pPr>
        <w:pStyle w:val="EndNoteBibliography"/>
      </w:pPr>
      <w:r w:rsidRPr="00494136">
        <w:t>Smagulova F, Gregoretti IV, Brick K, Khil P, Camerini-Otero RD, Petukhova GV. 2011. Genome-wide analysis reveals novel molecular features of mouse recombination hotspots. Nature 472:375-378.</w:t>
      </w:r>
    </w:p>
    <w:p w14:paraId="0BD2BB97" w14:textId="77777777" w:rsidR="00494136" w:rsidRPr="00494136" w:rsidRDefault="00494136" w:rsidP="00494136">
      <w:pPr>
        <w:pStyle w:val="EndNoteBibliography"/>
        <w:spacing w:after="0"/>
      </w:pPr>
    </w:p>
    <w:p w14:paraId="1771FF7A" w14:textId="34D4A9D4" w:rsidR="00494136" w:rsidRPr="00494136" w:rsidRDefault="00494136" w:rsidP="00494136">
      <w:pPr>
        <w:pStyle w:val="EndNoteBibliography"/>
      </w:pPr>
      <w:r w:rsidRPr="00494136">
        <w:t xml:space="preserve">RepeatMasker Open-4.0 [Internet]. 2013-2015. Available from </w:t>
      </w:r>
      <w:hyperlink r:id="rId23" w:history="1">
        <w:r w:rsidRPr="00494136">
          <w:rPr>
            <w:rStyle w:val="Hyperlink"/>
          </w:rPr>
          <w:t>http://www.repeatmasker.org</w:t>
        </w:r>
      </w:hyperlink>
      <w:r w:rsidRPr="00494136">
        <w:t>.</w:t>
      </w:r>
    </w:p>
    <w:p w14:paraId="6119ADCA" w14:textId="77777777" w:rsidR="00494136" w:rsidRPr="00494136" w:rsidRDefault="00494136" w:rsidP="00494136">
      <w:pPr>
        <w:pStyle w:val="EndNoteBibliography"/>
        <w:spacing w:after="0"/>
      </w:pPr>
    </w:p>
    <w:p w14:paraId="4A8CADC4" w14:textId="77777777" w:rsidR="00494136" w:rsidRPr="00494136" w:rsidRDefault="00494136" w:rsidP="00494136">
      <w:pPr>
        <w:pStyle w:val="EndNoteBibliography"/>
      </w:pPr>
      <w:r w:rsidRPr="00494136">
        <w:t>Smith BT, Merwin J, Provost KL, Thom G, Brumfield RT, Ferreira M, Mauck WM, Moyle RG, Wright TF, Joseph L. 2023. Phylogenomic Analysis of the Parrots of the World Distinguishes Artifactual from Biological Sources of Gene Tree Discordance. Syst Biol 72:228-241.</w:t>
      </w:r>
    </w:p>
    <w:p w14:paraId="33223786" w14:textId="77777777" w:rsidR="00494136" w:rsidRPr="00494136" w:rsidRDefault="00494136" w:rsidP="00494136">
      <w:pPr>
        <w:pStyle w:val="EndNoteBibliography"/>
        <w:spacing w:after="0"/>
      </w:pPr>
    </w:p>
    <w:p w14:paraId="4BB53B8C" w14:textId="77777777" w:rsidR="00494136" w:rsidRPr="00494136" w:rsidRDefault="00494136" w:rsidP="00494136">
      <w:pPr>
        <w:pStyle w:val="EndNoteBibliography"/>
      </w:pPr>
      <w:r w:rsidRPr="00494136">
        <w:t>Smith JM, Haigh J. 1974. The hitch-hiking effect of a favourable gene. Genet Res 23:23-35.</w:t>
      </w:r>
    </w:p>
    <w:p w14:paraId="3F9B9200" w14:textId="77777777" w:rsidR="00494136" w:rsidRPr="00494136" w:rsidRDefault="00494136" w:rsidP="00494136">
      <w:pPr>
        <w:pStyle w:val="EndNoteBibliography"/>
        <w:spacing w:after="0"/>
      </w:pPr>
    </w:p>
    <w:p w14:paraId="581429CE" w14:textId="77777777" w:rsidR="00494136" w:rsidRPr="00494136" w:rsidRDefault="00494136" w:rsidP="00494136">
      <w:pPr>
        <w:pStyle w:val="EndNoteBibliography"/>
      </w:pPr>
      <w:r w:rsidRPr="00494136">
        <w:t>Smith MD, Wertheim JO, Weaver S, Murrell B, Scheffler K, Kosakovsky Pond SL. 2015a. Less is more: an adaptive branch-site random effects model for efficient detection of episodic diversifying selection. Mol Biol Evol 32:1342-1353.</w:t>
      </w:r>
    </w:p>
    <w:p w14:paraId="1A9C8E90" w14:textId="77777777" w:rsidR="00494136" w:rsidRPr="00494136" w:rsidRDefault="00494136" w:rsidP="00494136">
      <w:pPr>
        <w:pStyle w:val="EndNoteBibliography"/>
        <w:spacing w:after="0"/>
      </w:pPr>
    </w:p>
    <w:p w14:paraId="7A62EF1C" w14:textId="77777777" w:rsidR="00494136" w:rsidRPr="00494136" w:rsidRDefault="00494136" w:rsidP="00494136">
      <w:pPr>
        <w:pStyle w:val="EndNoteBibliography"/>
      </w:pPr>
      <w:r w:rsidRPr="00494136">
        <w:t>Smith SA, Brown JW, Walker JF. 2018. So many genes, so little time: A practical approach to divergence-time estimation in the genomic era. PLoS One 13:e0197433.</w:t>
      </w:r>
    </w:p>
    <w:p w14:paraId="706B822F" w14:textId="77777777" w:rsidR="00494136" w:rsidRPr="00494136" w:rsidRDefault="00494136" w:rsidP="00494136">
      <w:pPr>
        <w:pStyle w:val="EndNoteBibliography"/>
        <w:spacing w:after="0"/>
      </w:pPr>
    </w:p>
    <w:p w14:paraId="62906366" w14:textId="77777777" w:rsidR="00494136" w:rsidRPr="00494136" w:rsidRDefault="00494136" w:rsidP="00494136">
      <w:pPr>
        <w:pStyle w:val="EndNoteBibliography"/>
      </w:pPr>
      <w:r w:rsidRPr="00494136">
        <w:t>Smith SA, Moore MJ, Brown JW, Yang Y. 2015b. Analysis of phylogenomic datasets reveals conflict, concordance, and gene duplications with examples from animals and plants. BMC Evol Biol 15:150.</w:t>
      </w:r>
    </w:p>
    <w:p w14:paraId="7C526791" w14:textId="77777777" w:rsidR="00494136" w:rsidRPr="00494136" w:rsidRDefault="00494136" w:rsidP="00494136">
      <w:pPr>
        <w:pStyle w:val="EndNoteBibliography"/>
        <w:spacing w:after="0"/>
      </w:pPr>
    </w:p>
    <w:p w14:paraId="31037606" w14:textId="77777777" w:rsidR="00494136" w:rsidRPr="00494136" w:rsidRDefault="00494136" w:rsidP="00494136">
      <w:pPr>
        <w:pStyle w:val="EndNoteBibliography"/>
      </w:pPr>
      <w:r w:rsidRPr="00494136">
        <w:t>Stanyon R, Yang F, Cavagna P, O'Brien P, Bagga M, Ferguson-Smith M, Wienberg J. 1999. Animal Cytogenetics and Comparative Mapping-Reciprocal chromosome painting shows that genomic rearrangement between rat and mouse proceeds ten times faster than between humans and cats. Cytogenetics and Cell Genetics 84:150-155.</w:t>
      </w:r>
    </w:p>
    <w:p w14:paraId="08F56A72" w14:textId="77777777" w:rsidR="00494136" w:rsidRPr="00494136" w:rsidRDefault="00494136" w:rsidP="00494136">
      <w:pPr>
        <w:pStyle w:val="EndNoteBibliography"/>
        <w:spacing w:after="0"/>
      </w:pPr>
    </w:p>
    <w:p w14:paraId="2540DC66" w14:textId="77777777" w:rsidR="00494136" w:rsidRPr="00494136" w:rsidRDefault="00494136" w:rsidP="00494136">
      <w:pPr>
        <w:pStyle w:val="EndNoteBibliography"/>
      </w:pPr>
      <w:r w:rsidRPr="00494136">
        <w:t>Stapley J, Feulner PGD, Johnston SE, Santure AW, Smadja CM. 2017. Variation in recombination frequency and distribution across eukaryotes: patterns and processes. Philos Trans R Soc Lond B Biol Sci 372.</w:t>
      </w:r>
    </w:p>
    <w:p w14:paraId="638AC9E0" w14:textId="77777777" w:rsidR="00494136" w:rsidRPr="00494136" w:rsidRDefault="00494136" w:rsidP="00494136">
      <w:pPr>
        <w:pStyle w:val="EndNoteBibliography"/>
        <w:spacing w:after="0"/>
      </w:pPr>
    </w:p>
    <w:p w14:paraId="31F3C1CF" w14:textId="77777777" w:rsidR="00494136" w:rsidRPr="00494136" w:rsidRDefault="00494136" w:rsidP="00494136">
      <w:pPr>
        <w:pStyle w:val="EndNoteBibliography"/>
      </w:pPr>
      <w:r w:rsidRPr="00494136">
        <w:t>Steppan SJ, Adkins RM, Spinks PQ, Hale C. 2005. Multigene phylogeny of the Old World mice, Murinae, reveals distinct geographic lineages and the declining utility of mitochondrial genes compared to nuclear genes. Mol Phylogenet Evol 37:370-388.</w:t>
      </w:r>
    </w:p>
    <w:p w14:paraId="25631212" w14:textId="77777777" w:rsidR="00494136" w:rsidRPr="00494136" w:rsidRDefault="00494136" w:rsidP="00494136">
      <w:pPr>
        <w:pStyle w:val="EndNoteBibliography"/>
        <w:spacing w:after="0"/>
      </w:pPr>
    </w:p>
    <w:p w14:paraId="06BDAE19" w14:textId="77777777" w:rsidR="00494136" w:rsidRPr="00494136" w:rsidRDefault="00494136" w:rsidP="00494136">
      <w:pPr>
        <w:pStyle w:val="EndNoteBibliography"/>
      </w:pPr>
      <w:r w:rsidRPr="00494136">
        <w:t>Steppan SJ, Schenk JJ. 2017. Muroid rodent phylogenetics: 900-species tree reveals increasing diversification rates. PLoS One 12:e0183070.</w:t>
      </w:r>
    </w:p>
    <w:p w14:paraId="064334F2" w14:textId="77777777" w:rsidR="00494136" w:rsidRPr="00494136" w:rsidRDefault="00494136" w:rsidP="00494136">
      <w:pPr>
        <w:pStyle w:val="EndNoteBibliography"/>
        <w:spacing w:after="0"/>
      </w:pPr>
    </w:p>
    <w:p w14:paraId="7AE4CD6F" w14:textId="77777777" w:rsidR="00494136" w:rsidRPr="00494136" w:rsidRDefault="00494136" w:rsidP="00494136">
      <w:pPr>
        <w:pStyle w:val="EndNoteBibliography"/>
      </w:pPr>
      <w:r w:rsidRPr="00494136">
        <w:t>Stevison LS, Woerner AE, Kidd JM, Kelley JL, Veeramah KR, McManus KF, Great Ape Genome P, Bustamante CD, Hammer MF, Wall JD. 2016. The Time Scale of Recombination Rate Evolution in Great Apes. Mol Biol Evol 33:928-945.</w:t>
      </w:r>
    </w:p>
    <w:p w14:paraId="36B55E61" w14:textId="77777777" w:rsidR="00494136" w:rsidRPr="00494136" w:rsidRDefault="00494136" w:rsidP="00494136">
      <w:pPr>
        <w:pStyle w:val="EndNoteBibliography"/>
        <w:spacing w:after="0"/>
      </w:pPr>
    </w:p>
    <w:p w14:paraId="0D6395BD" w14:textId="77777777" w:rsidR="00494136" w:rsidRPr="00494136" w:rsidRDefault="00494136" w:rsidP="00494136">
      <w:pPr>
        <w:pStyle w:val="EndNoteBibliography"/>
      </w:pPr>
      <w:r w:rsidRPr="00494136">
        <w:t>Sun C, Huang J, Wang Y, Zhao X, Su L, Thomas GWC, Zhao M, Zhang X, Jungreis I, Kellis M, et al. 2021. Genus-Wide Characterization of Bumblebee Genomes Provides Insights into Their Evolution and Variation in Ecological and Behavioral Traits. Mol Biol Evol 38:486-501.</w:t>
      </w:r>
    </w:p>
    <w:p w14:paraId="44B7A83F" w14:textId="77777777" w:rsidR="00494136" w:rsidRPr="00494136" w:rsidRDefault="00494136" w:rsidP="00494136">
      <w:pPr>
        <w:pStyle w:val="EndNoteBibliography"/>
        <w:spacing w:after="0"/>
      </w:pPr>
    </w:p>
    <w:p w14:paraId="24FCB54C" w14:textId="77777777" w:rsidR="00494136" w:rsidRPr="00494136" w:rsidRDefault="00494136" w:rsidP="00494136">
      <w:pPr>
        <w:pStyle w:val="EndNoteBibliography"/>
      </w:pPr>
      <w:r w:rsidRPr="00494136">
        <w:t>Suzuki H, Shimada T, Terashima M, Tsuchiya K, Aplin K. 2004. Temporal, spatial, and ecological modes of evolution of Eurasian Mus based on mitochondrial and nuclear gene sequences. Mol Phylogenet Evol 33:626-646.</w:t>
      </w:r>
    </w:p>
    <w:p w14:paraId="2D8A9290" w14:textId="77777777" w:rsidR="00494136" w:rsidRPr="00494136" w:rsidRDefault="00494136" w:rsidP="00494136">
      <w:pPr>
        <w:pStyle w:val="EndNoteBibliography"/>
        <w:spacing w:after="0"/>
      </w:pPr>
    </w:p>
    <w:p w14:paraId="65FCC383" w14:textId="77777777" w:rsidR="00494136" w:rsidRPr="00494136" w:rsidRDefault="00494136" w:rsidP="00494136">
      <w:pPr>
        <w:pStyle w:val="EndNoteBibliography"/>
      </w:pPr>
      <w:r w:rsidRPr="00494136">
        <w:t>Tange O. 2018. GNU Parallel.</w:t>
      </w:r>
    </w:p>
    <w:p w14:paraId="78E50619" w14:textId="77777777" w:rsidR="00494136" w:rsidRPr="00494136" w:rsidRDefault="00494136" w:rsidP="00494136">
      <w:pPr>
        <w:pStyle w:val="EndNoteBibliography"/>
        <w:spacing w:after="0"/>
      </w:pPr>
    </w:p>
    <w:p w14:paraId="66E3C568" w14:textId="77777777" w:rsidR="00494136" w:rsidRPr="00494136" w:rsidRDefault="00494136" w:rsidP="00494136">
      <w:pPr>
        <w:pStyle w:val="EndNoteBibliography"/>
      </w:pPr>
      <w:r w:rsidRPr="00494136">
        <w:t>To TH, Jung M, Lycett S, Gascuel O. 2016. Fast Dating Using Least-Squares Criteria and Algorithms. Syst Biol 65:82-97.</w:t>
      </w:r>
    </w:p>
    <w:p w14:paraId="1BF42603" w14:textId="77777777" w:rsidR="00494136" w:rsidRPr="00494136" w:rsidRDefault="00494136" w:rsidP="00494136">
      <w:pPr>
        <w:pStyle w:val="EndNoteBibliography"/>
        <w:spacing w:after="0"/>
      </w:pPr>
    </w:p>
    <w:p w14:paraId="150A382D" w14:textId="77777777" w:rsidR="00494136" w:rsidRPr="00494136" w:rsidRDefault="00494136" w:rsidP="00494136">
      <w:pPr>
        <w:pStyle w:val="EndNoteBibliography"/>
      </w:pPr>
      <w:r w:rsidRPr="00494136">
        <w:t>Treaster S, Deelen J, Daane JM, Murabito J, Karasik D, Harris MP. 2023. Convergent genomics of longevity in rockfishes highlights the genetics of human life span variation. Sci Adv 9:eadd2743.</w:t>
      </w:r>
    </w:p>
    <w:p w14:paraId="2F3A947A" w14:textId="77777777" w:rsidR="00494136" w:rsidRPr="00494136" w:rsidRDefault="00494136" w:rsidP="00494136">
      <w:pPr>
        <w:pStyle w:val="EndNoteBibliography"/>
        <w:spacing w:after="0"/>
      </w:pPr>
    </w:p>
    <w:p w14:paraId="190BA8D6" w14:textId="77777777" w:rsidR="00494136" w:rsidRPr="00494136" w:rsidRDefault="00494136" w:rsidP="00494136">
      <w:pPr>
        <w:pStyle w:val="EndNoteBibliography"/>
      </w:pPr>
      <w:r w:rsidRPr="00494136">
        <w:t>van der Valk T, Pecnerova P, Diez-Del-Molino D, Bergstrom A, Oppenheimer J, Hartmann S, Xenikoudakis G, Thomas JA, Dehasque M, Saglican E, et al. 2021. Million-year-old DNA sheds light on the genomic history of mammoths. Nature 591:265-269.</w:t>
      </w:r>
    </w:p>
    <w:p w14:paraId="4015A8DD" w14:textId="77777777" w:rsidR="00494136" w:rsidRPr="00494136" w:rsidRDefault="00494136" w:rsidP="00494136">
      <w:pPr>
        <w:pStyle w:val="EndNoteBibliography"/>
        <w:spacing w:after="0"/>
      </w:pPr>
    </w:p>
    <w:p w14:paraId="5703F929" w14:textId="77777777" w:rsidR="00494136" w:rsidRPr="00494136" w:rsidRDefault="00494136" w:rsidP="00494136">
      <w:pPr>
        <w:pStyle w:val="EndNoteBibliography"/>
      </w:pPr>
      <w:r w:rsidRPr="00494136">
        <w:t>Vanderpool D, Minh BQ, Lanfear R, Hughes D, Murali S, Harris RA, Raveendran M, Muzny DM, Hibbins MS, Williamson RJ, et al. 2020. Primate phylogenomics uncovers multiple rapid radiations and ancient interspecific introgression. PLoS Biol 18:e3000954.</w:t>
      </w:r>
    </w:p>
    <w:p w14:paraId="4BE1B785" w14:textId="77777777" w:rsidR="00494136" w:rsidRPr="00494136" w:rsidRDefault="00494136" w:rsidP="00494136">
      <w:pPr>
        <w:pStyle w:val="EndNoteBibliography"/>
        <w:spacing w:after="0"/>
      </w:pPr>
    </w:p>
    <w:p w14:paraId="1DB4ED8F" w14:textId="77777777" w:rsidR="00494136" w:rsidRPr="00494136" w:rsidRDefault="00494136" w:rsidP="00494136">
      <w:pPr>
        <w:pStyle w:val="EndNoteBibliography"/>
      </w:pPr>
      <w:r w:rsidRPr="00494136">
        <w:t>Wang LG, Lam TT, Xu S, Dai Z, Zhou L, Feng T, Guo P, Dunn CW, Jones BR, Bradley T, et al. 2020. Treeio: An R Package for Phylogenetic Tree Input and Output with Richly Annotated and Associated Data. Mol Biol Evol 37:599-603.</w:t>
      </w:r>
    </w:p>
    <w:p w14:paraId="44EB25AB" w14:textId="77777777" w:rsidR="00494136" w:rsidRPr="00494136" w:rsidRDefault="00494136" w:rsidP="00494136">
      <w:pPr>
        <w:pStyle w:val="EndNoteBibliography"/>
        <w:spacing w:after="0"/>
      </w:pPr>
    </w:p>
    <w:p w14:paraId="00CD88A3" w14:textId="77777777" w:rsidR="00494136" w:rsidRPr="00494136" w:rsidRDefault="00494136" w:rsidP="00494136">
      <w:pPr>
        <w:pStyle w:val="EndNoteBibliography"/>
      </w:pPr>
      <w:r w:rsidRPr="00494136">
        <w:t>White MA, Ane C, Dewey CN, Larget BR, Payseur BA. 2009. Fine-scale phylogenetic discordance across the house mouse genome. PLoS Genet 5:e1000729.</w:t>
      </w:r>
    </w:p>
    <w:p w14:paraId="51345F96" w14:textId="77777777" w:rsidR="00494136" w:rsidRPr="00494136" w:rsidRDefault="00494136" w:rsidP="00494136">
      <w:pPr>
        <w:pStyle w:val="EndNoteBibliography"/>
        <w:spacing w:after="0"/>
      </w:pPr>
    </w:p>
    <w:p w14:paraId="5A89ED94" w14:textId="77777777" w:rsidR="00494136" w:rsidRPr="00494136" w:rsidRDefault="00494136" w:rsidP="00494136">
      <w:pPr>
        <w:pStyle w:val="EndNoteBibliography"/>
      </w:pPr>
      <w:r w:rsidRPr="00494136">
        <w:t>Yalcin B, Wong K, Agam A, Goodson M, Keane TM, Gan X, Nellaker C, Goodstadt L, Nicod J, Bhomra A, et al. 2011. Sequence-based characterization of structural variation in the mouse genome. Nature 477:326-329.</w:t>
      </w:r>
    </w:p>
    <w:p w14:paraId="6A2B4073" w14:textId="77777777" w:rsidR="00494136" w:rsidRPr="00494136" w:rsidRDefault="00494136" w:rsidP="00494136">
      <w:pPr>
        <w:pStyle w:val="EndNoteBibliography"/>
        <w:spacing w:after="0"/>
      </w:pPr>
    </w:p>
    <w:p w14:paraId="7C8C9932" w14:textId="77777777" w:rsidR="00494136" w:rsidRPr="00494136" w:rsidRDefault="00494136" w:rsidP="00494136">
      <w:pPr>
        <w:pStyle w:val="EndNoteBibliography"/>
      </w:pPr>
      <w:r w:rsidRPr="00494136">
        <w:lastRenderedPageBreak/>
        <w:t>Yang Z. 2007. PAML 4: phylogenetic analysis by maximum likelihood. Mol Biol Evol 24:1586-1591.</w:t>
      </w:r>
    </w:p>
    <w:p w14:paraId="3B4C06E1" w14:textId="77777777" w:rsidR="00494136" w:rsidRPr="00494136" w:rsidRDefault="00494136" w:rsidP="00494136">
      <w:pPr>
        <w:pStyle w:val="EndNoteBibliography"/>
        <w:spacing w:after="0"/>
      </w:pPr>
    </w:p>
    <w:p w14:paraId="706D6998" w14:textId="77777777" w:rsidR="00494136" w:rsidRPr="00494136" w:rsidRDefault="00494136" w:rsidP="00494136">
      <w:pPr>
        <w:pStyle w:val="EndNoteBibliography"/>
      </w:pPr>
      <w:r w:rsidRPr="00494136">
        <w:t>Yekutieli D, Benjamini Y. 1999. Resampling-based false discovery rate controlling multiple test procedures for correlated test statistics. Journal of Statistical Planning and Inference 82:171-196.</w:t>
      </w:r>
    </w:p>
    <w:p w14:paraId="26C882F3" w14:textId="77777777" w:rsidR="00494136" w:rsidRPr="00494136" w:rsidRDefault="00494136" w:rsidP="00494136">
      <w:pPr>
        <w:pStyle w:val="EndNoteBibliography"/>
        <w:spacing w:after="0"/>
      </w:pPr>
    </w:p>
    <w:p w14:paraId="2E2EE83C" w14:textId="77777777" w:rsidR="00494136" w:rsidRPr="00494136" w:rsidRDefault="00494136" w:rsidP="00494136">
      <w:pPr>
        <w:pStyle w:val="EndNoteBibliography"/>
      </w:pPr>
      <w:r w:rsidRPr="00494136">
        <w:t>Yu G. 2020. Using ggtree to Visualize Data on Tree-Like Structures. Curr Protoc Bioinformatics 69:e96.</w:t>
      </w:r>
    </w:p>
    <w:p w14:paraId="2C28E13E" w14:textId="77777777" w:rsidR="00494136" w:rsidRPr="00494136" w:rsidRDefault="00494136" w:rsidP="00494136">
      <w:pPr>
        <w:pStyle w:val="EndNoteBibliography"/>
        <w:spacing w:after="0"/>
      </w:pPr>
    </w:p>
    <w:p w14:paraId="718BC2CB" w14:textId="77777777" w:rsidR="00494136" w:rsidRPr="00494136" w:rsidRDefault="00494136" w:rsidP="00494136">
      <w:pPr>
        <w:pStyle w:val="EndNoteBibliography"/>
      </w:pPr>
      <w:r w:rsidRPr="00494136">
        <w:t>Yu G, Smith DK, Zhu H, Guan Y, Lam TT-Y. 2017. ggtree: an r package for visualization and annotation of phylogenetic trees with their covariates and other associated data. Methods in Ecology and Evolution 8:28-36.</w:t>
      </w:r>
    </w:p>
    <w:p w14:paraId="7FCE4170" w14:textId="77777777" w:rsidR="00494136" w:rsidRPr="00494136" w:rsidRDefault="00494136" w:rsidP="00494136">
      <w:pPr>
        <w:pStyle w:val="EndNoteBibliography"/>
        <w:spacing w:after="0"/>
      </w:pPr>
    </w:p>
    <w:p w14:paraId="71E16EAA" w14:textId="77777777" w:rsidR="00494136" w:rsidRPr="00494136" w:rsidRDefault="00494136" w:rsidP="00494136">
      <w:pPr>
        <w:pStyle w:val="EndNoteBibliography"/>
      </w:pPr>
      <w:r w:rsidRPr="00494136">
        <w:t>Zhang C, Rabiee M, Sayyari E, Mirarab S. 2018. ASTRAL-III: polynomial time species tree reconstruction from partially resolved gene trees. BMC Bioinformatics 19:153.</w:t>
      </w:r>
    </w:p>
    <w:p w14:paraId="162F1AF3" w14:textId="77777777" w:rsidR="00494136" w:rsidRPr="00494136" w:rsidRDefault="00494136" w:rsidP="00494136">
      <w:pPr>
        <w:pStyle w:val="EndNoteBibliography"/>
      </w:pPr>
    </w:p>
    <w:p w14:paraId="4E5B64FE" w14:textId="705F6192"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4236AA0" w:rsidR="007E7634" w:rsidRPr="00197A2B" w:rsidRDefault="007E7634">
      <w:pPr>
        <w:rPr>
          <w:rFonts w:ascii="Times New Roman" w:hAnsi="Times New Roman" w:cs="Times New Roman"/>
          <w:b/>
          <w:bCs/>
          <w:sz w:val="24"/>
          <w:szCs w:val="24"/>
        </w:rPr>
      </w:pPr>
    </w:p>
    <w:sectPr w:rsidR="007E7634" w:rsidRPr="00197A2B" w:rsidSect="004325D8">
      <w:footerReference w:type="default" r:id="rId2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Good, Jeffrey" w:date="2024-06-04T11:27:00Z" w:initials="JG">
    <w:p w14:paraId="56FFD811" w14:textId="77777777" w:rsidR="003E42EC" w:rsidRDefault="003E42EC" w:rsidP="0042542A">
      <w:r>
        <w:rPr>
          <w:rStyle w:val="CommentReference"/>
        </w:rPr>
        <w:annotationRef/>
      </w:r>
      <w:r>
        <w:rPr>
          <w:sz w:val="20"/>
          <w:szCs w:val="20"/>
        </w:rPr>
        <w:t>I think we should consider changing this to ‘murine’</w:t>
      </w:r>
      <w:r>
        <w:rPr>
          <w:sz w:val="20"/>
          <w:szCs w:val="20"/>
        </w:rPr>
        <w:cr/>
      </w:r>
      <w:r>
        <w:rPr>
          <w:sz w:val="20"/>
          <w:szCs w:val="20"/>
        </w:rPr>
        <w:cr/>
        <w:t>One of the procB reviewers on Kopania’s sperm manuscript was offended by the phrasing Old World, which they felt was colonial and some other super chartered comments that were fairly aggressive. I think it is a little silly but this was a real comment so should probably consider it.</w:t>
      </w:r>
      <w:r>
        <w:rPr>
          <w:sz w:val="20"/>
          <w:szCs w:val="20"/>
        </w:rPr>
        <w:cr/>
      </w:r>
      <w:r>
        <w:rPr>
          <w:sz w:val="20"/>
          <w:szCs w:val="20"/>
        </w:rPr>
        <w:cr/>
        <w:t xml:space="preserve">Murine is less informative but not likely to be offensive.  </w:t>
      </w:r>
    </w:p>
  </w:comment>
  <w:comment w:id="1" w:author="Thomas, Gregg" w:date="2024-06-11T12:13:00Z" w:initials="GT">
    <w:p w14:paraId="68884F41" w14:textId="77777777" w:rsidR="003E42EC" w:rsidRDefault="003E42EC" w:rsidP="004707B4">
      <w:pPr>
        <w:pStyle w:val="CommentText"/>
      </w:pPr>
      <w:r>
        <w:rPr>
          <w:rStyle w:val="CommentReference"/>
        </w:rPr>
        <w:annotationRef/>
      </w:r>
      <w:r>
        <w:t xml:space="preserve">Agreed. </w:t>
      </w:r>
    </w:p>
  </w:comment>
  <w:comment w:id="4" w:author="Jeremy B. Searle" w:date="2024-07-31T11:20:00Z" w:initials="JBS">
    <w:p w14:paraId="28D65D04" w14:textId="158F673E" w:rsidR="003E42EC" w:rsidRDefault="003E42EC">
      <w:pPr>
        <w:pStyle w:val="CommentText"/>
      </w:pPr>
      <w:r>
        <w:rPr>
          <w:rStyle w:val="CommentReference"/>
        </w:rPr>
        <w:annotationRef/>
      </w:r>
      <w:r>
        <w:t xml:space="preserve">I’m wondering if “murine rodents” might read better than “murine mice and rats” – mice and rats are the most obvious </w:t>
      </w:r>
      <w:proofErr w:type="spellStart"/>
      <w:r>
        <w:t>murines</w:t>
      </w:r>
      <w:proofErr w:type="spellEnd"/>
      <w:r>
        <w:t xml:space="preserve"> – so it seems rather redundant to have both “murine” and “mice and rats”</w:t>
      </w:r>
    </w:p>
  </w:comment>
  <w:comment w:id="7" w:author="Good, Jeffrey" w:date="2024-06-06T10:34:00Z" w:initials="JG">
    <w:p w14:paraId="2C54A5B5" w14:textId="749934D0" w:rsidR="003E42EC" w:rsidRDefault="003E42EC" w:rsidP="00A03219">
      <w:r>
        <w:rPr>
          <w:rStyle w:val="CommentReference"/>
        </w:rPr>
        <w:annotationRef/>
      </w:r>
      <w:proofErr w:type="gramStart"/>
      <w:r>
        <w:rPr>
          <w:color w:val="000000"/>
          <w:sz w:val="20"/>
          <w:szCs w:val="20"/>
        </w:rPr>
        <w:t>adding</w:t>
      </w:r>
      <w:proofErr w:type="gramEnd"/>
      <w:r>
        <w:rPr>
          <w:color w:val="000000"/>
          <w:sz w:val="20"/>
          <w:szCs w:val="20"/>
        </w:rPr>
        <w:t xml:space="preserve"> time context to better motivate the UCE as a framing for the rest of the study</w:t>
      </w:r>
    </w:p>
  </w:comment>
  <w:comment w:id="8" w:author="Good, Jeffrey" w:date="2024-06-06T09:45:00Z" w:initials="JG">
    <w:p w14:paraId="66651C82" w14:textId="3362611A" w:rsidR="003E42EC" w:rsidRDefault="003E42EC" w:rsidP="00340D8F">
      <w:r>
        <w:rPr>
          <w:rStyle w:val="CommentReference"/>
        </w:rPr>
        <w:annotationRef/>
      </w:r>
      <w:r>
        <w:rPr>
          <w:color w:val="000000"/>
          <w:sz w:val="20"/>
          <w:szCs w:val="20"/>
        </w:rPr>
        <w:t>Reads really nice, but some edits to reduce length, still fairly wordy.</w:t>
      </w:r>
    </w:p>
  </w:comment>
  <w:comment w:id="9" w:author="Good, Jeffrey" w:date="2024-06-06T09:51:00Z" w:initials="JG">
    <w:p w14:paraId="35F6588C" w14:textId="77777777" w:rsidR="003E42EC" w:rsidRDefault="003E42EC" w:rsidP="00340D8F">
      <w:r>
        <w:rPr>
          <w:rStyle w:val="CommentReference"/>
        </w:rPr>
        <w:annotationRef/>
      </w:r>
      <w:r>
        <w:rPr>
          <w:color w:val="000000"/>
          <w:sz w:val="20"/>
          <w:szCs w:val="20"/>
        </w:rPr>
        <w:t>collecting examples into similar taxonomic units ie, birds was very broad, tomatoes not.</w:t>
      </w:r>
    </w:p>
  </w:comment>
  <w:comment w:id="10" w:author="Good, Jeffrey" w:date="2024-06-06T09:51:00Z" w:initials="JG">
    <w:p w14:paraId="1C0AAD95" w14:textId="4B338C76" w:rsidR="003E42EC" w:rsidRDefault="003E42EC" w:rsidP="00340D8F">
      <w:r>
        <w:rPr>
          <w:rStyle w:val="CommentReference"/>
        </w:rPr>
        <w:annotationRef/>
      </w:r>
      <w:r>
        <w:rPr>
          <w:color w:val="000000"/>
          <w:sz w:val="20"/>
          <w:szCs w:val="20"/>
        </w:rPr>
        <w:t>add one or two of these</w:t>
      </w:r>
    </w:p>
    <w:p w14:paraId="60B1DD88" w14:textId="77777777" w:rsidR="003E42EC" w:rsidRDefault="003E42EC" w:rsidP="00340D8F"/>
    <w:p w14:paraId="228C9149" w14:textId="77777777" w:rsidR="003E42EC" w:rsidRDefault="003E42EC" w:rsidP="00340D8F">
      <w:hyperlink r:id="rId1" w:history="1">
        <w:r w:rsidRPr="009E2CE9">
          <w:rPr>
            <w:rStyle w:val="Hyperlink"/>
            <w:sz w:val="20"/>
            <w:szCs w:val="20"/>
          </w:rPr>
          <w:t>https://academic.oup.com/sysbio/article/70/3/593/6017180</w:t>
        </w:r>
      </w:hyperlink>
    </w:p>
    <w:p w14:paraId="05AE600F" w14:textId="77777777" w:rsidR="003E42EC" w:rsidRDefault="003E42EC" w:rsidP="00340D8F"/>
    <w:p w14:paraId="0DA7DE51" w14:textId="77777777" w:rsidR="003E42EC" w:rsidRDefault="003E42EC" w:rsidP="00340D8F">
      <w:hyperlink r:id="rId2" w:history="1">
        <w:r w:rsidRPr="009E2CE9">
          <w:rPr>
            <w:rStyle w:val="Hyperlink"/>
            <w:sz w:val="20"/>
            <w:szCs w:val="20"/>
          </w:rPr>
          <w:t>https://www.cell.com/cell-genomics/pdf/S2666-979X(23)00334-8.pdf</w:t>
        </w:r>
      </w:hyperlink>
    </w:p>
    <w:p w14:paraId="1151BA56" w14:textId="77777777" w:rsidR="003E42EC" w:rsidRDefault="003E42EC" w:rsidP="00340D8F"/>
  </w:comment>
  <w:comment w:id="13" w:author="Good, Jeffrey" w:date="2024-06-04T11:37:00Z" w:initials="JG">
    <w:p w14:paraId="72319289" w14:textId="6EF40156" w:rsidR="003E42EC" w:rsidRDefault="003E42EC" w:rsidP="00065343">
      <w:r>
        <w:rPr>
          <w:rStyle w:val="CommentReference"/>
        </w:rPr>
        <w:annotationRef/>
      </w:r>
      <w:r>
        <w:rPr>
          <w:color w:val="000000"/>
          <w:sz w:val="20"/>
          <w:szCs w:val="20"/>
        </w:rPr>
        <w:t>let’s add the recent bat paper too</w:t>
      </w:r>
    </w:p>
    <w:p w14:paraId="72CF763F" w14:textId="77777777" w:rsidR="003E42EC" w:rsidRDefault="003E42EC" w:rsidP="00065343"/>
    <w:p w14:paraId="0241D2F3" w14:textId="77777777" w:rsidR="003E42EC" w:rsidRDefault="003E42EC" w:rsidP="00065343">
      <w:r>
        <w:rPr>
          <w:color w:val="000000"/>
          <w:sz w:val="20"/>
          <w:szCs w:val="20"/>
        </w:rPr>
        <w:t>https://www.cell.com/cell-genomics/pdf/S2666-979X(23)00334-8.pdf</w:t>
      </w:r>
    </w:p>
  </w:comment>
  <w:comment w:id="14" w:author="Good, Jeffrey" w:date="2024-06-06T10:00:00Z" w:initials="JG">
    <w:p w14:paraId="02EE9DAF" w14:textId="77777777" w:rsidR="003E42EC" w:rsidRDefault="003E42EC" w:rsidP="00DE0DCD">
      <w:r>
        <w:rPr>
          <w:rStyle w:val="CommentReference"/>
        </w:rPr>
        <w:annotationRef/>
      </w:r>
      <w:r>
        <w:rPr>
          <w:color w:val="000000"/>
          <w:sz w:val="20"/>
          <w:szCs w:val="20"/>
        </w:rPr>
        <w:t>condensing this some, check I have not introduced an error</w:t>
      </w:r>
    </w:p>
  </w:comment>
  <w:comment w:id="15" w:author="Good, Jeffrey" w:date="2024-06-06T10:03:00Z" w:initials="JG">
    <w:p w14:paraId="7834B7FD" w14:textId="77777777" w:rsidR="003E42EC" w:rsidRDefault="003E42EC" w:rsidP="00DE0DCD">
      <w:r>
        <w:rPr>
          <w:rStyle w:val="CommentReference"/>
        </w:rPr>
        <w:annotationRef/>
      </w:r>
      <w:r>
        <w:rPr>
          <w:color w:val="000000"/>
          <w:sz w:val="20"/>
          <w:szCs w:val="20"/>
        </w:rPr>
        <w:t>For all of these you need to specify the direction of the correlation. I think you mean a positive correlation for most of these, but as it goes both ways needs to be clarified.</w:t>
      </w:r>
    </w:p>
  </w:comment>
  <w:comment w:id="17" w:author="Good, Jeffrey" w:date="2024-06-06T09:59:00Z" w:initials="JG">
    <w:p w14:paraId="7D423142" w14:textId="144534B8" w:rsidR="003E42EC" w:rsidRDefault="003E42EC" w:rsidP="00DE0DCD">
      <w:r>
        <w:rPr>
          <w:rStyle w:val="CommentReference"/>
        </w:rPr>
        <w:annotationRef/>
      </w:r>
      <w:r>
        <w:rPr>
          <w:color w:val="000000"/>
          <w:sz w:val="20"/>
          <w:szCs w:val="20"/>
        </w:rPr>
        <w:t>right?</w:t>
      </w:r>
    </w:p>
  </w:comment>
  <w:comment w:id="18" w:author="Thomas, Gregg" w:date="2024-06-11T15:38:00Z" w:initials="GT">
    <w:p w14:paraId="45677D7F" w14:textId="77777777" w:rsidR="003E42EC" w:rsidRDefault="003E42EC" w:rsidP="00E54808">
      <w:pPr>
        <w:pStyle w:val="CommentText"/>
      </w:pPr>
      <w:r>
        <w:rPr>
          <w:rStyle w:val="CommentReference"/>
        </w:rPr>
        <w:annotationRef/>
      </w:r>
      <w:r>
        <w:t>Actually unclear reading it again. They correlate recombination rate with “locus size” determined by MDL (phylogenetically similar windows of 100 snps). The correlation is “weakly negative”, but I’m not sure how that relates to discordance.</w:t>
      </w:r>
    </w:p>
  </w:comment>
  <w:comment w:id="22" w:author="Good, Jeffrey" w:date="2024-06-04T15:09:00Z" w:initials="JG">
    <w:p w14:paraId="71A6436B" w14:textId="20BF48BC" w:rsidR="003E42EC" w:rsidRDefault="003E42EC" w:rsidP="00432EE1">
      <w:r>
        <w:rPr>
          <w:rStyle w:val="CommentReference"/>
        </w:rPr>
        <w:annotationRef/>
      </w:r>
      <w:r>
        <w:rPr>
          <w:color w:val="000000"/>
          <w:sz w:val="20"/>
          <w:szCs w:val="20"/>
        </w:rPr>
        <w:t>I think much more compelling and direct to move this overview narrative from the start of the methods to this last paragraph of the results.</w:t>
      </w:r>
    </w:p>
  </w:comment>
  <w:comment w:id="21" w:author="Jeremy B. Searle" w:date="2024-07-31T11:34:00Z" w:initials="JBS">
    <w:p w14:paraId="4BCDCAE4" w14:textId="02BB6CE8" w:rsidR="003E42EC" w:rsidRDefault="003E42EC">
      <w:pPr>
        <w:pStyle w:val="CommentText"/>
      </w:pPr>
      <w:r>
        <w:rPr>
          <w:rStyle w:val="CommentReference"/>
        </w:rPr>
        <w:annotationRef/>
      </w:r>
      <w:r>
        <w:t>Not really expressed as “aims”, which are things that you are going to do rather than what you have done. Also the two-fold is rather lost – there seems to be more than two elements in the text that follows.</w:t>
      </w:r>
    </w:p>
  </w:comment>
  <w:comment w:id="62" w:author="Thomas, Gregg" w:date="2024-07-06T17:11:00Z" w:initials="GT">
    <w:p w14:paraId="0E3DFA70" w14:textId="77777777" w:rsidR="003E42EC" w:rsidRDefault="003E42EC" w:rsidP="001824EF">
      <w:pPr>
        <w:pStyle w:val="CommentText"/>
      </w:pPr>
      <w:r>
        <w:rPr>
          <w:rStyle w:val="CommentReference"/>
        </w:rPr>
        <w:annotationRef/>
      </w:r>
      <w:r>
        <w:t>I will fix the double parens before submission</w:t>
      </w:r>
    </w:p>
  </w:comment>
  <w:comment w:id="79" w:author="Good, Jeffrey" w:date="2024-06-06T10:32:00Z" w:initials="JG">
    <w:p w14:paraId="53BB3D70" w14:textId="46DB9090" w:rsidR="003E42EC" w:rsidRDefault="003E42EC" w:rsidP="00A03219">
      <w:r>
        <w:rPr>
          <w:rStyle w:val="CommentReference"/>
        </w:rPr>
        <w:annotationRef/>
      </w:r>
      <w:r>
        <w:rPr>
          <w:color w:val="000000"/>
          <w:sz w:val="20"/>
          <w:szCs w:val="20"/>
        </w:rPr>
        <w:t>making the direct justification for the UCE tree as a framing for the rest of the paper</w:t>
      </w:r>
    </w:p>
  </w:comment>
  <w:comment w:id="80" w:author="Good, Jeffrey" w:date="2024-06-06T10:29:00Z" w:initials="JG">
    <w:p w14:paraId="38E229EE" w14:textId="3EF61BA9" w:rsidR="003E42EC" w:rsidRDefault="003E42EC" w:rsidP="00A03219">
      <w:r>
        <w:rPr>
          <w:rStyle w:val="CommentReference"/>
        </w:rPr>
        <w:annotationRef/>
      </w:r>
      <w:r>
        <w:rPr>
          <w:color w:val="000000"/>
          <w:sz w:val="20"/>
          <w:szCs w:val="20"/>
        </w:rPr>
        <w:t xml:space="preserve">adding this framing to motivate the value of the dated UCE species tree </w:t>
      </w:r>
    </w:p>
  </w:comment>
  <w:comment w:id="81" w:author="Good, Jeffrey" w:date="2024-06-04T15:22:00Z" w:initials="JG">
    <w:p w14:paraId="6C903739" w14:textId="65F343E4" w:rsidR="003E42EC" w:rsidRDefault="003E42EC" w:rsidP="00B8137C">
      <w:r>
        <w:rPr>
          <w:rStyle w:val="CommentReference"/>
        </w:rPr>
        <w:annotationRef/>
      </w:r>
      <w:r>
        <w:rPr>
          <w:color w:val="000000"/>
          <w:sz w:val="20"/>
          <w:szCs w:val="20"/>
        </w:rPr>
        <w:t>Tables 3 and 4 do not add much. Critical points are in Fig 2. I would cut to try and reduce bloat.</w:t>
      </w:r>
    </w:p>
  </w:comment>
  <w:comment w:id="82" w:author="Good, Jeffrey" w:date="2024-06-04T15:31:00Z" w:initials="JG">
    <w:p w14:paraId="07045BAF" w14:textId="77777777" w:rsidR="003E42EC" w:rsidRDefault="003E42EC" w:rsidP="00CB787E">
      <w:r>
        <w:rPr>
          <w:rStyle w:val="CommentReference"/>
        </w:rPr>
        <w:annotationRef/>
      </w:r>
      <w:r>
        <w:rPr>
          <w:color w:val="000000"/>
          <w:sz w:val="20"/>
          <w:szCs w:val="20"/>
        </w:rPr>
        <w:t>Is this exact? Either give exact value or indicate approximate</w:t>
      </w:r>
    </w:p>
  </w:comment>
  <w:comment w:id="83" w:author="Good, Jeffrey" w:date="2024-06-06T11:11:00Z" w:initials="JG">
    <w:p w14:paraId="21903870" w14:textId="77777777" w:rsidR="003E42EC" w:rsidRDefault="003E42EC" w:rsidP="005404E8">
      <w:r>
        <w:rPr>
          <w:rStyle w:val="CommentReference"/>
        </w:rPr>
        <w:annotationRef/>
      </w:r>
      <w:r>
        <w:rPr>
          <w:color w:val="000000"/>
          <w:sz w:val="20"/>
          <w:szCs w:val="20"/>
        </w:rPr>
        <w:t>This is confusing I think. The positive correlation is with wRF, meaning a positive correlation reflects greater dissimilarity to the species tree. You say a positive correlation between recombine rate and similarity to the species tree, which would easily be read a the opposite. Right?</w:t>
      </w:r>
    </w:p>
  </w:comment>
  <w:comment w:id="84" w:author="Thomas, Gregg [2]" w:date="2024-06-13T10:51:00Z" w:initials="TG">
    <w:p w14:paraId="77D096AA" w14:textId="77777777" w:rsidR="003E42EC" w:rsidRDefault="003E42EC" w:rsidP="00BF08A1">
      <w:pPr>
        <w:pStyle w:val="CommentText"/>
      </w:pPr>
      <w:r>
        <w:rPr>
          <w:rStyle w:val="CommentReference"/>
        </w:rPr>
        <w:annotationRef/>
      </w:r>
      <w:r>
        <w:t>Correct, thanks.</w:t>
      </w:r>
    </w:p>
  </w:comment>
  <w:comment w:id="85" w:author="Good, Jeffrey" w:date="2024-06-07T13:56:00Z" w:initials="JG">
    <w:p w14:paraId="2342F218" w14:textId="7CAB8A8A" w:rsidR="003E42EC" w:rsidRDefault="003E42EC" w:rsidP="00E73F5A">
      <w:r>
        <w:rPr>
          <w:rStyle w:val="CommentReference"/>
        </w:rPr>
        <w:annotationRef/>
      </w:r>
      <w:r>
        <w:rPr>
          <w:sz w:val="20"/>
          <w:szCs w:val="20"/>
        </w:rPr>
        <w:t>OK, my opinion here. I think we should simplify this a bit. I am not sure that we clearly capture the main point which is that functional elements show less discordance, and the strength of this generally is in line with what we think the strength of long-term selection is. Right?</w:t>
      </w:r>
    </w:p>
    <w:p w14:paraId="5A4E3FB6" w14:textId="77777777" w:rsidR="003E42EC" w:rsidRDefault="003E42EC" w:rsidP="00E73F5A"/>
    <w:p w14:paraId="524615AA" w14:textId="77777777" w:rsidR="003E42EC" w:rsidRDefault="003E42EC" w:rsidP="00E73F5A">
      <w:r>
        <w:rPr>
          <w:sz w:val="20"/>
          <w:szCs w:val="20"/>
        </w:rPr>
        <w:t xml:space="preserve">We tie ourselves in knots trying to explain everything but I have not idea what the decay rates mean (5A). No idea. And as they are generally not significant, except for the non-PS gene, I think we are spending a bunch of time focusing on something that might be noise. Without this part, it is more cohesive I think, and the discussion can better focus on the key points which are presented in 5C and B. Making edits along these lines, but if you disagree, you can add back. But you have to provide a clear explanation for the parts in 5A, I cannot </w:t>
      </w:r>
    </w:p>
  </w:comment>
  <w:comment w:id="86" w:author="Good, Jeffrey" w:date="2024-06-07T13:56:00Z" w:initials="JG">
    <w:p w14:paraId="4C4E6F8F" w14:textId="197C8C40" w:rsidR="003E42EC" w:rsidRDefault="003E42EC" w:rsidP="00E73F5A">
      <w:r>
        <w:rPr>
          <w:rStyle w:val="CommentReference"/>
        </w:rPr>
        <w:annotationRef/>
      </w:r>
      <w:r>
        <w:rPr>
          <w:color w:val="000000"/>
          <w:sz w:val="20"/>
          <w:szCs w:val="20"/>
        </w:rPr>
        <w:t>Will leave it to you to change the panels, just deleting 5A for now.</w:t>
      </w:r>
    </w:p>
  </w:comment>
  <w:comment w:id="87" w:author="Thomas, Gregg [2]" w:date="2024-06-13T10:53:00Z" w:initials="TG">
    <w:p w14:paraId="169ECA0F" w14:textId="77777777" w:rsidR="003E42EC" w:rsidRDefault="003E42EC" w:rsidP="00BF08A1">
      <w:pPr>
        <w:pStyle w:val="CommentText"/>
      </w:pPr>
      <w:r>
        <w:rPr>
          <w:rStyle w:val="CommentReference"/>
        </w:rPr>
        <w:annotationRef/>
      </w:r>
      <w:r>
        <w:t>Great, I think this is a good idea</w:t>
      </w:r>
    </w:p>
  </w:comment>
  <w:comment w:id="102" w:author="Good, Jeffrey" w:date="2024-06-07T10:04:00Z" w:initials="JG">
    <w:p w14:paraId="3D553E36" w14:textId="345A983E" w:rsidR="003E42EC" w:rsidRDefault="003E42EC" w:rsidP="009624B8">
      <w:r>
        <w:rPr>
          <w:rStyle w:val="CommentReference"/>
        </w:rPr>
        <w:annotationRef/>
      </w:r>
      <w:r>
        <w:rPr>
          <w:color w:val="000000"/>
          <w:sz w:val="20"/>
          <w:szCs w:val="20"/>
        </w:rPr>
        <w:t>there was some redundancy here, mentioning the UCE/gene discordance here and then again at the end of the paragraph. Edits to merge them into one discussion.</w:t>
      </w:r>
    </w:p>
  </w:comment>
  <w:comment w:id="107" w:author="Good, Jeffrey" w:date="2024-06-07T12:53:00Z" w:initials="JG">
    <w:p w14:paraId="6586B9B0" w14:textId="77777777" w:rsidR="003E42EC" w:rsidRDefault="003E42EC" w:rsidP="00433355">
      <w:r>
        <w:rPr>
          <w:rStyle w:val="CommentReference"/>
        </w:rPr>
        <w:annotationRef/>
      </w:r>
      <w:r>
        <w:rPr>
          <w:color w:val="000000"/>
          <w:sz w:val="20"/>
          <w:szCs w:val="20"/>
        </w:rPr>
        <w:t>I tried to simplify and unify this paragraph some, and resulted in a bit of editing, adding elements and removing others. I think this does a better job of capturing the issues, but very open to your further edits.</w:t>
      </w:r>
    </w:p>
  </w:comment>
  <w:comment w:id="108" w:author="Good, Jeffrey" w:date="2024-06-07T10:33:00Z" w:initials="JG">
    <w:p w14:paraId="3F5412AB" w14:textId="2E5D7B56" w:rsidR="003E42EC" w:rsidRDefault="003E42EC" w:rsidP="00996C78">
      <w:r>
        <w:rPr>
          <w:rStyle w:val="CommentReference"/>
        </w:rPr>
        <w:annotationRef/>
      </w:r>
      <w:r>
        <w:rPr>
          <w:sz w:val="20"/>
          <w:szCs w:val="20"/>
        </w:rPr>
        <w:t>add jensen-seaman, the first to show this in mammals, including rat v mouse</w:t>
      </w:r>
      <w:r>
        <w:rPr>
          <w:sz w:val="20"/>
          <w:szCs w:val="20"/>
        </w:rPr>
        <w:cr/>
      </w:r>
      <w:r>
        <w:rPr>
          <w:sz w:val="20"/>
          <w:szCs w:val="20"/>
        </w:rPr>
        <w:cr/>
      </w:r>
      <w:hyperlink r:id="rId3" w:history="1">
        <w:r w:rsidRPr="00B2756E">
          <w:rPr>
            <w:rStyle w:val="Hyperlink"/>
            <w:sz w:val="20"/>
            <w:szCs w:val="20"/>
          </w:rPr>
          <w:t>https://www.ncbi.nlm.nih.gov/pmc/articles/PMC383296/</w:t>
        </w:r>
      </w:hyperlink>
    </w:p>
    <w:p w14:paraId="175D04B6" w14:textId="77777777" w:rsidR="003E42EC" w:rsidRDefault="003E42EC" w:rsidP="00996C78"/>
    <w:p w14:paraId="668A84BE" w14:textId="77777777" w:rsidR="003E42EC" w:rsidRDefault="003E42EC" w:rsidP="00996C78">
      <w:r>
        <w:rPr>
          <w:sz w:val="20"/>
          <w:szCs w:val="20"/>
        </w:rPr>
        <w:t xml:space="preserve">and </w:t>
      </w:r>
    </w:p>
    <w:p w14:paraId="6B1369ED" w14:textId="77777777" w:rsidR="003E42EC" w:rsidRDefault="003E42EC" w:rsidP="00996C78">
      <w:hyperlink r:id="rId4" w:history="1">
        <w:r w:rsidRPr="00B2756E">
          <w:rPr>
            <w:rStyle w:val="Hyperlink"/>
            <w:sz w:val="20"/>
            <w:szCs w:val="20"/>
          </w:rPr>
          <w:t>https://academic.oup.com/mbe/article/33/4/928/2579342?login=true</w:t>
        </w:r>
      </w:hyperlink>
    </w:p>
    <w:p w14:paraId="6BA22AA5" w14:textId="77777777" w:rsidR="003E42EC" w:rsidRDefault="003E42EC" w:rsidP="00996C78"/>
  </w:comment>
  <w:comment w:id="109" w:author="Good, Jeffrey" w:date="2024-06-07T11:00:00Z" w:initials="JG">
    <w:p w14:paraId="17E7ADC9" w14:textId="37F5EAEB" w:rsidR="003E42EC" w:rsidRDefault="003E42EC" w:rsidP="00996C78">
      <w:r>
        <w:rPr>
          <w:rStyle w:val="CommentReference"/>
        </w:rPr>
        <w:annotationRef/>
      </w:r>
      <w:r>
        <w:rPr>
          <w:color w:val="000000"/>
          <w:sz w:val="20"/>
          <w:szCs w:val="20"/>
        </w:rPr>
        <w:t>cite</w:t>
      </w:r>
    </w:p>
    <w:p w14:paraId="2E02C38C" w14:textId="77777777" w:rsidR="003E42EC" w:rsidRDefault="003E42EC" w:rsidP="00996C78">
      <w:hyperlink r:id="rId5" w:history="1">
        <w:r w:rsidRPr="00422EA1">
          <w:rPr>
            <w:rStyle w:val="Hyperlink"/>
            <w:sz w:val="20"/>
            <w:szCs w:val="20"/>
          </w:rPr>
          <w:t>https://royalsocietypublishing.org/doi/10.1098/rstb.2016.0469</w:t>
        </w:r>
      </w:hyperlink>
    </w:p>
    <w:p w14:paraId="323DBD07" w14:textId="77777777" w:rsidR="003E42EC" w:rsidRDefault="003E42EC" w:rsidP="00996C78"/>
  </w:comment>
  <w:comment w:id="124" w:author="Good, Jeffrey" w:date="2024-06-07T15:24:00Z" w:initials="JG">
    <w:p w14:paraId="7E58B7D8" w14:textId="5B1EE43D" w:rsidR="003E42EC" w:rsidRDefault="003E42EC" w:rsidP="004557BE">
      <w:r>
        <w:rPr>
          <w:rStyle w:val="CommentReference"/>
        </w:rPr>
        <w:annotationRef/>
      </w:r>
      <w:r>
        <w:rPr>
          <w:color w:val="000000"/>
          <w:sz w:val="20"/>
          <w:szCs w:val="20"/>
        </w:rPr>
        <w:t>I don’t think that second to last paragraph added much. We hit the recombination is not conserved bit hard earlier. I guess I don’t think it would be too common to use the approach described in a comparative context, given all the other things that would be different in low recombination regions (gene density, linked selection etc). Suggest wer delete.</w:t>
      </w:r>
    </w:p>
  </w:comment>
  <w:comment w:id="123" w:author="Jeremy B. Searle" w:date="2024-08-02T19:10:00Z" w:initials="JBS">
    <w:p w14:paraId="4E029C05" w14:textId="4326D90C" w:rsidR="004B3BB1" w:rsidRDefault="004B3BB1">
      <w:pPr>
        <w:pStyle w:val="CommentText"/>
      </w:pPr>
      <w:r>
        <w:rPr>
          <w:rStyle w:val="CommentReference"/>
        </w:rPr>
        <w:annotationRef/>
      </w:r>
      <w:r>
        <w:t>This reads slightly peculiarly to me – but if everyone else thinks it’s OK, that’s fine.</w:t>
      </w:r>
    </w:p>
  </w:comment>
  <w:comment w:id="125" w:author="Good, Jeffrey" w:date="2024-06-07T15:29:00Z" w:initials="JG">
    <w:p w14:paraId="62F6FB56" w14:textId="77777777" w:rsidR="003E42EC" w:rsidRDefault="003E42EC" w:rsidP="00B63ACE">
      <w:r>
        <w:rPr>
          <w:rStyle w:val="CommentReference"/>
        </w:rPr>
        <w:annotationRef/>
      </w:r>
      <w:r>
        <w:rPr>
          <w:color w:val="000000"/>
          <w:sz w:val="20"/>
          <w:szCs w:val="20"/>
        </w:rPr>
        <w:t xml:space="preserve">deleted the first sentence because we do not report new genomes here, and the species tree part as a key resource is a bit overstated given all the reasons we show that this is not that useful in the preceding paragraphs. </w:t>
      </w:r>
    </w:p>
  </w:comment>
  <w:comment w:id="131" w:author="Good, Jeffrey" w:date="2024-06-06T11:33:00Z" w:initials="JG">
    <w:p w14:paraId="71954EBF" w14:textId="77777777" w:rsidR="003E42EC" w:rsidRDefault="003E42EC" w:rsidP="000523BD">
      <w:r>
        <w:rPr>
          <w:rStyle w:val="CommentReference"/>
        </w:rPr>
        <w:annotationRef/>
      </w:r>
      <w:r>
        <w:rPr>
          <w:sz w:val="20"/>
          <w:szCs w:val="20"/>
        </w:rPr>
        <w:t>I changed this back, as I moved the broader framing to the more visible last paragraph of the intro and transition in the results. But keep some of the other edits to clarify.</w:t>
      </w:r>
    </w:p>
  </w:comment>
  <w:comment w:id="181" w:author="Good, Jeffrey" w:date="2024-06-07T15:43:00Z" w:initials="JG">
    <w:p w14:paraId="3A8F1223" w14:textId="7E4E8BF4" w:rsidR="003E42EC" w:rsidRDefault="003E42EC" w:rsidP="00C714E7">
      <w:r>
        <w:rPr>
          <w:rStyle w:val="CommentReference"/>
        </w:rPr>
        <w:annotationRef/>
      </w:r>
      <w:r>
        <w:rPr>
          <w:sz w:val="20"/>
          <w:szCs w:val="20"/>
        </w:rPr>
        <w:t xml:space="preserve">Getting this down to 8 display items. Most of the tables are either not needed or can be moved to supplement. </w:t>
      </w:r>
      <w:r>
        <w:rPr>
          <w:sz w:val="20"/>
          <w:szCs w:val="20"/>
        </w:rPr>
        <w:cr/>
      </w:r>
      <w:r>
        <w:rPr>
          <w:sz w:val="20"/>
          <w:szCs w:val="20"/>
        </w:rPr>
        <w:cr/>
        <w:t>Table 1 -&gt; sup</w:t>
      </w:r>
      <w:r>
        <w:rPr>
          <w:sz w:val="20"/>
          <w:szCs w:val="20"/>
        </w:rPr>
        <w:cr/>
        <w:t>Table 2 -&gt; could be sup</w:t>
      </w:r>
      <w:r>
        <w:rPr>
          <w:sz w:val="20"/>
          <w:szCs w:val="20"/>
        </w:rPr>
        <w:cr/>
        <w:t>Table 3 -&gt; cut</w:t>
      </w:r>
      <w:r>
        <w:rPr>
          <w:sz w:val="20"/>
          <w:szCs w:val="20"/>
        </w:rPr>
        <w:cr/>
        <w:t>Table 4 -&gt; cut</w:t>
      </w:r>
      <w:r>
        <w:rPr>
          <w:sz w:val="20"/>
          <w:szCs w:val="20"/>
        </w:rPr>
        <w:cr/>
      </w:r>
      <w:r>
        <w:rPr>
          <w:sz w:val="20"/>
          <w:szCs w:val="20"/>
        </w:rPr>
        <w:cr/>
        <w:t>Figure 5 -&gt; reduce</w:t>
      </w:r>
      <w:r>
        <w:rPr>
          <w:sz w:val="20"/>
          <w:szCs w:val="20"/>
        </w:rPr>
        <w:cr/>
      </w:r>
    </w:p>
  </w:comment>
  <w:comment w:id="182" w:author="Jeremy B. Searle" w:date="2024-07-31T11:44:00Z" w:initials="JBS">
    <w:p w14:paraId="3598BE80" w14:textId="0A5CA3B7" w:rsidR="003E42EC" w:rsidRDefault="003E42EC">
      <w:pPr>
        <w:pStyle w:val="CommentText"/>
      </w:pPr>
      <w:r>
        <w:rPr>
          <w:rStyle w:val="CommentReference"/>
        </w:rPr>
        <w:annotationRef/>
      </w:r>
      <w:r>
        <w:t>Doesn’t read perfectly. How about:</w:t>
      </w:r>
    </w:p>
    <w:p w14:paraId="1F015563" w14:textId="4E40156B" w:rsidR="003E42EC" w:rsidRDefault="003E42EC">
      <w:pPr>
        <w:pStyle w:val="CommentText"/>
      </w:pPr>
      <w:r w:rsidRPr="00D65A70">
        <w:t>Rates and types of error when using concatenated trees f</w:t>
      </w:r>
      <w:r>
        <w:t>or gene-based selection tests (a</w:t>
      </w:r>
      <w:r w:rsidRPr="00D65A70">
        <w:t>ssumin</w:t>
      </w:r>
      <w:r>
        <w:t>g the gene tree topology is correct)</w:t>
      </w:r>
      <w:r w:rsidRPr="00D65A70">
        <w:t>.</w:t>
      </w:r>
    </w:p>
  </w:comment>
  <w:comment w:id="184" w:author="Good, Jeffrey" w:date="2024-06-06T10:17:00Z" w:initials="JG">
    <w:p w14:paraId="1E60B094" w14:textId="28412B09" w:rsidR="003E42EC" w:rsidRDefault="003E42EC" w:rsidP="00B91982">
      <w:r>
        <w:rPr>
          <w:rStyle w:val="CommentReference"/>
        </w:rPr>
        <w:annotationRef/>
      </w:r>
      <w:r>
        <w:rPr>
          <w:sz w:val="20"/>
          <w:szCs w:val="20"/>
        </w:rPr>
        <w:t>This scale needs to be labelled in the figure</w:t>
      </w:r>
    </w:p>
  </w:comment>
  <w:comment w:id="190" w:author="Good, Jeffrey" w:date="2024-06-07T16:02:00Z" w:initials="JG">
    <w:p w14:paraId="624B9493" w14:textId="77777777" w:rsidR="003E42EC" w:rsidRDefault="003E42EC" w:rsidP="005B1333">
      <w:r>
        <w:rPr>
          <w:rStyle w:val="CommentReference"/>
        </w:rPr>
        <w:annotationRef/>
      </w:r>
      <w:r>
        <w:rPr>
          <w:color w:val="000000"/>
          <w:sz w:val="20"/>
          <w:szCs w:val="20"/>
        </w:rPr>
        <w:t xml:space="preserve">Please define the panel, what are the brown dots, dotted lines, and different bars. I am not sure what this is. </w:t>
      </w:r>
    </w:p>
  </w:comment>
  <w:comment w:id="191" w:author="Jeremy B. Searle" w:date="2024-07-31T11:49:00Z" w:initials="JBS">
    <w:p w14:paraId="1B4F018B" w14:textId="0A44A8C2" w:rsidR="003E42EC" w:rsidRDefault="003E42EC">
      <w:pPr>
        <w:pStyle w:val="CommentText"/>
      </w:pPr>
      <w:r>
        <w:rPr>
          <w:rStyle w:val="CommentReference"/>
        </w:rPr>
        <w:annotationRef/>
      </w:r>
      <w:r>
        <w:t>This still doesn’t read quite right to me.</w:t>
      </w:r>
    </w:p>
  </w:comment>
  <w:comment w:id="197" w:author="Good, Jeffrey" w:date="2024-06-07T16:08:00Z" w:initials="JG">
    <w:p w14:paraId="73525F5C" w14:textId="77777777" w:rsidR="003E42EC" w:rsidRDefault="003E42EC" w:rsidP="00E322A4">
      <w:r>
        <w:rPr>
          <w:rStyle w:val="CommentReference"/>
        </w:rPr>
        <w:annotationRef/>
      </w:r>
      <w:r>
        <w:rPr>
          <w:color w:val="000000"/>
          <w:sz w:val="20"/>
          <w:szCs w:val="20"/>
        </w:rPr>
        <w:t xml:space="preserve">I think you should remove this panel - see results &amp; discussion. </w:t>
      </w:r>
    </w:p>
    <w:p w14:paraId="3A215278" w14:textId="77777777" w:rsidR="003E42EC" w:rsidRDefault="003E42EC" w:rsidP="00E322A4"/>
    <w:p w14:paraId="5DF27A10" w14:textId="77777777" w:rsidR="003E42EC" w:rsidRDefault="003E42EC" w:rsidP="00E322A4">
      <w:r>
        <w:rPr>
          <w:color w:val="000000"/>
          <w:sz w:val="20"/>
          <w:szCs w:val="20"/>
        </w:rPr>
        <w:t>When you edit the figure, please also move up the bottom legend a little so that there is no such a whitespace gap. Will look bad in print.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6FFD811" w15:done="0"/>
  <w15:commentEx w15:paraId="68884F41" w15:paraIdParent="56FFD811" w15:done="0"/>
  <w15:commentEx w15:paraId="28D65D04" w15:done="0"/>
  <w15:commentEx w15:paraId="2C54A5B5" w15:done="1"/>
  <w15:commentEx w15:paraId="66651C82" w15:done="1"/>
  <w15:commentEx w15:paraId="35F6588C" w15:done="1"/>
  <w15:commentEx w15:paraId="1151BA56" w15:done="1"/>
  <w15:commentEx w15:paraId="0241D2F3" w15:done="1"/>
  <w15:commentEx w15:paraId="02EE9DAF" w15:done="1"/>
  <w15:commentEx w15:paraId="7834B7FD" w15:paraIdParent="02EE9DAF" w15:done="1"/>
  <w15:commentEx w15:paraId="7D423142" w15:done="0"/>
  <w15:commentEx w15:paraId="45677D7F" w15:paraIdParent="7D423142" w15:done="0"/>
  <w15:commentEx w15:paraId="71A6436B" w15:done="1"/>
  <w15:commentEx w15:paraId="4BCDCAE4" w15:done="0"/>
  <w15:commentEx w15:paraId="0E3DFA70" w15:done="0"/>
  <w15:commentEx w15:paraId="53BB3D70" w15:done="1"/>
  <w15:commentEx w15:paraId="38E229EE" w15:done="1"/>
  <w15:commentEx w15:paraId="6C903739" w15:done="1"/>
  <w15:commentEx w15:paraId="07045BAF" w15:done="1"/>
  <w15:commentEx w15:paraId="21903870" w15:done="1"/>
  <w15:commentEx w15:paraId="77D096AA" w15:paraIdParent="21903870" w15:done="1"/>
  <w15:commentEx w15:paraId="524615AA" w15:done="0"/>
  <w15:commentEx w15:paraId="4C4E6F8F" w15:paraIdParent="524615AA" w15:done="0"/>
  <w15:commentEx w15:paraId="169ECA0F" w15:paraIdParent="524615AA" w15:done="0"/>
  <w15:commentEx w15:paraId="3D553E36" w15:done="1"/>
  <w15:commentEx w15:paraId="6586B9B0" w15:done="1"/>
  <w15:commentEx w15:paraId="6BA22AA5" w15:done="1"/>
  <w15:commentEx w15:paraId="323DBD07" w15:done="1"/>
  <w15:commentEx w15:paraId="7E58B7D8" w15:done="1"/>
  <w15:commentEx w15:paraId="4E029C05" w15:done="0"/>
  <w15:commentEx w15:paraId="62F6FB56" w15:done="1"/>
  <w15:commentEx w15:paraId="71954EBF" w15:done="1"/>
  <w15:commentEx w15:paraId="3A8F1223" w15:done="1"/>
  <w15:commentEx w15:paraId="1F015563" w15:done="0"/>
  <w15:commentEx w15:paraId="1E60B094" w15:done="1"/>
  <w15:commentEx w15:paraId="624B9493" w15:done="0"/>
  <w15:commentEx w15:paraId="1B4F018B" w15:paraIdParent="624B9493" w15:done="0"/>
  <w15:commentEx w15:paraId="5DF27A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BA6650F" w16cex:dateUtc="2024-06-04T17:27:00Z"/>
  <w16cex:commentExtensible w16cex:durableId="6AF75D2B" w16cex:dateUtc="2024-06-11T16:13:00Z"/>
  <w16cex:commentExtensible w16cex:durableId="2F8C78B2" w16cex:dateUtc="2024-06-06T16:34:00Z"/>
  <w16cex:commentExtensible w16cex:durableId="1927AABF" w16cex:dateUtc="2024-06-06T15:45:00Z"/>
  <w16cex:commentExtensible w16cex:durableId="254EBBBA" w16cex:dateUtc="2024-06-06T15:51:00Z">
    <w16cex:extLst>
      <w16:ext w16:uri="{CE6994B0-6A32-4C9F-8C6B-6E91EDA988CE}">
        <cr:reactions xmlns:cr="http://schemas.microsoft.com/office/comments/2020/reactions">
          <cr:reaction reactionType="1">
            <cr:reactionInfo dateUtc="2024-06-11T18:32:29Z">
              <cr:user userId="S::gthomas@fas.harvard.edu::dfa61f86-18d4-44e1-a72b-c953fd59092c" userProvider="AD" userName="Thomas, Gregg"/>
            </cr:reactionInfo>
          </cr:reaction>
        </cr:reactions>
      </w16:ext>
    </w16cex:extLst>
  </w16cex:commentExtensible>
  <w16cex:commentExtensible w16cex:durableId="0801F71F" w16cex:dateUtc="2024-06-06T15:51:00Z">
    <w16cex:extLst>
      <w16:ext w16:uri="{CE6994B0-6A32-4C9F-8C6B-6E91EDA988CE}">
        <cr:reactions xmlns:cr="http://schemas.microsoft.com/office/comments/2020/reactions">
          <cr:reaction reactionType="1">
            <cr:reactionInfo dateUtc="2024-06-11T19:15:38Z">
              <cr:user userId="S::gthomas@fas.harvard.edu::dfa61f86-18d4-44e1-a72b-c953fd59092c" userProvider="AD" userName="Thomas, Gregg"/>
            </cr:reactionInfo>
          </cr:reaction>
        </cr:reactions>
      </w16:ext>
    </w16cex:extLst>
  </w16cex:commentExtensible>
  <w16cex:commentExtensible w16cex:durableId="3689A33C" w16cex:dateUtc="2024-06-04T17:37:00Z">
    <w16cex:extLst>
      <w16:ext w16:uri="{CE6994B0-6A32-4C9F-8C6B-6E91EDA988CE}">
        <cr:reactions xmlns:cr="http://schemas.microsoft.com/office/comments/2020/reactions">
          <cr:reaction reactionType="1">
            <cr:reactionInfo dateUtc="2024-06-11T19:15:40Z">
              <cr:user userId="S::gthomas@fas.harvard.edu::dfa61f86-18d4-44e1-a72b-c953fd59092c" userProvider="AD" userName="Thomas, Gregg"/>
            </cr:reactionInfo>
          </cr:reaction>
        </cr:reactions>
      </w16:ext>
    </w16cex:extLst>
  </w16cex:commentExtensible>
  <w16cex:commentExtensible w16cex:durableId="1962E8BE" w16cex:dateUtc="2024-06-06T16:00:00Z">
    <w16cex:extLst>
      <w16:ext w16:uri="{CE6994B0-6A32-4C9F-8C6B-6E91EDA988CE}">
        <cr:reactions xmlns:cr="http://schemas.microsoft.com/office/comments/2020/reactions">
          <cr:reaction reactionType="1">
            <cr:reactionInfo dateUtc="2024-06-13T15:57:26Z">
              <cr:user userId="S::gregg.thomas@umt.edu::a9f431c7-9204-47a4-b1ca-563800683eed" userProvider="AD" userName="Thomas, Gregg"/>
            </cr:reactionInfo>
          </cr:reaction>
        </cr:reactions>
      </w16:ext>
    </w16cex:extLst>
  </w16cex:commentExtensible>
  <w16cex:commentExtensible w16cex:durableId="5BC9E20F" w16cex:dateUtc="2024-06-06T16:03:00Z"/>
  <w16cex:commentExtensible w16cex:durableId="2B8F49BD" w16cex:dateUtc="2024-06-06T15:59:00Z"/>
  <w16cex:commentExtensible w16cex:durableId="4C54523A" w16cex:dateUtc="2024-06-11T19:38:00Z"/>
  <w16cex:commentExtensible w16cex:durableId="75505515" w16cex:dateUtc="2024-06-04T21:09:00Z">
    <w16cex:extLst>
      <w16:ext w16:uri="{CE6994B0-6A32-4C9F-8C6B-6E91EDA988CE}">
        <cr:reactions xmlns:cr="http://schemas.microsoft.com/office/comments/2020/reactions">
          <cr:reaction reactionType="1">
            <cr:reactionInfo dateUtc="2024-06-11T19:39:04Z">
              <cr:user userId="S::gthomas@fas.harvard.edu::dfa61f86-18d4-44e1-a72b-c953fd59092c" userProvider="AD" userName="Thomas, Gregg"/>
            </cr:reactionInfo>
          </cr:reaction>
        </cr:reactions>
      </w16:ext>
    </w16cex:extLst>
  </w16cex:commentExtensible>
  <w16cex:commentExtensible w16cex:durableId="454019AE" w16cex:dateUtc="2024-07-06T21:11:00Z"/>
  <w16cex:commentExtensible w16cex:durableId="27F4B515" w16cex:dateUtc="2024-06-06T16:32:00Z">
    <w16cex:extLst>
      <w16:ext w16:uri="{CE6994B0-6A32-4C9F-8C6B-6E91EDA988CE}">
        <cr:reactions xmlns:cr="http://schemas.microsoft.com/office/comments/2020/reactions">
          <cr:reaction reactionType="1">
            <cr:reactionInfo dateUtc="2024-06-11T19:39:27Z">
              <cr:user userId="S::gthomas@fas.harvard.edu::dfa61f86-18d4-44e1-a72b-c953fd59092c" userProvider="AD" userName="Thomas, Gregg"/>
            </cr:reactionInfo>
          </cr:reaction>
        </cr:reactions>
      </w16:ext>
    </w16cex:extLst>
  </w16cex:commentExtensible>
  <w16cex:commentExtensible w16cex:durableId="7A65A057" w16cex:dateUtc="2024-06-06T16:29:00Z">
    <w16cex:extLst>
      <w16:ext w16:uri="{CE6994B0-6A32-4C9F-8C6B-6E91EDA988CE}">
        <cr:reactions xmlns:cr="http://schemas.microsoft.com/office/comments/2020/reactions">
          <cr:reaction reactionType="1">
            <cr:reactionInfo dateUtc="2024-06-11T18:42:06Z">
              <cr:user userId="S::gthomas@fas.harvard.edu::dfa61f86-18d4-44e1-a72b-c953fd59092c" userProvider="AD" userName="Thomas, Gregg"/>
            </cr:reactionInfo>
          </cr:reaction>
        </cr:reactions>
      </w16:ext>
    </w16cex:extLst>
  </w16cex:commentExtensible>
  <w16cex:commentExtensible w16cex:durableId="77772076" w16cex:dateUtc="2024-06-04T21:22:00Z">
    <w16cex:extLst>
      <w16:ext w16:uri="{CE6994B0-6A32-4C9F-8C6B-6E91EDA988CE}">
        <cr:reactions xmlns:cr="http://schemas.microsoft.com/office/comments/2020/reactions">
          <cr:reaction reactionType="1">
            <cr:reactionInfo dateUtc="2024-06-11T20:02:17Z">
              <cr:user userId="S::gthomas@fas.harvard.edu::dfa61f86-18d4-44e1-a72b-c953fd59092c" userProvider="AD" userName="Thomas, Gregg"/>
            </cr:reactionInfo>
          </cr:reaction>
        </cr:reactions>
      </w16:ext>
    </w16cex:extLst>
  </w16cex:commentExtensible>
  <w16cex:commentExtensible w16cex:durableId="4ADBCF90" w16cex:dateUtc="2024-06-04T21:31:00Z">
    <w16cex:extLst>
      <w16:ext w16:uri="{CE6994B0-6A32-4C9F-8C6B-6E91EDA988CE}">
        <cr:reactions xmlns:cr="http://schemas.microsoft.com/office/comments/2020/reactions">
          <cr:reaction reactionType="1">
            <cr:reactionInfo dateUtc="2024-06-13T14:49:44Z">
              <cr:user userId="S::gregg.thomas@umt.edu::a9f431c7-9204-47a4-b1ca-563800683eed" userProvider="AD" userName="Thomas, Gregg"/>
            </cr:reactionInfo>
          </cr:reaction>
        </cr:reactions>
      </w16:ext>
    </w16cex:extLst>
  </w16cex:commentExtensible>
  <w16cex:commentExtensible w16cex:durableId="6197D044" w16cex:dateUtc="2024-06-06T17:11:00Z">
    <w16cex:extLst>
      <w16:ext w16:uri="{CE6994B0-6A32-4C9F-8C6B-6E91EDA988CE}">
        <cr:reactions xmlns:cr="http://schemas.microsoft.com/office/comments/2020/reactions">
          <cr:reaction reactionType="1">
            <cr:reactionInfo dateUtc="2024-06-13T14:51:31Z">
              <cr:user userId="S::gregg.thomas@umt.edu::a9f431c7-9204-47a4-b1ca-563800683eed" userProvider="AD" userName="Thomas, Gregg"/>
            </cr:reactionInfo>
          </cr:reaction>
        </cr:reactions>
      </w16:ext>
    </w16cex:extLst>
  </w16cex:commentExtensible>
  <w16cex:commentExtensible w16cex:durableId="133DFC7C" w16cex:dateUtc="2024-06-13T14:51:00Z"/>
  <w16cex:commentExtensible w16cex:durableId="6D3776EC" w16cex:dateUtc="2024-06-07T19:56:00Z"/>
  <w16cex:commentExtensible w16cex:durableId="45F4577D" w16cex:dateUtc="2024-06-07T19:56:00Z"/>
  <w16cex:commentExtensible w16cex:durableId="4103060A" w16cex:dateUtc="2024-06-13T14:53:00Z"/>
  <w16cex:commentExtensible w16cex:durableId="013E5E33" w16cex:dateUtc="2024-06-07T16:04:00Z">
    <w16cex:extLst>
      <w16:ext w16:uri="{CE6994B0-6A32-4C9F-8C6B-6E91EDA988CE}">
        <cr:reactions xmlns:cr="http://schemas.microsoft.com/office/comments/2020/reactions">
          <cr:reaction reactionType="1">
            <cr:reactionInfo dateUtc="2024-06-13T15:51:42Z">
              <cr:user userId="S::gregg.thomas@umt.edu::a9f431c7-9204-47a4-b1ca-563800683eed" userProvider="AD" userName="Thomas, Gregg"/>
            </cr:reactionInfo>
          </cr:reaction>
        </cr:reactions>
      </w16:ext>
    </w16cex:extLst>
  </w16cex:commentExtensible>
  <w16cex:commentExtensible w16cex:durableId="4604724F" w16cex:dateUtc="2024-06-07T18:53:00Z">
    <w16cex:extLst>
      <w16:ext w16:uri="{CE6994B0-6A32-4C9F-8C6B-6E91EDA988CE}">
        <cr:reactions xmlns:cr="http://schemas.microsoft.com/office/comments/2020/reactions">
          <cr:reaction reactionType="1">
            <cr:reactionInfo dateUtc="2024-06-13T15:51:50Z">
              <cr:user userId="S::gregg.thomas@umt.edu::a9f431c7-9204-47a4-b1ca-563800683eed" userProvider="AD" userName="Thomas, Gregg"/>
            </cr:reactionInfo>
          </cr:reaction>
        </cr:reactions>
      </w16:ext>
    </w16cex:extLst>
  </w16cex:commentExtensible>
  <w16cex:commentExtensible w16cex:durableId="712655BF" w16cex:dateUtc="2024-06-07T16:33:00Z">
    <w16cex:extLst>
      <w16:ext w16:uri="{CE6994B0-6A32-4C9F-8C6B-6E91EDA988CE}">
        <cr:reactions xmlns:cr="http://schemas.microsoft.com/office/comments/2020/reactions">
          <cr:reaction reactionType="1">
            <cr:reactionInfo dateUtc="2024-06-13T15:02:27Z">
              <cr:user userId="S::gregg.thomas@umt.edu::a9f431c7-9204-47a4-b1ca-563800683eed" userProvider="AD" userName="Thomas, Gregg"/>
            </cr:reactionInfo>
          </cr:reaction>
        </cr:reactions>
      </w16:ext>
    </w16cex:extLst>
  </w16cex:commentExtensible>
  <w16cex:commentExtensible w16cex:durableId="16604B30" w16cex:dateUtc="2024-06-07T17:00:00Z">
    <w16cex:extLst>
      <w16:ext w16:uri="{CE6994B0-6A32-4C9F-8C6B-6E91EDA988CE}">
        <cr:reactions xmlns:cr="http://schemas.microsoft.com/office/comments/2020/reactions">
          <cr:reaction reactionType="1">
            <cr:reactionInfo dateUtc="2024-06-13T15:06:17Z">
              <cr:user userId="S::gregg.thomas@umt.edu::a9f431c7-9204-47a4-b1ca-563800683eed" userProvider="AD" userName="Thomas, Gregg"/>
            </cr:reactionInfo>
          </cr:reaction>
        </cr:reactions>
      </w16:ext>
    </w16cex:extLst>
  </w16cex:commentExtensible>
  <w16cex:commentExtensible w16cex:durableId="201ECF5B" w16cex:dateUtc="2024-06-07T21:24:00Z">
    <w16cex:extLst>
      <w16:ext w16:uri="{CE6994B0-6A32-4C9F-8C6B-6E91EDA988CE}">
        <cr:reactions xmlns:cr="http://schemas.microsoft.com/office/comments/2020/reactions">
          <cr:reaction reactionType="1">
            <cr:reactionInfo dateUtc="2024-06-13T15:11:30Z">
              <cr:user userId="S::gregg.thomas@umt.edu::a9f431c7-9204-47a4-b1ca-563800683eed" userProvider="AD" userName="Thomas, Gregg"/>
            </cr:reactionInfo>
          </cr:reaction>
        </cr:reactions>
      </w16:ext>
    </w16cex:extLst>
  </w16cex:commentExtensible>
  <w16cex:commentExtensible w16cex:durableId="10C62741" w16cex:dateUtc="2024-06-07T21:29:00Z">
    <w16cex:extLst>
      <w16:ext w16:uri="{CE6994B0-6A32-4C9F-8C6B-6E91EDA988CE}">
        <cr:reactions xmlns:cr="http://schemas.microsoft.com/office/comments/2020/reactions">
          <cr:reaction reactionType="1">
            <cr:reactionInfo dateUtc="2024-06-13T15:11:26Z">
              <cr:user userId="S::gregg.thomas@umt.edu::a9f431c7-9204-47a4-b1ca-563800683eed" userProvider="AD" userName="Thomas, Gregg"/>
            </cr:reactionInfo>
          </cr:reaction>
        </cr:reactions>
      </w16:ext>
    </w16cex:extLst>
  </w16cex:commentExtensible>
  <w16cex:commentExtensible w16cex:durableId="60E31F69" w16cex:dateUtc="2024-06-06T17:33:00Z">
    <w16cex:extLst>
      <w16:ext w16:uri="{CE6994B0-6A32-4C9F-8C6B-6E91EDA988CE}">
        <cr:reactions xmlns:cr="http://schemas.microsoft.com/office/comments/2020/reactions">
          <cr:reaction reactionType="1">
            <cr:reactionInfo dateUtc="2024-06-11T18:54:25Z">
              <cr:user userId="S::gthomas@fas.harvard.edu::dfa61f86-18d4-44e1-a72b-c953fd59092c" userProvider="AD" userName="Thomas, Gregg"/>
            </cr:reactionInfo>
          </cr:reaction>
        </cr:reactions>
      </w16:ext>
    </w16cex:extLst>
  </w16cex:commentExtensible>
  <w16cex:commentExtensible w16cex:durableId="702392D6" w16cex:dateUtc="2024-06-07T21:43:00Z">
    <w16cex:extLst>
      <w16:ext w16:uri="{CE6994B0-6A32-4C9F-8C6B-6E91EDA988CE}">
        <cr:reactions xmlns:cr="http://schemas.microsoft.com/office/comments/2020/reactions">
          <cr:reaction reactionType="1">
            <cr:reactionInfo dateUtc="2024-06-11T20:01:04Z">
              <cr:user userId="S::gthomas@fas.harvard.edu::dfa61f86-18d4-44e1-a72b-c953fd59092c" userProvider="AD" userName="Thomas, Gregg"/>
            </cr:reactionInfo>
          </cr:reaction>
        </cr:reactions>
      </w16:ext>
    </w16cex:extLst>
  </w16cex:commentExtensible>
  <w16cex:commentExtensible w16cex:durableId="36708644" w16cex:dateUtc="2024-06-06T16:17:00Z">
    <w16cex:extLst>
      <w16:ext w16:uri="{CE6994B0-6A32-4C9F-8C6B-6E91EDA988CE}">
        <cr:reactions xmlns:cr="http://schemas.microsoft.com/office/comments/2020/reactions">
          <cr:reaction reactionType="1">
            <cr:reactionInfo dateUtc="2024-06-11T20:17:52Z">
              <cr:user userId="S::gthomas@fas.harvard.edu::dfa61f86-18d4-44e1-a72b-c953fd59092c" userProvider="AD" userName="Thomas, Gregg"/>
            </cr:reactionInfo>
          </cr:reaction>
        </cr:reactions>
      </w16:ext>
    </w16cex:extLst>
  </w16cex:commentExtensible>
  <w16cex:commentExtensible w16cex:durableId="775C119E" w16cex:dateUtc="2024-06-07T22:02:00Z"/>
  <w16cex:commentExtensible w16cex:durableId="70C52DA2" w16cex:dateUtc="2024-06-07T22: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FFD811" w16cid:durableId="6BA6650F"/>
  <w16cid:commentId w16cid:paraId="68884F41" w16cid:durableId="6AF75D2B"/>
  <w16cid:commentId w16cid:paraId="2C54A5B5" w16cid:durableId="2F8C78B2"/>
  <w16cid:commentId w16cid:paraId="66651C82" w16cid:durableId="1927AABF"/>
  <w16cid:commentId w16cid:paraId="35F6588C" w16cid:durableId="254EBBBA"/>
  <w16cid:commentId w16cid:paraId="1151BA56" w16cid:durableId="0801F71F"/>
  <w16cid:commentId w16cid:paraId="0241D2F3" w16cid:durableId="3689A33C"/>
  <w16cid:commentId w16cid:paraId="02EE9DAF" w16cid:durableId="1962E8BE"/>
  <w16cid:commentId w16cid:paraId="7834B7FD" w16cid:durableId="5BC9E20F"/>
  <w16cid:commentId w16cid:paraId="7D423142" w16cid:durableId="2B8F49BD"/>
  <w16cid:commentId w16cid:paraId="45677D7F" w16cid:durableId="4C54523A"/>
  <w16cid:commentId w16cid:paraId="71A6436B" w16cid:durableId="75505515"/>
  <w16cid:commentId w16cid:paraId="0E3DFA70" w16cid:durableId="454019AE"/>
  <w16cid:commentId w16cid:paraId="53BB3D70" w16cid:durableId="27F4B515"/>
  <w16cid:commentId w16cid:paraId="38E229EE" w16cid:durableId="7A65A057"/>
  <w16cid:commentId w16cid:paraId="6C903739" w16cid:durableId="77772076"/>
  <w16cid:commentId w16cid:paraId="07045BAF" w16cid:durableId="4ADBCF90"/>
  <w16cid:commentId w16cid:paraId="21903870" w16cid:durableId="6197D044"/>
  <w16cid:commentId w16cid:paraId="77D096AA" w16cid:durableId="133DFC7C"/>
  <w16cid:commentId w16cid:paraId="524615AA" w16cid:durableId="6D3776EC"/>
  <w16cid:commentId w16cid:paraId="4C4E6F8F" w16cid:durableId="45F4577D"/>
  <w16cid:commentId w16cid:paraId="169ECA0F" w16cid:durableId="4103060A"/>
  <w16cid:commentId w16cid:paraId="3D553E36" w16cid:durableId="013E5E33"/>
  <w16cid:commentId w16cid:paraId="6586B9B0" w16cid:durableId="4604724F"/>
  <w16cid:commentId w16cid:paraId="6BA22AA5" w16cid:durableId="712655BF"/>
  <w16cid:commentId w16cid:paraId="323DBD07" w16cid:durableId="16604B30"/>
  <w16cid:commentId w16cid:paraId="7E58B7D8" w16cid:durableId="201ECF5B"/>
  <w16cid:commentId w16cid:paraId="62F6FB56" w16cid:durableId="10C62741"/>
  <w16cid:commentId w16cid:paraId="71954EBF" w16cid:durableId="60E31F69"/>
  <w16cid:commentId w16cid:paraId="3A8F1223" w16cid:durableId="702392D6"/>
  <w16cid:commentId w16cid:paraId="1E60B094" w16cid:durableId="36708644"/>
  <w16cid:commentId w16cid:paraId="624B9493" w16cid:durableId="775C119E"/>
  <w16cid:commentId w16cid:paraId="5DF27A10" w16cid:durableId="70C52DA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760369" w14:textId="77777777" w:rsidR="004C727D" w:rsidRDefault="004C727D" w:rsidP="007E3690">
      <w:pPr>
        <w:spacing w:after="0" w:line="240" w:lineRule="auto"/>
      </w:pPr>
      <w:r>
        <w:separator/>
      </w:r>
    </w:p>
  </w:endnote>
  <w:endnote w:type="continuationSeparator" w:id="0">
    <w:p w14:paraId="2E1BDF81" w14:textId="77777777" w:rsidR="004C727D" w:rsidRDefault="004C727D" w:rsidP="007E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933649"/>
      <w:docPartObj>
        <w:docPartGallery w:val="Page Numbers (Bottom of Page)"/>
        <w:docPartUnique/>
      </w:docPartObj>
    </w:sdtPr>
    <w:sdtEndPr>
      <w:rPr>
        <w:noProof/>
      </w:rPr>
    </w:sdtEndPr>
    <w:sdtContent>
      <w:p w14:paraId="740C6336" w14:textId="38C7609F" w:rsidR="003E42EC" w:rsidRDefault="003E42EC">
        <w:pPr>
          <w:pStyle w:val="Footer"/>
          <w:jc w:val="center"/>
        </w:pPr>
        <w:r>
          <w:fldChar w:fldCharType="begin"/>
        </w:r>
        <w:r>
          <w:instrText xml:space="preserve"> PAGE   \* MERGEFORMAT </w:instrText>
        </w:r>
        <w:r>
          <w:fldChar w:fldCharType="separate"/>
        </w:r>
        <w:r w:rsidR="004B3BB1">
          <w:rPr>
            <w:noProof/>
          </w:rPr>
          <w:t>21</w:t>
        </w:r>
        <w:r>
          <w:rPr>
            <w:noProof/>
          </w:rPr>
          <w:fldChar w:fldCharType="end"/>
        </w:r>
      </w:p>
    </w:sdtContent>
  </w:sdt>
  <w:p w14:paraId="559007D4" w14:textId="77777777" w:rsidR="003E42EC" w:rsidRDefault="003E42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3C51F6" w14:textId="77777777" w:rsidR="004C727D" w:rsidRDefault="004C727D" w:rsidP="007E3690">
      <w:pPr>
        <w:spacing w:after="0" w:line="240" w:lineRule="auto"/>
      </w:pPr>
      <w:r>
        <w:separator/>
      </w:r>
    </w:p>
  </w:footnote>
  <w:footnote w:type="continuationSeparator" w:id="0">
    <w:p w14:paraId="1A0EAD9E" w14:textId="77777777" w:rsidR="004C727D" w:rsidRDefault="004C727D" w:rsidP="007E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0"/>
  </w:num>
  <w:num w:numId="5">
    <w:abstractNumId w:val="3"/>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omas, Gregg">
    <w15:presenceInfo w15:providerId="AD" w15:userId="S::gthomas@fas.harvard.edu::dfa61f86-18d4-44e1-a72b-c953fd59092c"/>
  </w15:person>
  <w15:person w15:author="Good, Jeffrey">
    <w15:presenceInfo w15:providerId="AD" w15:userId="S::jeffrey.good@umt.edu::49e0c50d-23ea-417b-b052-3581821cf089"/>
  </w15:person>
  <w15:person w15:author="Jeremy B. Searle">
    <w15:presenceInfo w15:providerId="AD" w15:userId="S-1-5-21-1275210071-879983540-725345543-306702"/>
  </w15:person>
  <w15:person w15:author="Thomas, Gregg [2]">
    <w15:presenceInfo w15:providerId="AD" w15:userId="S::gregg.thomas@umt.edu::a9f431c7-9204-47a4-b1ca-563800683eed"/>
  </w15:person>
  <w15:person w15:author="Jonathan James Hughes">
    <w15:presenceInfo w15:providerId="AD" w15:userId="S::jjh359@cornell.edu::43a1cfa9-a3a2-42e7-8327-c9907be758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Converted&lt;record-ids&gt;&lt;item&gt;1&lt;/item&gt;&lt;item&gt;2&lt;/item&gt;&lt;item&gt;4&lt;/item&gt;&lt;item&gt;5&lt;/item&gt;&lt;item&gt;8&lt;/item&gt;&lt;item&gt;9&lt;/item&gt;&lt;item&gt;10&lt;/item&gt;&lt;item&gt;12&lt;/item&gt;&lt;item&gt;14&lt;/item&gt;&lt;item&gt;15&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71&lt;/item&gt;&lt;item&gt;72&lt;/item&gt;&lt;item&gt;80&lt;/item&gt;&lt;item&gt;81&lt;/item&gt;&lt;item&gt;83&lt;/item&gt;&lt;item&gt;86&lt;/item&gt;&lt;item&gt;87&lt;/item&gt;&lt;item&gt;88&lt;/item&gt;&lt;item&gt;93&lt;/item&gt;&lt;item&gt;94&lt;/item&gt;&lt;item&gt;96&lt;/item&gt;&lt;item&gt;99&lt;/item&gt;&lt;item&gt;101&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65&lt;/item&gt;&lt;item&gt;172&lt;/item&gt;&lt;item&gt;175&lt;/item&gt;&lt;item&gt;180&lt;/item&gt;&lt;item&gt;185&lt;/item&gt;&lt;item&gt;190&lt;/item&gt;&lt;item&gt;191&lt;/item&gt;&lt;item&gt;192&lt;/item&gt;&lt;item&gt;194&lt;/item&gt;&lt;item&gt;199&lt;/item&gt;&lt;item&gt;200&lt;/item&gt;&lt;item&gt;201&lt;/item&gt;&lt;item&gt;203&lt;/item&gt;&lt;item&gt;205&lt;/item&gt;&lt;item&gt;209&lt;/item&gt;&lt;item&gt;210&lt;/item&gt;&lt;item&gt;212&lt;/item&gt;&lt;item&gt;214&lt;/item&gt;&lt;item&gt;215&lt;/item&gt;&lt;item&gt;216&lt;/item&gt;&lt;item&gt;217&lt;/item&gt;&lt;item&gt;218&lt;/item&gt;&lt;item&gt;219&lt;/item&gt;&lt;item&gt;221&lt;/item&gt;&lt;item&gt;222&lt;/item&gt;&lt;item&gt;223&lt;/item&gt;&lt;item&gt;224&lt;/item&gt;&lt;item&gt;225&lt;/item&gt;&lt;item&gt;226&lt;/item&gt;&lt;item&gt;227&lt;/item&gt;&lt;item&gt;228&lt;/item&gt;&lt;item&gt;229&lt;/item&gt;&lt;item&gt;230&lt;/item&gt;&lt;item&gt;232&lt;/item&gt;&lt;item&gt;233&lt;/item&gt;&lt;item&gt;234&lt;/item&gt;&lt;item&gt;235&lt;/item&gt;&lt;item&gt;236&lt;/item&gt;&lt;item&gt;238&lt;/item&gt;&lt;item&gt;239&lt;/item&gt;&lt;item&gt;241&lt;/item&gt;&lt;item&gt;242&lt;/item&gt;&lt;item&gt;243&lt;/item&gt;&lt;item&gt;244&lt;/item&gt;&lt;item&gt;245&lt;/item&gt;&lt;item&gt;247&lt;/item&gt;&lt;/record-ids&gt;&lt;/item&gt;&lt;/Libraries&gt;"/>
  </w:docVars>
  <w:rsids>
    <w:rsidRoot w:val="00AA4ADE"/>
    <w:rsid w:val="00000E5D"/>
    <w:rsid w:val="000018E0"/>
    <w:rsid w:val="00003ABB"/>
    <w:rsid w:val="000041F7"/>
    <w:rsid w:val="000049C9"/>
    <w:rsid w:val="00004FE6"/>
    <w:rsid w:val="00011409"/>
    <w:rsid w:val="00014D67"/>
    <w:rsid w:val="000152B1"/>
    <w:rsid w:val="0001588F"/>
    <w:rsid w:val="000173BB"/>
    <w:rsid w:val="00020AE9"/>
    <w:rsid w:val="00020FEE"/>
    <w:rsid w:val="000211C3"/>
    <w:rsid w:val="00021F11"/>
    <w:rsid w:val="0002292C"/>
    <w:rsid w:val="00023CCC"/>
    <w:rsid w:val="0002598C"/>
    <w:rsid w:val="00026C9B"/>
    <w:rsid w:val="00026E60"/>
    <w:rsid w:val="00027007"/>
    <w:rsid w:val="00027CF2"/>
    <w:rsid w:val="00027FB1"/>
    <w:rsid w:val="00030AC9"/>
    <w:rsid w:val="00031896"/>
    <w:rsid w:val="000326D0"/>
    <w:rsid w:val="00032D67"/>
    <w:rsid w:val="00032DDD"/>
    <w:rsid w:val="00033A4C"/>
    <w:rsid w:val="00036428"/>
    <w:rsid w:val="000370A6"/>
    <w:rsid w:val="000439E4"/>
    <w:rsid w:val="00044B6B"/>
    <w:rsid w:val="000450A5"/>
    <w:rsid w:val="00045BDB"/>
    <w:rsid w:val="00046639"/>
    <w:rsid w:val="000468D1"/>
    <w:rsid w:val="00047BC0"/>
    <w:rsid w:val="0005026E"/>
    <w:rsid w:val="00051291"/>
    <w:rsid w:val="000523BD"/>
    <w:rsid w:val="00053587"/>
    <w:rsid w:val="00053D98"/>
    <w:rsid w:val="00055754"/>
    <w:rsid w:val="00057393"/>
    <w:rsid w:val="00057E1A"/>
    <w:rsid w:val="00057E8E"/>
    <w:rsid w:val="0006000E"/>
    <w:rsid w:val="00060397"/>
    <w:rsid w:val="00062FA5"/>
    <w:rsid w:val="00065343"/>
    <w:rsid w:val="00065536"/>
    <w:rsid w:val="00065A73"/>
    <w:rsid w:val="00066A79"/>
    <w:rsid w:val="00066FE6"/>
    <w:rsid w:val="00070201"/>
    <w:rsid w:val="00072172"/>
    <w:rsid w:val="00075439"/>
    <w:rsid w:val="000763F7"/>
    <w:rsid w:val="00076419"/>
    <w:rsid w:val="00076AC0"/>
    <w:rsid w:val="00077886"/>
    <w:rsid w:val="00081B7F"/>
    <w:rsid w:val="00082F77"/>
    <w:rsid w:val="00086687"/>
    <w:rsid w:val="00090335"/>
    <w:rsid w:val="0009105C"/>
    <w:rsid w:val="000919FA"/>
    <w:rsid w:val="000923D3"/>
    <w:rsid w:val="0009342D"/>
    <w:rsid w:val="00096E6F"/>
    <w:rsid w:val="00097621"/>
    <w:rsid w:val="0009786C"/>
    <w:rsid w:val="000A103F"/>
    <w:rsid w:val="000A78C1"/>
    <w:rsid w:val="000A7DA1"/>
    <w:rsid w:val="000B02BA"/>
    <w:rsid w:val="000B7FC4"/>
    <w:rsid w:val="000C0807"/>
    <w:rsid w:val="000C4A77"/>
    <w:rsid w:val="000C597D"/>
    <w:rsid w:val="000D0485"/>
    <w:rsid w:val="000D04BE"/>
    <w:rsid w:val="000D23EF"/>
    <w:rsid w:val="000D26E7"/>
    <w:rsid w:val="000D344C"/>
    <w:rsid w:val="000D346E"/>
    <w:rsid w:val="000D3E43"/>
    <w:rsid w:val="000D5948"/>
    <w:rsid w:val="000D64AE"/>
    <w:rsid w:val="000E014B"/>
    <w:rsid w:val="000E07B9"/>
    <w:rsid w:val="000E0D59"/>
    <w:rsid w:val="000E1B36"/>
    <w:rsid w:val="000E3F06"/>
    <w:rsid w:val="000E4228"/>
    <w:rsid w:val="000E455C"/>
    <w:rsid w:val="000E5705"/>
    <w:rsid w:val="000E678A"/>
    <w:rsid w:val="000E72EA"/>
    <w:rsid w:val="000F0263"/>
    <w:rsid w:val="000F0CAD"/>
    <w:rsid w:val="000F2137"/>
    <w:rsid w:val="000F2586"/>
    <w:rsid w:val="000F31AA"/>
    <w:rsid w:val="000F335E"/>
    <w:rsid w:val="000F3461"/>
    <w:rsid w:val="000F7AF9"/>
    <w:rsid w:val="00101668"/>
    <w:rsid w:val="001023D9"/>
    <w:rsid w:val="00103DB8"/>
    <w:rsid w:val="0010702C"/>
    <w:rsid w:val="0010719C"/>
    <w:rsid w:val="001125E2"/>
    <w:rsid w:val="00113028"/>
    <w:rsid w:val="00114DC3"/>
    <w:rsid w:val="00114EEF"/>
    <w:rsid w:val="00115316"/>
    <w:rsid w:val="001203EF"/>
    <w:rsid w:val="00120CAA"/>
    <w:rsid w:val="00123C8A"/>
    <w:rsid w:val="00124567"/>
    <w:rsid w:val="0012471D"/>
    <w:rsid w:val="00124B30"/>
    <w:rsid w:val="00130DBA"/>
    <w:rsid w:val="00131748"/>
    <w:rsid w:val="001334F8"/>
    <w:rsid w:val="0013439E"/>
    <w:rsid w:val="00134985"/>
    <w:rsid w:val="00136623"/>
    <w:rsid w:val="001366D2"/>
    <w:rsid w:val="00136EDF"/>
    <w:rsid w:val="001377B0"/>
    <w:rsid w:val="00137C7D"/>
    <w:rsid w:val="0014061C"/>
    <w:rsid w:val="00142441"/>
    <w:rsid w:val="0014335B"/>
    <w:rsid w:val="00146890"/>
    <w:rsid w:val="00147AF7"/>
    <w:rsid w:val="00150552"/>
    <w:rsid w:val="001556AF"/>
    <w:rsid w:val="001567E0"/>
    <w:rsid w:val="00156BD7"/>
    <w:rsid w:val="0016153B"/>
    <w:rsid w:val="001624A9"/>
    <w:rsid w:val="00162F74"/>
    <w:rsid w:val="00164082"/>
    <w:rsid w:val="00165655"/>
    <w:rsid w:val="00165BF7"/>
    <w:rsid w:val="00167C33"/>
    <w:rsid w:val="00170904"/>
    <w:rsid w:val="00173845"/>
    <w:rsid w:val="00176836"/>
    <w:rsid w:val="0018081A"/>
    <w:rsid w:val="001811CE"/>
    <w:rsid w:val="0018202E"/>
    <w:rsid w:val="001824EF"/>
    <w:rsid w:val="001834AC"/>
    <w:rsid w:val="00184E1A"/>
    <w:rsid w:val="00190173"/>
    <w:rsid w:val="00191DF4"/>
    <w:rsid w:val="00192765"/>
    <w:rsid w:val="00193D17"/>
    <w:rsid w:val="00193F54"/>
    <w:rsid w:val="00196C83"/>
    <w:rsid w:val="00196CC4"/>
    <w:rsid w:val="00197A2B"/>
    <w:rsid w:val="001A091F"/>
    <w:rsid w:val="001A2FAC"/>
    <w:rsid w:val="001A39B5"/>
    <w:rsid w:val="001A3A07"/>
    <w:rsid w:val="001A3F4F"/>
    <w:rsid w:val="001A4A67"/>
    <w:rsid w:val="001A5C4D"/>
    <w:rsid w:val="001A669B"/>
    <w:rsid w:val="001A6F99"/>
    <w:rsid w:val="001B0E99"/>
    <w:rsid w:val="001B16F4"/>
    <w:rsid w:val="001B1ADC"/>
    <w:rsid w:val="001B3523"/>
    <w:rsid w:val="001B4DB7"/>
    <w:rsid w:val="001B6D59"/>
    <w:rsid w:val="001B7F12"/>
    <w:rsid w:val="001C0631"/>
    <w:rsid w:val="001C0953"/>
    <w:rsid w:val="001C2A1E"/>
    <w:rsid w:val="001C4895"/>
    <w:rsid w:val="001C4F8A"/>
    <w:rsid w:val="001C6851"/>
    <w:rsid w:val="001D10BC"/>
    <w:rsid w:val="001D3735"/>
    <w:rsid w:val="001D4181"/>
    <w:rsid w:val="001D4D39"/>
    <w:rsid w:val="001D75E5"/>
    <w:rsid w:val="001E1602"/>
    <w:rsid w:val="001E1A7D"/>
    <w:rsid w:val="001E3328"/>
    <w:rsid w:val="001E4230"/>
    <w:rsid w:val="001E578D"/>
    <w:rsid w:val="001E6D5D"/>
    <w:rsid w:val="001F09CC"/>
    <w:rsid w:val="001F152E"/>
    <w:rsid w:val="001F1F16"/>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00F8"/>
    <w:rsid w:val="002113F4"/>
    <w:rsid w:val="00211419"/>
    <w:rsid w:val="00211CAC"/>
    <w:rsid w:val="00212A71"/>
    <w:rsid w:val="00213DE4"/>
    <w:rsid w:val="00214FED"/>
    <w:rsid w:val="00220496"/>
    <w:rsid w:val="00224BB8"/>
    <w:rsid w:val="00224BFE"/>
    <w:rsid w:val="00226386"/>
    <w:rsid w:val="00227B62"/>
    <w:rsid w:val="00230385"/>
    <w:rsid w:val="00230BE7"/>
    <w:rsid w:val="00230EC9"/>
    <w:rsid w:val="002319DB"/>
    <w:rsid w:val="00231BBB"/>
    <w:rsid w:val="00231CAE"/>
    <w:rsid w:val="002322EE"/>
    <w:rsid w:val="00232CAF"/>
    <w:rsid w:val="00232ED1"/>
    <w:rsid w:val="00232FC4"/>
    <w:rsid w:val="00235B87"/>
    <w:rsid w:val="0023612C"/>
    <w:rsid w:val="002366A0"/>
    <w:rsid w:val="00236995"/>
    <w:rsid w:val="00237838"/>
    <w:rsid w:val="00237D7D"/>
    <w:rsid w:val="002409B7"/>
    <w:rsid w:val="0024445D"/>
    <w:rsid w:val="00245F14"/>
    <w:rsid w:val="00247FEB"/>
    <w:rsid w:val="002505CF"/>
    <w:rsid w:val="00250F70"/>
    <w:rsid w:val="00251C72"/>
    <w:rsid w:val="00251D63"/>
    <w:rsid w:val="00255FB1"/>
    <w:rsid w:val="002564CE"/>
    <w:rsid w:val="0025681A"/>
    <w:rsid w:val="00257B1D"/>
    <w:rsid w:val="00260995"/>
    <w:rsid w:val="0026437C"/>
    <w:rsid w:val="00264EA4"/>
    <w:rsid w:val="0026539F"/>
    <w:rsid w:val="00265EE4"/>
    <w:rsid w:val="002668A9"/>
    <w:rsid w:val="002706C3"/>
    <w:rsid w:val="002732E7"/>
    <w:rsid w:val="002733B1"/>
    <w:rsid w:val="00275A59"/>
    <w:rsid w:val="00276E07"/>
    <w:rsid w:val="00277641"/>
    <w:rsid w:val="00280107"/>
    <w:rsid w:val="00280CB5"/>
    <w:rsid w:val="00281410"/>
    <w:rsid w:val="002816F7"/>
    <w:rsid w:val="0028357A"/>
    <w:rsid w:val="00283689"/>
    <w:rsid w:val="002869CE"/>
    <w:rsid w:val="00287B3F"/>
    <w:rsid w:val="00294CC6"/>
    <w:rsid w:val="00295198"/>
    <w:rsid w:val="0029741A"/>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C4B0B"/>
    <w:rsid w:val="002D0229"/>
    <w:rsid w:val="002D2DF9"/>
    <w:rsid w:val="002D3280"/>
    <w:rsid w:val="002D3D2B"/>
    <w:rsid w:val="002D4BD4"/>
    <w:rsid w:val="002D738A"/>
    <w:rsid w:val="002D7D7D"/>
    <w:rsid w:val="002E215E"/>
    <w:rsid w:val="002E25D3"/>
    <w:rsid w:val="002E3C2C"/>
    <w:rsid w:val="002E718C"/>
    <w:rsid w:val="002E769D"/>
    <w:rsid w:val="002F1C0B"/>
    <w:rsid w:val="002F1D62"/>
    <w:rsid w:val="002F4A62"/>
    <w:rsid w:val="002F50EA"/>
    <w:rsid w:val="002F605F"/>
    <w:rsid w:val="002F6781"/>
    <w:rsid w:val="002F7376"/>
    <w:rsid w:val="00300B97"/>
    <w:rsid w:val="003020F8"/>
    <w:rsid w:val="00303C27"/>
    <w:rsid w:val="00304D5D"/>
    <w:rsid w:val="00304F44"/>
    <w:rsid w:val="0030626E"/>
    <w:rsid w:val="00306472"/>
    <w:rsid w:val="00306ED0"/>
    <w:rsid w:val="003071D6"/>
    <w:rsid w:val="003078EA"/>
    <w:rsid w:val="003104FF"/>
    <w:rsid w:val="003106CE"/>
    <w:rsid w:val="00312928"/>
    <w:rsid w:val="0031410F"/>
    <w:rsid w:val="00314565"/>
    <w:rsid w:val="00314783"/>
    <w:rsid w:val="00317E4A"/>
    <w:rsid w:val="00317FB4"/>
    <w:rsid w:val="0032023D"/>
    <w:rsid w:val="0032143B"/>
    <w:rsid w:val="00321C65"/>
    <w:rsid w:val="003251C0"/>
    <w:rsid w:val="00326C4B"/>
    <w:rsid w:val="003309DE"/>
    <w:rsid w:val="003357C0"/>
    <w:rsid w:val="00340D8F"/>
    <w:rsid w:val="00343821"/>
    <w:rsid w:val="003438E5"/>
    <w:rsid w:val="00346423"/>
    <w:rsid w:val="00350FE5"/>
    <w:rsid w:val="00351AE6"/>
    <w:rsid w:val="00352DEE"/>
    <w:rsid w:val="003543C6"/>
    <w:rsid w:val="00355078"/>
    <w:rsid w:val="00356D65"/>
    <w:rsid w:val="00356DE9"/>
    <w:rsid w:val="003605B0"/>
    <w:rsid w:val="003622DE"/>
    <w:rsid w:val="00363932"/>
    <w:rsid w:val="003641BC"/>
    <w:rsid w:val="00364964"/>
    <w:rsid w:val="00364AAA"/>
    <w:rsid w:val="003662C7"/>
    <w:rsid w:val="0036696C"/>
    <w:rsid w:val="00366CD6"/>
    <w:rsid w:val="003671B7"/>
    <w:rsid w:val="0037023D"/>
    <w:rsid w:val="00372855"/>
    <w:rsid w:val="00372B94"/>
    <w:rsid w:val="003731D0"/>
    <w:rsid w:val="003739E1"/>
    <w:rsid w:val="00375F5F"/>
    <w:rsid w:val="003768D0"/>
    <w:rsid w:val="00376E24"/>
    <w:rsid w:val="003777B8"/>
    <w:rsid w:val="00380ED0"/>
    <w:rsid w:val="0038102D"/>
    <w:rsid w:val="00385513"/>
    <w:rsid w:val="00385A99"/>
    <w:rsid w:val="0039042B"/>
    <w:rsid w:val="00393DAA"/>
    <w:rsid w:val="00394C3B"/>
    <w:rsid w:val="003979B2"/>
    <w:rsid w:val="00397D34"/>
    <w:rsid w:val="003A3CF9"/>
    <w:rsid w:val="003A4335"/>
    <w:rsid w:val="003A4B35"/>
    <w:rsid w:val="003A5D2E"/>
    <w:rsid w:val="003A6919"/>
    <w:rsid w:val="003A75A6"/>
    <w:rsid w:val="003A782A"/>
    <w:rsid w:val="003A7E6B"/>
    <w:rsid w:val="003B02C1"/>
    <w:rsid w:val="003B0DE3"/>
    <w:rsid w:val="003B3E01"/>
    <w:rsid w:val="003B427E"/>
    <w:rsid w:val="003B6AA5"/>
    <w:rsid w:val="003C0682"/>
    <w:rsid w:val="003C12DD"/>
    <w:rsid w:val="003C2652"/>
    <w:rsid w:val="003C511A"/>
    <w:rsid w:val="003C5940"/>
    <w:rsid w:val="003C5A3D"/>
    <w:rsid w:val="003C6D3F"/>
    <w:rsid w:val="003D022E"/>
    <w:rsid w:val="003D0F8C"/>
    <w:rsid w:val="003D23AB"/>
    <w:rsid w:val="003D29BA"/>
    <w:rsid w:val="003D2D5C"/>
    <w:rsid w:val="003D765D"/>
    <w:rsid w:val="003E11C2"/>
    <w:rsid w:val="003E2699"/>
    <w:rsid w:val="003E42EC"/>
    <w:rsid w:val="003E4E7C"/>
    <w:rsid w:val="003E69F8"/>
    <w:rsid w:val="003E7171"/>
    <w:rsid w:val="003E745C"/>
    <w:rsid w:val="003E7B41"/>
    <w:rsid w:val="003F002B"/>
    <w:rsid w:val="003F0F5D"/>
    <w:rsid w:val="003F3CAB"/>
    <w:rsid w:val="003F3D92"/>
    <w:rsid w:val="003F521D"/>
    <w:rsid w:val="003F58A4"/>
    <w:rsid w:val="003F69B9"/>
    <w:rsid w:val="003F6A73"/>
    <w:rsid w:val="003F7F8C"/>
    <w:rsid w:val="00400699"/>
    <w:rsid w:val="00401261"/>
    <w:rsid w:val="00401342"/>
    <w:rsid w:val="004025F6"/>
    <w:rsid w:val="00404D60"/>
    <w:rsid w:val="00405328"/>
    <w:rsid w:val="00407388"/>
    <w:rsid w:val="00410D59"/>
    <w:rsid w:val="0041108A"/>
    <w:rsid w:val="004123F9"/>
    <w:rsid w:val="004130A9"/>
    <w:rsid w:val="00416C6E"/>
    <w:rsid w:val="0041788E"/>
    <w:rsid w:val="0042040A"/>
    <w:rsid w:val="004207A5"/>
    <w:rsid w:val="004215A1"/>
    <w:rsid w:val="004218FA"/>
    <w:rsid w:val="00422B04"/>
    <w:rsid w:val="00422BF0"/>
    <w:rsid w:val="0042542A"/>
    <w:rsid w:val="00425805"/>
    <w:rsid w:val="00426302"/>
    <w:rsid w:val="0043070A"/>
    <w:rsid w:val="004310CA"/>
    <w:rsid w:val="004325D8"/>
    <w:rsid w:val="00432768"/>
    <w:rsid w:val="00432781"/>
    <w:rsid w:val="00432EE1"/>
    <w:rsid w:val="00433355"/>
    <w:rsid w:val="00433A0E"/>
    <w:rsid w:val="00433B29"/>
    <w:rsid w:val="0043483E"/>
    <w:rsid w:val="00434B3B"/>
    <w:rsid w:val="0043720D"/>
    <w:rsid w:val="00440E88"/>
    <w:rsid w:val="0044278D"/>
    <w:rsid w:val="00442D96"/>
    <w:rsid w:val="00445D61"/>
    <w:rsid w:val="004471BA"/>
    <w:rsid w:val="004472CD"/>
    <w:rsid w:val="0045137E"/>
    <w:rsid w:val="00454863"/>
    <w:rsid w:val="004553B6"/>
    <w:rsid w:val="00455506"/>
    <w:rsid w:val="004557BE"/>
    <w:rsid w:val="00455A46"/>
    <w:rsid w:val="00455BDD"/>
    <w:rsid w:val="00456257"/>
    <w:rsid w:val="00457F2B"/>
    <w:rsid w:val="00461D22"/>
    <w:rsid w:val="00462D94"/>
    <w:rsid w:val="00463CCA"/>
    <w:rsid w:val="00464824"/>
    <w:rsid w:val="0046549A"/>
    <w:rsid w:val="004659F9"/>
    <w:rsid w:val="00466868"/>
    <w:rsid w:val="00467880"/>
    <w:rsid w:val="004707B4"/>
    <w:rsid w:val="004719DD"/>
    <w:rsid w:val="004720FE"/>
    <w:rsid w:val="004730B8"/>
    <w:rsid w:val="00473159"/>
    <w:rsid w:val="00474D5E"/>
    <w:rsid w:val="00476B5A"/>
    <w:rsid w:val="004772A9"/>
    <w:rsid w:val="004804CF"/>
    <w:rsid w:val="0048178A"/>
    <w:rsid w:val="00481C73"/>
    <w:rsid w:val="00482581"/>
    <w:rsid w:val="00485937"/>
    <w:rsid w:val="00485CEA"/>
    <w:rsid w:val="00486581"/>
    <w:rsid w:val="004917CC"/>
    <w:rsid w:val="00494136"/>
    <w:rsid w:val="00496880"/>
    <w:rsid w:val="004A2232"/>
    <w:rsid w:val="004A4637"/>
    <w:rsid w:val="004A48A2"/>
    <w:rsid w:val="004A4A0D"/>
    <w:rsid w:val="004A4B17"/>
    <w:rsid w:val="004A65C6"/>
    <w:rsid w:val="004A6B20"/>
    <w:rsid w:val="004A71FE"/>
    <w:rsid w:val="004A72DE"/>
    <w:rsid w:val="004B081A"/>
    <w:rsid w:val="004B088B"/>
    <w:rsid w:val="004B3BB1"/>
    <w:rsid w:val="004B463C"/>
    <w:rsid w:val="004B61FB"/>
    <w:rsid w:val="004C0993"/>
    <w:rsid w:val="004C0F6A"/>
    <w:rsid w:val="004C1620"/>
    <w:rsid w:val="004C27CA"/>
    <w:rsid w:val="004C2FAA"/>
    <w:rsid w:val="004C4138"/>
    <w:rsid w:val="004C727D"/>
    <w:rsid w:val="004C737D"/>
    <w:rsid w:val="004C7F4A"/>
    <w:rsid w:val="004D1166"/>
    <w:rsid w:val="004D20EC"/>
    <w:rsid w:val="004D2F5F"/>
    <w:rsid w:val="004D2FF2"/>
    <w:rsid w:val="004D50F9"/>
    <w:rsid w:val="004D547D"/>
    <w:rsid w:val="004E0C77"/>
    <w:rsid w:val="004E0DDF"/>
    <w:rsid w:val="004E117A"/>
    <w:rsid w:val="004E19EF"/>
    <w:rsid w:val="004E2A0B"/>
    <w:rsid w:val="004E4812"/>
    <w:rsid w:val="004E522E"/>
    <w:rsid w:val="004E62B2"/>
    <w:rsid w:val="004E6B8A"/>
    <w:rsid w:val="004E7CCE"/>
    <w:rsid w:val="004F2D4F"/>
    <w:rsid w:val="004F378B"/>
    <w:rsid w:val="004F3805"/>
    <w:rsid w:val="004F3CFB"/>
    <w:rsid w:val="004F3D87"/>
    <w:rsid w:val="004F4671"/>
    <w:rsid w:val="004F4818"/>
    <w:rsid w:val="004F4DD0"/>
    <w:rsid w:val="004F5D25"/>
    <w:rsid w:val="004F5E95"/>
    <w:rsid w:val="004F7533"/>
    <w:rsid w:val="004F7E19"/>
    <w:rsid w:val="004F7FD3"/>
    <w:rsid w:val="00500045"/>
    <w:rsid w:val="005005A1"/>
    <w:rsid w:val="00500CB6"/>
    <w:rsid w:val="00501ADC"/>
    <w:rsid w:val="00502EF9"/>
    <w:rsid w:val="00503B84"/>
    <w:rsid w:val="005061DA"/>
    <w:rsid w:val="00506CBD"/>
    <w:rsid w:val="00507C40"/>
    <w:rsid w:val="005100B8"/>
    <w:rsid w:val="005109AA"/>
    <w:rsid w:val="0051283D"/>
    <w:rsid w:val="00514DB6"/>
    <w:rsid w:val="00515A9D"/>
    <w:rsid w:val="00515C86"/>
    <w:rsid w:val="00517E73"/>
    <w:rsid w:val="0052043F"/>
    <w:rsid w:val="00520AB5"/>
    <w:rsid w:val="00523041"/>
    <w:rsid w:val="005235A3"/>
    <w:rsid w:val="00526B46"/>
    <w:rsid w:val="00526F59"/>
    <w:rsid w:val="00527BE4"/>
    <w:rsid w:val="005303E3"/>
    <w:rsid w:val="0053166A"/>
    <w:rsid w:val="00531B31"/>
    <w:rsid w:val="00534160"/>
    <w:rsid w:val="00534E01"/>
    <w:rsid w:val="005364CC"/>
    <w:rsid w:val="005404E8"/>
    <w:rsid w:val="00540B8D"/>
    <w:rsid w:val="005449B5"/>
    <w:rsid w:val="005457FC"/>
    <w:rsid w:val="00547037"/>
    <w:rsid w:val="005517A5"/>
    <w:rsid w:val="00551E35"/>
    <w:rsid w:val="00551F2C"/>
    <w:rsid w:val="0055377C"/>
    <w:rsid w:val="005539AE"/>
    <w:rsid w:val="00554C8E"/>
    <w:rsid w:val="005602D3"/>
    <w:rsid w:val="00560F39"/>
    <w:rsid w:val="0056288D"/>
    <w:rsid w:val="00562FAD"/>
    <w:rsid w:val="00563923"/>
    <w:rsid w:val="005674E9"/>
    <w:rsid w:val="005704B7"/>
    <w:rsid w:val="00570DA5"/>
    <w:rsid w:val="005725C6"/>
    <w:rsid w:val="00575417"/>
    <w:rsid w:val="00575511"/>
    <w:rsid w:val="00576128"/>
    <w:rsid w:val="00580E1E"/>
    <w:rsid w:val="00581B20"/>
    <w:rsid w:val="00583F62"/>
    <w:rsid w:val="005860B1"/>
    <w:rsid w:val="00586A8D"/>
    <w:rsid w:val="0058706F"/>
    <w:rsid w:val="00587DCF"/>
    <w:rsid w:val="00587E09"/>
    <w:rsid w:val="00587F19"/>
    <w:rsid w:val="00590495"/>
    <w:rsid w:val="00590E56"/>
    <w:rsid w:val="005912F6"/>
    <w:rsid w:val="005926B1"/>
    <w:rsid w:val="00592881"/>
    <w:rsid w:val="005A1264"/>
    <w:rsid w:val="005A2A84"/>
    <w:rsid w:val="005A3F18"/>
    <w:rsid w:val="005A4659"/>
    <w:rsid w:val="005A4F89"/>
    <w:rsid w:val="005B1333"/>
    <w:rsid w:val="005B1689"/>
    <w:rsid w:val="005B28B3"/>
    <w:rsid w:val="005B2976"/>
    <w:rsid w:val="005B2E84"/>
    <w:rsid w:val="005B41E4"/>
    <w:rsid w:val="005B45C4"/>
    <w:rsid w:val="005B52D6"/>
    <w:rsid w:val="005B538D"/>
    <w:rsid w:val="005B59AD"/>
    <w:rsid w:val="005B5E06"/>
    <w:rsid w:val="005B5E9D"/>
    <w:rsid w:val="005B6FAF"/>
    <w:rsid w:val="005B71CF"/>
    <w:rsid w:val="005C031F"/>
    <w:rsid w:val="005C2974"/>
    <w:rsid w:val="005C34AA"/>
    <w:rsid w:val="005C381A"/>
    <w:rsid w:val="005C742B"/>
    <w:rsid w:val="005C7E8D"/>
    <w:rsid w:val="005C7F94"/>
    <w:rsid w:val="005D0C22"/>
    <w:rsid w:val="005D23E1"/>
    <w:rsid w:val="005D2E99"/>
    <w:rsid w:val="005D2EA3"/>
    <w:rsid w:val="005D3A4E"/>
    <w:rsid w:val="005D42A9"/>
    <w:rsid w:val="005D462C"/>
    <w:rsid w:val="005D473E"/>
    <w:rsid w:val="005E23C1"/>
    <w:rsid w:val="005E2890"/>
    <w:rsid w:val="005E3AC8"/>
    <w:rsid w:val="005E64EF"/>
    <w:rsid w:val="005E7C10"/>
    <w:rsid w:val="005F0A89"/>
    <w:rsid w:val="005F0EBF"/>
    <w:rsid w:val="005F1E33"/>
    <w:rsid w:val="005F1E76"/>
    <w:rsid w:val="005F34BB"/>
    <w:rsid w:val="005F6398"/>
    <w:rsid w:val="005F6DDC"/>
    <w:rsid w:val="005F744C"/>
    <w:rsid w:val="006017A7"/>
    <w:rsid w:val="00603E87"/>
    <w:rsid w:val="00604409"/>
    <w:rsid w:val="006045B5"/>
    <w:rsid w:val="00605B04"/>
    <w:rsid w:val="00606653"/>
    <w:rsid w:val="00606B35"/>
    <w:rsid w:val="00612317"/>
    <w:rsid w:val="00613085"/>
    <w:rsid w:val="00613584"/>
    <w:rsid w:val="006143DE"/>
    <w:rsid w:val="00621EB0"/>
    <w:rsid w:val="006227F6"/>
    <w:rsid w:val="00625DC1"/>
    <w:rsid w:val="0062606C"/>
    <w:rsid w:val="00626A30"/>
    <w:rsid w:val="006277FC"/>
    <w:rsid w:val="006310BC"/>
    <w:rsid w:val="00631EAA"/>
    <w:rsid w:val="006324AF"/>
    <w:rsid w:val="00634220"/>
    <w:rsid w:val="0063711C"/>
    <w:rsid w:val="00637BC1"/>
    <w:rsid w:val="006409FA"/>
    <w:rsid w:val="00641E52"/>
    <w:rsid w:val="006433F7"/>
    <w:rsid w:val="00644A53"/>
    <w:rsid w:val="00645803"/>
    <w:rsid w:val="00645BBB"/>
    <w:rsid w:val="006463C5"/>
    <w:rsid w:val="0065149C"/>
    <w:rsid w:val="006515CF"/>
    <w:rsid w:val="0065167C"/>
    <w:rsid w:val="00652697"/>
    <w:rsid w:val="00652AF6"/>
    <w:rsid w:val="00653871"/>
    <w:rsid w:val="00653E33"/>
    <w:rsid w:val="00655F5D"/>
    <w:rsid w:val="006563A8"/>
    <w:rsid w:val="00660550"/>
    <w:rsid w:val="00660F1A"/>
    <w:rsid w:val="0066250B"/>
    <w:rsid w:val="0066407C"/>
    <w:rsid w:val="00664370"/>
    <w:rsid w:val="00666862"/>
    <w:rsid w:val="00666F01"/>
    <w:rsid w:val="0066744D"/>
    <w:rsid w:val="006706C9"/>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496"/>
    <w:rsid w:val="006969A5"/>
    <w:rsid w:val="006972E6"/>
    <w:rsid w:val="00697D6B"/>
    <w:rsid w:val="006A1A0C"/>
    <w:rsid w:val="006A2348"/>
    <w:rsid w:val="006A55AD"/>
    <w:rsid w:val="006A5E32"/>
    <w:rsid w:val="006A7AC9"/>
    <w:rsid w:val="006B091E"/>
    <w:rsid w:val="006B1778"/>
    <w:rsid w:val="006B1CDB"/>
    <w:rsid w:val="006B2BE7"/>
    <w:rsid w:val="006B3732"/>
    <w:rsid w:val="006B5117"/>
    <w:rsid w:val="006B5F13"/>
    <w:rsid w:val="006B7148"/>
    <w:rsid w:val="006C0D34"/>
    <w:rsid w:val="006C1351"/>
    <w:rsid w:val="006C1D3D"/>
    <w:rsid w:val="006C2289"/>
    <w:rsid w:val="006C4B0C"/>
    <w:rsid w:val="006C4F7A"/>
    <w:rsid w:val="006C5575"/>
    <w:rsid w:val="006C6680"/>
    <w:rsid w:val="006C78BD"/>
    <w:rsid w:val="006D0342"/>
    <w:rsid w:val="006D0F3A"/>
    <w:rsid w:val="006D673E"/>
    <w:rsid w:val="006E16FF"/>
    <w:rsid w:val="006E3399"/>
    <w:rsid w:val="006E413F"/>
    <w:rsid w:val="006E5D47"/>
    <w:rsid w:val="006E78FF"/>
    <w:rsid w:val="006F0055"/>
    <w:rsid w:val="006F156E"/>
    <w:rsid w:val="006F1602"/>
    <w:rsid w:val="006F1B99"/>
    <w:rsid w:val="006F4021"/>
    <w:rsid w:val="006F7B5F"/>
    <w:rsid w:val="007010F8"/>
    <w:rsid w:val="00702AD3"/>
    <w:rsid w:val="00705798"/>
    <w:rsid w:val="007076F3"/>
    <w:rsid w:val="0071044A"/>
    <w:rsid w:val="0071077D"/>
    <w:rsid w:val="007133DF"/>
    <w:rsid w:val="007146C0"/>
    <w:rsid w:val="007222D5"/>
    <w:rsid w:val="0072643E"/>
    <w:rsid w:val="00726A42"/>
    <w:rsid w:val="00727C10"/>
    <w:rsid w:val="00727C3C"/>
    <w:rsid w:val="007315E3"/>
    <w:rsid w:val="00731ABC"/>
    <w:rsid w:val="007336E1"/>
    <w:rsid w:val="00734B4F"/>
    <w:rsid w:val="0073640B"/>
    <w:rsid w:val="0073765D"/>
    <w:rsid w:val="00737B9F"/>
    <w:rsid w:val="0074132E"/>
    <w:rsid w:val="00743E55"/>
    <w:rsid w:val="00747E40"/>
    <w:rsid w:val="00751894"/>
    <w:rsid w:val="00751B61"/>
    <w:rsid w:val="00753CF0"/>
    <w:rsid w:val="007549D4"/>
    <w:rsid w:val="007556EF"/>
    <w:rsid w:val="007558D7"/>
    <w:rsid w:val="00756294"/>
    <w:rsid w:val="00756A13"/>
    <w:rsid w:val="00760385"/>
    <w:rsid w:val="007617E0"/>
    <w:rsid w:val="00761992"/>
    <w:rsid w:val="007628D6"/>
    <w:rsid w:val="00766CF7"/>
    <w:rsid w:val="007670A8"/>
    <w:rsid w:val="007673D5"/>
    <w:rsid w:val="00767731"/>
    <w:rsid w:val="00771587"/>
    <w:rsid w:val="00773C6F"/>
    <w:rsid w:val="00773EA5"/>
    <w:rsid w:val="007753F1"/>
    <w:rsid w:val="0077627E"/>
    <w:rsid w:val="0078018B"/>
    <w:rsid w:val="0078218F"/>
    <w:rsid w:val="00783267"/>
    <w:rsid w:val="007850AD"/>
    <w:rsid w:val="00785CCB"/>
    <w:rsid w:val="00786BCF"/>
    <w:rsid w:val="007903E2"/>
    <w:rsid w:val="00790956"/>
    <w:rsid w:val="0079322A"/>
    <w:rsid w:val="00793867"/>
    <w:rsid w:val="007942FB"/>
    <w:rsid w:val="00795598"/>
    <w:rsid w:val="00795BCA"/>
    <w:rsid w:val="00796392"/>
    <w:rsid w:val="007970C3"/>
    <w:rsid w:val="00797A10"/>
    <w:rsid w:val="007A1C18"/>
    <w:rsid w:val="007A1E17"/>
    <w:rsid w:val="007A44E8"/>
    <w:rsid w:val="007A5155"/>
    <w:rsid w:val="007A5F70"/>
    <w:rsid w:val="007A6667"/>
    <w:rsid w:val="007A6B42"/>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554A"/>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670B"/>
    <w:rsid w:val="00827EF6"/>
    <w:rsid w:val="0083296E"/>
    <w:rsid w:val="008344FD"/>
    <w:rsid w:val="008350DE"/>
    <w:rsid w:val="008352AB"/>
    <w:rsid w:val="00836773"/>
    <w:rsid w:val="00837285"/>
    <w:rsid w:val="0083795A"/>
    <w:rsid w:val="00840AE5"/>
    <w:rsid w:val="0084247A"/>
    <w:rsid w:val="0084441A"/>
    <w:rsid w:val="00845235"/>
    <w:rsid w:val="00845E6D"/>
    <w:rsid w:val="00850842"/>
    <w:rsid w:val="00851079"/>
    <w:rsid w:val="00851991"/>
    <w:rsid w:val="008523AD"/>
    <w:rsid w:val="008533D4"/>
    <w:rsid w:val="00853F4D"/>
    <w:rsid w:val="00854D7B"/>
    <w:rsid w:val="0085504E"/>
    <w:rsid w:val="00861F67"/>
    <w:rsid w:val="00863B6A"/>
    <w:rsid w:val="00864074"/>
    <w:rsid w:val="00865380"/>
    <w:rsid w:val="00865B19"/>
    <w:rsid w:val="00866C14"/>
    <w:rsid w:val="00867044"/>
    <w:rsid w:val="00870E1C"/>
    <w:rsid w:val="008715FA"/>
    <w:rsid w:val="008743AC"/>
    <w:rsid w:val="0087504C"/>
    <w:rsid w:val="0087563B"/>
    <w:rsid w:val="00884771"/>
    <w:rsid w:val="008859D5"/>
    <w:rsid w:val="00885CB2"/>
    <w:rsid w:val="008862CD"/>
    <w:rsid w:val="0088749D"/>
    <w:rsid w:val="00891483"/>
    <w:rsid w:val="00893681"/>
    <w:rsid w:val="00893D02"/>
    <w:rsid w:val="00893DA9"/>
    <w:rsid w:val="0089437D"/>
    <w:rsid w:val="0089713D"/>
    <w:rsid w:val="0089723E"/>
    <w:rsid w:val="008972A7"/>
    <w:rsid w:val="008A2B0A"/>
    <w:rsid w:val="008A31F9"/>
    <w:rsid w:val="008A394E"/>
    <w:rsid w:val="008A4AF9"/>
    <w:rsid w:val="008A5CE6"/>
    <w:rsid w:val="008A75E7"/>
    <w:rsid w:val="008B2049"/>
    <w:rsid w:val="008B36D2"/>
    <w:rsid w:val="008B682F"/>
    <w:rsid w:val="008C1C31"/>
    <w:rsid w:val="008C306A"/>
    <w:rsid w:val="008C347C"/>
    <w:rsid w:val="008C63C6"/>
    <w:rsid w:val="008C6D7E"/>
    <w:rsid w:val="008C6F17"/>
    <w:rsid w:val="008C75C1"/>
    <w:rsid w:val="008C7603"/>
    <w:rsid w:val="008C7672"/>
    <w:rsid w:val="008C77EA"/>
    <w:rsid w:val="008D101F"/>
    <w:rsid w:val="008D15D3"/>
    <w:rsid w:val="008D2A3B"/>
    <w:rsid w:val="008D3F29"/>
    <w:rsid w:val="008D3FBC"/>
    <w:rsid w:val="008D459C"/>
    <w:rsid w:val="008D7A3A"/>
    <w:rsid w:val="008E22A9"/>
    <w:rsid w:val="008E44E5"/>
    <w:rsid w:val="008E686B"/>
    <w:rsid w:val="008E69ED"/>
    <w:rsid w:val="008E71B1"/>
    <w:rsid w:val="008F0FD3"/>
    <w:rsid w:val="008F18E0"/>
    <w:rsid w:val="008F1ECC"/>
    <w:rsid w:val="008F33BD"/>
    <w:rsid w:val="008F416F"/>
    <w:rsid w:val="008F4473"/>
    <w:rsid w:val="008F6E86"/>
    <w:rsid w:val="00901601"/>
    <w:rsid w:val="00901E21"/>
    <w:rsid w:val="00904577"/>
    <w:rsid w:val="00906B27"/>
    <w:rsid w:val="00906BA7"/>
    <w:rsid w:val="00910A9F"/>
    <w:rsid w:val="00913C95"/>
    <w:rsid w:val="009147E6"/>
    <w:rsid w:val="0091678A"/>
    <w:rsid w:val="00922EB0"/>
    <w:rsid w:val="00926971"/>
    <w:rsid w:val="00926D74"/>
    <w:rsid w:val="00927E73"/>
    <w:rsid w:val="00931071"/>
    <w:rsid w:val="00931FEF"/>
    <w:rsid w:val="009320C6"/>
    <w:rsid w:val="00932AAA"/>
    <w:rsid w:val="00937095"/>
    <w:rsid w:val="00937356"/>
    <w:rsid w:val="009375AB"/>
    <w:rsid w:val="0093760B"/>
    <w:rsid w:val="009376C7"/>
    <w:rsid w:val="009418B1"/>
    <w:rsid w:val="00941CD1"/>
    <w:rsid w:val="00942E44"/>
    <w:rsid w:val="00945637"/>
    <w:rsid w:val="00947FE3"/>
    <w:rsid w:val="00955CAE"/>
    <w:rsid w:val="00956E36"/>
    <w:rsid w:val="00957370"/>
    <w:rsid w:val="009574F1"/>
    <w:rsid w:val="00957FCA"/>
    <w:rsid w:val="00960DAD"/>
    <w:rsid w:val="00961948"/>
    <w:rsid w:val="009624B8"/>
    <w:rsid w:val="00962935"/>
    <w:rsid w:val="00962954"/>
    <w:rsid w:val="00964887"/>
    <w:rsid w:val="00964FB8"/>
    <w:rsid w:val="009650C5"/>
    <w:rsid w:val="00965E8A"/>
    <w:rsid w:val="00966089"/>
    <w:rsid w:val="00966EB4"/>
    <w:rsid w:val="00967279"/>
    <w:rsid w:val="00967428"/>
    <w:rsid w:val="00970F40"/>
    <w:rsid w:val="009710D7"/>
    <w:rsid w:val="009713C6"/>
    <w:rsid w:val="00975209"/>
    <w:rsid w:val="00975C95"/>
    <w:rsid w:val="009763D4"/>
    <w:rsid w:val="009800C3"/>
    <w:rsid w:val="00981BBE"/>
    <w:rsid w:val="00981E85"/>
    <w:rsid w:val="0098461C"/>
    <w:rsid w:val="009851EC"/>
    <w:rsid w:val="00987135"/>
    <w:rsid w:val="00987FDF"/>
    <w:rsid w:val="00990BE7"/>
    <w:rsid w:val="00993019"/>
    <w:rsid w:val="009930D8"/>
    <w:rsid w:val="00995898"/>
    <w:rsid w:val="009964EF"/>
    <w:rsid w:val="009965E8"/>
    <w:rsid w:val="009968A2"/>
    <w:rsid w:val="00996C78"/>
    <w:rsid w:val="00997B40"/>
    <w:rsid w:val="009A0CCD"/>
    <w:rsid w:val="009A1E00"/>
    <w:rsid w:val="009A46B2"/>
    <w:rsid w:val="009A501C"/>
    <w:rsid w:val="009A50A6"/>
    <w:rsid w:val="009A7519"/>
    <w:rsid w:val="009B06EA"/>
    <w:rsid w:val="009B1158"/>
    <w:rsid w:val="009B34FB"/>
    <w:rsid w:val="009B43C4"/>
    <w:rsid w:val="009B48E2"/>
    <w:rsid w:val="009B506F"/>
    <w:rsid w:val="009B6BD0"/>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9A0"/>
    <w:rsid w:val="009E1068"/>
    <w:rsid w:val="009E35C8"/>
    <w:rsid w:val="009E39F1"/>
    <w:rsid w:val="009E50DC"/>
    <w:rsid w:val="009E5FBD"/>
    <w:rsid w:val="009E6094"/>
    <w:rsid w:val="009F0497"/>
    <w:rsid w:val="009F1BCB"/>
    <w:rsid w:val="009F2E46"/>
    <w:rsid w:val="009F6356"/>
    <w:rsid w:val="009F7039"/>
    <w:rsid w:val="009F76C0"/>
    <w:rsid w:val="00A01216"/>
    <w:rsid w:val="00A03219"/>
    <w:rsid w:val="00A0402C"/>
    <w:rsid w:val="00A0406F"/>
    <w:rsid w:val="00A05F97"/>
    <w:rsid w:val="00A06EDD"/>
    <w:rsid w:val="00A1069B"/>
    <w:rsid w:val="00A1117F"/>
    <w:rsid w:val="00A1132B"/>
    <w:rsid w:val="00A12CDF"/>
    <w:rsid w:val="00A150BF"/>
    <w:rsid w:val="00A15B4F"/>
    <w:rsid w:val="00A21B9E"/>
    <w:rsid w:val="00A21C56"/>
    <w:rsid w:val="00A22613"/>
    <w:rsid w:val="00A2583D"/>
    <w:rsid w:val="00A2666E"/>
    <w:rsid w:val="00A2667D"/>
    <w:rsid w:val="00A30057"/>
    <w:rsid w:val="00A3043B"/>
    <w:rsid w:val="00A30EEC"/>
    <w:rsid w:val="00A3410D"/>
    <w:rsid w:val="00A35E3F"/>
    <w:rsid w:val="00A40119"/>
    <w:rsid w:val="00A41AE6"/>
    <w:rsid w:val="00A43809"/>
    <w:rsid w:val="00A43EAA"/>
    <w:rsid w:val="00A50454"/>
    <w:rsid w:val="00A50799"/>
    <w:rsid w:val="00A50A99"/>
    <w:rsid w:val="00A50E98"/>
    <w:rsid w:val="00A51312"/>
    <w:rsid w:val="00A5241E"/>
    <w:rsid w:val="00A53792"/>
    <w:rsid w:val="00A55A81"/>
    <w:rsid w:val="00A55B52"/>
    <w:rsid w:val="00A57D46"/>
    <w:rsid w:val="00A60D66"/>
    <w:rsid w:val="00A61220"/>
    <w:rsid w:val="00A63A2F"/>
    <w:rsid w:val="00A64663"/>
    <w:rsid w:val="00A64945"/>
    <w:rsid w:val="00A661DF"/>
    <w:rsid w:val="00A66E97"/>
    <w:rsid w:val="00A709D0"/>
    <w:rsid w:val="00A71E5D"/>
    <w:rsid w:val="00A73E54"/>
    <w:rsid w:val="00A73FD8"/>
    <w:rsid w:val="00A747AD"/>
    <w:rsid w:val="00A76FC9"/>
    <w:rsid w:val="00A81B43"/>
    <w:rsid w:val="00A8214B"/>
    <w:rsid w:val="00A83DB7"/>
    <w:rsid w:val="00A849E6"/>
    <w:rsid w:val="00A86872"/>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3055"/>
    <w:rsid w:val="00AB4893"/>
    <w:rsid w:val="00AB48C5"/>
    <w:rsid w:val="00AB65E3"/>
    <w:rsid w:val="00AC06A3"/>
    <w:rsid w:val="00AC133A"/>
    <w:rsid w:val="00AC141F"/>
    <w:rsid w:val="00AC14C8"/>
    <w:rsid w:val="00AC1DEA"/>
    <w:rsid w:val="00AC5744"/>
    <w:rsid w:val="00AD3A93"/>
    <w:rsid w:val="00AD4424"/>
    <w:rsid w:val="00AD5446"/>
    <w:rsid w:val="00AD6070"/>
    <w:rsid w:val="00AD6FE1"/>
    <w:rsid w:val="00AD773B"/>
    <w:rsid w:val="00AE0578"/>
    <w:rsid w:val="00AE1F1C"/>
    <w:rsid w:val="00AE34E0"/>
    <w:rsid w:val="00AE412B"/>
    <w:rsid w:val="00AE4808"/>
    <w:rsid w:val="00AE5408"/>
    <w:rsid w:val="00AF1700"/>
    <w:rsid w:val="00AF2A6F"/>
    <w:rsid w:val="00AF4933"/>
    <w:rsid w:val="00AF4C4A"/>
    <w:rsid w:val="00AF54C6"/>
    <w:rsid w:val="00AF5646"/>
    <w:rsid w:val="00AF668E"/>
    <w:rsid w:val="00AF67FD"/>
    <w:rsid w:val="00B01106"/>
    <w:rsid w:val="00B011AB"/>
    <w:rsid w:val="00B024B2"/>
    <w:rsid w:val="00B03092"/>
    <w:rsid w:val="00B03EF4"/>
    <w:rsid w:val="00B0470A"/>
    <w:rsid w:val="00B050D1"/>
    <w:rsid w:val="00B07D9E"/>
    <w:rsid w:val="00B10B6E"/>
    <w:rsid w:val="00B110E9"/>
    <w:rsid w:val="00B1118C"/>
    <w:rsid w:val="00B12221"/>
    <w:rsid w:val="00B12402"/>
    <w:rsid w:val="00B12D60"/>
    <w:rsid w:val="00B14CF7"/>
    <w:rsid w:val="00B157E6"/>
    <w:rsid w:val="00B17B59"/>
    <w:rsid w:val="00B17D7F"/>
    <w:rsid w:val="00B202C5"/>
    <w:rsid w:val="00B22231"/>
    <w:rsid w:val="00B22763"/>
    <w:rsid w:val="00B23B40"/>
    <w:rsid w:val="00B243F2"/>
    <w:rsid w:val="00B246A2"/>
    <w:rsid w:val="00B2490E"/>
    <w:rsid w:val="00B30100"/>
    <w:rsid w:val="00B30752"/>
    <w:rsid w:val="00B335C4"/>
    <w:rsid w:val="00B348B2"/>
    <w:rsid w:val="00B3593A"/>
    <w:rsid w:val="00B35B86"/>
    <w:rsid w:val="00B36414"/>
    <w:rsid w:val="00B3724E"/>
    <w:rsid w:val="00B416AB"/>
    <w:rsid w:val="00B4446C"/>
    <w:rsid w:val="00B445B3"/>
    <w:rsid w:val="00B4466B"/>
    <w:rsid w:val="00B44E5F"/>
    <w:rsid w:val="00B453A6"/>
    <w:rsid w:val="00B45C0B"/>
    <w:rsid w:val="00B46078"/>
    <w:rsid w:val="00B46743"/>
    <w:rsid w:val="00B46AF9"/>
    <w:rsid w:val="00B52F40"/>
    <w:rsid w:val="00B551CB"/>
    <w:rsid w:val="00B57DDF"/>
    <w:rsid w:val="00B57F29"/>
    <w:rsid w:val="00B60BCE"/>
    <w:rsid w:val="00B62A9E"/>
    <w:rsid w:val="00B62CA2"/>
    <w:rsid w:val="00B63ACE"/>
    <w:rsid w:val="00B63FFD"/>
    <w:rsid w:val="00B644CA"/>
    <w:rsid w:val="00B65604"/>
    <w:rsid w:val="00B65D53"/>
    <w:rsid w:val="00B6622C"/>
    <w:rsid w:val="00B70479"/>
    <w:rsid w:val="00B72AA6"/>
    <w:rsid w:val="00B72DFC"/>
    <w:rsid w:val="00B747C5"/>
    <w:rsid w:val="00B75690"/>
    <w:rsid w:val="00B76717"/>
    <w:rsid w:val="00B77FD0"/>
    <w:rsid w:val="00B77FF8"/>
    <w:rsid w:val="00B80154"/>
    <w:rsid w:val="00B80E0F"/>
    <w:rsid w:val="00B8137C"/>
    <w:rsid w:val="00B81667"/>
    <w:rsid w:val="00B84C77"/>
    <w:rsid w:val="00B85CFD"/>
    <w:rsid w:val="00B877C3"/>
    <w:rsid w:val="00B87AA2"/>
    <w:rsid w:val="00B902DB"/>
    <w:rsid w:val="00B90E01"/>
    <w:rsid w:val="00B91982"/>
    <w:rsid w:val="00B9306D"/>
    <w:rsid w:val="00B9415D"/>
    <w:rsid w:val="00B947EA"/>
    <w:rsid w:val="00B977DF"/>
    <w:rsid w:val="00B97875"/>
    <w:rsid w:val="00BA0003"/>
    <w:rsid w:val="00BA2805"/>
    <w:rsid w:val="00BA3A63"/>
    <w:rsid w:val="00BA612B"/>
    <w:rsid w:val="00BA6BB2"/>
    <w:rsid w:val="00BA7D05"/>
    <w:rsid w:val="00BB56A8"/>
    <w:rsid w:val="00BB5D86"/>
    <w:rsid w:val="00BB7DD6"/>
    <w:rsid w:val="00BC0DE6"/>
    <w:rsid w:val="00BC1E57"/>
    <w:rsid w:val="00BC48B3"/>
    <w:rsid w:val="00BC53EE"/>
    <w:rsid w:val="00BC5D1E"/>
    <w:rsid w:val="00BC5D92"/>
    <w:rsid w:val="00BC7F34"/>
    <w:rsid w:val="00BD1339"/>
    <w:rsid w:val="00BD6335"/>
    <w:rsid w:val="00BD6EF9"/>
    <w:rsid w:val="00BD7316"/>
    <w:rsid w:val="00BE5B09"/>
    <w:rsid w:val="00BE5E87"/>
    <w:rsid w:val="00BE613A"/>
    <w:rsid w:val="00BF08A1"/>
    <w:rsid w:val="00BF08AC"/>
    <w:rsid w:val="00BF3D2B"/>
    <w:rsid w:val="00BF633A"/>
    <w:rsid w:val="00C008C5"/>
    <w:rsid w:val="00C03B76"/>
    <w:rsid w:val="00C04E5F"/>
    <w:rsid w:val="00C10680"/>
    <w:rsid w:val="00C120DB"/>
    <w:rsid w:val="00C122F0"/>
    <w:rsid w:val="00C14D2B"/>
    <w:rsid w:val="00C15749"/>
    <w:rsid w:val="00C159A9"/>
    <w:rsid w:val="00C16894"/>
    <w:rsid w:val="00C1711B"/>
    <w:rsid w:val="00C222A4"/>
    <w:rsid w:val="00C229ED"/>
    <w:rsid w:val="00C23706"/>
    <w:rsid w:val="00C2419A"/>
    <w:rsid w:val="00C2480A"/>
    <w:rsid w:val="00C2719D"/>
    <w:rsid w:val="00C27CF2"/>
    <w:rsid w:val="00C300C0"/>
    <w:rsid w:val="00C300CE"/>
    <w:rsid w:val="00C30630"/>
    <w:rsid w:val="00C31246"/>
    <w:rsid w:val="00C34DEE"/>
    <w:rsid w:val="00C3676A"/>
    <w:rsid w:val="00C36A30"/>
    <w:rsid w:val="00C36CC2"/>
    <w:rsid w:val="00C41338"/>
    <w:rsid w:val="00C43EFD"/>
    <w:rsid w:val="00C445FE"/>
    <w:rsid w:val="00C45524"/>
    <w:rsid w:val="00C47409"/>
    <w:rsid w:val="00C475D7"/>
    <w:rsid w:val="00C5218B"/>
    <w:rsid w:val="00C52935"/>
    <w:rsid w:val="00C5568E"/>
    <w:rsid w:val="00C55FAA"/>
    <w:rsid w:val="00C6045A"/>
    <w:rsid w:val="00C6053D"/>
    <w:rsid w:val="00C6204B"/>
    <w:rsid w:val="00C62A7F"/>
    <w:rsid w:val="00C6351D"/>
    <w:rsid w:val="00C64A0B"/>
    <w:rsid w:val="00C64CAB"/>
    <w:rsid w:val="00C6648A"/>
    <w:rsid w:val="00C66B2A"/>
    <w:rsid w:val="00C67146"/>
    <w:rsid w:val="00C701EC"/>
    <w:rsid w:val="00C714E7"/>
    <w:rsid w:val="00C7234D"/>
    <w:rsid w:val="00C728BB"/>
    <w:rsid w:val="00C7388D"/>
    <w:rsid w:val="00C73931"/>
    <w:rsid w:val="00C75391"/>
    <w:rsid w:val="00C760E7"/>
    <w:rsid w:val="00C80532"/>
    <w:rsid w:val="00C810B7"/>
    <w:rsid w:val="00C8118E"/>
    <w:rsid w:val="00C815A4"/>
    <w:rsid w:val="00C8256C"/>
    <w:rsid w:val="00C83D28"/>
    <w:rsid w:val="00C85301"/>
    <w:rsid w:val="00C857C1"/>
    <w:rsid w:val="00C85CF3"/>
    <w:rsid w:val="00C863A7"/>
    <w:rsid w:val="00C90928"/>
    <w:rsid w:val="00C94902"/>
    <w:rsid w:val="00C94A6A"/>
    <w:rsid w:val="00C94C83"/>
    <w:rsid w:val="00C9509F"/>
    <w:rsid w:val="00C96FBB"/>
    <w:rsid w:val="00C97721"/>
    <w:rsid w:val="00CA0CB2"/>
    <w:rsid w:val="00CA2CF5"/>
    <w:rsid w:val="00CA393B"/>
    <w:rsid w:val="00CA4B06"/>
    <w:rsid w:val="00CA5500"/>
    <w:rsid w:val="00CB060F"/>
    <w:rsid w:val="00CB3040"/>
    <w:rsid w:val="00CB3155"/>
    <w:rsid w:val="00CB4C4A"/>
    <w:rsid w:val="00CB58A3"/>
    <w:rsid w:val="00CB71D0"/>
    <w:rsid w:val="00CB7634"/>
    <w:rsid w:val="00CB7676"/>
    <w:rsid w:val="00CB787E"/>
    <w:rsid w:val="00CC1088"/>
    <w:rsid w:val="00CC2409"/>
    <w:rsid w:val="00CC29A8"/>
    <w:rsid w:val="00CC35AC"/>
    <w:rsid w:val="00CC3A81"/>
    <w:rsid w:val="00CC57F4"/>
    <w:rsid w:val="00CC6F61"/>
    <w:rsid w:val="00CD425D"/>
    <w:rsid w:val="00CD624D"/>
    <w:rsid w:val="00CE264C"/>
    <w:rsid w:val="00CE3719"/>
    <w:rsid w:val="00CE478D"/>
    <w:rsid w:val="00CE6BC5"/>
    <w:rsid w:val="00CE7094"/>
    <w:rsid w:val="00CE74F1"/>
    <w:rsid w:val="00CE7F8E"/>
    <w:rsid w:val="00CF0D92"/>
    <w:rsid w:val="00CF2211"/>
    <w:rsid w:val="00CF3D7B"/>
    <w:rsid w:val="00CF71D3"/>
    <w:rsid w:val="00CF723E"/>
    <w:rsid w:val="00D010DB"/>
    <w:rsid w:val="00D014B3"/>
    <w:rsid w:val="00D015FC"/>
    <w:rsid w:val="00D0250C"/>
    <w:rsid w:val="00D0255F"/>
    <w:rsid w:val="00D02C88"/>
    <w:rsid w:val="00D0397D"/>
    <w:rsid w:val="00D052F4"/>
    <w:rsid w:val="00D06104"/>
    <w:rsid w:val="00D07B08"/>
    <w:rsid w:val="00D1036D"/>
    <w:rsid w:val="00D10470"/>
    <w:rsid w:val="00D110DD"/>
    <w:rsid w:val="00D14B44"/>
    <w:rsid w:val="00D14F6D"/>
    <w:rsid w:val="00D1500C"/>
    <w:rsid w:val="00D16F30"/>
    <w:rsid w:val="00D177D0"/>
    <w:rsid w:val="00D17870"/>
    <w:rsid w:val="00D1794F"/>
    <w:rsid w:val="00D20C68"/>
    <w:rsid w:val="00D22A5C"/>
    <w:rsid w:val="00D22E99"/>
    <w:rsid w:val="00D238DF"/>
    <w:rsid w:val="00D24E78"/>
    <w:rsid w:val="00D25F9F"/>
    <w:rsid w:val="00D260BB"/>
    <w:rsid w:val="00D26EAA"/>
    <w:rsid w:val="00D26F6B"/>
    <w:rsid w:val="00D27115"/>
    <w:rsid w:val="00D303CB"/>
    <w:rsid w:val="00D31360"/>
    <w:rsid w:val="00D31A47"/>
    <w:rsid w:val="00D3293F"/>
    <w:rsid w:val="00D347BC"/>
    <w:rsid w:val="00D354CE"/>
    <w:rsid w:val="00D4012C"/>
    <w:rsid w:val="00D40C88"/>
    <w:rsid w:val="00D41A96"/>
    <w:rsid w:val="00D42F32"/>
    <w:rsid w:val="00D432CF"/>
    <w:rsid w:val="00D432EA"/>
    <w:rsid w:val="00D453F8"/>
    <w:rsid w:val="00D47675"/>
    <w:rsid w:val="00D5030E"/>
    <w:rsid w:val="00D526C2"/>
    <w:rsid w:val="00D52DC0"/>
    <w:rsid w:val="00D552CA"/>
    <w:rsid w:val="00D559F8"/>
    <w:rsid w:val="00D6169B"/>
    <w:rsid w:val="00D6234F"/>
    <w:rsid w:val="00D62D31"/>
    <w:rsid w:val="00D63D2E"/>
    <w:rsid w:val="00D64654"/>
    <w:rsid w:val="00D65A70"/>
    <w:rsid w:val="00D70473"/>
    <w:rsid w:val="00D7206F"/>
    <w:rsid w:val="00D72636"/>
    <w:rsid w:val="00D74755"/>
    <w:rsid w:val="00D77B8F"/>
    <w:rsid w:val="00D813A7"/>
    <w:rsid w:val="00D820F9"/>
    <w:rsid w:val="00D82B77"/>
    <w:rsid w:val="00D83660"/>
    <w:rsid w:val="00D83A78"/>
    <w:rsid w:val="00D85EEC"/>
    <w:rsid w:val="00D87733"/>
    <w:rsid w:val="00D9065C"/>
    <w:rsid w:val="00D91D57"/>
    <w:rsid w:val="00D92E9C"/>
    <w:rsid w:val="00D938F5"/>
    <w:rsid w:val="00D969B5"/>
    <w:rsid w:val="00D97F51"/>
    <w:rsid w:val="00DA1580"/>
    <w:rsid w:val="00DA2986"/>
    <w:rsid w:val="00DA388E"/>
    <w:rsid w:val="00DA4F47"/>
    <w:rsid w:val="00DA66CC"/>
    <w:rsid w:val="00DB18B3"/>
    <w:rsid w:val="00DB3499"/>
    <w:rsid w:val="00DB413A"/>
    <w:rsid w:val="00DB4B2B"/>
    <w:rsid w:val="00DB566A"/>
    <w:rsid w:val="00DB65A2"/>
    <w:rsid w:val="00DB6699"/>
    <w:rsid w:val="00DC1A28"/>
    <w:rsid w:val="00DC27CF"/>
    <w:rsid w:val="00DC2F5B"/>
    <w:rsid w:val="00DC381C"/>
    <w:rsid w:val="00DC4690"/>
    <w:rsid w:val="00DC6999"/>
    <w:rsid w:val="00DC77C5"/>
    <w:rsid w:val="00DC7C74"/>
    <w:rsid w:val="00DD27E4"/>
    <w:rsid w:val="00DD6ADB"/>
    <w:rsid w:val="00DD7998"/>
    <w:rsid w:val="00DE017B"/>
    <w:rsid w:val="00DE0DCD"/>
    <w:rsid w:val="00DE0F26"/>
    <w:rsid w:val="00DE47D8"/>
    <w:rsid w:val="00DE507A"/>
    <w:rsid w:val="00DE58C1"/>
    <w:rsid w:val="00DE5927"/>
    <w:rsid w:val="00DE63AF"/>
    <w:rsid w:val="00DE7355"/>
    <w:rsid w:val="00DE73F4"/>
    <w:rsid w:val="00DE7478"/>
    <w:rsid w:val="00DF0483"/>
    <w:rsid w:val="00DF123F"/>
    <w:rsid w:val="00DF1CE4"/>
    <w:rsid w:val="00DF25D4"/>
    <w:rsid w:val="00DF4696"/>
    <w:rsid w:val="00DF4DCD"/>
    <w:rsid w:val="00DF5069"/>
    <w:rsid w:val="00DF6E7C"/>
    <w:rsid w:val="00E00888"/>
    <w:rsid w:val="00E01A1D"/>
    <w:rsid w:val="00E027D5"/>
    <w:rsid w:val="00E047BA"/>
    <w:rsid w:val="00E10D27"/>
    <w:rsid w:val="00E113CC"/>
    <w:rsid w:val="00E12D32"/>
    <w:rsid w:val="00E13CD9"/>
    <w:rsid w:val="00E15915"/>
    <w:rsid w:val="00E15CF4"/>
    <w:rsid w:val="00E164BA"/>
    <w:rsid w:val="00E21115"/>
    <w:rsid w:val="00E212DF"/>
    <w:rsid w:val="00E23F63"/>
    <w:rsid w:val="00E245F1"/>
    <w:rsid w:val="00E24EAD"/>
    <w:rsid w:val="00E2554E"/>
    <w:rsid w:val="00E2577C"/>
    <w:rsid w:val="00E25CF3"/>
    <w:rsid w:val="00E25DC5"/>
    <w:rsid w:val="00E26691"/>
    <w:rsid w:val="00E26E5E"/>
    <w:rsid w:val="00E2729E"/>
    <w:rsid w:val="00E276AB"/>
    <w:rsid w:val="00E27E14"/>
    <w:rsid w:val="00E322A4"/>
    <w:rsid w:val="00E33E99"/>
    <w:rsid w:val="00E34E7A"/>
    <w:rsid w:val="00E358E6"/>
    <w:rsid w:val="00E36463"/>
    <w:rsid w:val="00E409EC"/>
    <w:rsid w:val="00E41C86"/>
    <w:rsid w:val="00E4229C"/>
    <w:rsid w:val="00E43363"/>
    <w:rsid w:val="00E44640"/>
    <w:rsid w:val="00E46077"/>
    <w:rsid w:val="00E474D8"/>
    <w:rsid w:val="00E5055B"/>
    <w:rsid w:val="00E51274"/>
    <w:rsid w:val="00E540E8"/>
    <w:rsid w:val="00E54808"/>
    <w:rsid w:val="00E54BBB"/>
    <w:rsid w:val="00E56207"/>
    <w:rsid w:val="00E56652"/>
    <w:rsid w:val="00E56D9A"/>
    <w:rsid w:val="00E6058E"/>
    <w:rsid w:val="00E60B2F"/>
    <w:rsid w:val="00E6507A"/>
    <w:rsid w:val="00E65A92"/>
    <w:rsid w:val="00E6760A"/>
    <w:rsid w:val="00E7006D"/>
    <w:rsid w:val="00E72663"/>
    <w:rsid w:val="00E73F5A"/>
    <w:rsid w:val="00E7441A"/>
    <w:rsid w:val="00E74745"/>
    <w:rsid w:val="00E8187B"/>
    <w:rsid w:val="00E849B0"/>
    <w:rsid w:val="00E85F6D"/>
    <w:rsid w:val="00E867AA"/>
    <w:rsid w:val="00E8757C"/>
    <w:rsid w:val="00E87C19"/>
    <w:rsid w:val="00E900C6"/>
    <w:rsid w:val="00E9101C"/>
    <w:rsid w:val="00E91341"/>
    <w:rsid w:val="00E92792"/>
    <w:rsid w:val="00E92DA2"/>
    <w:rsid w:val="00E934C9"/>
    <w:rsid w:val="00E94612"/>
    <w:rsid w:val="00E9567D"/>
    <w:rsid w:val="00E95B20"/>
    <w:rsid w:val="00E97342"/>
    <w:rsid w:val="00E977A7"/>
    <w:rsid w:val="00EA01C6"/>
    <w:rsid w:val="00EA1EF2"/>
    <w:rsid w:val="00EA2B69"/>
    <w:rsid w:val="00EA497B"/>
    <w:rsid w:val="00EA4EAB"/>
    <w:rsid w:val="00EB3134"/>
    <w:rsid w:val="00EB41AF"/>
    <w:rsid w:val="00EB4E3A"/>
    <w:rsid w:val="00EB6ECE"/>
    <w:rsid w:val="00EB717B"/>
    <w:rsid w:val="00EB7C0D"/>
    <w:rsid w:val="00EC0C7E"/>
    <w:rsid w:val="00EC1504"/>
    <w:rsid w:val="00EC1A1B"/>
    <w:rsid w:val="00EC2CA2"/>
    <w:rsid w:val="00EC3D24"/>
    <w:rsid w:val="00EC41A6"/>
    <w:rsid w:val="00EC4654"/>
    <w:rsid w:val="00EC4A6B"/>
    <w:rsid w:val="00EC4F0D"/>
    <w:rsid w:val="00EC57AE"/>
    <w:rsid w:val="00ED2A8C"/>
    <w:rsid w:val="00ED3A6B"/>
    <w:rsid w:val="00ED45CD"/>
    <w:rsid w:val="00ED4FCE"/>
    <w:rsid w:val="00ED56BA"/>
    <w:rsid w:val="00ED58BF"/>
    <w:rsid w:val="00ED664F"/>
    <w:rsid w:val="00EE1969"/>
    <w:rsid w:val="00EE19AF"/>
    <w:rsid w:val="00EE3DD8"/>
    <w:rsid w:val="00EE4E68"/>
    <w:rsid w:val="00EE6447"/>
    <w:rsid w:val="00EF12BE"/>
    <w:rsid w:val="00EF1638"/>
    <w:rsid w:val="00EF1EE0"/>
    <w:rsid w:val="00EF7604"/>
    <w:rsid w:val="00EF7F54"/>
    <w:rsid w:val="00F0016C"/>
    <w:rsid w:val="00F005EA"/>
    <w:rsid w:val="00F02275"/>
    <w:rsid w:val="00F02A1F"/>
    <w:rsid w:val="00F10069"/>
    <w:rsid w:val="00F10728"/>
    <w:rsid w:val="00F11416"/>
    <w:rsid w:val="00F11507"/>
    <w:rsid w:val="00F11772"/>
    <w:rsid w:val="00F125BA"/>
    <w:rsid w:val="00F126B3"/>
    <w:rsid w:val="00F145AB"/>
    <w:rsid w:val="00F14B6F"/>
    <w:rsid w:val="00F16960"/>
    <w:rsid w:val="00F1796B"/>
    <w:rsid w:val="00F17BCC"/>
    <w:rsid w:val="00F22134"/>
    <w:rsid w:val="00F232E6"/>
    <w:rsid w:val="00F24868"/>
    <w:rsid w:val="00F253F3"/>
    <w:rsid w:val="00F26193"/>
    <w:rsid w:val="00F275E4"/>
    <w:rsid w:val="00F330D6"/>
    <w:rsid w:val="00F36B43"/>
    <w:rsid w:val="00F37A81"/>
    <w:rsid w:val="00F37DF3"/>
    <w:rsid w:val="00F401FE"/>
    <w:rsid w:val="00F40603"/>
    <w:rsid w:val="00F40FF1"/>
    <w:rsid w:val="00F413E3"/>
    <w:rsid w:val="00F43E15"/>
    <w:rsid w:val="00F45971"/>
    <w:rsid w:val="00F51658"/>
    <w:rsid w:val="00F529D0"/>
    <w:rsid w:val="00F530D3"/>
    <w:rsid w:val="00F53A37"/>
    <w:rsid w:val="00F55350"/>
    <w:rsid w:val="00F602FC"/>
    <w:rsid w:val="00F60CB5"/>
    <w:rsid w:val="00F60ED5"/>
    <w:rsid w:val="00F60FA0"/>
    <w:rsid w:val="00F61343"/>
    <w:rsid w:val="00F62681"/>
    <w:rsid w:val="00F635D5"/>
    <w:rsid w:val="00F673A4"/>
    <w:rsid w:val="00F67F30"/>
    <w:rsid w:val="00F67FAF"/>
    <w:rsid w:val="00F71891"/>
    <w:rsid w:val="00F726B3"/>
    <w:rsid w:val="00F73C92"/>
    <w:rsid w:val="00F7417A"/>
    <w:rsid w:val="00F74C67"/>
    <w:rsid w:val="00F74E20"/>
    <w:rsid w:val="00F75921"/>
    <w:rsid w:val="00F75BB4"/>
    <w:rsid w:val="00F7664A"/>
    <w:rsid w:val="00F76A21"/>
    <w:rsid w:val="00F77BBD"/>
    <w:rsid w:val="00F810BC"/>
    <w:rsid w:val="00F816E6"/>
    <w:rsid w:val="00F82A3D"/>
    <w:rsid w:val="00F83EB8"/>
    <w:rsid w:val="00F858D7"/>
    <w:rsid w:val="00F85BD9"/>
    <w:rsid w:val="00F85D98"/>
    <w:rsid w:val="00F8709D"/>
    <w:rsid w:val="00F87B8A"/>
    <w:rsid w:val="00F9229D"/>
    <w:rsid w:val="00F92FFA"/>
    <w:rsid w:val="00F93FBF"/>
    <w:rsid w:val="00F94241"/>
    <w:rsid w:val="00F948F1"/>
    <w:rsid w:val="00F95869"/>
    <w:rsid w:val="00F95E55"/>
    <w:rsid w:val="00F967FC"/>
    <w:rsid w:val="00FA2AA1"/>
    <w:rsid w:val="00FA32F1"/>
    <w:rsid w:val="00FA3C0D"/>
    <w:rsid w:val="00FA7D69"/>
    <w:rsid w:val="00FB047A"/>
    <w:rsid w:val="00FB2CF3"/>
    <w:rsid w:val="00FB38F3"/>
    <w:rsid w:val="00FB565C"/>
    <w:rsid w:val="00FB6198"/>
    <w:rsid w:val="00FB6D47"/>
    <w:rsid w:val="00FC0113"/>
    <w:rsid w:val="00FC1502"/>
    <w:rsid w:val="00FC2324"/>
    <w:rsid w:val="00FC2775"/>
    <w:rsid w:val="00FC2AF9"/>
    <w:rsid w:val="00FC4A16"/>
    <w:rsid w:val="00FC54B4"/>
    <w:rsid w:val="00FC63C4"/>
    <w:rsid w:val="00FD0B8D"/>
    <w:rsid w:val="00FD0EEF"/>
    <w:rsid w:val="00FD1267"/>
    <w:rsid w:val="00FD1D68"/>
    <w:rsid w:val="00FD2913"/>
    <w:rsid w:val="00FD60C1"/>
    <w:rsid w:val="00FD60FA"/>
    <w:rsid w:val="00FE019E"/>
    <w:rsid w:val="00FE0321"/>
    <w:rsid w:val="00FE0EA2"/>
    <w:rsid w:val="00FE342D"/>
    <w:rsid w:val="00FE437A"/>
    <w:rsid w:val="00FE567E"/>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71C937"/>
  <w15:docId w15:val="{3C2591F7-D86E-40E9-A3DB-41CECD56F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customStyle="1" w:styleId="UnresolvedMention">
    <w:name w:val="Unresolved Mention"/>
    <w:basedOn w:val="DefaultParagraphFont"/>
    <w:uiPriority w:val="99"/>
    <w:semiHidden/>
    <w:unhideWhenUsed/>
    <w:rsid w:val="00B84C77"/>
    <w:rPr>
      <w:color w:val="605E5C"/>
      <w:shd w:val="clear" w:color="auto" w:fill="E1DFDD"/>
    </w:rPr>
  </w:style>
  <w:style w:type="character" w:styleId="LineNumber">
    <w:name w:val="line number"/>
    <w:basedOn w:val="DefaultParagraphFont"/>
    <w:uiPriority w:val="99"/>
    <w:semiHidden/>
    <w:unhideWhenUsed/>
    <w:rsid w:val="003D7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cbi.nlm.nih.gov/pmc/articles/PMC383296/" TargetMode="External"/><Relationship Id="rId2" Type="http://schemas.openxmlformats.org/officeDocument/2006/relationships/hyperlink" Target="https://www.cell.com/cell-genomics/pdf/S2666-979X(23)00334-8.pdf" TargetMode="External"/><Relationship Id="rId1" Type="http://schemas.openxmlformats.org/officeDocument/2006/relationships/hyperlink" Target="https://academic.oup.com/sysbio/article/70/3/593/6017180" TargetMode="External"/><Relationship Id="rId5" Type="http://schemas.openxmlformats.org/officeDocument/2006/relationships/hyperlink" Target="https://royalsocietypublishing.org/doi/10.1098/rstb.2016.0469" TargetMode="External"/><Relationship Id="rId4" Type="http://schemas.openxmlformats.org/officeDocument/2006/relationships/hyperlink" Target="https://academic.oup.com/mbe/article/33/4/928/2579342?login=true"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doi.org/10.5061/dryad.866t1g1wq" TargetMode="Externa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paleodb.org/" TargetMode="External"/><Relationship Id="rId7" Type="http://schemas.openxmlformats.org/officeDocument/2006/relationships/endnotes" Target="endnotes.xml"/><Relationship Id="rId12" Type="http://schemas.openxmlformats.org/officeDocument/2006/relationships/hyperlink" Target="https://github.com/dwinter/pafr"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oodest-goodlab/pseudo-it"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www.repeatmasker.org" TargetMode="External"/><Relationship Id="rId28" Type="http://schemas.microsoft.com/office/2018/08/relationships/commentsExtensible" Target="commentsExtensible.xml"/><Relationship Id="rId10" Type="http://schemas.openxmlformats.org/officeDocument/2006/relationships/hyperlink" Target="mailto:gthomas@fas.harvard.edu" TargetMode="Externa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gwct/murine-discordance" TargetMode="External"/><Relationship Id="rId22" Type="http://schemas.openxmlformats.org/officeDocument/2006/relationships/hyperlink" Target="http://www.robertlanfear.com/blog/files/concordance_factors.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C2E97-2DFD-4F0B-B4E8-7343E9358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42</Pages>
  <Words>28411</Words>
  <Characters>161947</Characters>
  <Application>Microsoft Office Word</Application>
  <DocSecurity>0</DocSecurity>
  <Lines>1349</Lines>
  <Paragraphs>379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Jeremy B. Searle</cp:lastModifiedBy>
  <cp:revision>7</cp:revision>
  <cp:lastPrinted>2024-06-07T19:36:00Z</cp:lastPrinted>
  <dcterms:created xsi:type="dcterms:W3CDTF">2024-08-02T21:50:00Z</dcterms:created>
  <dcterms:modified xsi:type="dcterms:W3CDTF">2024-08-02T23:14:00Z</dcterms:modified>
</cp:coreProperties>
</file>