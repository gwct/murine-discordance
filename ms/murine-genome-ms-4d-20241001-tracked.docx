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126F6" w14:textId="77F3A552"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 xml:space="preserve">in </w:t>
      </w:r>
      <w:del w:id="0" w:author="Thomas, Gregg" w:date="2024-10-01T11:00:00Z" w16du:dateUtc="2024-10-01T15:00:00Z">
        <w:r w:rsidR="00BE5B09" w:rsidRPr="00004FE6">
          <w:rPr>
            <w:rFonts w:ascii="Times New Roman" w:hAnsi="Times New Roman" w:cs="Times New Roman"/>
            <w:b/>
            <w:bCs/>
            <w:sz w:val="24"/>
            <w:szCs w:val="24"/>
          </w:rPr>
          <w:delText>Old World mice and rats</w:delText>
        </w:r>
      </w:del>
      <w:ins w:id="1" w:author="Thomas, Gregg" w:date="2024-10-01T11:00:00Z" w16du:dateUtc="2024-10-01T15:00:00Z">
        <w:r w:rsidR="004707B4">
          <w:rPr>
            <w:rFonts w:ascii="Times New Roman" w:hAnsi="Times New Roman" w:cs="Times New Roman"/>
            <w:b/>
            <w:bCs/>
            <w:sz w:val="24"/>
            <w:szCs w:val="24"/>
          </w:rPr>
          <w:t>murine</w:t>
        </w:r>
        <w:r w:rsidR="00BE5B09" w:rsidRPr="00004FE6">
          <w:rPr>
            <w:rFonts w:ascii="Times New Roman" w:hAnsi="Times New Roman" w:cs="Times New Roman"/>
            <w:b/>
            <w:bCs/>
            <w:sz w:val="24"/>
            <w:szCs w:val="24"/>
          </w:rPr>
          <w:t xml:space="preserve"> </w:t>
        </w:r>
        <w:r w:rsidR="00405C93">
          <w:rPr>
            <w:rFonts w:ascii="Times New Roman" w:hAnsi="Times New Roman" w:cs="Times New Roman"/>
            <w:b/>
            <w:bCs/>
            <w:sz w:val="24"/>
            <w:szCs w:val="24"/>
          </w:rPr>
          <w:t>rodents</w:t>
        </w:r>
      </w:ins>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proofErr w:type="gramStart"/>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proofErr w:type="gramEnd"/>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8"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0EDBEA22"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0E5705">
        <w:rPr>
          <w:rFonts w:ascii="Times New Roman" w:hAnsi="Times New Roman" w:cs="Times New Roman"/>
          <w:sz w:val="24"/>
          <w:szCs w:val="24"/>
        </w:rPr>
        <w:t>rodents</w:t>
      </w:r>
      <w:r w:rsidR="0089437D">
        <w:rPr>
          <w:rFonts w:ascii="Times New Roman" w:hAnsi="Times New Roman" w:cs="Times New Roman"/>
          <w:sz w:val="24"/>
          <w:szCs w:val="24"/>
        </w:rPr>
        <w:t xml:space="preserve"> </w:t>
      </w:r>
      <w:del w:id="2" w:author="Thomas, Gregg" w:date="2024-10-01T11:00:00Z" w16du:dateUtc="2024-10-01T15:00:00Z">
        <w:r w:rsidR="00D0250C">
          <w:rPr>
            <w:rFonts w:ascii="Times New Roman" w:hAnsi="Times New Roman" w:cs="Times New Roman"/>
            <w:sz w:val="24"/>
            <w:szCs w:val="24"/>
          </w:rPr>
          <w:delText>(Old World mice and rats)</w:delText>
        </w:r>
        <w:r w:rsidR="0089437D">
          <w:rPr>
            <w:rFonts w:ascii="Times New Roman" w:hAnsi="Times New Roman" w:cs="Times New Roman"/>
            <w:sz w:val="24"/>
            <w:szCs w:val="24"/>
          </w:rPr>
          <w:delText xml:space="preserve"> </w:delText>
        </w:r>
      </w:del>
      <w:r w:rsidR="0089437D">
        <w:rPr>
          <w:rFonts w:ascii="Times New Roman" w:hAnsi="Times New Roman" w:cs="Times New Roman"/>
          <w:sz w:val="24"/>
          <w:szCs w:val="24"/>
        </w:rPr>
        <w:t xml:space="preserve">–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gave rise to the</w:t>
      </w:r>
      <w:ins w:id="3" w:author="Thomas, Gregg" w:date="2024-10-01T11:00:00Z" w16du:dateUtc="2024-10-01T15:00:00Z">
        <w:r w:rsidR="00893681">
          <w:rPr>
            <w:rFonts w:ascii="Times New Roman" w:hAnsi="Times New Roman" w:cs="Times New Roman"/>
            <w:sz w:val="24"/>
            <w:szCs w:val="24"/>
          </w:rPr>
          <w:t xml:space="preserve"> </w:t>
        </w:r>
        <w:r w:rsidR="0042542A">
          <w:rPr>
            <w:rFonts w:ascii="Times New Roman" w:hAnsi="Times New Roman" w:cs="Times New Roman"/>
            <w:sz w:val="24"/>
            <w:szCs w:val="24"/>
          </w:rPr>
          <w:t>laboratory</w:t>
        </w:r>
      </w:ins>
      <w:r w:rsidR="0042542A">
        <w:rPr>
          <w:rFonts w:ascii="Times New Roman" w:hAnsi="Times New Roman" w:cs="Times New Roman"/>
          <w:sz w:val="24"/>
          <w:szCs w:val="24"/>
        </w:rPr>
        <w:t xml:space="preserve">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ins w:id="4" w:author="Thomas, Gregg" w:date="2024-10-01T11:00:00Z" w16du:dateUtc="2024-10-01T15:00:00Z">
        <w:r w:rsidR="00A03219">
          <w:rPr>
            <w:rFonts w:ascii="Times New Roman" w:hAnsi="Times New Roman" w:cs="Times New Roman"/>
            <w:sz w:val="24"/>
            <w:szCs w:val="24"/>
          </w:rPr>
          <w:t xml:space="preserve">time-calibrated </w:t>
        </w:r>
      </w:ins>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del w:id="5" w:author="Thomas, Gregg" w:date="2024-10-01T11:00:00Z" w16du:dateUtc="2024-10-01T15:00:00Z">
        <w:r w:rsidR="00796392">
          <w:rPr>
            <w:rFonts w:ascii="Times New Roman" w:hAnsi="Times New Roman" w:cs="Times New Roman"/>
            <w:sz w:val="24"/>
            <w:szCs w:val="24"/>
          </w:rPr>
          <w:delText>and</w:delText>
        </w:r>
      </w:del>
      <w:ins w:id="6" w:author="Thomas, Gregg" w:date="2024-10-01T11:00:00Z" w16du:dateUtc="2024-10-01T15:00:00Z">
        <w:r w:rsidR="00A03219">
          <w:rPr>
            <w:rFonts w:ascii="Times New Roman" w:hAnsi="Times New Roman" w:cs="Times New Roman"/>
            <w:sz w:val="24"/>
            <w:szCs w:val="24"/>
          </w:rPr>
          <w:t>across 12 million years of divergence. We</w:t>
        </w:r>
      </w:ins>
      <w:r w:rsidR="00A03219">
        <w:rPr>
          <w:rFonts w:ascii="Times New Roman" w:hAnsi="Times New Roman" w:cs="Times New Roman"/>
          <w:sz w:val="24"/>
          <w:szCs w:val="24"/>
        </w:rPr>
        <w:t xml:space="preserve"> </w:t>
      </w:r>
      <w:r w:rsidR="00E4229C">
        <w:rPr>
          <w:rFonts w:ascii="Times New Roman" w:hAnsi="Times New Roman" w:cs="Times New Roman"/>
          <w:sz w:val="24"/>
          <w:szCs w:val="24"/>
        </w:rPr>
        <w:t xml:space="preserve">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del w:id="7" w:author="Thomas, Gregg" w:date="2024-10-01T11:00:00Z" w16du:dateUtc="2024-10-01T15:00:00Z">
        <w:r w:rsidR="003C2652">
          <w:rPr>
            <w:rFonts w:ascii="Times New Roman" w:hAnsi="Times New Roman" w:cs="Times New Roman"/>
            <w:sz w:val="24"/>
            <w:szCs w:val="24"/>
          </w:rPr>
          <w:delText>.</w:delText>
        </w:r>
        <w:r w:rsidR="00727C10">
          <w:rPr>
            <w:rFonts w:ascii="Times New Roman" w:hAnsi="Times New Roman" w:cs="Times New Roman"/>
            <w:sz w:val="24"/>
            <w:szCs w:val="24"/>
          </w:rPr>
          <w:delText xml:space="preserve"> </w:delText>
        </w:r>
        <w:r w:rsidR="00247FEB">
          <w:rPr>
            <w:rFonts w:ascii="Times New Roman" w:hAnsi="Times New Roman" w:cs="Times New Roman"/>
            <w:sz w:val="24"/>
            <w:szCs w:val="24"/>
          </w:rPr>
          <w:delText>While we f</w:delText>
        </w:r>
        <w:r w:rsidR="00981BBE">
          <w:rPr>
            <w:rFonts w:ascii="Times New Roman" w:hAnsi="Times New Roman" w:cs="Times New Roman"/>
            <w:sz w:val="24"/>
            <w:szCs w:val="24"/>
          </w:rPr>
          <w:delText>ou</w:delText>
        </w:r>
        <w:r w:rsidR="00247FEB">
          <w:rPr>
            <w:rFonts w:ascii="Times New Roman" w:hAnsi="Times New Roman" w:cs="Times New Roman"/>
            <w:sz w:val="24"/>
            <w:szCs w:val="24"/>
          </w:rPr>
          <w:delText>nd</w:delText>
        </w:r>
      </w:del>
      <w:ins w:id="8" w:author="Thomas, Gregg" w:date="2024-10-01T11:00:00Z" w16du:dateUtc="2024-10-01T15:00:00Z">
        <w:r w:rsidR="00734B4F">
          <w:rPr>
            <w:rFonts w:ascii="Times New Roman" w:hAnsi="Times New Roman" w:cs="Times New Roman"/>
            <w:sz w:val="24"/>
            <w:szCs w:val="24"/>
          </w:rPr>
          <w:t>,</w:t>
        </w:r>
        <w:r w:rsidR="00A03219">
          <w:rPr>
            <w:rFonts w:ascii="Times New Roman" w:hAnsi="Times New Roman" w:cs="Times New Roman"/>
            <w:sz w:val="24"/>
            <w:szCs w:val="24"/>
          </w:rPr>
          <w:t xml:space="preserve"> but</w:t>
        </w:r>
      </w:ins>
      <w:r w:rsidR="00A03219">
        <w:rPr>
          <w:rFonts w:ascii="Times New Roman" w:hAnsi="Times New Roman" w:cs="Times New Roman"/>
          <w:sz w:val="24"/>
          <w:szCs w:val="24"/>
        </w:rPr>
        <w:t xml:space="preserve">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ins w:id="9" w:author="Thomas, Gregg" w:date="2024-10-01T11:00:00Z" w16du:dateUtc="2024-10-01T15:00:00Z">
        <w:r w:rsidR="00A03219">
          <w:rPr>
            <w:rFonts w:ascii="Times New Roman" w:hAnsi="Times New Roman" w:cs="Times New Roman"/>
            <w:sz w:val="24"/>
            <w:szCs w:val="24"/>
          </w:rPr>
          <w:t>. However</w:t>
        </w:r>
      </w:ins>
      <w:r w:rsidR="0051283D">
        <w:rPr>
          <w:rFonts w:ascii="Times New Roman" w:hAnsi="Times New Roman" w:cs="Times New Roman"/>
          <w:sz w:val="24"/>
          <w:szCs w:val="24"/>
        </w:rPr>
        <w:t>,</w:t>
      </w:r>
      <w:r w:rsidR="00247FEB">
        <w:rPr>
          <w:rFonts w:ascii="Times New Roman" w:hAnsi="Times New Roman" w:cs="Times New Roman"/>
          <w:sz w:val="24"/>
          <w:szCs w:val="24"/>
        </w:rPr>
        <w:t xml:space="preserve"> 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w:t>
      </w:r>
      <w:ins w:id="10" w:author="Thomas, Gregg" w:date="2024-10-01T11:00:00Z" w16du:dateUtc="2024-10-01T15:00:00Z">
        <w:r w:rsidR="00734B4F">
          <w:rPr>
            <w:rFonts w:ascii="Times New Roman" w:hAnsi="Times New Roman" w:cs="Times New Roman"/>
            <w:sz w:val="24"/>
            <w:szCs w:val="24"/>
          </w:rPr>
          <w:t xml:space="preserve">appreciably </w:t>
        </w:r>
      </w:ins>
      <w:r w:rsidR="00E10D27">
        <w:rPr>
          <w:rFonts w:ascii="Times New Roman" w:hAnsi="Times New Roman" w:cs="Times New Roman"/>
          <w:sz w:val="24"/>
          <w:szCs w:val="24"/>
        </w:rPr>
        <w:t xml:space="preserve">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43530F2E" w14:textId="77777777" w:rsidR="009548FD" w:rsidRDefault="009548FD" w:rsidP="005F6398">
      <w:pPr>
        <w:spacing w:after="160" w:line="259" w:lineRule="auto"/>
        <w:jc w:val="both"/>
        <w:rPr>
          <w:ins w:id="11" w:author="Thomas, Gregg [2]" w:date="2024-10-16T09:45:00Z" w16du:dateUtc="2024-10-16T13:45:00Z"/>
          <w:rFonts w:ascii="Times New Roman" w:hAnsi="Times New Roman" w:cs="Times New Roman"/>
          <w:b/>
          <w:bCs/>
          <w:sz w:val="24"/>
          <w:szCs w:val="24"/>
        </w:rPr>
      </w:pPr>
    </w:p>
    <w:p w14:paraId="16CB58D1" w14:textId="77777777" w:rsidR="009548FD" w:rsidRDefault="009548FD" w:rsidP="005F6398">
      <w:pPr>
        <w:spacing w:after="160" w:line="259" w:lineRule="auto"/>
        <w:jc w:val="both"/>
        <w:rPr>
          <w:ins w:id="12" w:author="Thomas, Gregg [2]" w:date="2024-10-16T09:46:00Z" w16du:dateUtc="2024-10-16T13:46:00Z"/>
          <w:rFonts w:ascii="Times New Roman" w:hAnsi="Times New Roman" w:cs="Times New Roman"/>
          <w:i/>
          <w:iCs/>
          <w:sz w:val="24"/>
          <w:szCs w:val="24"/>
        </w:rPr>
      </w:pPr>
      <w:ins w:id="13" w:author="Thomas, Gregg [2]" w:date="2024-10-16T09:45:00Z" w16du:dateUtc="2024-10-16T13:45:00Z">
        <w:r>
          <w:rPr>
            <w:rFonts w:ascii="Times New Roman" w:hAnsi="Times New Roman" w:cs="Times New Roman"/>
            <w:b/>
            <w:bCs/>
            <w:sz w:val="24"/>
            <w:szCs w:val="24"/>
          </w:rPr>
          <w:t>Keywords:</w:t>
        </w:r>
        <w:r>
          <w:rPr>
            <w:rFonts w:ascii="Times New Roman" w:hAnsi="Times New Roman" w:cs="Times New Roman"/>
            <w:sz w:val="24"/>
            <w:szCs w:val="24"/>
          </w:rPr>
          <w:t xml:space="preserve"> </w:t>
        </w:r>
        <w:r>
          <w:rPr>
            <w:rFonts w:ascii="Times New Roman" w:hAnsi="Times New Roman" w:cs="Times New Roman"/>
            <w:i/>
            <w:iCs/>
            <w:sz w:val="24"/>
            <w:szCs w:val="24"/>
          </w:rPr>
          <w:t>phylogenetic discordance, murine rodents,</w:t>
        </w:r>
      </w:ins>
      <w:ins w:id="14" w:author="Thomas, Gregg [2]" w:date="2024-10-16T09:46:00Z" w16du:dateUtc="2024-10-16T13:46:00Z">
        <w:r>
          <w:rPr>
            <w:rFonts w:ascii="Times New Roman" w:hAnsi="Times New Roman" w:cs="Times New Roman"/>
            <w:i/>
            <w:iCs/>
            <w:sz w:val="24"/>
            <w:szCs w:val="24"/>
          </w:rPr>
          <w:t xml:space="preserve"> molecular evolution</w:t>
        </w:r>
      </w:ins>
      <w:ins w:id="15" w:author="Thomas, Gregg [2]" w:date="2024-10-16T09:45:00Z" w16du:dateUtc="2024-10-16T13:45:00Z">
        <w:r>
          <w:rPr>
            <w:rFonts w:ascii="Times New Roman" w:hAnsi="Times New Roman" w:cs="Times New Roman"/>
            <w:i/>
            <w:iCs/>
            <w:sz w:val="24"/>
            <w:szCs w:val="24"/>
          </w:rPr>
          <w:t xml:space="preserve"> recombination, genomics, </w:t>
        </w:r>
      </w:ins>
      <w:ins w:id="16" w:author="Thomas, Gregg [2]" w:date="2024-10-16T09:46:00Z" w16du:dateUtc="2024-10-16T13:46:00Z">
        <w:r>
          <w:rPr>
            <w:rFonts w:ascii="Times New Roman" w:hAnsi="Times New Roman" w:cs="Times New Roman"/>
            <w:i/>
            <w:iCs/>
            <w:sz w:val="24"/>
            <w:szCs w:val="24"/>
          </w:rPr>
          <w:t>mouse</w:t>
        </w:r>
      </w:ins>
    </w:p>
    <w:p w14:paraId="6A94C6C3" w14:textId="77777777" w:rsidR="009548FD" w:rsidRDefault="009548FD" w:rsidP="005F6398">
      <w:pPr>
        <w:spacing w:after="160" w:line="259" w:lineRule="auto"/>
        <w:jc w:val="both"/>
        <w:rPr>
          <w:ins w:id="17" w:author="Thomas, Gregg [2]" w:date="2024-10-16T09:46:00Z" w16du:dateUtc="2024-10-16T13:46:00Z"/>
          <w:rFonts w:ascii="Times New Roman" w:hAnsi="Times New Roman" w:cs="Times New Roman"/>
          <w:b/>
          <w:bCs/>
          <w:sz w:val="24"/>
          <w:szCs w:val="24"/>
        </w:rPr>
      </w:pPr>
      <w:ins w:id="18" w:author="Thomas, Gregg [2]" w:date="2024-10-16T09:46:00Z" w16du:dateUtc="2024-10-16T13:46:00Z">
        <w:r>
          <w:rPr>
            <w:rFonts w:ascii="Times New Roman" w:hAnsi="Times New Roman" w:cs="Times New Roman"/>
            <w:b/>
            <w:bCs/>
            <w:sz w:val="24"/>
            <w:szCs w:val="24"/>
          </w:rPr>
          <w:t>Significance Statement</w:t>
        </w:r>
      </w:ins>
    </w:p>
    <w:p w14:paraId="28A14304" w14:textId="589555FE" w:rsidR="00805723" w:rsidRPr="00204945" w:rsidRDefault="009548FD" w:rsidP="005F6398">
      <w:pPr>
        <w:spacing w:after="160" w:line="259" w:lineRule="auto"/>
        <w:jc w:val="both"/>
        <w:rPr>
          <w:rFonts w:ascii="Times New Roman" w:hAnsi="Times New Roman" w:cs="Times New Roman"/>
          <w:sz w:val="24"/>
          <w:szCs w:val="24"/>
        </w:rPr>
      </w:pPr>
      <w:ins w:id="19" w:author="Thomas, Gregg [2]" w:date="2024-10-16T09:46:00Z" w16du:dateUtc="2024-10-16T13:46:00Z">
        <w:r>
          <w:rPr>
            <w:rFonts w:ascii="Times New Roman" w:hAnsi="Times New Roman" w:cs="Times New Roman"/>
            <w:sz w:val="24"/>
            <w:szCs w:val="24"/>
          </w:rPr>
          <w:t xml:space="preserve">Genomic data </w:t>
        </w:r>
      </w:ins>
      <w:ins w:id="20" w:author="Thomas, Gregg [2]" w:date="2024-10-16T09:47:00Z" w16du:dateUtc="2024-10-16T13:47:00Z">
        <w:r>
          <w:rPr>
            <w:rFonts w:ascii="Times New Roman" w:hAnsi="Times New Roman" w:cs="Times New Roman"/>
            <w:sz w:val="24"/>
            <w:szCs w:val="24"/>
          </w:rPr>
          <w:t>has demonstrated that when sequences from multiple species are compared</w:t>
        </w:r>
      </w:ins>
      <w:ins w:id="21" w:author="Thomas, Gregg [2]" w:date="2024-10-16T09:53:00Z" w16du:dateUtc="2024-10-16T13:53:00Z">
        <w:r>
          <w:rPr>
            <w:rFonts w:ascii="Times New Roman" w:hAnsi="Times New Roman" w:cs="Times New Roman"/>
            <w:sz w:val="24"/>
            <w:szCs w:val="24"/>
          </w:rPr>
          <w:t>,</w:t>
        </w:r>
      </w:ins>
      <w:ins w:id="22" w:author="Thomas, Gregg [2]" w:date="2024-10-16T09:47:00Z" w16du:dateUtc="2024-10-16T13:47:00Z">
        <w:r>
          <w:rPr>
            <w:rFonts w:ascii="Times New Roman" w:hAnsi="Times New Roman" w:cs="Times New Roman"/>
            <w:sz w:val="24"/>
            <w:szCs w:val="24"/>
          </w:rPr>
          <w:t xml:space="preserve"> different regions of the genome exhibit different phyl</w:t>
        </w:r>
      </w:ins>
      <w:ins w:id="23" w:author="Thomas, Gregg [2]" w:date="2024-10-16T09:48:00Z" w16du:dateUtc="2024-10-16T13:48:00Z">
        <w:r>
          <w:rPr>
            <w:rFonts w:ascii="Times New Roman" w:hAnsi="Times New Roman" w:cs="Times New Roman"/>
            <w:sz w:val="24"/>
            <w:szCs w:val="24"/>
          </w:rPr>
          <w:t>ogenetic histories</w:t>
        </w:r>
      </w:ins>
      <w:ins w:id="24" w:author="Thomas, Gregg [2]" w:date="2024-10-16T09:53:00Z" w16du:dateUtc="2024-10-16T13:53:00Z">
        <w:r>
          <w:rPr>
            <w:rFonts w:ascii="Times New Roman" w:hAnsi="Times New Roman" w:cs="Times New Roman"/>
            <w:sz w:val="24"/>
            <w:szCs w:val="24"/>
          </w:rPr>
          <w:t>.</w:t>
        </w:r>
      </w:ins>
      <w:ins w:id="25" w:author="Thomas, Gregg [2]" w:date="2024-10-16T09:48:00Z" w16du:dateUtc="2024-10-16T13:48:00Z">
        <w:r>
          <w:rPr>
            <w:rFonts w:ascii="Times New Roman" w:hAnsi="Times New Roman" w:cs="Times New Roman"/>
            <w:sz w:val="24"/>
            <w:szCs w:val="24"/>
          </w:rPr>
          <w:t xml:space="preserve"> </w:t>
        </w:r>
      </w:ins>
      <w:ins w:id="26" w:author="Thomas, Gregg [2]" w:date="2024-10-16T09:53:00Z" w16du:dateUtc="2024-10-16T13:53:00Z">
        <w:r>
          <w:rPr>
            <w:rFonts w:ascii="Times New Roman" w:hAnsi="Times New Roman" w:cs="Times New Roman"/>
            <w:sz w:val="24"/>
            <w:szCs w:val="24"/>
          </w:rPr>
          <w:t>These discordant histories</w:t>
        </w:r>
      </w:ins>
      <w:ins w:id="27" w:author="Thomas, Gregg [2]" w:date="2024-10-16T09:48:00Z" w16du:dateUtc="2024-10-16T13:48:00Z">
        <w:r>
          <w:rPr>
            <w:rFonts w:ascii="Times New Roman" w:hAnsi="Times New Roman" w:cs="Times New Roman"/>
            <w:sz w:val="24"/>
            <w:szCs w:val="24"/>
          </w:rPr>
          <w:t xml:space="preserve"> could be due to either biological processes</w:t>
        </w:r>
      </w:ins>
      <w:ins w:id="28" w:author="Thomas, Gregg [2]" w:date="2024-10-16T09:53:00Z" w16du:dateUtc="2024-10-16T13:53:00Z">
        <w:r>
          <w:rPr>
            <w:rFonts w:ascii="Times New Roman" w:hAnsi="Times New Roman" w:cs="Times New Roman"/>
            <w:sz w:val="24"/>
            <w:szCs w:val="24"/>
          </w:rPr>
          <w:t>, such as ancestral variation or introgression,</w:t>
        </w:r>
      </w:ins>
      <w:ins w:id="29" w:author="Thomas, Gregg [2]" w:date="2024-10-16T09:48:00Z" w16du:dateUtc="2024-10-16T13:48:00Z">
        <w:r>
          <w:rPr>
            <w:rFonts w:ascii="Times New Roman" w:hAnsi="Times New Roman" w:cs="Times New Roman"/>
            <w:sz w:val="24"/>
            <w:szCs w:val="24"/>
          </w:rPr>
          <w:t xml:space="preserve"> </w:t>
        </w:r>
        <w:proofErr w:type="spellStart"/>
        <w:r>
          <w:rPr>
            <w:rFonts w:ascii="Times New Roman" w:hAnsi="Times New Roman" w:cs="Times New Roman"/>
            <w:sz w:val="24"/>
            <w:szCs w:val="24"/>
          </w:rPr>
          <w:t>or</w:t>
        </w:r>
        <w:proofErr w:type="spellEnd"/>
        <w:r>
          <w:rPr>
            <w:rFonts w:ascii="Times New Roman" w:hAnsi="Times New Roman" w:cs="Times New Roman"/>
            <w:sz w:val="24"/>
            <w:szCs w:val="24"/>
          </w:rPr>
          <w:t xml:space="preserve"> artifacts of the inference process. We use the genomes of several murin</w:t>
        </w:r>
      </w:ins>
      <w:ins w:id="30" w:author="Thomas, Gregg [2]" w:date="2024-10-16T09:49:00Z" w16du:dateUtc="2024-10-16T13:49:00Z">
        <w:r>
          <w:rPr>
            <w:rFonts w:ascii="Times New Roman" w:hAnsi="Times New Roman" w:cs="Times New Roman"/>
            <w:sz w:val="24"/>
            <w:szCs w:val="24"/>
          </w:rPr>
          <w:t>e rodents to distinguish how features of the genome, such as</w:t>
        </w:r>
      </w:ins>
      <w:ins w:id="31" w:author="Thomas, Gregg [2]" w:date="2024-10-16T09:54:00Z" w16du:dateUtc="2024-10-16T13:54:00Z">
        <w:r>
          <w:rPr>
            <w:rFonts w:ascii="Times New Roman" w:hAnsi="Times New Roman" w:cs="Times New Roman"/>
            <w:sz w:val="24"/>
            <w:szCs w:val="24"/>
          </w:rPr>
          <w:t xml:space="preserve"> recombination rates,</w:t>
        </w:r>
      </w:ins>
      <w:ins w:id="32" w:author="Thomas, Gregg [2]" w:date="2024-10-16T09:49:00Z" w16du:dateUtc="2024-10-16T13:49:00Z">
        <w:r>
          <w:rPr>
            <w:rFonts w:ascii="Times New Roman" w:hAnsi="Times New Roman" w:cs="Times New Roman"/>
            <w:sz w:val="24"/>
            <w:szCs w:val="24"/>
          </w:rPr>
          <w:t xml:space="preserve"> genes</w:t>
        </w:r>
      </w:ins>
      <w:ins w:id="33" w:author="Thomas, Gregg [2]" w:date="2024-10-16T09:54:00Z" w16du:dateUtc="2024-10-16T13:54:00Z">
        <w:r>
          <w:rPr>
            <w:rFonts w:ascii="Times New Roman" w:hAnsi="Times New Roman" w:cs="Times New Roman"/>
            <w:sz w:val="24"/>
            <w:szCs w:val="24"/>
          </w:rPr>
          <w:t>, and other conserved regions</w:t>
        </w:r>
      </w:ins>
      <w:ins w:id="34" w:author="Thomas, Gregg [2]" w:date="2024-10-16T09:49:00Z" w16du:dateUtc="2024-10-16T13:49:00Z">
        <w:r>
          <w:rPr>
            <w:rFonts w:ascii="Times New Roman" w:hAnsi="Times New Roman" w:cs="Times New Roman"/>
            <w:sz w:val="24"/>
            <w:szCs w:val="24"/>
          </w:rPr>
          <w:t>, affect this discordance across the genome</w:t>
        </w:r>
      </w:ins>
      <w:ins w:id="35" w:author="Thomas, Gregg [2]" w:date="2024-10-16T09:54:00Z" w16du:dateUtc="2024-10-16T13:54:00Z">
        <w:r>
          <w:rPr>
            <w:rFonts w:ascii="Times New Roman" w:hAnsi="Times New Roman" w:cs="Times New Roman"/>
            <w:sz w:val="24"/>
            <w:szCs w:val="24"/>
          </w:rPr>
          <w:t xml:space="preserve">. </w:t>
        </w:r>
      </w:ins>
      <w:ins w:id="36" w:author="Thomas, Gregg [2]" w:date="2024-10-16T10:00:00Z" w16du:dateUtc="2024-10-16T14:00:00Z">
        <w:r w:rsidR="00E73A3C">
          <w:rPr>
            <w:rFonts w:ascii="Times New Roman" w:hAnsi="Times New Roman" w:cs="Times New Roman"/>
            <w:sz w:val="24"/>
            <w:szCs w:val="24"/>
          </w:rPr>
          <w:t>Considering</w:t>
        </w:r>
      </w:ins>
      <w:ins w:id="37" w:author="Thomas, Gregg [2]" w:date="2024-10-16T09:55:00Z" w16du:dateUtc="2024-10-16T13:55:00Z">
        <w:r w:rsidR="00B41648">
          <w:rPr>
            <w:rFonts w:ascii="Times New Roman" w:hAnsi="Times New Roman" w:cs="Times New Roman"/>
            <w:sz w:val="24"/>
            <w:szCs w:val="24"/>
          </w:rPr>
          <w:t xml:space="preserve"> the prevalence of</w:t>
        </w:r>
      </w:ins>
      <w:ins w:id="38" w:author="Thomas, Gregg [2]" w:date="2024-10-16T09:54:00Z" w16du:dateUtc="2024-10-16T13:54:00Z">
        <w:r w:rsidR="00B41648">
          <w:rPr>
            <w:rFonts w:ascii="Times New Roman" w:hAnsi="Times New Roman" w:cs="Times New Roman"/>
            <w:sz w:val="24"/>
            <w:szCs w:val="24"/>
          </w:rPr>
          <w:t xml:space="preserve"> discordance across the genome, w</w:t>
        </w:r>
        <w:r>
          <w:rPr>
            <w:rFonts w:ascii="Times New Roman" w:hAnsi="Times New Roman" w:cs="Times New Roman"/>
            <w:sz w:val="24"/>
            <w:szCs w:val="24"/>
          </w:rPr>
          <w:t>e also test how</w:t>
        </w:r>
        <w:r w:rsidR="00B41648">
          <w:rPr>
            <w:rFonts w:ascii="Times New Roman" w:hAnsi="Times New Roman" w:cs="Times New Roman"/>
            <w:sz w:val="24"/>
            <w:szCs w:val="24"/>
          </w:rPr>
          <w:t xml:space="preserve"> using a single species tree</w:t>
        </w:r>
      </w:ins>
      <w:ins w:id="39" w:author="Thomas, Gregg [2]" w:date="2024-10-16T09:55:00Z" w16du:dateUtc="2024-10-16T13:55:00Z">
        <w:r w:rsidR="00B41648">
          <w:rPr>
            <w:rFonts w:ascii="Times New Roman" w:hAnsi="Times New Roman" w:cs="Times New Roman"/>
            <w:sz w:val="24"/>
            <w:szCs w:val="24"/>
          </w:rPr>
          <w:t>, a common practice,</w:t>
        </w:r>
      </w:ins>
      <w:ins w:id="40" w:author="Thomas, Gregg [2]" w:date="2024-10-16T09:49:00Z" w16du:dateUtc="2024-10-16T13:49:00Z">
        <w:r>
          <w:rPr>
            <w:rFonts w:ascii="Times New Roman" w:hAnsi="Times New Roman" w:cs="Times New Roman"/>
            <w:sz w:val="24"/>
            <w:szCs w:val="24"/>
          </w:rPr>
          <w:t xml:space="preserve"> affects inferences</w:t>
        </w:r>
      </w:ins>
      <w:ins w:id="41" w:author="Thomas, Gregg [2]" w:date="2024-10-16T09:50:00Z" w16du:dateUtc="2024-10-16T13:50:00Z">
        <w:r>
          <w:rPr>
            <w:rFonts w:ascii="Times New Roman" w:hAnsi="Times New Roman" w:cs="Times New Roman"/>
            <w:sz w:val="24"/>
            <w:szCs w:val="24"/>
          </w:rPr>
          <w:t xml:space="preserve"> from tests for positive selection. Our study shows that conserved genomic loci exhibit lower amounts of discordance, and that discordance can negatively affect inferences of selection</w:t>
        </w:r>
      </w:ins>
      <w:ins w:id="42" w:author="Thomas, Gregg [2]" w:date="2024-10-16T09:55:00Z" w16du:dateUtc="2024-10-16T13:55:00Z">
        <w:r w:rsidR="00B41648">
          <w:rPr>
            <w:rFonts w:ascii="Times New Roman" w:hAnsi="Times New Roman" w:cs="Times New Roman"/>
            <w:sz w:val="24"/>
            <w:szCs w:val="24"/>
          </w:rPr>
          <w:t xml:space="preserve"> when the incorrect species tree is used</w:t>
        </w:r>
      </w:ins>
      <w:ins w:id="43" w:author="Thomas, Gregg [2]" w:date="2024-10-16T09:50:00Z" w16du:dateUtc="2024-10-16T13:50:00Z">
        <w:r>
          <w:rPr>
            <w:rFonts w:ascii="Times New Roman" w:hAnsi="Times New Roman" w:cs="Times New Roman"/>
            <w:sz w:val="24"/>
            <w:szCs w:val="24"/>
          </w:rPr>
          <w:t>.</w:t>
        </w:r>
      </w:ins>
      <w:r w:rsidR="00805723"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0713B41A"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del w:id="44" w:author="Thomas, Gregg" w:date="2024-10-01T11:00:00Z" w16du:dateUtc="2024-10-01T15:00:00Z">
        <w:r w:rsidR="00EC57AE">
          <w:rPr>
            <w:rFonts w:ascii="Times New Roman" w:hAnsi="Times New Roman" w:cs="Times New Roman"/>
            <w:sz w:val="24"/>
            <w:szCs w:val="24"/>
          </w:rPr>
          <w:delText xml:space="preserve">with the availability of </w:delText>
        </w:r>
      </w:del>
      <w:r w:rsidR="00EC57AE">
        <w:rPr>
          <w:rFonts w:ascii="Times New Roman" w:hAnsi="Times New Roman" w:cs="Times New Roman"/>
          <w:sz w:val="24"/>
          <w:szCs w:val="24"/>
        </w:rPr>
        <w:t xml:space="preserve">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del w:id="45" w:author="Thomas, Gregg" w:date="2024-10-01T11:00:00Z" w16du:dateUtc="2024-10-01T15:00:00Z">
        <w:r w:rsidR="006F1602">
          <w:rPr>
            <w:rFonts w:ascii="Times New Roman" w:hAnsi="Times New Roman" w:cs="Times New Roman"/>
            <w:sz w:val="24"/>
            <w:szCs w:val="24"/>
          </w:rPr>
          <w:delText xml:space="preserve">it </w:delText>
        </w:r>
      </w:del>
      <w:r w:rsidR="00EC57AE">
        <w:rPr>
          <w:rFonts w:ascii="Times New Roman" w:hAnsi="Times New Roman" w:cs="Times New Roman"/>
          <w:sz w:val="24"/>
          <w:szCs w:val="24"/>
        </w:rPr>
        <w:t>has</w:t>
      </w:r>
      <w:r w:rsidR="00340D8F">
        <w:rPr>
          <w:rFonts w:ascii="Times New Roman" w:hAnsi="Times New Roman" w:cs="Times New Roman"/>
          <w:sz w:val="24"/>
          <w:szCs w:val="24"/>
        </w:rPr>
        <w:t xml:space="preserve"> </w:t>
      </w:r>
      <w:del w:id="46" w:author="Thomas, Gregg" w:date="2024-10-01T11:00:00Z" w16du:dateUtc="2024-10-01T15:00:00Z">
        <w:r w:rsidR="00EC57AE">
          <w:rPr>
            <w:rFonts w:ascii="Times New Roman" w:hAnsi="Times New Roman" w:cs="Times New Roman"/>
            <w:sz w:val="24"/>
            <w:szCs w:val="24"/>
          </w:rPr>
          <w:delText>become apparent</w:delText>
        </w:r>
      </w:del>
      <w:ins w:id="47" w:author="Thomas, Gregg" w:date="2024-10-01T11:00:00Z" w16du:dateUtc="2024-10-01T15:00:00Z">
        <w:r w:rsidR="00340D8F">
          <w:rPr>
            <w:rFonts w:ascii="Times New Roman" w:hAnsi="Times New Roman" w:cs="Times New Roman"/>
            <w:sz w:val="24"/>
            <w:szCs w:val="24"/>
          </w:rPr>
          <w:t>now revealed</w:t>
        </w:r>
      </w:ins>
      <w:r w:rsidR="00EC57AE">
        <w:rPr>
          <w:rFonts w:ascii="Times New Roman" w:hAnsi="Times New Roman" w:cs="Times New Roman"/>
          <w:sz w:val="24"/>
          <w:szCs w:val="24"/>
        </w:rPr>
        <w:t xml:space="preserve">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del w:id="48" w:author="Thomas, Gregg" w:date="2024-10-01T11:00:00Z" w16du:dateUtc="2024-10-01T15:00:00Z">
        <w:r w:rsidR="00F71891">
          <w:rPr>
            <w:rFonts w:ascii="Times New Roman" w:hAnsi="Times New Roman" w:cs="Times New Roman"/>
            <w:sz w:val="24"/>
            <w:szCs w:val="24"/>
          </w:rPr>
          <w:delText xml:space="preserve">may </w:delText>
        </w:r>
        <w:r w:rsidR="007D5C2F">
          <w:rPr>
            <w:rFonts w:ascii="Times New Roman" w:hAnsi="Times New Roman" w:cs="Times New Roman"/>
            <w:sz w:val="24"/>
            <w:szCs w:val="24"/>
          </w:rPr>
          <w:delText>exist</w:delText>
        </w:r>
      </w:del>
      <w:ins w:id="49" w:author="Thomas, Gregg" w:date="2024-10-01T11:00:00Z" w16du:dateUtc="2024-10-01T15:00:00Z">
        <w:r w:rsidR="00340D8F">
          <w:rPr>
            <w:rFonts w:ascii="Times New Roman" w:hAnsi="Times New Roman" w:cs="Times New Roman"/>
            <w:sz w:val="24"/>
            <w:szCs w:val="24"/>
          </w:rPr>
          <w:t xml:space="preserve">usually </w:t>
        </w:r>
        <w:r w:rsidR="007D5C2F">
          <w:rPr>
            <w:rFonts w:ascii="Times New Roman" w:hAnsi="Times New Roman" w:cs="Times New Roman"/>
            <w:sz w:val="24"/>
            <w:szCs w:val="24"/>
          </w:rPr>
          <w:t>exist</w:t>
        </w:r>
        <w:r w:rsidR="00340D8F">
          <w:rPr>
            <w:rFonts w:ascii="Times New Roman" w:hAnsi="Times New Roman" w:cs="Times New Roman"/>
            <w:sz w:val="24"/>
            <w:szCs w:val="24"/>
          </w:rPr>
          <w:t>s</w:t>
        </w:r>
      </w:ins>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w:t>
      </w:r>
      <w:del w:id="50" w:author="Thomas, Gregg" w:date="2024-10-01T11:00:00Z" w16du:dateUtc="2024-10-01T15:00:00Z">
        <w:r w:rsidR="00E8757C">
          <w:rPr>
            <w:rFonts w:ascii="Times New Roman" w:hAnsi="Times New Roman" w:cs="Times New Roman"/>
            <w:sz w:val="24"/>
            <w:szCs w:val="24"/>
          </w:rPr>
          <w:delText xml:space="preserve">through </w:delText>
        </w:r>
        <w:r w:rsidR="00AA27E5">
          <w:rPr>
            <w:rFonts w:ascii="Times New Roman" w:hAnsi="Times New Roman" w:cs="Times New Roman"/>
            <w:sz w:val="24"/>
            <w:szCs w:val="24"/>
          </w:rPr>
          <w:delText xml:space="preserve">hybridization </w:delText>
        </w:r>
      </w:del>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del w:id="51" w:author="Thomas, Gregg" w:date="2024-10-01T11:00:00Z" w16du:dateUtc="2024-10-01T15:00:00Z">
        <w:r w:rsidR="007D5C2F">
          <w:rPr>
            <w:rFonts w:ascii="Times New Roman" w:hAnsi="Times New Roman" w:cs="Times New Roman"/>
            <w:sz w:val="24"/>
            <w:szCs w:val="24"/>
          </w:rPr>
          <w:delText>.</w:delText>
        </w:r>
        <w:r w:rsidR="00EC2CA2">
          <w:rPr>
            <w:rFonts w:ascii="Times New Roman" w:hAnsi="Times New Roman" w:cs="Times New Roman"/>
            <w:sz w:val="24"/>
            <w:szCs w:val="24"/>
          </w:rPr>
          <w:delText xml:space="preserve"> Several </w:delText>
        </w:r>
        <w:r w:rsidR="00EE4E68">
          <w:rPr>
            <w:rFonts w:ascii="Times New Roman" w:hAnsi="Times New Roman" w:cs="Times New Roman"/>
            <w:sz w:val="24"/>
            <w:szCs w:val="24"/>
          </w:rPr>
          <w:delText xml:space="preserve">recent </w:delText>
        </w:r>
        <w:r w:rsidR="00EC2CA2">
          <w:rPr>
            <w:rFonts w:ascii="Times New Roman" w:hAnsi="Times New Roman" w:cs="Times New Roman"/>
            <w:sz w:val="24"/>
            <w:szCs w:val="24"/>
          </w:rPr>
          <w:delText xml:space="preserve">studies focused on analyzing phylogenetic discordance among the genomes of specific taxonomic groups </w:delText>
        </w:r>
      </w:del>
      <w:ins w:id="52" w:author="Thomas, Gregg" w:date="2024-10-01T11:00:00Z" w16du:dateUtc="2024-10-01T15:00:00Z">
        <w:r w:rsidR="00340D8F">
          <w:rPr>
            <w:rFonts w:ascii="Times New Roman" w:hAnsi="Times New Roman" w:cs="Times New Roman"/>
            <w:sz w:val="24"/>
            <w:szCs w:val="24"/>
          </w:rPr>
          <w:t xml:space="preserve"> </w:t>
        </w:r>
      </w:ins>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1B6D59">
        <w:rPr>
          <w:rFonts w:ascii="Times New Roman" w:hAnsi="Times New Roman" w:cs="Times New Roman"/>
          <w:noProof/>
          <w:sz w:val="24"/>
          <w:szCs w:val="24"/>
        </w:rPr>
        <w:t>(Feng</w:t>
      </w:r>
      <w:ins w:id="53"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2022; Gable</w:t>
      </w:r>
      <w:ins w:id="54"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2022; Smith</w:t>
      </w:r>
      <w:ins w:id="55"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del w:id="56" w:author="Thomas, Gregg" w:date="2024-10-01T11:00:00Z" w16du:dateUtc="2024-10-01T15:00:00Z">
        <w:r w:rsidR="00EC2CA2">
          <w:rPr>
            <w:rFonts w:ascii="Times New Roman" w:hAnsi="Times New Roman" w:cs="Times New Roman"/>
            <w:sz w:val="24"/>
            <w:szCs w:val="24"/>
          </w:rPr>
          <w:delText>Among others</w:delText>
        </w:r>
      </w:del>
      <w:ins w:id="57" w:author="Thomas, Gregg" w:date="2024-10-01T11:00:00Z" w16du:dateUtc="2024-10-01T15:00:00Z">
        <w:r w:rsidR="00340D8F">
          <w:rPr>
            <w:rFonts w:ascii="Times New Roman" w:hAnsi="Times New Roman" w:cs="Times New Roman"/>
            <w:sz w:val="24"/>
            <w:szCs w:val="24"/>
          </w:rPr>
          <w:t>For example</w:t>
        </w:r>
      </w:ins>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(Jarvis</w:t>
      </w:r>
      <w:ins w:id="58"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w:t>
      </w:r>
      <w:del w:id="59" w:author="Thomas, Gregg" w:date="2024-10-01T11:00:00Z" w16du:dateUtc="2024-10-01T15:00:00Z">
        <w:r w:rsidR="006831BB">
          <w:rPr>
            <w:rFonts w:ascii="Times New Roman" w:hAnsi="Times New Roman" w:cs="Times New Roman"/>
            <w:sz w:val="24"/>
            <w:szCs w:val="24"/>
          </w:rPr>
          <w:delText>seals</w:delText>
        </w:r>
      </w:del>
      <w:ins w:id="60" w:author="Thomas, Gregg" w:date="2024-10-01T11:00:00Z" w16du:dateUtc="2024-10-01T15:00:00Z">
        <w:r w:rsidR="00340D8F">
          <w:rPr>
            <w:rFonts w:ascii="Times New Roman" w:hAnsi="Times New Roman" w:cs="Times New Roman"/>
            <w:sz w:val="24"/>
            <w:szCs w:val="24"/>
          </w:rPr>
          <w:t>mammals</w:t>
        </w:r>
      </w:ins>
      <w:r w:rsidR="00340D8F">
        <w:rPr>
          <w:rFonts w:ascii="Times New Roman" w:hAnsi="Times New Roman" w:cs="Times New Roman"/>
          <w:sz w:val="24"/>
          <w:szCs w:val="24"/>
        </w:rPr>
        <w:t xml:space="preserve">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764718">
        <w:rPr>
          <w:rFonts w:ascii="Times New Roman" w:hAnsi="Times New Roman" w:cs="Times New Roman"/>
          <w:noProof/>
          <w:sz w:val="24"/>
          <w:szCs w:val="24"/>
        </w:rPr>
        <w:t>(Ferreira, et al. 2021; Lopes, et al. 2021; Foley, et al. 2024)</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xml:space="preserve">, </w:t>
      </w:r>
      <w:del w:id="61" w:author="Thomas, Gregg" w:date="2024-10-01T11:00:00Z" w16du:dateUtc="2024-10-01T15:00:00Z">
        <w:r w:rsidR="006831BB">
          <w:rPr>
            <w:rFonts w:ascii="Times New Roman" w:hAnsi="Times New Roman" w:cs="Times New Roman"/>
            <w:sz w:val="24"/>
            <w:szCs w:val="24"/>
          </w:rPr>
          <w:delText>tomatoes</w:delText>
        </w:r>
      </w:del>
      <w:ins w:id="62" w:author="Thomas, Gregg" w:date="2024-10-01T11:00:00Z" w16du:dateUtc="2024-10-01T15:00:00Z">
        <w:r w:rsidR="00340D8F">
          <w:rPr>
            <w:rFonts w:ascii="Times New Roman" w:hAnsi="Times New Roman" w:cs="Times New Roman"/>
            <w:sz w:val="24"/>
            <w:szCs w:val="24"/>
          </w:rPr>
          <w:t>plants</w:t>
        </w:r>
      </w:ins>
      <w:r w:rsidR="00340D8F">
        <w:rPr>
          <w:rFonts w:ascii="Times New Roman" w:hAnsi="Times New Roman" w:cs="Times New Roman"/>
          <w:sz w:val="24"/>
          <w:szCs w:val="24"/>
        </w:rPr>
        <w:t xml:space="preserve"> </w:t>
      </w:r>
      <w:del w:id="63" w:author="Thomas, Gregg" w:date="2024-10-01T11:00:00Z" w16du:dateUtc="2024-10-01T15:00:00Z">
        <w:r w:rsidR="001556AF">
          <w:rPr>
            <w:rFonts w:ascii="Times New Roman" w:hAnsi="Times New Roman" w:cs="Times New Roman"/>
            <w:sz w:val="24"/>
            <w:szCs w:val="24"/>
          </w:rPr>
          <w:fldChar w:fldCharType="begin"/>
        </w:r>
      </w:del>
      <w:r w:rsidR="00764718">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del w:id="64" w:author="Thomas, Gregg" w:date="2024-10-01T11:00:00Z" w16du:dateUtc="2024-10-01T15:00:00Z">
        <w:r w:rsidR="001556AF">
          <w:rPr>
            <w:rFonts w:ascii="Times New Roman" w:hAnsi="Times New Roman" w:cs="Times New Roman"/>
            <w:sz w:val="24"/>
            <w:szCs w:val="24"/>
          </w:rPr>
          <w:fldChar w:fldCharType="separate"/>
        </w:r>
      </w:del>
      <w:r w:rsidR="00764718">
        <w:rPr>
          <w:rFonts w:ascii="Times New Roman" w:hAnsi="Times New Roman" w:cs="Times New Roman"/>
          <w:noProof/>
          <w:sz w:val="24"/>
          <w:szCs w:val="24"/>
        </w:rPr>
        <w:t>(Pease, et al. 2016)</w:t>
      </w:r>
      <w:del w:id="65" w:author="Thomas, Gregg" w:date="2024-10-01T11:00:00Z" w16du:dateUtc="2024-10-01T15:00:00Z">
        <w:r w:rsidR="001556AF">
          <w:rPr>
            <w:rFonts w:ascii="Times New Roman" w:hAnsi="Times New Roman" w:cs="Times New Roman"/>
            <w:sz w:val="24"/>
            <w:szCs w:val="24"/>
          </w:rPr>
          <w:fldChar w:fldCharType="end"/>
        </w:r>
        <w:r w:rsidR="0037023D">
          <w:rPr>
            <w:rFonts w:ascii="Times New Roman" w:hAnsi="Times New Roman" w:cs="Times New Roman"/>
            <w:sz w:val="24"/>
            <w:szCs w:val="24"/>
          </w:rPr>
          <w:delText xml:space="preserve">, </w:delText>
        </w:r>
        <w:r w:rsidR="00A64945">
          <w:rPr>
            <w:rFonts w:ascii="Times New Roman" w:hAnsi="Times New Roman" w:cs="Times New Roman"/>
            <w:sz w:val="24"/>
            <w:szCs w:val="24"/>
          </w:rPr>
          <w:delText>bumblebees</w:delText>
        </w:r>
        <w:r w:rsidR="001556AF">
          <w:rPr>
            <w:rFonts w:ascii="Times New Roman" w:hAnsi="Times New Roman" w:cs="Times New Roman"/>
            <w:sz w:val="24"/>
            <w:szCs w:val="24"/>
          </w:rPr>
          <w:delText xml:space="preserve"> </w:delText>
        </w:r>
      </w:del>
      <w:ins w:id="66" w:author="Thomas, Gregg" w:date="2024-10-01T11:00:00Z" w16du:dateUtc="2024-10-01T15:00:00Z">
        <w:r w:rsidR="001556A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340D8F">
          <w:rPr>
            <w:rFonts w:ascii="Times New Roman" w:hAnsi="Times New Roman" w:cs="Times New Roman"/>
            <w:sz w:val="24"/>
            <w:szCs w:val="24"/>
          </w:rPr>
          <w:t xml:space="preserve">and insects </w:t>
        </w:r>
      </w:ins>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(Sun</w:t>
      </w:r>
      <w:ins w:id="6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ins w:id="68" w:author="Thomas, Gregg" w:date="2024-10-01T11:00:00Z" w16du:dateUtc="2024-10-01T15:00:00Z">
        <w:r w:rsidR="001B6D59">
          <w:rPr>
            <w:rFonts w:ascii="Times New Roman" w:hAnsi="Times New Roman" w:cs="Times New Roman"/>
            <w:noProof/>
            <w:sz w:val="24"/>
            <w:szCs w:val="24"/>
          </w:rPr>
          <w:t>; He, et al. 2023</w:t>
        </w:r>
      </w:ins>
      <w:r w:rsidR="001B6D59">
        <w:rPr>
          <w:rFonts w:ascii="Times New Roman" w:hAnsi="Times New Roman" w:cs="Times New Roman"/>
          <w:noProof/>
          <w:sz w:val="24"/>
          <w:szCs w:val="24"/>
        </w:rPr>
        <w:t>)</w:t>
      </w:r>
      <w:r w:rsidR="001556AF">
        <w:rPr>
          <w:rFonts w:ascii="Times New Roman" w:hAnsi="Times New Roman" w:cs="Times New Roman"/>
          <w:sz w:val="24"/>
          <w:szCs w:val="24"/>
        </w:rPr>
        <w:fldChar w:fldCharType="end"/>
      </w:r>
      <w:del w:id="69" w:author="Thomas, Gregg" w:date="2024-10-01T11:00:00Z" w16du:dateUtc="2024-10-01T15:00:00Z">
        <w:r w:rsidR="00A64945">
          <w:rPr>
            <w:rFonts w:ascii="Times New Roman" w:hAnsi="Times New Roman" w:cs="Times New Roman"/>
            <w:sz w:val="24"/>
            <w:szCs w:val="24"/>
          </w:rPr>
          <w:delText xml:space="preserve">, and butterflies </w:delText>
        </w:r>
        <w:r w:rsidR="00A64945">
          <w:rPr>
            <w:rFonts w:ascii="Times New Roman" w:hAnsi="Times New Roman" w:cs="Times New Roman"/>
            <w:sz w:val="24"/>
            <w:szCs w:val="24"/>
          </w:rPr>
          <w:fldChar w:fldCharType="begin"/>
        </w:r>
      </w:del>
      <w:r w:rsidR="00764718">
        <w:rPr>
          <w:rFonts w:ascii="Times New Roman" w:hAnsi="Times New Roman" w:cs="Times New Roman"/>
          <w:sz w:val="24"/>
          <w:szCs w:val="24"/>
        </w:rPr>
        <w:instrText xml:space="preserve"> ADDIN EN.CITE &lt;EndNote&gt;&lt;Cite&gt;&lt;Author&gt;He&lt;/Author&gt;&lt;Year&gt;2023&lt;/Year&gt;&lt;RecNum&gt;221&lt;/RecNum&gt;&lt;DisplayText&gt;(He, et al. 2023)&lt;/DisplayText&gt;&lt;record&gt;&lt;rec-number&gt;221&lt;/rec-number&gt;&lt;foreign-keys&gt;&lt;key app="EN" db-id="vdwt9psdezv5tlee9vn5swzfzafw0azp5adx" timestamp="1693324368"&gt;221&lt;/key&gt;&lt;/foreign-keys&gt;&lt;ref-type name="Journal Article"&gt;17&lt;/ref-type&gt;&lt;contributors&gt;&lt;authors&gt;&lt;author&gt;He, Bo&lt;/author&gt;&lt;author&gt;Zhao, Youjie&lt;/author&gt;&lt;author&gt;Su, Chengyong&lt;/author&gt;&lt;author&gt;Lin, Gonghua&lt;/author&gt;&lt;author&gt;Wang, Yunliang&lt;/author&gt;&lt;author&gt;Li, Luyan&lt;/author&gt;&lt;author&gt;Ma, Junye&lt;/author&gt;&lt;author&gt;Yang, Qun&lt;/author&gt;&lt;author&gt;Hao, Jiasheng&lt;/author&gt;&lt;/authors&gt;&lt;/contributors&gt;&lt;titles&gt;&lt;title&gt;Phylogenomics reveal extensive phylogenetic discordance due to incomplete lineage sorting following the rapid radiation of alpine butterflies (Papilionidae: Parnassius)&lt;/title&gt;&lt;secondary-title&gt;Syst Entomol&lt;/secondary-title&gt;&lt;alt-title&gt;Systematic Entomology&lt;/alt-title&gt;&lt;/titles&gt;&lt;alt-periodical&gt;&lt;full-title&gt;Systematic Entomology&lt;/full-title&gt;&lt;/alt-periodical&gt;&lt;number&gt;n/a&lt;/number&gt;&lt;dates&gt;&lt;year&gt;2023&lt;/year&gt;&lt;/dates&gt;&lt;isbn&gt;0307-6970&lt;/isbn&gt;&lt;urls&gt;&lt;related-urls&gt;&lt;url&gt;https://resjournals.onlinelibrary.wiley.com/doi/abs/10.1111/syen.12592&lt;/url&gt;&lt;/related-urls&gt;&lt;/urls&gt;&lt;electronic-resource-num&gt;https://doi.org/10.1111/syen.12592&lt;/electronic-resource-num&gt;&lt;/record&gt;&lt;/Cite&gt;&lt;/EndNote&gt;</w:instrText>
      </w:r>
      <w:del w:id="70" w:author="Thomas, Gregg" w:date="2024-10-01T11:00:00Z" w16du:dateUtc="2024-10-01T15:00:00Z">
        <w:r w:rsidR="00A64945">
          <w:rPr>
            <w:rFonts w:ascii="Times New Roman" w:hAnsi="Times New Roman" w:cs="Times New Roman"/>
            <w:sz w:val="24"/>
            <w:szCs w:val="24"/>
          </w:rPr>
          <w:fldChar w:fldCharType="separate"/>
        </w:r>
      </w:del>
      <w:r w:rsidR="00764718">
        <w:rPr>
          <w:rFonts w:ascii="Times New Roman" w:hAnsi="Times New Roman" w:cs="Times New Roman"/>
          <w:noProof/>
          <w:sz w:val="24"/>
          <w:szCs w:val="24"/>
        </w:rPr>
        <w:t>(He, et al. 2023)</w:t>
      </w:r>
      <w:del w:id="71" w:author="Thomas, Gregg" w:date="2024-10-01T11:00:00Z" w16du:dateUtc="2024-10-01T15:00:00Z">
        <w:r w:rsidR="00A64945">
          <w:rPr>
            <w:rFonts w:ascii="Times New Roman" w:hAnsi="Times New Roman" w:cs="Times New Roman"/>
            <w:sz w:val="24"/>
            <w:szCs w:val="24"/>
          </w:rPr>
          <w:fldChar w:fldCharType="end"/>
        </w:r>
      </w:del>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04DAD045" w:rsidR="00A06EDD" w:rsidRDefault="001C6851" w:rsidP="005D3A4E">
      <w:pPr>
        <w:spacing w:after="0"/>
        <w:jc w:val="both"/>
        <w:rPr>
          <w:rFonts w:ascii="Times New Roman" w:hAnsi="Times New Roman" w:cs="Times New Roman"/>
          <w:sz w:val="24"/>
          <w:szCs w:val="24"/>
        </w:rPr>
      </w:pPr>
      <w:del w:id="72" w:author="Thomas, Gregg" w:date="2024-10-01T11:00:00Z" w16du:dateUtc="2024-10-01T15:00:00Z">
        <w:r>
          <w:rPr>
            <w:rFonts w:ascii="Times New Roman" w:hAnsi="Times New Roman" w:cs="Times New Roman"/>
            <w:sz w:val="24"/>
            <w:szCs w:val="24"/>
          </w:rPr>
          <w:tab/>
        </w:r>
        <w:r w:rsidR="00A06EDD">
          <w:rPr>
            <w:rFonts w:ascii="Times New Roman" w:hAnsi="Times New Roman" w:cs="Times New Roman"/>
            <w:sz w:val="24"/>
            <w:szCs w:val="24"/>
          </w:rPr>
          <w:delText>From a practical perspective</w:delText>
        </w:r>
      </w:del>
      <w:ins w:id="73" w:author="Thomas, Gregg" w:date="2024-10-01T11:00:00Z" w16du:dateUtc="2024-10-01T15:00:00Z">
        <w:r>
          <w:rPr>
            <w:rFonts w:ascii="Times New Roman" w:hAnsi="Times New Roman" w:cs="Times New Roman"/>
            <w:sz w:val="24"/>
            <w:szCs w:val="24"/>
          </w:rPr>
          <w:tab/>
        </w:r>
        <w:r w:rsidR="00340D8F">
          <w:rPr>
            <w:rFonts w:ascii="Times New Roman" w:hAnsi="Times New Roman" w:cs="Times New Roman"/>
            <w:sz w:val="24"/>
            <w:szCs w:val="24"/>
          </w:rPr>
          <w:t>In</w:t>
        </w:r>
        <w:r w:rsidR="00A06EDD">
          <w:rPr>
            <w:rFonts w:ascii="Times New Roman" w:hAnsi="Times New Roman" w:cs="Times New Roman"/>
            <w:sz w:val="24"/>
            <w:szCs w:val="24"/>
          </w:rPr>
          <w:t xml:space="preserve"> practic</w:t>
        </w:r>
        <w:r w:rsidR="00340D8F">
          <w:rPr>
            <w:rFonts w:ascii="Times New Roman" w:hAnsi="Times New Roman" w:cs="Times New Roman"/>
            <w:sz w:val="24"/>
            <w:szCs w:val="24"/>
          </w:rPr>
          <w:t>e</w:t>
        </w:r>
      </w:ins>
      <w:r w:rsidR="00A06EDD">
        <w:rPr>
          <w:rFonts w:ascii="Times New Roman" w:hAnsi="Times New Roman" w:cs="Times New Roman"/>
          <w:sz w:val="24"/>
          <w:szCs w:val="24"/>
        </w:rPr>
        <w:t xml:space="preser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1B6D59">
        <w:rPr>
          <w:rFonts w:ascii="Times New Roman" w:hAnsi="Times New Roman" w:cs="Times New Roman"/>
          <w:noProof/>
          <w:sz w:val="24"/>
          <w:szCs w:val="24"/>
        </w:rPr>
        <w:t>(Pond</w:t>
      </w:r>
      <w:ins w:id="74"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2005; Yang 2007; Hu</w:t>
      </w:r>
      <w:ins w:id="75"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2019; Kowalczyk</w:t>
      </w:r>
      <w:ins w:id="76"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 xml:space="preserve">may </w:t>
      </w:r>
      <w:del w:id="77" w:author="Thomas, Gregg" w:date="2024-10-01T11:00:00Z" w16du:dateUtc="2024-10-01T15:00:00Z">
        <w:r w:rsidR="006515CF">
          <w:rPr>
            <w:rFonts w:ascii="Times New Roman" w:hAnsi="Times New Roman" w:cs="Times New Roman"/>
            <w:sz w:val="24"/>
            <w:szCs w:val="24"/>
          </w:rPr>
          <w:delText>compromise</w:delText>
        </w:r>
      </w:del>
      <w:ins w:id="78" w:author="Thomas, Gregg" w:date="2024-10-01T11:00:00Z" w16du:dateUtc="2024-10-01T15:00:00Z">
        <w:r w:rsidR="00E60B2F">
          <w:rPr>
            <w:rFonts w:ascii="Times New Roman" w:hAnsi="Times New Roman" w:cs="Times New Roman"/>
            <w:sz w:val="24"/>
            <w:szCs w:val="24"/>
          </w:rPr>
          <w:t>cause erroneous</w:t>
        </w:r>
      </w:ins>
      <w:r w:rsidR="00E60B2F">
        <w:rPr>
          <w:rFonts w:ascii="Times New Roman" w:hAnsi="Times New Roman" w:cs="Times New Roman"/>
          <w:sz w:val="24"/>
          <w:szCs w:val="24"/>
        </w:rPr>
        <w:t xml:space="preserve"> </w:t>
      </w:r>
      <w:r w:rsidR="006515CF">
        <w:rPr>
          <w:rFonts w:ascii="Times New Roman" w:hAnsi="Times New Roman" w:cs="Times New Roman"/>
          <w:sz w:val="24"/>
          <w:szCs w:val="24"/>
        </w:rPr>
        <w:t>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(Mendes</w:t>
      </w:r>
      <w:ins w:id="79"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w:t>
      </w:r>
      <w:ins w:id="80"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2018; Hibbins</w:t>
      </w:r>
      <w:ins w:id="81"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1B6D59">
        <w:rPr>
          <w:rFonts w:ascii="Times New Roman" w:hAnsi="Times New Roman" w:cs="Times New Roman"/>
          <w:noProof/>
          <w:sz w:val="24"/>
          <w:szCs w:val="24"/>
        </w:rPr>
        <w:t>(Fontaine</w:t>
      </w:r>
      <w:ins w:id="82"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2015</w:t>
      </w:r>
      <w:ins w:id="83" w:author="Thomas, Gregg" w:date="2024-10-01T11:00:00Z" w16du:dateUtc="2024-10-01T15:00:00Z">
        <w:r w:rsidR="001B6D59">
          <w:rPr>
            <w:rFonts w:ascii="Times New Roman" w:hAnsi="Times New Roman" w:cs="Times New Roman"/>
            <w:noProof/>
            <w:sz w:val="24"/>
            <w:szCs w:val="24"/>
          </w:rPr>
          <w:t>; Foley, et al. 2024</w:t>
        </w:r>
      </w:ins>
      <w:r w:rsidR="001B6D59">
        <w:rPr>
          <w:rFonts w:ascii="Times New Roman" w:hAnsi="Times New Roman" w:cs="Times New Roman"/>
          <w:noProof/>
          <w:sz w:val="24"/>
          <w:szCs w:val="24"/>
        </w:rPr>
        <w:t>)</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1715A3AF"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 xml:space="preserve">as a stochastic consequence of </w:t>
      </w:r>
      <w:r w:rsidR="000D23EF">
        <w:rPr>
          <w:rFonts w:ascii="Times New Roman" w:hAnsi="Times New Roman" w:cs="Times New Roman"/>
          <w:sz w:val="24"/>
          <w:szCs w:val="24"/>
        </w:rPr>
        <w:lastRenderedPageBreak/>
        <w:t>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w:t>
      </w:r>
      <w:del w:id="84" w:author="Thomas, Gregg" w:date="2024-10-01T11:00:00Z" w16du:dateUtc="2024-10-01T15:00:00Z">
        <w:r w:rsidR="00B03EF4">
          <w:rPr>
            <w:rFonts w:ascii="Times New Roman" w:hAnsi="Times New Roman" w:cs="Times New Roman"/>
            <w:sz w:val="24"/>
            <w:szCs w:val="24"/>
          </w:rPr>
          <w:delText xml:space="preserve"> the potential for</w:delText>
        </w:r>
      </w:del>
      <w:r w:rsidR="00B03EF4">
        <w:rPr>
          <w:rFonts w:ascii="Times New Roman" w:hAnsi="Times New Roman" w:cs="Times New Roman"/>
          <w:sz w:val="24"/>
          <w:szCs w:val="24"/>
        </w:rPr>
        <w:t xml:space="preserve">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1B6D59">
        <w:rPr>
          <w:rFonts w:ascii="Times New Roman" w:hAnsi="Times New Roman" w:cs="Times New Roman"/>
          <w:noProof/>
          <w:sz w:val="24"/>
          <w:szCs w:val="24"/>
        </w:rPr>
        <w:t>(Lewontin and Birch 1966; Jones</w:t>
      </w:r>
      <w:ins w:id="85"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w:t>
      </w:r>
      <w:del w:id="86" w:author="Thomas, Gregg" w:date="2024-10-01T11:00:00Z" w16du:dateUtc="2024-10-01T15:00:00Z">
        <w:r w:rsidR="005A2A84">
          <w:rPr>
            <w:rFonts w:ascii="Times New Roman" w:hAnsi="Times New Roman" w:cs="Times New Roman"/>
            <w:sz w:val="24"/>
            <w:szCs w:val="24"/>
          </w:rPr>
          <w:delText>differing</w:delText>
        </w:r>
      </w:del>
      <w:ins w:id="87" w:author="Thomas, Gregg" w:date="2024-10-01T11:00:00Z" w16du:dateUtc="2024-10-01T15:00:00Z">
        <w:r w:rsidR="00DE0DCD">
          <w:rPr>
            <w:rFonts w:ascii="Times New Roman" w:hAnsi="Times New Roman" w:cs="Times New Roman"/>
            <w:sz w:val="24"/>
            <w:szCs w:val="24"/>
          </w:rPr>
          <w:t>different genomic</w:t>
        </w:r>
      </w:ins>
      <w:r w:rsidR="00DE0DCD">
        <w:rPr>
          <w:rFonts w:ascii="Times New Roman" w:hAnsi="Times New Roman" w:cs="Times New Roman"/>
          <w:sz w:val="24"/>
          <w:szCs w:val="24"/>
        </w:rPr>
        <w:t xml:space="preserve"> </w:t>
      </w:r>
      <w:r w:rsidR="005A2A84">
        <w:rPr>
          <w:rFonts w:ascii="Times New Roman" w:hAnsi="Times New Roman" w:cs="Times New Roman"/>
          <w:sz w:val="24"/>
          <w:szCs w:val="24"/>
        </w:rPr>
        <w:t>signals</w:t>
      </w:r>
      <w:del w:id="88" w:author="Thomas, Gregg" w:date="2024-10-01T11:00:00Z" w16du:dateUtc="2024-10-01T15:00:00Z">
        <w:r w:rsidR="005A2A84">
          <w:rPr>
            <w:rFonts w:ascii="Times New Roman" w:hAnsi="Times New Roman" w:cs="Times New Roman"/>
            <w:sz w:val="24"/>
            <w:szCs w:val="24"/>
          </w:rPr>
          <w:delText xml:space="preserve"> </w:delText>
        </w:r>
        <w:r w:rsidR="00CC3A81">
          <w:rPr>
            <w:rFonts w:ascii="Times New Roman" w:hAnsi="Times New Roman" w:cs="Times New Roman"/>
            <w:sz w:val="24"/>
            <w:szCs w:val="24"/>
          </w:rPr>
          <w:delText xml:space="preserve">across </w:delText>
        </w:r>
        <w:r w:rsidR="003E745C">
          <w:rPr>
            <w:rFonts w:ascii="Times New Roman" w:hAnsi="Times New Roman" w:cs="Times New Roman"/>
            <w:sz w:val="24"/>
            <w:szCs w:val="24"/>
          </w:rPr>
          <w:delText xml:space="preserve">a sample of </w:delText>
        </w:r>
        <w:r w:rsidR="00CC3A81">
          <w:rPr>
            <w:rFonts w:ascii="Times New Roman" w:hAnsi="Times New Roman" w:cs="Times New Roman"/>
            <w:sz w:val="24"/>
            <w:szCs w:val="24"/>
          </w:rPr>
          <w:delText>genomes</w:delText>
        </w:r>
      </w:del>
      <w:r w:rsidR="005A2A84">
        <w:rPr>
          <w:rFonts w:ascii="Times New Roman" w:hAnsi="Times New Roman" w:cs="Times New Roman"/>
          <w:sz w:val="24"/>
          <w:szCs w:val="24"/>
        </w:rPr>
        <w:t xml:space="preserve">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1B6D59">
        <w:rPr>
          <w:rFonts w:ascii="Times New Roman" w:hAnsi="Times New Roman" w:cs="Times New Roman"/>
          <w:noProof/>
          <w:sz w:val="24"/>
          <w:szCs w:val="24"/>
        </w:rPr>
        <w:t>(Huson</w:t>
      </w:r>
      <w:ins w:id="89"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2005; Kulathinal</w:t>
      </w:r>
      <w:ins w:id="90"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2009; Green</w:t>
      </w:r>
      <w:ins w:id="91"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2010; Vanderpool</w:t>
      </w:r>
      <w:ins w:id="92"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w:t>
      </w:r>
      <w:del w:id="93" w:author="Thomas, Gregg" w:date="2024-10-01T11:00:00Z" w16du:dateUtc="2024-10-01T15:00:00Z">
        <w:r w:rsidR="007673D5" w:rsidRPr="00197A2B">
          <w:rPr>
            <w:rFonts w:ascii="Times New Roman" w:hAnsi="Times New Roman" w:cs="Times New Roman"/>
            <w:sz w:val="24"/>
            <w:szCs w:val="24"/>
          </w:rPr>
          <w:delText>posit</w:delText>
        </w:r>
      </w:del>
      <w:ins w:id="94" w:author="Thomas, Gregg" w:date="2024-10-01T11:00:00Z" w16du:dateUtc="2024-10-01T15:00:00Z">
        <w:r w:rsidR="00B445B3">
          <w:rPr>
            <w:rFonts w:ascii="Times New Roman" w:hAnsi="Times New Roman" w:cs="Times New Roman"/>
            <w:sz w:val="24"/>
            <w:szCs w:val="24"/>
          </w:rPr>
          <w:t>confirm</w:t>
        </w:r>
      </w:ins>
      <w:r w:rsidR="00B445B3" w:rsidRPr="00197A2B">
        <w:rPr>
          <w:rFonts w:ascii="Times New Roman" w:hAnsi="Times New Roman" w:cs="Times New Roman"/>
          <w:sz w:val="24"/>
          <w:szCs w:val="24"/>
        </w:rPr>
        <w:t xml:space="preserve"> </w:t>
      </w:r>
      <w:r w:rsidR="007673D5" w:rsidRPr="00197A2B">
        <w:rPr>
          <w:rFonts w:ascii="Times New Roman" w:hAnsi="Times New Roman" w:cs="Times New Roman"/>
          <w:sz w:val="24"/>
          <w:szCs w:val="24"/>
        </w:rPr>
        <w:t xml:space="preserve">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ins w:id="95" w:author="Thomas, Gregg" w:date="2024-10-01T11:00:00Z" w16du:dateUtc="2024-10-01T15:00:00Z">
        <w:r w:rsidR="00E60B2F">
          <w:rPr>
            <w:rFonts w:ascii="Times New Roman" w:hAnsi="Times New Roman" w:cs="Times New Roman"/>
            <w:sz w:val="24"/>
            <w:szCs w:val="24"/>
          </w:rPr>
          <w:t xml:space="preserve">empirical </w:t>
        </w:r>
      </w:ins>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del w:id="96" w:author="Thomas, Gregg" w:date="2024-10-01T11:00:00Z" w16du:dateUtc="2024-10-01T15:00:00Z">
        <w:r w:rsidR="00AB65E3">
          <w:rPr>
            <w:rFonts w:ascii="Times New Roman" w:hAnsi="Times New Roman" w:cs="Times New Roman"/>
            <w:sz w:val="24"/>
            <w:szCs w:val="24"/>
          </w:rPr>
          <w:delText>of</w:delText>
        </w:r>
        <w:r w:rsidR="00E24EAD">
          <w:rPr>
            <w:rFonts w:ascii="Times New Roman" w:hAnsi="Times New Roman" w:cs="Times New Roman"/>
            <w:sz w:val="24"/>
            <w:szCs w:val="24"/>
          </w:rPr>
          <w:delText xml:space="preserve"> mammals</w:delText>
        </w:r>
        <w:r w:rsidR="0091678A">
          <w:rPr>
            <w:rFonts w:ascii="Times New Roman" w:hAnsi="Times New Roman" w:cs="Times New Roman"/>
            <w:sz w:val="24"/>
            <w:szCs w:val="24"/>
          </w:rPr>
          <w:delText xml:space="preserve"> </w:delText>
        </w:r>
      </w:del>
      <w:r w:rsidR="0091678A">
        <w:rPr>
          <w:rFonts w:ascii="Times New Roman" w:hAnsi="Times New Roman" w:cs="Times New Roman"/>
          <w:sz w:val="24"/>
          <w:szCs w:val="24"/>
        </w:rPr>
        <w:t xml:space="preserve">have been inconclusive regarding the relationship between </w:t>
      </w:r>
      <w:del w:id="97" w:author="Thomas, Gregg" w:date="2024-10-01T11:00:00Z" w16du:dateUtc="2024-10-01T15:00:00Z">
        <w:r w:rsidR="0091678A">
          <w:rPr>
            <w:rFonts w:ascii="Times New Roman" w:hAnsi="Times New Roman" w:cs="Times New Roman"/>
            <w:sz w:val="24"/>
            <w:szCs w:val="24"/>
          </w:rPr>
          <w:delText xml:space="preserve">phylogenetic </w:delText>
        </w:r>
      </w:del>
      <w:r w:rsidR="0091678A">
        <w:rPr>
          <w:rFonts w:ascii="Times New Roman" w:hAnsi="Times New Roman" w:cs="Times New Roman"/>
          <w:sz w:val="24"/>
          <w:szCs w:val="24"/>
        </w:rPr>
        <w:t>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 xml:space="preserve">no </w:t>
      </w:r>
      <w:del w:id="98" w:author="Thomas, Gregg" w:date="2024-10-01T11:00:00Z" w16du:dateUtc="2024-10-01T15:00:00Z">
        <w:r w:rsidR="0091678A">
          <w:rPr>
            <w:rFonts w:ascii="Times New Roman" w:hAnsi="Times New Roman" w:cs="Times New Roman"/>
            <w:sz w:val="24"/>
            <w:szCs w:val="24"/>
          </w:rPr>
          <w:delText>correlation</w:delText>
        </w:r>
      </w:del>
      <w:ins w:id="99" w:author="Thomas, Gregg" w:date="2024-10-01T11:00:00Z" w16du:dateUtc="2024-10-01T15:00:00Z">
        <w:r w:rsidR="00DE0DCD">
          <w:rPr>
            <w:rFonts w:ascii="Times New Roman" w:hAnsi="Times New Roman" w:cs="Times New Roman"/>
            <w:sz w:val="24"/>
            <w:szCs w:val="24"/>
          </w:rPr>
          <w:t>relationship</w:t>
        </w:r>
      </w:ins>
      <w:r w:rsidR="00DE0DCD">
        <w:rPr>
          <w:rFonts w:ascii="Times New Roman" w:hAnsi="Times New Roman" w:cs="Times New Roman"/>
          <w:sz w:val="24"/>
          <w:szCs w:val="24"/>
        </w:rPr>
        <w:t xml:space="preserve"> </w:t>
      </w:r>
      <w:r w:rsidR="006A2348">
        <w:rPr>
          <w:rFonts w:ascii="Times New Roman" w:hAnsi="Times New Roman" w:cs="Times New Roman"/>
          <w:sz w:val="24"/>
          <w:szCs w:val="24"/>
        </w:rPr>
        <w:t>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w:t>
      </w:r>
      <w:ins w:id="100"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2007)</w:t>
      </w:r>
      <w:r w:rsidR="0091678A">
        <w:rPr>
          <w:rFonts w:ascii="Times New Roman" w:hAnsi="Times New Roman" w:cs="Times New Roman"/>
          <w:sz w:val="24"/>
          <w:szCs w:val="24"/>
        </w:rPr>
        <w:fldChar w:fldCharType="end"/>
      </w:r>
      <w:del w:id="101" w:author="Thomas, Gregg" w:date="2024-10-01T11:00:00Z" w16du:dateUtc="2024-10-01T15:00:00Z">
        <w:r w:rsidR="0091678A">
          <w:rPr>
            <w:rFonts w:ascii="Times New Roman" w:hAnsi="Times New Roman" w:cs="Times New Roman"/>
            <w:sz w:val="24"/>
            <w:szCs w:val="24"/>
          </w:rPr>
          <w:delText xml:space="preserve"> </w:delText>
        </w:r>
        <w:r w:rsidR="006A2348">
          <w:rPr>
            <w:rFonts w:ascii="Times New Roman" w:hAnsi="Times New Roman" w:cs="Times New Roman"/>
            <w:sz w:val="24"/>
            <w:szCs w:val="24"/>
          </w:rPr>
          <w:delText>to</w:delText>
        </w:r>
      </w:del>
      <w:ins w:id="102" w:author="Thomas, Gregg" w:date="2024-10-01T11:00:00Z" w16du:dateUtc="2024-10-01T15:00:00Z">
        <w:r w:rsidR="00DE0DCD">
          <w:rPr>
            <w:rFonts w:ascii="Times New Roman" w:hAnsi="Times New Roman" w:cs="Times New Roman"/>
            <w:sz w:val="24"/>
            <w:szCs w:val="24"/>
          </w:rPr>
          <w:t>,</w:t>
        </w:r>
      </w:ins>
      <w:r w:rsidR="0091678A">
        <w:rPr>
          <w:rFonts w:ascii="Times New Roman" w:hAnsi="Times New Roman" w:cs="Times New Roman"/>
          <w:sz w:val="24"/>
          <w:szCs w:val="24"/>
        </w:rPr>
        <w:t xml:space="preserve"> a weak</w:t>
      </w:r>
      <w:ins w:id="103" w:author="Thomas, Gregg" w:date="2024-10-01T11:00:00Z" w16du:dateUtc="2024-10-01T15:00:00Z">
        <w:r w:rsidR="0091678A">
          <w:rPr>
            <w:rFonts w:ascii="Times New Roman" w:hAnsi="Times New Roman" w:cs="Times New Roman"/>
            <w:sz w:val="24"/>
            <w:szCs w:val="24"/>
          </w:rPr>
          <w:t xml:space="preserve"> </w:t>
        </w:r>
        <w:r w:rsidR="00DE0DCD">
          <w:rPr>
            <w:rFonts w:ascii="Times New Roman" w:hAnsi="Times New Roman" w:cs="Times New Roman"/>
            <w:sz w:val="24"/>
            <w:szCs w:val="24"/>
          </w:rPr>
          <w:t>positive</w:t>
        </w:r>
      </w:ins>
      <w:r w:rsidR="00DE0DCD">
        <w:rPr>
          <w:rFonts w:ascii="Times New Roman" w:hAnsi="Times New Roman" w:cs="Times New Roman"/>
          <w:sz w:val="24"/>
          <w:szCs w:val="24"/>
        </w:rPr>
        <w:t xml:space="preserve"> </w:t>
      </w:r>
      <w:r w:rsidR="0091678A">
        <w:rPr>
          <w:rFonts w:ascii="Times New Roman" w:hAnsi="Times New Roman" w:cs="Times New Roman"/>
          <w:sz w:val="24"/>
          <w:szCs w:val="24"/>
        </w:rPr>
        <w:t>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del w:id="104" w:author="Thomas, Gregg" w:date="2024-10-01T11:00:00Z" w16du:dateUtc="2024-10-01T15:00:00Z">
        <w:r w:rsidR="0091678A">
          <w:rPr>
            <w:rFonts w:ascii="Times New Roman" w:hAnsi="Times New Roman" w:cs="Times New Roman"/>
            <w:sz w:val="24"/>
            <w:szCs w:val="24"/>
          </w:rPr>
          <w:fldChar w:fldCharType="begin"/>
        </w:r>
      </w:del>
      <w:r w:rsidR="00764718">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url&gt;https://www.ncbi.nlm.nih.gov/pmc/articles/PMC2770633/pdf/pgen.1000729.pdf&lt;/url&gt;&lt;/related-urls&gt;&lt;/urls&gt;&lt;custom2&gt;PMC2770633&lt;/custom2&gt;&lt;electronic-resource-num&gt;10.1371/journal.pgen.1000729&lt;/electronic-resource-num&gt;&lt;/record&gt;&lt;/Cite&gt;&lt;/EndNote&gt;</w:instrText>
      </w:r>
      <w:del w:id="105" w:author="Thomas, Gregg" w:date="2024-10-01T11:00:00Z" w16du:dateUtc="2024-10-01T15:00:00Z">
        <w:r w:rsidR="0091678A">
          <w:rPr>
            <w:rFonts w:ascii="Times New Roman" w:hAnsi="Times New Roman" w:cs="Times New Roman"/>
            <w:sz w:val="24"/>
            <w:szCs w:val="24"/>
          </w:rPr>
          <w:fldChar w:fldCharType="separate"/>
        </w:r>
      </w:del>
      <w:r w:rsidR="00764718">
        <w:rPr>
          <w:rFonts w:ascii="Times New Roman" w:hAnsi="Times New Roman" w:cs="Times New Roman"/>
          <w:noProof/>
          <w:sz w:val="24"/>
          <w:szCs w:val="24"/>
        </w:rPr>
        <w:t>(White, et al. 2009)</w:t>
      </w:r>
      <w:del w:id="106" w:author="Thomas, Gregg" w:date="2024-10-01T11:00:00Z" w16du:dateUtc="2024-10-01T15:00:00Z">
        <w:r w:rsidR="0091678A">
          <w:rPr>
            <w:rFonts w:ascii="Times New Roman" w:hAnsi="Times New Roman" w:cs="Times New Roman"/>
            <w:sz w:val="24"/>
            <w:szCs w:val="24"/>
          </w:rPr>
          <w:fldChar w:fldCharType="end"/>
        </w:r>
        <w:r w:rsidR="0091678A">
          <w:rPr>
            <w:rFonts w:ascii="Times New Roman" w:hAnsi="Times New Roman" w:cs="Times New Roman"/>
            <w:sz w:val="24"/>
            <w:szCs w:val="24"/>
          </w:rPr>
          <w:delText>.</w:delText>
        </w:r>
        <w:r w:rsidR="00247FEB">
          <w:rPr>
            <w:rFonts w:ascii="Times New Roman" w:hAnsi="Times New Roman" w:cs="Times New Roman"/>
            <w:sz w:val="24"/>
            <w:szCs w:val="24"/>
          </w:rPr>
          <w:delText xml:space="preserve"> Some studies have also linked increased amounts of phylogenetic discordance to areas of the genome with lower recombination rates</w:delText>
        </w:r>
        <w:r w:rsidR="00F92FFA">
          <w:rPr>
            <w:rFonts w:ascii="Times New Roman" w:hAnsi="Times New Roman" w:cs="Times New Roman"/>
            <w:sz w:val="24"/>
            <w:szCs w:val="24"/>
          </w:rPr>
          <w:delText xml:space="preserve"> </w:delText>
        </w:r>
      </w:del>
      <w:ins w:id="107" w:author="Thomas, Gregg" w:date="2024-10-01T11:00:00Z" w16du:dateUtc="2024-10-01T15:00:00Z">
        <w:r w:rsidR="0091678A">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url&gt;https://www.ncbi.nlm.nih.gov/pmc/articles/PMC2770633/pdf/pgen.1000729.pdf&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 a strong positive correlation broadly across primates (</w:t>
        </w:r>
      </w:ins>
      <w:r w:rsidR="00DE0DCD">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sidR="00DE0DCD">
        <w:rPr>
          <w:rFonts w:ascii="Times New Roman" w:hAnsi="Times New Roman" w:cs="Times New Roman"/>
          <w:sz w:val="24"/>
          <w:szCs w:val="24"/>
        </w:rPr>
      </w:r>
      <w:r w:rsidR="00DE0DCD">
        <w:rPr>
          <w:rFonts w:ascii="Times New Roman" w:hAnsi="Times New Roman" w:cs="Times New Roman"/>
          <w:sz w:val="24"/>
          <w:szCs w:val="24"/>
        </w:rPr>
        <w:fldChar w:fldCharType="separate"/>
      </w:r>
      <w:r w:rsidR="00764718">
        <w:rPr>
          <w:rFonts w:ascii="Times New Roman" w:hAnsi="Times New Roman" w:cs="Times New Roman"/>
          <w:noProof/>
          <w:sz w:val="24"/>
          <w:szCs w:val="24"/>
        </w:rPr>
        <w:t>Rivas-Gonzalez, et al. (2023)</w:t>
      </w:r>
      <w:r w:rsidR="00DE0DCD">
        <w:rPr>
          <w:rFonts w:ascii="Times New Roman" w:hAnsi="Times New Roman" w:cs="Times New Roman"/>
          <w:sz w:val="24"/>
          <w:szCs w:val="24"/>
        </w:rPr>
        <w:fldChar w:fldCharType="end"/>
      </w:r>
      <w:del w:id="108" w:author="Thomas, Gregg" w:date="2024-10-01T11:00:00Z" w16du:dateUtc="2024-10-01T15:00:00Z">
        <w:r w:rsidR="00F43E15">
          <w:rPr>
            <w:rFonts w:ascii="Times New Roman" w:hAnsi="Times New Roman" w:cs="Times New Roman"/>
            <w:sz w:val="24"/>
            <w:szCs w:val="24"/>
          </w:rPr>
          <w:delText>.</w:delText>
        </w:r>
        <w:r w:rsidR="00247FEB">
          <w:rPr>
            <w:rFonts w:ascii="Times New Roman" w:hAnsi="Times New Roman" w:cs="Times New Roman"/>
            <w:sz w:val="24"/>
            <w:szCs w:val="24"/>
          </w:rPr>
          <w:delText xml:space="preserve"> More recently, </w:delText>
        </w:r>
      </w:del>
      <w:ins w:id="109" w:author="Thomas, Gregg" w:date="2024-10-01T11:00:00Z" w16du:dateUtc="2024-10-01T15:00:00Z">
        <w:r w:rsidR="00DE0DCD">
          <w:rPr>
            <w:rFonts w:ascii="Times New Roman" w:hAnsi="Times New Roman" w:cs="Times New Roman"/>
            <w:sz w:val="24"/>
            <w:szCs w:val="24"/>
          </w:rPr>
          <w:t xml:space="preserve">, or </w:t>
        </w:r>
        <w:r w:rsidR="00247FEB">
          <w:rPr>
            <w:rFonts w:ascii="Times New Roman" w:hAnsi="Times New Roman" w:cs="Times New Roman"/>
            <w:sz w:val="24"/>
            <w:szCs w:val="24"/>
          </w:rPr>
          <w:t xml:space="preserve">increased discordance </w:t>
        </w:r>
        <w:r w:rsidR="00DE0DCD">
          <w:rPr>
            <w:rFonts w:ascii="Times New Roman" w:hAnsi="Times New Roman" w:cs="Times New Roman"/>
            <w:sz w:val="24"/>
            <w:szCs w:val="24"/>
          </w:rPr>
          <w:t>in regions of</w:t>
        </w:r>
        <w:r w:rsidR="00247FEB">
          <w:rPr>
            <w:rFonts w:ascii="Times New Roman" w:hAnsi="Times New Roman" w:cs="Times New Roman"/>
            <w:sz w:val="24"/>
            <w:szCs w:val="24"/>
          </w:rPr>
          <w:t xml:space="preserve"> lower recombination</w:t>
        </w:r>
        <w:r w:rsidR="00F92FFA">
          <w:rPr>
            <w:rFonts w:ascii="Times New Roman" w:hAnsi="Times New Roman" w:cs="Times New Roman"/>
            <w:sz w:val="24"/>
            <w:szCs w:val="24"/>
          </w:rPr>
          <w:t xml:space="preserve"> </w:t>
        </w:r>
      </w:ins>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764718">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del w:id="110" w:author="Thomas, Gregg" w:date="2024-10-01T11:00:00Z" w16du:dateUtc="2024-10-01T15:00:00Z">
        <w:r w:rsidR="00247FEB">
          <w:rPr>
            <w:rFonts w:ascii="Times New Roman" w:hAnsi="Times New Roman" w:cs="Times New Roman"/>
            <w:sz w:val="24"/>
            <w:szCs w:val="24"/>
          </w:rPr>
          <w:delText xml:space="preserve"> have found a strong correlation between levels of ILS and recombination rate through a detailed study of the primate phylogeny.</w:delText>
        </w:r>
        <w:r w:rsidR="0091678A">
          <w:rPr>
            <w:rFonts w:ascii="Times New Roman" w:hAnsi="Times New Roman" w:cs="Times New Roman"/>
            <w:sz w:val="24"/>
            <w:szCs w:val="24"/>
          </w:rPr>
          <w:delText xml:space="preserve"> </w:delText>
        </w:r>
        <w:r w:rsidR="00D77B8F" w:rsidRPr="00197A2B">
          <w:rPr>
            <w:rFonts w:ascii="Times New Roman" w:hAnsi="Times New Roman" w:cs="Times New Roman"/>
            <w:sz w:val="24"/>
            <w:szCs w:val="24"/>
          </w:rPr>
          <w:delText>However</w:delText>
        </w:r>
      </w:del>
      <w:ins w:id="111" w:author="Thomas, Gregg" w:date="2024-10-01T11:00:00Z" w16du:dateUtc="2024-10-01T15:00:00Z">
        <w:r w:rsidR="00F43E15">
          <w:rPr>
            <w:rFonts w:ascii="Times New Roman" w:hAnsi="Times New Roman" w:cs="Times New Roman"/>
            <w:sz w:val="24"/>
            <w:szCs w:val="24"/>
          </w:rPr>
          <w:t>.</w:t>
        </w:r>
        <w:r w:rsidR="00247FEB">
          <w:rPr>
            <w:rFonts w:ascii="Times New Roman" w:hAnsi="Times New Roman" w:cs="Times New Roman"/>
            <w:sz w:val="24"/>
            <w:szCs w:val="24"/>
          </w:rPr>
          <w:t xml:space="preserve"> </w:t>
        </w:r>
        <w:r w:rsidR="00372855">
          <w:rPr>
            <w:rFonts w:ascii="Times New Roman" w:hAnsi="Times New Roman" w:cs="Times New Roman"/>
            <w:sz w:val="24"/>
            <w:szCs w:val="24"/>
          </w:rPr>
          <w:t>Thus</w:t>
        </w:r>
      </w:ins>
      <w:r w:rsidR="00D77B8F" w:rsidRPr="00197A2B">
        <w:rPr>
          <w:rFonts w:ascii="Times New Roman" w:hAnsi="Times New Roman" w:cs="Times New Roman"/>
          <w:sz w:val="24"/>
          <w:szCs w:val="24"/>
        </w:rPr>
        <w:t>,</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del w:id="112" w:author="Thomas, Gregg" w:date="2024-10-01T11:00:00Z" w16du:dateUtc="2024-10-01T15:00:00Z">
        <w:r w:rsidR="00F43E15">
          <w:rPr>
            <w:rFonts w:ascii="Times New Roman" w:hAnsi="Times New Roman" w:cs="Times New Roman"/>
            <w:sz w:val="24"/>
            <w:szCs w:val="24"/>
          </w:rPr>
          <w:delText>.</w:delText>
        </w:r>
      </w:del>
      <w:ins w:id="113" w:author="Thomas, Gregg" w:date="2024-10-01T11:00:00Z" w16du:dateUtc="2024-10-01T15:00:00Z">
        <w:r w:rsidR="005A1264">
          <w:rPr>
            <w:rFonts w:ascii="Times New Roman" w:hAnsi="Times New Roman" w:cs="Times New Roman"/>
            <w:sz w:val="24"/>
            <w:szCs w:val="24"/>
          </w:rPr>
          <w:t>, pointing to the need for empirical studies</w:t>
        </w:r>
        <w:r w:rsidR="00B445B3">
          <w:rPr>
            <w:rFonts w:ascii="Times New Roman" w:hAnsi="Times New Roman" w:cs="Times New Roman"/>
            <w:sz w:val="24"/>
            <w:szCs w:val="24"/>
          </w:rPr>
          <w:t xml:space="preserve"> in systems with sufficient </w:t>
        </w:r>
        <w:r w:rsidR="00372855">
          <w:rPr>
            <w:rFonts w:ascii="Times New Roman" w:hAnsi="Times New Roman" w:cs="Times New Roman"/>
            <w:sz w:val="24"/>
            <w:szCs w:val="24"/>
          </w:rPr>
          <w:t xml:space="preserve">genomic </w:t>
        </w:r>
        <w:r w:rsidR="00B445B3">
          <w:rPr>
            <w:rFonts w:ascii="Times New Roman" w:hAnsi="Times New Roman" w:cs="Times New Roman"/>
            <w:sz w:val="24"/>
            <w:szCs w:val="24"/>
          </w:rPr>
          <w:t>resources to explore the causes of discordance</w:t>
        </w:r>
        <w:r w:rsidR="00F43E15">
          <w:rPr>
            <w:rFonts w:ascii="Times New Roman" w:hAnsi="Times New Roman" w:cs="Times New Roman"/>
            <w:sz w:val="24"/>
            <w:szCs w:val="24"/>
          </w:rPr>
          <w:t>.</w:t>
        </w:r>
      </w:ins>
      <w:r w:rsidR="00D77B8F" w:rsidRPr="00197A2B">
        <w:rPr>
          <w:rFonts w:ascii="Times New Roman" w:hAnsi="Times New Roman" w:cs="Times New Roman"/>
          <w:sz w:val="24"/>
          <w:szCs w:val="24"/>
        </w:rPr>
        <w:t xml:space="preserve"> </w:t>
      </w:r>
    </w:p>
    <w:p w14:paraId="1F534B65" w14:textId="71D624DA" w:rsidR="00372855"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del w:id="114" w:author="Thomas, Gregg" w:date="2024-10-01T11:00:00Z" w16du:dateUtc="2024-10-01T15:00:00Z">
        <w:r w:rsidR="00426302">
          <w:rPr>
            <w:rFonts w:ascii="Times New Roman" w:hAnsi="Times New Roman" w:cs="Times New Roman"/>
            <w:sz w:val="24"/>
            <w:szCs w:val="24"/>
          </w:rPr>
          <w:delText>mouse</w:delText>
        </w:r>
      </w:del>
      <w:ins w:id="115" w:author="Thomas, Gregg" w:date="2024-10-01T11:00:00Z" w16du:dateUtc="2024-10-01T15:00:00Z">
        <w:r w:rsidR="00B445B3">
          <w:rPr>
            <w:rFonts w:ascii="Times New Roman" w:hAnsi="Times New Roman" w:cs="Times New Roman"/>
            <w:sz w:val="24"/>
            <w:szCs w:val="24"/>
          </w:rPr>
          <w:t>mice</w:t>
        </w:r>
      </w:ins>
      <w:r w:rsidR="00B445B3">
        <w:rPr>
          <w:rFonts w:ascii="Times New Roman" w:hAnsi="Times New Roman" w:cs="Times New Roman"/>
          <w:sz w:val="24"/>
          <w:szCs w:val="24"/>
        </w:rPr>
        <w:t xml:space="preserve"> </w:t>
      </w:r>
      <w:r w:rsidR="00426302">
        <w:rPr>
          <w:rFonts w:ascii="Times New Roman" w:hAnsi="Times New Roman" w:cs="Times New Roman"/>
          <w:sz w:val="24"/>
          <w:szCs w:val="24"/>
        </w:rPr>
        <w:t>(</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w:t>
      </w:r>
      <w:del w:id="116" w:author="Thomas, Gregg" w:date="2024-10-01T11:00:00Z" w16du:dateUtc="2024-10-01T15:00:00Z">
        <w:r w:rsidR="006E78FF" w:rsidRPr="00E358E6">
          <w:rPr>
            <w:rFonts w:ascii="Times New Roman" w:hAnsi="Times New Roman" w:cs="Times New Roman"/>
            <w:sz w:val="24"/>
            <w:szCs w:val="24"/>
          </w:rPr>
          <w:delText>Old</w:delText>
        </w:r>
        <w:r w:rsidR="00462D94">
          <w:rPr>
            <w:rFonts w:ascii="Times New Roman" w:hAnsi="Times New Roman" w:cs="Times New Roman"/>
            <w:sz w:val="24"/>
            <w:szCs w:val="24"/>
          </w:rPr>
          <w:delText xml:space="preserve"> </w:delText>
        </w:r>
        <w:r w:rsidR="006E78FF" w:rsidRPr="00E358E6">
          <w:rPr>
            <w:rFonts w:ascii="Times New Roman" w:hAnsi="Times New Roman" w:cs="Times New Roman"/>
            <w:sz w:val="24"/>
            <w:szCs w:val="24"/>
          </w:rPr>
          <w:delText>World</w:delText>
        </w:r>
        <w:r w:rsidR="00426302" w:rsidRPr="00E358E6">
          <w:rPr>
            <w:rFonts w:ascii="Times New Roman" w:hAnsi="Times New Roman" w:cs="Times New Roman"/>
            <w:sz w:val="24"/>
            <w:szCs w:val="24"/>
          </w:rPr>
          <w:delText xml:space="preserve"> </w:delText>
        </w:r>
      </w:del>
      <w:r w:rsidR="00426302" w:rsidRPr="00E358E6">
        <w:rPr>
          <w:rFonts w:ascii="Times New Roman" w:hAnsi="Times New Roman" w:cs="Times New Roman"/>
          <w:sz w:val="24"/>
          <w:szCs w:val="24"/>
        </w:rPr>
        <w:t>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del w:id="117" w:author="Thomas, Gregg" w:date="2024-10-01T11:00:00Z" w16du:dateUtc="2024-10-01T15:00:00Z">
        <w:r w:rsidR="00030AC9">
          <w:rPr>
            <w:rFonts w:ascii="Times New Roman" w:hAnsi="Times New Roman" w:cs="Times New Roman"/>
            <w:sz w:val="24"/>
            <w:szCs w:val="24"/>
          </w:rPr>
          <w:delText>.</w:delText>
        </w:r>
      </w:del>
      <w:ins w:id="118" w:author="Thomas, Gregg" w:date="2024-10-01T11:00:00Z" w16du:dateUtc="2024-10-01T15:00:00Z">
        <w:r w:rsidR="005A1264">
          <w:rPr>
            <w:rFonts w:ascii="Times New Roman" w:hAnsi="Times New Roman" w:cs="Times New Roman"/>
            <w:sz w:val="24"/>
            <w:szCs w:val="24"/>
          </w:rPr>
          <w:t>, making this system an excellent choice for phylogenetic studies over both short and long timescales</w:t>
        </w:r>
        <w:r w:rsidR="00030AC9">
          <w:rPr>
            <w:rFonts w:ascii="Times New Roman" w:hAnsi="Times New Roman" w:cs="Times New Roman"/>
            <w:sz w:val="24"/>
            <w:szCs w:val="24"/>
          </w:rPr>
          <w:t>.</w:t>
        </w:r>
      </w:ins>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(Christmas</w:t>
      </w:r>
      <w:ins w:id="119"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ins w:id="120" w:author="Thomas, Gregg" w:date="2024-10-01T11:00:00Z" w16du:dateUtc="2024-10-01T15:00:00Z">
        <w:r w:rsidR="00394C3B">
          <w:rPr>
            <w:rFonts w:ascii="Times New Roman" w:hAnsi="Times New Roman" w:cs="Times New Roman"/>
            <w:sz w:val="24"/>
            <w:szCs w:val="24"/>
          </w:rPr>
          <w:t xml:space="preserve"> </w:t>
        </w:r>
        <w:r w:rsidR="00B445B3">
          <w:rPr>
            <w:rFonts w:ascii="Times New Roman" w:hAnsi="Times New Roman" w:cs="Times New Roman"/>
            <w:sz w:val="24"/>
            <w:szCs w:val="24"/>
          </w:rPr>
          <w:t>relatively</w:t>
        </w:r>
      </w:ins>
      <w:r w:rsidR="00B445B3">
        <w:rPr>
          <w:rFonts w:ascii="Times New Roman" w:hAnsi="Times New Roman" w:cs="Times New Roman"/>
          <w:sz w:val="24"/>
          <w:szCs w:val="24"/>
        </w:rPr>
        <w:t xml:space="preserve">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ins w:id="121" w:author="Thomas, Gregg" w:date="2024-10-01T11:00:00Z" w16du:dateUtc="2024-10-01T15:00:00Z">
        <w:r w:rsidR="00372855">
          <w:rPr>
            <w:rFonts w:ascii="Times New Roman" w:hAnsi="Times New Roman" w:cs="Times New Roman"/>
            <w:sz w:val="24"/>
            <w:szCs w:val="24"/>
          </w:rPr>
          <w:tab/>
        </w:r>
      </w:ins>
    </w:p>
    <w:p w14:paraId="3093FDA3" w14:textId="49E06A90" w:rsidR="00EA1EF2" w:rsidRDefault="00394C3B" w:rsidP="00372855">
      <w:pPr>
        <w:spacing w:after="0"/>
        <w:ind w:firstLine="720"/>
        <w:jc w:val="both"/>
        <w:rPr>
          <w:rFonts w:ascii="Times New Roman" w:hAnsi="Times New Roman" w:cs="Times New Roman"/>
          <w:sz w:val="24"/>
          <w:szCs w:val="24"/>
        </w:rPr>
      </w:pPr>
      <w:del w:id="122" w:author="Thomas, Gregg" w:date="2024-10-01T11:00:00Z" w16du:dateUtc="2024-10-01T15:00:00Z">
        <w:r>
          <w:rPr>
            <w:rFonts w:ascii="Times New Roman" w:hAnsi="Times New Roman" w:cs="Times New Roman"/>
            <w:sz w:val="24"/>
            <w:szCs w:val="24"/>
          </w:rPr>
          <w:delText>In the present work, we</w:delText>
        </w:r>
      </w:del>
      <w:ins w:id="123" w:author="Thomas, Gregg" w:date="2024-10-01T11:00:00Z" w16du:dateUtc="2024-10-01T15:00:00Z">
        <w:r w:rsidR="00372855">
          <w:rPr>
            <w:rFonts w:ascii="Times New Roman" w:hAnsi="Times New Roman" w:cs="Times New Roman"/>
            <w:sz w:val="24"/>
            <w:szCs w:val="24"/>
          </w:rPr>
          <w:t>W</w:t>
        </w:r>
        <w:r>
          <w:rPr>
            <w:rFonts w:ascii="Times New Roman" w:hAnsi="Times New Roman" w:cs="Times New Roman"/>
            <w:sz w:val="24"/>
            <w:szCs w:val="24"/>
          </w:rPr>
          <w:t>e</w:t>
        </w:r>
      </w:ins>
      <w:r>
        <w:rPr>
          <w:rFonts w:ascii="Times New Roman" w:hAnsi="Times New Roman" w:cs="Times New Roman"/>
          <w:sz w:val="24"/>
          <w:szCs w:val="24"/>
        </w:rPr>
        <w:t xml:space="preserv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del w:id="124" w:author="Thomas, Gregg" w:date="2024-10-01T11:00:00Z" w16du:dateUtc="2024-10-01T15:00:00Z">
        <w:r w:rsidR="00426302">
          <w:rPr>
            <w:rFonts w:ascii="Times New Roman" w:hAnsi="Times New Roman" w:cs="Times New Roman"/>
            <w:sz w:val="24"/>
            <w:szCs w:val="24"/>
          </w:rPr>
          <w:delText>genome sequences</w:delText>
        </w:r>
      </w:del>
      <w:ins w:id="125" w:author="Thomas, Gregg" w:date="2024-10-01T11:00:00Z" w16du:dateUtc="2024-10-01T15:00:00Z">
        <w:r w:rsidR="00426302">
          <w:rPr>
            <w:rFonts w:ascii="Times New Roman" w:hAnsi="Times New Roman" w:cs="Times New Roman"/>
            <w:sz w:val="24"/>
            <w:szCs w:val="24"/>
          </w:rPr>
          <w:t>genome</w:t>
        </w:r>
        <w:r w:rsidR="00B445B3">
          <w:rPr>
            <w:rFonts w:ascii="Times New Roman" w:hAnsi="Times New Roman" w:cs="Times New Roman"/>
            <w:sz w:val="24"/>
            <w:szCs w:val="24"/>
          </w:rPr>
          <w:t>s</w:t>
        </w:r>
      </w:ins>
      <w:r w:rsidR="00426302">
        <w:rPr>
          <w:rFonts w:ascii="Times New Roman" w:hAnsi="Times New Roman" w:cs="Times New Roman"/>
          <w:sz w:val="24"/>
          <w:szCs w:val="24"/>
        </w:rPr>
        <w:t xml:space="preserve">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w:t>
      </w:r>
      <w:del w:id="126" w:author="Thomas, Gregg" w:date="2024-10-01T11:00:00Z" w16du:dateUtc="2024-10-01T15:00:00Z">
        <w:r w:rsidR="00426302" w:rsidRPr="00E358E6">
          <w:rPr>
            <w:rFonts w:ascii="Times New Roman" w:hAnsi="Times New Roman" w:cs="Times New Roman"/>
            <w:sz w:val="24"/>
            <w:szCs w:val="24"/>
          </w:rPr>
          <w:delText xml:space="preserve"> rodent</w:delText>
        </w:r>
      </w:del>
      <w:r w:rsidR="00426302" w:rsidRPr="00E358E6">
        <w:rPr>
          <w:rFonts w:ascii="Times New Roman" w:hAnsi="Times New Roman" w:cs="Times New Roman"/>
          <w:sz w:val="24"/>
          <w:szCs w:val="24"/>
        </w:rPr>
        <w:t xml:space="preserve"> </w:t>
      </w:r>
      <w:r w:rsidR="0077627E">
        <w:rPr>
          <w:rFonts w:ascii="Times New Roman" w:hAnsi="Times New Roman" w:cs="Times New Roman"/>
          <w:sz w:val="24"/>
          <w:szCs w:val="24"/>
        </w:rPr>
        <w:t>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alleni</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(Kumon</w:t>
      </w:r>
      <w:ins w:id="12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w:t>
      </w:r>
      <w:del w:id="128" w:author="Thomas, Gregg" w:date="2024-10-01T11:00:00Z" w16du:dateUtc="2024-10-01T15:00:00Z">
        <w:r w:rsidR="00426302" w:rsidRPr="00E358E6">
          <w:rPr>
            <w:rFonts w:ascii="Times New Roman" w:hAnsi="Times New Roman" w:cs="Times New Roman"/>
            <w:sz w:val="24"/>
            <w:szCs w:val="24"/>
          </w:rPr>
          <w:delText xml:space="preserve"> rodent</w:delText>
        </w:r>
      </w:del>
      <w:r w:rsidR="00426302" w:rsidRPr="00E358E6">
        <w:rPr>
          <w:rFonts w:ascii="Times New Roman" w:hAnsi="Times New Roman" w:cs="Times New Roman"/>
          <w:sz w:val="24"/>
          <w:szCs w:val="24"/>
        </w:rPr>
        <w:t xml:space="preserve">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sz w:val="24"/>
          <w:szCs w:val="24"/>
        </w:rPr>
        <w:lastRenderedPageBreak/>
        <w:t xml:space="preserve">to study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ins w:id="129" w:author="Thomas, Gregg" w:date="2024-10-01T11:00:00Z" w16du:dateUtc="2024-10-01T15:00:00Z">
        <w:r w:rsidR="00045BDB">
          <w:rPr>
            <w:rFonts w:ascii="Times New Roman" w:hAnsi="Times New Roman" w:cs="Times New Roman"/>
            <w:sz w:val="24"/>
            <w:szCs w:val="24"/>
          </w:rPr>
          <w:t xml:space="preserve">commonly used </w:t>
        </w:r>
      </w:ins>
      <w:r w:rsidR="00020FEE">
        <w:rPr>
          <w:rFonts w:ascii="Times New Roman" w:hAnsi="Times New Roman" w:cs="Times New Roman"/>
          <w:sz w:val="24"/>
          <w:szCs w:val="24"/>
        </w:rPr>
        <w:t>ultra-conserved elements (UCEs</w:t>
      </w:r>
      <w:del w:id="130" w:author="Thomas, Gregg" w:date="2024-10-01T11:00:00Z" w16du:dateUtc="2024-10-01T15:00:00Z">
        <w:r w:rsidR="00020FEE">
          <w:rPr>
            <w:rFonts w:ascii="Times New Roman" w:hAnsi="Times New Roman" w:cs="Times New Roman"/>
            <w:sz w:val="24"/>
            <w:szCs w:val="24"/>
          </w:rPr>
          <w:delText>)</w:delText>
        </w:r>
      </w:del>
      <w:ins w:id="131" w:author="Thomas, Gregg" w:date="2024-10-01T11:00:00Z" w16du:dateUtc="2024-10-01T15:00:00Z">
        <w:r w:rsidR="00020FEE">
          <w:rPr>
            <w:rFonts w:ascii="Times New Roman" w:hAnsi="Times New Roman" w:cs="Times New Roman"/>
            <w:sz w:val="24"/>
            <w:szCs w:val="24"/>
          </w:rPr>
          <w:t>)</w:t>
        </w:r>
        <w:bookmarkStart w:id="132" w:name="_Hlk114747009"/>
        <w:r w:rsidR="00045BDB">
          <w:rPr>
            <w:rFonts w:ascii="Times New Roman" w:hAnsi="Times New Roman" w:cs="Times New Roman"/>
            <w:sz w:val="24"/>
            <w:szCs w:val="24"/>
          </w:rPr>
          <w:t>. We used these UCE data</w:t>
        </w:r>
      </w:ins>
      <w:r w:rsidR="00045BDB">
        <w:rPr>
          <w:rFonts w:ascii="Times New Roman" w:hAnsi="Times New Roman" w:cs="Times New Roman"/>
          <w:sz w:val="24"/>
          <w:szCs w:val="24"/>
        </w:rPr>
        <w:t xml:space="preserve"> </w:t>
      </w:r>
      <w:r w:rsidR="00045BDB" w:rsidRPr="00075439">
        <w:rPr>
          <w:rFonts w:ascii="Times New Roman" w:hAnsi="Times New Roman" w:cs="Times New Roman"/>
          <w:sz w:val="24"/>
          <w:szCs w:val="24"/>
        </w:rPr>
        <w:t xml:space="preserve">to </w:t>
      </w:r>
      <w:del w:id="133" w:author="Thomas, Gregg" w:date="2024-10-01T11:00:00Z" w16du:dateUtc="2024-10-01T15:00:00Z">
        <w:r w:rsidR="00B57DDF">
          <w:rPr>
            <w:rFonts w:ascii="Times New Roman" w:hAnsi="Times New Roman" w:cs="Times New Roman"/>
            <w:sz w:val="24"/>
            <w:szCs w:val="24"/>
          </w:rPr>
          <w:delText xml:space="preserve">promote </w:delText>
        </w:r>
        <w:r w:rsidR="003B427E">
          <w:rPr>
            <w:rFonts w:ascii="Times New Roman" w:hAnsi="Times New Roman" w:cs="Times New Roman"/>
            <w:sz w:val="24"/>
            <w:szCs w:val="24"/>
          </w:rPr>
          <w:delText>broader comparisons</w:delText>
        </w:r>
        <w:r w:rsidR="00003ABB">
          <w:rPr>
            <w:rFonts w:ascii="Times New Roman" w:hAnsi="Times New Roman" w:cs="Times New Roman"/>
            <w:sz w:val="24"/>
            <w:szCs w:val="24"/>
          </w:rPr>
          <w:delText xml:space="preserve"> across genomes </w:delText>
        </w:r>
      </w:del>
      <w:ins w:id="134" w:author="Thomas, Gregg" w:date="2024-10-01T11:00:00Z" w16du:dateUtc="2024-10-01T15:00:00Z">
        <w:r w:rsidR="00045BDB" w:rsidRPr="00075439">
          <w:rPr>
            <w:rFonts w:ascii="Times New Roman" w:hAnsi="Times New Roman" w:cs="Times New Roman"/>
            <w:sz w:val="24"/>
            <w:szCs w:val="24"/>
          </w:rPr>
          <w:t xml:space="preserve">infer a robust, </w:t>
        </w:r>
        <w:r w:rsidR="00B91982">
          <w:rPr>
            <w:rFonts w:ascii="Times New Roman" w:hAnsi="Times New Roman" w:cs="Times New Roman"/>
            <w:sz w:val="24"/>
            <w:szCs w:val="24"/>
          </w:rPr>
          <w:t xml:space="preserve">time-calibrated </w:t>
        </w:r>
        <w:r w:rsidR="00045BDB" w:rsidRPr="00075439">
          <w:rPr>
            <w:rFonts w:ascii="Times New Roman" w:hAnsi="Times New Roman" w:cs="Times New Roman"/>
            <w:sz w:val="24"/>
            <w:szCs w:val="24"/>
          </w:rPr>
          <w:t xml:space="preserve">phylogeny </w:t>
        </w:r>
      </w:ins>
      <w:r w:rsidR="00045BDB" w:rsidRPr="00075439">
        <w:rPr>
          <w:rFonts w:ascii="Times New Roman" w:hAnsi="Times New Roman" w:cs="Times New Roman"/>
          <w:sz w:val="24"/>
          <w:szCs w:val="24"/>
        </w:rPr>
        <w:t xml:space="preserve">of </w:t>
      </w:r>
      <w:del w:id="135" w:author="Thomas, Gregg" w:date="2024-10-01T11:00:00Z" w16du:dateUtc="2024-10-01T15:00:00Z">
        <w:r w:rsidR="00003ABB">
          <w:rPr>
            <w:rFonts w:ascii="Times New Roman" w:hAnsi="Times New Roman" w:cs="Times New Roman"/>
            <w:sz w:val="24"/>
            <w:szCs w:val="24"/>
          </w:rPr>
          <w:delText>variable quality</w:delText>
        </w:r>
        <w:r w:rsidR="00020FEE">
          <w:rPr>
            <w:rFonts w:ascii="Times New Roman" w:hAnsi="Times New Roman" w:cs="Times New Roman"/>
            <w:sz w:val="24"/>
            <w:szCs w:val="24"/>
          </w:rPr>
          <w:delText>.</w:delText>
        </w:r>
        <w:r w:rsidR="005A3F18">
          <w:rPr>
            <w:rFonts w:ascii="Times New Roman" w:hAnsi="Times New Roman" w:cs="Times New Roman"/>
            <w:sz w:val="24"/>
            <w:szCs w:val="24"/>
          </w:rPr>
          <w:delText xml:space="preserve"> </w:delText>
        </w:r>
        <w:r w:rsidR="00FA2AA1">
          <w:rPr>
            <w:rFonts w:ascii="Times New Roman" w:hAnsi="Times New Roman" w:cs="Times New Roman"/>
            <w:sz w:val="24"/>
            <w:szCs w:val="24"/>
          </w:rPr>
          <w:delText>We</w:delText>
        </w:r>
        <w:r w:rsidR="00D010DB">
          <w:rPr>
            <w:rFonts w:ascii="Times New Roman" w:hAnsi="Times New Roman" w:cs="Times New Roman"/>
            <w:sz w:val="24"/>
            <w:szCs w:val="24"/>
          </w:rPr>
          <w:delText xml:space="preserve"> </w:delText>
        </w:r>
      </w:del>
      <w:ins w:id="136" w:author="Thomas, Gregg" w:date="2024-10-01T11:00:00Z" w16du:dateUtc="2024-10-01T15:00:00Z">
        <w:r w:rsidR="00312928">
          <w:rPr>
            <w:rFonts w:ascii="Times New Roman" w:hAnsi="Times New Roman" w:cs="Times New Roman"/>
            <w:sz w:val="24"/>
            <w:szCs w:val="24"/>
          </w:rPr>
          <w:t xml:space="preserve">sequenced </w:t>
        </w:r>
        <w:r w:rsidR="00045BDB" w:rsidRPr="00075439">
          <w:rPr>
            <w:rFonts w:ascii="Times New Roman" w:hAnsi="Times New Roman" w:cs="Times New Roman"/>
            <w:sz w:val="24"/>
            <w:szCs w:val="24"/>
          </w:rPr>
          <w:t>murine rodents</w:t>
        </w:r>
        <w:r w:rsidR="00312928">
          <w:rPr>
            <w:rFonts w:ascii="Times New Roman" w:hAnsi="Times New Roman" w:cs="Times New Roman"/>
            <w:sz w:val="24"/>
            <w:szCs w:val="24"/>
          </w:rPr>
          <w:t>, providi</w:t>
        </w:r>
        <w:r w:rsidR="00B91982">
          <w:rPr>
            <w:rFonts w:ascii="Times New Roman" w:hAnsi="Times New Roman" w:cs="Times New Roman"/>
            <w:sz w:val="24"/>
            <w:szCs w:val="24"/>
          </w:rPr>
          <w:t>ng a</w:t>
        </w:r>
        <w:r w:rsidR="00312928">
          <w:rPr>
            <w:rFonts w:ascii="Times New Roman" w:hAnsi="Times New Roman" w:cs="Times New Roman"/>
            <w:sz w:val="24"/>
            <w:szCs w:val="24"/>
          </w:rPr>
          <w:t xml:space="preserve"> useful resource for future comparative studies within this important group</w:t>
        </w:r>
        <w:r w:rsidR="00020FEE">
          <w:rPr>
            <w:rFonts w:ascii="Times New Roman" w:hAnsi="Times New Roman" w:cs="Times New Roman"/>
            <w:sz w:val="24"/>
            <w:szCs w:val="24"/>
          </w:rPr>
          <w:t>.</w:t>
        </w:r>
        <w:r w:rsidR="00045BDB">
          <w:rPr>
            <w:rFonts w:ascii="Times New Roman" w:hAnsi="Times New Roman" w:cs="Times New Roman"/>
            <w:sz w:val="24"/>
            <w:szCs w:val="24"/>
          </w:rPr>
          <w:t xml:space="preserve"> </w:t>
        </w:r>
        <w:bookmarkEnd w:id="132"/>
        <w:r w:rsidR="004659F9">
          <w:rPr>
            <w:rFonts w:ascii="Times New Roman" w:hAnsi="Times New Roman" w:cs="Times New Roman"/>
            <w:sz w:val="24"/>
            <w:szCs w:val="24"/>
          </w:rPr>
          <w:t>Using this species tree, w</w:t>
        </w:r>
        <w:r w:rsidR="00FA2AA1">
          <w:rPr>
            <w:rFonts w:ascii="Times New Roman" w:hAnsi="Times New Roman" w:cs="Times New Roman"/>
            <w:sz w:val="24"/>
            <w:szCs w:val="24"/>
          </w:rPr>
          <w:t>e</w:t>
        </w:r>
        <w:r w:rsidR="00D010DB">
          <w:rPr>
            <w:rFonts w:ascii="Times New Roman" w:hAnsi="Times New Roman" w:cs="Times New Roman"/>
            <w:sz w:val="24"/>
            <w:szCs w:val="24"/>
          </w:rPr>
          <w:t xml:space="preserve"> </w:t>
        </w:r>
      </w:ins>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t>
      </w:r>
      <w:del w:id="137" w:author="Thomas, Gregg" w:date="2024-10-01T11:00:00Z" w16du:dateUtc="2024-10-01T15:00:00Z">
        <w:r w:rsidR="00D010DB">
          <w:rPr>
            <w:rFonts w:ascii="Times New Roman" w:hAnsi="Times New Roman" w:cs="Times New Roman"/>
            <w:sz w:val="24"/>
            <w:szCs w:val="24"/>
          </w:rPr>
          <w:delText xml:space="preserve">whole </w:delText>
        </w:r>
        <w:r w:rsidR="008D2A3B">
          <w:rPr>
            <w:rFonts w:ascii="Times New Roman" w:hAnsi="Times New Roman" w:cs="Times New Roman"/>
            <w:sz w:val="24"/>
            <w:szCs w:val="24"/>
          </w:rPr>
          <w:delText>genome</w:delText>
        </w:r>
        <w:r w:rsidR="00D010DB">
          <w:rPr>
            <w:rFonts w:ascii="Times New Roman" w:hAnsi="Times New Roman" w:cs="Times New Roman"/>
            <w:sz w:val="24"/>
            <w:szCs w:val="24"/>
          </w:rPr>
          <w:delText xml:space="preserve"> sequences</w:delText>
        </w:r>
        <w:r w:rsidR="00F92FFA">
          <w:rPr>
            <w:rFonts w:ascii="Times New Roman" w:hAnsi="Times New Roman" w:cs="Times New Roman"/>
            <w:sz w:val="24"/>
            <w:szCs w:val="24"/>
          </w:rPr>
          <w:delText xml:space="preserve"> from </w:delText>
        </w:r>
      </w:del>
      <w:r w:rsidR="00312928">
        <w:rPr>
          <w:rFonts w:ascii="Times New Roman" w:hAnsi="Times New Roman" w:cs="Times New Roman"/>
          <w:sz w:val="24"/>
          <w:szCs w:val="24"/>
        </w:rPr>
        <w:t xml:space="preserve">a subset of </w:t>
      </w:r>
      <w:del w:id="138" w:author="Thomas, Gregg" w:date="2024-10-01T11:00:00Z" w16du:dateUtc="2024-10-01T15:00:00Z">
        <w:r w:rsidR="00F92FFA">
          <w:rPr>
            <w:rFonts w:ascii="Times New Roman" w:hAnsi="Times New Roman" w:cs="Times New Roman"/>
            <w:sz w:val="24"/>
            <w:szCs w:val="24"/>
          </w:rPr>
          <w:delText>these genomes</w:delText>
        </w:r>
        <w:r w:rsidR="009D6AFD">
          <w:rPr>
            <w:rFonts w:ascii="Times New Roman" w:hAnsi="Times New Roman" w:cs="Times New Roman"/>
            <w:sz w:val="24"/>
            <w:szCs w:val="24"/>
          </w:rPr>
          <w:delText>,</w:delText>
        </w:r>
      </w:del>
      <w:ins w:id="139" w:author="Thomas, Gregg" w:date="2024-10-01T11:00:00Z" w16du:dateUtc="2024-10-01T15:00:00Z">
        <w:r w:rsidR="00D010DB">
          <w:rPr>
            <w:rFonts w:ascii="Times New Roman" w:hAnsi="Times New Roman" w:cs="Times New Roman"/>
            <w:sz w:val="24"/>
            <w:szCs w:val="24"/>
          </w:rPr>
          <w:t xml:space="preserve">whole </w:t>
        </w:r>
        <w:r w:rsidR="008D2A3B">
          <w:rPr>
            <w:rFonts w:ascii="Times New Roman" w:hAnsi="Times New Roman" w:cs="Times New Roman"/>
            <w:sz w:val="24"/>
            <w:szCs w:val="24"/>
          </w:rPr>
          <w:t>genome</w:t>
        </w:r>
        <w:r w:rsidR="00372855">
          <w:rPr>
            <w:rFonts w:ascii="Times New Roman" w:hAnsi="Times New Roman" w:cs="Times New Roman"/>
            <w:sz w:val="24"/>
            <w:szCs w:val="24"/>
          </w:rPr>
          <w:t>s</w:t>
        </w:r>
        <w:r w:rsidR="00D010DB">
          <w:rPr>
            <w:rFonts w:ascii="Times New Roman" w:hAnsi="Times New Roman" w:cs="Times New Roman"/>
            <w:sz w:val="24"/>
            <w:szCs w:val="24"/>
          </w:rPr>
          <w:t xml:space="preserve"> </w:t>
        </w:r>
        <w:r w:rsidR="00045BDB">
          <w:rPr>
            <w:rFonts w:ascii="Times New Roman" w:hAnsi="Times New Roman" w:cs="Times New Roman"/>
            <w:sz w:val="24"/>
            <w:szCs w:val="24"/>
          </w:rPr>
          <w:t xml:space="preserve">to </w:t>
        </w:r>
        <w:r w:rsidR="00045BDB" w:rsidRPr="00075439">
          <w:rPr>
            <w:rFonts w:ascii="Times New Roman" w:hAnsi="Times New Roman" w:cs="Times New Roman"/>
            <w:sz w:val="24"/>
            <w:szCs w:val="24"/>
          </w:rPr>
          <w:t>study how phylogenetic discordance</w:t>
        </w:r>
        <w:r w:rsidR="00045BDB">
          <w:rPr>
            <w:rFonts w:ascii="Times New Roman" w:hAnsi="Times New Roman" w:cs="Times New Roman"/>
            <w:sz w:val="24"/>
            <w:szCs w:val="24"/>
          </w:rPr>
          <w:t xml:space="preserve"> is related to species-level inferences of relatedness, recombination rate, and patterns of molecular evolution. Using</w:t>
        </w:r>
      </w:ins>
      <w:r w:rsidR="00045BDB">
        <w:rPr>
          <w:rFonts w:ascii="Times New Roman" w:hAnsi="Times New Roman" w:cs="Times New Roman"/>
          <w:sz w:val="24"/>
          <w:szCs w:val="24"/>
        </w:rPr>
        <w:t xml:space="preserve"> </w:t>
      </w:r>
      <w:r w:rsidR="00426302" w:rsidRPr="00E358E6">
        <w:rPr>
          <w:rFonts w:ascii="Times New Roman" w:hAnsi="Times New Roman" w:cs="Times New Roman"/>
          <w:sz w:val="24"/>
          <w:szCs w:val="24"/>
        </w:rPr>
        <w:t>genetic maps</w:t>
      </w:r>
      <w:del w:id="140" w:author="Thomas, Gregg" w:date="2024-10-01T11:00:00Z" w16du:dateUtc="2024-10-01T15:00:00Z">
        <w:r w:rsidR="009D6AFD">
          <w:rPr>
            <w:rFonts w:ascii="Times New Roman" w:hAnsi="Times New Roman" w:cs="Times New Roman"/>
            <w:sz w:val="24"/>
            <w:szCs w:val="24"/>
          </w:rPr>
          <w:delText>,</w:delText>
        </w:r>
      </w:del>
      <w:r w:rsidR="009D6AFD">
        <w:rPr>
          <w:rFonts w:ascii="Times New Roman" w:hAnsi="Times New Roman" w:cs="Times New Roman"/>
          <w:sz w:val="24"/>
          <w:szCs w:val="24"/>
        </w:rPr>
        <w:t xml:space="preserve"> and </w:t>
      </w:r>
      <w:ins w:id="141" w:author="Thomas, Gregg" w:date="2024-10-01T11:00:00Z" w16du:dateUtc="2024-10-01T15:00:00Z">
        <w:r w:rsidR="00312928">
          <w:rPr>
            <w:rFonts w:ascii="Times New Roman" w:hAnsi="Times New Roman" w:cs="Times New Roman"/>
            <w:sz w:val="24"/>
            <w:szCs w:val="24"/>
          </w:rPr>
          <w:t xml:space="preserve">functional </w:t>
        </w:r>
      </w:ins>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w:t>
      </w:r>
      <w:del w:id="142" w:author="Thomas, Gregg" w:date="2024-10-01T11:00:00Z" w16du:dateUtc="2024-10-01T15:00:00Z">
        <w:r w:rsidR="009D6AFD">
          <w:rPr>
            <w:rFonts w:ascii="Times New Roman" w:hAnsi="Times New Roman" w:cs="Times New Roman"/>
            <w:sz w:val="24"/>
            <w:szCs w:val="24"/>
          </w:rPr>
          <w:delText>information</w:delText>
        </w:r>
        <w:r w:rsidR="00426302" w:rsidRPr="00E358E6">
          <w:rPr>
            <w:rFonts w:ascii="Times New Roman" w:hAnsi="Times New Roman" w:cs="Times New Roman"/>
            <w:sz w:val="24"/>
            <w:szCs w:val="24"/>
          </w:rPr>
          <w:delText xml:space="preserve"> </w:delText>
        </w:r>
      </w:del>
      <w:r w:rsidR="00426302" w:rsidRPr="00E358E6">
        <w:rPr>
          <w:rFonts w:ascii="Times New Roman" w:hAnsi="Times New Roman" w:cs="Times New Roman"/>
          <w:sz w:val="24"/>
          <w:szCs w:val="24"/>
        </w:rPr>
        <w:t>from</w:t>
      </w:r>
      <w:ins w:id="143" w:author="Thomas, Gregg" w:date="2024-10-01T11:00:00Z" w16du:dateUtc="2024-10-01T15:00:00Z">
        <w:r w:rsidR="00F253F3">
          <w:rPr>
            <w:rFonts w:ascii="Times New Roman" w:hAnsi="Times New Roman" w:cs="Times New Roman"/>
            <w:sz w:val="24"/>
            <w:szCs w:val="24"/>
          </w:rPr>
          <w:t xml:space="preserve"> </w:t>
        </w:r>
        <w:r w:rsidR="00045BDB">
          <w:rPr>
            <w:rFonts w:ascii="Times New Roman" w:hAnsi="Times New Roman" w:cs="Times New Roman"/>
            <w:sz w:val="24"/>
            <w:szCs w:val="24"/>
          </w:rPr>
          <w:t>the powerful</w:t>
        </w:r>
      </w:ins>
      <w:r w:rsidR="00045BDB">
        <w:rPr>
          <w:rFonts w:ascii="Times New Roman" w:hAnsi="Times New Roman" w:cs="Times New Roman"/>
          <w:sz w:val="24"/>
          <w:szCs w:val="24"/>
        </w:rPr>
        <w:t xml:space="preserve"> </w:t>
      </w:r>
      <w:r w:rsidR="00F253F3">
        <w:rPr>
          <w:rFonts w:ascii="Times New Roman" w:hAnsi="Times New Roman" w:cs="Times New Roman"/>
          <w:sz w:val="24"/>
          <w:szCs w:val="24"/>
        </w:rPr>
        <w:t xml:space="preserve">house </w:t>
      </w:r>
      <w:del w:id="144" w:author="Thomas, Gregg" w:date="2024-10-01T11:00:00Z" w16du:dateUtc="2024-10-01T15:00:00Z">
        <w:r w:rsidR="00F253F3">
          <w:rPr>
            <w:rFonts w:ascii="Times New Roman" w:hAnsi="Times New Roman" w:cs="Times New Roman"/>
            <w:sz w:val="24"/>
            <w:szCs w:val="24"/>
          </w:rPr>
          <w:delText>mice</w:delText>
        </w:r>
        <w:r w:rsidR="00426302" w:rsidRPr="00E358E6">
          <w:rPr>
            <w:rFonts w:ascii="Times New Roman" w:hAnsi="Times New Roman" w:cs="Times New Roman"/>
            <w:sz w:val="24"/>
            <w:szCs w:val="24"/>
          </w:rPr>
          <w:delText xml:space="preserve"> </w:delText>
        </w:r>
        <w:r w:rsidR="00B57DDF">
          <w:rPr>
            <w:rFonts w:ascii="Times New Roman" w:hAnsi="Times New Roman" w:cs="Times New Roman"/>
            <w:sz w:val="24"/>
            <w:szCs w:val="24"/>
          </w:rPr>
          <w:delText xml:space="preserve">to describe </w:delText>
        </w:r>
        <w:r w:rsidR="00B57DDF" w:rsidRPr="00197A2B">
          <w:rPr>
            <w:rFonts w:ascii="Times New Roman" w:hAnsi="Times New Roman" w:cs="Times New Roman"/>
            <w:sz w:val="24"/>
            <w:szCs w:val="24"/>
          </w:rPr>
          <w:delText xml:space="preserve">the </w:delText>
        </w:r>
        <w:r w:rsidR="00B57DDF">
          <w:rPr>
            <w:rFonts w:ascii="Times New Roman" w:hAnsi="Times New Roman" w:cs="Times New Roman"/>
            <w:sz w:val="24"/>
            <w:szCs w:val="24"/>
          </w:rPr>
          <w:delText>genomic</w:delText>
        </w:r>
        <w:r w:rsidR="00B57DDF" w:rsidRPr="00197A2B">
          <w:rPr>
            <w:rFonts w:ascii="Times New Roman" w:hAnsi="Times New Roman" w:cs="Times New Roman"/>
            <w:sz w:val="24"/>
            <w:szCs w:val="24"/>
          </w:rPr>
          <w:delText xml:space="preserve"> context of phylogenetic discordance</w:delText>
        </w:r>
        <w:r w:rsidR="005D2E99">
          <w:rPr>
            <w:rFonts w:ascii="Times New Roman" w:hAnsi="Times New Roman" w:cs="Times New Roman"/>
            <w:sz w:val="24"/>
            <w:szCs w:val="24"/>
          </w:rPr>
          <w:delText xml:space="preserve"> </w:delText>
        </w:r>
        <w:r w:rsidR="00F253F3">
          <w:rPr>
            <w:rFonts w:ascii="Times New Roman" w:hAnsi="Times New Roman" w:cs="Times New Roman"/>
            <w:sz w:val="24"/>
            <w:szCs w:val="24"/>
          </w:rPr>
          <w:delText xml:space="preserve">across murine rodents </w:delText>
        </w:r>
        <w:r w:rsidR="00B57DDF">
          <w:rPr>
            <w:rFonts w:ascii="Times New Roman" w:hAnsi="Times New Roman" w:cs="Times New Roman"/>
            <w:sz w:val="24"/>
            <w:szCs w:val="24"/>
          </w:rPr>
          <w:delText>and</w:delText>
        </w:r>
        <w:r w:rsidR="00FA2AA1">
          <w:rPr>
            <w:rFonts w:ascii="Times New Roman" w:hAnsi="Times New Roman" w:cs="Times New Roman"/>
            <w:sz w:val="24"/>
            <w:szCs w:val="24"/>
          </w:rPr>
          <w:delText xml:space="preserve"> evaluate</w:delText>
        </w:r>
      </w:del>
      <w:ins w:id="145" w:author="Thomas, Gregg" w:date="2024-10-01T11:00:00Z" w16du:dateUtc="2024-10-01T15:00:00Z">
        <w:r w:rsidR="00045BDB">
          <w:rPr>
            <w:rFonts w:ascii="Times New Roman" w:hAnsi="Times New Roman" w:cs="Times New Roman"/>
            <w:sz w:val="24"/>
            <w:szCs w:val="24"/>
          </w:rPr>
          <w:t>mouse system, we</w:t>
        </w:r>
        <w:r w:rsidR="00045BDB" w:rsidRPr="00E358E6">
          <w:rPr>
            <w:rFonts w:ascii="Times New Roman" w:hAnsi="Times New Roman" w:cs="Times New Roman"/>
            <w:sz w:val="24"/>
            <w:szCs w:val="24"/>
          </w:rPr>
          <w:t xml:space="preserve"> </w:t>
        </w:r>
        <w:r w:rsidR="00045BDB">
          <w:rPr>
            <w:rFonts w:ascii="Times New Roman" w:hAnsi="Times New Roman" w:cs="Times New Roman"/>
            <w:sz w:val="24"/>
            <w:szCs w:val="24"/>
          </w:rPr>
          <w:t>test</w:t>
        </w:r>
      </w:ins>
      <w:r w:rsidR="00045BDB">
        <w:rPr>
          <w:rFonts w:ascii="Times New Roman" w:hAnsi="Times New Roman" w:cs="Times New Roman"/>
          <w:sz w:val="24"/>
          <w:szCs w:val="24"/>
        </w:rPr>
        <w:t xml:space="preserve">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ins w:id="146" w:author="Thomas, Gregg" w:date="2024-10-01T11:00:00Z" w16du:dateUtc="2024-10-01T15:00:00Z">
        <w:r w:rsidR="00B57DDF">
          <w:rPr>
            <w:rFonts w:ascii="Times New Roman" w:hAnsi="Times New Roman" w:cs="Times New Roman"/>
            <w:sz w:val="24"/>
            <w:szCs w:val="24"/>
          </w:rPr>
          <w:t xml:space="preserve"> </w:t>
        </w:r>
        <w:r w:rsidR="00312928">
          <w:rPr>
            <w:rFonts w:ascii="Times New Roman" w:hAnsi="Times New Roman" w:cs="Times New Roman"/>
            <w:sz w:val="24"/>
            <w:szCs w:val="24"/>
          </w:rPr>
          <w:t xml:space="preserve">spatial </w:t>
        </w:r>
        <w:r w:rsidR="00045BDB">
          <w:rPr>
            <w:rFonts w:ascii="Times New Roman" w:hAnsi="Times New Roman" w:cs="Times New Roman"/>
            <w:sz w:val="24"/>
            <w:szCs w:val="24"/>
          </w:rPr>
          <w:t>patterns of</w:t>
        </w:r>
      </w:ins>
      <w:r w:rsidR="00045BDB">
        <w:rPr>
          <w:rFonts w:ascii="Times New Roman" w:hAnsi="Times New Roman" w:cs="Times New Roman"/>
          <w:sz w:val="24"/>
          <w:szCs w:val="24"/>
        </w:rPr>
        <w:t xml:space="preserve"> </w:t>
      </w:r>
      <w:r w:rsidR="00B57DDF">
        <w:rPr>
          <w:rFonts w:ascii="Times New Roman" w:hAnsi="Times New Roman" w:cs="Times New Roman"/>
          <w:sz w:val="24"/>
          <w:szCs w:val="24"/>
        </w:rPr>
        <w:t xml:space="preserve">discordance </w:t>
      </w:r>
      <w:r w:rsidR="00EA1EF2">
        <w:rPr>
          <w:rFonts w:ascii="Times New Roman" w:hAnsi="Times New Roman" w:cs="Times New Roman"/>
          <w:sz w:val="24"/>
          <w:szCs w:val="24"/>
        </w:rPr>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ins w:id="147" w:author="Thomas, Gregg" w:date="2024-10-01T11:00:00Z" w16du:dateUtc="2024-10-01T15:00:00Z">
        <w:r w:rsidR="00045BDB">
          <w:rPr>
            <w:rFonts w:ascii="Times New Roman" w:hAnsi="Times New Roman" w:cs="Times New Roman"/>
            <w:sz w:val="24"/>
            <w:szCs w:val="24"/>
          </w:rPr>
          <w:t xml:space="preserve"> Collectively, </w:t>
        </w:r>
        <w:r w:rsidR="00312928">
          <w:rPr>
            <w:rFonts w:ascii="Times New Roman" w:hAnsi="Times New Roman" w:cs="Times New Roman"/>
            <w:sz w:val="24"/>
            <w:szCs w:val="24"/>
          </w:rPr>
          <w:t>our</w:t>
        </w:r>
        <w:r w:rsidR="00045BDB">
          <w:rPr>
            <w:rFonts w:ascii="Times New Roman" w:hAnsi="Times New Roman" w:cs="Times New Roman"/>
            <w:sz w:val="24"/>
            <w:szCs w:val="24"/>
          </w:rPr>
          <w:t xml:space="preserve"> result</w:t>
        </w:r>
        <w:r w:rsidR="00312928">
          <w:rPr>
            <w:rFonts w:ascii="Times New Roman" w:hAnsi="Times New Roman" w:cs="Times New Roman"/>
            <w:sz w:val="24"/>
            <w:szCs w:val="24"/>
          </w:rPr>
          <w:t>s</w:t>
        </w:r>
        <w:r w:rsidR="00045BDB">
          <w:rPr>
            <w:rFonts w:ascii="Times New Roman" w:hAnsi="Times New Roman" w:cs="Times New Roman"/>
            <w:sz w:val="24"/>
            <w:szCs w:val="24"/>
          </w:rPr>
          <w:t xml:space="preserve"> advance</w:t>
        </w:r>
        <w:r w:rsidR="0035281C">
          <w:rPr>
            <w:rFonts w:ascii="Times New Roman" w:hAnsi="Times New Roman" w:cs="Times New Roman"/>
            <w:sz w:val="24"/>
            <w:szCs w:val="24"/>
          </w:rPr>
          <w:t xml:space="preserve"> our</w:t>
        </w:r>
        <w:r w:rsidR="00045BDB">
          <w:rPr>
            <w:rFonts w:ascii="Times New Roman" w:hAnsi="Times New Roman" w:cs="Times New Roman"/>
            <w:sz w:val="24"/>
            <w:szCs w:val="24"/>
          </w:rPr>
          <w:t xml:space="preserve"> understanding of how core features of genome biology influence underlying phylogenetic patterns</w:t>
        </w:r>
        <w:r w:rsidR="00312928">
          <w:rPr>
            <w:rFonts w:ascii="Times New Roman" w:hAnsi="Times New Roman" w:cs="Times New Roman"/>
            <w:sz w:val="24"/>
            <w:szCs w:val="24"/>
          </w:rPr>
          <w:t>,</w:t>
        </w:r>
        <w:r w:rsidR="00045BDB">
          <w:rPr>
            <w:rFonts w:ascii="Times New Roman" w:hAnsi="Times New Roman" w:cs="Times New Roman"/>
            <w:sz w:val="24"/>
            <w:szCs w:val="24"/>
          </w:rPr>
          <w:t xml:space="preserve"> the extent to which </w:t>
        </w:r>
        <w:r w:rsidR="00312928">
          <w:rPr>
            <w:rFonts w:ascii="Times New Roman" w:hAnsi="Times New Roman" w:cs="Times New Roman"/>
            <w:sz w:val="24"/>
            <w:szCs w:val="24"/>
          </w:rPr>
          <w:t>established model system resources can be leveraged for broader phylogenetic studies, and the consequences of ignoring phylogenetic uncertainty</w:t>
        </w:r>
        <w:r w:rsidR="002D4BD4">
          <w:rPr>
            <w:rFonts w:ascii="Times New Roman" w:hAnsi="Times New Roman" w:cs="Times New Roman"/>
            <w:sz w:val="24"/>
            <w:szCs w:val="24"/>
          </w:rPr>
          <w:t>.</w:t>
        </w:r>
      </w:ins>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1E5DA388" w:rsidR="00FD0B8D" w:rsidRDefault="00432EE1" w:rsidP="00F413E3">
      <w:pPr>
        <w:pStyle w:val="Heading2"/>
        <w:rPr>
          <w:ins w:id="148" w:author="Thomas, Gregg" w:date="2024-10-01T11:00:00Z" w16du:dateUtc="2024-10-01T15:00:00Z"/>
        </w:rPr>
      </w:pPr>
      <w:ins w:id="149" w:author="Thomas, Gregg" w:date="2024-10-01T11:00:00Z" w16du:dateUtc="2024-10-01T15:00:00Z">
        <w:r>
          <w:t>Estimation of a m</w:t>
        </w:r>
        <w:r w:rsidR="001B7F12">
          <w:t xml:space="preserve">urine </w:t>
        </w:r>
        <w:r w:rsidR="002F605F">
          <w:t>s</w:t>
        </w:r>
        <w:r w:rsidR="00FD0B8D" w:rsidRPr="00031896">
          <w:t>pecies tree</w:t>
        </w:r>
      </w:ins>
    </w:p>
    <w:p w14:paraId="2088ABF5" w14:textId="36B6D19A" w:rsidR="002F605F" w:rsidRDefault="00072172" w:rsidP="005D3A4E">
      <w:pPr>
        <w:spacing w:after="0"/>
        <w:jc w:val="both"/>
      </w:pPr>
      <w:ins w:id="150" w:author="Thomas, Gregg" w:date="2024-10-01T11:00:00Z" w16du:dateUtc="2024-10-01T15:00:00Z">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w:t>
        </w:r>
        <w:r w:rsidR="005E3AC8">
          <w:rPr>
            <w:rFonts w:ascii="Times New Roman" w:hAnsi="Times New Roman" w:cs="Times New Roman"/>
            <w:sz w:val="24"/>
            <w:szCs w:val="24"/>
          </w:rPr>
          <w:t xml:space="preserve"> of 18 murine rodent species</w:t>
        </w:r>
        <w:r>
          <w:rPr>
            <w:rFonts w:ascii="Times New Roman" w:hAnsi="Times New Roman" w:cs="Times New Roman"/>
            <w:sz w:val="24"/>
            <w:szCs w:val="24"/>
          </w:rPr>
          <w:t xml:space="preserve"> </w:t>
        </w:r>
        <w:r w:rsidR="002F605F" w:rsidRPr="002F605F">
          <w:rPr>
            <w:rFonts w:ascii="Times New Roman" w:hAnsi="Times New Roman" w:cs="Times New Roman"/>
            <w:sz w:val="24"/>
            <w:szCs w:val="24"/>
          </w:rPr>
          <w:t>(Fig</w:t>
        </w:r>
      </w:ins>
      <w:ins w:id="151" w:author="Thomas, Gregg [2]" w:date="2024-10-16T10:04:00Z" w16du:dateUtc="2024-10-16T14:04:00Z">
        <w:r w:rsidR="00F15368">
          <w:rPr>
            <w:rFonts w:ascii="Times New Roman" w:hAnsi="Times New Roman" w:cs="Times New Roman"/>
            <w:sz w:val="24"/>
            <w:szCs w:val="24"/>
          </w:rPr>
          <w:t>ure</w:t>
        </w:r>
      </w:ins>
      <w:ins w:id="152" w:author="Thomas, Gregg" w:date="2024-10-01T11:00:00Z" w16du:dateUtc="2024-10-01T15:00:00Z">
        <w:del w:id="153" w:author="Thomas, Gregg [2]" w:date="2024-10-16T10:03:00Z" w16du:dateUtc="2024-10-16T14:03:00Z">
          <w:r w:rsidR="00695385" w:rsidDel="00F15368">
            <w:rPr>
              <w:rFonts w:ascii="Times New Roman" w:hAnsi="Times New Roman" w:cs="Times New Roman"/>
              <w:sz w:val="24"/>
              <w:szCs w:val="24"/>
            </w:rPr>
            <w:delText>.</w:delText>
          </w:r>
        </w:del>
        <w:r w:rsidR="002F605F" w:rsidRPr="002F605F">
          <w:rPr>
            <w:rFonts w:ascii="Times New Roman" w:hAnsi="Times New Roman" w:cs="Times New Roman"/>
            <w:sz w:val="24"/>
            <w:szCs w:val="24"/>
          </w:rPr>
          <w:t xml:space="preserve"> 1</w:t>
        </w:r>
        <w:r w:rsidR="005E3AC8">
          <w:rPr>
            <w:rFonts w:ascii="Times New Roman" w:hAnsi="Times New Roman" w:cs="Times New Roman"/>
            <w:sz w:val="24"/>
            <w:szCs w:val="24"/>
          </w:rPr>
          <w:t>; Table S1</w:t>
        </w:r>
        <w:r w:rsidR="002F605F" w:rsidRPr="002F605F">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ins>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w:t>
      </w:r>
      <w:del w:id="154" w:author="Thomas, Gregg [2]" w:date="2024-10-16T10:04:00Z" w16du:dateUtc="2024-10-16T14:04:00Z">
        <w:r w:rsidR="0024445D" w:rsidDel="00F15368">
          <w:rPr>
            <w:rFonts w:ascii="Times New Roman" w:hAnsi="Times New Roman" w:cs="Times New Roman"/>
            <w:sz w:val="24"/>
            <w:szCs w:val="24"/>
          </w:rPr>
          <w:delText xml:space="preserve">Fig. </w:delText>
        </w:r>
      </w:del>
      <w:ins w:id="155" w:author="Thomas, Gregg [2]" w:date="2024-10-16T10:04:00Z" w16du:dateUtc="2024-10-16T14:04:00Z">
        <w:r w:rsidR="00F15368">
          <w:rPr>
            <w:rFonts w:ascii="Times New Roman" w:hAnsi="Times New Roman" w:cs="Times New Roman"/>
            <w:sz w:val="24"/>
            <w:szCs w:val="24"/>
          </w:rPr>
          <w:t xml:space="preserve">Figure </w:t>
        </w:r>
      </w:ins>
      <w:r w:rsidR="0024445D">
        <w:rPr>
          <w:rFonts w:ascii="Times New Roman" w:hAnsi="Times New Roman" w:cs="Times New Roman"/>
          <w:sz w:val="24"/>
          <w:szCs w:val="24"/>
        </w:rPr>
        <w:t>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w:t>
      </w:r>
      <w:del w:id="156" w:author="Thomas, Gregg [2]" w:date="2024-10-16T10:04:00Z" w16du:dateUtc="2024-10-16T14:04:00Z">
        <w:r w:rsidR="004F7533" w:rsidDel="00F15368">
          <w:rPr>
            <w:rFonts w:ascii="Times New Roman" w:hAnsi="Times New Roman" w:cs="Times New Roman"/>
            <w:sz w:val="24"/>
            <w:szCs w:val="24"/>
          </w:rPr>
          <w:delText xml:space="preserve">Fig. </w:delText>
        </w:r>
      </w:del>
      <w:ins w:id="157" w:author="Thomas, Gregg [2]" w:date="2024-10-16T10:04:00Z" w16du:dateUtc="2024-10-16T14:04:00Z">
        <w:r w:rsidR="00F15368">
          <w:rPr>
            <w:rFonts w:ascii="Times New Roman" w:hAnsi="Times New Roman" w:cs="Times New Roman"/>
            <w:sz w:val="24"/>
            <w:szCs w:val="24"/>
          </w:rPr>
          <w:t xml:space="preserve">Figure </w:t>
        </w:r>
      </w:ins>
      <w:ins w:id="158" w:author="Thomas, Gregg" w:date="2024-10-01T11:00:00Z" w16du:dateUtc="2024-10-01T15:00:00Z">
        <w:r w:rsidR="004F7533">
          <w:rPr>
            <w:rFonts w:ascii="Times New Roman" w:hAnsi="Times New Roman" w:cs="Times New Roman"/>
            <w:sz w:val="24"/>
            <w:szCs w:val="24"/>
          </w:rPr>
          <w:t>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3B3E01">
          <w:rPr>
            <w:rFonts w:ascii="Times New Roman" w:hAnsi="Times New Roman" w:cs="Times New Roman"/>
            <w:sz w:val="24"/>
            <w:szCs w:val="24"/>
          </w:rPr>
          <w:t>considerable</w:t>
        </w:r>
      </w:ins>
      <w:r w:rsidR="003B3E01">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del w:id="159" w:author="Thomas, Gregg [2]" w:date="2024-10-16T10:04:00Z" w16du:dateUtc="2024-10-16T14:04:00Z">
        <w:r w:rsidR="005D473E" w:rsidDel="00F15368">
          <w:rPr>
            <w:rFonts w:ascii="Times New Roman" w:hAnsi="Times New Roman" w:cs="Times New Roman"/>
            <w:sz w:val="24"/>
            <w:szCs w:val="24"/>
          </w:rPr>
          <w:delText xml:space="preserve">Fig. </w:delText>
        </w:r>
      </w:del>
      <w:ins w:id="160" w:author="Thomas, Gregg [2]" w:date="2024-10-16T10:04:00Z" w16du:dateUtc="2024-10-16T14:04:00Z">
        <w:r w:rsidR="00F15368">
          <w:rPr>
            <w:rFonts w:ascii="Times New Roman" w:hAnsi="Times New Roman" w:cs="Times New Roman"/>
            <w:sz w:val="24"/>
            <w:szCs w:val="24"/>
          </w:rPr>
          <w:t xml:space="preserve">Figure </w:t>
        </w:r>
      </w:ins>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w:t>
      </w:r>
      <w:del w:id="161" w:author="Thomas, Gregg [2]" w:date="2024-10-16T10:04:00Z" w16du:dateUtc="2024-10-16T14:04:00Z">
        <w:r w:rsidR="004F7533" w:rsidDel="00F15368">
          <w:rPr>
            <w:rFonts w:ascii="Times New Roman" w:hAnsi="Times New Roman" w:cs="Times New Roman"/>
            <w:sz w:val="24"/>
            <w:szCs w:val="24"/>
          </w:rPr>
          <w:delText xml:space="preserve">Fig. </w:delText>
        </w:r>
      </w:del>
      <w:ins w:id="162" w:author="Thomas, Gregg [2]" w:date="2024-10-16T10:04:00Z" w16du:dateUtc="2024-10-16T14:04:00Z">
        <w:r w:rsidR="00F15368">
          <w:rPr>
            <w:rFonts w:ascii="Times New Roman" w:hAnsi="Times New Roman" w:cs="Times New Roman"/>
            <w:sz w:val="24"/>
            <w:szCs w:val="24"/>
          </w:rPr>
          <w:t xml:space="preserve">Figure </w:t>
        </w:r>
      </w:ins>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xml:space="preserve">). At the two most discordant nodes (E and J in </w:t>
      </w:r>
      <w:del w:id="163" w:author="Thomas, Gregg [2]" w:date="2024-10-16T10:04:00Z" w16du:dateUtc="2024-10-16T14:04:00Z">
        <w:r w:rsidR="007B17B5" w:rsidDel="00F15368">
          <w:rPr>
            <w:rFonts w:ascii="Times New Roman" w:hAnsi="Times New Roman" w:cs="Times New Roman"/>
            <w:sz w:val="24"/>
            <w:szCs w:val="24"/>
          </w:rPr>
          <w:delText xml:space="preserve">Fig. </w:delText>
        </w:r>
      </w:del>
      <w:ins w:id="164" w:author="Thomas, Gregg [2]" w:date="2024-10-16T10:04:00Z" w16du:dateUtc="2024-10-16T14:04:00Z">
        <w:r w:rsidR="00F15368">
          <w:rPr>
            <w:rFonts w:ascii="Times New Roman" w:hAnsi="Times New Roman" w:cs="Times New Roman"/>
            <w:sz w:val="24"/>
            <w:szCs w:val="24"/>
          </w:rPr>
          <w:t xml:space="preserve">Figure </w:t>
        </w:r>
      </w:ins>
      <w:r w:rsidR="007B17B5">
        <w:rPr>
          <w:rFonts w:ascii="Times New Roman" w:hAnsi="Times New Roman" w:cs="Times New Roman"/>
          <w:sz w:val="24"/>
          <w:szCs w:val="24"/>
        </w:rPr>
        <w:t>1), the recovered topology was supported by approximately one third of all gene trees.</w:t>
      </w:r>
    </w:p>
    <w:p w14:paraId="76A80CCF" w14:textId="2A7C3456" w:rsidR="00A03219"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w:t>
      </w:r>
      <w:del w:id="165" w:author="Thomas, Gregg [2]" w:date="2024-10-16T10:04:00Z" w16du:dateUtc="2024-10-16T14:04:00Z">
        <w:r w:rsidR="009D427D" w:rsidDel="00F15368">
          <w:rPr>
            <w:rFonts w:ascii="Times New Roman" w:hAnsi="Times New Roman" w:cs="Times New Roman"/>
            <w:sz w:val="24"/>
            <w:szCs w:val="24"/>
          </w:rPr>
          <w:delText>Fig</w:delText>
        </w:r>
        <w:r w:rsidR="004F7533" w:rsidDel="00F15368">
          <w:rPr>
            <w:rFonts w:ascii="Times New Roman" w:hAnsi="Times New Roman" w:cs="Times New Roman"/>
            <w:sz w:val="24"/>
            <w:szCs w:val="24"/>
          </w:rPr>
          <w:delText>.</w:delText>
        </w:r>
        <w:r w:rsidR="009D427D" w:rsidDel="00F15368">
          <w:rPr>
            <w:rFonts w:ascii="Times New Roman" w:hAnsi="Times New Roman" w:cs="Times New Roman"/>
            <w:sz w:val="24"/>
            <w:szCs w:val="24"/>
          </w:rPr>
          <w:delText xml:space="preserve"> </w:delText>
        </w:r>
      </w:del>
      <w:ins w:id="166" w:author="Thomas, Gregg [2]" w:date="2024-10-16T10:04:00Z" w16du:dateUtc="2024-10-16T14:04:00Z">
        <w:r w:rsidR="00F15368">
          <w:rPr>
            <w:rFonts w:ascii="Times New Roman" w:hAnsi="Times New Roman" w:cs="Times New Roman"/>
            <w:sz w:val="24"/>
            <w:szCs w:val="24"/>
          </w:rPr>
          <w:t xml:space="preserve">Figure </w:t>
        </w:r>
      </w:ins>
      <w:ins w:id="167" w:author="Thomas, Gregg" w:date="2024-10-01T11:00:00Z" w16du:dateUtc="2024-10-01T15:00:00Z">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w:t>
        </w:r>
        <w:r w:rsidR="005E3AC8">
          <w:rPr>
            <w:rFonts w:ascii="Times New Roman" w:hAnsi="Times New Roman" w:cs="Times New Roman"/>
            <w:sz w:val="24"/>
            <w:szCs w:val="24"/>
          </w:rPr>
          <w:t>2</w:t>
        </w:r>
        <w:r w:rsidR="009D427D">
          <w:rPr>
            <w:rFonts w:ascii="Times New Roman" w:hAnsi="Times New Roman" w:cs="Times New Roman"/>
            <w:sz w:val="24"/>
            <w:szCs w:val="24"/>
          </w:rPr>
          <w:t xml:space="preserve">) using four fossil calibration points (Table </w:t>
        </w:r>
        <w:r w:rsidR="005E3AC8">
          <w:rPr>
            <w:rFonts w:ascii="Times New Roman" w:hAnsi="Times New Roman" w:cs="Times New Roman"/>
            <w:sz w:val="24"/>
            <w:szCs w:val="24"/>
          </w:rPr>
          <w:t>S3</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w:t>
        </w:r>
        <w:r w:rsidR="000D0485">
          <w:rPr>
            <w:rFonts w:ascii="Times New Roman" w:hAnsi="Times New Roman" w:cs="Times New Roman"/>
            <w:sz w:val="24"/>
            <w:szCs w:val="24"/>
          </w:rPr>
          <w:t>66</w:t>
        </w:r>
        <w:r w:rsidR="000D0485"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w:t>
        </w:r>
        <w:del w:id="168" w:author="Thomas, Gregg [2]" w:date="2024-10-16T10:04:00Z" w16du:dateUtc="2024-10-16T14:04:00Z">
          <w:r w:rsidR="00D559F8" w:rsidDel="00F15368">
            <w:rPr>
              <w:rFonts w:ascii="Times New Roman" w:hAnsi="Times New Roman" w:cs="Times New Roman"/>
              <w:sz w:val="24"/>
              <w:szCs w:val="24"/>
            </w:rPr>
            <w:delText>Fig</w:delText>
          </w:r>
          <w:r w:rsidR="004F7533" w:rsidDel="00F15368">
            <w:rPr>
              <w:rFonts w:ascii="Times New Roman" w:hAnsi="Times New Roman" w:cs="Times New Roman"/>
              <w:sz w:val="24"/>
              <w:szCs w:val="24"/>
            </w:rPr>
            <w:delText>.</w:delText>
          </w:r>
          <w:r w:rsidR="00D559F8" w:rsidDel="00F15368">
            <w:rPr>
              <w:rFonts w:ascii="Times New Roman" w:hAnsi="Times New Roman" w:cs="Times New Roman"/>
              <w:sz w:val="24"/>
              <w:szCs w:val="24"/>
            </w:rPr>
            <w:delText xml:space="preserve"> </w:delText>
          </w:r>
        </w:del>
      </w:ins>
      <w:ins w:id="169" w:author="Thomas, Gregg [2]" w:date="2024-10-16T10:04:00Z" w16du:dateUtc="2024-10-16T14:04:00Z">
        <w:r w:rsidR="00F15368">
          <w:rPr>
            <w:rFonts w:ascii="Times New Roman" w:hAnsi="Times New Roman" w:cs="Times New Roman"/>
            <w:sz w:val="24"/>
            <w:szCs w:val="24"/>
          </w:rPr>
          <w:t xml:space="preserve">Figure </w:t>
        </w:r>
      </w:ins>
      <w:ins w:id="170" w:author="Thomas, Gregg" w:date="2024-10-01T11:00:00Z" w16du:dateUtc="2024-10-01T15:00:00Z">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w:t>
        </w:r>
        <w:r w:rsidR="000D0485">
          <w:rPr>
            <w:rFonts w:ascii="Times New Roman" w:hAnsi="Times New Roman" w:cs="Times New Roman"/>
            <w:sz w:val="24"/>
            <w:szCs w:val="24"/>
          </w:rPr>
          <w:t>4</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8B36D2">
          <w:rPr>
            <w:rFonts w:ascii="Times New Roman" w:hAnsi="Times New Roman" w:cs="Times New Roman"/>
            <w:sz w:val="24"/>
            <w:szCs w:val="24"/>
          </w:rPr>
          <w:t xml:space="preserve"> (CI)</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0D0485">
          <w:rPr>
            <w:rFonts w:ascii="Times New Roman" w:hAnsi="Times New Roman" w:cs="Times New Roman"/>
            <w:sz w:val="24"/>
            <w:szCs w:val="24"/>
          </w:rPr>
          <w:t>T</w:t>
        </w:r>
        <w:r w:rsidR="00E15915">
          <w:rPr>
            <w:rFonts w:ascii="Times New Roman" w:hAnsi="Times New Roman" w:cs="Times New Roman"/>
            <w:sz w:val="24"/>
            <w:szCs w:val="24"/>
          </w:rPr>
          <w:t>he</w:t>
        </w:r>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core</w:t>
        </w:r>
        <w:r w:rsidR="008B36D2" w:rsidRPr="00F17BCC">
          <w:rPr>
            <w:rFonts w:ascii="Times New Roman" w:hAnsi="Times New Roman" w:cs="Times New Roman"/>
            <w:sz w:val="24"/>
            <w:szCs w:val="24"/>
          </w:rPr>
          <w:t xml:space="preserv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(C)</w:t>
        </w:r>
        <w:r w:rsidR="008B36D2">
          <w:rPr>
            <w:rFonts w:ascii="Times New Roman" w:hAnsi="Times New Roman" w:cs="Times New Roman"/>
            <w:sz w:val="24"/>
            <w:szCs w:val="24"/>
          </w:rPr>
          <w:t xml:space="preserve"> </w:t>
        </w:r>
        <w:r w:rsidR="008B36D2">
          <w:rPr>
            <w:rFonts w:ascii="Times New Roman" w:hAnsi="Times New Roman" w:cs="Times New Roman"/>
            <w:i/>
            <w:iCs/>
            <w:sz w:val="24"/>
            <w:szCs w:val="24"/>
          </w:rPr>
          <w:t>sensu</w:t>
        </w:r>
        <w:r w:rsidR="008B36D2">
          <w:rPr>
            <w:rFonts w:ascii="Times New Roman" w:hAnsi="Times New Roman" w:cs="Times New Roman"/>
            <w:sz w:val="24"/>
            <w:szCs w:val="24"/>
          </w:rPr>
          <w:t xml:space="preserve"> </w:t>
        </w:r>
        <w:proofErr w:type="spellStart"/>
        <w:r w:rsidR="008B36D2">
          <w:rPr>
            <w:rFonts w:ascii="Times New Roman" w:hAnsi="Times New Roman" w:cs="Times New Roman"/>
            <w:sz w:val="24"/>
            <w:szCs w:val="24"/>
          </w:rPr>
          <w:t>Steppan</w:t>
        </w:r>
        <w:proofErr w:type="spellEnd"/>
        <w:r w:rsidR="008B36D2">
          <w:rPr>
            <w:rFonts w:ascii="Times New Roman" w:hAnsi="Times New Roman" w:cs="Times New Roman"/>
            <w:sz w:val="24"/>
            <w:szCs w:val="24"/>
          </w:rPr>
          <w:t xml:space="preserve"> et al. (2005) are inferred to have arisen 13.11 Ma (CI: 11.42 – 15.10).</w:t>
        </w:r>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lastRenderedPageBreak/>
          <w:t>Hydromyini</w:t>
        </w:r>
        <w:proofErr w:type="spellEnd"/>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then split off</w:t>
        </w:r>
        <w:r w:rsidR="008B36D2"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w:t>
        </w:r>
        <w:r w:rsidR="008B36D2">
          <w:rPr>
            <w:rFonts w:ascii="Times New Roman" w:hAnsi="Times New Roman" w:cs="Times New Roman"/>
            <w:sz w:val="24"/>
            <w:szCs w:val="24"/>
          </w:rPr>
          <w:t>5</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w:t>
        </w:r>
        <w:r w:rsidR="008B36D2">
          <w:rPr>
            <w:rFonts w:ascii="Times New Roman" w:hAnsi="Times New Roman" w:cs="Times New Roman"/>
            <w:sz w:val="24"/>
            <w:szCs w:val="24"/>
          </w:rPr>
          <w:t>, CI: 11.10 – 13.51</w:t>
        </w:r>
        <w:r w:rsidR="00F17BCC" w:rsidRPr="00F17BCC">
          <w:rPr>
            <w:rFonts w:ascii="Times New Roman" w:hAnsi="Times New Roman" w:cs="Times New Roman"/>
            <w:sz w:val="24"/>
            <w:szCs w:val="24"/>
          </w:rPr>
          <w:t>) followed by</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Otomyini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11.7</w:t>
        </w:r>
        <w:r w:rsidR="008B36D2">
          <w:rPr>
            <w:rFonts w:ascii="Times New Roman" w:hAnsi="Times New Roman" w:cs="Times New Roman"/>
            <w:sz w:val="24"/>
            <w:szCs w:val="24"/>
          </w:rPr>
          <w:t>0</w:t>
        </w:r>
        <w:r w:rsidR="007B17B5">
          <w:rPr>
            <w:rFonts w:ascii="Times New Roman" w:hAnsi="Times New Roman" w:cs="Times New Roman"/>
            <w:sz w:val="24"/>
            <w:szCs w:val="24"/>
          </w:rPr>
          <w:t xml:space="preserve"> Ma (E</w:t>
        </w:r>
        <w:r w:rsidR="008B36D2">
          <w:rPr>
            <w:rFonts w:ascii="Times New Roman" w:hAnsi="Times New Roman" w:cs="Times New Roman"/>
            <w:sz w:val="24"/>
            <w:szCs w:val="24"/>
          </w:rPr>
          <w:t>, fossil calibration from</w:t>
        </w:r>
        <w:r w:rsidR="001B6D59">
          <w:rPr>
            <w:rFonts w:ascii="Times New Roman" w:hAnsi="Times New Roman" w:cs="Times New Roman"/>
            <w:sz w:val="24"/>
            <w:szCs w:val="24"/>
          </w:rPr>
          <w:t xml:space="preserve"> </w:t>
        </w:r>
        <w:r w:rsidR="005E1B4E">
          <w:rPr>
            <w:rFonts w:ascii="Times New Roman" w:hAnsi="Times New Roman" w:cs="Times New Roman"/>
            <w:noProof/>
            <w:sz w:val="24"/>
            <w:szCs w:val="24"/>
          </w:rPr>
          <w:t>Kimura, et al</w:t>
        </w:r>
        <w:r w:rsidR="005E1B4E">
          <w:rPr>
            <w:rFonts w:ascii="Times New Roman" w:hAnsi="Times New Roman" w:cs="Times New Roman"/>
            <w:sz w:val="24"/>
            <w:szCs w:val="24"/>
          </w:rPr>
          <w:t xml:space="preserve">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7B17B5">
          <w:rPr>
            <w:rFonts w:ascii="Times New Roman" w:hAnsi="Times New Roman" w:cs="Times New Roman"/>
            <w:sz w:val="24"/>
            <w:szCs w:val="24"/>
          </w:rPr>
          <w:t>).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w:t>
        </w:r>
        <w:r w:rsidR="005D0C22">
          <w:rPr>
            <w:rFonts w:ascii="Times New Roman" w:hAnsi="Times New Roman" w:cs="Times New Roman"/>
            <w:sz w:val="24"/>
            <w:szCs w:val="24"/>
          </w:rPr>
          <w:t xml:space="preserve"> from </w:t>
        </w:r>
        <w:proofErr w:type="spellStart"/>
        <w:r w:rsidR="005D0C22">
          <w:rPr>
            <w:rFonts w:ascii="Times New Roman" w:hAnsi="Times New Roman" w:cs="Times New Roman"/>
            <w:sz w:val="24"/>
            <w:szCs w:val="24"/>
          </w:rPr>
          <w:t>Murini</w:t>
        </w:r>
        <w:proofErr w:type="spellEnd"/>
        <w:r w:rsidR="005D0C22">
          <w:rPr>
            <w:rFonts w:ascii="Times New Roman" w:hAnsi="Times New Roman" w:cs="Times New Roman"/>
            <w:sz w:val="24"/>
            <w:szCs w:val="24"/>
          </w:rPr>
          <w:t xml:space="preserve"> and </w:t>
        </w:r>
        <w:proofErr w:type="spellStart"/>
        <w:r w:rsidR="005D0C22">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at 10.8</w:t>
        </w:r>
        <w:r w:rsidR="00C62A7F">
          <w:rPr>
            <w:rFonts w:ascii="Times New Roman" w:hAnsi="Times New Roman" w:cs="Times New Roman"/>
            <w:sz w:val="24"/>
            <w:szCs w:val="24"/>
          </w:rPr>
          <w:t>4</w:t>
        </w:r>
        <w:r w:rsidR="007B17B5">
          <w:rPr>
            <w:rFonts w:ascii="Times New Roman" w:hAnsi="Times New Roman" w:cs="Times New Roman"/>
            <w:sz w:val="24"/>
            <w:szCs w:val="24"/>
          </w:rPr>
          <w:t xml:space="preserve"> Ma (F)</w:t>
        </w:r>
        <w:r w:rsidR="005D0C22">
          <w:rPr>
            <w:rFonts w:ascii="Times New Roman" w:hAnsi="Times New Roman" w:cs="Times New Roman"/>
            <w:sz w:val="24"/>
            <w:szCs w:val="24"/>
          </w:rPr>
          <w:t>.</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w:t>
        </w:r>
        <w:r w:rsidR="005D0C22">
          <w:rPr>
            <w:rFonts w:ascii="Times New Roman" w:hAnsi="Times New Roman" w:cs="Times New Roman"/>
            <w:sz w:val="24"/>
            <w:szCs w:val="24"/>
          </w:rPr>
          <w:t xml:space="preserve">then split </w:t>
        </w:r>
        <w:r w:rsidR="007B17B5">
          <w:rPr>
            <w:rFonts w:ascii="Times New Roman" w:hAnsi="Times New Roman" w:cs="Times New Roman"/>
            <w:sz w:val="24"/>
            <w:szCs w:val="24"/>
          </w:rPr>
          <w:t>at 10.</w:t>
        </w:r>
        <w:r w:rsidR="00C62A7F">
          <w:rPr>
            <w:rFonts w:ascii="Times New Roman" w:hAnsi="Times New Roman" w:cs="Times New Roman"/>
            <w:sz w:val="24"/>
            <w:szCs w:val="24"/>
          </w:rPr>
          <w:t>19</w:t>
        </w:r>
        <w:r w:rsidR="007B17B5">
          <w:rPr>
            <w:rFonts w:ascii="Times New Roman" w:hAnsi="Times New Roman" w:cs="Times New Roman"/>
            <w:sz w:val="24"/>
            <w:szCs w:val="24"/>
          </w:rPr>
          <w:t xml:space="preserve">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The</w:t>
        </w:r>
        <w:r w:rsidR="00C62A7F">
          <w:rPr>
            <w:rFonts w:ascii="Times New Roman" w:hAnsi="Times New Roman" w:cs="Times New Roman"/>
            <w:sz w:val="24"/>
            <w:szCs w:val="24"/>
          </w:rPr>
          <w:t xml:space="preserve"> two</w:t>
        </w:r>
        <w:r w:rsidR="007B17B5">
          <w:rPr>
            <w:rFonts w:ascii="Times New Roman" w:hAnsi="Times New Roman" w:cs="Times New Roman"/>
            <w:sz w:val="24"/>
            <w:szCs w:val="24"/>
          </w:rPr>
          <w:t xml:space="preserv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w:t>
        </w:r>
        <w:r w:rsidR="00C62A7F">
          <w:rPr>
            <w:rFonts w:ascii="Times New Roman" w:hAnsi="Times New Roman" w:cs="Times New Roman"/>
            <w:sz w:val="24"/>
            <w:szCs w:val="24"/>
          </w:rPr>
          <w:t>species in our dataset were inferred to have diverged 2.01 Ma (Q, CI: 1.26 – 2.30)</w:t>
        </w:r>
        <w:r w:rsidR="00ED3A6B" w:rsidRPr="00ED3A6B">
          <w:rPr>
            <w:rFonts w:ascii="Times New Roman" w:hAnsi="Times New Roman" w:cs="Times New Roman"/>
            <w:sz w:val="24"/>
            <w:szCs w:val="24"/>
          </w:rPr>
          <w:t>.</w:t>
        </w:r>
        <w:r w:rsidR="00A03219">
          <w:rPr>
            <w:rFonts w:ascii="Times New Roman" w:hAnsi="Times New Roman" w:cs="Times New Roman"/>
            <w:sz w:val="24"/>
            <w:szCs w:val="24"/>
          </w:rPr>
          <w:t xml:space="preserve"> Although congruent with previous works </w:t>
        </w:r>
        <w:r w:rsidR="00A032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3219">
          <w:rPr>
            <w:rFonts w:ascii="Times New Roman" w:hAnsi="Times New Roman" w:cs="Times New Roman"/>
            <w:sz w:val="24"/>
            <w:szCs w:val="24"/>
          </w:rPr>
        </w:r>
        <w:r w:rsidR="00A03219">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A03219">
          <w:rPr>
            <w:rFonts w:ascii="Times New Roman" w:hAnsi="Times New Roman" w:cs="Times New Roman"/>
            <w:sz w:val="24"/>
            <w:szCs w:val="24"/>
          </w:rPr>
          <w:fldChar w:fldCharType="end"/>
        </w:r>
        <w:r w:rsidR="00A03219">
          <w:rPr>
            <w:rFonts w:ascii="Times New Roman" w:hAnsi="Times New Roman" w:cs="Times New Roman"/>
            <w:sz w:val="24"/>
            <w:szCs w:val="24"/>
          </w:rPr>
          <w:t xml:space="preserve">, this dated </w:t>
        </w:r>
        <w:r w:rsidR="00445D61">
          <w:rPr>
            <w:rFonts w:ascii="Times New Roman" w:hAnsi="Times New Roman" w:cs="Times New Roman"/>
            <w:sz w:val="24"/>
            <w:szCs w:val="24"/>
          </w:rPr>
          <w:t xml:space="preserve">UCE </w:t>
        </w:r>
        <w:r w:rsidR="00A03219">
          <w:rPr>
            <w:rFonts w:ascii="Times New Roman" w:hAnsi="Times New Roman" w:cs="Times New Roman"/>
            <w:sz w:val="24"/>
            <w:szCs w:val="24"/>
          </w:rPr>
          <w:t>phylogeny provides context on the evolutionary timescale upon which we next describe the genomic</w:t>
        </w:r>
        <w:r w:rsidR="00A03219" w:rsidRPr="00197A2B">
          <w:rPr>
            <w:rFonts w:ascii="Times New Roman" w:hAnsi="Times New Roman" w:cs="Times New Roman"/>
            <w:sz w:val="24"/>
            <w:szCs w:val="24"/>
          </w:rPr>
          <w:t xml:space="preserve"> </w:t>
        </w:r>
        <w:r w:rsidR="00A03219">
          <w:rPr>
            <w:rFonts w:ascii="Times New Roman" w:hAnsi="Times New Roman" w:cs="Times New Roman"/>
            <w:sz w:val="24"/>
            <w:szCs w:val="24"/>
          </w:rPr>
          <w:t>landscape of phylogenetic discordance across a collection of murine genomes</w:t>
        </w:r>
      </w:ins>
      <w:r w:rsidR="00A03219">
        <w:rPr>
          <w:rFonts w:ascii="Times New Roman" w:hAnsi="Times New Roman" w:cs="Times New Roman"/>
          <w:sz w:val="24"/>
          <w:szCs w:val="24"/>
        </w:rPr>
        <w:t>.</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1FBF5009" w:rsidR="006E16FF" w:rsidRDefault="00445D61" w:rsidP="005D3A4E">
      <w:pPr>
        <w:spacing w:after="0"/>
        <w:jc w:val="both"/>
        <w:rPr>
          <w:rFonts w:ascii="Times New Roman" w:hAnsi="Times New Roman" w:cs="Times New Roman"/>
          <w:sz w:val="24"/>
          <w:szCs w:val="24"/>
        </w:rPr>
      </w:pPr>
      <w:ins w:id="171" w:author="Thomas, Gregg" w:date="2024-10-01T11:00:00Z" w16du:dateUtc="2024-10-01T15:00:00Z">
        <w:r>
          <w:rPr>
            <w:rFonts w:ascii="Times New Roman" w:hAnsi="Times New Roman" w:cs="Times New Roman"/>
            <w:sz w:val="24"/>
            <w:szCs w:val="24"/>
          </w:rPr>
          <w:t>W</w:t>
        </w:r>
        <w:r w:rsidR="00DD27E4">
          <w:rPr>
            <w:rFonts w:ascii="Times New Roman" w:hAnsi="Times New Roman" w:cs="Times New Roman"/>
            <w:sz w:val="24"/>
            <w:szCs w:val="24"/>
          </w:rPr>
          <w:t xml:space="preserve">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03219">
          <w:rPr>
            <w:rFonts w:ascii="Times New Roman" w:hAnsi="Times New Roman" w:cs="Times New Roman"/>
            <w:sz w:val="24"/>
            <w:szCs w:val="24"/>
          </w:rPr>
          <w:t xml:space="preserve"> spanning approximately 12 million years of divergence</w:t>
        </w:r>
        <w:r w:rsidR="006E16FF">
          <w:rPr>
            <w:rFonts w:ascii="Times New Roman" w:hAnsi="Times New Roman" w:cs="Times New Roman"/>
            <w:sz w:val="24"/>
            <w:szCs w:val="24"/>
          </w:rPr>
          <w:t xml:space="preserve"> (see </w:t>
        </w:r>
        <w:del w:id="172" w:author="Thomas, Gregg [2]" w:date="2024-10-16T10:04:00Z" w16du:dateUtc="2024-10-16T14:04:00Z">
          <w:r w:rsidR="006E16FF" w:rsidDel="00F15368">
            <w:rPr>
              <w:rFonts w:ascii="Times New Roman" w:hAnsi="Times New Roman" w:cs="Times New Roman"/>
              <w:sz w:val="24"/>
              <w:szCs w:val="24"/>
            </w:rPr>
            <w:delText>Fig.</w:delText>
          </w:r>
        </w:del>
      </w:ins>
      <w:del w:id="173" w:author="Thomas, Gregg [2]" w:date="2024-10-16T10:04:00Z" w16du:dateUtc="2024-10-16T14:04:00Z">
        <w:r w:rsidR="006E16FF" w:rsidDel="00F15368">
          <w:rPr>
            <w:rFonts w:ascii="Times New Roman" w:hAnsi="Times New Roman" w:cs="Times New Roman"/>
            <w:sz w:val="24"/>
            <w:szCs w:val="24"/>
          </w:rPr>
          <w:delText xml:space="preserve"> </w:delText>
        </w:r>
      </w:del>
      <w:ins w:id="174" w:author="Thomas, Gregg [2]" w:date="2024-10-16T10:04:00Z" w16du:dateUtc="2024-10-16T14:04:00Z">
        <w:r w:rsidR="00F15368">
          <w:rPr>
            <w:rFonts w:ascii="Times New Roman" w:hAnsi="Times New Roman" w:cs="Times New Roman"/>
            <w:sz w:val="24"/>
            <w:szCs w:val="24"/>
          </w:rPr>
          <w:t xml:space="preserve">Figure </w:t>
        </w:r>
      </w:ins>
      <w:r w:rsidR="006E16FF">
        <w:rPr>
          <w:rFonts w:ascii="Times New Roman" w:hAnsi="Times New Roman" w:cs="Times New Roman"/>
          <w:sz w:val="24"/>
          <w:szCs w:val="24"/>
        </w:rPr>
        <w:t>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 xml:space="preserve">(Table </w:t>
      </w:r>
      <w:ins w:id="175" w:author="Thomas, Gregg" w:date="2024-10-01T11:00:00Z" w16du:dateUtc="2024-10-01T15:00:00Z">
        <w:r w:rsidR="005E3AC8">
          <w:rPr>
            <w:rFonts w:ascii="Times New Roman" w:hAnsi="Times New Roman" w:cs="Times New Roman"/>
            <w:sz w:val="24"/>
            <w:szCs w:val="24"/>
          </w:rPr>
          <w:t>S1</w:t>
        </w:r>
        <w:r w:rsidR="006B5117">
          <w:rPr>
            <w:rFonts w:ascii="Times New Roman" w:hAnsi="Times New Roman" w:cs="Times New Roman"/>
            <w:sz w:val="24"/>
            <w:szCs w:val="24"/>
          </w:rPr>
          <w:t>)</w:t>
        </w:r>
        <w:r w:rsidR="002F4A62" w:rsidRPr="00031896">
          <w:rPr>
            <w:rFonts w:ascii="Times New Roman" w:hAnsi="Times New Roman" w:cs="Times New Roman"/>
            <w:sz w:val="24"/>
            <w:szCs w:val="24"/>
          </w:rPr>
          <w:t>.</w:t>
        </w:r>
      </w:ins>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informative sites per window (</w:t>
      </w:r>
      <w:del w:id="176" w:author="Thomas, Gregg [2]" w:date="2024-10-16T10:04:00Z" w16du:dateUtc="2024-10-16T14:04:00Z">
        <w:r w:rsidR="00C229ED" w:rsidDel="00F15368">
          <w:rPr>
            <w:rFonts w:ascii="Times New Roman" w:hAnsi="Times New Roman" w:cs="Times New Roman"/>
            <w:sz w:val="24"/>
            <w:szCs w:val="24"/>
          </w:rPr>
          <w:delText xml:space="preserve">Fig. </w:delText>
        </w:r>
      </w:del>
      <w:ins w:id="177" w:author="Thomas, Gregg [2]" w:date="2024-10-16T10:04:00Z" w16du:dateUtc="2024-10-16T14:04:00Z">
        <w:r w:rsidR="00F15368">
          <w:rPr>
            <w:rFonts w:ascii="Times New Roman" w:hAnsi="Times New Roman" w:cs="Times New Roman"/>
            <w:sz w:val="24"/>
            <w:szCs w:val="24"/>
          </w:rPr>
          <w:t xml:space="preserve">Figure </w:t>
        </w:r>
      </w:ins>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6CB970E8"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w:t>
      </w:r>
      <w:ins w:id="178" w:author="Thomas, Gregg" w:date="2024-10-01T11:00:00Z" w16du:dateUtc="2024-10-01T15:00:00Z">
        <w:r w:rsidR="00E91341">
          <w:rPr>
            <w:rFonts w:ascii="Times New Roman" w:hAnsi="Times New Roman" w:cs="Times New Roman"/>
            <w:sz w:val="24"/>
            <w:szCs w:val="24"/>
          </w:rPr>
          <w:t>six</w:t>
        </w:r>
        <w:r w:rsidR="00AE4808" w:rsidRPr="00031896">
          <w:rPr>
            <w:rFonts w:ascii="Times New Roman" w:hAnsi="Times New Roman" w:cs="Times New Roman"/>
            <w:sz w:val="24"/>
            <w:szCs w:val="24"/>
          </w:rPr>
          <w:t xml:space="preserve">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t>
        </w:r>
        <w:r w:rsidR="00B8137C">
          <w:rPr>
            <w:rFonts w:ascii="Times New Roman" w:hAnsi="Times New Roman" w:cs="Times New Roman"/>
            <w:sz w:val="24"/>
            <w:szCs w:val="24"/>
          </w:rPr>
          <w:t>(mean =</w:t>
        </w:r>
        <w:r w:rsidR="00A1117F" w:rsidRPr="00031896">
          <w:rPr>
            <w:rFonts w:ascii="Times New Roman" w:hAnsi="Times New Roman" w:cs="Times New Roman"/>
            <w:sz w:val="24"/>
            <w:szCs w:val="24"/>
          </w:rPr>
          <w:t xml:space="preserve"> </w:t>
        </w:r>
        <w:r w:rsidR="00DB4B2B">
          <w:rPr>
            <w:rFonts w:ascii="Times New Roman" w:hAnsi="Times New Roman" w:cs="Times New Roman"/>
            <w:sz w:val="24"/>
            <w:szCs w:val="24"/>
          </w:rPr>
          <w:t>141</w:t>
        </w:r>
        <w:r w:rsidR="00B8137C">
          <w:rPr>
            <w:rFonts w:ascii="Times New Roman" w:hAnsi="Times New Roman" w:cs="Times New Roman"/>
            <w:sz w:val="24"/>
            <w:szCs w:val="24"/>
          </w:rPr>
          <w:t>)</w:t>
        </w:r>
        <w:r w:rsidR="00E91341">
          <w:rPr>
            <w:rFonts w:ascii="Times New Roman" w:hAnsi="Times New Roman" w:cs="Times New Roman"/>
            <w:sz w:val="24"/>
            <w:szCs w:val="24"/>
          </w:rPr>
          <w:t>.</w:t>
        </w:r>
        <w:r>
          <w:rPr>
            <w:rFonts w:ascii="Times New Roman" w:hAnsi="Times New Roman" w:cs="Times New Roman"/>
            <w:sz w:val="24"/>
            <w:szCs w:val="24"/>
          </w:rPr>
          <w:t xml:space="preserve"> </w:t>
        </w:r>
        <w:r w:rsidR="00E91341">
          <w:rPr>
            <w:rFonts w:ascii="Times New Roman" w:hAnsi="Times New Roman" w:cs="Times New Roman"/>
            <w:sz w:val="24"/>
            <w:szCs w:val="24"/>
          </w:rPr>
          <w:t>H</w:t>
        </w:r>
        <w:r>
          <w:rPr>
            <w:rFonts w:ascii="Times New Roman" w:hAnsi="Times New Roman" w:cs="Times New Roman"/>
            <w:sz w:val="24"/>
            <w:szCs w:val="24"/>
          </w:rPr>
          <w:t xml:space="preserve">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Fig 2A;</w:t>
        </w:r>
        <w:r w:rsidR="00FF5E40">
          <w:rPr>
            <w:rFonts w:ascii="Times New Roman" w:hAnsi="Times New Roman" w:cs="Times New Roman"/>
            <w:sz w:val="24"/>
            <w:szCs w:val="24"/>
          </w:rPr>
          <w:t xml:space="preserve">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alleni</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w:t>
        </w:r>
      </w:ins>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w:t>
      </w:r>
      <w:del w:id="179" w:author="Thomas, Gregg [2]" w:date="2024-10-16T10:04:00Z" w16du:dateUtc="2024-10-16T14:04:00Z">
        <w:r w:rsidR="008A4AF9" w:rsidDel="00F15368">
          <w:rPr>
            <w:rFonts w:ascii="Times New Roman" w:hAnsi="Times New Roman" w:cs="Times New Roman"/>
            <w:sz w:val="24"/>
            <w:szCs w:val="24"/>
          </w:rPr>
          <w:delText xml:space="preserve">Fig. </w:delText>
        </w:r>
      </w:del>
      <w:ins w:id="180" w:author="Thomas, Gregg [2]" w:date="2024-10-16T10:04:00Z" w16du:dateUtc="2024-10-16T14:04:00Z">
        <w:r w:rsidR="00F15368">
          <w:rPr>
            <w:rFonts w:ascii="Times New Roman" w:hAnsi="Times New Roman" w:cs="Times New Roman"/>
            <w:sz w:val="24"/>
            <w:szCs w:val="24"/>
          </w:rPr>
          <w:t xml:space="preserve">Figure </w:t>
        </w:r>
      </w:ins>
      <w:r w:rsidR="008A4AF9">
        <w:rPr>
          <w:rFonts w:ascii="Times New Roman" w:hAnsi="Times New Roman" w:cs="Times New Roman"/>
          <w:sz w:val="24"/>
          <w:szCs w:val="24"/>
        </w:rPr>
        <w:t>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w:t>
      </w:r>
      <w:del w:id="181" w:author="Thomas, Gregg [2]" w:date="2024-10-16T10:04:00Z" w16du:dateUtc="2024-10-16T14:04:00Z">
        <w:r w:rsidR="00DB4B2B" w:rsidDel="00F15368">
          <w:rPr>
            <w:rFonts w:ascii="Times New Roman" w:hAnsi="Times New Roman" w:cs="Times New Roman"/>
            <w:sz w:val="24"/>
            <w:szCs w:val="24"/>
          </w:rPr>
          <w:delText xml:space="preserve">Fig. </w:delText>
        </w:r>
      </w:del>
      <w:ins w:id="182" w:author="Thomas, Gregg [2]" w:date="2024-10-16T10:04:00Z" w16du:dateUtc="2024-10-16T14:04:00Z">
        <w:r w:rsidR="00F15368">
          <w:rPr>
            <w:rFonts w:ascii="Times New Roman" w:hAnsi="Times New Roman" w:cs="Times New Roman"/>
            <w:sz w:val="24"/>
            <w:szCs w:val="24"/>
          </w:rPr>
          <w:t xml:space="preserve">Figure </w:t>
        </w:r>
      </w:ins>
      <w:r w:rsidR="00DB4B2B">
        <w:rPr>
          <w:rFonts w:ascii="Times New Roman" w:hAnsi="Times New Roman" w:cs="Times New Roman"/>
          <w:sz w:val="24"/>
          <w:szCs w:val="24"/>
        </w:rPr>
        <w:t>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w:t>
      </w:r>
      <w:del w:id="183" w:author="Thomas, Gregg [2]" w:date="2024-10-16T10:04:00Z" w16du:dateUtc="2024-10-16T14:04:00Z">
        <w:r w:rsidR="004F4DD0" w:rsidDel="00F15368">
          <w:rPr>
            <w:rFonts w:ascii="Times New Roman" w:hAnsi="Times New Roman" w:cs="Times New Roman"/>
            <w:sz w:val="24"/>
            <w:szCs w:val="24"/>
          </w:rPr>
          <w:delText>Fig</w:delText>
        </w:r>
        <w:r w:rsidR="006A7AC9" w:rsidDel="00F15368">
          <w:rPr>
            <w:rFonts w:ascii="Times New Roman" w:hAnsi="Times New Roman" w:cs="Times New Roman"/>
            <w:sz w:val="24"/>
            <w:szCs w:val="24"/>
          </w:rPr>
          <w:delText>.</w:delText>
        </w:r>
        <w:r w:rsidR="004F4DD0" w:rsidDel="00F15368">
          <w:rPr>
            <w:rFonts w:ascii="Times New Roman" w:hAnsi="Times New Roman" w:cs="Times New Roman"/>
            <w:sz w:val="24"/>
            <w:szCs w:val="24"/>
          </w:rPr>
          <w:delText xml:space="preserve"> </w:delText>
        </w:r>
      </w:del>
      <w:ins w:id="184" w:author="Thomas, Gregg [2]" w:date="2024-10-16T10:04:00Z" w16du:dateUtc="2024-10-16T14:04:00Z">
        <w:r w:rsidR="00F15368">
          <w:rPr>
            <w:rFonts w:ascii="Times New Roman" w:hAnsi="Times New Roman" w:cs="Times New Roman"/>
            <w:sz w:val="24"/>
            <w:szCs w:val="24"/>
          </w:rPr>
          <w:t xml:space="preserve">Figure </w:t>
        </w:r>
      </w:ins>
      <w:r w:rsidR="004F4DD0">
        <w:rPr>
          <w:rFonts w:ascii="Times New Roman" w:hAnsi="Times New Roman" w:cs="Times New Roman"/>
          <w:sz w:val="24"/>
          <w:szCs w:val="24"/>
        </w:rPr>
        <w:t>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6B4D7C9D"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del w:id="185" w:author="Thomas, Gregg [2]" w:date="2024-10-16T10:04:00Z" w16du:dateUtc="2024-10-16T14:04:00Z">
        <w:r w:rsidR="00D97F51" w:rsidRPr="00031896" w:rsidDel="00F15368">
          <w:rPr>
            <w:rFonts w:ascii="Times New Roman" w:hAnsi="Times New Roman" w:cs="Times New Roman"/>
            <w:sz w:val="24"/>
            <w:szCs w:val="24"/>
          </w:rPr>
          <w:delText>Fig</w:delText>
        </w:r>
        <w:r w:rsidR="006A7AC9" w:rsidDel="00F15368">
          <w:rPr>
            <w:rFonts w:ascii="Times New Roman" w:hAnsi="Times New Roman" w:cs="Times New Roman"/>
            <w:sz w:val="24"/>
            <w:szCs w:val="24"/>
          </w:rPr>
          <w:delText>.</w:delText>
        </w:r>
        <w:r w:rsidR="00D97F51" w:rsidRPr="00031896" w:rsidDel="00F15368">
          <w:rPr>
            <w:rFonts w:ascii="Times New Roman" w:hAnsi="Times New Roman" w:cs="Times New Roman"/>
            <w:sz w:val="24"/>
            <w:szCs w:val="24"/>
          </w:rPr>
          <w:delText xml:space="preserve"> </w:delText>
        </w:r>
      </w:del>
      <w:ins w:id="186" w:author="Thomas, Gregg [2]" w:date="2024-10-16T10:04:00Z" w16du:dateUtc="2024-10-16T14:04:00Z">
        <w:r w:rsidR="00F15368">
          <w:rPr>
            <w:rFonts w:ascii="Times New Roman" w:hAnsi="Times New Roman" w:cs="Times New Roman"/>
            <w:sz w:val="24"/>
            <w:szCs w:val="24"/>
          </w:rPr>
          <w:t xml:space="preserve">Figure </w:t>
        </w:r>
      </w:ins>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w:t>
      </w:r>
      <w:del w:id="187" w:author="Thomas, Gregg [2]" w:date="2024-10-16T10:04:00Z" w16du:dateUtc="2024-10-16T14:04:00Z">
        <w:r w:rsidR="00306472" w:rsidDel="00F15368">
          <w:rPr>
            <w:rFonts w:ascii="Times New Roman" w:hAnsi="Times New Roman" w:cs="Times New Roman"/>
            <w:sz w:val="24"/>
            <w:szCs w:val="24"/>
          </w:rPr>
          <w:delText>Fig</w:delText>
        </w:r>
        <w:r w:rsidR="006A7AC9" w:rsidDel="00F15368">
          <w:rPr>
            <w:rFonts w:ascii="Times New Roman" w:hAnsi="Times New Roman" w:cs="Times New Roman"/>
            <w:sz w:val="24"/>
            <w:szCs w:val="24"/>
          </w:rPr>
          <w:delText>.</w:delText>
        </w:r>
        <w:r w:rsidR="00306472" w:rsidDel="00F15368">
          <w:rPr>
            <w:rFonts w:ascii="Times New Roman" w:hAnsi="Times New Roman" w:cs="Times New Roman"/>
            <w:sz w:val="24"/>
            <w:szCs w:val="24"/>
          </w:rPr>
          <w:delText xml:space="preserve"> </w:delText>
        </w:r>
      </w:del>
      <w:ins w:id="188" w:author="Thomas, Gregg [2]" w:date="2024-10-16T10:04:00Z" w16du:dateUtc="2024-10-16T14:04:00Z">
        <w:r w:rsidR="00F15368">
          <w:rPr>
            <w:rFonts w:ascii="Times New Roman" w:hAnsi="Times New Roman" w:cs="Times New Roman"/>
            <w:sz w:val="24"/>
            <w:szCs w:val="24"/>
          </w:rPr>
          <w:t xml:space="preserve">Figure </w:t>
        </w:r>
      </w:ins>
      <w:ins w:id="189" w:author="Thomas, Gregg" w:date="2024-10-01T11:00:00Z" w16du:dateUtc="2024-10-01T15:00:00Z">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35281C">
          <w:rPr>
            <w:rFonts w:ascii="Times New Roman" w:hAnsi="Times New Roman" w:cs="Times New Roman"/>
            <w:sz w:val="24"/>
            <w:szCs w:val="24"/>
          </w:rPr>
          <w:t>,</w:t>
        </w:r>
      </w:ins>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w:t>
      </w:r>
      <w:del w:id="190" w:author="Thomas, Gregg [2]" w:date="2024-10-16T10:04:00Z" w16du:dateUtc="2024-10-16T14:04:00Z">
        <w:r w:rsidR="00306472" w:rsidDel="00F15368">
          <w:rPr>
            <w:rFonts w:ascii="Times New Roman" w:hAnsi="Times New Roman" w:cs="Times New Roman"/>
            <w:sz w:val="24"/>
            <w:szCs w:val="24"/>
          </w:rPr>
          <w:delText>Fig</w:delText>
        </w:r>
        <w:r w:rsidR="006A7AC9" w:rsidDel="00F15368">
          <w:rPr>
            <w:rFonts w:ascii="Times New Roman" w:hAnsi="Times New Roman" w:cs="Times New Roman"/>
            <w:sz w:val="24"/>
            <w:szCs w:val="24"/>
          </w:rPr>
          <w:delText>.</w:delText>
        </w:r>
        <w:r w:rsidR="00306472" w:rsidDel="00F15368">
          <w:rPr>
            <w:rFonts w:ascii="Times New Roman" w:hAnsi="Times New Roman" w:cs="Times New Roman"/>
            <w:sz w:val="24"/>
            <w:szCs w:val="24"/>
          </w:rPr>
          <w:delText xml:space="preserve"> </w:delText>
        </w:r>
      </w:del>
      <w:ins w:id="191" w:author="Thomas, Gregg [2]" w:date="2024-10-16T10:04:00Z" w16du:dateUtc="2024-10-16T14:04:00Z">
        <w:r w:rsidR="00F15368">
          <w:rPr>
            <w:rFonts w:ascii="Times New Roman" w:hAnsi="Times New Roman" w:cs="Times New Roman"/>
            <w:sz w:val="24"/>
            <w:szCs w:val="24"/>
          </w:rPr>
          <w:t xml:space="preserve">Figure </w:t>
        </w:r>
      </w:ins>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xml:space="preserve">, </w:t>
      </w:r>
      <w:del w:id="192" w:author="Thomas, Gregg [2]" w:date="2024-10-16T10:04:00Z" w16du:dateUtc="2024-10-16T14:04:00Z">
        <w:r w:rsidR="00D347BC" w:rsidDel="00F15368">
          <w:rPr>
            <w:rFonts w:ascii="Times New Roman" w:hAnsi="Times New Roman" w:cs="Times New Roman"/>
            <w:sz w:val="24"/>
            <w:szCs w:val="24"/>
          </w:rPr>
          <w:delText>Fig</w:delText>
        </w:r>
        <w:r w:rsidR="009A1E00" w:rsidDel="00F15368">
          <w:rPr>
            <w:rFonts w:ascii="Times New Roman" w:hAnsi="Times New Roman" w:cs="Times New Roman"/>
            <w:sz w:val="24"/>
            <w:szCs w:val="24"/>
          </w:rPr>
          <w:delText>.</w:delText>
        </w:r>
        <w:r w:rsidR="00D347BC" w:rsidDel="00F15368">
          <w:rPr>
            <w:rFonts w:ascii="Times New Roman" w:hAnsi="Times New Roman" w:cs="Times New Roman"/>
            <w:sz w:val="24"/>
            <w:szCs w:val="24"/>
          </w:rPr>
          <w:delText xml:space="preserve"> </w:delText>
        </w:r>
      </w:del>
      <w:ins w:id="193" w:author="Thomas, Gregg [2]" w:date="2024-10-16T10:04:00Z" w16du:dateUtc="2024-10-16T14:04:00Z">
        <w:r w:rsidR="00F15368">
          <w:rPr>
            <w:rFonts w:ascii="Times New Roman" w:hAnsi="Times New Roman" w:cs="Times New Roman"/>
            <w:sz w:val="24"/>
            <w:szCs w:val="24"/>
          </w:rPr>
          <w:t xml:space="preserve">Figure </w:t>
        </w:r>
      </w:ins>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w:t>
      </w:r>
      <w:del w:id="194" w:author="Thomas, Gregg [2]" w:date="2024-10-16T10:04:00Z" w16du:dateUtc="2024-10-16T14:04:00Z">
        <w:r w:rsidR="00306472" w:rsidDel="00F15368">
          <w:rPr>
            <w:rFonts w:ascii="Times New Roman" w:hAnsi="Times New Roman" w:cs="Times New Roman"/>
            <w:sz w:val="24"/>
            <w:szCs w:val="24"/>
          </w:rPr>
          <w:delText>Fig</w:delText>
        </w:r>
        <w:r w:rsidR="006A7AC9" w:rsidDel="00F15368">
          <w:rPr>
            <w:rFonts w:ascii="Times New Roman" w:hAnsi="Times New Roman" w:cs="Times New Roman"/>
            <w:sz w:val="24"/>
            <w:szCs w:val="24"/>
          </w:rPr>
          <w:delText>.</w:delText>
        </w:r>
        <w:r w:rsidR="00306472" w:rsidDel="00F15368">
          <w:rPr>
            <w:rFonts w:ascii="Times New Roman" w:hAnsi="Times New Roman" w:cs="Times New Roman"/>
            <w:sz w:val="24"/>
            <w:szCs w:val="24"/>
          </w:rPr>
          <w:delText xml:space="preserve"> </w:delText>
        </w:r>
      </w:del>
      <w:ins w:id="195" w:author="Thomas, Gregg [2]" w:date="2024-10-16T10:04:00Z" w16du:dateUtc="2024-10-16T14:04:00Z">
        <w:r w:rsidR="00F15368">
          <w:rPr>
            <w:rFonts w:ascii="Times New Roman" w:hAnsi="Times New Roman" w:cs="Times New Roman"/>
            <w:sz w:val="24"/>
            <w:szCs w:val="24"/>
          </w:rPr>
          <w:t xml:space="preserve">Figure </w:t>
        </w:r>
      </w:ins>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5A714C38" w:rsidR="005D3A4E" w:rsidRDefault="00DB65A2" w:rsidP="009A1E00">
      <w:pPr>
        <w:spacing w:after="0"/>
        <w:ind w:firstLine="720"/>
        <w:jc w:val="both"/>
        <w:rPr>
          <w:ins w:id="196" w:author="Thomas, Gregg" w:date="2024-10-01T11:00:00Z" w16du:dateUtc="2024-10-01T15:00:00Z"/>
          <w:rFonts w:ascii="Times New Roman" w:hAnsi="Times New Roman" w:cs="Times New Roman"/>
          <w:sz w:val="24"/>
          <w:szCs w:val="24"/>
        </w:rPr>
      </w:pPr>
      <w:ins w:id="197" w:author="Thomas, Gregg" w:date="2024-10-01T11:00:00Z" w16du:dateUtc="2024-10-01T15:00:00Z">
        <w:r>
          <w:rPr>
            <w:rFonts w:ascii="Times New Roman" w:hAnsi="Times New Roman" w:cs="Times New Roman"/>
            <w:sz w:val="24"/>
            <w:szCs w:val="24"/>
          </w:rPr>
          <w:lastRenderedPageBreak/>
          <w:t>Next</w:t>
        </w:r>
        <w:r w:rsidR="00A849E6">
          <w:rPr>
            <w:rFonts w:ascii="Times New Roman" w:hAnsi="Times New Roman" w:cs="Times New Roman"/>
            <w:sz w:val="24"/>
            <w:szCs w:val="24"/>
          </w:rPr>
          <w:t>,</w:t>
        </w:r>
        <w:r>
          <w:rPr>
            <w:rFonts w:ascii="Times New Roman" w:hAnsi="Times New Roman" w:cs="Times New Roman"/>
            <w:sz w:val="24"/>
            <w:szCs w:val="24"/>
          </w:rPr>
          <w:t xml:space="preserve"> we </w:t>
        </w:r>
        <w:r w:rsidR="00B8137C">
          <w:rPr>
            <w:rFonts w:ascii="Times New Roman" w:hAnsi="Times New Roman" w:cs="Times New Roman"/>
            <w:sz w:val="24"/>
            <w:szCs w:val="24"/>
          </w:rPr>
          <w:t xml:space="preserve">performed a pairwise alignment of </w:t>
        </w:r>
        <w:r>
          <w:rPr>
            <w:rFonts w:ascii="Times New Roman" w:hAnsi="Times New Roman" w:cs="Times New Roman"/>
            <w:sz w:val="24"/>
            <w:szCs w:val="24"/>
          </w:rPr>
          <w:t>the reference mouse and rat</w:t>
        </w:r>
        <w:r w:rsidR="00B8137C">
          <w:rPr>
            <w:rFonts w:ascii="Times New Roman" w:hAnsi="Times New Roman" w:cs="Times New Roman"/>
            <w:sz w:val="24"/>
            <w:szCs w:val="24"/>
          </w:rPr>
          <w:t xml:space="preserve"> genomes</w:t>
        </w:r>
        <w:r>
          <w:rPr>
            <w:rFonts w:ascii="Times New Roman" w:hAnsi="Times New Roman" w:cs="Times New Roman"/>
            <w:sz w:val="24"/>
            <w:szCs w:val="24"/>
          </w:rPr>
          <w:t xml:space="preserve"> t</w:t>
        </w:r>
        <w:r w:rsidR="00300B97">
          <w:rPr>
            <w:rFonts w:ascii="Times New Roman" w:hAnsi="Times New Roman" w:cs="Times New Roman"/>
            <w:sz w:val="24"/>
            <w:szCs w:val="24"/>
          </w:rPr>
          <w:t>o assess how large structural variation</w:t>
        </w:r>
        <w:r w:rsidR="0035281C">
          <w:rPr>
            <w:rFonts w:ascii="Times New Roman" w:hAnsi="Times New Roman" w:cs="Times New Roman"/>
            <w:sz w:val="24"/>
            <w:szCs w:val="24"/>
          </w:rPr>
          <w:t>s</w:t>
        </w:r>
        <w:r w:rsidR="00300B97">
          <w:rPr>
            <w:rFonts w:ascii="Times New Roman" w:hAnsi="Times New Roman" w:cs="Times New Roman"/>
            <w:sz w:val="24"/>
            <w:szCs w:val="24"/>
          </w:rPr>
          <w:t>, such as inversions and translocations, may influence our inferences of phylogenetic relatedness along the genome. These species span the</w:t>
        </w:r>
        <w:r w:rsidR="00CB787E">
          <w:rPr>
            <w:rFonts w:ascii="Times New Roman" w:hAnsi="Times New Roman" w:cs="Times New Roman"/>
            <w:sz w:val="24"/>
            <w:szCs w:val="24"/>
          </w:rPr>
          <w:t xml:space="preserve"> deepest</w:t>
        </w:r>
      </w:ins>
      <w:r w:rsidR="00300B97">
        <w:rPr>
          <w:rFonts w:ascii="Times New Roman" w:hAnsi="Times New Roman" w:cs="Times New Roman"/>
          <w:sz w:val="24"/>
          <w:szCs w:val="24"/>
        </w:rPr>
        <w:t xml:space="preserv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w:t>
      </w:r>
      <w:del w:id="198" w:author="Thomas, Gregg [2]" w:date="2024-10-16T10:04:00Z" w16du:dateUtc="2024-10-16T14:04:00Z">
        <w:r w:rsidR="00300B97" w:rsidDel="00F15368">
          <w:rPr>
            <w:rFonts w:ascii="Times New Roman" w:hAnsi="Times New Roman" w:cs="Times New Roman"/>
            <w:sz w:val="24"/>
            <w:szCs w:val="24"/>
          </w:rPr>
          <w:delText xml:space="preserve">Fig. </w:delText>
        </w:r>
      </w:del>
      <w:ins w:id="199" w:author="Thomas, Gregg [2]" w:date="2024-10-16T10:04:00Z" w16du:dateUtc="2024-10-16T14:04:00Z">
        <w:r w:rsidR="00F15368">
          <w:rPr>
            <w:rFonts w:ascii="Times New Roman" w:hAnsi="Times New Roman" w:cs="Times New Roman"/>
            <w:sz w:val="24"/>
            <w:szCs w:val="24"/>
          </w:rPr>
          <w:t xml:space="preserve">Figure </w:t>
        </w:r>
      </w:ins>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ins w:id="200" w:author="Thomas, Gregg" w:date="2024-10-01T11:00:00Z" w16du:dateUtc="2024-10-01T15:00:00Z">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 xml:space="preserve">nd that, while most chromosomes </w:t>
        </w:r>
        <w:r w:rsidR="00CB787E">
          <w:rPr>
            <w:rFonts w:ascii="Times New Roman" w:hAnsi="Times New Roman" w:cs="Times New Roman"/>
            <w:sz w:val="24"/>
            <w:szCs w:val="24"/>
          </w:rPr>
          <w:t xml:space="preserve">were co-linear </w:t>
        </w:r>
        <w:r w:rsidR="00A709D0">
          <w:rPr>
            <w:rFonts w:ascii="Times New Roman" w:hAnsi="Times New Roman" w:cs="Times New Roman"/>
            <w:sz w:val="24"/>
            <w:szCs w:val="24"/>
          </w:rPr>
          <w:t xml:space="preserve">between mouse and rat, the </w:t>
        </w:r>
        <w:r w:rsidR="00CB787E">
          <w:rPr>
            <w:rFonts w:ascii="Times New Roman" w:hAnsi="Times New Roman" w:cs="Times New Roman"/>
            <w:sz w:val="24"/>
            <w:szCs w:val="24"/>
          </w:rPr>
          <w:t xml:space="preserve">average </w:t>
        </w:r>
        <w:r w:rsidR="00A709D0">
          <w:rPr>
            <w:rFonts w:ascii="Times New Roman" w:hAnsi="Times New Roman" w:cs="Times New Roman"/>
            <w:sz w:val="24"/>
            <w:szCs w:val="24"/>
          </w:rPr>
          <w:t xml:space="preserve">size of the </w:t>
        </w:r>
        <w:r w:rsidR="00BF08A1">
          <w:rPr>
            <w:rFonts w:ascii="Times New Roman" w:hAnsi="Times New Roman" w:cs="Times New Roman"/>
            <w:sz w:val="24"/>
            <w:szCs w:val="24"/>
          </w:rPr>
          <w:t>307</w:t>
        </w:r>
        <w:r w:rsidR="00A709D0">
          <w:rPr>
            <w:rFonts w:ascii="Times New Roman" w:hAnsi="Times New Roman" w:cs="Times New Roman"/>
            <w:sz w:val="24"/>
            <w:szCs w:val="24"/>
          </w:rPr>
          <w:t>,</w:t>
        </w:r>
        <w:r w:rsidR="00BF08A1">
          <w:rPr>
            <w:rFonts w:ascii="Times New Roman" w:hAnsi="Times New Roman" w:cs="Times New Roman"/>
            <w:sz w:val="24"/>
            <w:szCs w:val="24"/>
          </w:rPr>
          <w:t xml:space="preserve">275 </w:t>
        </w:r>
        <w:r w:rsidR="00CB787E">
          <w:rPr>
            <w:rFonts w:ascii="Times New Roman" w:hAnsi="Times New Roman" w:cs="Times New Roman"/>
            <w:sz w:val="24"/>
            <w:szCs w:val="24"/>
          </w:rPr>
          <w:t xml:space="preserve">contiguously </w:t>
        </w:r>
        <w:r w:rsidR="00A709D0">
          <w:rPr>
            <w:rFonts w:ascii="Times New Roman" w:hAnsi="Times New Roman" w:cs="Times New Roman"/>
            <w:sz w:val="24"/>
            <w:szCs w:val="24"/>
          </w:rPr>
          <w:t>aligned chunks averages under 10 kb, with the average distance between aligned segments being between 2,380 bp on the mouse genome and 4</w:t>
        </w:r>
        <w:r w:rsidR="00CB787E">
          <w:rPr>
            <w:rFonts w:ascii="Times New Roman" w:hAnsi="Times New Roman" w:cs="Times New Roman"/>
            <w:sz w:val="24"/>
            <w:szCs w:val="24"/>
          </w:rPr>
          <w:t>,</w:t>
        </w:r>
        <w:r w:rsidR="00A709D0">
          <w:rPr>
            <w:rFonts w:ascii="Times New Roman" w:hAnsi="Times New Roman" w:cs="Times New Roman"/>
            <w:sz w:val="24"/>
            <w:szCs w:val="24"/>
          </w:rPr>
          <w:t>927 bp on the rat chromosome</w:t>
        </w:r>
        <w:r w:rsidR="009A1E00">
          <w:rPr>
            <w:rFonts w:ascii="Times New Roman" w:hAnsi="Times New Roman" w:cs="Times New Roman"/>
            <w:sz w:val="24"/>
            <w:szCs w:val="24"/>
          </w:rPr>
          <w:t xml:space="preserve"> (</w:t>
        </w:r>
        <w:del w:id="201" w:author="Thomas, Gregg [2]" w:date="2024-10-16T10:04:00Z" w16du:dateUtc="2024-10-16T14:04:00Z">
          <w:r w:rsidR="009A1E00" w:rsidDel="00F15368">
            <w:rPr>
              <w:rFonts w:ascii="Times New Roman" w:hAnsi="Times New Roman" w:cs="Times New Roman"/>
              <w:sz w:val="24"/>
              <w:szCs w:val="24"/>
            </w:rPr>
            <w:delText>Fig.</w:delText>
          </w:r>
        </w:del>
      </w:ins>
      <w:del w:id="202" w:author="Thomas, Gregg [2]" w:date="2024-10-16T10:04:00Z" w16du:dateUtc="2024-10-16T14:04:00Z">
        <w:r w:rsidR="009A1E00" w:rsidDel="00F15368">
          <w:rPr>
            <w:rFonts w:ascii="Times New Roman" w:hAnsi="Times New Roman" w:cs="Times New Roman"/>
            <w:sz w:val="24"/>
            <w:szCs w:val="24"/>
          </w:rPr>
          <w:delText xml:space="preserve"> </w:delText>
        </w:r>
      </w:del>
      <w:ins w:id="203" w:author="Thomas, Gregg [2]" w:date="2024-10-16T10:04:00Z" w16du:dateUtc="2024-10-16T14:04:00Z">
        <w:r w:rsidR="00F15368">
          <w:rPr>
            <w:rFonts w:ascii="Times New Roman" w:hAnsi="Times New Roman" w:cs="Times New Roman"/>
            <w:sz w:val="24"/>
            <w:szCs w:val="24"/>
          </w:rPr>
          <w:t xml:space="preserve">Figure </w:t>
        </w:r>
      </w:ins>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t xml:space="preserve">implications </w:t>
      </w:r>
      <w:r w:rsidR="00A709D0">
        <w:rPr>
          <w:rFonts w:ascii="Times New Roman" w:hAnsi="Times New Roman" w:cs="Times New Roman"/>
          <w:sz w:val="24"/>
          <w:szCs w:val="24"/>
        </w:rPr>
        <w:t xml:space="preserve">for 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w:t>
      </w:r>
      <w:ins w:id="204" w:author="Thomas, Gregg" w:date="2024-10-01T11:00:00Z" w16du:dateUtc="2024-10-01T15:00:00Z">
        <w:r w:rsidR="00696496">
          <w:rPr>
            <w:rFonts w:ascii="Times New Roman" w:hAnsi="Times New Roman" w:cs="Times New Roman"/>
            <w:sz w:val="24"/>
            <w:szCs w:val="24"/>
          </w:rPr>
          <w:t xml:space="preserve">Second, </w:t>
        </w:r>
        <w:r w:rsidR="00A709D0">
          <w:rPr>
            <w:rFonts w:ascii="Times New Roman" w:hAnsi="Times New Roman" w:cs="Times New Roman"/>
            <w:sz w:val="24"/>
            <w:szCs w:val="24"/>
          </w:rPr>
          <w:t>most other structural variation</w:t>
        </w:r>
        <w:r w:rsidR="0035281C">
          <w:rPr>
            <w:rFonts w:ascii="Times New Roman" w:hAnsi="Times New Roman" w:cs="Times New Roman"/>
            <w:sz w:val="24"/>
            <w:szCs w:val="24"/>
          </w:rPr>
          <w:t>s</w:t>
        </w:r>
        <w:r w:rsidR="00A709D0">
          <w:rPr>
            <w:rFonts w:ascii="Times New Roman" w:hAnsi="Times New Roman" w:cs="Times New Roman"/>
            <w:sz w:val="24"/>
            <w:szCs w:val="24"/>
          </w:rPr>
          <w:t xml:space="preserve"> in our sample </w:t>
        </w:r>
        <w:r w:rsidR="00696496">
          <w:rPr>
            <w:rFonts w:ascii="Times New Roman" w:hAnsi="Times New Roman" w:cs="Times New Roman"/>
            <w:sz w:val="24"/>
            <w:szCs w:val="24"/>
          </w:rPr>
          <w:t xml:space="preserve">appear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w:t>
        </w:r>
        <w:r w:rsidR="00CB787E">
          <w:rPr>
            <w:rFonts w:ascii="Times New Roman" w:hAnsi="Times New Roman" w:cs="Times New Roman"/>
            <w:sz w:val="24"/>
            <w:szCs w:val="24"/>
          </w:rPr>
          <w:t xml:space="preserve">e.g., </w:t>
        </w:r>
        <w:r w:rsidR="00A709D0">
          <w:rPr>
            <w:rFonts w:ascii="Times New Roman" w:hAnsi="Times New Roman" w:cs="Times New Roman"/>
            <w:sz w:val="24"/>
            <w:szCs w:val="24"/>
          </w:rPr>
          <w:t>SINE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C75391">
          <w:rPr>
            <w:rFonts w:ascii="Times New Roman" w:hAnsi="Times New Roman" w:cs="Times New Roman"/>
            <w:sz w:val="24"/>
            <w:szCs w:val="24"/>
          </w:rPr>
          <w:t>150-</w:t>
        </w:r>
        <w:r w:rsidR="00A709D0">
          <w:rPr>
            <w:rFonts w:ascii="Times New Roman" w:hAnsi="Times New Roman" w:cs="Times New Roman"/>
            <w:sz w:val="24"/>
            <w:szCs w:val="24"/>
          </w:rPr>
          <w:t>500 bp</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LINE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A709D0">
          <w:rPr>
            <w:rFonts w:ascii="Times New Roman" w:hAnsi="Times New Roman" w:cs="Times New Roman"/>
            <w:sz w:val="24"/>
            <w:szCs w:val="24"/>
          </w:rPr>
          <w:t>4</w:t>
        </w:r>
        <w:r w:rsidR="00C75391">
          <w:rPr>
            <w:rFonts w:ascii="Times New Roman" w:hAnsi="Times New Roman" w:cs="Times New Roman"/>
            <w:sz w:val="24"/>
            <w:szCs w:val="24"/>
          </w:rPr>
          <w:t>-7kb</w:t>
        </w:r>
        <w:r w:rsidR="00CB787E">
          <w:rPr>
            <w:rFonts w:ascii="Times New Roman" w:hAnsi="Times New Roman" w:cs="Times New Roman"/>
            <w:sz w:val="24"/>
            <w:szCs w:val="24"/>
          </w:rPr>
          <w:t>;</w:t>
        </w:r>
        <w:r w:rsidR="005E1B4E">
          <w:rPr>
            <w:rFonts w:ascii="Times New Roman" w:hAnsi="Times New Roman" w:cs="Times New Roman"/>
            <w:sz w:val="24"/>
            <w:szCs w:val="24"/>
          </w:rPr>
          <w:t xml:space="preserve"> Platt, et al. 2018</w:t>
        </w:r>
        <w:r w:rsidR="00C6053D">
          <w:rPr>
            <w:rFonts w:ascii="Times New Roman" w:hAnsi="Times New Roman" w:cs="Times New Roman"/>
            <w:sz w:val="24"/>
            <w:szCs w:val="24"/>
          </w:rPr>
          <w:fldChar w:fldCharType="begin"/>
        </w:r>
        <w:r w:rsidR="005E1B4E">
          <w:rPr>
            <w:rFonts w:ascii="Times New Roman" w:hAnsi="Times New Roman" w:cs="Times New Roman"/>
            <w:sz w:val="24"/>
            <w:szCs w:val="24"/>
          </w:rPr>
          <w:instrText xml:space="preserve"> ADDIN EN.CITE &lt;EndNote&gt;&lt;Cite ExcludeAuth="1" ExcludeYear="1"&gt;&lt;Author&gt;Platt&lt;/Author&gt;&lt;Year&gt;2018&lt;/Year&gt;&lt;RecNum&gt;12&lt;/RecNum&gt;&lt;record&gt;&lt;rec-number&gt;12&lt;/rec-number&gt;&lt;foreign-keys&gt;&lt;key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r w:rsidR="00C6053D">
          <w:rPr>
            <w:rFonts w:ascii="Times New Roman" w:hAnsi="Times New Roman" w:cs="Times New Roman"/>
            <w:sz w:val="24"/>
            <w:szCs w:val="24"/>
          </w:rPr>
          <w:fldChar w:fldCharType="end"/>
        </w:r>
        <w:r w:rsidR="00B4466B">
          <w:rPr>
            <w:rFonts w:ascii="Times New Roman" w:hAnsi="Times New Roman" w:cs="Times New Roman"/>
            <w:sz w:val="24"/>
            <w:szCs w:val="24"/>
          </w:rPr>
          <w:t>)</w:t>
        </w:r>
        <w:r w:rsidR="00A709D0">
          <w:rPr>
            <w:rFonts w:ascii="Times New Roman" w:hAnsi="Times New Roman" w:cs="Times New Roman"/>
            <w:sz w:val="24"/>
            <w:szCs w:val="24"/>
          </w:rPr>
          <w:t xml:space="preserve"> that should have a negligible effect on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ins>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513CB2B6" w:rsidR="00653871" w:rsidRPr="00031896" w:rsidRDefault="00AD773B" w:rsidP="00F413E3">
      <w:pPr>
        <w:spacing w:after="0"/>
        <w:jc w:val="both"/>
        <w:rPr>
          <w:ins w:id="205" w:author="Thomas, Gregg" w:date="2024-10-01T11:00:00Z" w16du:dateUtc="2024-10-01T15:00:00Z"/>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ins w:id="206" w:author="Thomas, Gregg" w:date="2024-10-01T11:00:00Z" w16du:dateUtc="2024-10-01T15:00:00Z">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ins>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w:t>
      </w:r>
      <w:del w:id="207" w:author="Thomas, Gregg [2]" w:date="2024-10-16T10:04:00Z" w16du:dateUtc="2024-10-16T14:04:00Z">
        <w:r w:rsidR="006A7AC9" w:rsidDel="00F15368">
          <w:rPr>
            <w:rFonts w:ascii="Times New Roman" w:hAnsi="Times New Roman" w:cs="Times New Roman"/>
            <w:sz w:val="24"/>
            <w:szCs w:val="24"/>
          </w:rPr>
          <w:delText xml:space="preserve">Fig. </w:delText>
        </w:r>
      </w:del>
      <w:ins w:id="208" w:author="Thomas, Gregg [2]" w:date="2024-10-16T10:04:00Z" w16du:dateUtc="2024-10-16T14:04:00Z">
        <w:r w:rsidR="00F15368">
          <w:rPr>
            <w:rFonts w:ascii="Times New Roman" w:hAnsi="Times New Roman" w:cs="Times New Roman"/>
            <w:sz w:val="24"/>
            <w:szCs w:val="24"/>
          </w:rPr>
          <w:t xml:space="preserve">Figure </w:t>
        </w:r>
      </w:ins>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del w:id="209" w:author="Thomas, Gregg [2]" w:date="2024-10-16T10:04:00Z" w16du:dateUtc="2024-10-16T14:04:00Z">
        <w:r w:rsidR="00CC2409" w:rsidDel="00F15368">
          <w:rPr>
            <w:rFonts w:ascii="Times New Roman" w:hAnsi="Times New Roman" w:cs="Times New Roman"/>
            <w:sz w:val="24"/>
            <w:szCs w:val="24"/>
          </w:rPr>
          <w:delText xml:space="preserve">Fig. </w:delText>
        </w:r>
      </w:del>
      <w:ins w:id="210" w:author="Thomas, Gregg [2]" w:date="2024-10-16T10:04:00Z" w16du:dateUtc="2024-10-16T14:04:00Z">
        <w:r w:rsidR="00F15368">
          <w:rPr>
            <w:rFonts w:ascii="Times New Roman" w:hAnsi="Times New Roman" w:cs="Times New Roman"/>
            <w:sz w:val="24"/>
            <w:szCs w:val="24"/>
          </w:rPr>
          <w:t xml:space="preserve">Figure </w:t>
        </w:r>
      </w:ins>
      <w:r w:rsidR="00CC2409">
        <w:rPr>
          <w:rFonts w:ascii="Times New Roman" w:hAnsi="Times New Roman" w:cs="Times New Roman"/>
          <w:sz w:val="24"/>
          <w:szCs w:val="24"/>
        </w:rPr>
        <w:t xml:space="preserve">4A) and the rate at which tree similarity changes between the first </w:t>
      </w:r>
      <w:ins w:id="211" w:author="Thomas, Gregg" w:date="2024-10-01T11:00:00Z" w16du:dateUtc="2024-10-01T15:00:00Z">
        <w:r w:rsidR="00CC2409">
          <w:rPr>
            <w:rFonts w:ascii="Times New Roman" w:hAnsi="Times New Roman" w:cs="Times New Roman"/>
            <w:sz w:val="24"/>
            <w:szCs w:val="24"/>
          </w:rPr>
          <w:t>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and every other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del w:id="212" w:author="Thomas, Gregg [2]" w:date="2024-10-16T10:04:00Z" w16du:dateUtc="2024-10-16T14:04:00Z">
          <w:r w:rsidR="00CC2409" w:rsidDel="00F15368">
            <w:rPr>
              <w:rFonts w:ascii="Times New Roman" w:hAnsi="Times New Roman" w:cs="Times New Roman"/>
              <w:sz w:val="24"/>
              <w:szCs w:val="24"/>
            </w:rPr>
            <w:delText xml:space="preserve">Fig. </w:delText>
          </w:r>
        </w:del>
      </w:ins>
      <w:ins w:id="213" w:author="Thomas, Gregg [2]" w:date="2024-10-16T10:04:00Z" w16du:dateUtc="2024-10-16T14:04:00Z">
        <w:r w:rsidR="00F15368">
          <w:rPr>
            <w:rFonts w:ascii="Times New Roman" w:hAnsi="Times New Roman" w:cs="Times New Roman"/>
            <w:sz w:val="24"/>
            <w:szCs w:val="24"/>
          </w:rPr>
          <w:t xml:space="preserve">Figure </w:t>
        </w:r>
      </w:ins>
      <w:r w:rsidR="00CC2409">
        <w:rPr>
          <w:rFonts w:ascii="Times New Roman" w:hAnsi="Times New Roman" w:cs="Times New Roman"/>
          <w:sz w:val="24"/>
          <w:szCs w:val="24"/>
        </w:rPr>
        <w:t>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ins w:id="214" w:author="Thomas, Gregg" w:date="2024-10-01T11:00:00Z" w16du:dateUtc="2024-10-01T15:00:00Z">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5404E8">
          <w:rPr>
            <w:rFonts w:ascii="Times New Roman" w:hAnsi="Times New Roman" w:cs="Times New Roman"/>
            <w:sz w:val="24"/>
            <w:szCs w:val="24"/>
          </w:rPr>
          <w:t>dis</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t>
        </w:r>
        <w:proofErr w:type="spellStart"/>
        <w:r w:rsidR="00CC2409">
          <w:rPr>
            <w:rFonts w:ascii="Times New Roman" w:hAnsi="Times New Roman" w:cs="Times New Roman"/>
            <w:sz w:val="24"/>
            <w:szCs w:val="24"/>
          </w:rPr>
          <w:t>wRF</w:t>
        </w:r>
        <w:proofErr w:type="spellEnd"/>
        <w:r w:rsidR="00CC2409">
          <w:rPr>
            <w:rFonts w:ascii="Times New Roman" w:hAnsi="Times New Roman" w:cs="Times New Roman"/>
            <w:sz w:val="24"/>
            <w:szCs w:val="24"/>
          </w:rPr>
          <w:t xml:space="preserve"> over all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trees within a 5</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Mb recombination window (</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del w:id="215" w:author="Thomas, Gregg [2]" w:date="2024-10-16T10:04:00Z" w16du:dateUtc="2024-10-16T14:04:00Z">
          <w:r w:rsidR="00CC2409" w:rsidDel="00F15368">
            <w:rPr>
              <w:rFonts w:ascii="Times New Roman" w:hAnsi="Times New Roman" w:cs="Times New Roman"/>
              <w:sz w:val="24"/>
              <w:szCs w:val="24"/>
            </w:rPr>
            <w:delText xml:space="preserve">Fig. </w:delText>
          </w:r>
        </w:del>
      </w:ins>
      <w:ins w:id="216" w:author="Thomas, Gregg [2]" w:date="2024-10-16T10:04:00Z" w16du:dateUtc="2024-10-16T14:04:00Z">
        <w:r w:rsidR="00F15368">
          <w:rPr>
            <w:rFonts w:ascii="Times New Roman" w:hAnsi="Times New Roman" w:cs="Times New Roman"/>
            <w:sz w:val="24"/>
            <w:szCs w:val="24"/>
          </w:rPr>
          <w:t xml:space="preserve">Figure </w:t>
        </w:r>
      </w:ins>
      <w:r w:rsidR="00CC2409">
        <w:rPr>
          <w:rFonts w:ascii="Times New Roman" w:hAnsi="Times New Roman" w:cs="Times New Roman"/>
          <w:sz w:val="24"/>
          <w:szCs w:val="24"/>
        </w:rPr>
        <w:t xml:space="preserve">4C). </w:t>
      </w:r>
      <w:ins w:id="217" w:author="Thomas, Gregg" w:date="2024-10-01T11:00:00Z" w16du:dateUtc="2024-10-01T15:00:00Z">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751B61">
          <w:rPr>
            <w:rFonts w:ascii="Times New Roman" w:hAnsi="Times New Roman" w:cs="Times New Roman"/>
            <w:sz w:val="24"/>
            <w:szCs w:val="24"/>
          </w:rPr>
          <w:t>d</w:t>
        </w:r>
        <w:r w:rsidR="00E6507A">
          <w:rPr>
            <w:rFonts w:ascii="Times New Roman" w:hAnsi="Times New Roman" w:cs="Times New Roman"/>
            <w:sz w:val="24"/>
            <w:szCs w:val="24"/>
          </w:rPr>
          <w:t xml:space="preserve">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separate"/>
        </w:r>
        <w:r w:rsidR="001B6D59">
          <w:rPr>
            <w:rFonts w:ascii="Times New Roman" w:hAnsi="Times New Roman" w:cs="Times New Roman"/>
            <w:noProof/>
            <w:sz w:val="24"/>
            <w:szCs w:val="24"/>
          </w:rPr>
          <w:t>(Smagulova, et al. 2011)</w:t>
        </w:r>
        <w:r w:rsidR="00751B61" w:rsidRPr="00751B61">
          <w:rPr>
            <w:rFonts w:ascii="Times New Roman" w:hAnsi="Times New Roman" w:cs="Times New Roman"/>
            <w:sz w:val="24"/>
            <w:szCs w:val="24"/>
          </w:rPr>
          <w:fldChar w:fldCharType="end"/>
        </w:r>
        <w:r w:rsidR="00751B61">
          <w:rPr>
            <w:rFonts w:ascii="Times New Roman" w:hAnsi="Times New Roman" w:cs="Times New Roman"/>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w:t>
        </w:r>
        <w:r w:rsidR="00231CAE">
          <w:rPr>
            <w:rFonts w:ascii="Times New Roman" w:hAnsi="Times New Roman" w:cs="Times New Roman"/>
            <w:sz w:val="24"/>
            <w:szCs w:val="24"/>
          </w:rPr>
          <w:t>these regions</w:t>
        </w:r>
      </w:ins>
      <w:r w:rsidR="00231CAE">
        <w:rPr>
          <w:rFonts w:ascii="Times New Roman" w:hAnsi="Times New Roman" w:cs="Times New Roman"/>
          <w:sz w:val="24"/>
          <w:szCs w:val="24"/>
        </w:rPr>
        <w:t xml:space="preserve">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del w:id="218" w:author="Thomas, Gregg [2]" w:date="2024-10-16T10:04:00Z" w16du:dateUtc="2024-10-16T14:04:00Z">
        <w:r w:rsidR="00200A45" w:rsidRPr="00BF3D2B" w:rsidDel="00F15368">
          <w:rPr>
            <w:rFonts w:ascii="Times New Roman" w:hAnsi="Times New Roman" w:cs="Times New Roman"/>
            <w:sz w:val="24"/>
            <w:szCs w:val="24"/>
          </w:rPr>
          <w:delText>Fig</w:delText>
        </w:r>
        <w:r w:rsidR="00200A45" w:rsidDel="00F15368">
          <w:rPr>
            <w:rFonts w:ascii="Times New Roman" w:hAnsi="Times New Roman" w:cs="Times New Roman"/>
            <w:sz w:val="24"/>
            <w:szCs w:val="24"/>
          </w:rPr>
          <w:delText xml:space="preserve">. </w:delText>
        </w:r>
      </w:del>
      <w:ins w:id="219" w:author="Thomas, Gregg [2]" w:date="2024-10-16T10:04:00Z" w16du:dateUtc="2024-10-16T14:04:00Z">
        <w:r w:rsidR="00F15368">
          <w:rPr>
            <w:rFonts w:ascii="Times New Roman" w:hAnsi="Times New Roman" w:cs="Times New Roman"/>
            <w:sz w:val="24"/>
            <w:szCs w:val="24"/>
          </w:rPr>
          <w:t xml:space="preserve">Figure </w:t>
        </w:r>
      </w:ins>
      <w:r w:rsidR="00200A45">
        <w:rPr>
          <w:rFonts w:ascii="Times New Roman" w:hAnsi="Times New Roman" w:cs="Times New Roman"/>
          <w:sz w:val="24"/>
          <w:szCs w:val="24"/>
        </w:rPr>
        <w:t>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del w:id="220" w:author="Thomas, Gregg [2]" w:date="2024-10-16T10:04:00Z" w16du:dateUtc="2024-10-16T14:04:00Z">
        <w:r w:rsidR="006017A7" w:rsidRPr="00200A45" w:rsidDel="00F15368">
          <w:rPr>
            <w:rFonts w:ascii="Times New Roman" w:hAnsi="Times New Roman" w:cs="Times New Roman"/>
            <w:sz w:val="24"/>
            <w:szCs w:val="24"/>
          </w:rPr>
          <w:delText>Fig</w:delText>
        </w:r>
        <w:r w:rsidR="006017A7" w:rsidDel="00F15368">
          <w:rPr>
            <w:rFonts w:ascii="Times New Roman" w:hAnsi="Times New Roman" w:cs="Times New Roman"/>
            <w:sz w:val="24"/>
            <w:szCs w:val="24"/>
          </w:rPr>
          <w:delText xml:space="preserve">. </w:delText>
        </w:r>
      </w:del>
      <w:ins w:id="221" w:author="Thomas, Gregg [2]" w:date="2024-10-16T10:04:00Z" w16du:dateUtc="2024-10-16T14:04:00Z">
        <w:r w:rsidR="00F15368">
          <w:rPr>
            <w:rFonts w:ascii="Times New Roman" w:hAnsi="Times New Roman" w:cs="Times New Roman"/>
            <w:sz w:val="24"/>
            <w:szCs w:val="24"/>
          </w:rPr>
          <w:t xml:space="preserve">Figure </w:t>
        </w:r>
      </w:ins>
      <w:r w:rsidR="006017A7">
        <w:rPr>
          <w:rFonts w:ascii="Times New Roman" w:hAnsi="Times New Roman" w:cs="Times New Roman"/>
          <w:sz w:val="24"/>
          <w:szCs w:val="24"/>
        </w:rPr>
        <w:t xml:space="preserve">5B). </w:t>
      </w:r>
      <w:ins w:id="222" w:author="Thomas, Gregg" w:date="2024-10-01T11:00:00Z" w16du:dateUtc="2024-10-01T15:00:00Z">
        <w:r w:rsidR="00653871">
          <w:rPr>
            <w:rFonts w:ascii="Times New Roman" w:hAnsi="Times New Roman" w:cs="Times New Roman"/>
            <w:sz w:val="24"/>
            <w:szCs w:val="24"/>
          </w:rPr>
          <w:t xml:space="preserve">Thus, when taken as a whole, we found </w:t>
        </w:r>
        <w:r w:rsidR="005404E8">
          <w:rPr>
            <w:rFonts w:ascii="Times New Roman" w:hAnsi="Times New Roman" w:cs="Times New Roman"/>
            <w:sz w:val="24"/>
            <w:szCs w:val="24"/>
          </w:rPr>
          <w:t>that regions of</w:t>
        </w:r>
        <w:r w:rsidR="00653871">
          <w:rPr>
            <w:rFonts w:ascii="Times New Roman" w:hAnsi="Times New Roman" w:cs="Times New Roman"/>
            <w:sz w:val="24"/>
            <w:szCs w:val="24"/>
          </w:rPr>
          <w:t xml:space="preserve">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w:t>
        </w:r>
        <w:r w:rsidR="005404E8">
          <w:rPr>
            <w:rFonts w:ascii="Times New Roman" w:hAnsi="Times New Roman" w:cs="Times New Roman"/>
            <w:sz w:val="24"/>
            <w:szCs w:val="24"/>
          </w:rPr>
          <w:t xml:space="preserve"> per se</w:t>
        </w:r>
        <w:r w:rsidR="00422BF0">
          <w:rPr>
            <w:rFonts w:ascii="Times New Roman" w:hAnsi="Times New Roman" w:cs="Times New Roman"/>
            <w:sz w:val="24"/>
            <w:szCs w:val="24"/>
          </w:rPr>
          <w:t xml:space="preserve"> but</w:t>
        </w:r>
        <w:r w:rsidR="00653871">
          <w:rPr>
            <w:rFonts w:ascii="Times New Roman" w:hAnsi="Times New Roman" w:cs="Times New Roman"/>
            <w:sz w:val="24"/>
            <w:szCs w:val="24"/>
          </w:rPr>
          <w:t xml:space="preserve"> did </w:t>
        </w:r>
        <w:r w:rsidR="005404E8">
          <w:rPr>
            <w:rFonts w:ascii="Times New Roman" w:hAnsi="Times New Roman" w:cs="Times New Roman"/>
            <w:sz w:val="24"/>
            <w:szCs w:val="24"/>
          </w:rPr>
          <w:t xml:space="preserve">tend to </w:t>
        </w:r>
        <w:r w:rsidR="00653871">
          <w:rPr>
            <w:rFonts w:ascii="Times New Roman" w:hAnsi="Times New Roman" w:cs="Times New Roman"/>
            <w:sz w:val="24"/>
            <w:szCs w:val="24"/>
          </w:rPr>
          <w:t>show more discordance relative to the genome-wide species tree.</w:t>
        </w:r>
      </w:ins>
    </w:p>
    <w:p w14:paraId="5195C993" w14:textId="0296D689" w:rsidR="000450A5"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w:t>
      </w:r>
      <w:r w:rsidR="00E900C6">
        <w:rPr>
          <w:rFonts w:ascii="Times New Roman" w:hAnsi="Times New Roman" w:cs="Times New Roman"/>
          <w:sz w:val="24"/>
          <w:szCs w:val="24"/>
        </w:rPr>
        <w:lastRenderedPageBreak/>
        <w:t>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ins w:id="223" w:author="Thomas, Gregg" w:date="2024-10-01T11:00:00Z" w16du:dateUtc="2024-10-01T15:00:00Z">
        <w:r w:rsidR="00E73F5A">
          <w:rPr>
            <w:rFonts w:ascii="Times New Roman" w:hAnsi="Times New Roman" w:cs="Times New Roman"/>
            <w:sz w:val="24"/>
            <w:szCs w:val="24"/>
          </w:rPr>
          <w:t xml:space="preserve"> (i.e., </w:t>
        </w:r>
        <w:r w:rsidR="00D72636">
          <w:rPr>
            <w:rFonts w:ascii="Times New Roman" w:hAnsi="Times New Roman" w:cs="Times New Roman"/>
            <w:sz w:val="24"/>
            <w:szCs w:val="24"/>
          </w:rPr>
          <w:t xml:space="preserve">windows without annotated </w:t>
        </w:r>
        <w:r w:rsidR="00E73F5A">
          <w:rPr>
            <w:rFonts w:ascii="Times New Roman" w:hAnsi="Times New Roman" w:cs="Times New Roman"/>
            <w:sz w:val="24"/>
            <w:szCs w:val="24"/>
          </w:rPr>
          <w:t>feature</w:t>
        </w:r>
        <w:r w:rsidR="00D72636">
          <w:rPr>
            <w:rFonts w:ascii="Times New Roman" w:hAnsi="Times New Roman" w:cs="Times New Roman"/>
            <w:sz w:val="24"/>
            <w:szCs w:val="24"/>
          </w:rPr>
          <w:t>s</w:t>
        </w:r>
        <w:r w:rsidR="000450A5">
          <w:rPr>
            <w:rFonts w:ascii="Times New Roman" w:hAnsi="Times New Roman" w:cs="Times New Roman"/>
            <w:sz w:val="24"/>
            <w:szCs w:val="24"/>
          </w:rPr>
          <w:t>)</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E73F5A">
          <w:rPr>
            <w:rFonts w:ascii="Times New Roman" w:hAnsi="Times New Roman" w:cs="Times New Roman"/>
            <w:sz w:val="24"/>
            <w:szCs w:val="24"/>
          </w:rPr>
          <w:t xml:space="preserve">In general, </w:t>
        </w:r>
        <w:r w:rsidR="000450A5">
          <w:rPr>
            <w:rFonts w:ascii="Times New Roman" w:hAnsi="Times New Roman" w:cs="Times New Roman"/>
            <w:sz w:val="24"/>
            <w:szCs w:val="24"/>
          </w:rPr>
          <w:t xml:space="preserve">UCEs showed </w:t>
        </w:r>
        <w:r w:rsidR="006017A7">
          <w:rPr>
            <w:rFonts w:ascii="Times New Roman" w:hAnsi="Times New Roman" w:cs="Times New Roman"/>
            <w:sz w:val="24"/>
            <w:szCs w:val="24"/>
          </w:rPr>
          <w:t>more</w:t>
        </w:r>
        <w:r w:rsidR="00CB58A3">
          <w:rPr>
            <w:rFonts w:ascii="Times New Roman" w:hAnsi="Times New Roman" w:cs="Times New Roman"/>
            <w:sz w:val="24"/>
            <w:szCs w:val="24"/>
          </w:rPr>
          <w:t xml:space="preserve"> local</w:t>
        </w:r>
        <w:r w:rsidR="000450A5">
          <w:rPr>
            <w:rFonts w:ascii="Times New Roman" w:hAnsi="Times New Roman" w:cs="Times New Roman"/>
            <w:sz w:val="24"/>
            <w:szCs w:val="24"/>
          </w:rPr>
          <w:t xml:space="preserve"> phylogenetic</w:t>
        </w:r>
        <w:r w:rsidR="006017A7">
          <w:rPr>
            <w:rFonts w:ascii="Times New Roman" w:hAnsi="Times New Roman" w:cs="Times New Roman"/>
            <w:sz w:val="24"/>
            <w:szCs w:val="24"/>
          </w:rPr>
          <w:t xml:space="preserve"> similar</w:t>
        </w:r>
        <w:r w:rsidR="00F1796B">
          <w:rPr>
            <w:rFonts w:ascii="Times New Roman" w:hAnsi="Times New Roman" w:cs="Times New Roman"/>
            <w:sz w:val="24"/>
            <w:szCs w:val="24"/>
          </w:rPr>
          <w:t>ity among adjacent windows</w:t>
        </w:r>
        <w:r w:rsidR="000450A5">
          <w:rPr>
            <w:rFonts w:ascii="Times New Roman" w:hAnsi="Times New Roman" w:cs="Times New Roman"/>
            <w:sz w:val="24"/>
            <w:szCs w:val="24"/>
          </w:rPr>
          <w:t xml:space="preserve"> (</w:t>
        </w:r>
        <w:r w:rsidR="00D72636">
          <w:rPr>
            <w:rFonts w:ascii="Times New Roman" w:hAnsi="Times New Roman" w:cs="Times New Roman"/>
            <w:sz w:val="24"/>
            <w:szCs w:val="24"/>
          </w:rPr>
          <w:t xml:space="preserve">i.e., </w:t>
        </w:r>
        <w:r w:rsidR="00CB58A3">
          <w:rPr>
            <w:rFonts w:ascii="Times New Roman" w:hAnsi="Times New Roman" w:cs="Times New Roman"/>
            <w:sz w:val="24"/>
            <w:szCs w:val="24"/>
          </w:rPr>
          <w:t>less discordance)</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del w:id="224" w:author="Thomas, Gregg [2]" w:date="2024-10-16T10:04:00Z" w16du:dateUtc="2024-10-16T14:04:00Z">
          <w:r w:rsidR="006017A7" w:rsidDel="00F15368">
            <w:rPr>
              <w:rFonts w:ascii="Times New Roman" w:hAnsi="Times New Roman" w:cs="Times New Roman"/>
              <w:sz w:val="24"/>
              <w:szCs w:val="24"/>
            </w:rPr>
            <w:delText xml:space="preserve">Fig. </w:delText>
          </w:r>
        </w:del>
      </w:ins>
      <w:ins w:id="225" w:author="Thomas, Gregg [2]" w:date="2024-10-16T10:04:00Z" w16du:dateUtc="2024-10-16T14:04:00Z">
        <w:r w:rsidR="00F15368">
          <w:rPr>
            <w:rFonts w:ascii="Times New Roman" w:hAnsi="Times New Roman" w:cs="Times New Roman"/>
            <w:sz w:val="24"/>
            <w:szCs w:val="24"/>
          </w:rPr>
          <w:t xml:space="preserve">Figure </w:t>
        </w:r>
      </w:ins>
      <w:ins w:id="226" w:author="Thomas, Gregg" w:date="2024-10-01T11:00:00Z" w16du:dateUtc="2024-10-01T15:00:00Z">
        <w:r w:rsidR="00BF08A1">
          <w:rPr>
            <w:rFonts w:ascii="Times New Roman" w:hAnsi="Times New Roman" w:cs="Times New Roman"/>
            <w:sz w:val="24"/>
            <w:szCs w:val="24"/>
          </w:rPr>
          <w:t>5A</w:t>
        </w:r>
        <w:r w:rsidR="006017A7">
          <w:rPr>
            <w:rFonts w:ascii="Times New Roman" w:hAnsi="Times New Roman" w:cs="Times New Roman"/>
            <w:sz w:val="24"/>
            <w:szCs w:val="24"/>
          </w:rPr>
          <w:t>)</w:t>
        </w:r>
        <w:r w:rsidR="00455BDD">
          <w:rPr>
            <w:rFonts w:ascii="Times New Roman" w:hAnsi="Times New Roman" w:cs="Times New Roman"/>
            <w:sz w:val="24"/>
            <w:szCs w:val="24"/>
          </w:rPr>
          <w:t xml:space="preserve">. </w:t>
        </w:r>
        <w:r w:rsidR="00CB58A3">
          <w:rPr>
            <w:rFonts w:ascii="Times New Roman" w:hAnsi="Times New Roman" w:cs="Times New Roman"/>
            <w:sz w:val="24"/>
            <w:szCs w:val="24"/>
          </w:rPr>
          <w:t>In contrast, protein-coding genes</w:t>
        </w:r>
        <w:r w:rsidR="00D72636">
          <w:rPr>
            <w:rFonts w:ascii="Times New Roman" w:hAnsi="Times New Roman" w:cs="Times New Roman"/>
            <w:sz w:val="24"/>
            <w:szCs w:val="24"/>
          </w:rPr>
          <w:t xml:space="preserve"> (including rapidly evolving genes)</w:t>
        </w:r>
        <w:r w:rsidR="00CB58A3">
          <w:rPr>
            <w:rFonts w:ascii="Times New Roman" w:hAnsi="Times New Roman" w:cs="Times New Roman"/>
            <w:sz w:val="24"/>
            <w:szCs w:val="24"/>
          </w:rPr>
          <w:t xml:space="preserve"> w</w:t>
        </w:r>
        <w:r w:rsidR="00D72636">
          <w:rPr>
            <w:rFonts w:ascii="Times New Roman" w:hAnsi="Times New Roman" w:cs="Times New Roman"/>
            <w:sz w:val="24"/>
            <w:szCs w:val="24"/>
          </w:rPr>
          <w:t>ere</w:t>
        </w:r>
        <w:r w:rsidR="00CB58A3">
          <w:rPr>
            <w:rFonts w:ascii="Times New Roman" w:hAnsi="Times New Roman" w:cs="Times New Roman"/>
            <w:sz w:val="24"/>
            <w:szCs w:val="24"/>
          </w:rPr>
          <w:t xml:space="preserve"> </w:t>
        </w:r>
        <w:r w:rsidR="00D72636">
          <w:rPr>
            <w:rFonts w:ascii="Times New Roman" w:hAnsi="Times New Roman" w:cs="Times New Roman"/>
            <w:sz w:val="24"/>
            <w:szCs w:val="24"/>
          </w:rPr>
          <w:t xml:space="preserve">indistinguishable from background rates of discordance </w:t>
        </w:r>
        <w:r w:rsidR="00232ED1">
          <w:rPr>
            <w:rFonts w:ascii="Times New Roman" w:hAnsi="Times New Roman" w:cs="Times New Roman"/>
            <w:sz w:val="24"/>
            <w:szCs w:val="24"/>
          </w:rPr>
          <w:t xml:space="preserve">observed </w:t>
        </w:r>
        <w:r w:rsidR="00D72636">
          <w:rPr>
            <w:rFonts w:ascii="Times New Roman" w:hAnsi="Times New Roman" w:cs="Times New Roman"/>
            <w:sz w:val="24"/>
            <w:szCs w:val="24"/>
          </w:rPr>
          <w:t xml:space="preserve">in </w:t>
        </w:r>
        <w:r w:rsidR="00CB58A3">
          <w:rPr>
            <w:rFonts w:ascii="Times New Roman" w:hAnsi="Times New Roman" w:cs="Times New Roman"/>
            <w:sz w:val="24"/>
            <w:szCs w:val="24"/>
          </w:rPr>
          <w:t>windows without annotated genomic features (</w:t>
        </w:r>
        <w:del w:id="227" w:author="Thomas, Gregg [2]" w:date="2024-10-16T10:04:00Z" w16du:dateUtc="2024-10-16T14:04:00Z">
          <w:r w:rsidR="00CB58A3" w:rsidDel="00F15368">
            <w:rPr>
              <w:rFonts w:ascii="Times New Roman" w:hAnsi="Times New Roman" w:cs="Times New Roman"/>
              <w:sz w:val="24"/>
              <w:szCs w:val="24"/>
            </w:rPr>
            <w:delText xml:space="preserve">Fig. </w:delText>
          </w:r>
        </w:del>
      </w:ins>
      <w:ins w:id="228" w:author="Thomas, Gregg [2]" w:date="2024-10-16T10:04:00Z" w16du:dateUtc="2024-10-16T14:04:00Z">
        <w:r w:rsidR="00F15368">
          <w:rPr>
            <w:rFonts w:ascii="Times New Roman" w:hAnsi="Times New Roman" w:cs="Times New Roman"/>
            <w:sz w:val="24"/>
            <w:szCs w:val="24"/>
          </w:rPr>
          <w:t xml:space="preserve">Figure </w:t>
        </w:r>
      </w:ins>
      <w:r w:rsidR="00BF08A1">
        <w:rPr>
          <w:rFonts w:ascii="Times New Roman" w:hAnsi="Times New Roman" w:cs="Times New Roman"/>
          <w:sz w:val="24"/>
          <w:szCs w:val="24"/>
        </w:rPr>
        <w:t>5A</w:t>
      </w:r>
      <w:r w:rsidR="00CB58A3">
        <w:rPr>
          <w:rFonts w:ascii="Times New Roman" w:hAnsi="Times New Roman" w:cs="Times New Roman"/>
          <w:sz w:val="24"/>
          <w:szCs w:val="24"/>
        </w:rPr>
        <w:t>).</w:t>
      </w:r>
      <w:r w:rsidR="00D72636">
        <w:rPr>
          <w:rFonts w:ascii="Times New Roman" w:hAnsi="Times New Roman" w:cs="Times New Roman"/>
          <w:sz w:val="24"/>
          <w:szCs w:val="24"/>
        </w:rPr>
        <w:t xml:space="preserve"> </w:t>
      </w:r>
      <w:ins w:id="229" w:author="Thomas, Gregg" w:date="2024-10-01T11:00:00Z" w16du:dateUtc="2024-10-01T15:00:00Z">
        <w:r w:rsidR="00CB58A3">
          <w:rPr>
            <w:rFonts w:ascii="Times New Roman" w:hAnsi="Times New Roman" w:cs="Times New Roman"/>
            <w:sz w:val="24"/>
            <w:szCs w:val="24"/>
          </w:rPr>
          <w:t xml:space="preserve">Likewise, UCEs were also much more </w:t>
        </w:r>
        <w:proofErr w:type="gramStart"/>
        <w:r w:rsidR="00CB58A3">
          <w:rPr>
            <w:rFonts w:ascii="Times New Roman" w:hAnsi="Times New Roman" w:cs="Times New Roman"/>
            <w:sz w:val="24"/>
            <w:szCs w:val="24"/>
          </w:rPr>
          <w:t>similar to</w:t>
        </w:r>
        <w:proofErr w:type="gramEnd"/>
        <w:r w:rsidR="00CB58A3">
          <w:rPr>
            <w:rFonts w:ascii="Times New Roman" w:hAnsi="Times New Roman" w:cs="Times New Roman"/>
            <w:sz w:val="24"/>
            <w:szCs w:val="24"/>
          </w:rPr>
          <w:t xml:space="preserve"> the overall species tree when compared to any other feature (</w:t>
        </w:r>
        <w:del w:id="230" w:author="Thomas, Gregg [2]" w:date="2024-10-16T10:04:00Z" w16du:dateUtc="2024-10-16T14:04:00Z">
          <w:r w:rsidR="00CB58A3" w:rsidDel="00F15368">
            <w:rPr>
              <w:rFonts w:ascii="Times New Roman" w:hAnsi="Times New Roman" w:cs="Times New Roman"/>
              <w:sz w:val="24"/>
              <w:szCs w:val="24"/>
            </w:rPr>
            <w:delText xml:space="preserve">Fig. </w:delText>
          </w:r>
        </w:del>
      </w:ins>
      <w:ins w:id="231" w:author="Thomas, Gregg [2]" w:date="2024-10-16T10:04:00Z" w16du:dateUtc="2024-10-16T14:04:00Z">
        <w:r w:rsidR="00F15368">
          <w:rPr>
            <w:rFonts w:ascii="Times New Roman" w:hAnsi="Times New Roman" w:cs="Times New Roman"/>
            <w:sz w:val="24"/>
            <w:szCs w:val="24"/>
          </w:rPr>
          <w:t xml:space="preserve">Figure </w:t>
        </w:r>
      </w:ins>
      <w:ins w:id="232" w:author="Thomas, Gregg" w:date="2024-10-01T11:00:00Z" w16du:dateUtc="2024-10-01T15:00:00Z">
        <w:r w:rsidR="00CB58A3">
          <w:rPr>
            <w:rFonts w:ascii="Times New Roman" w:hAnsi="Times New Roman" w:cs="Times New Roman"/>
            <w:sz w:val="24"/>
            <w:szCs w:val="24"/>
          </w:rPr>
          <w:t>5</w:t>
        </w:r>
        <w:r w:rsidR="00BF08A1">
          <w:rPr>
            <w:rFonts w:ascii="Times New Roman" w:hAnsi="Times New Roman" w:cs="Times New Roman"/>
            <w:sz w:val="24"/>
            <w:szCs w:val="24"/>
          </w:rPr>
          <w:t>B</w:t>
        </w:r>
        <w:r w:rsidR="00CB58A3">
          <w:rPr>
            <w:rFonts w:ascii="Times New Roman" w:hAnsi="Times New Roman" w:cs="Times New Roman"/>
            <w:sz w:val="24"/>
            <w:szCs w:val="24"/>
          </w:rPr>
          <w:t xml:space="preserve">). </w:t>
        </w:r>
        <w:r w:rsidR="00232ED1">
          <w:rPr>
            <w:rFonts w:ascii="Times New Roman" w:hAnsi="Times New Roman" w:cs="Times New Roman"/>
            <w:sz w:val="24"/>
            <w:szCs w:val="24"/>
          </w:rPr>
          <w:t xml:space="preserve">Unlike </w:t>
        </w:r>
        <w:r w:rsidR="00D72636">
          <w:rPr>
            <w:rFonts w:ascii="Times New Roman" w:hAnsi="Times New Roman" w:cs="Times New Roman"/>
            <w:sz w:val="24"/>
            <w:szCs w:val="24"/>
          </w:rPr>
          <w:t>our test of local discordance, protein-coding genes also showed less species tree discordance than windows containing no features</w:t>
        </w:r>
        <w:r w:rsidR="00232ED1">
          <w:rPr>
            <w:rFonts w:ascii="Times New Roman" w:hAnsi="Times New Roman" w:cs="Times New Roman"/>
            <w:sz w:val="24"/>
            <w:szCs w:val="24"/>
          </w:rPr>
          <w:t xml:space="preserve"> or recombination hotspots</w:t>
        </w:r>
        <w:r w:rsidR="00D72636">
          <w:rPr>
            <w:rFonts w:ascii="Times New Roman" w:hAnsi="Times New Roman" w:cs="Times New Roman"/>
            <w:sz w:val="24"/>
            <w:szCs w:val="24"/>
          </w:rPr>
          <w:t>, but the effect was much less pronounced than observed at UCEs.</w:t>
        </w:r>
      </w:ins>
      <w:r w:rsidR="00D72636">
        <w:rPr>
          <w:rFonts w:ascii="Times New Roman" w:hAnsi="Times New Roman" w:cs="Times New Roman"/>
          <w:sz w:val="24"/>
          <w:szCs w:val="24"/>
        </w:rPr>
        <w:t xml:space="preserve"> </w:t>
      </w:r>
    </w:p>
    <w:p w14:paraId="40CD7400" w14:textId="77777777" w:rsidR="00753CF0" w:rsidRPr="00753CF0" w:rsidRDefault="00753CF0" w:rsidP="00F413E3">
      <w:pPr>
        <w:spacing w:after="0"/>
        <w:jc w:val="both"/>
        <w:rPr>
          <w:rFonts w:ascii="Times New Roman" w:hAnsi="Times New Roman" w:cs="Times New Roman"/>
          <w:sz w:val="24"/>
          <w:szCs w:val="24"/>
        </w:rPr>
      </w:pPr>
    </w:p>
    <w:p w14:paraId="26581506" w14:textId="2CD5CF42" w:rsidR="001811CE" w:rsidRPr="001811CE" w:rsidRDefault="00047BC0" w:rsidP="006E660A">
      <w:pPr>
        <w:pStyle w:val="Heading2"/>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4861F52E" w:rsidR="00AF2A6F" w:rsidRDefault="008C6F17" w:rsidP="00F413E3">
      <w:pPr>
        <w:spacing w:after="0"/>
        <w:jc w:val="both"/>
        <w:rPr>
          <w:ins w:id="233" w:author="Thomas, Gregg" w:date="2024-10-01T11:00:00Z" w16du:dateUtc="2024-10-01T15:00:00Z"/>
          <w:rFonts w:ascii="Times New Roman" w:hAnsi="Times New Roman" w:cs="Times New Roman"/>
          <w:sz w:val="24"/>
          <w:szCs w:val="24"/>
        </w:rPr>
      </w:pPr>
      <w:r>
        <w:rPr>
          <w:rFonts w:ascii="Times New Roman" w:hAnsi="Times New Roman" w:cs="Times New Roman"/>
          <w:sz w:val="24"/>
          <w:szCs w:val="24"/>
        </w:rPr>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ins w:id="234" w:author="Thomas, Gregg" w:date="2024-10-01T11:00:00Z" w16du:dateUtc="2024-10-01T15:00:00Z">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ins>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5404E8">
        <w:rPr>
          <w:rFonts w:ascii="Times New Roman" w:hAnsi="Times New Roman" w:cs="Times New Roman"/>
          <w:sz w:val="24"/>
          <w:szCs w:val="24"/>
        </w:rPr>
        <w:t xml:space="preserve"> </w:t>
      </w:r>
      <w:ins w:id="235" w:author="Thomas, Gregg" w:date="2024-10-01T11:00:00Z" w16du:dateUtc="2024-10-01T15:00:00Z">
        <w:r w:rsidR="005404E8">
          <w:rPr>
            <w:rFonts w:ascii="Times New Roman" w:hAnsi="Times New Roman" w:cs="Times New Roman"/>
            <w:sz w:val="24"/>
            <w:szCs w:val="24"/>
          </w:rPr>
          <w:t>albeit correlated</w:t>
        </w:r>
        <w:r w:rsidR="00E977A7" w:rsidRPr="00031896">
          <w:rPr>
            <w:rFonts w:ascii="Times New Roman" w:hAnsi="Times New Roman" w:cs="Times New Roman"/>
            <w:sz w:val="24"/>
            <w:szCs w:val="24"/>
          </w:rPr>
          <w:t xml:space="preserve"> histories.</w:t>
        </w:r>
      </w:ins>
    </w:p>
    <w:p w14:paraId="71C8106E" w14:textId="7293405A"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w:t>
      </w:r>
      <w:ins w:id="236" w:author="Thomas, Gregg" w:date="2024-10-01T11:00:00Z" w16du:dateUtc="2024-10-01T15:00:00Z">
        <w:r w:rsidR="00352DEE">
          <w:rPr>
            <w:rFonts w:ascii="Times New Roman" w:hAnsi="Times New Roman" w:cs="Times New Roman"/>
            <w:sz w:val="24"/>
            <w:szCs w:val="24"/>
          </w:rPr>
          <w:t xml:space="preserve">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5404E8">
          <w:rPr>
            <w:rFonts w:ascii="Times New Roman" w:hAnsi="Times New Roman" w:cs="Times New Roman"/>
            <w:sz w:val="24"/>
            <w:szCs w:val="24"/>
          </w:rPr>
          <w:t>still</w:t>
        </w:r>
      </w:ins>
      <w:r w:rsidR="005404E8">
        <w:rPr>
          <w:rFonts w:ascii="Times New Roman" w:hAnsi="Times New Roman" w:cs="Times New Roman"/>
          <w:sz w:val="24"/>
          <w:szCs w:val="24"/>
        </w:rPr>
        <w:t xml:space="preserve">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ins w:id="237" w:author="Thomas, Gregg" w:date="2024-10-01T11:00:00Z" w16du:dateUtc="2024-10-01T15:00:00Z">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405C93">
          <w:rPr>
            <w:rFonts w:ascii="Times New Roman" w:hAnsi="Times New Roman" w:cs="Times New Roman"/>
            <w:noProof/>
            <w:sz w:val="24"/>
            <w:szCs w:val="24"/>
          </w:rPr>
          <w:t>(Smith, Wertheim,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w:t>
        </w:r>
      </w:ins>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w:t>
      </w:r>
      <w:del w:id="238" w:author="Thomas, Gregg [2]" w:date="2024-10-16T10:04:00Z" w16du:dateUtc="2024-10-16T14:04:00Z">
        <w:r w:rsidR="00114EEF" w:rsidDel="00F15368">
          <w:rPr>
            <w:rFonts w:ascii="Times New Roman" w:hAnsi="Times New Roman" w:cs="Times New Roman"/>
            <w:sz w:val="24"/>
            <w:szCs w:val="24"/>
          </w:rPr>
          <w:delText>Fig</w:delText>
        </w:r>
        <w:r w:rsidR="009713C6" w:rsidDel="00F15368">
          <w:rPr>
            <w:rFonts w:ascii="Times New Roman" w:hAnsi="Times New Roman" w:cs="Times New Roman"/>
            <w:sz w:val="24"/>
            <w:szCs w:val="24"/>
          </w:rPr>
          <w:delText>.</w:delText>
        </w:r>
        <w:r w:rsidR="00114EEF" w:rsidDel="00F15368">
          <w:rPr>
            <w:rFonts w:ascii="Times New Roman" w:hAnsi="Times New Roman" w:cs="Times New Roman"/>
            <w:sz w:val="24"/>
            <w:szCs w:val="24"/>
          </w:rPr>
          <w:delText xml:space="preserve"> </w:delText>
        </w:r>
      </w:del>
      <w:ins w:id="239" w:author="Thomas, Gregg [2]" w:date="2024-10-16T10:04:00Z" w16du:dateUtc="2024-10-16T14:04:00Z">
        <w:r w:rsidR="00F15368">
          <w:rPr>
            <w:rFonts w:ascii="Times New Roman" w:hAnsi="Times New Roman" w:cs="Times New Roman"/>
            <w:sz w:val="24"/>
            <w:szCs w:val="24"/>
          </w:rPr>
          <w:t xml:space="preserve">Figure </w:t>
        </w:r>
      </w:ins>
      <w:ins w:id="240" w:author="Thomas, Gregg" w:date="2024-10-01T11:00:00Z" w16du:dateUtc="2024-10-01T15:00:00Z">
        <w:r w:rsidR="004E0DDF">
          <w:rPr>
            <w:rFonts w:ascii="Times New Roman" w:hAnsi="Times New Roman" w:cs="Times New Roman"/>
            <w:sz w:val="24"/>
            <w:szCs w:val="24"/>
          </w:rPr>
          <w:t>6</w:t>
        </w:r>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accurate</w:t>
        </w:r>
        <w:r w:rsidR="00587DCF">
          <w:rPr>
            <w:rFonts w:ascii="Times New Roman" w:hAnsi="Times New Roman" w:cs="Times New Roman"/>
            <w:sz w:val="24"/>
            <w:szCs w:val="24"/>
          </w:rPr>
          <w:t xml:space="preserve"> than the</w:t>
        </w:r>
        <w:r w:rsidR="00BF08A1">
          <w:rPr>
            <w:rFonts w:ascii="Times New Roman" w:hAnsi="Times New Roman" w:cs="Times New Roman"/>
            <w:sz w:val="24"/>
            <w:szCs w:val="24"/>
          </w:rPr>
          <w:t xml:space="preserve"> single tree inferred from concatenation of all gene sequences</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CC57F4">
          <w:rPr>
            <w:rFonts w:ascii="Times New Roman" w:hAnsi="Times New Roman" w:cs="Times New Roman"/>
            <w:sz w:val="24"/>
            <w:szCs w:val="24"/>
          </w:rPr>
          <w:t>1</w:t>
        </w:r>
        <w:r w:rsidR="00114EEF">
          <w:rPr>
            <w:rFonts w:ascii="Times New Roman" w:hAnsi="Times New Roman" w:cs="Times New Roman"/>
            <w:sz w:val="24"/>
            <w:szCs w:val="24"/>
          </w:rPr>
          <w:t>).</w:t>
        </w:r>
      </w:ins>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negatives).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lastRenderedPageBreak/>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w:t>
      </w:r>
      <w:del w:id="241" w:author="Thomas, Gregg [2]" w:date="2024-10-16T10:04:00Z" w16du:dateUtc="2024-10-16T14:04:00Z">
        <w:r w:rsidR="00604409" w:rsidDel="00F15368">
          <w:rPr>
            <w:rFonts w:ascii="Times New Roman" w:hAnsi="Times New Roman" w:cs="Times New Roman"/>
            <w:sz w:val="24"/>
            <w:szCs w:val="24"/>
          </w:rPr>
          <w:delText>Fig</w:delText>
        </w:r>
        <w:r w:rsidR="009713C6" w:rsidDel="00F15368">
          <w:rPr>
            <w:rFonts w:ascii="Times New Roman" w:hAnsi="Times New Roman" w:cs="Times New Roman"/>
            <w:sz w:val="24"/>
            <w:szCs w:val="24"/>
          </w:rPr>
          <w:delText>.</w:delText>
        </w:r>
        <w:r w:rsidR="00604409" w:rsidDel="00F15368">
          <w:rPr>
            <w:rFonts w:ascii="Times New Roman" w:hAnsi="Times New Roman" w:cs="Times New Roman"/>
            <w:sz w:val="24"/>
            <w:szCs w:val="24"/>
          </w:rPr>
          <w:delText xml:space="preserve"> </w:delText>
        </w:r>
      </w:del>
      <w:ins w:id="242" w:author="Thomas, Gregg [2]" w:date="2024-10-16T10:04:00Z" w16du:dateUtc="2024-10-16T14:04:00Z">
        <w:r w:rsidR="00F15368">
          <w:rPr>
            <w:rFonts w:ascii="Times New Roman" w:hAnsi="Times New Roman" w:cs="Times New Roman"/>
            <w:sz w:val="24"/>
            <w:szCs w:val="24"/>
          </w:rPr>
          <w:t xml:space="preserve">Figure </w:t>
        </w:r>
      </w:ins>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7B49E563" w:rsidR="00D1794F" w:rsidRPr="002A6C55" w:rsidRDefault="00FC2775" w:rsidP="00D1794F">
      <w:pPr>
        <w:spacing w:after="0"/>
        <w:jc w:val="both"/>
        <w:rPr>
          <w:ins w:id="243" w:author="Thomas, Gregg" w:date="2024-10-01T11:00:00Z" w16du:dateUtc="2024-10-01T15:00:00Z"/>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w:t>
      </w:r>
      <w:ins w:id="244" w:author="Thomas, Gregg" w:date="2024-10-01T11:00:00Z" w16du:dateUtc="2024-10-01T15:00:00Z">
        <w:r w:rsidR="00D1794F">
          <w:rPr>
            <w:rFonts w:ascii="Times New Roman" w:hAnsi="Times New Roman" w:cs="Times New Roman"/>
            <w:sz w:val="24"/>
            <w:szCs w:val="24"/>
          </w:rPr>
          <w:t xml:space="preserve">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w:t>
        </w:r>
        <w:r w:rsidR="00587DCF">
          <w:rPr>
            <w:rFonts w:ascii="Times New Roman" w:hAnsi="Times New Roman" w:cs="Times New Roman"/>
            <w:sz w:val="24"/>
            <w:szCs w:val="24"/>
          </w:rPr>
          <w:t xml:space="preserve">genome </w:t>
        </w:r>
        <w:r w:rsidR="00D1794F" w:rsidRPr="00031896">
          <w:rPr>
            <w:rFonts w:ascii="Times New Roman" w:hAnsi="Times New Roman" w:cs="Times New Roman"/>
            <w:sz w:val="24"/>
            <w:szCs w:val="24"/>
          </w:rPr>
          <w:t>sampling of murine rodents</w:t>
        </w:r>
        <w:r w:rsidR="00771345">
          <w:rPr>
            <w:rFonts w:ascii="Times New Roman" w:hAnsi="Times New Roman" w:cs="Times New Roman"/>
            <w:sz w:val="24"/>
            <w:szCs w:val="24"/>
          </w:rPr>
          <w:t>,</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r w:rsidR="00587DCF">
          <w:rPr>
            <w:rFonts w:ascii="Times New Roman" w:hAnsi="Times New Roman" w:cs="Times New Roman"/>
            <w:sz w:val="24"/>
            <w:szCs w:val="24"/>
          </w:rPr>
          <w:t xml:space="preserve"> </w:t>
        </w:r>
        <w:r w:rsidR="006B3732">
          <w:rPr>
            <w:rFonts w:ascii="Times New Roman" w:hAnsi="Times New Roman" w:cs="Times New Roman"/>
            <w:sz w:val="24"/>
            <w:szCs w:val="24"/>
          </w:rPr>
          <w:t>in a</w:t>
        </w:r>
        <w:r w:rsidR="00587DCF">
          <w:rPr>
            <w:rFonts w:ascii="Times New Roman" w:hAnsi="Times New Roman" w:cs="Times New Roman"/>
            <w:sz w:val="24"/>
            <w:szCs w:val="24"/>
          </w:rPr>
          <w:t>n important</w:t>
        </w:r>
        <w:r w:rsidR="006B3732">
          <w:rPr>
            <w:rFonts w:ascii="Times New Roman" w:hAnsi="Times New Roman" w:cs="Times New Roman"/>
            <w:sz w:val="24"/>
            <w:szCs w:val="24"/>
          </w:rPr>
          <w:t xml:space="preserve"> biomedical model system.</w:t>
        </w:r>
      </w:ins>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10924957" w:rsidR="00F75BB4" w:rsidRDefault="00B17D7F" w:rsidP="005D3A4E">
      <w:pPr>
        <w:spacing w:after="0"/>
        <w:jc w:val="both"/>
        <w:rPr>
          <w:ins w:id="245" w:author="Thomas, Gregg" w:date="2024-10-01T11:00:00Z" w16du:dateUtc="2024-10-01T15:00:00Z"/>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ins w:id="246" w:author="Thomas, Gregg" w:date="2024-10-01T11:00:00Z" w16du:dateUtc="2024-10-01T15:00:00Z">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587DCF">
          <w:rPr>
            <w:rFonts w:ascii="Times New Roman" w:hAnsi="Times New Roman" w:cs="Times New Roman"/>
            <w:sz w:val="24"/>
            <w:szCs w:val="24"/>
          </w:rPr>
          <w:t xml:space="preserve"> based on </w:t>
        </w:r>
        <w:r w:rsidR="000E014B">
          <w:rPr>
            <w:rFonts w:ascii="Times New Roman" w:hAnsi="Times New Roman" w:cs="Times New Roman"/>
            <w:sz w:val="24"/>
            <w:szCs w:val="24"/>
          </w:rPr>
          <w:t>a few</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genetic markers</w:t>
        </w:r>
        <w:r w:rsidRPr="00B17D7F">
          <w:rPr>
            <w:rFonts w:ascii="Times New Roman" w:hAnsi="Times New Roman" w:cs="Times New Roman"/>
            <w:sz w:val="24"/>
            <w:szCs w:val="24"/>
          </w:rPr>
          <w:t>.</w:t>
        </w:r>
      </w:ins>
      <w:r w:rsidRPr="00B17D7F">
        <w:rPr>
          <w:rFonts w:ascii="Times New Roman" w:hAnsi="Times New Roman" w:cs="Times New Roman"/>
          <w:sz w:val="24"/>
          <w:szCs w:val="24"/>
        </w:rPr>
        <w:t xml:space="preserve"> </w:t>
      </w:r>
      <w:proofErr w:type="spellStart"/>
      <w:r w:rsidRPr="00B17D7F">
        <w:rPr>
          <w:rFonts w:ascii="Times New Roman" w:hAnsi="Times New Roman" w:cs="Times New Roman"/>
          <w:sz w:val="24"/>
          <w:szCs w:val="24"/>
        </w:rPr>
        <w:t>Lecompte</w:t>
      </w:r>
      <w:proofErr w:type="spellEnd"/>
      <w:r w:rsidRPr="00B17D7F">
        <w:rPr>
          <w:rFonts w:ascii="Times New Roman" w:hAnsi="Times New Roman" w:cs="Times New Roman"/>
          <w:sz w:val="24"/>
          <w:szCs w:val="24"/>
        </w:rPr>
        <w:t xml:space="preserv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ins w:id="247" w:author="Thomas, Gregg" w:date="2024-10-01T11:00:00Z" w16du:dateUtc="2024-10-01T15:00:00Z">
        <w:r w:rsidR="001A3F4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loci used for phylogenetic inference remained </w:t>
        </w:r>
        <w:r w:rsidR="0065149C">
          <w:rPr>
            <w:rFonts w:ascii="Times New Roman" w:hAnsi="Times New Roman" w:cs="Times New Roman"/>
            <w:sz w:val="24"/>
            <w:szCs w:val="24"/>
          </w:rPr>
          <w:t>limited</w:t>
        </w:r>
        <w:r w:rsidRPr="00B17D7F">
          <w:rPr>
            <w:rFonts w:ascii="Times New Roman" w:hAnsi="Times New Roman" w:cs="Times New Roman"/>
            <w:sz w:val="24"/>
            <w:szCs w:val="24"/>
          </w:rPr>
          <w:t>.</w:t>
        </w:r>
        <w:r w:rsidR="0065149C">
          <w:rPr>
            <w:rFonts w:ascii="Times New Roman" w:hAnsi="Times New Roman" w:cs="Times New Roman"/>
            <w:sz w:val="24"/>
            <w:szCs w:val="24"/>
          </w:rPr>
          <w:t xml:space="preserve"> </w:t>
        </w:r>
        <w:r w:rsidR="00975C95">
          <w:rPr>
            <w:rFonts w:ascii="Times New Roman" w:hAnsi="Times New Roman" w:cs="Times New Roman"/>
            <w:sz w:val="24"/>
            <w:szCs w:val="24"/>
          </w:rPr>
          <w:t>Other r</w:t>
        </w:r>
        <w:r w:rsidR="0065149C">
          <w:rPr>
            <w:rFonts w:ascii="Times New Roman" w:hAnsi="Times New Roman" w:cs="Times New Roman"/>
            <w:sz w:val="24"/>
            <w:szCs w:val="24"/>
          </w:rPr>
          <w:t xml:space="preserve">ecent </w:t>
        </w:r>
        <w:r w:rsidR="00975C95">
          <w:rPr>
            <w:rFonts w:ascii="Times New Roman" w:hAnsi="Times New Roman" w:cs="Times New Roman"/>
            <w:sz w:val="24"/>
            <w:szCs w:val="24"/>
          </w:rPr>
          <w:t xml:space="preserve">studies have </w:t>
        </w:r>
        <w:r w:rsidR="000E014B">
          <w:rPr>
            <w:rFonts w:ascii="Times New Roman" w:hAnsi="Times New Roman" w:cs="Times New Roman"/>
            <w:sz w:val="24"/>
            <w:szCs w:val="24"/>
          </w:rPr>
          <w:t xml:space="preserve">greatly </w:t>
        </w:r>
        <w:r w:rsidR="00975C95">
          <w:rPr>
            <w:rFonts w:ascii="Times New Roman" w:hAnsi="Times New Roman" w:cs="Times New Roman"/>
            <w:sz w:val="24"/>
            <w:szCs w:val="24"/>
          </w:rPr>
          <w:t>expanded the number of loci used for phylogenetic inference</w:t>
        </w:r>
        <w:r w:rsidR="00494136">
          <w:rPr>
            <w:rFonts w:ascii="Times New Roman" w:hAnsi="Times New Roman" w:cs="Times New Roman"/>
            <w:sz w:val="24"/>
            <w:szCs w:val="24"/>
          </w:rPr>
          <w:t xml:space="preserve"> </w:t>
        </w:r>
        <w:r w:rsidR="00494136">
          <w:rPr>
            <w:rFonts w:ascii="Times New Roman" w:hAnsi="Times New Roman" w:cs="Times New Roman"/>
            <w:sz w:val="24"/>
            <w:szCs w:val="24"/>
          </w:rPr>
          <w:fldChar w:fldCharType="begin"/>
        </w:r>
        <w:r w:rsidR="00494136">
          <w:rPr>
            <w:rFonts w:ascii="Times New Roman" w:hAnsi="Times New Roman" w:cs="Times New Roman"/>
            <w:sz w:val="24"/>
            <w:szCs w:val="24"/>
          </w:rPr>
          <w:instrText xml:space="preserve"> ADDIN EN.CITE &lt;EndNote&gt;&lt;Cite&gt;&lt;Author&gt;Mikula&lt;/Author&gt;&lt;Year&gt;2021&lt;/Year&gt;&lt;RecNum&gt;247&lt;/RecNum&gt;&lt;DisplayText&gt;(Mikula, et al. 2021)&lt;/DisplayText&gt;&lt;record&gt;&lt;rec-number&gt;247&lt;/rec-number&gt;&lt;foreign-keys&gt;&lt;key app="EN" db-id="vdwt9psdezv5tlee9vn5swzfzafw0azp5adx" timestamp="1720299455"&gt;247&lt;/key&gt;&lt;/foreign-keys&gt;&lt;ref-type name="Journal Article"&gt;17&lt;/ref-type&gt;&lt;contributors&gt;&lt;authors&gt;&lt;author&gt;Mikula, Ondřej&lt;/author&gt;&lt;author&gt;Nicolas, Violaine&lt;/author&gt;&lt;author&gt;Šumbera, Radim&lt;/author&gt;&lt;author&gt;Konečný, Adam&lt;/author&gt;&lt;author&gt;Denys, Christiane&lt;/author&gt;&lt;author&gt;Verheyen, Erik&lt;/author&gt;&lt;author&gt;Bryjová, Anna&lt;/author&gt;&lt;author&gt;Lemmon, Alan R&lt;/author&gt;&lt;author&gt;Lemmon, Emily Moriarty&lt;/author&gt;&lt;author&gt;Bryja, Josef&lt;/author&gt;&lt;/authors&gt;&lt;/contributors&gt;&lt;titles&gt;&lt;title&gt;Nuclear phylogenomics, but not mitogenomics, resolves the most successful Late Miocene radiation of African mammals (Rodentia: Muridae: Arvicanthini)&lt;/title&gt;&lt;secondary-title&gt;Molecular Phylogenetics and Evolution&lt;/secondary-title&gt;&lt;/titles&gt;&lt;periodical&gt;&lt;full-title&gt;Molecular Phylogenetics and Evolution&lt;/full-title&gt;&lt;/periodical&gt;&lt;pages&gt;107069&lt;/pages&gt;&lt;volume&gt;157&lt;/volume&gt;&lt;dates&gt;&lt;year&gt;2021&lt;/year&gt;&lt;/dates&gt;&lt;isbn&gt;1055-7903&lt;/isbn&gt;&lt;urls&gt;&lt;/urls&gt;&lt;/record&gt;&lt;/Cite&gt;&lt;/EndNote&gt;</w:instrText>
        </w:r>
        <w:r w:rsidR="00494136">
          <w:rPr>
            <w:rFonts w:ascii="Times New Roman" w:hAnsi="Times New Roman" w:cs="Times New Roman"/>
            <w:sz w:val="24"/>
            <w:szCs w:val="24"/>
          </w:rPr>
          <w:fldChar w:fldCharType="separate"/>
        </w:r>
        <w:r w:rsidR="00494136">
          <w:rPr>
            <w:rFonts w:ascii="Times New Roman" w:hAnsi="Times New Roman" w:cs="Times New Roman"/>
            <w:noProof/>
            <w:sz w:val="24"/>
            <w:szCs w:val="24"/>
          </w:rPr>
          <w:t>(Mikula, et al. 2021)</w:t>
        </w:r>
        <w:r w:rsidR="00494136">
          <w:rPr>
            <w:rFonts w:ascii="Times New Roman" w:hAnsi="Times New Roman" w:cs="Times New Roman"/>
            <w:sz w:val="24"/>
            <w:szCs w:val="24"/>
          </w:rPr>
          <w:fldChar w:fldCharType="end"/>
        </w:r>
        <w:r w:rsidR="00975C95">
          <w:rPr>
            <w:rFonts w:ascii="Times New Roman" w:hAnsi="Times New Roman" w:cs="Times New Roman"/>
            <w:sz w:val="24"/>
            <w:szCs w:val="24"/>
          </w:rPr>
          <w:t xml:space="preserve">, including the use of 1,245 exons </w:t>
        </w:r>
        <w:r w:rsidR="00975C9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&lt;EndNote&gt;&lt;Cite&gt;&lt;Author&gt;Roycroft&lt;/Author&gt;&lt;Year&gt;2020&lt;/Year&gt;&lt;RecNum&gt;8&lt;/RecNum&gt;&lt;DisplayText&gt;(Roycroft, et al. 2020)&lt;/DisplayText&gt;&lt;record&gt;&lt;rec-number&gt;8&lt;/rec-number&gt;&lt;foreign-keys&gt;&lt;key app="EN" db-id="rttpxzrxxzttezew5s0vt9fg2t5a2rs0xz9e" timestamp="1712677464"&gt;8&lt;/key&gt;&lt;/foreign-keys&gt;&lt;ref-type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975C95">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2020)</w:t>
        </w:r>
        <w:r w:rsidR="00975C95">
          <w:rPr>
            <w:rFonts w:ascii="Times New Roman" w:hAnsi="Times New Roman" w:cs="Times New Roman"/>
            <w:sz w:val="24"/>
            <w:szCs w:val="24"/>
          </w:rPr>
          <w:fldChar w:fldCharType="end"/>
        </w:r>
        <w:r w:rsidR="00975C95">
          <w:rPr>
            <w:rFonts w:ascii="Times New Roman" w:hAnsi="Times New Roman" w:cs="Times New Roman"/>
            <w:sz w:val="24"/>
            <w:szCs w:val="24"/>
          </w:rPr>
          <w:t xml:space="preserve"> and 1,360 exons</w:t>
        </w:r>
        <w:r w:rsidR="002366A0">
          <w:rPr>
            <w:rFonts w:ascii="Times New Roman" w:hAnsi="Times New Roman" w:cs="Times New Roman"/>
            <w:sz w:val="24"/>
            <w:szCs w:val="24"/>
          </w:rPr>
          <w:t xml:space="preserve"> </w: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2366A0">
          <w:rPr>
            <w:rFonts w:ascii="Times New Roman" w:hAnsi="Times New Roman" w:cs="Times New Roman"/>
            <w:sz w:val="24"/>
            <w:szCs w:val="24"/>
          </w:rPr>
        </w:r>
        <w:r w:rsidR="002366A0">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2021)</w:t>
        </w:r>
        <w:r w:rsidR="002366A0">
          <w:rPr>
            <w:rFonts w:ascii="Times New Roman" w:hAnsi="Times New Roman" w:cs="Times New Roman"/>
            <w:sz w:val="24"/>
            <w:szCs w:val="24"/>
          </w:rPr>
          <w:fldChar w:fldCharType="end"/>
        </w:r>
        <w:r w:rsidR="00975C95">
          <w:rPr>
            <w:rFonts w:ascii="Times New Roman" w:hAnsi="Times New Roman" w:cs="Times New Roman"/>
            <w:sz w:val="24"/>
            <w:szCs w:val="24"/>
          </w:rPr>
          <w:t xml:space="preserve">, but have focused </w:t>
        </w:r>
        <w:r w:rsidR="0026437C">
          <w:rPr>
            <w:rFonts w:ascii="Times New Roman" w:hAnsi="Times New Roman" w:cs="Times New Roman"/>
            <w:sz w:val="24"/>
            <w:szCs w:val="24"/>
          </w:rPr>
          <w:t xml:space="preserve">on specific tribes within </w:t>
        </w:r>
        <w:proofErr w:type="spellStart"/>
        <w:r w:rsidR="0026437C">
          <w:rPr>
            <w:rFonts w:ascii="Times New Roman" w:hAnsi="Times New Roman" w:cs="Times New Roman"/>
            <w:sz w:val="24"/>
            <w:szCs w:val="24"/>
          </w:rPr>
          <w:t>Murinae</w:t>
        </w:r>
        <w:proofErr w:type="spellEnd"/>
        <w:r w:rsidR="00975C95">
          <w:rPr>
            <w:rFonts w:ascii="Times New Roman" w:hAnsi="Times New Roman" w:cs="Times New Roman"/>
            <w:sz w:val="24"/>
            <w:szCs w:val="24"/>
          </w:rPr>
          <w:t xml:space="preserve">. </w:t>
        </w:r>
      </w:ins>
    </w:p>
    <w:p w14:paraId="43BB69AE" w14:textId="4D785C49" w:rsidR="00500045" w:rsidRPr="00237D7D" w:rsidRDefault="001C6851" w:rsidP="005D3A4E">
      <w:pPr>
        <w:spacing w:after="0"/>
        <w:jc w:val="both"/>
        <w:rPr>
          <w:ins w:id="248" w:author="Thomas, Gregg" w:date="2024-10-01T11:00:00Z" w16du:dateUtc="2024-10-01T15:00:00Z"/>
          <w:rFonts w:ascii="Times New Roman" w:hAnsi="Times New Roman" w:cs="Times New Roman"/>
          <w:sz w:val="24"/>
          <w:szCs w:val="24"/>
        </w:rPr>
      </w:pPr>
      <w:ins w:id="249" w:author="Thomas, Gregg" w:date="2024-10-01T11:00:00Z" w16du:dateUtc="2024-10-01T15:00:00Z">
        <w:r>
          <w:rPr>
            <w:rFonts w:ascii="Times New Roman" w:hAnsi="Times New Roman" w:cs="Times New Roman"/>
            <w:sz w:val="24"/>
            <w:szCs w:val="24"/>
          </w:rPr>
          <w:tab/>
        </w:r>
        <w:r w:rsidR="000E014B">
          <w:rPr>
            <w:rFonts w:ascii="Times New Roman" w:hAnsi="Times New Roman" w:cs="Times New Roman"/>
            <w:sz w:val="24"/>
            <w:szCs w:val="24"/>
          </w:rPr>
          <w:t xml:space="preserve">Our </w:t>
        </w:r>
        <w:r w:rsidR="009F2E46">
          <w:rPr>
            <w:rFonts w:ascii="Times New Roman" w:hAnsi="Times New Roman" w:cs="Times New Roman"/>
            <w:sz w:val="24"/>
            <w:szCs w:val="24"/>
          </w:rPr>
          <w:t>inferred</w:t>
        </w:r>
        <w:r w:rsidR="000E014B">
          <w:rPr>
            <w:rFonts w:ascii="Times New Roman" w:hAnsi="Times New Roman" w:cs="Times New Roman"/>
            <w:sz w:val="24"/>
            <w:szCs w:val="24"/>
          </w:rPr>
          <w:t xml:space="preserve"> species</w:t>
        </w:r>
        <w:r w:rsidR="009F2E46">
          <w:rPr>
            <w:rFonts w:ascii="Times New Roman" w:hAnsi="Times New Roman" w:cs="Times New Roman"/>
            <w:sz w:val="24"/>
            <w:szCs w:val="24"/>
          </w:rPr>
          <w:t xml:space="preserve"> tree</w:t>
        </w:r>
        <w:r w:rsidR="000E014B">
          <w:rPr>
            <w:rFonts w:ascii="Times New Roman" w:hAnsi="Times New Roman" w:cs="Times New Roman"/>
            <w:sz w:val="24"/>
            <w:szCs w:val="24"/>
          </w:rPr>
          <w:t xml:space="preserve"> based on 2,632 UCEs from 18 species across the radiation</w:t>
        </w:r>
        <w:r w:rsidR="009F2E46">
          <w:rPr>
            <w:rFonts w:ascii="Times New Roman" w:hAnsi="Times New Roman" w:cs="Times New Roman"/>
            <w:sz w:val="24"/>
            <w:szCs w:val="24"/>
          </w:rPr>
          <w:t xml:space="preserve"> (</w:t>
        </w:r>
        <w:del w:id="250" w:author="Thomas, Gregg [2]" w:date="2024-10-16T10:04:00Z" w16du:dateUtc="2024-10-16T14:04:00Z">
          <w:r w:rsidR="009F2E46" w:rsidDel="00F15368">
            <w:rPr>
              <w:rFonts w:ascii="Times New Roman" w:hAnsi="Times New Roman" w:cs="Times New Roman"/>
              <w:sz w:val="24"/>
              <w:szCs w:val="24"/>
            </w:rPr>
            <w:delText>Fig</w:delText>
          </w:r>
          <w:r w:rsidR="009713C6" w:rsidDel="00F15368">
            <w:rPr>
              <w:rFonts w:ascii="Times New Roman" w:hAnsi="Times New Roman" w:cs="Times New Roman"/>
              <w:sz w:val="24"/>
              <w:szCs w:val="24"/>
            </w:rPr>
            <w:delText>.</w:delText>
          </w:r>
          <w:r w:rsidR="009F2E46" w:rsidDel="00F15368">
            <w:rPr>
              <w:rFonts w:ascii="Times New Roman" w:hAnsi="Times New Roman" w:cs="Times New Roman"/>
              <w:sz w:val="24"/>
              <w:szCs w:val="24"/>
            </w:rPr>
            <w:delText xml:space="preserve"> </w:delText>
          </w:r>
        </w:del>
      </w:ins>
      <w:ins w:id="251" w:author="Thomas, Gregg [2]" w:date="2024-10-16T10:04:00Z" w16du:dateUtc="2024-10-16T14:04:00Z">
        <w:r w:rsidR="00F15368">
          <w:rPr>
            <w:rFonts w:ascii="Times New Roman" w:hAnsi="Times New Roman" w:cs="Times New Roman"/>
            <w:sz w:val="24"/>
            <w:szCs w:val="24"/>
          </w:rPr>
          <w:t xml:space="preserve">Figure </w:t>
        </w:r>
      </w:ins>
      <w:ins w:id="252" w:author="Thomas, Gregg" w:date="2024-10-01T11:00:00Z" w16du:dateUtc="2024-10-01T15:00:00Z">
        <w:r w:rsidR="009F2E46">
          <w:rPr>
            <w:rFonts w:ascii="Times New Roman" w:hAnsi="Times New Roman" w:cs="Times New Roman"/>
            <w:sz w:val="24"/>
            <w:szCs w:val="24"/>
          </w:rPr>
          <w:t>1)</w:t>
        </w:r>
        <w:r w:rsidR="004F3805">
          <w:rPr>
            <w:rFonts w:ascii="Times New Roman" w:hAnsi="Times New Roman" w:cs="Times New Roman"/>
            <w:sz w:val="24"/>
            <w:szCs w:val="24"/>
          </w:rPr>
          <w:t xml:space="preserve"> is consistent with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ins>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lastRenderedPageBreak/>
        <w:t>substantial gene tree discordance (</w:t>
      </w:r>
      <w:del w:id="253" w:author="Thomas, Gregg [2]" w:date="2024-10-16T10:04:00Z" w16du:dateUtc="2024-10-16T14:04:00Z">
        <w:r w:rsidR="004F3805" w:rsidDel="00F15368">
          <w:rPr>
            <w:rFonts w:ascii="Times New Roman" w:hAnsi="Times New Roman" w:cs="Times New Roman"/>
            <w:sz w:val="24"/>
            <w:szCs w:val="24"/>
          </w:rPr>
          <w:delText xml:space="preserve">Fig. </w:delText>
        </w:r>
      </w:del>
      <w:ins w:id="254" w:author="Thomas, Gregg [2]" w:date="2024-10-16T10:04:00Z" w16du:dateUtc="2024-10-16T14:04:00Z">
        <w:r w:rsidR="00F15368">
          <w:rPr>
            <w:rFonts w:ascii="Times New Roman" w:hAnsi="Times New Roman" w:cs="Times New Roman"/>
            <w:sz w:val="24"/>
            <w:szCs w:val="24"/>
          </w:rPr>
          <w:t xml:space="preserve">Figure </w:t>
        </w:r>
      </w:ins>
      <w:r w:rsidR="004F3805">
        <w:rPr>
          <w:rFonts w:ascii="Times New Roman" w:hAnsi="Times New Roman" w:cs="Times New Roman"/>
          <w:sz w:val="24"/>
          <w:szCs w:val="24"/>
        </w:rPr>
        <w:t>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ins w:id="255" w:author="Thomas, Gregg" w:date="2024-10-01T11:00:00Z" w16du:dateUtc="2024-10-01T15:00:00Z">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 xml:space="preserve">fossil calibration points (Table </w:t>
        </w:r>
        <w:r w:rsidR="005E3AC8">
          <w:rPr>
            <w:rFonts w:ascii="Times New Roman" w:hAnsi="Times New Roman" w:cs="Times New Roman"/>
            <w:sz w:val="24"/>
            <w:szCs w:val="24"/>
          </w:rPr>
          <w:t>S3</w:t>
        </w:r>
        <w:r w:rsidR="002F1C0B">
          <w:rPr>
            <w:rFonts w:ascii="Times New Roman" w:hAnsi="Times New Roman" w:cs="Times New Roman"/>
            <w:sz w:val="24"/>
            <w:szCs w:val="24"/>
          </w:rPr>
          <w:t>)</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r w:rsidR="00500045">
          <w:rPr>
            <w:rFonts w:ascii="Times New Roman" w:hAnsi="Times New Roman" w:cs="Times New Roman"/>
            <w:sz w:val="24"/>
            <w:szCs w:val="24"/>
          </w:rPr>
          <w:t xml:space="preserve"> This dated species tree provides</w:t>
        </w:r>
        <w:r w:rsidR="000E014B">
          <w:rPr>
            <w:rFonts w:ascii="Times New Roman" w:hAnsi="Times New Roman" w:cs="Times New Roman"/>
            <w:sz w:val="24"/>
            <w:szCs w:val="24"/>
          </w:rPr>
          <w:t xml:space="preserve"> </w:t>
        </w:r>
        <w:r w:rsidR="00771345">
          <w:rPr>
            <w:rFonts w:ascii="Times New Roman" w:hAnsi="Times New Roman" w:cs="Times New Roman"/>
            <w:sz w:val="24"/>
            <w:szCs w:val="24"/>
          </w:rPr>
          <w:t>an</w:t>
        </w:r>
        <w:r w:rsidR="00500045">
          <w:rPr>
            <w:rFonts w:ascii="Times New Roman" w:hAnsi="Times New Roman" w:cs="Times New Roman"/>
            <w:sz w:val="24"/>
            <w:szCs w:val="24"/>
          </w:rPr>
          <w:t xml:space="preserve"> evolutionary timescale </w:t>
        </w:r>
        <w:r w:rsidR="000E014B">
          <w:rPr>
            <w:rFonts w:ascii="Times New Roman" w:hAnsi="Times New Roman" w:cs="Times New Roman"/>
            <w:sz w:val="24"/>
            <w:szCs w:val="24"/>
          </w:rPr>
          <w:t>to evaluate</w:t>
        </w:r>
        <w:r w:rsidR="00500045">
          <w:rPr>
            <w:rFonts w:ascii="Times New Roman" w:hAnsi="Times New Roman" w:cs="Times New Roman"/>
            <w:sz w:val="24"/>
            <w:szCs w:val="24"/>
          </w:rPr>
          <w:t xml:space="preserve"> the genomic</w:t>
        </w:r>
        <w:r w:rsidR="00500045" w:rsidRPr="00197A2B">
          <w:rPr>
            <w:rFonts w:ascii="Times New Roman" w:hAnsi="Times New Roman" w:cs="Times New Roman"/>
            <w:sz w:val="24"/>
            <w:szCs w:val="24"/>
          </w:rPr>
          <w:t xml:space="preserve"> </w:t>
        </w:r>
        <w:r w:rsidR="00500045">
          <w:rPr>
            <w:rFonts w:ascii="Times New Roman" w:hAnsi="Times New Roman" w:cs="Times New Roman"/>
            <w:sz w:val="24"/>
            <w:szCs w:val="24"/>
          </w:rPr>
          <w:t xml:space="preserve">landscape of phylogenetic discordance across </w:t>
        </w:r>
        <w:r w:rsidR="000E014B">
          <w:rPr>
            <w:rFonts w:ascii="Times New Roman" w:hAnsi="Times New Roman" w:cs="Times New Roman"/>
            <w:sz w:val="24"/>
            <w:szCs w:val="24"/>
          </w:rPr>
          <w:t>~12 my of</w:t>
        </w:r>
        <w:r w:rsidR="00500045">
          <w:rPr>
            <w:rFonts w:ascii="Times New Roman" w:hAnsi="Times New Roman" w:cs="Times New Roman"/>
            <w:sz w:val="24"/>
            <w:szCs w:val="24"/>
          </w:rPr>
          <w:t xml:space="preserve"> murine </w:t>
        </w:r>
        <w:r w:rsidR="000E014B">
          <w:rPr>
            <w:rFonts w:ascii="Times New Roman" w:hAnsi="Times New Roman" w:cs="Times New Roman"/>
            <w:sz w:val="24"/>
            <w:szCs w:val="24"/>
          </w:rPr>
          <w:t>evolution</w:t>
        </w:r>
        <w:r w:rsidR="00500045">
          <w:rPr>
            <w:rFonts w:ascii="Times New Roman" w:hAnsi="Times New Roman" w:cs="Times New Roman"/>
            <w:sz w:val="24"/>
            <w:szCs w:val="24"/>
          </w:rPr>
          <w:t>.</w:t>
        </w:r>
      </w:ins>
    </w:p>
    <w:p w14:paraId="63E5AF5F" w14:textId="3DF8BA91" w:rsidR="005D3A4E" w:rsidRDefault="001C6851" w:rsidP="002F1C0B">
      <w:pPr>
        <w:spacing w:after="0"/>
        <w:jc w:val="both"/>
        <w:rPr>
          <w:ins w:id="256" w:author="Thomas, Gregg" w:date="2024-10-01T11:00:00Z" w16du:dateUtc="2024-10-01T15:00:00Z"/>
          <w:rFonts w:ascii="Times New Roman" w:hAnsi="Times New Roman" w:cs="Times New Roman"/>
          <w:sz w:val="24"/>
          <w:szCs w:val="24"/>
        </w:rPr>
      </w:pPr>
      <w:ins w:id="257" w:author="Thomas, Gregg" w:date="2024-10-01T11:00:00Z" w16du:dateUtc="2024-10-01T15:00:00Z">
        <w:r>
          <w:rPr>
            <w:rFonts w:ascii="Times New Roman" w:hAnsi="Times New Roman" w:cs="Times New Roman"/>
            <w:sz w:val="24"/>
            <w:szCs w:val="24"/>
          </w:rPr>
          <w:tab/>
        </w:r>
      </w:ins>
    </w:p>
    <w:p w14:paraId="150DD5AE" w14:textId="661848AB" w:rsidR="001C6851" w:rsidRPr="00534E01" w:rsidRDefault="002C320E" w:rsidP="00562FAD">
      <w:pPr>
        <w:pStyle w:val="Heading2"/>
        <w:rPr>
          <w:ins w:id="258" w:author="Thomas, Gregg" w:date="2024-10-01T11:00:00Z" w16du:dateUtc="2024-10-01T15:00:00Z"/>
        </w:rPr>
      </w:pPr>
      <w:ins w:id="259" w:author="Thomas, Gregg" w:date="2024-10-01T11:00:00Z" w16du:dateUtc="2024-10-01T15:00:00Z">
        <w:r w:rsidRPr="00534E01">
          <w:t>The genomic landscape of phylogenetic discordance</w:t>
        </w:r>
      </w:ins>
    </w:p>
    <w:p w14:paraId="176F2346" w14:textId="4DFC1B08" w:rsidR="005926B1" w:rsidRDefault="00DD27E4" w:rsidP="001C6851">
      <w:pPr>
        <w:spacing w:after="0"/>
        <w:jc w:val="both"/>
        <w:rPr>
          <w:ins w:id="260" w:author="Thomas, Gregg" w:date="2024-10-01T11:00:00Z" w16du:dateUtc="2024-10-01T15:00:00Z"/>
          <w:rFonts w:ascii="Times New Roman" w:hAnsi="Times New Roman" w:cs="Times New Roman"/>
          <w:sz w:val="24"/>
          <w:szCs w:val="24"/>
        </w:rPr>
      </w:pPr>
      <w:ins w:id="261" w:author="Thomas, Gregg" w:date="2024-10-01T11:00:00Z" w16du:dateUtc="2024-10-01T15:00:00Z">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w:t>
        </w:r>
        <w:r w:rsidR="00AB3055">
          <w:rPr>
            <w:rFonts w:ascii="Times New Roman" w:hAnsi="Times New Roman" w:cs="Times New Roman"/>
            <w:sz w:val="24"/>
            <w:szCs w:val="24"/>
          </w:rPr>
          <w:t>n</w:t>
        </w:r>
        <w:r w:rsidRPr="00031896">
          <w:rPr>
            <w:rFonts w:ascii="Times New Roman" w:hAnsi="Times New Roman" w:cs="Times New Roman"/>
            <w:sz w:val="24"/>
            <w:szCs w:val="24"/>
          </w:rPr>
          <w:t xml:space="preserve"> </w:t>
        </w:r>
        <w:r w:rsidR="000E014B">
          <w:rPr>
            <w:rFonts w:ascii="Times New Roman" w:hAnsi="Times New Roman" w:cs="Times New Roman"/>
            <w:sz w:val="24"/>
            <w:szCs w:val="24"/>
          </w:rPr>
          <w:t>initial</w:t>
        </w:r>
        <w:r w:rsidR="000E014B" w:rsidRPr="00031896">
          <w:rPr>
            <w:rFonts w:ascii="Times New Roman" w:hAnsi="Times New Roman" w:cs="Times New Roman"/>
            <w:sz w:val="24"/>
            <w:szCs w:val="24"/>
          </w:rPr>
          <w:t xml:space="preserve"> </w:t>
        </w:r>
        <w:r w:rsidRPr="00031896">
          <w:rPr>
            <w:rFonts w:ascii="Times New Roman" w:hAnsi="Times New Roman" w:cs="Times New Roman"/>
            <w:sz w:val="24"/>
            <w:szCs w:val="24"/>
          </w:rPr>
          <w:t>picture of the</w:t>
        </w:r>
        <w:r>
          <w:rPr>
            <w:rFonts w:ascii="Times New Roman" w:hAnsi="Times New Roman" w:cs="Times New Roman"/>
            <w:sz w:val="24"/>
            <w:szCs w:val="24"/>
          </w:rPr>
          <w:t xml:space="preserve"> </w:t>
        </w:r>
        <w:r w:rsidR="009624B8">
          <w:rPr>
            <w:rFonts w:ascii="Times New Roman" w:hAnsi="Times New Roman" w:cs="Times New Roman"/>
            <w:sz w:val="24"/>
            <w:szCs w:val="24"/>
          </w:rPr>
          <w:t xml:space="preserve">history of </w:t>
        </w:r>
        <w:r>
          <w:rPr>
            <w:rFonts w:ascii="Times New Roman" w:hAnsi="Times New Roman" w:cs="Times New Roman"/>
            <w:sz w:val="24"/>
            <w:szCs w:val="24"/>
          </w:rPr>
          <w:t>speci</w:t>
        </w:r>
        <w:r w:rsidR="009624B8">
          <w:rPr>
            <w:rFonts w:ascii="Times New Roman" w:hAnsi="Times New Roman" w:cs="Times New Roman"/>
            <w:sz w:val="24"/>
            <w:szCs w:val="24"/>
          </w:rPr>
          <w:t>ation</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1B6D59">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t xml:space="preserve">Our results highlight </w:t>
        </w:r>
        <w:r w:rsidR="000E014B">
          <w:rPr>
            <w:rFonts w:ascii="Times New Roman" w:hAnsi="Times New Roman" w:cs="Times New Roman"/>
            <w:sz w:val="24"/>
            <w:szCs w:val="24"/>
          </w:rPr>
          <w:t xml:space="preserve">the </w:t>
        </w:r>
        <w:r w:rsidR="00676CF0">
          <w:rPr>
            <w:rFonts w:ascii="Times New Roman" w:hAnsi="Times New Roman" w:cs="Times New Roman"/>
            <w:sz w:val="24"/>
            <w:szCs w:val="24"/>
          </w:rPr>
          <w:t>limitations</w:t>
        </w:r>
        <w:r w:rsidR="000E014B">
          <w:rPr>
            <w:rFonts w:ascii="Times New Roman" w:hAnsi="Times New Roman" w:cs="Times New Roman"/>
            <w:sz w:val="24"/>
            <w:szCs w:val="24"/>
          </w:rPr>
          <w:t xml:space="preserve"> of a reduced marker-based approach</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Using</w:t>
        </w:r>
        <w:r w:rsidR="00BF08A1">
          <w:rPr>
            <w:rFonts w:ascii="Times New Roman" w:hAnsi="Times New Roman" w:cs="Times New Roman"/>
            <w:sz w:val="24"/>
            <w:szCs w:val="24"/>
          </w:rPr>
          <w:t xml:space="preserve"> the</w:t>
        </w:r>
        <w:r w:rsidR="001E1A7D">
          <w:rPr>
            <w:rFonts w:ascii="Times New Roman" w:hAnsi="Times New Roman" w:cs="Times New Roman"/>
            <w:sz w:val="24"/>
            <w:szCs w:val="24"/>
          </w:rPr>
          <w:t xml:space="preserve"> </w:t>
        </w:r>
        <w:r w:rsidR="000E014B" w:rsidRPr="00C120DB">
          <w:rPr>
            <w:rFonts w:ascii="Times New Roman" w:hAnsi="Times New Roman" w:cs="Times New Roman"/>
            <w:iCs/>
            <w:sz w:val="24"/>
            <w:szCs w:val="24"/>
          </w:rPr>
          <w:t>house mouse</w:t>
        </w:r>
        <w:r w:rsidR="00BF08A1">
          <w:rPr>
            <w:rFonts w:ascii="Times New Roman" w:hAnsi="Times New Roman" w:cs="Times New Roman"/>
            <w:iCs/>
            <w:sz w:val="24"/>
            <w:szCs w:val="24"/>
          </w:rPr>
          <w:t xml:space="preserve"> genome</w:t>
        </w:r>
        <w:r w:rsidR="000E014B">
          <w:rPr>
            <w:rFonts w:ascii="Times New Roman" w:hAnsi="Times New Roman" w:cs="Times New Roman"/>
            <w:iCs/>
            <w:sz w:val="24"/>
            <w:szCs w:val="24"/>
          </w:rPr>
          <w:t xml:space="preserve"> </w:t>
        </w:r>
        <w:r w:rsidR="000E014B">
          <w:rPr>
            <w:rFonts w:ascii="Times New Roman" w:hAnsi="Times New Roman" w:cs="Times New Roman"/>
            <w:sz w:val="24"/>
            <w:szCs w:val="24"/>
          </w:rPr>
          <w:t>annotation</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 xml:space="preserve">species tree inferred from </w:t>
        </w:r>
        <w:r w:rsidR="00AB3055">
          <w:rPr>
            <w:rFonts w:ascii="Times New Roman" w:hAnsi="Times New Roman" w:cs="Times New Roman"/>
            <w:sz w:val="24"/>
            <w:szCs w:val="24"/>
          </w:rPr>
          <w:t xml:space="preserve">only </w:t>
        </w:r>
        <w:r w:rsidR="00645803">
          <w:rPr>
            <w:rFonts w:ascii="Times New Roman" w:hAnsi="Times New Roman" w:cs="Times New Roman"/>
            <w:sz w:val="24"/>
            <w:szCs w:val="24"/>
          </w:rPr>
          <w:t xml:space="preserve">genes or UCEs </w:t>
        </w:r>
        <w:r w:rsidR="00804026">
          <w:rPr>
            <w:rFonts w:ascii="Times New Roman" w:hAnsi="Times New Roman" w:cs="Times New Roman"/>
            <w:sz w:val="24"/>
            <w:szCs w:val="24"/>
          </w:rPr>
          <w:t xml:space="preserve">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w:t>
        </w:r>
        <w:r w:rsidR="009624B8">
          <w:rPr>
            <w:rFonts w:ascii="Times New Roman" w:hAnsi="Times New Roman" w:cs="Times New Roman"/>
            <w:sz w:val="24"/>
            <w:szCs w:val="24"/>
          </w:rPr>
          <w:t>Although similar frequencies were observed among these three most common trees (</w:t>
        </w:r>
        <w:del w:id="262" w:author="Thomas, Gregg [2]" w:date="2024-10-16T10:04:00Z" w16du:dateUtc="2024-10-16T14:04:00Z">
          <w:r w:rsidR="009624B8" w:rsidDel="00F15368">
            <w:rPr>
              <w:rFonts w:ascii="Times New Roman" w:hAnsi="Times New Roman" w:cs="Times New Roman"/>
              <w:sz w:val="24"/>
              <w:szCs w:val="24"/>
            </w:rPr>
            <w:delText xml:space="preserve">Fig. </w:delText>
          </w:r>
        </w:del>
      </w:ins>
      <w:ins w:id="263" w:author="Thomas, Gregg [2]" w:date="2024-10-16T10:04:00Z" w16du:dateUtc="2024-10-16T14:04:00Z">
        <w:r w:rsidR="00F15368">
          <w:rPr>
            <w:rFonts w:ascii="Times New Roman" w:hAnsi="Times New Roman" w:cs="Times New Roman"/>
            <w:sz w:val="24"/>
            <w:szCs w:val="24"/>
          </w:rPr>
          <w:t xml:space="preserve">Figure </w:t>
        </w:r>
      </w:ins>
      <w:ins w:id="264" w:author="Thomas, Gregg" w:date="2024-10-01T11:00:00Z" w16du:dateUtc="2024-10-01T15:00:00Z">
        <w:r w:rsidR="009624B8">
          <w:rPr>
            <w:rFonts w:ascii="Times New Roman" w:hAnsi="Times New Roman" w:cs="Times New Roman"/>
            <w:sz w:val="24"/>
            <w:szCs w:val="24"/>
          </w:rPr>
          <w:t>2), the topology robustly inferred from genes or UCEs was not that common overall and only the third most frequent topology among 10</w:t>
        </w:r>
        <w:r w:rsidR="00485CEA">
          <w:rPr>
            <w:rFonts w:ascii="Times New Roman" w:hAnsi="Times New Roman" w:cs="Times New Roman"/>
            <w:sz w:val="24"/>
            <w:szCs w:val="24"/>
          </w:rPr>
          <w:t xml:space="preserve"> </w:t>
        </w:r>
        <w:r w:rsidR="009624B8">
          <w:rPr>
            <w:rFonts w:ascii="Times New Roman" w:hAnsi="Times New Roman" w:cs="Times New Roman"/>
            <w:sz w:val="24"/>
            <w:szCs w:val="24"/>
          </w:rPr>
          <w:t xml:space="preserve">kb windows genome-wide. </w:t>
        </w:r>
        <w:r w:rsidR="00F726B3">
          <w:rPr>
            <w:rFonts w:ascii="Times New Roman" w:hAnsi="Times New Roman" w:cs="Times New Roman"/>
            <w:sz w:val="24"/>
            <w:szCs w:val="24"/>
          </w:rPr>
          <w:t xml:space="preserve">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proofErr w:type="spellStart"/>
        <w:r w:rsidR="00F726B3">
          <w:rPr>
            <w:rFonts w:ascii="Times New Roman" w:hAnsi="Times New Roman" w:cs="Times New Roman"/>
            <w:sz w:val="24"/>
            <w:szCs w:val="24"/>
          </w:rPr>
          <w:t>Praomyini</w:t>
        </w:r>
        <w:proofErr w:type="spellEnd"/>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w:t>
        </w:r>
        <w:r w:rsidR="00AB3055">
          <w:rPr>
            <w:rFonts w:ascii="Times New Roman" w:hAnsi="Times New Roman" w:cs="Times New Roman"/>
            <w:sz w:val="24"/>
            <w:szCs w:val="24"/>
          </w:rPr>
          <w:t xml:space="preserve"> nodes with low </w:t>
        </w:r>
        <w:r w:rsidR="00BF08A1">
          <w:rPr>
            <w:rFonts w:ascii="Times New Roman" w:hAnsi="Times New Roman" w:cs="Times New Roman"/>
            <w:sz w:val="24"/>
            <w:szCs w:val="24"/>
          </w:rPr>
          <w:t xml:space="preserve">concordance </w:t>
        </w:r>
        <w:r w:rsidR="000E72EA">
          <w:rPr>
            <w:rFonts w:ascii="Times New Roman" w:hAnsi="Times New Roman" w:cs="Times New Roman"/>
            <w:sz w:val="24"/>
            <w:szCs w:val="24"/>
          </w:rPr>
          <w:t>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w:t>
        </w:r>
        <w:r w:rsidR="00AB3055">
          <w:rPr>
            <w:rFonts w:ascii="Times New Roman" w:hAnsi="Times New Roman" w:cs="Times New Roman"/>
            <w:sz w:val="24"/>
            <w:szCs w:val="24"/>
          </w:rPr>
          <w:t>~</w:t>
        </w:r>
        <w:r w:rsidR="00F726B3">
          <w:rPr>
            <w:rFonts w:ascii="Times New Roman" w:hAnsi="Times New Roman" w:cs="Times New Roman"/>
            <w:sz w:val="24"/>
            <w:szCs w:val="24"/>
          </w:rPr>
          <w:t>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w:t>
        </w:r>
        <w:del w:id="265" w:author="Thomas, Gregg [2]" w:date="2024-10-16T10:04:00Z" w16du:dateUtc="2024-10-16T14:04:00Z">
          <w:r w:rsidR="00BA2805" w:rsidDel="00F15368">
            <w:rPr>
              <w:rFonts w:ascii="Times New Roman" w:hAnsi="Times New Roman" w:cs="Times New Roman"/>
              <w:sz w:val="24"/>
              <w:szCs w:val="24"/>
            </w:rPr>
            <w:delText xml:space="preserve">Fig. </w:delText>
          </w:r>
        </w:del>
      </w:ins>
      <w:ins w:id="266" w:author="Thomas, Gregg [2]" w:date="2024-10-16T10:04:00Z" w16du:dateUtc="2024-10-16T14:04:00Z">
        <w:r w:rsidR="00F15368">
          <w:rPr>
            <w:rFonts w:ascii="Times New Roman" w:hAnsi="Times New Roman" w:cs="Times New Roman"/>
            <w:sz w:val="24"/>
            <w:szCs w:val="24"/>
          </w:rPr>
          <w:t xml:space="preserve">Figure </w:t>
        </w:r>
      </w:ins>
      <w:ins w:id="267" w:author="Thomas, Gregg" w:date="2024-10-01T11:00:00Z" w16du:dateUtc="2024-10-01T15:00:00Z">
        <w:r w:rsidR="00BA2805">
          <w:rPr>
            <w:rFonts w:ascii="Times New Roman" w:hAnsi="Times New Roman" w:cs="Times New Roman"/>
            <w:sz w:val="24"/>
            <w:szCs w:val="24"/>
          </w:rPr>
          <w:t>2)</w:t>
        </w:r>
        <w:r w:rsidR="009624B8">
          <w:rPr>
            <w:rFonts w:ascii="Times New Roman" w:hAnsi="Times New Roman" w:cs="Times New Roman"/>
            <w:sz w:val="24"/>
            <w:szCs w:val="24"/>
          </w:rPr>
          <w:t>, indicating that the</w:t>
        </w:r>
        <w:r w:rsidR="008C7672">
          <w:rPr>
            <w:rFonts w:ascii="Times New Roman" w:hAnsi="Times New Roman" w:cs="Times New Roman"/>
            <w:sz w:val="24"/>
            <w:szCs w:val="24"/>
          </w:rPr>
          <w:t xml:space="preserve"> alternate topologies </w:t>
        </w:r>
        <w:r w:rsidR="005926B1">
          <w:rPr>
            <w:rFonts w:ascii="Times New Roman" w:hAnsi="Times New Roman" w:cs="Times New Roman"/>
            <w:sz w:val="24"/>
            <w:szCs w:val="24"/>
          </w:rPr>
          <w:t>are caused by</w:t>
        </w:r>
        <w:r w:rsidR="00F726B3">
          <w:rPr>
            <w:rFonts w:ascii="Times New Roman" w:hAnsi="Times New Roman" w:cs="Times New Roman"/>
            <w:sz w:val="24"/>
            <w:szCs w:val="24"/>
          </w:rPr>
          <w:t xml:space="preserve"> </w:t>
        </w:r>
        <w:r w:rsidR="00485CEA">
          <w:rPr>
            <w:rFonts w:ascii="Times New Roman" w:hAnsi="Times New Roman" w:cs="Times New Roman"/>
            <w:sz w:val="24"/>
            <w:szCs w:val="24"/>
          </w:rPr>
          <w:t xml:space="preserve">high levels of </w:t>
        </w:r>
        <w:r w:rsidR="009624B8">
          <w:rPr>
            <w:rFonts w:ascii="Times New Roman" w:hAnsi="Times New Roman" w:cs="Times New Roman"/>
            <w:sz w:val="24"/>
            <w:szCs w:val="24"/>
          </w:rPr>
          <w:t>ILS</w:t>
        </w:r>
        <w:r w:rsidR="00485CEA">
          <w:rPr>
            <w:rFonts w:ascii="Times New Roman" w:hAnsi="Times New Roman" w:cs="Times New Roman"/>
            <w:sz w:val="24"/>
            <w:szCs w:val="24"/>
          </w:rPr>
          <w:t xml:space="preserve"> at these nodes</w:t>
        </w:r>
        <w:r w:rsidR="00AB3055">
          <w:rPr>
            <w:rFonts w:ascii="Times New Roman" w:hAnsi="Times New Roman" w:cs="Times New Roman"/>
            <w:sz w:val="24"/>
            <w:szCs w:val="24"/>
          </w:rPr>
          <w:t xml:space="preserve">. </w:t>
        </w:r>
        <w:r w:rsidR="00BF08A1">
          <w:rPr>
            <w:rFonts w:ascii="Times New Roman" w:hAnsi="Times New Roman" w:cs="Times New Roman"/>
            <w:sz w:val="24"/>
            <w:szCs w:val="24"/>
          </w:rPr>
          <w:t xml:space="preserve">Increased </w:t>
        </w:r>
        <w:r w:rsidR="00485CEA">
          <w:rPr>
            <w:rFonts w:ascii="Times New Roman" w:hAnsi="Times New Roman" w:cs="Times New Roman"/>
            <w:sz w:val="24"/>
            <w:szCs w:val="24"/>
          </w:rPr>
          <w:t xml:space="preserve">discordance at unresolved nodes is a common feature of phylogenomic datasets. </w:t>
        </w:r>
        <w:r w:rsidR="00AB3055">
          <w:rPr>
            <w:rFonts w:ascii="Times New Roman" w:hAnsi="Times New Roman" w:cs="Times New Roman"/>
            <w:sz w:val="24"/>
            <w:szCs w:val="24"/>
          </w:rPr>
          <w:t xml:space="preserve">These patterns illustrate </w:t>
        </w:r>
        <w:r w:rsidR="009B34FB">
          <w:rPr>
            <w:rFonts w:ascii="Times New Roman" w:hAnsi="Times New Roman" w:cs="Times New Roman"/>
            <w:sz w:val="24"/>
            <w:szCs w:val="24"/>
          </w:rPr>
          <w:t xml:space="preserve">how </w:t>
        </w:r>
        <w:r w:rsidR="00AB3055">
          <w:rPr>
            <w:rFonts w:ascii="Times New Roman" w:hAnsi="Times New Roman" w:cs="Times New Roman"/>
            <w:sz w:val="24"/>
            <w:szCs w:val="24"/>
          </w:rPr>
          <w:t>extensive</w:t>
        </w:r>
        <w:r w:rsidR="009B34FB">
          <w:rPr>
            <w:rFonts w:ascii="Times New Roman" w:hAnsi="Times New Roman" w:cs="Times New Roman"/>
            <w:sz w:val="24"/>
            <w:szCs w:val="24"/>
          </w:rPr>
          <w:t xml:space="preserve"> discordance</w:t>
        </w:r>
        <w:r w:rsidR="00AB3055">
          <w:rPr>
            <w:rFonts w:ascii="Times New Roman" w:hAnsi="Times New Roman" w:cs="Times New Roman"/>
            <w:sz w:val="24"/>
            <w:szCs w:val="24"/>
          </w:rPr>
          <w:t xml:space="preserve"> can arise even</w:t>
        </w:r>
        <w:r w:rsidR="009B34FB">
          <w:rPr>
            <w:rFonts w:ascii="Times New Roman" w:hAnsi="Times New Roman" w:cs="Times New Roman"/>
            <w:sz w:val="24"/>
            <w:szCs w:val="24"/>
          </w:rPr>
          <w:t xml:space="preserve"> in a small sample of species</w:t>
        </w:r>
        <w:r w:rsidR="005926B1">
          <w:rPr>
            <w:rFonts w:ascii="Times New Roman" w:hAnsi="Times New Roman" w:cs="Times New Roman"/>
            <w:sz w:val="24"/>
            <w:szCs w:val="24"/>
          </w:rPr>
          <w:t xml:space="preserve"> and underscores that a single inferred species tree often may not capture the history of individual regions of the genome.</w:t>
        </w:r>
        <w:r w:rsidR="00485CEA">
          <w:rPr>
            <w:rFonts w:ascii="Times New Roman" w:hAnsi="Times New Roman" w:cs="Times New Roman"/>
            <w:sz w:val="24"/>
            <w:szCs w:val="24"/>
          </w:rPr>
          <w:t xml:space="preserve"> </w:t>
        </w:r>
      </w:ins>
    </w:p>
    <w:p w14:paraId="08696E1D" w14:textId="5993358B" w:rsidR="007E554A" w:rsidRDefault="004E19EF" w:rsidP="001B16F4">
      <w:pPr>
        <w:spacing w:after="0"/>
        <w:ind w:firstLine="720"/>
        <w:jc w:val="both"/>
        <w:rPr>
          <w:rFonts w:ascii="Times New Roman" w:hAnsi="Times New Roman" w:cs="Times New Roman"/>
          <w:sz w:val="24"/>
          <w:szCs w:val="24"/>
        </w:rPr>
      </w:pPr>
      <w:ins w:id="268" w:author="Thomas, Gregg" w:date="2024-10-01T11:00:00Z" w16du:dateUtc="2024-10-01T15:00:00Z">
        <w:r>
          <w:rPr>
            <w:rFonts w:ascii="Times New Roman" w:hAnsi="Times New Roman" w:cs="Times New Roman"/>
            <w:sz w:val="24"/>
            <w:szCs w:val="24"/>
          </w:rPr>
          <w:t xml:space="preserve">Given the fundamental role that recombination </w:t>
        </w:r>
        <w:r w:rsidR="00B63FFD">
          <w:rPr>
            <w:rFonts w:ascii="Times New Roman" w:hAnsi="Times New Roman" w:cs="Times New Roman"/>
            <w:sz w:val="24"/>
            <w:szCs w:val="24"/>
          </w:rPr>
          <w:t>should play</w:t>
        </w:r>
        <w:r>
          <w:rPr>
            <w:rFonts w:ascii="Times New Roman" w:hAnsi="Times New Roman" w:cs="Times New Roman"/>
            <w:sz w:val="24"/>
            <w:szCs w:val="24"/>
          </w:rPr>
          <w:t xml:space="preserve"> in </w:t>
        </w:r>
        <w:r w:rsidR="00F74E20">
          <w:rPr>
            <w:rFonts w:ascii="Times New Roman" w:hAnsi="Times New Roman" w:cs="Times New Roman"/>
            <w:sz w:val="24"/>
            <w:szCs w:val="24"/>
          </w:rPr>
          <w:t xml:space="preserve">shaping </w:t>
        </w:r>
        <w:r>
          <w:rPr>
            <w:rFonts w:ascii="Times New Roman" w:hAnsi="Times New Roman" w:cs="Times New Roman"/>
            <w:sz w:val="24"/>
            <w:szCs w:val="24"/>
          </w:rPr>
          <w:t xml:space="preserve">patterns of </w:t>
        </w:r>
        <w:r w:rsidR="00364964">
          <w:rPr>
            <w:rFonts w:ascii="Times New Roman" w:hAnsi="Times New Roman" w:cs="Times New Roman"/>
            <w:sz w:val="24"/>
            <w:szCs w:val="24"/>
          </w:rPr>
          <w:t>genetic variation within genomes</w:t>
        </w:r>
        <w:r>
          <w:rPr>
            <w:rFonts w:ascii="Times New Roman" w:hAnsi="Times New Roman" w:cs="Times New Roman"/>
            <w:sz w:val="24"/>
            <w:szCs w:val="24"/>
          </w:rPr>
          <w:t xml:space="preserve">, it is reasonable to assume that patterns of ILS should be broadly shaped by </w:t>
        </w:r>
        <w:r w:rsidR="00B63FFD">
          <w:rPr>
            <w:rFonts w:ascii="Times New Roman" w:hAnsi="Times New Roman" w:cs="Times New Roman"/>
            <w:sz w:val="24"/>
            <w:szCs w:val="24"/>
          </w:rPr>
          <w:t xml:space="preserve">local </w:t>
        </w:r>
        <w:r>
          <w:rPr>
            <w:rFonts w:ascii="Times New Roman" w:hAnsi="Times New Roman" w:cs="Times New Roman"/>
            <w:sz w:val="24"/>
            <w:szCs w:val="24"/>
          </w:rPr>
          <w:t>recombination rate.</w:t>
        </w:r>
        <w:r w:rsidR="00B63FFD">
          <w:rPr>
            <w:rFonts w:ascii="Times New Roman" w:hAnsi="Times New Roman" w:cs="Times New Roman"/>
            <w:sz w:val="24"/>
            <w:szCs w:val="24"/>
          </w:rPr>
          <w:t xml:space="preserve"> W</w:t>
        </w:r>
        <w:r w:rsidR="00BF633A">
          <w:rPr>
            <w:rFonts w:ascii="Times New Roman" w:hAnsi="Times New Roman" w:cs="Times New Roman"/>
            <w:sz w:val="24"/>
            <w:szCs w:val="24"/>
          </w:rPr>
          <w:t>e</w:t>
        </w:r>
        <w:r w:rsidR="00645BBB">
          <w:rPr>
            <w:rFonts w:ascii="Times New Roman" w:hAnsi="Times New Roman" w:cs="Times New Roman"/>
            <w:sz w:val="24"/>
            <w:szCs w:val="24"/>
          </w:rPr>
          <w:t xml:space="preserve"> did not observe </w:t>
        </w:r>
        <w:r w:rsidR="00F726B3">
          <w:rPr>
            <w:rFonts w:ascii="Times New Roman" w:hAnsi="Times New Roman" w:cs="Times New Roman"/>
            <w:sz w:val="24"/>
            <w:szCs w:val="24"/>
          </w:rPr>
          <w:t xml:space="preserve">a </w:t>
        </w:r>
        <w:r w:rsidR="00F74E20">
          <w:rPr>
            <w:rFonts w:ascii="Times New Roman" w:hAnsi="Times New Roman" w:cs="Times New Roman"/>
            <w:sz w:val="24"/>
            <w:szCs w:val="24"/>
          </w:rPr>
          <w:t xml:space="preserve">clear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B63FFD">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B63FFD">
          <w:rPr>
            <w:rFonts w:ascii="Times New Roman" w:hAnsi="Times New Roman" w:cs="Times New Roman"/>
            <w:sz w:val="24"/>
            <w:szCs w:val="24"/>
          </w:rPr>
          <w:t xml:space="preserve"> </w:t>
        </w:r>
        <w:r w:rsidR="00167C33">
          <w:rPr>
            <w:rFonts w:ascii="Times New Roman" w:hAnsi="Times New Roman" w:cs="Times New Roman"/>
            <w:sz w:val="24"/>
            <w:szCs w:val="24"/>
          </w:rPr>
          <w:t>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 xml:space="preserve">i.e., phylogenetic similarity over </w:t>
        </w:r>
        <w:r w:rsidR="00B63FFD">
          <w:rPr>
            <w:rFonts w:ascii="Times New Roman" w:hAnsi="Times New Roman" w:cs="Times New Roman"/>
            <w:sz w:val="24"/>
            <w:szCs w:val="24"/>
          </w:rPr>
          <w:t>5 Mb intervals)</w:t>
        </w:r>
        <w:r w:rsidR="00364964">
          <w:rPr>
            <w:rFonts w:ascii="Times New Roman" w:hAnsi="Times New Roman" w:cs="Times New Roman"/>
            <w:sz w:val="24"/>
            <w:szCs w:val="24"/>
          </w:rPr>
          <w:t xml:space="preserve">. However, </w:t>
        </w:r>
        <w:r w:rsidR="00B63FFD">
          <w:rPr>
            <w:rFonts w:ascii="Times New Roman" w:hAnsi="Times New Roman" w:cs="Times New Roman"/>
            <w:sz w:val="24"/>
            <w:szCs w:val="24"/>
          </w:rPr>
          <w:t>w</w:t>
        </w:r>
        <w:r w:rsidR="00B63FFD" w:rsidRPr="00031896">
          <w:rPr>
            <w:rFonts w:ascii="Times New Roman" w:hAnsi="Times New Roman" w:cs="Times New Roman"/>
            <w:sz w:val="24"/>
            <w:szCs w:val="24"/>
          </w:rPr>
          <w:t>e d</w:t>
        </w:r>
        <w:r w:rsidR="00B63FFD">
          <w:rPr>
            <w:rFonts w:ascii="Times New Roman" w:hAnsi="Times New Roman" w:cs="Times New Roman"/>
            <w:sz w:val="24"/>
            <w:szCs w:val="24"/>
          </w:rPr>
          <w:t>id</w:t>
        </w:r>
        <w:r w:rsidR="00B63FFD" w:rsidRPr="00031896">
          <w:rPr>
            <w:rFonts w:ascii="Times New Roman" w:hAnsi="Times New Roman" w:cs="Times New Roman"/>
            <w:sz w:val="24"/>
            <w:szCs w:val="24"/>
          </w:rPr>
          <w:t xml:space="preserve"> find</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that regions of high</w:t>
        </w:r>
        <w:r w:rsidR="00B63FFD">
          <w:rPr>
            <w:rFonts w:ascii="Times New Roman" w:hAnsi="Times New Roman" w:cs="Times New Roman"/>
            <w:sz w:val="24"/>
            <w:szCs w:val="24"/>
          </w:rPr>
          <w:t xml:space="preserve"> recombination rate </w:t>
        </w:r>
        <w:r w:rsidR="00433355">
          <w:rPr>
            <w:rFonts w:ascii="Times New Roman" w:hAnsi="Times New Roman" w:cs="Times New Roman"/>
            <w:sz w:val="24"/>
            <w:szCs w:val="24"/>
          </w:rPr>
          <w:t xml:space="preserve">tended to </w:t>
        </w:r>
        <w:r w:rsidR="00771345">
          <w:rPr>
            <w:rFonts w:ascii="Times New Roman" w:hAnsi="Times New Roman" w:cs="Times New Roman"/>
            <w:sz w:val="24"/>
            <w:szCs w:val="24"/>
          </w:rPr>
          <w:t>b</w:t>
        </w:r>
        <w:r w:rsidR="00433355">
          <w:rPr>
            <w:rFonts w:ascii="Times New Roman" w:hAnsi="Times New Roman" w:cs="Times New Roman"/>
            <w:sz w:val="24"/>
            <w:szCs w:val="24"/>
          </w:rPr>
          <w:t xml:space="preserve">e more discordant with </w:t>
        </w:r>
        <w:r w:rsidR="00B63FFD">
          <w:rPr>
            <w:rFonts w:ascii="Times New Roman" w:hAnsi="Times New Roman" w:cs="Times New Roman"/>
            <w:sz w:val="24"/>
            <w:szCs w:val="24"/>
          </w:rPr>
          <w:t xml:space="preserve">the inferred species tree, in line with </w:t>
        </w:r>
        <w:r w:rsidR="00433355">
          <w:rPr>
            <w:rFonts w:ascii="Times New Roman" w:hAnsi="Times New Roman" w:cs="Times New Roman"/>
            <w:sz w:val="24"/>
            <w:szCs w:val="24"/>
          </w:rPr>
          <w:t>findings</w:t>
        </w:r>
        <w:r w:rsidR="00B63FFD">
          <w:rPr>
            <w:rFonts w:ascii="Times New Roman" w:hAnsi="Times New Roman" w:cs="Times New Roman"/>
            <w:sz w:val="24"/>
            <w:szCs w:val="24"/>
          </w:rPr>
          <w:t xml:space="preserve"> in </w:t>
        </w:r>
      </w:ins>
      <w:ins w:id="269" w:author="Thomas, Gregg [2]" w:date="2024-10-01T12:11:00Z" w16du:dateUtc="2024-10-01T16:11:00Z">
        <w:r w:rsidR="00A75AB4">
          <w:rPr>
            <w:rFonts w:ascii="Times New Roman" w:hAnsi="Times New Roman" w:cs="Times New Roman"/>
            <w:sz w:val="24"/>
            <w:szCs w:val="24"/>
          </w:rPr>
          <w:t xml:space="preserve">other </w:t>
        </w:r>
      </w:ins>
      <w:ins w:id="270" w:author="Thomas, Gregg" w:date="2024-10-01T11:00:00Z" w16du:dateUtc="2024-10-01T15:00:00Z">
        <w:r w:rsidR="00B63FFD">
          <w:rPr>
            <w:rFonts w:ascii="Times New Roman" w:hAnsi="Times New Roman" w:cs="Times New Roman"/>
            <w:sz w:val="24"/>
            <w:szCs w:val="24"/>
          </w:rPr>
          <w:t xml:space="preserve">mammals </w:t>
        </w:r>
        <w:r w:rsidR="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(Pease and Hahn 2013; Foley, et al. 2023; Rivas-Gonzalez, et al. 2023)</w:t>
        </w:r>
        <w:r w:rsidR="00B63FFD">
          <w:rPr>
            <w:rFonts w:ascii="Times New Roman" w:hAnsi="Times New Roman" w:cs="Times New Roman"/>
            <w:sz w:val="24"/>
            <w:szCs w:val="24"/>
          </w:rPr>
          <w:fldChar w:fldCharType="end"/>
        </w:r>
      </w:ins>
      <w:r w:rsidR="00B63FFD">
        <w:rPr>
          <w:rFonts w:ascii="Times New Roman" w:hAnsi="Times New Roman" w:cs="Times New Roman"/>
          <w:sz w:val="24"/>
          <w:szCs w:val="24"/>
        </w:rPr>
        <w:t xml:space="preserve"> and </w:t>
      </w:r>
      <w:r w:rsidR="00B63FFD">
        <w:rPr>
          <w:rFonts w:ascii="Times New Roman" w:hAnsi="Times New Roman" w:cs="Times New Roman"/>
          <w:i/>
          <w:iCs/>
          <w:sz w:val="24"/>
          <w:szCs w:val="24"/>
        </w:rPr>
        <w:t>Drosophila</w:t>
      </w:r>
      <w:r w:rsidR="00B63FFD">
        <w:rPr>
          <w:rFonts w:ascii="Times New Roman" w:hAnsi="Times New Roman" w:cs="Times New Roman"/>
          <w:sz w:val="24"/>
          <w:szCs w:val="24"/>
        </w:rPr>
        <w:t xml:space="preserve"> </w:t>
      </w:r>
      <w:r w:rsidR="00B63FFD">
        <w:rPr>
          <w:rFonts w:ascii="Times New Roman" w:hAnsi="Times New Roman" w:cs="Times New Roman"/>
          <w:sz w:val="24"/>
          <w:szCs w:val="24"/>
        </w:rPr>
        <w:fldChar w:fldCharType="begin"/>
      </w:r>
      <w:r w:rsidR="00B63FFD">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(Pease and Hahn 2013)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w:t>
      </w:r>
      <w:r w:rsidR="00B63FFD" w:rsidRPr="00031896">
        <w:rPr>
          <w:rFonts w:ascii="Times New Roman" w:hAnsi="Times New Roman" w:cs="Times New Roman"/>
          <w:sz w:val="24"/>
          <w:szCs w:val="24"/>
        </w:rPr>
        <w:t xml:space="preserve"> </w:t>
      </w:r>
      <w:ins w:id="271" w:author="Thomas, Gregg" w:date="2024-10-01T11:00:00Z" w16du:dateUtc="2024-10-01T15:00:00Z">
        <w:r w:rsidR="00AF5646">
          <w:rPr>
            <w:rFonts w:ascii="Times New Roman" w:hAnsi="Times New Roman" w:cs="Times New Roman"/>
            <w:sz w:val="24"/>
            <w:szCs w:val="24"/>
          </w:rPr>
          <w:t>R</w:t>
        </w:r>
        <w:r w:rsidR="00F74E20">
          <w:rPr>
            <w:rFonts w:ascii="Times New Roman" w:hAnsi="Times New Roman" w:cs="Times New Roman"/>
            <w:sz w:val="24"/>
            <w:szCs w:val="24"/>
          </w:rPr>
          <w:t xml:space="preserve">ecombination rates evolve </w:t>
        </w:r>
        <w:r w:rsidR="00996C78">
          <w:rPr>
            <w:rFonts w:ascii="Times New Roman" w:hAnsi="Times New Roman" w:cs="Times New Roman"/>
            <w:sz w:val="24"/>
            <w:szCs w:val="24"/>
          </w:rPr>
          <w:t xml:space="preserve">fairly </w:t>
        </w:r>
        <w:r w:rsidR="00F74E20">
          <w:rPr>
            <w:rFonts w:ascii="Times New Roman" w:hAnsi="Times New Roman" w:cs="Times New Roman"/>
            <w:sz w:val="24"/>
            <w:szCs w:val="24"/>
          </w:rPr>
          <w:t xml:space="preserve">rapidly both within </w: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(Kong, et al. 2002; Cox, et al. 2009;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and between </w:t>
        </w:r>
        <w:r w:rsidR="00AF5646">
          <w:rPr>
            <w:rFonts w:ascii="Times New Roman" w:hAnsi="Times New Roman" w:cs="Times New Roman"/>
            <w:sz w:val="24"/>
            <w:szCs w:val="24"/>
          </w:rPr>
          <w:t xml:space="preserve">mammalian </w:t>
        </w:r>
        <w:r w:rsidR="00F74E20">
          <w:rPr>
            <w:rFonts w:ascii="Times New Roman" w:hAnsi="Times New Roman" w:cs="Times New Roman"/>
            <w:sz w:val="24"/>
            <w:szCs w:val="24"/>
          </w:rPr>
          <w:t xml:space="preserve">species </w:t>
        </w:r>
        <w:r w:rsidR="00F74E20">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(Jensen-Seaman, et al. 2004; Ptak, et al. 2005; Stevison, et al. 2016;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due, in part, to the high turnover of hotspots due to the changing landscape of binding sites for PRDM9 </w: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(Baudat, et al. 2010; Singhal, et al. 2015)</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w:t>
        </w:r>
        <w:proofErr w:type="gramStart"/>
        <w:r w:rsidR="00B63FFD">
          <w:rPr>
            <w:rFonts w:ascii="Times New Roman" w:hAnsi="Times New Roman" w:cs="Times New Roman"/>
            <w:sz w:val="24"/>
            <w:szCs w:val="24"/>
          </w:rPr>
          <w:t>Similar to</w:t>
        </w:r>
        <w:proofErr w:type="gramEnd"/>
        <w:r w:rsidR="00B63FFD">
          <w:rPr>
            <w:rFonts w:ascii="Times New Roman" w:hAnsi="Times New Roman" w:cs="Times New Roman"/>
            <w:sz w:val="24"/>
            <w:szCs w:val="24"/>
          </w:rPr>
          <w:t xml:space="preserve"> findings in </w:t>
        </w:r>
        <w:r w:rsidR="00364964">
          <w:rPr>
            <w:rFonts w:ascii="Times New Roman" w:hAnsi="Times New Roman" w:cs="Times New Roman"/>
            <w:sz w:val="24"/>
            <w:szCs w:val="24"/>
          </w:rPr>
          <w:t>g</w:t>
        </w:r>
        <w:r w:rsidR="00B63FFD">
          <w:rPr>
            <w:rFonts w:ascii="Times New Roman" w:hAnsi="Times New Roman" w:cs="Times New Roman"/>
            <w:sz w:val="24"/>
            <w:szCs w:val="24"/>
          </w:rPr>
          <w:t xml:space="preserve">reat </w:t>
        </w:r>
        <w:r w:rsidR="00364964">
          <w:rPr>
            <w:rFonts w:ascii="Times New Roman" w:hAnsi="Times New Roman" w:cs="Times New Roman"/>
            <w:sz w:val="24"/>
            <w:szCs w:val="24"/>
          </w:rPr>
          <w:t>a</w:t>
        </w:r>
        <w:r w:rsidR="00B63FFD">
          <w:rPr>
            <w:rFonts w:ascii="Times New Roman" w:hAnsi="Times New Roman" w:cs="Times New Roman"/>
            <w:sz w:val="24"/>
            <w:szCs w:val="24"/>
          </w:rPr>
          <w:t xml:space="preserve">pes </w: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our results suggest that high-resolution genetic </w:t>
        </w:r>
        <w:r w:rsidR="00364964">
          <w:rPr>
            <w:rFonts w:ascii="Times New Roman" w:hAnsi="Times New Roman" w:cs="Times New Roman"/>
            <w:sz w:val="24"/>
            <w:szCs w:val="24"/>
          </w:rPr>
          <w:t>maps</w:t>
        </w:r>
        <w:r w:rsidR="00B63FFD">
          <w:rPr>
            <w:rFonts w:ascii="Times New Roman" w:hAnsi="Times New Roman" w:cs="Times New Roman"/>
            <w:sz w:val="24"/>
            <w:szCs w:val="24"/>
          </w:rPr>
          <w:t xml:space="preserve"> from a single species </w:t>
        </w:r>
        <w:r w:rsidR="00AF5646">
          <w:rPr>
            <w:rFonts w:ascii="Times New Roman" w:hAnsi="Times New Roman" w:cs="Times New Roman"/>
            <w:sz w:val="24"/>
            <w:szCs w:val="24"/>
          </w:rPr>
          <w:t>provide some</w:t>
        </w:r>
        <w:r w:rsidR="00E2554E">
          <w:rPr>
            <w:rFonts w:ascii="Times New Roman" w:hAnsi="Times New Roman" w:cs="Times New Roman"/>
            <w:sz w:val="24"/>
            <w:szCs w:val="24"/>
          </w:rPr>
          <w:t xml:space="preserve"> </w:t>
        </w:r>
        <w:r w:rsidR="001B16F4">
          <w:rPr>
            <w:rFonts w:ascii="Times New Roman" w:hAnsi="Times New Roman" w:cs="Times New Roman"/>
            <w:sz w:val="24"/>
            <w:szCs w:val="24"/>
          </w:rPr>
          <w:t xml:space="preserve">weak predictive </w:t>
        </w:r>
        <w:r w:rsidR="00AF5646">
          <w:rPr>
            <w:rFonts w:ascii="Times New Roman" w:hAnsi="Times New Roman" w:cs="Times New Roman"/>
            <w:sz w:val="24"/>
            <w:szCs w:val="24"/>
          </w:rPr>
          <w:t xml:space="preserve">value for </w:t>
        </w:r>
        <w:r w:rsidR="00364964">
          <w:rPr>
            <w:rFonts w:ascii="Times New Roman" w:hAnsi="Times New Roman" w:cs="Times New Roman"/>
            <w:sz w:val="24"/>
            <w:szCs w:val="24"/>
          </w:rPr>
          <w:lastRenderedPageBreak/>
          <w:t xml:space="preserve">understanding </w:t>
        </w:r>
        <w:r w:rsidR="00433355">
          <w:rPr>
            <w:rFonts w:ascii="Times New Roman" w:hAnsi="Times New Roman" w:cs="Times New Roman"/>
            <w:sz w:val="24"/>
            <w:szCs w:val="24"/>
          </w:rPr>
          <w:t xml:space="preserve">broader </w:t>
        </w:r>
        <w:r w:rsidR="00AF5646">
          <w:rPr>
            <w:rFonts w:ascii="Times New Roman" w:hAnsi="Times New Roman" w:cs="Times New Roman"/>
            <w:sz w:val="24"/>
            <w:szCs w:val="24"/>
          </w:rPr>
          <w:t xml:space="preserve">patterns of </w:t>
        </w:r>
        <w:r w:rsidR="00433355">
          <w:rPr>
            <w:rFonts w:ascii="Times New Roman" w:hAnsi="Times New Roman" w:cs="Times New Roman"/>
            <w:sz w:val="24"/>
            <w:szCs w:val="24"/>
          </w:rPr>
          <w:t>species tree</w:t>
        </w:r>
        <w:r w:rsidR="00AF5646">
          <w:rPr>
            <w:rFonts w:ascii="Times New Roman" w:hAnsi="Times New Roman" w:cs="Times New Roman"/>
            <w:sz w:val="24"/>
            <w:szCs w:val="24"/>
          </w:rPr>
          <w:t xml:space="preserve"> discordance</w:t>
        </w:r>
        <w:r w:rsidR="001B16F4">
          <w:rPr>
            <w:rFonts w:ascii="Times New Roman" w:hAnsi="Times New Roman" w:cs="Times New Roman"/>
            <w:sz w:val="24"/>
            <w:szCs w:val="24"/>
          </w:rPr>
          <w:t>. However, these limited estimates</w:t>
        </w:r>
        <w:r w:rsidR="00433355">
          <w:rPr>
            <w:rFonts w:ascii="Times New Roman" w:hAnsi="Times New Roman" w:cs="Times New Roman"/>
            <w:sz w:val="24"/>
            <w:szCs w:val="24"/>
          </w:rPr>
          <w:t xml:space="preserve"> </w:t>
        </w:r>
        <w:r w:rsidR="00B63FFD">
          <w:rPr>
            <w:rFonts w:ascii="Times New Roman" w:hAnsi="Times New Roman" w:cs="Times New Roman"/>
            <w:sz w:val="24"/>
            <w:szCs w:val="24"/>
          </w:rPr>
          <w:t xml:space="preserve">may </w:t>
        </w:r>
        <w:r w:rsidR="00433355">
          <w:rPr>
            <w:rFonts w:ascii="Times New Roman" w:hAnsi="Times New Roman" w:cs="Times New Roman"/>
            <w:sz w:val="24"/>
            <w:szCs w:val="24"/>
          </w:rPr>
          <w:t xml:space="preserve">not be </w:t>
        </w:r>
        <w:r w:rsidR="00364964">
          <w:rPr>
            <w:rFonts w:ascii="Times New Roman" w:hAnsi="Times New Roman" w:cs="Times New Roman"/>
            <w:sz w:val="24"/>
            <w:szCs w:val="24"/>
          </w:rPr>
          <w:t xml:space="preserve">predictive of </w:t>
        </w:r>
        <w:r w:rsidR="00433355">
          <w:rPr>
            <w:rFonts w:ascii="Times New Roman" w:hAnsi="Times New Roman" w:cs="Times New Roman"/>
            <w:sz w:val="24"/>
            <w:szCs w:val="24"/>
          </w:rPr>
          <w:t>finer-scale patterns</w:t>
        </w:r>
        <w:r w:rsidR="00B63FFD">
          <w:rPr>
            <w:rFonts w:ascii="Times New Roman" w:hAnsi="Times New Roman" w:cs="Times New Roman"/>
            <w:sz w:val="24"/>
            <w:szCs w:val="24"/>
          </w:rPr>
          <w:t xml:space="preserve"> in a sample spanning over 12 million years of mammalian evolution</w:t>
        </w:r>
        <w:r w:rsidR="001B16F4">
          <w:rPr>
            <w:rFonts w:ascii="Times New Roman" w:hAnsi="Times New Roman" w:cs="Times New Roman"/>
            <w:sz w:val="24"/>
            <w:szCs w:val="24"/>
          </w:rPr>
          <w:t xml:space="preserve"> (but see</w:t>
        </w:r>
        <w:r w:rsidR="005E1B4E">
          <w:rPr>
            <w:rFonts w:ascii="Times New Roman" w:hAnsi="Times New Roman" w:cs="Times New Roman"/>
            <w:sz w:val="24"/>
            <w:szCs w:val="24"/>
          </w:rPr>
          <w:t xml:space="preserve"> Foley, et al. 2023</w:t>
        </w:r>
        <w:r w:rsidR="001B16F4">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16F4">
          <w:rPr>
            <w:rFonts w:ascii="Times New Roman" w:hAnsi="Times New Roman" w:cs="Times New Roman"/>
            <w:sz w:val="24"/>
            <w:szCs w:val="24"/>
          </w:rPr>
        </w:r>
        <w:r w:rsidR="001B16F4">
          <w:rPr>
            <w:rFonts w:ascii="Times New Roman" w:hAnsi="Times New Roman" w:cs="Times New Roman"/>
            <w:sz w:val="24"/>
            <w:szCs w:val="24"/>
          </w:rPr>
          <w:fldChar w:fldCharType="separate"/>
        </w:r>
        <w:r w:rsidR="001B16F4">
          <w:rPr>
            <w:rFonts w:ascii="Times New Roman" w:hAnsi="Times New Roman" w:cs="Times New Roman"/>
            <w:sz w:val="24"/>
            <w:szCs w:val="24"/>
          </w:rPr>
          <w:fldChar w:fldCharType="end"/>
        </w:r>
        <w:r w:rsidR="00771345">
          <w:rPr>
            <w:rFonts w:ascii="Times New Roman" w:hAnsi="Times New Roman" w:cs="Times New Roman"/>
            <w:sz w:val="24"/>
            <w:szCs w:val="24"/>
          </w:rPr>
          <w:t>)</w:t>
        </w:r>
        <w:r w:rsidR="00B63FFD">
          <w:rPr>
            <w:rFonts w:ascii="Times New Roman" w:hAnsi="Times New Roman" w:cs="Times New Roman"/>
            <w:sz w:val="24"/>
            <w:szCs w:val="24"/>
          </w:rPr>
          <w:t>.</w:t>
        </w:r>
        <w:r w:rsidR="00433355">
          <w:rPr>
            <w:rFonts w:ascii="Times New Roman" w:hAnsi="Times New Roman" w:cs="Times New Roman"/>
            <w:sz w:val="24"/>
            <w:szCs w:val="24"/>
          </w:rPr>
          <w:t xml:space="preserve"> Overall, t</w:t>
        </w:r>
        <w:r w:rsidR="00996C78">
          <w:rPr>
            <w:rFonts w:ascii="Times New Roman" w:hAnsi="Times New Roman" w:cs="Times New Roman"/>
            <w:sz w:val="24"/>
            <w:szCs w:val="24"/>
          </w:rPr>
          <w:t xml:space="preserve">he </w:t>
        </w:r>
        <w:r w:rsidR="00E2554E">
          <w:rPr>
            <w:rFonts w:ascii="Times New Roman" w:hAnsi="Times New Roman" w:cs="Times New Roman"/>
            <w:sz w:val="24"/>
            <w:szCs w:val="24"/>
          </w:rPr>
          <w:t>evolution</w:t>
        </w:r>
        <w:r w:rsidR="0083795A">
          <w:rPr>
            <w:rFonts w:ascii="Times New Roman" w:hAnsi="Times New Roman" w:cs="Times New Roman"/>
            <w:sz w:val="24"/>
            <w:szCs w:val="24"/>
          </w:rPr>
          <w:t xml:space="preserve"> of</w:t>
        </w:r>
        <w:r w:rsidR="00F74E20">
          <w:rPr>
            <w:rFonts w:ascii="Times New Roman" w:hAnsi="Times New Roman" w:cs="Times New Roman"/>
            <w:sz w:val="24"/>
            <w:szCs w:val="24"/>
          </w:rPr>
          <w:t xml:space="preserve"> </w:t>
        </w:r>
        <w:r w:rsidR="00E2554E">
          <w:rPr>
            <w:rFonts w:ascii="Times New Roman" w:hAnsi="Times New Roman" w:cs="Times New Roman"/>
            <w:sz w:val="24"/>
            <w:szCs w:val="24"/>
          </w:rPr>
          <w:t xml:space="preserve">recombination landscapes across </w:t>
        </w:r>
        <w:r w:rsidR="005C742B">
          <w:rPr>
            <w:rFonts w:ascii="Times New Roman" w:hAnsi="Times New Roman" w:cs="Times New Roman"/>
            <w:sz w:val="24"/>
            <w:szCs w:val="24"/>
          </w:rPr>
          <w:t xml:space="preserve">closely related species remains </w:t>
        </w:r>
        <w:r w:rsidR="00433355">
          <w:rPr>
            <w:rFonts w:ascii="Times New Roman" w:hAnsi="Times New Roman" w:cs="Times New Roman"/>
            <w:sz w:val="24"/>
            <w:szCs w:val="24"/>
          </w:rPr>
          <w:t>an important empirical question</w:t>
        </w:r>
        <w:r w:rsidR="00364964">
          <w:rPr>
            <w:rFonts w:ascii="Times New Roman" w:hAnsi="Times New Roman" w:cs="Times New Roman"/>
            <w:sz w:val="24"/>
            <w:szCs w:val="24"/>
          </w:rPr>
          <w:t xml:space="preserve"> in evolutionary genetics</w:t>
        </w:r>
        <w:r w:rsidR="009B506F">
          <w:rPr>
            <w:rFonts w:ascii="Times New Roman" w:hAnsi="Times New Roman" w:cs="Times New Roman"/>
            <w:sz w:val="24"/>
            <w:szCs w:val="24"/>
          </w:rPr>
          <w:t xml:space="preserve"> </w:t>
        </w:r>
        <w:r w:rsidR="009B506F">
          <w:rPr>
            <w:rFonts w:ascii="Times New Roman" w:hAnsi="Times New Roman" w:cs="Times New Roman"/>
            <w:sz w:val="24"/>
            <w:szCs w:val="24"/>
          </w:rPr>
          <w:fldChar w:fldCharType="begin"/>
        </w:r>
        <w:r w:rsidR="009B506F">
          <w:rPr>
            <w:rFonts w:ascii="Times New Roman" w:hAnsi="Times New Roman" w:cs="Times New Roman"/>
            <w:sz w:val="24"/>
            <w:szCs w:val="24"/>
          </w:rPr>
          <w:instrText xml:space="preserve"> ADDIN EN.CITE &lt;EndNote&gt;&lt;Cite&gt;&lt;Author&gt;Dapper&lt;/Author&gt;&lt;Year&gt;2017&lt;/Year&gt;&lt;RecNum&gt;242&lt;/RecNum&gt;&lt;DisplayText&gt;(Dapper and Payseur 2017)&lt;/DisplayText&gt;&lt;record&gt;&lt;rec-number&gt;242&lt;/rec-number&gt;&lt;foreign-keys&gt;&lt;key app="EN" db-id="vdwt9psdezv5tlee9vn5swzfzafw0azp5adx" timestamp="1718290973"&gt;242&lt;/key&gt;&lt;/foreign-keys&gt;&lt;ref-type name="Journal Article"&gt;17&lt;/ref-type&gt;&lt;contributors&gt;&lt;authors&gt;&lt;author&gt;Dapper, A. L.&lt;/author&gt;&lt;author&gt;Payseur, B. A.&lt;/author&gt;&lt;/authors&gt;&lt;/contributors&gt;&lt;auth-address&gt;Laboratory of Genetics, University of Wisconsin, Madison, WI 53706, USA dapper@wisc.edu.&amp;#xD;Laboratory of Genetics, University of Wisconsin, Madison, WI 53706, USA bret.payseur@wisc.edu.&lt;/auth-address&gt;&lt;titles&gt;&lt;title&gt;Connecting theory and data to understand recombination rate evolution&lt;/title&gt;&lt;secondary-title&gt;Philos Trans R Soc Lond B Biol Sci&lt;/secondary-title&gt;&lt;/titles&gt;&lt;periodical&gt;&lt;full-title&gt;Philos Trans R Soc Lond B Biol Sci&lt;/full-title&gt;&lt;/periodical&gt;&lt;volume&gt;372&lt;/volume&gt;&lt;number&gt;1736&lt;/number&gt;&lt;keywords&gt;&lt;keyword&gt;*Evolution, Molecular&lt;/keyword&gt;&lt;keyword&gt;*Genome&lt;/keyword&gt;&lt;keyword&gt;Models, Genetic&lt;/keyword&gt;&lt;keyword&gt;*Recombination, Genetic&lt;/keyword&gt;&lt;keyword&gt;evolution&lt;/keyword&gt;&lt;keyword&gt;genetic variation&lt;/keyword&gt;&lt;keyword&gt;meiotic recombination&lt;/keyword&gt;&lt;keyword&gt;recombination rate&lt;/keyword&gt;&lt;keyword&gt;theory&lt;/keyword&gt;&lt;/keywords&gt;&lt;dates&gt;&lt;year&gt;2017&lt;/year&gt;&lt;pub-dates&gt;&lt;date&gt;Dec 19&lt;/date&gt;&lt;/pub-dates&gt;&lt;/dates&gt;&lt;isbn&gt;1471-2970 (Electronic)&amp;#xD;0962-8436 (Print)&amp;#xD;0962-8436 (Linking)&lt;/isbn&gt;&lt;accession-num&gt;29109228&lt;/accession-num&gt;&lt;urls&gt;&lt;related-urls&gt;&lt;url&gt;https://www.ncbi.nlm.nih.gov/pubmed/29109228&lt;/url&gt;&lt;/related-urls&gt;&lt;/urls&gt;&lt;custom1&gt;We declare we have no competing interests.&lt;/custom1&gt;&lt;custom2&gt;PMC5698627&lt;/custom2&gt;&lt;electronic-resource-num&gt;10.1098/rstb.2016.0469&lt;/electronic-resource-num&gt;&lt;remote-database-name&gt;Medline&lt;/remote-database-name&gt;&lt;remote-database-provider&gt;NLM&lt;/remote-database-provider&gt;&lt;/record&gt;&lt;/Cite&gt;&lt;/EndNote&gt;</w:instrText>
        </w:r>
        <w:r w:rsidR="009B506F">
          <w:rPr>
            <w:rFonts w:ascii="Times New Roman" w:hAnsi="Times New Roman" w:cs="Times New Roman"/>
            <w:sz w:val="24"/>
            <w:szCs w:val="24"/>
          </w:rPr>
          <w:fldChar w:fldCharType="separate"/>
        </w:r>
        <w:r w:rsidR="009B506F">
          <w:rPr>
            <w:rFonts w:ascii="Times New Roman" w:hAnsi="Times New Roman" w:cs="Times New Roman"/>
            <w:noProof/>
            <w:sz w:val="24"/>
            <w:szCs w:val="24"/>
          </w:rPr>
          <w:t>(Dapper and Payseur 2017)</w:t>
        </w:r>
        <w:r w:rsidR="009B506F">
          <w:rPr>
            <w:rFonts w:ascii="Times New Roman" w:hAnsi="Times New Roman" w:cs="Times New Roman"/>
            <w:sz w:val="24"/>
            <w:szCs w:val="24"/>
          </w:rPr>
          <w:fldChar w:fldCharType="end"/>
        </w:r>
        <w:r w:rsidR="00AC1DEA">
          <w:rPr>
            <w:rFonts w:ascii="Times New Roman" w:hAnsi="Times New Roman" w:cs="Times New Roman"/>
            <w:sz w:val="24"/>
            <w:szCs w:val="24"/>
          </w:rPr>
          <w:t xml:space="preserve">, especially as the generation of chromosome-scale genome assemblies </w:t>
        </w:r>
        <w:r w:rsidR="00E2554E">
          <w:rPr>
            <w:rFonts w:ascii="Times New Roman" w:hAnsi="Times New Roman" w:cs="Times New Roman"/>
            <w:sz w:val="24"/>
            <w:szCs w:val="24"/>
          </w:rPr>
          <w:t xml:space="preserve">continues to greatly </w:t>
        </w:r>
        <w:r w:rsidR="00AC1DEA">
          <w:rPr>
            <w:rFonts w:ascii="Times New Roman" w:hAnsi="Times New Roman" w:cs="Times New Roman"/>
            <w:sz w:val="24"/>
            <w:szCs w:val="24"/>
          </w:rPr>
          <w:t>outpace</w:t>
        </w:r>
        <w:r w:rsidR="00E2554E">
          <w:rPr>
            <w:rFonts w:ascii="Times New Roman" w:hAnsi="Times New Roman" w:cs="Times New Roman"/>
            <w:sz w:val="24"/>
            <w:szCs w:val="24"/>
          </w:rPr>
          <w:t xml:space="preserve"> estimates of patterns of </w:t>
        </w:r>
        <w:r w:rsidR="00AC1DEA">
          <w:rPr>
            <w:rFonts w:ascii="Times New Roman" w:hAnsi="Times New Roman" w:cs="Times New Roman"/>
            <w:sz w:val="24"/>
            <w:szCs w:val="24"/>
          </w:rPr>
          <w:t>recombination within those genomes</w:t>
        </w:r>
        <w:r w:rsidR="005C742B">
          <w:rPr>
            <w:rFonts w:ascii="Times New Roman" w:hAnsi="Times New Roman" w:cs="Times New Roman"/>
            <w:sz w:val="24"/>
            <w:szCs w:val="24"/>
          </w:rPr>
          <w:t>.</w:t>
        </w:r>
        <w:r w:rsidR="00AC1DEA">
          <w:rPr>
            <w:rFonts w:ascii="Times New Roman" w:hAnsi="Times New Roman" w:cs="Times New Roman"/>
            <w:sz w:val="24"/>
            <w:szCs w:val="24"/>
          </w:rPr>
          <w:t xml:space="preserve"> </w:t>
        </w:r>
      </w:ins>
      <w:r w:rsidR="005C742B">
        <w:rPr>
          <w:rFonts w:ascii="Times New Roman" w:hAnsi="Times New Roman" w:cs="Times New Roman"/>
          <w:sz w:val="24"/>
          <w:szCs w:val="24"/>
        </w:rPr>
        <w:t xml:space="preserve"> </w:t>
      </w:r>
    </w:p>
    <w:p w14:paraId="5EFCB32E" w14:textId="56B7667C" w:rsidR="00804026" w:rsidRDefault="000E72EA"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ins w:id="272" w:author="Thomas, Gregg" w:date="2024-10-01T11:00:00Z" w16du:dateUtc="2024-10-01T15:00:00Z">
        <w:r w:rsidR="004F3D87">
          <w:rPr>
            <w:rFonts w:ascii="Times New Roman" w:hAnsi="Times New Roman" w:cs="Times New Roman"/>
            <w:sz w:val="24"/>
            <w:szCs w:val="24"/>
          </w:rPr>
          <w:t xml:space="preserve">Structural variation, including substantial variation in chromosome numbers, </w:t>
        </w:r>
        <w:r w:rsidR="00364964">
          <w:rPr>
            <w:rFonts w:ascii="Times New Roman" w:hAnsi="Times New Roman" w:cs="Times New Roman"/>
            <w:sz w:val="24"/>
            <w:szCs w:val="24"/>
          </w:rPr>
          <w:t xml:space="preserve">is </w:t>
        </w:r>
        <w:r w:rsidR="00170904">
          <w:rPr>
            <w:rFonts w:ascii="Times New Roman" w:hAnsi="Times New Roman" w:cs="Times New Roman"/>
            <w:sz w:val="24"/>
            <w:szCs w:val="24"/>
          </w:rPr>
          <w:t xml:space="preserve">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B6D59">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ins>
      <w:r w:rsidR="00D17870">
        <w:rPr>
          <w:rFonts w:ascii="Times New Roman" w:hAnsi="Times New Roman" w:cs="Times New Roman"/>
          <w:sz w:val="24"/>
          <w:szCs w:val="24"/>
        </w:rPr>
        <w:t xml:space="preserve"> and has the potential to skew our results when comparing tree similarity between 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for </w:t>
      </w:r>
      <w:r w:rsidR="0066407C">
        <w:rPr>
          <w:rFonts w:ascii="Times New Roman" w:hAnsi="Times New Roman" w:cs="Times New Roman"/>
          <w:sz w:val="24"/>
          <w:szCs w:val="24"/>
        </w:rPr>
        <w:t xml:space="preserve">many </w:t>
      </w:r>
      <w:r w:rsidR="00170904">
        <w:rPr>
          <w:rFonts w:ascii="Times New Roman" w:hAnsi="Times New Roman" w:cs="Times New Roman"/>
          <w:sz w:val="24"/>
          <w:szCs w:val="24"/>
        </w:rPr>
        <w:t>non-</w:t>
      </w:r>
      <w:r w:rsidR="00170904" w:rsidRPr="008462C6">
        <w:rPr>
          <w:rFonts w:ascii="Times New Roman" w:hAnsi="Times New Roman" w:cs="Times New Roman"/>
          <w:i/>
          <w:iCs/>
          <w:sz w:val="24"/>
          <w:szCs w:val="24"/>
        </w:rPr>
        <w:t>Mus</w:t>
      </w:r>
      <w:r w:rsidR="00170904">
        <w:rPr>
          <w:rFonts w:ascii="Times New Roman" w:hAnsi="Times New Roman" w:cs="Times New Roman"/>
          <w:sz w:val="24"/>
          <w:szCs w:val="24"/>
        </w:rPr>
        <w:t xml:space="preserve"> and </w:t>
      </w:r>
      <w:r w:rsidR="00170904" w:rsidRPr="008462C6">
        <w:rPr>
          <w:rFonts w:ascii="Times New Roman" w:hAnsi="Times New Roman" w:cs="Times New Roman"/>
          <w:i/>
          <w:iCs/>
          <w:sz w:val="24"/>
          <w:szCs w:val="24"/>
        </w:rPr>
        <w:t>Rattus</w:t>
      </w:r>
      <w:r w:rsidR="00170904">
        <w:rPr>
          <w:rFonts w:ascii="Times New Roman" w:hAnsi="Times New Roman" w:cs="Times New Roman"/>
          <w:sz w:val="24"/>
          <w:szCs w:val="24"/>
        </w:rPr>
        <w:t xml:space="preserve"> </w:t>
      </w:r>
      <w:r w:rsidR="005B59AD">
        <w:rPr>
          <w:rFonts w:ascii="Times New Roman" w:hAnsi="Times New Roman" w:cs="Times New Roman"/>
          <w:sz w:val="24"/>
          <w:szCs w:val="24"/>
        </w:rPr>
        <w:t xml:space="preserve">species </w:t>
      </w:r>
      <w:r w:rsidR="00170904">
        <w:rPr>
          <w:rFonts w:ascii="Times New Roman" w:hAnsi="Times New Roman" w:cs="Times New Roman"/>
          <w:sz w:val="24"/>
          <w:szCs w:val="24"/>
        </w:rPr>
        <w:t>may prove limiting given that most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Nonetheless, 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6F3E1B03" w14:textId="3B08EC95" w:rsidR="0089723E" w:rsidRDefault="00D27115" w:rsidP="006F0055">
      <w:pPr>
        <w:spacing w:after="0"/>
        <w:ind w:firstLine="720"/>
        <w:jc w:val="both"/>
        <w:rPr>
          <w:ins w:id="273" w:author="Thomas, Gregg" w:date="2024-10-01T11:00:00Z" w16du:dateUtc="2024-10-01T15:00:00Z"/>
          <w:rFonts w:ascii="Times New Roman" w:hAnsi="Times New Roman" w:cs="Times New Roman"/>
          <w:sz w:val="24"/>
          <w:szCs w:val="24"/>
        </w:rPr>
      </w:pPr>
      <w:ins w:id="274" w:author="Thomas, Gregg" w:date="2024-10-01T11:00:00Z" w16du:dateUtc="2024-10-01T15:00:00Z">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selective sweeps;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w:t>
        </w:r>
        <w:r w:rsidR="00751B61">
          <w:rPr>
            <w:rFonts w:ascii="Times New Roman" w:hAnsi="Times New Roman" w:cs="Times New Roman"/>
            <w:sz w:val="24"/>
            <w:szCs w:val="24"/>
          </w:rPr>
          <w:t xml:space="preserve">in </w:t>
        </w:r>
        <w:r>
          <w:rPr>
            <w:rFonts w:ascii="Times New Roman" w:hAnsi="Times New Roman" w:cs="Times New Roman"/>
            <w:sz w:val="24"/>
            <w:szCs w:val="24"/>
          </w:rPr>
          <w:t xml:space="preserve">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w:t>
        </w:r>
        <w:r w:rsidR="001B3523">
          <w:rPr>
            <w:rFonts w:ascii="Times New Roman" w:hAnsi="Times New Roman" w:cs="Times New Roman"/>
            <w:sz w:val="24"/>
            <w:szCs w:val="24"/>
          </w:rPr>
          <w:t xml:space="preserve">reduced </w:t>
        </w:r>
        <w:r>
          <w:rPr>
            <w:rFonts w:ascii="Times New Roman" w:hAnsi="Times New Roman" w:cs="Times New Roman"/>
            <w:sz w:val="24"/>
            <w:szCs w:val="24"/>
          </w:rPr>
          <w:t>by linkage to functional elements</w:t>
        </w:r>
        <w:r w:rsidR="001B3523">
          <w:rPr>
            <w:rFonts w:ascii="Times New Roman" w:hAnsi="Times New Roman" w:cs="Times New Roman"/>
            <w:sz w:val="24"/>
            <w:szCs w:val="24"/>
          </w:rPr>
          <w:t xml:space="preserve"> subject to selection</w:t>
        </w:r>
        <w:r>
          <w:rPr>
            <w:rFonts w:ascii="Times New Roman" w:hAnsi="Times New Roman" w:cs="Times New Roman"/>
            <w:sz w:val="24"/>
            <w:szCs w:val="24"/>
          </w:rPr>
          <w:t>.</w:t>
        </w:r>
        <w:r w:rsidR="00B12402">
          <w:rPr>
            <w:rFonts w:ascii="Times New Roman" w:hAnsi="Times New Roman" w:cs="Times New Roman"/>
            <w:sz w:val="24"/>
            <w:szCs w:val="24"/>
          </w:rPr>
          <w:t xml:space="preserve"> Consistent with</w:t>
        </w:r>
        <w:r w:rsidR="009B506F">
          <w:rPr>
            <w:rFonts w:ascii="Times New Roman" w:hAnsi="Times New Roman" w:cs="Times New Roman"/>
            <w:sz w:val="24"/>
            <w:szCs w:val="24"/>
          </w:rPr>
          <w:t xml:space="preserve"> this</w:t>
        </w:r>
        <w:r w:rsidR="00B12402">
          <w:rPr>
            <w:rFonts w:ascii="Times New Roman" w:hAnsi="Times New Roman" w:cs="Times New Roman"/>
            <w:sz w:val="24"/>
            <w:szCs w:val="24"/>
          </w:rPr>
          <w:t>,</w:t>
        </w:r>
        <w:r w:rsidR="009B506F">
          <w:rPr>
            <w:rFonts w:ascii="Times New Roman" w:hAnsi="Times New Roman" w:cs="Times New Roman"/>
            <w:sz w:val="24"/>
            <w:szCs w:val="24"/>
          </w:rPr>
          <w:t xml:space="preserve"> we observed</w:t>
        </w:r>
        <w:r w:rsidR="00B12402">
          <w:rPr>
            <w:rFonts w:ascii="Times New Roman" w:hAnsi="Times New Roman" w:cs="Times New Roman"/>
            <w:sz w:val="24"/>
            <w:szCs w:val="24"/>
          </w:rPr>
          <w:t xml:space="preserve"> </w:t>
        </w:r>
        <w:r w:rsidR="006F0055">
          <w:rPr>
            <w:rFonts w:ascii="Times New Roman" w:hAnsi="Times New Roman" w:cs="Times New Roman"/>
            <w:sz w:val="24"/>
            <w:szCs w:val="24"/>
          </w:rPr>
          <w:t>the lowest</w:t>
        </w:r>
        <w:r w:rsidR="00232ED1">
          <w:rPr>
            <w:rFonts w:ascii="Times New Roman" w:hAnsi="Times New Roman" w:cs="Times New Roman"/>
            <w:sz w:val="24"/>
            <w:szCs w:val="24"/>
          </w:rPr>
          <w:t xml:space="preserve"> rates of local discordance (</w:t>
        </w:r>
        <w:del w:id="275" w:author="Thomas, Gregg [2]" w:date="2024-10-16T10:04:00Z" w16du:dateUtc="2024-10-16T14:04:00Z">
          <w:r w:rsidR="00232ED1" w:rsidDel="00F15368">
            <w:rPr>
              <w:rFonts w:ascii="Times New Roman" w:hAnsi="Times New Roman" w:cs="Times New Roman"/>
              <w:sz w:val="24"/>
              <w:szCs w:val="24"/>
            </w:rPr>
            <w:delText xml:space="preserve">Fig. </w:delText>
          </w:r>
        </w:del>
      </w:ins>
      <w:ins w:id="276" w:author="Thomas, Gregg [2]" w:date="2024-10-16T10:04:00Z" w16du:dateUtc="2024-10-16T14:04:00Z">
        <w:r w:rsidR="00F15368">
          <w:rPr>
            <w:rFonts w:ascii="Times New Roman" w:hAnsi="Times New Roman" w:cs="Times New Roman"/>
            <w:sz w:val="24"/>
            <w:szCs w:val="24"/>
          </w:rPr>
          <w:t xml:space="preserve">Figure </w:t>
        </w:r>
      </w:ins>
      <w:ins w:id="277" w:author="Thomas, Gregg" w:date="2024-10-01T11:00:00Z" w16du:dateUtc="2024-10-01T15:00:00Z">
        <w:r w:rsidR="009B506F">
          <w:rPr>
            <w:rFonts w:ascii="Times New Roman" w:hAnsi="Times New Roman" w:cs="Times New Roman"/>
            <w:sz w:val="24"/>
            <w:szCs w:val="24"/>
          </w:rPr>
          <w:t>5A</w:t>
        </w:r>
        <w:r w:rsidR="00232ED1">
          <w:rPr>
            <w:rFonts w:ascii="Times New Roman" w:hAnsi="Times New Roman" w:cs="Times New Roman"/>
            <w:sz w:val="24"/>
            <w:szCs w:val="24"/>
          </w:rPr>
          <w:t xml:space="preserve">) and overall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89723E">
          <w:rPr>
            <w:rFonts w:ascii="Times New Roman" w:hAnsi="Times New Roman" w:cs="Times New Roman"/>
            <w:sz w:val="24"/>
            <w:szCs w:val="24"/>
          </w:rPr>
          <w:t xml:space="preserve"> (</w:t>
        </w:r>
        <w:del w:id="278" w:author="Thomas, Gregg [2]" w:date="2024-10-16T10:04:00Z" w16du:dateUtc="2024-10-16T14:04:00Z">
          <w:r w:rsidR="0089723E" w:rsidDel="00F15368">
            <w:rPr>
              <w:rFonts w:ascii="Times New Roman" w:hAnsi="Times New Roman" w:cs="Times New Roman"/>
              <w:sz w:val="24"/>
              <w:szCs w:val="24"/>
            </w:rPr>
            <w:delText xml:space="preserve">Fig. </w:delText>
          </w:r>
        </w:del>
      </w:ins>
      <w:ins w:id="279" w:author="Thomas, Gregg [2]" w:date="2024-10-16T10:04:00Z" w16du:dateUtc="2024-10-16T14:04:00Z">
        <w:r w:rsidR="00F15368">
          <w:rPr>
            <w:rFonts w:ascii="Times New Roman" w:hAnsi="Times New Roman" w:cs="Times New Roman"/>
            <w:sz w:val="24"/>
            <w:szCs w:val="24"/>
          </w:rPr>
          <w:t xml:space="preserve">Figure </w:t>
        </w:r>
      </w:ins>
      <w:ins w:id="280" w:author="Thomas, Gregg" w:date="2024-10-01T11:00:00Z" w16du:dateUtc="2024-10-01T15:00:00Z">
        <w:r w:rsidR="009B506F">
          <w:rPr>
            <w:rFonts w:ascii="Times New Roman" w:hAnsi="Times New Roman" w:cs="Times New Roman"/>
            <w:sz w:val="24"/>
            <w:szCs w:val="24"/>
          </w:rPr>
          <w:t>5B</w:t>
        </w:r>
        <w:r w:rsidR="0089723E">
          <w:rPr>
            <w:rFonts w:ascii="Times New Roman" w:hAnsi="Times New Roman" w:cs="Times New Roman"/>
            <w:sz w:val="24"/>
            <w:szCs w:val="24"/>
          </w:rPr>
          <w:t>)</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232ED1">
          <w:rPr>
            <w:rFonts w:ascii="Times New Roman" w:hAnsi="Times New Roman" w:cs="Times New Roman"/>
            <w:sz w:val="24"/>
            <w:szCs w:val="24"/>
          </w:rPr>
          <w:t xml:space="preserve">UCEs </w:t>
        </w:r>
        <w:r w:rsidR="006F0055">
          <w:rPr>
            <w:rFonts w:ascii="Times New Roman" w:hAnsi="Times New Roman" w:cs="Times New Roman"/>
            <w:sz w:val="24"/>
            <w:szCs w:val="24"/>
          </w:rPr>
          <w:t>when compared to all</w:t>
        </w:r>
        <w:r w:rsidR="00526F59">
          <w:rPr>
            <w:rFonts w:ascii="Times New Roman" w:hAnsi="Times New Roman" w:cs="Times New Roman"/>
            <w:sz w:val="24"/>
            <w:szCs w:val="24"/>
          </w:rPr>
          <w:t xml:space="preserve"> other genomic features we studied. These results suggest that a history of </w:t>
        </w:r>
        <w:r w:rsidR="006F0055">
          <w:rPr>
            <w:rFonts w:ascii="Times New Roman" w:hAnsi="Times New Roman" w:cs="Times New Roman"/>
            <w:sz w:val="24"/>
            <w:szCs w:val="24"/>
          </w:rPr>
          <w:t xml:space="preserve">recurrent </w:t>
        </w:r>
        <w:r w:rsidR="00526F59">
          <w:rPr>
            <w:rFonts w:ascii="Times New Roman" w:hAnsi="Times New Roman" w:cs="Times New Roman"/>
            <w:sz w:val="24"/>
            <w:szCs w:val="24"/>
          </w:rPr>
          <w:t xml:space="preserve">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1B6D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strongly </w:t>
        </w:r>
        <w:r w:rsidR="00232ED1">
          <w:rPr>
            <w:rFonts w:ascii="Times New Roman" w:hAnsi="Times New Roman" w:cs="Times New Roman"/>
            <w:sz w:val="24"/>
            <w:szCs w:val="24"/>
          </w:rPr>
          <w:t xml:space="preserve">reduces </w:t>
        </w:r>
        <w:r w:rsidR="00526F59">
          <w:rPr>
            <w:rFonts w:ascii="Times New Roman" w:hAnsi="Times New Roman" w:cs="Times New Roman"/>
            <w:sz w:val="24"/>
            <w:szCs w:val="24"/>
          </w:rPr>
          <w:t xml:space="preserve">patterns of discordance </w:t>
        </w:r>
        <w:r w:rsidR="006F0055">
          <w:rPr>
            <w:rFonts w:ascii="Times New Roman" w:hAnsi="Times New Roman" w:cs="Times New Roman"/>
            <w:sz w:val="24"/>
            <w:szCs w:val="24"/>
          </w:rPr>
          <w:t xml:space="preserve">through </w:t>
        </w:r>
        <w:r w:rsidR="00526F59">
          <w:rPr>
            <w:rFonts w:ascii="Times New Roman" w:hAnsi="Times New Roman" w:cs="Times New Roman"/>
            <w:sz w:val="24"/>
            <w:szCs w:val="24"/>
          </w:rPr>
          <w:t xml:space="preserve">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89723E">
          <w:rPr>
            <w:rFonts w:ascii="Times New Roman" w:hAnsi="Times New Roman" w:cs="Times New Roman"/>
            <w:sz w:val="24"/>
            <w:szCs w:val="24"/>
          </w:rPr>
          <w:t xml:space="preserve">In contrast, protein coding genes showed rates of local discordance that were </w:t>
        </w:r>
        <w:proofErr w:type="gramStart"/>
        <w:r w:rsidR="0089723E">
          <w:rPr>
            <w:rFonts w:ascii="Times New Roman" w:hAnsi="Times New Roman" w:cs="Times New Roman"/>
            <w:sz w:val="24"/>
            <w:szCs w:val="24"/>
          </w:rPr>
          <w:t>similar to</w:t>
        </w:r>
        <w:proofErr w:type="gramEnd"/>
        <w:r w:rsidR="0089723E">
          <w:rPr>
            <w:rFonts w:ascii="Times New Roman" w:hAnsi="Times New Roman" w:cs="Times New Roman"/>
            <w:sz w:val="24"/>
            <w:szCs w:val="24"/>
          </w:rPr>
          <w:t xml:space="preserve"> background levels, even when considering genes rapidly evolving due to positive directional selection (</w:t>
        </w:r>
        <w:del w:id="281" w:author="Thomas, Gregg [2]" w:date="2024-10-16T10:04:00Z" w16du:dateUtc="2024-10-16T14:04:00Z">
          <w:r w:rsidR="0089723E" w:rsidDel="00F15368">
            <w:rPr>
              <w:rFonts w:ascii="Times New Roman" w:hAnsi="Times New Roman" w:cs="Times New Roman"/>
              <w:sz w:val="24"/>
              <w:szCs w:val="24"/>
            </w:rPr>
            <w:delText xml:space="preserve">Fig. </w:delText>
          </w:r>
        </w:del>
      </w:ins>
      <w:ins w:id="282" w:author="Thomas, Gregg [2]" w:date="2024-10-16T10:04:00Z" w16du:dateUtc="2024-10-16T14:04:00Z">
        <w:r w:rsidR="00F15368">
          <w:rPr>
            <w:rFonts w:ascii="Times New Roman" w:hAnsi="Times New Roman" w:cs="Times New Roman"/>
            <w:sz w:val="24"/>
            <w:szCs w:val="24"/>
          </w:rPr>
          <w:t xml:space="preserve">Figure </w:t>
        </w:r>
      </w:ins>
      <w:r w:rsidR="009B506F">
        <w:rPr>
          <w:rFonts w:ascii="Times New Roman" w:hAnsi="Times New Roman" w:cs="Times New Roman"/>
          <w:sz w:val="24"/>
          <w:szCs w:val="24"/>
        </w:rPr>
        <w:t>5A</w:t>
      </w:r>
      <w:r w:rsidR="0089723E">
        <w:rPr>
          <w:rFonts w:ascii="Times New Roman" w:hAnsi="Times New Roman" w:cs="Times New Roman"/>
          <w:sz w:val="24"/>
          <w:szCs w:val="24"/>
        </w:rPr>
        <w:t xml:space="preserve">). </w:t>
      </w:r>
      <w:ins w:id="283" w:author="Thomas, Gregg" w:date="2024-10-01T11:00:00Z" w16du:dateUtc="2024-10-01T15:00:00Z">
        <w:r w:rsidR="006F0055">
          <w:rPr>
            <w:rFonts w:ascii="Times New Roman" w:hAnsi="Times New Roman" w:cs="Times New Roman"/>
            <w:sz w:val="24"/>
            <w:szCs w:val="24"/>
          </w:rPr>
          <w:t>However, b</w:t>
        </w:r>
        <w:r w:rsidR="0089723E">
          <w:rPr>
            <w:rFonts w:ascii="Times New Roman" w:hAnsi="Times New Roman" w:cs="Times New Roman"/>
            <w:sz w:val="24"/>
            <w:szCs w:val="24"/>
          </w:rPr>
          <w:t>oth classes of genes did show less species tree discordance than background</w:t>
        </w:r>
        <w:r w:rsidR="006F0055">
          <w:rPr>
            <w:rFonts w:ascii="Times New Roman" w:hAnsi="Times New Roman" w:cs="Times New Roman"/>
            <w:sz w:val="24"/>
            <w:szCs w:val="24"/>
          </w:rPr>
          <w:t xml:space="preserve"> consistent with previous results </w: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F0055">
          <w:rPr>
            <w:rFonts w:ascii="Times New Roman" w:hAnsi="Times New Roman" w:cs="Times New Roman"/>
            <w:sz w:val="24"/>
            <w:szCs w:val="24"/>
          </w:rPr>
        </w:r>
        <w:r w:rsidR="006F005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Rivas-Gonzalez, et al. 2023)</w:t>
        </w:r>
        <w:r w:rsidR="006F0055">
          <w:rPr>
            <w:rFonts w:ascii="Times New Roman" w:hAnsi="Times New Roman" w:cs="Times New Roman"/>
            <w:sz w:val="24"/>
            <w:szCs w:val="24"/>
          </w:rPr>
          <w:fldChar w:fldCharType="end"/>
        </w:r>
        <w:r w:rsidR="006F0055">
          <w:rPr>
            <w:rFonts w:ascii="Times New Roman" w:hAnsi="Times New Roman" w:cs="Times New Roman"/>
            <w:sz w:val="24"/>
            <w:szCs w:val="24"/>
          </w:rPr>
          <w:t>, b</w:t>
        </w:r>
        <w:r w:rsidR="0089723E">
          <w:rPr>
            <w:rFonts w:ascii="Times New Roman" w:hAnsi="Times New Roman" w:cs="Times New Roman"/>
            <w:sz w:val="24"/>
            <w:szCs w:val="24"/>
          </w:rPr>
          <w:t>ut this effect was much weaker than</w:t>
        </w:r>
        <w:r w:rsidR="006F0055">
          <w:rPr>
            <w:rFonts w:ascii="Times New Roman" w:hAnsi="Times New Roman" w:cs="Times New Roman"/>
            <w:sz w:val="24"/>
            <w:szCs w:val="24"/>
          </w:rPr>
          <w:t xml:space="preserve"> as</w:t>
        </w:r>
        <w:r w:rsidR="0089723E">
          <w:rPr>
            <w:rFonts w:ascii="Times New Roman" w:hAnsi="Times New Roman" w:cs="Times New Roman"/>
            <w:sz w:val="24"/>
            <w:szCs w:val="24"/>
          </w:rPr>
          <w:t xml:space="preserve"> observed at UCEs</w:t>
        </w:r>
        <w:r w:rsidR="006F0055">
          <w:rPr>
            <w:rFonts w:ascii="Times New Roman" w:hAnsi="Times New Roman" w:cs="Times New Roman"/>
            <w:sz w:val="24"/>
            <w:szCs w:val="24"/>
          </w:rPr>
          <w:t xml:space="preserve"> (</w:t>
        </w:r>
        <w:del w:id="284" w:author="Thomas, Gregg [2]" w:date="2024-10-16T10:04:00Z" w16du:dateUtc="2024-10-16T14:04:00Z">
          <w:r w:rsidR="006F0055" w:rsidDel="00F15368">
            <w:rPr>
              <w:rFonts w:ascii="Times New Roman" w:hAnsi="Times New Roman" w:cs="Times New Roman"/>
              <w:sz w:val="24"/>
              <w:szCs w:val="24"/>
            </w:rPr>
            <w:delText xml:space="preserve">Fig. </w:delText>
          </w:r>
        </w:del>
      </w:ins>
      <w:ins w:id="285" w:author="Thomas, Gregg [2]" w:date="2024-10-16T10:04:00Z" w16du:dateUtc="2024-10-16T14:04:00Z">
        <w:r w:rsidR="00F15368">
          <w:rPr>
            <w:rFonts w:ascii="Times New Roman" w:hAnsi="Times New Roman" w:cs="Times New Roman"/>
            <w:sz w:val="24"/>
            <w:szCs w:val="24"/>
          </w:rPr>
          <w:t xml:space="preserve">Figure </w:t>
        </w:r>
      </w:ins>
      <w:ins w:id="286" w:author="Thomas, Gregg" w:date="2024-10-01T11:00:00Z" w16du:dateUtc="2024-10-01T15:00:00Z">
        <w:r w:rsidR="009B506F">
          <w:rPr>
            <w:rFonts w:ascii="Times New Roman" w:hAnsi="Times New Roman" w:cs="Times New Roman"/>
            <w:sz w:val="24"/>
            <w:szCs w:val="24"/>
          </w:rPr>
          <w:t>5B</w:t>
        </w:r>
        <w:r w:rsidR="006F0055">
          <w:rPr>
            <w:rFonts w:ascii="Times New Roman" w:hAnsi="Times New Roman" w:cs="Times New Roman"/>
            <w:sz w:val="24"/>
            <w:szCs w:val="24"/>
          </w:rPr>
          <w:t>)</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 xml:space="preserve">Collectively, these </w:t>
        </w:r>
        <w:r w:rsidR="0089723E">
          <w:rPr>
            <w:rFonts w:ascii="Times New Roman" w:hAnsi="Times New Roman" w:cs="Times New Roman"/>
            <w:sz w:val="24"/>
            <w:szCs w:val="24"/>
          </w:rPr>
          <w:t xml:space="preserve">data suggest that </w:t>
        </w:r>
        <w:r w:rsidR="006F0055">
          <w:rPr>
            <w:rFonts w:ascii="Times New Roman" w:hAnsi="Times New Roman" w:cs="Times New Roman"/>
            <w:sz w:val="24"/>
            <w:szCs w:val="24"/>
          </w:rPr>
          <w:t xml:space="preserve">the frequency and strength of </w:t>
        </w:r>
        <w:r w:rsidR="0089723E">
          <w:rPr>
            <w:rFonts w:ascii="Times New Roman" w:hAnsi="Times New Roman" w:cs="Times New Roman"/>
            <w:sz w:val="24"/>
            <w:szCs w:val="24"/>
          </w:rPr>
          <w:t>selection</w:t>
        </w:r>
        <w:r w:rsidR="006F0055">
          <w:rPr>
            <w:rFonts w:ascii="Times New Roman" w:hAnsi="Times New Roman" w:cs="Times New Roman"/>
            <w:sz w:val="24"/>
            <w:szCs w:val="24"/>
          </w:rPr>
          <w:t xml:space="preserve"> plays an</w:t>
        </w:r>
        <w:r w:rsidR="0089723E">
          <w:rPr>
            <w:rFonts w:ascii="Times New Roman" w:hAnsi="Times New Roman" w:cs="Times New Roman"/>
            <w:sz w:val="24"/>
            <w:szCs w:val="24"/>
          </w:rPr>
          <w:t xml:space="preserve"> important </w:t>
        </w:r>
        <w:r w:rsidR="006F0055">
          <w:rPr>
            <w:rFonts w:ascii="Times New Roman" w:hAnsi="Times New Roman" w:cs="Times New Roman"/>
            <w:sz w:val="24"/>
            <w:szCs w:val="24"/>
          </w:rPr>
          <w:t xml:space="preserve">role </w:t>
        </w:r>
        <w:r w:rsidR="0089723E">
          <w:rPr>
            <w:rFonts w:ascii="Times New Roman" w:hAnsi="Times New Roman" w:cs="Times New Roman"/>
            <w:sz w:val="24"/>
            <w:szCs w:val="24"/>
          </w:rPr>
          <w:t xml:space="preserve">in structuring </w:t>
        </w:r>
        <w:r w:rsidR="006F0055">
          <w:rPr>
            <w:rFonts w:ascii="Times New Roman" w:hAnsi="Times New Roman" w:cs="Times New Roman"/>
            <w:sz w:val="24"/>
            <w:szCs w:val="24"/>
          </w:rPr>
          <w:t xml:space="preserve">patterns of </w:t>
        </w:r>
        <w:r w:rsidR="0089723E">
          <w:rPr>
            <w:rFonts w:ascii="Times New Roman" w:hAnsi="Times New Roman" w:cs="Times New Roman"/>
            <w:sz w:val="24"/>
            <w:szCs w:val="24"/>
          </w:rPr>
          <w:t>incomplete lineage sorting</w:t>
        </w:r>
        <w:r w:rsidR="006F0055">
          <w:rPr>
            <w:rFonts w:ascii="Times New Roman" w:hAnsi="Times New Roman" w:cs="Times New Roman"/>
            <w:sz w:val="24"/>
            <w:szCs w:val="24"/>
          </w:rPr>
          <w:t xml:space="preserve"> across the genome over deeper evolutionary timescales</w:t>
        </w:r>
        <w:r w:rsidR="0089723E">
          <w:rPr>
            <w:rFonts w:ascii="Times New Roman" w:hAnsi="Times New Roman" w:cs="Times New Roman"/>
            <w:sz w:val="24"/>
            <w:szCs w:val="24"/>
          </w:rPr>
          <w:t xml:space="preserve">. </w:t>
        </w:r>
      </w:ins>
    </w:p>
    <w:p w14:paraId="3FD9A6D4" w14:textId="6756B225" w:rsidR="00232ED1" w:rsidRDefault="00526F59" w:rsidP="00F53A37">
      <w:pPr>
        <w:spacing w:after="0"/>
        <w:ind w:firstLine="720"/>
        <w:jc w:val="both"/>
        <w:rPr>
          <w:rFonts w:ascii="Times New Roman" w:hAnsi="Times New Roman" w:cs="Times New Roman"/>
          <w:sz w:val="24"/>
          <w:szCs w:val="24"/>
        </w:rPr>
      </w:pPr>
      <w:ins w:id="287" w:author="Thomas, Gregg" w:date="2024-10-01T11:00:00Z" w16du:dateUtc="2024-10-01T15:00:00Z">
        <w:r>
          <w:rPr>
            <w:rFonts w:ascii="Times New Roman" w:hAnsi="Times New Roman" w:cs="Times New Roman"/>
            <w:sz w:val="24"/>
            <w:szCs w:val="24"/>
          </w:rPr>
          <w:t xml:space="preserve">One practical consequence of this is that phylogenetic inferences based on UCE markers would seem less prone to discordance and may provide cleaner estimates of species tree history than randomly chosen </w:t>
        </w:r>
        <w:r w:rsidR="006F0055">
          <w:rPr>
            <w:rFonts w:ascii="Times New Roman" w:hAnsi="Times New Roman" w:cs="Times New Roman"/>
            <w:sz w:val="24"/>
            <w:szCs w:val="24"/>
          </w:rPr>
          <w:t xml:space="preserve">or protein-coding </w:t>
        </w:r>
        <w:r>
          <w:rPr>
            <w:rFonts w:ascii="Times New Roman" w:hAnsi="Times New Roman" w:cs="Times New Roman"/>
            <w:sz w:val="24"/>
            <w:szCs w:val="24"/>
          </w:rPr>
          <w:t>regions.</w:t>
        </w:r>
      </w:ins>
      <w:r>
        <w:rPr>
          <w:rFonts w:ascii="Times New Roman" w:hAnsi="Times New Roman" w:cs="Times New Roman"/>
          <w:sz w:val="24"/>
          <w:szCs w:val="24"/>
        </w:rPr>
        <w:t xml:space="preserve">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Pr>
          <w:rFonts w:ascii="Times New Roman" w:hAnsi="Times New Roman" w:cs="Times New Roman"/>
          <w:sz w:val="24"/>
          <w:szCs w:val="24"/>
        </w:rPr>
        <w:t xml:space="preserve">coding genes). </w:t>
      </w:r>
      <w:ins w:id="288" w:author="Thomas, Gregg" w:date="2024-10-01T11:00:00Z" w16du:dateUtc="2024-10-01T15:00:00Z">
        <w:r>
          <w:rPr>
            <w:rFonts w:ascii="Times New Roman" w:hAnsi="Times New Roman" w:cs="Times New Roman"/>
            <w:sz w:val="24"/>
            <w:szCs w:val="24"/>
          </w:rPr>
          <w:t xml:space="preserve">However, it is worth </w:t>
        </w:r>
        <w:r>
          <w:rPr>
            <w:rFonts w:ascii="Times New Roman" w:hAnsi="Times New Roman" w:cs="Times New Roman"/>
            <w:sz w:val="24"/>
            <w:szCs w:val="24"/>
          </w:rPr>
          <w:lastRenderedPageBreak/>
          <w:t>noting that UCEs are also more likely to provide a potentially misleading underestimate</w:t>
        </w:r>
        <w:r w:rsidR="00751B61">
          <w:rPr>
            <w:rFonts w:ascii="Times New Roman" w:hAnsi="Times New Roman" w:cs="Times New Roman"/>
            <w:sz w:val="24"/>
            <w:szCs w:val="24"/>
          </w:rPr>
          <w:t xml:space="preserve"> of</w:t>
        </w:r>
        <w:r>
          <w:rPr>
            <w:rFonts w:ascii="Times New Roman" w:hAnsi="Times New Roman" w:cs="Times New Roman"/>
            <w:sz w:val="24"/>
            <w:szCs w:val="24"/>
          </w:rPr>
          <w:t xml:space="preserve"> genome-wide levels </w:t>
        </w:r>
        <w:r w:rsidR="00AB65E3">
          <w:rPr>
            <w:rFonts w:ascii="Times New Roman" w:hAnsi="Times New Roman" w:cs="Times New Roman"/>
            <w:sz w:val="24"/>
            <w:szCs w:val="24"/>
          </w:rPr>
          <w:t xml:space="preserve">of </w:t>
        </w:r>
        <w:r>
          <w:rPr>
            <w:rFonts w:ascii="Times New Roman" w:hAnsi="Times New Roman" w:cs="Times New Roman"/>
            <w:sz w:val="24"/>
            <w:szCs w:val="24"/>
          </w:rPr>
          <w:t xml:space="preserve">discordance. Given this relationship, </w:t>
        </w:r>
        <w:r w:rsidR="00F53A37">
          <w:rPr>
            <w:rFonts w:ascii="Times New Roman" w:hAnsi="Times New Roman" w:cs="Times New Roman"/>
            <w:sz w:val="24"/>
            <w:szCs w:val="24"/>
          </w:rPr>
          <w:t xml:space="preserve">species tree </w:t>
        </w:r>
        <w:r>
          <w:rPr>
            <w:rFonts w:ascii="Times New Roman" w:hAnsi="Times New Roman" w:cs="Times New Roman"/>
            <w:sz w:val="24"/>
            <w:szCs w:val="24"/>
          </w:rPr>
          <w:t xml:space="preserve">inferences based on UCEs </w:t>
        </w:r>
        <w:r w:rsidR="00A2583D">
          <w:rPr>
            <w:rFonts w:ascii="Times New Roman" w:hAnsi="Times New Roman" w:cs="Times New Roman"/>
            <w:sz w:val="24"/>
            <w:szCs w:val="24"/>
          </w:rPr>
          <w:t xml:space="preserve">should likely </w:t>
        </w:r>
        <w:r>
          <w:rPr>
            <w:rFonts w:ascii="Times New Roman" w:hAnsi="Times New Roman" w:cs="Times New Roman"/>
            <w:sz w:val="24"/>
            <w:szCs w:val="24"/>
          </w:rPr>
          <w:t xml:space="preserve">not, for example, be extended to related </w:t>
        </w:r>
        <w:r w:rsidR="00A2583D">
          <w:rPr>
            <w:rFonts w:ascii="Times New Roman" w:hAnsi="Times New Roman" w:cs="Times New Roman"/>
            <w:sz w:val="24"/>
            <w:szCs w:val="24"/>
          </w:rPr>
          <w:t xml:space="preserve">population </w:t>
        </w:r>
        <w:r>
          <w:rPr>
            <w:rFonts w:ascii="Times New Roman" w:hAnsi="Times New Roman" w:cs="Times New Roman"/>
            <w:sz w:val="24"/>
            <w:szCs w:val="24"/>
          </w:rPr>
          <w:t>genetic parameters of interest (</w:t>
        </w:r>
        <w:r w:rsidRPr="00702AD3">
          <w:rPr>
            <w:rFonts w:ascii="Times New Roman" w:hAnsi="Times New Roman" w:cs="Times New Roman"/>
            <w:i/>
            <w:iCs/>
            <w:sz w:val="24"/>
            <w:szCs w:val="24"/>
          </w:rPr>
          <w:t>e.g.</w:t>
        </w:r>
        <w:r>
          <w:rPr>
            <w:rFonts w:ascii="Times New Roman" w:hAnsi="Times New Roman" w:cs="Times New Roman"/>
            <w:sz w:val="24"/>
            <w:szCs w:val="24"/>
          </w:rPr>
          <w:t>, ancestral population sizes</w:t>
        </w:r>
        <w:r w:rsidR="00A2583D">
          <w:rPr>
            <w:rFonts w:ascii="Times New Roman" w:hAnsi="Times New Roman" w:cs="Times New Roman"/>
            <w:sz w:val="24"/>
            <w:szCs w:val="24"/>
          </w:rPr>
          <w:t>, estimates population genetic diversity</w:t>
        </w:r>
        <w:r>
          <w:rPr>
            <w:rFonts w:ascii="Times New Roman" w:hAnsi="Times New Roman" w:cs="Times New Roman"/>
            <w:sz w:val="24"/>
            <w:szCs w:val="24"/>
          </w:rPr>
          <w:t xml:space="preserve">), </w:t>
        </w:r>
        <w:r w:rsidR="00F53A37">
          <w:rPr>
            <w:rFonts w:ascii="Times New Roman" w:hAnsi="Times New Roman" w:cs="Times New Roman"/>
            <w:sz w:val="24"/>
            <w:szCs w:val="24"/>
          </w:rPr>
          <w:t xml:space="preserve">and could mislead the reconstruction of trait evolution across phylogenies </w:t>
        </w:r>
        <w:r w:rsidR="00F53A3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53A37">
          <w:rPr>
            <w:rFonts w:ascii="Times New Roman" w:hAnsi="Times New Roman" w:cs="Times New Roman"/>
            <w:sz w:val="24"/>
            <w:szCs w:val="24"/>
          </w:rPr>
        </w:r>
        <w:r w:rsidR="00F53A3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F53A37">
          <w:rPr>
            <w:rFonts w:ascii="Times New Roman" w:hAnsi="Times New Roman" w:cs="Times New Roman"/>
            <w:sz w:val="24"/>
            <w:szCs w:val="24"/>
          </w:rPr>
          <w:fldChar w:fldCharType="end"/>
        </w:r>
        <w:r w:rsidR="00F53A37">
          <w:rPr>
            <w:rFonts w:ascii="Times New Roman" w:hAnsi="Times New Roman" w:cs="Times New Roman"/>
            <w:sz w:val="24"/>
            <w:szCs w:val="24"/>
          </w:rPr>
          <w:t xml:space="preserve">. Finally, </w:t>
        </w:r>
        <w:r>
          <w:rPr>
            <w:rFonts w:ascii="Times New Roman" w:hAnsi="Times New Roman" w:cs="Times New Roman"/>
            <w:sz w:val="24"/>
            <w:szCs w:val="24"/>
          </w:rPr>
          <w:t xml:space="preserve">despite the relative ease of generating UCE data, such markers are </w:t>
        </w:r>
        <w:r w:rsidR="00500045">
          <w:rPr>
            <w:rFonts w:ascii="Times New Roman" w:hAnsi="Times New Roman" w:cs="Times New Roman"/>
            <w:sz w:val="24"/>
            <w:szCs w:val="24"/>
          </w:rPr>
          <w:t xml:space="preserve">likely </w:t>
        </w:r>
        <w:r w:rsidR="00771345">
          <w:rPr>
            <w:rFonts w:ascii="Times New Roman" w:hAnsi="Times New Roman" w:cs="Times New Roman"/>
            <w:sz w:val="24"/>
            <w:szCs w:val="24"/>
          </w:rPr>
          <w:t>un</w:t>
        </w:r>
        <w:r>
          <w:rPr>
            <w:rFonts w:ascii="Times New Roman" w:hAnsi="Times New Roman" w:cs="Times New Roman"/>
            <w:sz w:val="24"/>
            <w:szCs w:val="24"/>
          </w:rPr>
          <w:t>suitable for genetic inferences within populations</w:t>
        </w:r>
        <w:r w:rsidR="002D4BD4">
          <w:rPr>
            <w:rFonts w:ascii="Times New Roman" w:hAnsi="Times New Roman" w:cs="Times New Roman"/>
            <w:sz w:val="24"/>
            <w:szCs w:val="24"/>
          </w:rPr>
          <w:t xml:space="preserve"> given the pervasive effects of linked selection</w:t>
        </w:r>
        <w:r>
          <w:rPr>
            <w:rFonts w:ascii="Times New Roman" w:hAnsi="Times New Roman" w:cs="Times New Roman"/>
            <w:sz w:val="24"/>
            <w:szCs w:val="24"/>
          </w:rPr>
          <w:t>.</w:t>
        </w:r>
      </w:ins>
      <w:r w:rsidR="003106CE">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05F39288" w:rsidR="006C1351" w:rsidRDefault="005725C6" w:rsidP="005D3A4E">
      <w:pPr>
        <w:spacing w:after="0"/>
        <w:jc w:val="both"/>
        <w:rPr>
          <w:ins w:id="289" w:author="Thomas, Gregg" w:date="2024-10-01T11:00:00Z" w16du:dateUtc="2024-10-01T15:00:00Z"/>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w:t>
      </w:r>
      <w:ins w:id="290" w:author="Thomas, Gregg" w:date="2024-10-01T11:00:00Z" w16du:dateUtc="2024-10-01T15:00:00Z">
        <w:r w:rsidR="00B246A2">
          <w:rPr>
            <w:rFonts w:ascii="Times New Roman" w:hAnsi="Times New Roman" w:cs="Times New Roman"/>
            <w:sz w:val="24"/>
            <w:szCs w:val="24"/>
          </w:rPr>
          <w:t>Previous studies have used simulations to show</w:t>
        </w:r>
        <w:r w:rsidR="0002598C" w:rsidRPr="00031896">
          <w:rPr>
            <w:rFonts w:ascii="Times New Roman" w:hAnsi="Times New Roman" w:cs="Times New Roman"/>
            <w:sz w:val="24"/>
            <w:szCs w:val="24"/>
          </w:rPr>
          <w:t xml:space="preserve">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B246A2">
          <w:rPr>
            <w:rFonts w:ascii="Times New Roman" w:hAnsi="Times New Roman" w:cs="Times New Roman"/>
            <w:sz w:val="24"/>
            <w:szCs w:val="24"/>
          </w:rPr>
          <w:t xml:space="preserve"> within empirical datasets</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r>
        <w:r w:rsidR="00372B94">
          <w:rPr>
            <w:rFonts w:ascii="Times New Roman" w:hAnsi="Times New Roman" w:cs="Times New Roman"/>
            <w:sz w:val="24"/>
            <w:szCs w:val="24"/>
          </w:rPr>
          <w:instrText xml:space="preserve"> ADDIN EN.CITE &lt;EndNote&gt;&lt;Cite&gt;&lt;Author&gt;Mendes&lt;/Author&gt;&lt;Year&gt;2016&lt;/Year&gt;&lt;RecNum&gt;1&lt;/RecNum&gt;&lt;DisplayText&gt;(Mendes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6D0342">
          <w:rPr>
            <w:rFonts w:ascii="Times New Roman" w:hAnsi="Times New Roman" w:cs="Times New Roman"/>
            <w:sz w:val="24"/>
            <w:szCs w:val="24"/>
          </w:rPr>
          <w:fldChar w:fldCharType="separate"/>
        </w:r>
        <w:r w:rsidR="00372B94">
          <w:rPr>
            <w:rFonts w:ascii="Times New Roman" w:hAnsi="Times New Roman" w:cs="Times New Roman"/>
            <w:noProof/>
            <w:sz w:val="24"/>
            <w:szCs w:val="24"/>
          </w:rPr>
          <w:t>(Mendes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w:t>
        </w:r>
        <w:r w:rsidR="00B246A2">
          <w:rPr>
            <w:rFonts w:ascii="Times New Roman" w:hAnsi="Times New Roman" w:cs="Times New Roman"/>
            <w:sz w:val="24"/>
            <w:szCs w:val="24"/>
          </w:rPr>
          <w:t xml:space="preserve">use empirical data in mice to </w:t>
        </w:r>
        <w:r w:rsidR="00987135" w:rsidRPr="00031896">
          <w:rPr>
            <w:rFonts w:ascii="Times New Roman" w:hAnsi="Times New Roman" w:cs="Times New Roman"/>
            <w:sz w:val="24"/>
            <w:szCs w:val="24"/>
          </w:rPr>
          <w:t>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ins>
    </w:p>
    <w:p w14:paraId="6749C450" w14:textId="6068D4E9" w:rsidR="0002598C" w:rsidRDefault="00D052F4" w:rsidP="00A55B52">
      <w:pPr>
        <w:spacing w:after="0"/>
        <w:ind w:firstLine="720"/>
        <w:jc w:val="both"/>
        <w:rPr>
          <w:rFonts w:ascii="Times New Roman" w:hAnsi="Times New Roman" w:cs="Times New Roman"/>
          <w:sz w:val="24"/>
          <w:szCs w:val="24"/>
        </w:rPr>
      </w:pPr>
      <w:ins w:id="291" w:author="Thomas, Gregg" w:date="2024-10-01T11:00:00Z" w16du:dateUtc="2024-10-01T15:00:00Z">
        <w:r w:rsidRPr="00031896">
          <w:rPr>
            <w:rFonts w:ascii="Times New Roman" w:hAnsi="Times New Roman" w:cs="Times New Roman"/>
            <w:sz w:val="24"/>
            <w:szCs w:val="24"/>
          </w:rPr>
          <w:t>For each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three selection tests run,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r w:rsidR="00771345">
          <w:rPr>
            <w:rFonts w:ascii="Times New Roman" w:hAnsi="Times New Roman" w:cs="Times New Roman"/>
            <w:sz w:val="24"/>
            <w:szCs w:val="24"/>
          </w:rPr>
          <w:t>,</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771345">
          <w:rPr>
            <w:rFonts w:ascii="Times New Roman" w:hAnsi="Times New Roman" w:cs="Times New Roman"/>
            <w:sz w:val="24"/>
            <w:szCs w:val="24"/>
          </w:rPr>
          <w:t xml:space="preserve">. In contrast, </w:t>
        </w:r>
        <w:r w:rsidR="00AF67FD">
          <w:rPr>
            <w:rFonts w:ascii="Times New Roman" w:hAnsi="Times New Roman" w:cs="Times New Roman"/>
            <w:sz w:val="24"/>
            <w:szCs w:val="24"/>
          </w:rPr>
          <w:t>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771345">
          <w:rPr>
            <w:rFonts w:ascii="Times New Roman" w:hAnsi="Times New Roman" w:cs="Times New Roman"/>
            <w:sz w:val="24"/>
            <w:szCs w:val="24"/>
          </w:rPr>
          <w:t xml:space="preserve"> while </w:t>
        </w:r>
        <w:r w:rsidRPr="00031896">
          <w:rPr>
            <w:rFonts w:ascii="Times New Roman" w:hAnsi="Times New Roman" w:cs="Times New Roman"/>
            <w:sz w:val="24"/>
            <w:szCs w:val="24"/>
          </w:rPr>
          <w:t>the genes that showed evidence of positive selection regardless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tree</w:t>
        </w:r>
        <w:r w:rsidR="00771345">
          <w:rPr>
            <w:rFonts w:ascii="Times New Roman" w:hAnsi="Times New Roman" w:cs="Times New Roman"/>
            <w:sz w:val="24"/>
            <w:szCs w:val="24"/>
          </w:rPr>
          <w:t xml:space="preserve"> used</w:t>
        </w:r>
        <w:r w:rsidRPr="00031896">
          <w:rPr>
            <w:rFonts w:ascii="Times New Roman" w:hAnsi="Times New Roman" w:cs="Times New Roman"/>
            <w:sz w:val="24"/>
            <w:szCs w:val="24"/>
          </w:rPr>
          <w:t xml:space="preserve"> had levels of discordance comparable to all genes (85%, </w:t>
        </w:r>
        <w:del w:id="292" w:author="Thomas, Gregg [2]" w:date="2024-10-16T10:04:00Z" w16du:dateUtc="2024-10-16T14:04:00Z">
          <w:r w:rsidRPr="00031896" w:rsidDel="00F15368">
            <w:rPr>
              <w:rFonts w:ascii="Times New Roman" w:hAnsi="Times New Roman" w:cs="Times New Roman"/>
              <w:sz w:val="24"/>
              <w:szCs w:val="24"/>
            </w:rPr>
            <w:delText>Fig</w:delText>
          </w:r>
          <w:r w:rsidR="00702AD3" w:rsidDel="00F15368">
            <w:rPr>
              <w:rFonts w:ascii="Times New Roman" w:hAnsi="Times New Roman" w:cs="Times New Roman"/>
              <w:sz w:val="24"/>
              <w:szCs w:val="24"/>
            </w:rPr>
            <w:delText>.</w:delText>
          </w:r>
        </w:del>
      </w:ins>
      <w:del w:id="293" w:author="Thomas, Gregg [2]" w:date="2024-10-16T10:04:00Z" w16du:dateUtc="2024-10-16T14:04:00Z">
        <w:r w:rsidRPr="00031896" w:rsidDel="00F15368">
          <w:rPr>
            <w:rFonts w:ascii="Times New Roman" w:hAnsi="Times New Roman" w:cs="Times New Roman"/>
            <w:sz w:val="24"/>
            <w:szCs w:val="24"/>
          </w:rPr>
          <w:delText xml:space="preserve"> </w:delText>
        </w:r>
      </w:del>
      <w:ins w:id="294" w:author="Thomas, Gregg [2]" w:date="2024-10-16T10:04:00Z" w16du:dateUtc="2024-10-16T14:04:00Z">
        <w:r w:rsidR="00F15368">
          <w:rPr>
            <w:rFonts w:ascii="Times New Roman" w:hAnsi="Times New Roman" w:cs="Times New Roman"/>
            <w:sz w:val="24"/>
            <w:szCs w:val="24"/>
          </w:rPr>
          <w:t xml:space="preserve">Figure </w:t>
        </w:r>
      </w:ins>
      <w:r w:rsidRPr="00031896">
        <w:rPr>
          <w:rFonts w:ascii="Times New Roman" w:hAnsi="Times New Roman" w:cs="Times New Roman"/>
          <w:sz w:val="24"/>
          <w:szCs w:val="24"/>
        </w:rPr>
        <w:t xml:space="preserve">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inferred 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00467880">
        <w:rPr>
          <w:rFonts w:ascii="Times New Roman" w:hAnsi="Times New Roman" w:cs="Times New Roman"/>
          <w:sz w:val="24"/>
          <w:szCs w:val="24"/>
        </w:rPr>
        <w:t xml:space="preserve">putative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proofErr w:type="spellEnd"/>
      <w:r w:rsidR="00C445FE">
        <w:rPr>
          <w:rFonts w:ascii="Times New Roman" w:hAnsi="Times New Roman" w:cs="Times New Roman"/>
          <w:sz w:val="24"/>
          <w:szCs w:val="24"/>
        </w:rPr>
        <w:t xml:space="preserve"> that </w:t>
      </w:r>
      <w:ins w:id="295" w:author="Thomas, Gregg" w:date="2024-10-01T11:00:00Z" w16du:dateUtc="2024-10-01T15:00:00Z">
        <w:r w:rsidR="006C1351">
          <w:rPr>
            <w:rFonts w:ascii="Times New Roman" w:hAnsi="Times New Roman" w:cs="Times New Roman"/>
            <w:sz w:val="24"/>
            <w:szCs w:val="24"/>
          </w:rPr>
          <w:t>mimic</w:t>
        </w:r>
        <w:r w:rsidR="00F53A37">
          <w:rPr>
            <w:rFonts w:ascii="Times New Roman" w:hAnsi="Times New Roman" w:cs="Times New Roman"/>
            <w:sz w:val="24"/>
            <w:szCs w:val="24"/>
          </w:rPr>
          <w:t>s</w:t>
        </w:r>
        <w:r w:rsidR="00C445FE">
          <w:rPr>
            <w:rFonts w:ascii="Times New Roman" w:hAnsi="Times New Roman" w:cs="Times New Roman"/>
            <w:sz w:val="24"/>
            <w:szCs w:val="24"/>
          </w:rPr>
          <w:t xml:space="preserve"> positive </w:t>
        </w:r>
        <w:r w:rsidR="00F53A37">
          <w:rPr>
            <w:rFonts w:ascii="Times New Roman" w:hAnsi="Times New Roman" w:cs="Times New Roman"/>
            <w:sz w:val="24"/>
            <w:szCs w:val="24"/>
          </w:rPr>
          <w:t xml:space="preserve">directional </w:t>
        </w:r>
        <w:r w:rsidR="00C445FE">
          <w:rPr>
            <w:rFonts w:ascii="Times New Roman" w:hAnsi="Times New Roman" w:cs="Times New Roman"/>
            <w:sz w:val="24"/>
            <w:szCs w:val="24"/>
          </w:rPr>
          <w:t>selection.</w:t>
        </w:r>
      </w:ins>
      <w:r w:rsidR="00C445FE">
        <w:rPr>
          <w:rFonts w:ascii="Times New Roman" w:hAnsi="Times New Roman" w:cs="Times New Roman"/>
          <w:sz w:val="24"/>
          <w:szCs w:val="24"/>
        </w:rPr>
        <w:t xml:space="preserve">  </w:t>
      </w:r>
      <w:r w:rsidRPr="00031896">
        <w:rPr>
          <w:rFonts w:ascii="Times New Roman" w:hAnsi="Times New Roman" w:cs="Times New Roman"/>
          <w:sz w:val="24"/>
          <w:szCs w:val="24"/>
        </w:rPr>
        <w:t xml:space="preserve"> </w:t>
      </w:r>
    </w:p>
    <w:p w14:paraId="4164F253" w14:textId="77777777" w:rsidR="005D3A4E" w:rsidRPr="00E358E6" w:rsidRDefault="00C445FE" w:rsidP="005D3A4E">
      <w:pPr>
        <w:spacing w:after="0"/>
        <w:jc w:val="both"/>
        <w:rPr>
          <w:del w:id="296" w:author="Thomas, Gregg" w:date="2024-10-01T11:00:00Z" w16du:dateUtc="2024-10-01T15:00:00Z"/>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ins w:id="297" w:author="Thomas, Gregg" w:date="2024-10-01T11:00:00Z" w16du:dateUtc="2024-10-01T15:00:00Z">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1B6D59">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ins>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w:t>
      </w:r>
      <w:r w:rsidR="00027007">
        <w:rPr>
          <w:rFonts w:ascii="Times New Roman" w:hAnsi="Times New Roman" w:cs="Times New Roman"/>
          <w:sz w:val="24"/>
          <w:szCs w:val="24"/>
        </w:rPr>
        <w:lastRenderedPageBreak/>
        <w:t xml:space="preserve">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t>
      </w:r>
      <w:ins w:id="298" w:author="Thomas, Gregg" w:date="2024-10-01T11:00:00Z" w16du:dateUtc="2024-10-01T15:00:00Z">
        <w:r w:rsidR="00F53A37">
          <w:rPr>
            <w:rFonts w:ascii="Times New Roman" w:hAnsi="Times New Roman" w:cs="Times New Roman"/>
            <w:sz w:val="24"/>
            <w:szCs w:val="24"/>
          </w:rPr>
          <w:t xml:space="preserve">Indeed, we </w:t>
        </w:r>
        <w:r w:rsidR="00027007">
          <w:rPr>
            <w:rFonts w:ascii="Times New Roman" w:hAnsi="Times New Roman" w:cs="Times New Roman"/>
            <w:sz w:val="24"/>
            <w:szCs w:val="24"/>
          </w:rPr>
          <w:t>f</w:t>
        </w:r>
        <w:r w:rsidR="00F53A37">
          <w:rPr>
            <w:rFonts w:ascii="Times New Roman" w:hAnsi="Times New Roman" w:cs="Times New Roman"/>
            <w:sz w:val="24"/>
            <w:szCs w:val="24"/>
          </w:rPr>
          <w:t>ou</w:t>
        </w:r>
        <w:r w:rsidR="00027007">
          <w:rPr>
            <w:rFonts w:ascii="Times New Roman" w:hAnsi="Times New Roman" w:cs="Times New Roman"/>
            <w:sz w:val="24"/>
            <w:szCs w:val="24"/>
          </w:rPr>
          <w:t xml:space="preserve">nd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4557BE">
          <w:rPr>
            <w:rFonts w:ascii="Times New Roman" w:hAnsi="Times New Roman" w:cs="Times New Roman"/>
            <w:sz w:val="24"/>
            <w:szCs w:val="24"/>
          </w:rPr>
          <w:t>~</w:t>
        </w:r>
        <w:r w:rsidR="00FF1430">
          <w:rPr>
            <w:rFonts w:ascii="Times New Roman" w:hAnsi="Times New Roman" w:cs="Times New Roman"/>
            <w:sz w:val="24"/>
            <w:szCs w:val="24"/>
          </w:rPr>
          <w:t>37</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w:t>
        </w:r>
      </w:ins>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w:t>
      </w:r>
    </w:p>
    <w:p w14:paraId="7C65493C" w14:textId="58B13617" w:rsidR="00B75690" w:rsidRDefault="00B75690" w:rsidP="005D3A4E">
      <w:pPr>
        <w:spacing w:after="0"/>
        <w:jc w:val="both"/>
        <w:rPr>
          <w:ins w:id="299" w:author="Thomas, Gregg" w:date="2024-10-01T11:00:00Z" w16du:dateUtc="2024-10-01T15:00:00Z"/>
          <w:rFonts w:ascii="Times New Roman" w:hAnsi="Times New Roman" w:cs="Times New Roman"/>
          <w:sz w:val="24"/>
          <w:szCs w:val="24"/>
        </w:rPr>
      </w:pPr>
      <w:ins w:id="300" w:author="Thomas, Gregg" w:date="2024-10-01T11:00:00Z" w16du:dateUtc="2024-10-01T15:00:00Z">
        <w:r>
          <w:rPr>
            <w:rFonts w:ascii="Times New Roman" w:hAnsi="Times New Roman" w:cs="Times New Roman"/>
            <w:sz w:val="24"/>
            <w:szCs w:val="24"/>
          </w:rPr>
          <w:t xml:space="preserve">Our results also imply that studies of molecular evolution may benefit </w:t>
        </w:r>
        <w:r w:rsidR="00771345">
          <w:rPr>
            <w:rFonts w:ascii="Times New Roman" w:hAnsi="Times New Roman" w:cs="Times New Roman"/>
            <w:sz w:val="24"/>
            <w:szCs w:val="24"/>
          </w:rPr>
          <w:t>from approaches</w:t>
        </w:r>
        <w:r>
          <w:rPr>
            <w:rFonts w:ascii="Times New Roman" w:hAnsi="Times New Roman" w:cs="Times New Roman"/>
            <w:sz w:val="24"/>
            <w:szCs w:val="24"/>
          </w:rPr>
          <w:t xml:space="preserve"> that reduce genome-wide levels of discordance, such as through </w:t>
        </w:r>
        <w:r w:rsidRPr="00372B94">
          <w:rPr>
            <w:rFonts w:ascii="Times New Roman" w:hAnsi="Times New Roman" w:cs="Times New Roman"/>
            <w:i/>
            <w:iCs/>
            <w:sz w:val="24"/>
            <w:szCs w:val="24"/>
          </w:rPr>
          <w:t>post hoc</w:t>
        </w:r>
        <w:r>
          <w:rPr>
            <w:rFonts w:ascii="Times New Roman" w:hAnsi="Times New Roman" w:cs="Times New Roman"/>
            <w:sz w:val="24"/>
            <w:szCs w:val="24"/>
          </w:rPr>
          <w:t xml:space="preserve"> pruning of species that disproportionately contribute to unresolved nodes. </w:t>
        </w:r>
      </w:ins>
    </w:p>
    <w:p w14:paraId="74B68322" w14:textId="67B317A6" w:rsidR="005D3A4E" w:rsidRDefault="00B75690" w:rsidP="00372B94">
      <w:pPr>
        <w:spacing w:after="0"/>
        <w:ind w:firstLine="720"/>
        <w:jc w:val="both"/>
        <w:rPr>
          <w:ins w:id="301" w:author="Thomas, Gregg" w:date="2024-10-01T11:00:00Z" w16du:dateUtc="2024-10-01T15:00:00Z"/>
          <w:rFonts w:ascii="Times New Roman" w:hAnsi="Times New Roman" w:cs="Times New Roman"/>
          <w:sz w:val="24"/>
          <w:szCs w:val="24"/>
        </w:rPr>
      </w:pPr>
      <w:ins w:id="302" w:author="Thomas, Gregg" w:date="2024-10-01T11:00:00Z" w16du:dateUtc="2024-10-01T15:00:00Z">
        <w:r>
          <w:rPr>
            <w:rFonts w:ascii="Times New Roman" w:hAnsi="Times New Roman" w:cs="Times New Roman"/>
            <w:sz w:val="24"/>
            <w:szCs w:val="24"/>
          </w:rPr>
          <w:t>I</w:t>
        </w:r>
        <w:r w:rsidR="006C1351">
          <w:rPr>
            <w:rFonts w:ascii="Times New Roman" w:hAnsi="Times New Roman" w:cs="Times New Roman"/>
            <w:sz w:val="24"/>
            <w:szCs w:val="24"/>
          </w:rPr>
          <w:t xml:space="preserve">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1B6D59">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1B6D59">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w:t>
        </w:r>
        <w:r w:rsidR="001811CE">
          <w:rPr>
            <w:rFonts w:ascii="Times New Roman" w:hAnsi="Times New Roman" w:cs="Times New Roman"/>
            <w:sz w:val="24"/>
            <w:szCs w:val="24"/>
          </w:rPr>
          <w:t xml:space="preserve"> While we</w:t>
        </w:r>
        <w:r w:rsidR="004557BE">
          <w:rPr>
            <w:rFonts w:ascii="Times New Roman" w:hAnsi="Times New Roman" w:cs="Times New Roman"/>
            <w:sz w:val="24"/>
            <w:szCs w:val="24"/>
          </w:rPr>
          <w:t xml:space="preserve"> used the simplifying assum</w:t>
        </w:r>
        <w:r w:rsidR="009376C7">
          <w:rPr>
            <w:rFonts w:ascii="Times New Roman" w:hAnsi="Times New Roman" w:cs="Times New Roman"/>
            <w:sz w:val="24"/>
            <w:szCs w:val="24"/>
          </w:rPr>
          <w:t>ption</w:t>
        </w:r>
        <w:r w:rsidR="004557BE">
          <w:rPr>
            <w:rFonts w:ascii="Times New Roman" w:hAnsi="Times New Roman" w:cs="Times New Roman"/>
            <w:sz w:val="24"/>
            <w:szCs w:val="24"/>
          </w:rPr>
          <w:t xml:space="preserve"> </w:t>
        </w:r>
        <w:r w:rsidR="001811CE">
          <w:rPr>
            <w:rFonts w:ascii="Times New Roman" w:hAnsi="Times New Roman" w:cs="Times New Roman"/>
            <w:sz w:val="24"/>
            <w:szCs w:val="24"/>
          </w:rPr>
          <w:t xml:space="preserve">that the results from the gene tree are </w:t>
        </w:r>
        <w:r w:rsidR="004557BE">
          <w:rPr>
            <w:rFonts w:ascii="Times New Roman" w:hAnsi="Times New Roman" w:cs="Times New Roman"/>
            <w:sz w:val="24"/>
            <w:szCs w:val="24"/>
          </w:rPr>
          <w:t>more likely to be</w:t>
        </w:r>
        <w:r w:rsidR="001811CE">
          <w:rPr>
            <w:rFonts w:ascii="Times New Roman" w:hAnsi="Times New Roman" w:cs="Times New Roman"/>
            <w:sz w:val="24"/>
            <w:szCs w:val="24"/>
          </w:rPr>
          <w:t xml:space="preserve"> correct, this may not always be the case given that errors can also occur during gene tree inference.</w:t>
        </w:r>
        <w:r w:rsidR="007146C0">
          <w:rPr>
            <w:rFonts w:ascii="Times New Roman" w:hAnsi="Times New Roman" w:cs="Times New Roman"/>
            <w:sz w:val="24"/>
            <w:szCs w:val="24"/>
          </w:rPr>
          <w:t xml:space="preserve"> </w:t>
        </w:r>
        <w:r w:rsidR="001811CE">
          <w:rPr>
            <w:rFonts w:ascii="Times New Roman" w:hAnsi="Times New Roman" w:cs="Times New Roman"/>
            <w:sz w:val="24"/>
            <w:szCs w:val="24"/>
          </w:rPr>
          <w:t>Still, o</w:t>
        </w:r>
        <w:r w:rsidR="007146C0">
          <w:rPr>
            <w:rFonts w:ascii="Times New Roman" w:hAnsi="Times New Roman" w:cs="Times New Roman"/>
            <w:sz w:val="24"/>
            <w:szCs w:val="24"/>
          </w:rPr>
          <w:t xml:space="preserve">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that the use of a single tree</w:t>
        </w:r>
        <w:r w:rsidR="00C102DF">
          <w:rPr>
            <w:rFonts w:ascii="Times New Roman" w:hAnsi="Times New Roman" w:cs="Times New Roman"/>
            <w:sz w:val="24"/>
            <w:szCs w:val="24"/>
          </w:rPr>
          <w:t xml:space="preserve"> for all loci</w:t>
        </w:r>
        <w:r w:rsidR="00A15B4F">
          <w:rPr>
            <w:rFonts w:ascii="Times New Roman" w:hAnsi="Times New Roman" w:cs="Times New Roman"/>
            <w:sz w:val="24"/>
            <w:szCs w:val="24"/>
          </w:rPr>
          <w:t xml:space="preserv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w:t>
        </w:r>
        <w:r w:rsidR="001811CE">
          <w:rPr>
            <w:rFonts w:ascii="Times New Roman" w:hAnsi="Times New Roman" w:cs="Times New Roman"/>
            <w:sz w:val="24"/>
            <w:szCs w:val="24"/>
          </w:rPr>
          <w:t>inaccurate</w:t>
        </w:r>
        <w:r w:rsidR="00A15B4F">
          <w:rPr>
            <w:rFonts w:ascii="Times New Roman" w:hAnsi="Times New Roman" w:cs="Times New Roman"/>
            <w:sz w:val="24"/>
            <w:szCs w:val="24"/>
          </w:rPr>
          <w:t xml:space="preserve"> inferences of positive selection</w:t>
        </w:r>
        <w:r w:rsidR="00C102DF">
          <w:rPr>
            <w:rFonts w:ascii="Times New Roman" w:hAnsi="Times New Roman" w:cs="Times New Roman"/>
            <w:sz w:val="24"/>
            <w:szCs w:val="24"/>
          </w:rPr>
          <w:t xml:space="preserve">. We </w:t>
        </w:r>
        <w:r w:rsidR="005A1264">
          <w:rPr>
            <w:rFonts w:ascii="Times New Roman" w:hAnsi="Times New Roman" w:cs="Times New Roman"/>
            <w:sz w:val="24"/>
            <w:szCs w:val="24"/>
          </w:rPr>
          <w:t>strongly encourage the use of individual gene trees for such analyses</w:t>
        </w:r>
        <w:r w:rsidR="00A15B4F">
          <w:rPr>
            <w:rFonts w:ascii="Times New Roman" w:hAnsi="Times New Roman" w:cs="Times New Roman"/>
            <w:sz w:val="24"/>
            <w:szCs w:val="24"/>
          </w:rPr>
          <w:t>.</w:t>
        </w:r>
        <w:r w:rsidR="00485CEA">
          <w:rPr>
            <w:rFonts w:ascii="Times New Roman" w:hAnsi="Times New Roman" w:cs="Times New Roman"/>
            <w:sz w:val="24"/>
            <w:szCs w:val="24"/>
          </w:rPr>
          <w:t xml:space="preserve"> </w:t>
        </w:r>
      </w:ins>
    </w:p>
    <w:p w14:paraId="6E963037" w14:textId="0649DCEE" w:rsidR="004557BE" w:rsidRDefault="004557BE" w:rsidP="005D3A4E">
      <w:pPr>
        <w:spacing w:after="0"/>
        <w:jc w:val="both"/>
        <w:rPr>
          <w:ins w:id="303" w:author="Thomas, Gregg" w:date="2024-10-01T11:00:00Z" w16du:dateUtc="2024-10-01T15:00:00Z"/>
          <w:rFonts w:ascii="Times New Roman" w:hAnsi="Times New Roman" w:cs="Times New Roman"/>
          <w:sz w:val="24"/>
          <w:szCs w:val="24"/>
        </w:rPr>
      </w:pPr>
    </w:p>
    <w:p w14:paraId="35255AC1" w14:textId="0CC8C12D" w:rsidR="004557BE" w:rsidRPr="009376C7" w:rsidRDefault="004557BE" w:rsidP="005D3A4E">
      <w:pPr>
        <w:spacing w:after="0"/>
        <w:jc w:val="both"/>
        <w:rPr>
          <w:ins w:id="304" w:author="Thomas, Gregg" w:date="2024-10-01T11:00:00Z" w16du:dateUtc="2024-10-01T15:00:00Z"/>
          <w:rFonts w:ascii="Times New Roman" w:hAnsi="Times New Roman" w:cs="Times New Roman"/>
          <w:i/>
          <w:iCs/>
          <w:sz w:val="24"/>
          <w:szCs w:val="24"/>
        </w:rPr>
      </w:pPr>
      <w:ins w:id="305" w:author="Thomas, Gregg" w:date="2024-10-01T11:00:00Z" w16du:dateUtc="2024-10-01T15:00:00Z">
        <w:r w:rsidRPr="009376C7">
          <w:rPr>
            <w:rFonts w:ascii="Times New Roman" w:hAnsi="Times New Roman" w:cs="Times New Roman"/>
            <w:i/>
            <w:iCs/>
            <w:sz w:val="24"/>
            <w:szCs w:val="24"/>
          </w:rPr>
          <w:t>Conclusions</w:t>
        </w:r>
      </w:ins>
    </w:p>
    <w:p w14:paraId="67C2F15C" w14:textId="69CBF343" w:rsidR="002C4B0B" w:rsidRDefault="004557BE" w:rsidP="009376C7">
      <w:pPr>
        <w:spacing w:after="160" w:line="259" w:lineRule="auto"/>
        <w:jc w:val="both"/>
        <w:rPr>
          <w:ins w:id="306" w:author="Thomas, Gregg" w:date="2024-10-01T11:00:00Z" w16du:dateUtc="2024-10-01T15:00:00Z"/>
          <w:rFonts w:ascii="Times New Roman" w:hAnsi="Times New Roman" w:cs="Times New Roman"/>
          <w:sz w:val="24"/>
          <w:szCs w:val="24"/>
        </w:rPr>
      </w:pPr>
      <w:ins w:id="307" w:author="Thomas, Gregg" w:date="2024-10-01T11:00:00Z" w16du:dateUtc="2024-10-01T15:00:00Z">
        <w:r>
          <w:rPr>
            <w:rFonts w:ascii="Times New Roman" w:hAnsi="Times New Roman" w:cs="Times New Roman"/>
            <w:sz w:val="24"/>
            <w:szCs w:val="24"/>
          </w:rPr>
          <w:t>Murine r</w:t>
        </w:r>
        <w:r w:rsidR="002C4B0B">
          <w:rPr>
            <w:rFonts w:ascii="Times New Roman" w:hAnsi="Times New Roman" w:cs="Times New Roman"/>
            <w:sz w:val="24"/>
            <w:szCs w:val="24"/>
          </w:rPr>
          <w:t>odents as a study system allow us to use t</w:t>
        </w:r>
        <w:r w:rsidR="002C4B0B" w:rsidRPr="00031896">
          <w:rPr>
            <w:rFonts w:ascii="Times New Roman" w:hAnsi="Times New Roman" w:cs="Times New Roman"/>
            <w:sz w:val="24"/>
            <w:szCs w:val="24"/>
          </w:rPr>
          <w:t xml:space="preserve">he high-quality </w:t>
        </w:r>
        <w:r w:rsidR="002C4B0B" w:rsidRPr="00D4662B">
          <w:rPr>
            <w:rFonts w:ascii="Times New Roman" w:hAnsi="Times New Roman" w:cs="Times New Roman"/>
            <w:i/>
            <w:sz w:val="24"/>
            <w:szCs w:val="24"/>
          </w:rPr>
          <w:t>M. musculus</w:t>
        </w:r>
        <w:r w:rsidR="002C4B0B" w:rsidRPr="00031896">
          <w:rPr>
            <w:rFonts w:ascii="Times New Roman" w:hAnsi="Times New Roman" w:cs="Times New Roman"/>
            <w:sz w:val="24"/>
            <w:szCs w:val="24"/>
          </w:rPr>
          <w:t xml:space="preserve"> genome </w:t>
        </w:r>
        <w:r w:rsidR="002C4B0B">
          <w:rPr>
            <w:rFonts w:ascii="Times New Roman" w:hAnsi="Times New Roman" w:cs="Times New Roman"/>
            <w:sz w:val="24"/>
            <w:szCs w:val="24"/>
          </w:rPr>
          <w:t>to</w:t>
        </w:r>
        <w:r w:rsidR="002C4B0B" w:rsidRPr="00031896">
          <w:rPr>
            <w:rFonts w:ascii="Times New Roman" w:hAnsi="Times New Roman" w:cs="Times New Roman"/>
            <w:sz w:val="24"/>
            <w:szCs w:val="24"/>
          </w:rPr>
          <w:t xml:space="preserve"> </w:t>
        </w:r>
        <w:r w:rsidR="002C4B0B">
          <w:rPr>
            <w:rFonts w:ascii="Times New Roman" w:hAnsi="Times New Roman" w:cs="Times New Roman"/>
            <w:sz w:val="24"/>
            <w:szCs w:val="24"/>
          </w:rPr>
          <w:t>examine</w:t>
        </w:r>
        <w:r w:rsidR="002C4B0B" w:rsidRPr="00031896">
          <w:rPr>
            <w:rFonts w:ascii="Times New Roman" w:hAnsi="Times New Roman" w:cs="Times New Roman"/>
            <w:sz w:val="24"/>
            <w:szCs w:val="24"/>
          </w:rPr>
          <w:t xml:space="preserve"> fine-scale patterns and effects of phylogenetic discordance along chromosomes</w:t>
        </w:r>
        <w:r w:rsidR="00B63ACE">
          <w:rPr>
            <w:rFonts w:ascii="Times New Roman" w:hAnsi="Times New Roman" w:cs="Times New Roman"/>
            <w:sz w:val="24"/>
            <w:szCs w:val="24"/>
          </w:rPr>
          <w:t>. Our analysis</w:t>
        </w:r>
        <w:r w:rsidR="002C4B0B">
          <w:rPr>
            <w:rFonts w:ascii="Times New Roman" w:hAnsi="Times New Roman" w:cs="Times New Roman"/>
            <w:sz w:val="24"/>
            <w:szCs w:val="24"/>
          </w:rPr>
          <w:t xml:space="preserve"> revea</w:t>
        </w:r>
        <w:r w:rsidR="00B63ACE">
          <w:rPr>
            <w:rFonts w:ascii="Times New Roman" w:hAnsi="Times New Roman" w:cs="Times New Roman"/>
            <w:sz w:val="24"/>
            <w:szCs w:val="24"/>
          </w:rPr>
          <w:t>l</w:t>
        </w:r>
        <w:r w:rsidR="009376C7">
          <w:rPr>
            <w:rFonts w:ascii="Times New Roman" w:hAnsi="Times New Roman" w:cs="Times New Roman"/>
            <w:sz w:val="24"/>
            <w:szCs w:val="24"/>
          </w:rPr>
          <w:t>s</w:t>
        </w:r>
        <w:r w:rsidR="002C4B0B">
          <w:rPr>
            <w:rFonts w:ascii="Times New Roman" w:hAnsi="Times New Roman" w:cs="Times New Roman"/>
            <w:sz w:val="24"/>
            <w:szCs w:val="24"/>
          </w:rPr>
          <w:t xml:space="preserve"> how discordance varies with genome biology</w:t>
        </w:r>
        <w:r>
          <w:rPr>
            <w:rFonts w:ascii="Times New Roman" w:hAnsi="Times New Roman" w:cs="Times New Roman"/>
            <w:sz w:val="24"/>
            <w:szCs w:val="24"/>
          </w:rPr>
          <w:t xml:space="preserve"> across evolutionary timescales</w:t>
        </w:r>
        <w:r w:rsidR="00B63ACE">
          <w:rPr>
            <w:rFonts w:ascii="Times New Roman" w:hAnsi="Times New Roman" w:cs="Times New Roman"/>
            <w:sz w:val="24"/>
            <w:szCs w:val="24"/>
          </w:rPr>
          <w:t>, as well as the limits of inference inherent to extrapolating information from a single model system to a phylogenetic sample</w:t>
        </w:r>
        <w:r w:rsidR="002C4B0B" w:rsidRPr="00031896">
          <w:rPr>
            <w:rFonts w:ascii="Times New Roman" w:hAnsi="Times New Roman" w:cs="Times New Roman"/>
            <w:sz w:val="24"/>
            <w:szCs w:val="24"/>
          </w:rPr>
          <w:t>.</w:t>
        </w:r>
        <w:r w:rsidR="00B63ACE">
          <w:rPr>
            <w:rFonts w:ascii="Times New Roman" w:hAnsi="Times New Roman" w:cs="Times New Roman"/>
            <w:sz w:val="24"/>
            <w:szCs w:val="24"/>
          </w:rPr>
          <w:t xml:space="preserve"> </w:t>
        </w:r>
        <w:r w:rsidR="002C4B0B" w:rsidRPr="00031896">
          <w:rPr>
            <w:rFonts w:ascii="Times New Roman" w:hAnsi="Times New Roman" w:cs="Times New Roman"/>
            <w:sz w:val="24"/>
            <w:szCs w:val="24"/>
          </w:rPr>
          <w:t xml:space="preserve"> We</w:t>
        </w:r>
        <w:r w:rsidR="002C4B0B">
          <w:rPr>
            <w:rFonts w:ascii="Times New Roman" w:hAnsi="Times New Roman" w:cs="Times New Roman"/>
            <w:sz w:val="24"/>
            <w:szCs w:val="24"/>
          </w:rPr>
          <w:t xml:space="preserve"> also</w:t>
        </w:r>
        <w:r w:rsidR="002C4B0B" w:rsidRPr="00031896">
          <w:rPr>
            <w:rFonts w:ascii="Times New Roman" w:hAnsi="Times New Roman" w:cs="Times New Roman"/>
            <w:sz w:val="24"/>
            <w:szCs w:val="24"/>
          </w:rPr>
          <w:t xml:space="preserve"> demonstrate how</w:t>
        </w:r>
        <w:r w:rsidR="002C4B0B">
          <w:rPr>
            <w:rFonts w:ascii="Times New Roman" w:hAnsi="Times New Roman" w:cs="Times New Roman"/>
            <w:sz w:val="24"/>
            <w:szCs w:val="24"/>
          </w:rPr>
          <w:t xml:space="preserve"> phylogenetic discordance can mislead</w:t>
        </w:r>
        <w:r w:rsidR="002C4B0B" w:rsidRPr="00031896">
          <w:rPr>
            <w:rFonts w:ascii="Times New Roman" w:hAnsi="Times New Roman" w:cs="Times New Roman"/>
            <w:sz w:val="24"/>
            <w:szCs w:val="24"/>
          </w:rPr>
          <w:t xml:space="preserve"> common tests for selection if only a single species tree is used.</w:t>
        </w:r>
        <w:r w:rsidR="00771345">
          <w:rPr>
            <w:rFonts w:ascii="Times New Roman" w:hAnsi="Times New Roman" w:cs="Times New Roman"/>
            <w:sz w:val="24"/>
            <w:szCs w:val="24"/>
          </w:rPr>
          <w:t xml:space="preserve"> Overall, our results emphasize that progress in comparative genomics requires a detailed understanding of the heterogeneous biological signals in phylogenomic datasets. </w:t>
        </w:r>
        <w:r>
          <w:rPr>
            <w:rFonts w:ascii="Times New Roman" w:hAnsi="Times New Roman" w:cs="Times New Roman"/>
            <w:sz w:val="24"/>
            <w:szCs w:val="24"/>
          </w:rPr>
          <w:t>Through these</w:t>
        </w:r>
        <w:r w:rsidR="002C4B0B" w:rsidRPr="00031896">
          <w:rPr>
            <w:rFonts w:ascii="Times New Roman" w:hAnsi="Times New Roman" w:cs="Times New Roman"/>
            <w:sz w:val="24"/>
            <w:szCs w:val="24"/>
          </w:rPr>
          <w:t xml:space="preserve"> results, we can better understand the complexities of phylogenomic datasets</w:t>
        </w:r>
        <w:r w:rsidR="00771345">
          <w:rPr>
            <w:rFonts w:ascii="Times New Roman" w:hAnsi="Times New Roman" w:cs="Times New Roman"/>
            <w:sz w:val="24"/>
            <w:szCs w:val="24"/>
          </w:rPr>
          <w:t xml:space="preserve"> and the effects of underlying biological processes on large-scale analyses</w:t>
        </w:r>
        <w:r w:rsidR="002C4B0B" w:rsidRPr="00031896">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2C4B0B" w:rsidRPr="00031896">
          <w:rPr>
            <w:rFonts w:ascii="Times New Roman" w:hAnsi="Times New Roman" w:cs="Times New Roman"/>
            <w:sz w:val="24"/>
            <w:szCs w:val="24"/>
          </w:rPr>
          <w:t>ensure that steps are taken to accommodate</w:t>
        </w:r>
        <w:r w:rsidR="00771345">
          <w:rPr>
            <w:rFonts w:ascii="Times New Roman" w:hAnsi="Times New Roman" w:cs="Times New Roman"/>
            <w:sz w:val="24"/>
            <w:szCs w:val="24"/>
          </w:rPr>
          <w:t xml:space="preserve"> and study</w:t>
        </w:r>
        <w:r w:rsidR="002C4B0B" w:rsidRPr="00031896">
          <w:rPr>
            <w:rFonts w:ascii="Times New Roman" w:hAnsi="Times New Roman" w:cs="Times New Roman"/>
            <w:sz w:val="24"/>
            <w:szCs w:val="24"/>
          </w:rPr>
          <w:t xml:space="preserve"> these details</w:t>
        </w:r>
        <w:r w:rsidR="00771345">
          <w:rPr>
            <w:rFonts w:ascii="Times New Roman" w:hAnsi="Times New Roman" w:cs="Times New Roman"/>
            <w:sz w:val="24"/>
            <w:szCs w:val="24"/>
          </w:rPr>
          <w:t>.</w:t>
        </w:r>
      </w:ins>
    </w:p>
    <w:p w14:paraId="196C9861" w14:textId="77777777" w:rsidR="005D3A4E" w:rsidRPr="00D1036D" w:rsidRDefault="005D3A4E" w:rsidP="005D3A4E">
      <w:pPr>
        <w:spacing w:after="0"/>
        <w:jc w:val="both"/>
        <w:rPr>
          <w:ins w:id="308" w:author="Thomas, Gregg" w:date="2024-10-01T11:00:00Z" w16du:dateUtc="2024-10-01T15:00:00Z"/>
          <w:rFonts w:ascii="Times New Roman" w:hAnsi="Times New Roman" w:cs="Times New Roman"/>
          <w:i/>
          <w:iCs/>
          <w:sz w:val="24"/>
          <w:szCs w:val="24"/>
        </w:rPr>
      </w:pPr>
    </w:p>
    <w:p w14:paraId="60C13A0E" w14:textId="49B05720" w:rsidR="00A849E6" w:rsidRDefault="001811CE" w:rsidP="00A849E6">
      <w:pPr>
        <w:pStyle w:val="Heading1"/>
        <w:jc w:val="both"/>
      </w:pPr>
      <w:ins w:id="309" w:author="Thomas, Gregg" w:date="2024-10-01T11:00:00Z" w16du:dateUtc="2024-10-01T15:00:00Z">
        <w:r>
          <w:t xml:space="preserve">Materials &amp; </w:t>
        </w:r>
      </w:ins>
      <w:r w:rsidR="00A849E6" w:rsidRPr="00197A2B">
        <w:t>Methods</w:t>
      </w:r>
    </w:p>
    <w:p w14:paraId="0EEFF44E" w14:textId="77777777" w:rsidR="00A849E6" w:rsidRDefault="00A849E6" w:rsidP="00A849E6">
      <w:pPr>
        <w:pStyle w:val="Heading2"/>
      </w:pPr>
      <w:r w:rsidRPr="00031896">
        <w:t>Sample collection</w:t>
      </w:r>
      <w:r>
        <w:t xml:space="preserve"> and assembly</w:t>
      </w:r>
    </w:p>
    <w:p w14:paraId="267C0DCF" w14:textId="79D14048"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w:t>
      </w:r>
      <w:del w:id="310" w:author="Thomas, Gregg" w:date="2024-10-01T11:00:00Z" w16du:dateUtc="2024-10-01T15:00:00Z">
        <w:r w:rsidR="00EC4654">
          <w:rPr>
            <w:rFonts w:ascii="Times New Roman" w:hAnsi="Times New Roman" w:cs="Times New Roman"/>
            <w:sz w:val="24"/>
            <w:szCs w:val="24"/>
          </w:rPr>
          <w:delText>2</w:delText>
        </w:r>
      </w:del>
      <w:ins w:id="311" w:author="Thomas, Gregg" w:date="2024-10-01T11:00:00Z" w16du:dateUtc="2024-10-01T15:00:00Z">
        <w:r w:rsidR="004C27CA">
          <w:rPr>
            <w:rFonts w:ascii="Times New Roman" w:hAnsi="Times New Roman" w:cs="Times New Roman"/>
            <w:sz w:val="24"/>
            <w:szCs w:val="24"/>
          </w:rPr>
          <w:t>two</w:t>
        </w:r>
      </w:ins>
      <w:r>
        <w:rPr>
          <w:rFonts w:ascii="Times New Roman" w:hAnsi="Times New Roman" w:cs="Times New Roman"/>
          <w:sz w:val="24"/>
          <w:szCs w:val="24"/>
        </w:rPr>
        <w:t xml:space="preserve"> other rodents from several sources, including NCBI and several recently sequenced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w:t>
      </w:r>
      <w:ins w:id="312"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w:t>
      </w:r>
      <w:del w:id="313" w:author="Thomas, Gregg" w:date="2024-10-01T11:00:00Z" w16du:dateUtc="2024-10-01T15:00:00Z">
        <w:r w:rsidR="00FD60C1">
          <w:rPr>
            <w:rFonts w:ascii="Times New Roman" w:hAnsi="Times New Roman" w:cs="Times New Roman"/>
            <w:sz w:val="24"/>
            <w:szCs w:val="24"/>
          </w:rPr>
          <w:delText>1</w:delText>
        </w:r>
      </w:del>
      <w:ins w:id="314" w:author="Thomas, Gregg" w:date="2024-10-01T11:00:00Z" w16du:dateUtc="2024-10-01T15:00:00Z">
        <w:r w:rsidR="005E3AC8">
          <w:rPr>
            <w:rFonts w:ascii="Times New Roman" w:hAnsi="Times New Roman" w:cs="Times New Roman"/>
            <w:sz w:val="24"/>
            <w:szCs w:val="24"/>
          </w:rPr>
          <w:t>S1</w:t>
        </w:r>
      </w:ins>
      <w:r>
        <w:rPr>
          <w:rFonts w:ascii="Times New Roman" w:hAnsi="Times New Roman" w:cs="Times New Roman"/>
          <w:sz w:val="24"/>
          <w:szCs w:val="24"/>
        </w:rPr>
        <w:t xml:space="preserve"> for full list of samples and sources). We also report the </w:t>
      </w:r>
      <w:del w:id="315" w:author="Thomas, Gregg" w:date="2024-10-01T11:00:00Z" w16du:dateUtc="2024-10-01T15:00:00Z">
        <w:r w:rsidR="00FD60C1">
          <w:rPr>
            <w:rFonts w:ascii="Times New Roman" w:hAnsi="Times New Roman" w:cs="Times New Roman"/>
            <w:sz w:val="24"/>
            <w:szCs w:val="24"/>
          </w:rPr>
          <w:delText>sampling</w:delText>
        </w:r>
      </w:del>
      <w:ins w:id="316" w:author="Thomas, Gregg" w:date="2024-10-01T11:00:00Z" w16du:dateUtc="2024-10-01T15:00:00Z">
        <w:r w:rsidR="003E42EC">
          <w:rPr>
            <w:rFonts w:ascii="Times New Roman" w:hAnsi="Times New Roman" w:cs="Times New Roman"/>
            <w:sz w:val="24"/>
            <w:szCs w:val="24"/>
          </w:rPr>
          <w:t>genome</w:t>
        </w:r>
      </w:ins>
      <w:r w:rsidR="003E42EC">
        <w:rPr>
          <w:rFonts w:ascii="Times New Roman" w:hAnsi="Times New Roman" w:cs="Times New Roman"/>
          <w:sz w:val="24"/>
          <w:szCs w:val="24"/>
        </w:rPr>
        <w:t xml:space="preserve"> </w:t>
      </w:r>
      <w:r>
        <w:rPr>
          <w:rFonts w:ascii="Times New Roman" w:hAnsi="Times New Roman" w:cs="Times New Roman"/>
          <w:sz w:val="24"/>
          <w:szCs w:val="24"/>
        </w:rPr>
        <w:t xml:space="preserve">of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(FMNH 230007) </w:t>
      </w:r>
      <w:r>
        <w:rPr>
          <w:rFonts w:ascii="Times New Roman" w:hAnsi="Times New Roman" w:cs="Times New Roman"/>
          <w:sz w:val="24"/>
          <w:szCs w:val="24"/>
        </w:rPr>
        <w:t>from</w:t>
      </w:r>
      <w:r w:rsidRPr="003D23AB">
        <w:rPr>
          <w:rFonts w:ascii="Times New Roman" w:hAnsi="Times New Roman" w:cs="Times New Roman"/>
          <w:sz w:val="24"/>
          <w:szCs w:val="24"/>
        </w:rPr>
        <w:t xml:space="preserve"> Ethiopia in 2015</w:t>
      </w:r>
      <w:r>
        <w:rPr>
          <w:rFonts w:ascii="Times New Roman" w:hAnsi="Times New Roman" w:cs="Times New Roman"/>
          <w:sz w:val="24"/>
          <w:szCs w:val="24"/>
        </w:rPr>
        <w:t xml:space="preserve">. While DNA extraction and sequencing on the 10x Genomics platform for </w:t>
      </w:r>
      <w:r>
        <w:rPr>
          <w:rFonts w:ascii="Times New Roman" w:hAnsi="Times New Roman" w:cs="Times New Roman"/>
          <w:i/>
          <w:iCs/>
          <w:sz w:val="24"/>
          <w:szCs w:val="24"/>
        </w:rPr>
        <w:t>O. typus</w:t>
      </w:r>
      <w:r>
        <w:rPr>
          <w:rFonts w:ascii="Times New Roman" w:hAnsi="Times New Roman" w:cs="Times New Roman"/>
          <w:sz w:val="24"/>
          <w:szCs w:val="24"/>
        </w:rPr>
        <w:t xml:space="preserve"> is the same as described in</w:t>
      </w:r>
      <w:r w:rsidRPr="004207A5">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w:t>
      </w:r>
      <w:ins w:id="31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the library quality for </w:t>
      </w:r>
      <w:r>
        <w:rPr>
          <w:rFonts w:ascii="Times New Roman" w:hAnsi="Times New Roman" w:cs="Times New Roman"/>
          <w:sz w:val="24"/>
          <w:szCs w:val="24"/>
        </w:rPr>
        <w:t xml:space="preserve">this sample </w:t>
      </w:r>
      <w:r w:rsidRPr="004207A5">
        <w:rPr>
          <w:rFonts w:ascii="Times New Roman" w:hAnsi="Times New Roman" w:cs="Times New Roman"/>
          <w:sz w:val="24"/>
          <w:szCs w:val="24"/>
        </w:rPr>
        <w:t xml:space="preserve">was </w:t>
      </w:r>
      <w:r w:rsidRPr="004207A5">
        <w:rPr>
          <w:rFonts w:ascii="Times New Roman" w:hAnsi="Times New Roman" w:cs="Times New Roman"/>
          <w:sz w:val="24"/>
          <w:szCs w:val="24"/>
        </w:rPr>
        <w:lastRenderedPageBreak/>
        <w:t>too low for chromosome level assembly</w:t>
      </w:r>
      <w:r>
        <w:rPr>
          <w:rFonts w:ascii="Times New Roman" w:hAnsi="Times New Roman" w:cs="Times New Roman"/>
          <w:sz w:val="24"/>
          <w:szCs w:val="24"/>
        </w:rPr>
        <w:t>. Here,</w:t>
      </w:r>
      <w:r w:rsidRPr="004207A5">
        <w:rPr>
          <w:rFonts w:ascii="Times New Roman" w:hAnsi="Times New Roman" w:cs="Times New Roman"/>
          <w:sz w:val="24"/>
          <w:szCs w:val="24"/>
        </w:rPr>
        <w:t xml:space="preserve"> </w:t>
      </w:r>
      <w:r>
        <w:rPr>
          <w:rFonts w:ascii="Times New Roman" w:hAnsi="Times New Roman" w:cs="Times New Roman"/>
          <w:sz w:val="24"/>
          <w:szCs w:val="24"/>
        </w:rPr>
        <w:t>we</w:t>
      </w:r>
      <w:r w:rsidRPr="004207A5">
        <w:rPr>
          <w:rFonts w:ascii="Times New Roman" w:hAnsi="Times New Roman" w:cs="Times New Roman"/>
          <w:sz w:val="24"/>
          <w:szCs w:val="24"/>
        </w:rPr>
        <w:t xml:space="preserve"> instead assembled</w:t>
      </w:r>
      <w:r>
        <w:rPr>
          <w:rFonts w:ascii="Times New Roman" w:hAnsi="Times New Roman" w:cs="Times New Roman"/>
          <w:sz w:val="24"/>
          <w:szCs w:val="24"/>
        </w:rPr>
        <w:t xml:space="preserve"> it</w:t>
      </w:r>
      <w:r w:rsidRPr="004207A5">
        <w:rPr>
          <w:rFonts w:ascii="Times New Roman" w:hAnsi="Times New Roman" w:cs="Times New Roman"/>
          <w:sz w:val="24"/>
          <w:szCs w:val="24"/>
        </w:rPr>
        <w:t xml:space="preserve"> into scaffolds with the express purpose of obtaining UCEs</w:t>
      </w:r>
      <w:r>
        <w:rPr>
          <w:rFonts w:ascii="Times New Roman" w:hAnsi="Times New Roman" w:cs="Times New Roman"/>
          <w:sz w:val="24"/>
          <w:szCs w:val="24"/>
        </w:rPr>
        <w:t xml:space="preserve"> for phylogenetic analysis</w:t>
      </w:r>
      <w:r w:rsidRPr="004207A5">
        <w:rPr>
          <w:rFonts w:ascii="Times New Roman" w:hAnsi="Times New Roman" w:cs="Times New Roman"/>
          <w:sz w:val="24"/>
          <w:szCs w:val="24"/>
        </w:rPr>
        <w:t xml:space="preserve">. Adapters and low-quality bases were trimmed from the reads using </w:t>
      </w:r>
      <w:proofErr w:type="spellStart"/>
      <w:r w:rsidRPr="004207A5">
        <w:rPr>
          <w:rFonts w:ascii="Times New Roman" w:hAnsi="Times New Roman" w:cs="Times New Roman"/>
          <w:sz w:val="24"/>
          <w:szCs w:val="24"/>
        </w:rPr>
        <w:t>illumiprocessor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(Faircloth 2013)</w:t>
      </w:r>
      <w:r>
        <w:rPr>
          <w:rFonts w:ascii="Times New Roman" w:hAnsi="Times New Roman" w:cs="Times New Roman"/>
          <w:sz w:val="24"/>
          <w:szCs w:val="24"/>
        </w:rPr>
        <w:fldChar w:fldCharType="end"/>
      </w:r>
      <w:r>
        <w:rPr>
          <w:rFonts w:ascii="Times New Roman" w:hAnsi="Times New Roman" w:cs="Times New Roman"/>
          <w:sz w:val="24"/>
          <w:szCs w:val="24"/>
        </w:rPr>
        <w:t>,</w:t>
      </w:r>
      <w:r w:rsidRPr="004207A5">
        <w:rPr>
          <w:rFonts w:ascii="Times New Roman" w:hAnsi="Times New Roman" w:cs="Times New Roman"/>
          <w:sz w:val="24"/>
          <w:szCs w:val="24"/>
        </w:rPr>
        <w:t xml:space="preserve"> which makes use of functions from </w:t>
      </w:r>
      <w:proofErr w:type="spellStart"/>
      <w:r w:rsidRPr="004207A5">
        <w:rPr>
          <w:rFonts w:ascii="Times New Roman" w:hAnsi="Times New Roman" w:cs="Times New Roman"/>
          <w:sz w:val="24"/>
          <w:szCs w:val="24"/>
        </w:rPr>
        <w:t>trimmomatic</w:t>
      </w:r>
      <w:proofErr w:type="spellEnd"/>
      <w:ins w:id="318" w:author="Thomas, Gregg [2]" w:date="2024-10-07T09:49:00Z" w16du:dateUtc="2024-10-07T13:49:00Z">
        <w:r w:rsidR="00C06FA6">
          <w:rPr>
            <w:rFonts w:ascii="Times New Roman" w:hAnsi="Times New Roman" w:cs="Times New Roman"/>
            <w:sz w:val="24"/>
            <w:szCs w:val="24"/>
          </w:rPr>
          <w:t xml:space="preserve"> using the default parameters</w:t>
        </w:r>
      </w:ins>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(Bolger</w:t>
      </w:r>
      <w:ins w:id="319"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2014)</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All cleaned reads were de novo assembled using </w:t>
      </w:r>
      <w:proofErr w:type="spellStart"/>
      <w:r w:rsidRPr="004207A5">
        <w:rPr>
          <w:rFonts w:ascii="Times New Roman" w:hAnsi="Times New Roman" w:cs="Times New Roman"/>
          <w:sz w:val="24"/>
          <w:szCs w:val="24"/>
        </w:rPr>
        <w:t>ABySS</w:t>
      </w:r>
      <w:proofErr w:type="spellEnd"/>
      <w:r w:rsidRPr="004207A5">
        <w:rPr>
          <w:rFonts w:ascii="Times New Roman" w:hAnsi="Times New Roman" w:cs="Times New Roman"/>
          <w:sz w:val="24"/>
          <w:szCs w:val="24"/>
        </w:rPr>
        <w:t xml:space="preserve"> 2.3.1</w:t>
      </w:r>
      <w:r>
        <w:rPr>
          <w:rFonts w:ascii="Times New Roman" w:hAnsi="Times New Roman" w:cs="Times New Roman"/>
          <w:sz w:val="24"/>
          <w:szCs w:val="24"/>
        </w:rPr>
        <w:t xml:space="preserve"> </w:t>
      </w:r>
      <w:del w:id="320" w:author="Thomas, Gregg" w:date="2024-10-01T11:00:00Z" w16du:dateUtc="2024-10-01T15:00:00Z">
        <w:r w:rsidR="00FD60C1">
          <w:rPr>
            <w:rFonts w:ascii="Times New Roman" w:hAnsi="Times New Roman" w:cs="Times New Roman"/>
            <w:sz w:val="24"/>
            <w:szCs w:val="24"/>
          </w:rPr>
          <w:fldChar w:fldCharType="begin">
            <w:fldData xml:space="preserve">PEVuZE5vdGU+PENpdGU+PEF1dGhvcj5KYWNrbWFuPC9BdXRob3I+PFllYXI+MjAxNzwvWWVhcj48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=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PEVuZE5vdGU+PENpdGU+PEF1dGhvcj5KYWNrbWFuPC9BdXRob3I+PFllYXI+MjAxNzwvWWVhcj48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=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321" w:author="Thomas, Gregg" w:date="2024-10-01T11:00:00Z" w16du:dateUtc="2024-10-01T15:00:00Z">
        <w:r w:rsidR="00FD60C1">
          <w:rPr>
            <w:rFonts w:ascii="Times New Roman" w:hAnsi="Times New Roman" w:cs="Times New Roman"/>
            <w:sz w:val="24"/>
            <w:szCs w:val="24"/>
          </w:rPr>
        </w:r>
        <w:r w:rsidR="00FD60C1">
          <w:rPr>
            <w:rFonts w:ascii="Times New Roman" w:hAnsi="Times New Roman" w:cs="Times New Roman"/>
            <w:sz w:val="24"/>
            <w:szCs w:val="24"/>
          </w:rPr>
          <w:fldChar w:fldCharType="separate"/>
        </w:r>
      </w:del>
      <w:r w:rsidR="00764718">
        <w:rPr>
          <w:rFonts w:ascii="Times New Roman" w:hAnsi="Times New Roman" w:cs="Times New Roman"/>
          <w:noProof/>
          <w:sz w:val="24"/>
          <w:szCs w:val="24"/>
        </w:rPr>
        <w:t>(Jackman, et al. 2017)</w:t>
      </w:r>
      <w:del w:id="322" w:author="Thomas, Gregg" w:date="2024-10-01T11:00:00Z" w16du:dateUtc="2024-10-01T15:00:00Z">
        <w:r w:rsidR="00FD60C1">
          <w:rPr>
            <w:rFonts w:ascii="Times New Roman" w:hAnsi="Times New Roman" w:cs="Times New Roman"/>
            <w:sz w:val="24"/>
            <w:szCs w:val="24"/>
          </w:rPr>
          <w:fldChar w:fldCharType="end"/>
        </w:r>
      </w:del>
      <w:r w:rsidRPr="004207A5">
        <w:rPr>
          <w:rFonts w:ascii="Times New Roman" w:hAnsi="Times New Roman" w:cs="Times New Roman"/>
          <w:sz w:val="24"/>
          <w:szCs w:val="24"/>
        </w:rPr>
        <w:t xml:space="preserve"> with a Bloom filter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(Bloom 1970)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de Bruijn graph. The final </w:t>
      </w:r>
      <w:r w:rsidRPr="005B28B3">
        <w:rPr>
          <w:rFonts w:ascii="Times New Roman" w:hAnsi="Times New Roman" w:cs="Times New Roman"/>
          <w:i/>
          <w:iCs/>
          <w:sz w:val="24"/>
          <w:szCs w:val="24"/>
        </w:rPr>
        <w:t>O. typus</w:t>
      </w:r>
      <w:r w:rsidRPr="004207A5">
        <w:rPr>
          <w:rFonts w:ascii="Times New Roman" w:hAnsi="Times New Roman" w:cs="Times New Roman"/>
          <w:sz w:val="24"/>
          <w:szCs w:val="24"/>
        </w:rPr>
        <w:t xml:space="preserve"> scaffold assembly was 2.14GB (N50=9,211; L50=64,014; E-size=12,790).</w:t>
      </w:r>
    </w:p>
    <w:p w14:paraId="002A7DE4" w14:textId="59AE1D51" w:rsidR="00A849E6" w:rsidRPr="00D014B3"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parallel, for six of these species (see </w:t>
      </w:r>
      <w:ins w:id="323" w:author="Thomas, Gregg" w:date="2024-10-01T11:00:00Z" w16du:dateUtc="2024-10-01T15:00:00Z">
        <w:del w:id="324" w:author="Thomas, Gregg [2]" w:date="2024-10-16T10:04:00Z" w16du:dateUtc="2024-10-16T14:04:00Z">
          <w:r w:rsidDel="00F15368">
            <w:rPr>
              <w:rFonts w:ascii="Times New Roman" w:hAnsi="Times New Roman" w:cs="Times New Roman"/>
              <w:sz w:val="24"/>
              <w:szCs w:val="24"/>
            </w:rPr>
            <w:delText xml:space="preserve">Fig. </w:delText>
          </w:r>
        </w:del>
      </w:ins>
      <w:ins w:id="325" w:author="Thomas, Gregg [2]" w:date="2024-10-16T10:04:00Z" w16du:dateUtc="2024-10-16T14:04:00Z">
        <w:r w:rsidR="00F15368">
          <w:rPr>
            <w:rFonts w:ascii="Times New Roman" w:hAnsi="Times New Roman" w:cs="Times New Roman"/>
            <w:sz w:val="24"/>
            <w:szCs w:val="24"/>
          </w:rPr>
          <w:t xml:space="preserve">Figure </w:t>
        </w:r>
      </w:ins>
      <w:ins w:id="326" w:author="Thomas, Gregg" w:date="2024-10-01T11:00:00Z" w16du:dateUtc="2024-10-01T15:00:00Z">
        <w:r>
          <w:rPr>
            <w:rFonts w:ascii="Times New Roman" w:hAnsi="Times New Roman" w:cs="Times New Roman"/>
            <w:sz w:val="24"/>
            <w:szCs w:val="24"/>
          </w:rPr>
          <w:t>1</w:t>
        </w:r>
        <w:r w:rsidR="005E3AC8">
          <w:rPr>
            <w:rFonts w:ascii="Times New Roman" w:hAnsi="Times New Roman" w:cs="Times New Roman"/>
            <w:sz w:val="24"/>
            <w:szCs w:val="24"/>
          </w:rPr>
          <w:t xml:space="preserve">; </w:t>
        </w:r>
      </w:ins>
      <w:r w:rsidR="005E3AC8">
        <w:rPr>
          <w:rFonts w:ascii="Times New Roman" w:hAnsi="Times New Roman" w:cs="Times New Roman"/>
          <w:sz w:val="24"/>
          <w:szCs w:val="24"/>
        </w:rPr>
        <w:t xml:space="preserve">Table </w:t>
      </w:r>
      <w:del w:id="327" w:author="Thomas, Gregg" w:date="2024-10-01T11:00:00Z" w16du:dateUtc="2024-10-01T15:00:00Z">
        <w:r w:rsidR="00FD60C1">
          <w:rPr>
            <w:rFonts w:ascii="Times New Roman" w:hAnsi="Times New Roman" w:cs="Times New Roman"/>
            <w:sz w:val="24"/>
            <w:szCs w:val="24"/>
          </w:rPr>
          <w:delText xml:space="preserve">1; </w:delText>
        </w:r>
      </w:del>
      <w:del w:id="328" w:author="Thomas, Gregg [2]" w:date="2024-10-16T10:04:00Z" w16du:dateUtc="2024-10-16T14:04:00Z">
        <w:r w:rsidR="00FD60C1" w:rsidDel="00F15368">
          <w:rPr>
            <w:rFonts w:ascii="Times New Roman" w:hAnsi="Times New Roman" w:cs="Times New Roman"/>
            <w:sz w:val="24"/>
            <w:szCs w:val="24"/>
          </w:rPr>
          <w:delText xml:space="preserve">Fig. </w:delText>
        </w:r>
      </w:del>
      <w:ins w:id="329" w:author="Thomas, Gregg [2]" w:date="2024-10-16T10:04:00Z" w16du:dateUtc="2024-10-16T14:04:00Z">
        <w:r w:rsidR="00F15368">
          <w:rPr>
            <w:rFonts w:ascii="Times New Roman" w:hAnsi="Times New Roman" w:cs="Times New Roman"/>
            <w:sz w:val="24"/>
            <w:szCs w:val="24"/>
          </w:rPr>
          <w:t xml:space="preserve">Figure </w:t>
        </w:r>
      </w:ins>
      <w:del w:id="330" w:author="Thomas, Gregg" w:date="2024-10-01T11:00:00Z" w16du:dateUtc="2024-10-01T15:00:00Z">
        <w:r w:rsidR="00FD60C1">
          <w:rPr>
            <w:rFonts w:ascii="Times New Roman" w:hAnsi="Times New Roman" w:cs="Times New Roman"/>
            <w:sz w:val="24"/>
            <w:szCs w:val="24"/>
          </w:rPr>
          <w:delText>1</w:delText>
        </w:r>
      </w:del>
      <w:ins w:id="331" w:author="Thomas, Gregg" w:date="2024-10-01T11:00:00Z" w16du:dateUtc="2024-10-01T15:00:00Z">
        <w:r w:rsidR="005E3AC8">
          <w:rPr>
            <w:rFonts w:ascii="Times New Roman" w:hAnsi="Times New Roman" w:cs="Times New Roman"/>
            <w:sz w:val="24"/>
            <w:szCs w:val="24"/>
          </w:rPr>
          <w:t>S1</w:t>
        </w:r>
      </w:ins>
      <w:r>
        <w:rPr>
          <w:rFonts w:ascii="Times New Roman" w:hAnsi="Times New Roman" w:cs="Times New Roman"/>
          <w:sz w:val="24"/>
          <w:szCs w:val="24"/>
        </w:rPr>
        <w:t xml:space="preserve">), we generated reference-based pseudo-assemblies with iterative mapping using an updated version pseudo-it v3.1.1 </w:t>
      </w:r>
      <w:del w:id="332" w:author="Thomas, Gregg" w:date="2024-10-01T11:00:00Z" w16du:dateUtc="2024-10-01T15:00:00Z">
        <w:r w:rsidR="00096E6F">
          <w:rPr>
            <w:rFonts w:ascii="Times New Roman" w:hAnsi="Times New Roman" w:cs="Times New Roman"/>
            <w:sz w:val="24"/>
            <w:szCs w:val="24"/>
          </w:rPr>
          <w:fldChar w:fldCharType="begin">
            <w:fldData xml:space="preserve">PEVuZE5vdGU+PENpdGU+PEF1dGhvcj5TYXJ2ZXI8L0F1dGhvcj48WWVhcj4yMDE3PC9ZZWFyPjxS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PEVuZE5vdGU+PENpdGU+PEF1dGhvcj5TYXJ2ZXI8L0F1dGhvcj48WWVhcj4yMDE3PC9ZZWFyPjxS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333" w:author="Thomas, Gregg" w:date="2024-10-01T11:00:00Z" w16du:dateUtc="2024-10-01T15:00:00Z">
        <w:r w:rsidR="00096E6F">
          <w:rPr>
            <w:rFonts w:ascii="Times New Roman" w:hAnsi="Times New Roman" w:cs="Times New Roman"/>
            <w:sz w:val="24"/>
            <w:szCs w:val="24"/>
          </w:rPr>
        </w:r>
        <w:r w:rsidR="00096E6F">
          <w:rPr>
            <w:rFonts w:ascii="Times New Roman" w:hAnsi="Times New Roman" w:cs="Times New Roman"/>
            <w:sz w:val="24"/>
            <w:szCs w:val="24"/>
          </w:rPr>
          <w:fldChar w:fldCharType="separate"/>
        </w:r>
      </w:del>
      <w:r w:rsidR="00764718">
        <w:rPr>
          <w:rFonts w:ascii="Times New Roman" w:hAnsi="Times New Roman" w:cs="Times New Roman"/>
          <w:noProof/>
          <w:sz w:val="24"/>
          <w:szCs w:val="24"/>
        </w:rPr>
        <w:t>(Sarver, et al. 2017)</w:t>
      </w:r>
      <w:del w:id="334" w:author="Thomas, Gregg" w:date="2024-10-01T11:00:00Z" w16du:dateUtc="2024-10-01T15:00:00Z">
        <w:r w:rsidR="00096E6F">
          <w:rPr>
            <w:rFonts w:ascii="Times New Roman" w:hAnsi="Times New Roman" w:cs="Times New Roman"/>
            <w:sz w:val="24"/>
            <w:szCs w:val="24"/>
          </w:rPr>
          <w:fldChar w:fldCharType="end"/>
        </w:r>
      </w:del>
      <w:r>
        <w:rPr>
          <w:rFonts w:ascii="Times New Roman" w:hAnsi="Times New Roman" w:cs="Times New Roman"/>
          <w:sz w:val="24"/>
          <w:szCs w:val="24"/>
        </w:rPr>
        <w:t xml:space="preserve"> that incorporates insertion-deletion variation to minimize reference bias in our genome-wide phylogenetic analyses and to maintain collinearity between assemblies (</w:t>
      </w:r>
      <w:hyperlink r:id="rId9" w:history="1">
        <w:r w:rsidRPr="008F61BC">
          <w:rPr>
            <w:rStyle w:val="Hyperlink"/>
            <w:rFonts w:ascii="Times New Roman" w:hAnsi="Times New Roman" w:cs="Times New Roman"/>
            <w:sz w:val="24"/>
            <w:szCs w:val="24"/>
          </w:rPr>
          <w:t>https://github.com/goodest-goodlab/pseudo-it</w:t>
        </w:r>
      </w:hyperlink>
      <w:r>
        <w:rPr>
          <w:rFonts w:ascii="Times New Roman" w:hAnsi="Times New Roman" w:cs="Times New Roman"/>
          <w:sz w:val="24"/>
          <w:szCs w:val="24"/>
        </w:rPr>
        <w:t xml:space="preserve">). We used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 for our pseudo-assembly approach. Briefly, pseudo-it maps reads from each sample to the reference genome with BWA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2013)</w:t>
      </w:r>
      <w:r>
        <w:rPr>
          <w:rFonts w:ascii="Times New Roman" w:hAnsi="Times New Roman" w:cs="Times New Roman"/>
          <w:sz w:val="24"/>
          <w:szCs w:val="24"/>
        </w:rPr>
        <w:fldChar w:fldCharType="end"/>
      </w:r>
      <w:r>
        <w:rPr>
          <w:rFonts w:ascii="Times New Roman" w:hAnsi="Times New Roman" w:cs="Times New Roman"/>
          <w:sz w:val="24"/>
          <w:szCs w:val="24"/>
        </w:rPr>
        <w:t xml:space="preserve">, calls variants with GATK </w:t>
      </w:r>
      <w:proofErr w:type="spellStart"/>
      <w:r>
        <w:rPr>
          <w:rFonts w:ascii="Times New Roman" w:hAnsi="Times New Roman" w:cs="Times New Roman"/>
          <w:sz w:val="24"/>
          <w:szCs w:val="24"/>
        </w:rPr>
        <w:t>HaplotypeCaller</w:t>
      </w:r>
      <w:proofErr w:type="spellEnd"/>
      <w:r>
        <w:rPr>
          <w:rFonts w:ascii="Times New Roman" w:hAnsi="Times New Roman" w:cs="Times New Roman"/>
          <w:sz w:val="24"/>
          <w:szCs w:val="24"/>
        </w:rPr>
        <w:t xml:space="preserve"> </w:t>
      </w:r>
      <w:del w:id="335" w:author="Thomas, Gregg" w:date="2024-10-01T11:00:00Z" w16du:dateUtc="2024-10-01T15:00:00Z">
        <w:r w:rsidR="000B7FC4">
          <w:rPr>
            <w:rFonts w:ascii="Times New Roman" w:hAnsi="Times New Roman" w:cs="Times New Roman"/>
            <w:sz w:val="24"/>
            <w:szCs w:val="24"/>
          </w:rPr>
          <w:fldChar w:fldCharType="begin">
            <w:fldData xml:space="preserve">PEVuZE5vdGU+PENpdGU+PEF1dGhvcj5Qb3BsaW48L0F1dGhvcj48WWVhcj4yMDE4PC9ZZWFyPjxS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PEVuZE5vdGU+PENpdGU+PEF1dGhvcj5Qb3BsaW48L0F1dGhvcj48WWVhcj4yMDE4PC9ZZWFyPjxS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336" w:author="Thomas, Gregg" w:date="2024-10-01T11:00:00Z" w16du:dateUtc="2024-10-01T15:00:00Z">
        <w:r w:rsidR="000B7FC4">
          <w:rPr>
            <w:rFonts w:ascii="Times New Roman" w:hAnsi="Times New Roman" w:cs="Times New Roman"/>
            <w:sz w:val="24"/>
            <w:szCs w:val="24"/>
          </w:rPr>
        </w:r>
        <w:r w:rsidR="000B7FC4">
          <w:rPr>
            <w:rFonts w:ascii="Times New Roman" w:hAnsi="Times New Roman" w:cs="Times New Roman"/>
            <w:sz w:val="24"/>
            <w:szCs w:val="24"/>
          </w:rPr>
          <w:fldChar w:fldCharType="separate"/>
        </w:r>
      </w:del>
      <w:r w:rsidR="00764718">
        <w:rPr>
          <w:rFonts w:ascii="Times New Roman" w:hAnsi="Times New Roman" w:cs="Times New Roman"/>
          <w:noProof/>
          <w:sz w:val="24"/>
          <w:szCs w:val="24"/>
        </w:rPr>
        <w:t>(Poplin, et al. 2018)</w:t>
      </w:r>
      <w:del w:id="337" w:author="Thomas, Gregg" w:date="2024-10-01T11:00:00Z" w16du:dateUtc="2024-10-01T15:00:00Z">
        <w:r w:rsidR="000B7FC4">
          <w:rPr>
            <w:rFonts w:ascii="Times New Roman" w:hAnsi="Times New Roman" w:cs="Times New Roman"/>
            <w:sz w:val="24"/>
            <w:szCs w:val="24"/>
          </w:rPr>
          <w:fldChar w:fldCharType="end"/>
        </w:r>
      </w:del>
      <w:r>
        <w:rPr>
          <w:rFonts w:ascii="Times New Roman" w:hAnsi="Times New Roman" w:cs="Times New Roman"/>
          <w:sz w:val="24"/>
          <w:szCs w:val="24"/>
        </w:rPr>
        <w:t xml:space="preserve">, and filters SNPs and indels and generates a consensus assembly with </w:t>
      </w:r>
      <w:proofErr w:type="spellStart"/>
      <w:r>
        <w:rPr>
          <w:rFonts w:ascii="Times New Roman" w:hAnsi="Times New Roman" w:cs="Times New Roman"/>
          <w:sz w:val="24"/>
          <w:szCs w:val="24"/>
        </w:rPr>
        <w:t>bcftools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(Danecek</w:t>
      </w:r>
      <w:ins w:id="338"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r>
        <w:rPr>
          <w:rFonts w:ascii="Times New Roman" w:hAnsi="Times New Roman" w:cs="Times New Roman"/>
          <w:sz w:val="24"/>
          <w:szCs w:val="24"/>
        </w:rPr>
        <w:fldChar w:fldCharType="end"/>
      </w:r>
      <w:r>
        <w:rPr>
          <w:rFonts w:ascii="Times New Roman" w:hAnsi="Times New Roman" w:cs="Times New Roman"/>
          <w:sz w:val="24"/>
          <w:szCs w:val="24"/>
        </w:rPr>
        <w:t>. The process is repeated, each time using the previous iteration’s consensus assembly as the new reference genome to which reads are mapped. In total, we did three iterations of mapping for each sample.</w:t>
      </w:r>
    </w:p>
    <w:p w14:paraId="792C5670" w14:textId="77777777" w:rsidR="00A849E6" w:rsidRPr="00747E40" w:rsidRDefault="00A849E6" w:rsidP="00A849E6">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34FCF2E3" w14:textId="77777777" w:rsidR="00A849E6" w:rsidRDefault="00A849E6" w:rsidP="00A849E6">
      <w:pPr>
        <w:pStyle w:val="Heading2"/>
      </w:pPr>
      <w:proofErr w:type="spellStart"/>
      <w:r>
        <w:t>Ultraconserved</w:t>
      </w:r>
      <w:proofErr w:type="spellEnd"/>
      <w:r>
        <w:t xml:space="preserve"> element (UCE) retrieval and alignment</w:t>
      </w:r>
    </w:p>
    <w:p w14:paraId="66FEBB6A" w14:textId="65F5223D" w:rsidR="00A849E6" w:rsidRPr="006E660A" w:rsidRDefault="00086687" w:rsidP="00A849E6">
      <w:pPr>
        <w:spacing w:after="0"/>
        <w:jc w:val="both"/>
        <w:rPr>
          <w:rFonts w:ascii="Times New Roman" w:hAnsi="Times New Roman"/>
          <w:sz w:val="24"/>
        </w:rPr>
      </w:pPr>
      <w:del w:id="339" w:author="Thomas, Gregg" w:date="2024-10-01T11:00:00Z" w16du:dateUtc="2024-10-01T15:00:00Z">
        <w:r>
          <w:rPr>
            <w:rFonts w:ascii="Times New Roman" w:hAnsi="Times New Roman" w:cs="Times New Roman"/>
            <w:sz w:val="24"/>
            <w:szCs w:val="24"/>
          </w:rPr>
          <w:delText>To</w:delText>
        </w:r>
      </w:del>
      <w:ins w:id="340" w:author="Thomas, Gregg" w:date="2024-10-01T11:00:00Z" w16du:dateUtc="2024-10-01T15:00:00Z">
        <w:r w:rsidR="00B63ACE">
          <w:rPr>
            <w:rFonts w:ascii="Times New Roman" w:hAnsi="Times New Roman" w:cs="Times New Roman"/>
            <w:sz w:val="24"/>
            <w:szCs w:val="24"/>
          </w:rPr>
          <w:t>We first set out to</w:t>
        </w:r>
      </w:ins>
      <w:r w:rsidR="00B63ACE">
        <w:rPr>
          <w:rFonts w:ascii="Times New Roman" w:hAnsi="Times New Roman" w:cs="Times New Roman"/>
          <w:sz w:val="24"/>
          <w:szCs w:val="24"/>
        </w:rPr>
        <w:t xml:space="preserve"> </w:t>
      </w:r>
      <w:r w:rsidR="00A849E6">
        <w:rPr>
          <w:rFonts w:ascii="Times New Roman" w:hAnsi="Times New Roman" w:cs="Times New Roman"/>
          <w:sz w:val="24"/>
          <w:szCs w:val="24"/>
        </w:rPr>
        <w:t xml:space="preserve">reconstruct a </w:t>
      </w:r>
      <w:del w:id="341" w:author="Thomas, Gregg" w:date="2024-10-01T11:00:00Z" w16du:dateUtc="2024-10-01T15:00:00Z">
        <w:r w:rsidR="00F0016C">
          <w:rPr>
            <w:rFonts w:ascii="Times New Roman" w:hAnsi="Times New Roman" w:cs="Times New Roman"/>
            <w:sz w:val="24"/>
            <w:szCs w:val="24"/>
          </w:rPr>
          <w:delText xml:space="preserve">broad </w:delText>
        </w:r>
      </w:del>
      <w:r w:rsidR="00A849E6">
        <w:rPr>
          <w:rFonts w:ascii="Times New Roman" w:hAnsi="Times New Roman" w:cs="Times New Roman"/>
          <w:sz w:val="24"/>
          <w:szCs w:val="24"/>
        </w:rPr>
        <w:t xml:space="preserve">phylogeny of </w:t>
      </w:r>
      <w:ins w:id="342" w:author="Thomas, Gregg" w:date="2024-10-01T11:00:00Z" w16du:dateUtc="2024-10-01T15:00:00Z">
        <w:r w:rsidR="00B63ACE">
          <w:rPr>
            <w:rFonts w:ascii="Times New Roman" w:hAnsi="Times New Roman" w:cs="Times New Roman"/>
            <w:sz w:val="24"/>
            <w:szCs w:val="24"/>
          </w:rPr>
          <w:t xml:space="preserve">sequenced </w:t>
        </w:r>
      </w:ins>
      <w:r w:rsidR="00A849E6">
        <w:rPr>
          <w:rFonts w:ascii="Times New Roman" w:hAnsi="Times New Roman" w:cs="Times New Roman"/>
          <w:sz w:val="24"/>
          <w:szCs w:val="24"/>
        </w:rPr>
        <w:t>murine rodents</w:t>
      </w:r>
      <w:del w:id="343" w:author="Thomas, Gregg" w:date="2024-10-01T11:00:00Z" w16du:dateUtc="2024-10-01T15:00:00Z">
        <w:r w:rsidR="009D28FB">
          <w:rPr>
            <w:rFonts w:ascii="Times New Roman" w:hAnsi="Times New Roman" w:cs="Times New Roman"/>
            <w:sz w:val="24"/>
            <w:szCs w:val="24"/>
          </w:rPr>
          <w:delText>,</w:delText>
        </w:r>
        <w:r w:rsidR="00F0016C" w:rsidRPr="00C8256C">
          <w:rPr>
            <w:rFonts w:ascii="Times New Roman" w:hAnsi="Times New Roman" w:cs="Times New Roman"/>
            <w:sz w:val="24"/>
            <w:szCs w:val="24"/>
          </w:rPr>
          <w:delText xml:space="preserve"> </w:delText>
        </w:r>
        <w:r w:rsidR="00F0016C">
          <w:rPr>
            <w:rFonts w:ascii="Times New Roman" w:hAnsi="Times New Roman" w:cs="Times New Roman"/>
            <w:sz w:val="24"/>
            <w:szCs w:val="24"/>
          </w:rPr>
          <w:delText>w</w:delText>
        </w:r>
        <w:r w:rsidR="00D14B44" w:rsidRPr="00C8256C">
          <w:rPr>
            <w:rFonts w:ascii="Times New Roman" w:hAnsi="Times New Roman" w:cs="Times New Roman"/>
            <w:sz w:val="24"/>
            <w:szCs w:val="24"/>
          </w:rPr>
          <w:delText>e</w:delText>
        </w:r>
      </w:del>
      <w:ins w:id="344" w:author="Thomas, Gregg" w:date="2024-10-01T11:00:00Z" w16du:dateUtc="2024-10-01T15:00:00Z">
        <w:r w:rsidR="00B63ACE">
          <w:rPr>
            <w:rFonts w:ascii="Times New Roman" w:hAnsi="Times New Roman" w:cs="Times New Roman"/>
            <w:sz w:val="24"/>
            <w:szCs w:val="24"/>
          </w:rPr>
          <w:t xml:space="preserve"> to provide both a </w:t>
        </w:r>
      </w:ins>
      <w:ins w:id="345" w:author="Thomas, Gregg [2]" w:date="2024-10-01T12:00:00Z" w16du:dateUtc="2024-10-01T16:00:00Z">
        <w:r w:rsidR="00592068">
          <w:rPr>
            <w:rFonts w:ascii="Times New Roman" w:hAnsi="Times New Roman" w:cs="Times New Roman"/>
            <w:sz w:val="24"/>
            <w:szCs w:val="24"/>
          </w:rPr>
          <w:t>useful</w:t>
        </w:r>
      </w:ins>
      <w:ins w:id="346" w:author="Thomas, Gregg" w:date="2024-10-01T11:00:00Z" w16du:dateUtc="2024-10-01T15:00:00Z">
        <w:r w:rsidR="00B63ACE">
          <w:rPr>
            <w:rFonts w:ascii="Times New Roman" w:hAnsi="Times New Roman" w:cs="Times New Roman"/>
            <w:sz w:val="24"/>
            <w:szCs w:val="24"/>
          </w:rPr>
          <w:t xml:space="preserve"> resource for future comparative genomic studies within this important group as well as a time-calibrated </w:t>
        </w:r>
        <w:r w:rsidR="00B63ACE" w:rsidRPr="00075439">
          <w:rPr>
            <w:rFonts w:ascii="Times New Roman" w:hAnsi="Times New Roman" w:cs="Times New Roman"/>
            <w:sz w:val="24"/>
            <w:szCs w:val="24"/>
          </w:rPr>
          <w:t xml:space="preserve">phylogeny </w:t>
        </w:r>
        <w:r w:rsidR="00B63ACE">
          <w:rPr>
            <w:rFonts w:ascii="Times New Roman" w:hAnsi="Times New Roman" w:cs="Times New Roman"/>
            <w:sz w:val="24"/>
            <w:szCs w:val="24"/>
          </w:rPr>
          <w:t>to frame an in-depth analysis of phylogenetic discordance</w:t>
        </w:r>
        <w:r w:rsidR="000211C3">
          <w:rPr>
            <w:rFonts w:ascii="Times New Roman" w:hAnsi="Times New Roman" w:cs="Times New Roman"/>
            <w:sz w:val="24"/>
            <w:szCs w:val="24"/>
          </w:rPr>
          <w:t xml:space="preserve"> across a subset of murine whole genomes (see below). </w:t>
        </w:r>
        <w:r w:rsidR="00B63ACE">
          <w:rPr>
            <w:rFonts w:ascii="Times New Roman" w:hAnsi="Times New Roman" w:cs="Times New Roman"/>
            <w:sz w:val="24"/>
            <w:szCs w:val="24"/>
          </w:rPr>
          <w:t>W</w:t>
        </w:r>
        <w:r w:rsidR="00A849E6" w:rsidRPr="00C8256C">
          <w:rPr>
            <w:rFonts w:ascii="Times New Roman" w:hAnsi="Times New Roman" w:cs="Times New Roman"/>
            <w:sz w:val="24"/>
            <w:szCs w:val="24"/>
          </w:rPr>
          <w:t>e</w:t>
        </w:r>
      </w:ins>
      <w:r w:rsidR="00A849E6" w:rsidRPr="00C8256C">
        <w:rPr>
          <w:rFonts w:ascii="Times New Roman" w:hAnsi="Times New Roman" w:cs="Times New Roman"/>
          <w:sz w:val="24"/>
          <w:szCs w:val="24"/>
        </w:rPr>
        <w:t xml:space="preserve"> combined our </w:t>
      </w:r>
      <w:r w:rsidR="00A849E6">
        <w:rPr>
          <w:rFonts w:ascii="Times New Roman" w:hAnsi="Times New Roman" w:cs="Times New Roman"/>
          <w:sz w:val="24"/>
          <w:szCs w:val="24"/>
        </w:rPr>
        <w:t>seven</w:t>
      </w:r>
      <w:r w:rsidR="00A849E6" w:rsidRPr="00C8256C">
        <w:rPr>
          <w:rFonts w:ascii="Times New Roman" w:hAnsi="Times New Roman" w:cs="Times New Roman"/>
          <w:sz w:val="24"/>
          <w:szCs w:val="24"/>
        </w:rPr>
        <w:t xml:space="preserve"> </w:t>
      </w:r>
      <w:r w:rsidR="00A849E6">
        <w:rPr>
          <w:rFonts w:ascii="Times New Roman" w:hAnsi="Times New Roman" w:cs="Times New Roman"/>
          <w:sz w:val="24"/>
          <w:szCs w:val="24"/>
        </w:rPr>
        <w:t>recently</w:t>
      </w:r>
      <w:r w:rsidR="00A849E6" w:rsidRPr="00C8256C">
        <w:rPr>
          <w:rFonts w:ascii="Times New Roman" w:hAnsi="Times New Roman" w:cs="Times New Roman"/>
          <w:sz w:val="24"/>
          <w:szCs w:val="24"/>
        </w:rPr>
        <w:t xml:space="preserve"> sequenced genomes with </w:t>
      </w:r>
      <w:r w:rsidR="00A849E6">
        <w:rPr>
          <w:rFonts w:ascii="Times New Roman" w:hAnsi="Times New Roman" w:cs="Times New Roman"/>
          <w:sz w:val="24"/>
          <w:szCs w:val="24"/>
        </w:rPr>
        <w:t xml:space="preserve">nine publicly available </w:t>
      </w:r>
      <w:del w:id="347" w:author="Thomas, Gregg" w:date="2024-10-01T11:00:00Z" w16du:dateUtc="2024-10-01T15:00:00Z">
        <w:r w:rsidR="00D14B44">
          <w:rPr>
            <w:rFonts w:ascii="Times New Roman" w:hAnsi="Times New Roman" w:cs="Times New Roman"/>
            <w:sz w:val="24"/>
            <w:szCs w:val="24"/>
          </w:rPr>
          <w:delText xml:space="preserve">genomes from </w:delText>
        </w:r>
        <w:r w:rsidR="00F0016C">
          <w:rPr>
            <w:rFonts w:ascii="Times New Roman" w:hAnsi="Times New Roman" w:cs="Times New Roman"/>
            <w:sz w:val="24"/>
            <w:szCs w:val="24"/>
          </w:rPr>
          <w:delText>other Old</w:delText>
        </w:r>
        <w:r w:rsidR="00D14B44">
          <w:rPr>
            <w:rFonts w:ascii="Times New Roman" w:hAnsi="Times New Roman" w:cs="Times New Roman"/>
            <w:sz w:val="24"/>
            <w:szCs w:val="24"/>
          </w:rPr>
          <w:delText xml:space="preserve"> World mice and rats (subfamily Murinae)</w:delText>
        </w:r>
      </w:del>
      <w:ins w:id="348" w:author="Thomas, Gregg" w:date="2024-10-01T11:00:00Z" w16du:dateUtc="2024-10-01T15:00:00Z">
        <w:r w:rsidR="003E42EC">
          <w:rPr>
            <w:rFonts w:ascii="Times New Roman" w:hAnsi="Times New Roman" w:cs="Times New Roman"/>
            <w:sz w:val="24"/>
            <w:szCs w:val="24"/>
          </w:rPr>
          <w:t xml:space="preserve">murine </w:t>
        </w:r>
        <w:r w:rsidR="00A849E6">
          <w:rPr>
            <w:rFonts w:ascii="Times New Roman" w:hAnsi="Times New Roman" w:cs="Times New Roman"/>
            <w:sz w:val="24"/>
            <w:szCs w:val="24"/>
          </w:rPr>
          <w:t>genomes</w:t>
        </w:r>
      </w:ins>
      <w:r w:rsidR="00A849E6">
        <w:rPr>
          <w:rFonts w:ascii="Times New Roman" w:hAnsi="Times New Roman" w:cs="Times New Roman"/>
          <w:sz w:val="24"/>
          <w:szCs w:val="24"/>
        </w:rPr>
        <w:t xml:space="preserve"> as well as the genomes of two non-murine rodents, the great gerbil (</w:t>
      </w:r>
      <w:proofErr w:type="spellStart"/>
      <w:r w:rsidR="00A849E6">
        <w:rPr>
          <w:rFonts w:ascii="Times New Roman" w:hAnsi="Times New Roman" w:cs="Times New Roman"/>
          <w:i/>
          <w:iCs/>
          <w:sz w:val="24"/>
          <w:szCs w:val="24"/>
        </w:rPr>
        <w:t>Rhombomys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opimus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(Nilsson</w:t>
      </w:r>
      <w:ins w:id="349"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2020)</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and the Siberian hamster (</w:t>
      </w:r>
      <w:proofErr w:type="spellStart"/>
      <w:r w:rsidR="00A849E6">
        <w:rPr>
          <w:rFonts w:ascii="Times New Roman" w:hAnsi="Times New Roman" w:cs="Times New Roman"/>
          <w:i/>
          <w:iCs/>
          <w:sz w:val="24"/>
          <w:szCs w:val="24"/>
        </w:rPr>
        <w:t>Phodopus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sungorus</w:t>
      </w:r>
      <w:proofErr w:type="spellEnd"/>
      <w:r w:rsidR="00A849E6">
        <w:rPr>
          <w:rFonts w:ascii="Times New Roman" w:hAnsi="Times New Roman" w:cs="Times New Roman"/>
          <w:sz w:val="24"/>
          <w:szCs w:val="24"/>
        </w:rPr>
        <w:t xml:space="preserve">; </w:t>
      </w:r>
      <w:del w:id="350" w:author="Thomas, Gregg" w:date="2024-10-01T11:00:00Z" w16du:dateUtc="2024-10-01T15:00:00Z">
        <w:r w:rsidR="006C1351">
          <w:rPr>
            <w:rFonts w:ascii="Times New Roman" w:hAnsi="Times New Roman" w:cs="Times New Roman"/>
            <w:sz w:val="24"/>
            <w:szCs w:val="24"/>
          </w:rPr>
          <w:fldChar w:fldCharType="begin">
            <w:fldData xml:space="preserve">PEVuZE5vdGU+PENpdGU+PEF1dGhvcj5Nb29yZTwvQXV0aG9yPjxZZWFyPjIwMjI8L1llYXI+PFJl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PEVuZE5vdGU+PENpdGU+PEF1dGhvcj5Nb29yZTwvQXV0aG9yPjxZZWFyPjIwMjI8L1llYXI+PFJl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351" w:author="Thomas, Gregg" w:date="2024-10-01T11:00:00Z" w16du:dateUtc="2024-10-01T15:00:00Z">
        <w:r w:rsidR="006C1351">
          <w:rPr>
            <w:rFonts w:ascii="Times New Roman" w:hAnsi="Times New Roman" w:cs="Times New Roman"/>
            <w:sz w:val="24"/>
            <w:szCs w:val="24"/>
          </w:rPr>
        </w:r>
        <w:r w:rsidR="006C1351">
          <w:rPr>
            <w:rFonts w:ascii="Times New Roman" w:hAnsi="Times New Roman" w:cs="Times New Roman"/>
            <w:sz w:val="24"/>
            <w:szCs w:val="24"/>
          </w:rPr>
          <w:fldChar w:fldCharType="separate"/>
        </w:r>
      </w:del>
      <w:r w:rsidR="00764718">
        <w:rPr>
          <w:rFonts w:ascii="Times New Roman" w:hAnsi="Times New Roman" w:cs="Times New Roman"/>
          <w:noProof/>
          <w:sz w:val="24"/>
          <w:szCs w:val="24"/>
        </w:rPr>
        <w:t>(Moore, et al. 2022)</w:t>
      </w:r>
      <w:del w:id="352" w:author="Thomas, Gregg" w:date="2024-10-01T11:00:00Z" w16du:dateUtc="2024-10-01T15:00:00Z">
        <w:r w:rsidR="006C1351">
          <w:rPr>
            <w:rFonts w:ascii="Times New Roman" w:hAnsi="Times New Roman" w:cs="Times New Roman"/>
            <w:sz w:val="24"/>
            <w:szCs w:val="24"/>
          </w:rPr>
          <w:fldChar w:fldCharType="end"/>
        </w:r>
      </w:del>
      <w:r w:rsidR="00A849E6">
        <w:rPr>
          <w:rFonts w:ascii="Times New Roman" w:hAnsi="Times New Roman" w:cs="Times New Roman"/>
          <w:sz w:val="24"/>
          <w:szCs w:val="24"/>
        </w:rPr>
        <w:t xml:space="preserve"> as outgroups. We extracted </w:t>
      </w:r>
      <w:r w:rsidR="00A849E6" w:rsidRPr="00DF4DCD">
        <w:rPr>
          <w:rFonts w:ascii="Times New Roman" w:hAnsi="Times New Roman" w:cs="Times New Roman"/>
          <w:sz w:val="24"/>
          <w:szCs w:val="24"/>
        </w:rPr>
        <w:t>UCEs f</w:t>
      </w:r>
      <w:r w:rsidR="00A849E6">
        <w:rPr>
          <w:rFonts w:ascii="Times New Roman" w:hAnsi="Times New Roman" w:cs="Times New Roman"/>
          <w:sz w:val="24"/>
          <w:szCs w:val="24"/>
        </w:rPr>
        <w:t>rom</w:t>
      </w:r>
      <w:r w:rsidR="00A849E6" w:rsidRPr="00DF4DCD">
        <w:rPr>
          <w:rFonts w:ascii="Times New Roman" w:hAnsi="Times New Roman" w:cs="Times New Roman"/>
          <w:sz w:val="24"/>
          <w:szCs w:val="24"/>
        </w:rPr>
        <w:t xml:space="preserve"> each species</w:t>
      </w:r>
      <w:r w:rsidR="00A849E6">
        <w:rPr>
          <w:rFonts w:ascii="Times New Roman" w:hAnsi="Times New Roman" w:cs="Times New Roman"/>
          <w:sz w:val="24"/>
          <w:szCs w:val="24"/>
        </w:rPr>
        <w:t>, plus 1000 flanking bases from each side of the element</w:t>
      </w:r>
      <w:r w:rsidR="00A849E6" w:rsidRPr="00DF4DCD">
        <w:rPr>
          <w:rFonts w:ascii="Times New Roman" w:hAnsi="Times New Roman" w:cs="Times New Roman"/>
          <w:sz w:val="24"/>
          <w:szCs w:val="24"/>
        </w:rPr>
        <w:t xml:space="preserve"> using the protocols for harvesting loci from genomes and the </w:t>
      </w:r>
      <w:r w:rsidR="00A849E6">
        <w:rPr>
          <w:rFonts w:ascii="Times New Roman" w:hAnsi="Times New Roman" w:cs="Times New Roman"/>
          <w:i/>
          <w:iCs/>
          <w:sz w:val="24"/>
          <w:szCs w:val="24"/>
        </w:rPr>
        <w:t xml:space="preserve">M. </w:t>
      </w:r>
      <w:r w:rsidR="00A849E6" w:rsidRPr="00DF4DCD">
        <w:rPr>
          <w:rFonts w:ascii="Times New Roman" w:hAnsi="Times New Roman" w:cs="Times New Roman"/>
          <w:i/>
          <w:iCs/>
          <w:sz w:val="24"/>
          <w:szCs w:val="24"/>
        </w:rPr>
        <w:t>musculus</w:t>
      </w:r>
      <w:r w:rsidR="00A849E6" w:rsidRPr="00DF4DCD">
        <w:rPr>
          <w:rFonts w:ascii="Times New Roman" w:hAnsi="Times New Roman" w:cs="Times New Roman"/>
          <w:sz w:val="24"/>
          <w:szCs w:val="24"/>
        </w:rPr>
        <w:t xml:space="preserve"> UCE probe set provided with</w:t>
      </w:r>
      <w:r w:rsidR="00A849E6">
        <w:rPr>
          <w:rFonts w:ascii="Times New Roman" w:hAnsi="Times New Roman" w:cs="Times New Roman"/>
          <w:sz w:val="24"/>
          <w:szCs w:val="24"/>
        </w:rPr>
        <w:t xml:space="preserve"> </w:t>
      </w:r>
      <w:proofErr w:type="spellStart"/>
      <w:r w:rsidR="00A849E6">
        <w:rPr>
          <w:rFonts w:ascii="Times New Roman" w:hAnsi="Times New Roman" w:cs="Times New Roman"/>
          <w:sz w:val="24"/>
          <w:szCs w:val="24"/>
        </w:rPr>
        <w:t>phyluce</w:t>
      </w:r>
      <w:proofErr w:type="spellEnd"/>
      <w:r w:rsidR="00A849E6">
        <w:rPr>
          <w:rFonts w:ascii="Times New Roman" w:hAnsi="Times New Roman" w:cs="Times New Roman"/>
          <w:sz w:val="24"/>
          <w:szCs w:val="24"/>
        </w:rPr>
        <w:t xml:space="preserve"> v1.7.1 </w: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w:t>
      </w:r>
      <w:ins w:id="353"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2012; Faircloth 2016)</w:t>
      </w:r>
      <w:r w:rsidR="00A849E6">
        <w:rPr>
          <w:rFonts w:ascii="Times New Roman" w:hAnsi="Times New Roman" w:cs="Times New Roman"/>
          <w:sz w:val="24"/>
          <w:szCs w:val="24"/>
        </w:rPr>
        <w:fldChar w:fldCharType="end"/>
      </w:r>
      <w:r w:rsidR="00A849E6" w:rsidRPr="00DF4DCD">
        <w:rPr>
          <w:rFonts w:ascii="Times New Roman" w:hAnsi="Times New Roman" w:cs="Times New Roman"/>
          <w:sz w:val="24"/>
          <w:szCs w:val="24"/>
        </w:rPr>
        <w:t>. In total</w:t>
      </w:r>
      <w:r w:rsidR="00A849E6">
        <w:rPr>
          <w:rFonts w:ascii="Times New Roman" w:hAnsi="Times New Roman" w:cs="Times New Roman"/>
          <w:sz w:val="24"/>
          <w:szCs w:val="24"/>
        </w:rPr>
        <w:t>, we recovered</w:t>
      </w:r>
      <w:r w:rsidR="00A849E6" w:rsidRPr="00DF4DCD">
        <w:rPr>
          <w:rFonts w:ascii="Times New Roman" w:hAnsi="Times New Roman" w:cs="Times New Roman"/>
          <w:sz w:val="24"/>
          <w:szCs w:val="24"/>
        </w:rPr>
        <w:t xml:space="preserve"> 2,6</w:t>
      </w:r>
      <w:r w:rsidR="00A849E6">
        <w:rPr>
          <w:rFonts w:ascii="Times New Roman" w:hAnsi="Times New Roman" w:cs="Times New Roman"/>
          <w:sz w:val="24"/>
          <w:szCs w:val="24"/>
        </w:rPr>
        <w:t>32</w:t>
      </w:r>
      <w:r w:rsidR="00A849E6" w:rsidRPr="00DF4DCD">
        <w:rPr>
          <w:rFonts w:ascii="Times New Roman" w:hAnsi="Times New Roman" w:cs="Times New Roman"/>
          <w:sz w:val="24"/>
          <w:szCs w:val="24"/>
        </w:rPr>
        <w:t xml:space="preserve"> unique UCE loci, though not all UCE loci were found in all taxa (Table </w:t>
      </w:r>
      <w:del w:id="354" w:author="Thomas, Gregg" w:date="2024-10-01T11:00:00Z" w16du:dateUtc="2024-10-01T15:00:00Z">
        <w:r w:rsidR="00B12D60" w:rsidRPr="00DF4DCD">
          <w:rPr>
            <w:rFonts w:ascii="Times New Roman" w:hAnsi="Times New Roman" w:cs="Times New Roman"/>
            <w:sz w:val="24"/>
            <w:szCs w:val="24"/>
          </w:rPr>
          <w:delText>1</w:delText>
        </w:r>
      </w:del>
      <w:ins w:id="355" w:author="Thomas, Gregg" w:date="2024-10-01T11:00:00Z" w16du:dateUtc="2024-10-01T15:00:00Z">
        <w:r w:rsidR="005E3AC8">
          <w:rPr>
            <w:rFonts w:ascii="Times New Roman" w:hAnsi="Times New Roman" w:cs="Times New Roman"/>
            <w:sz w:val="24"/>
            <w:szCs w:val="24"/>
          </w:rPr>
          <w:t>S1</w:t>
        </w:r>
      </w:ins>
      <w:r w:rsidR="00A849E6" w:rsidRPr="00DF4DCD">
        <w:rPr>
          <w:rFonts w:ascii="Times New Roman" w:hAnsi="Times New Roman" w:cs="Times New Roman"/>
          <w:sz w:val="24"/>
          <w:szCs w:val="24"/>
        </w:rPr>
        <w:t>).</w:t>
      </w:r>
      <w:r w:rsidR="00A849E6" w:rsidRPr="00B12D60">
        <w:t xml:space="preserve"> </w:t>
      </w:r>
    </w:p>
    <w:p w14:paraId="5568C040" w14:textId="43BBB6FE" w:rsidR="00A849E6" w:rsidRDefault="00A849E6" w:rsidP="00A849E6">
      <w:pPr>
        <w:spacing w:after="0"/>
        <w:jc w:val="both"/>
        <w:rPr>
          <w:rFonts w:ascii="Times New Roman" w:hAnsi="Times New Roman" w:cs="Times New Roman"/>
          <w:sz w:val="24"/>
          <w:szCs w:val="24"/>
        </w:rPr>
      </w:pPr>
      <w:r>
        <w:tab/>
      </w:r>
      <w:r>
        <w:rPr>
          <w:rFonts w:ascii="Times New Roman" w:hAnsi="Times New Roman" w:cs="Times New Roman"/>
          <w:sz w:val="24"/>
          <w:szCs w:val="24"/>
        </w:rPr>
        <w:t xml:space="preserve">We </w:t>
      </w:r>
      <w:r w:rsidRPr="00B12D60">
        <w:rPr>
          <w:rFonts w:ascii="Times New Roman" w:hAnsi="Times New Roman" w:cs="Times New Roman"/>
          <w:sz w:val="24"/>
          <w:szCs w:val="24"/>
        </w:rPr>
        <w:t>brought</w:t>
      </w:r>
      <w:r>
        <w:rPr>
          <w:rFonts w:ascii="Times New Roman" w:hAnsi="Times New Roman" w:cs="Times New Roman"/>
          <w:sz w:val="24"/>
          <w:szCs w:val="24"/>
        </w:rPr>
        <w:t xml:space="preserve"> the extracted UCE sequences for each species</w:t>
      </w:r>
      <w:r w:rsidRPr="00B12D60">
        <w:rPr>
          <w:rFonts w:ascii="Times New Roman" w:hAnsi="Times New Roman" w:cs="Times New Roman"/>
          <w:sz w:val="24"/>
          <w:szCs w:val="24"/>
        </w:rPr>
        <w:t xml:space="preserve"> into</w:t>
      </w:r>
      <w:r>
        <w:rPr>
          <w:rFonts w:ascii="Times New Roman" w:hAnsi="Times New Roman" w:cs="Times New Roman"/>
          <w:sz w:val="24"/>
          <w:szCs w:val="24"/>
        </w:rPr>
        <w:t xml:space="preserve"> a</w:t>
      </w:r>
      <w:r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Pr="00B12D60">
        <w:rPr>
          <w:rFonts w:ascii="Times New Roman" w:hAnsi="Times New Roman" w:cs="Times New Roman"/>
          <w:sz w:val="24"/>
          <w:szCs w:val="24"/>
        </w:rPr>
        <w:t>using MAFFT v7</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then aligned</w:t>
      </w:r>
      <w:r>
        <w:rPr>
          <w:rFonts w:ascii="Times New Roman" w:hAnsi="Times New Roman" w:cs="Times New Roman"/>
          <w:sz w:val="24"/>
          <w:szCs w:val="24"/>
        </w:rPr>
        <w:t xml:space="preserve"> them</w:t>
      </w:r>
      <w:r w:rsidRPr="00B12D60">
        <w:rPr>
          <w:rFonts w:ascii="Times New Roman" w:hAnsi="Times New Roman" w:cs="Times New Roman"/>
          <w:sz w:val="24"/>
          <w:szCs w:val="24"/>
        </w:rPr>
        <w:t xml:space="preserve"> using FSA</w:t>
      </w:r>
      <w:r>
        <w:rPr>
          <w:rFonts w:ascii="Times New Roman" w:hAnsi="Times New Roman" w:cs="Times New Roman"/>
          <w:sz w:val="24"/>
          <w:szCs w:val="24"/>
        </w:rPr>
        <w:t xml:space="preserve"> </w:t>
      </w:r>
      <w:del w:id="356" w:author="Thomas, Gregg" w:date="2024-10-01T11:00:00Z" w16du:dateUtc="2024-10-01T15:00:00Z">
        <w:r w:rsidR="0067720F">
          <w:rPr>
            <w:rFonts w:ascii="Times New Roman" w:hAnsi="Times New Roman" w:cs="Times New Roman"/>
            <w:sz w:val="24"/>
            <w:szCs w:val="24"/>
          </w:rPr>
          <w:fldChar w:fldCharType="begin">
            <w:fldData xml:space="preserve">PEVuZE5vdGU+PENpdGU+PEF1dGhvcj5CcmFkbGV5PC9BdXRob3I+PFllYXI+MjAwOTwvWWVhcj48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PEVuZE5vdGU+PENpdGU+PEF1dGhvcj5CcmFkbGV5PC9BdXRob3I+PFllYXI+MjAwOTwvWWVhcj48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357" w:author="Thomas, Gregg" w:date="2024-10-01T11:00:00Z" w16du:dateUtc="2024-10-01T15:00:00Z">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del>
      <w:r w:rsidR="00764718">
        <w:rPr>
          <w:rFonts w:ascii="Times New Roman" w:hAnsi="Times New Roman" w:cs="Times New Roman"/>
          <w:noProof/>
          <w:sz w:val="24"/>
          <w:szCs w:val="24"/>
        </w:rPr>
        <w:t>(Bradley, et al. 2009)</w:t>
      </w:r>
      <w:del w:id="358" w:author="Thomas, Gregg" w:date="2024-10-01T11:00:00Z" w16du:dateUtc="2024-10-01T15:00:00Z">
        <w:r w:rsidR="0067720F">
          <w:rPr>
            <w:rFonts w:ascii="Times New Roman" w:hAnsi="Times New Roman" w:cs="Times New Roman"/>
            <w:sz w:val="24"/>
            <w:szCs w:val="24"/>
          </w:rPr>
          <w:fldChar w:fldCharType="end"/>
        </w:r>
      </w:del>
      <w:r w:rsidRPr="00B12D6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B12D60">
        <w:rPr>
          <w:rFonts w:ascii="Times New Roman" w:hAnsi="Times New Roman" w:cs="Times New Roman"/>
          <w:sz w:val="24"/>
          <w:szCs w:val="24"/>
        </w:rPr>
        <w:t xml:space="preserve">default settings. </w:t>
      </w:r>
      <w:r>
        <w:rPr>
          <w:rFonts w:ascii="Times New Roman" w:hAnsi="Times New Roman" w:cs="Times New Roman"/>
          <w:sz w:val="24"/>
          <w:szCs w:val="24"/>
        </w:rPr>
        <w:t>We trimmed UCE a</w:t>
      </w:r>
      <w:r w:rsidRPr="00B12D60">
        <w:rPr>
          <w:rFonts w:ascii="Times New Roman" w:hAnsi="Times New Roman" w:cs="Times New Roman"/>
          <w:sz w:val="24"/>
          <w:szCs w:val="24"/>
        </w:rPr>
        <w:t xml:space="preserve">lignments with </w:t>
      </w:r>
      <w:proofErr w:type="spellStart"/>
      <w:r w:rsidRPr="00B12D60">
        <w:rPr>
          <w:rFonts w:ascii="Times New Roman" w:hAnsi="Times New Roman" w:cs="Times New Roman"/>
          <w:sz w:val="24"/>
          <w:szCs w:val="24"/>
        </w:rPr>
        <w:t>TrimAl</w:t>
      </w:r>
      <w:proofErr w:type="spellEnd"/>
      <w:r w:rsidRPr="00B12D60">
        <w:rPr>
          <w:rFonts w:ascii="Times New Roman" w:hAnsi="Times New Roman" w:cs="Times New Roman"/>
          <w:sz w:val="24"/>
          <w:szCs w:val="24"/>
        </w:rPr>
        <w:t xml:space="preserve"> </w:t>
      </w:r>
      <w:del w:id="359" w:author="Thomas, Gregg" w:date="2024-10-01T11:00:00Z" w16du:dateUtc="2024-10-01T15:00:00Z">
        <w:r w:rsidR="0067720F">
          <w:rPr>
            <w:rFonts w:ascii="Times New Roman" w:hAnsi="Times New Roman" w:cs="Times New Roman"/>
            <w:sz w:val="24"/>
            <w:szCs w:val="24"/>
          </w:rPr>
          <w:fldChar w:fldCharType="begin">
            <w:fldData xml:space="preserve">PEVuZE5vdGU+PENpdGU+PEF1dGhvcj5DYXBlbGxhLUd1dGllcnJlejwvQXV0aG9yPjxZZWFyPjIw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PEVuZE5vdGU+PENpdGU+PEF1dGhvcj5DYXBlbGxhLUd1dGllcnJlejwvQXV0aG9yPjxZZWFyPjIw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360" w:author="Thomas, Gregg" w:date="2024-10-01T11:00:00Z" w16du:dateUtc="2024-10-01T15:00:00Z">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del>
      <w:r w:rsidR="00764718">
        <w:rPr>
          <w:rFonts w:ascii="Times New Roman" w:hAnsi="Times New Roman" w:cs="Times New Roman"/>
          <w:noProof/>
          <w:sz w:val="24"/>
          <w:szCs w:val="24"/>
        </w:rPr>
        <w:t>(Capella-Gutierrez, et al. 2009)</w:t>
      </w:r>
      <w:del w:id="361" w:author="Thomas, Gregg" w:date="2024-10-01T11:00:00Z" w16du:dateUtc="2024-10-01T15:00:00Z">
        <w:r w:rsidR="0067720F">
          <w:rPr>
            <w:rFonts w:ascii="Times New Roman" w:hAnsi="Times New Roman" w:cs="Times New Roman"/>
            <w:sz w:val="24"/>
            <w:szCs w:val="24"/>
          </w:rPr>
          <w:fldChar w:fldCharType="end"/>
        </w:r>
      </w:del>
      <w:r>
        <w:rPr>
          <w:rFonts w:ascii="Times New Roman" w:hAnsi="Times New Roman" w:cs="Times New Roman"/>
          <w:sz w:val="24"/>
          <w:szCs w:val="24"/>
        </w:rPr>
        <w:t xml:space="preserve"> with a gap threshold of 0.5 and otherwise default parameters. We performed alignment </w:t>
      </w:r>
      <w:r w:rsidRPr="00B12D60">
        <w:rPr>
          <w:rFonts w:ascii="Times New Roman" w:hAnsi="Times New Roman" w:cs="Times New Roman"/>
          <w:sz w:val="24"/>
          <w:szCs w:val="24"/>
        </w:rPr>
        <w:t>quality check</w:t>
      </w:r>
      <w:r>
        <w:rPr>
          <w:rFonts w:ascii="Times New Roman" w:hAnsi="Times New Roman" w:cs="Times New Roman"/>
          <w:sz w:val="24"/>
          <w:szCs w:val="24"/>
        </w:rPr>
        <w:t>s</w:t>
      </w:r>
      <w:r w:rsidRPr="00B12D60">
        <w:rPr>
          <w:rFonts w:ascii="Times New Roman" w:hAnsi="Times New Roman" w:cs="Times New Roman"/>
          <w:sz w:val="24"/>
          <w:szCs w:val="24"/>
        </w:rPr>
        <w:t xml:space="preserve"> using AMAS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(Borowiec 2016)</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processed a</w:t>
      </w:r>
      <w:r w:rsidRPr="00B12D60">
        <w:rPr>
          <w:rFonts w:ascii="Times New Roman" w:hAnsi="Times New Roman" w:cs="Times New Roman"/>
          <w:sz w:val="24"/>
          <w:szCs w:val="24"/>
        </w:rPr>
        <w:t>ll alignments in parallel with GNU Parallel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(Tange 2018)</w:t>
      </w:r>
      <w:r>
        <w:rPr>
          <w:rFonts w:ascii="Times New Roman" w:hAnsi="Times New Roman" w:cs="Times New Roman"/>
          <w:sz w:val="24"/>
          <w:szCs w:val="24"/>
        </w:rPr>
        <w:fldChar w:fldCharType="end"/>
      </w:r>
      <w:r>
        <w:rPr>
          <w:rFonts w:ascii="Times New Roman" w:hAnsi="Times New Roman" w:cs="Times New Roman"/>
          <w:sz w:val="24"/>
          <w:szCs w:val="24"/>
        </w:rPr>
        <w:t>.</w:t>
      </w:r>
    </w:p>
    <w:p w14:paraId="2EA442EC" w14:textId="77777777" w:rsidR="00A849E6" w:rsidRPr="00B12D60" w:rsidRDefault="00A849E6" w:rsidP="00A849E6">
      <w:pPr>
        <w:spacing w:after="0"/>
        <w:jc w:val="both"/>
        <w:rPr>
          <w:rFonts w:ascii="Times New Roman" w:hAnsi="Times New Roman" w:cs="Times New Roman"/>
          <w:sz w:val="24"/>
          <w:szCs w:val="24"/>
        </w:rPr>
      </w:pPr>
    </w:p>
    <w:p w14:paraId="6EA8323F" w14:textId="77777777" w:rsidR="00A849E6" w:rsidRDefault="00A849E6" w:rsidP="00A849E6">
      <w:pPr>
        <w:pStyle w:val="Heading2"/>
      </w:pPr>
      <w:r w:rsidRPr="00031896">
        <w:t xml:space="preserve">Species tree </w:t>
      </w:r>
      <w:r>
        <w:t>reconstruction from UCEs</w:t>
      </w:r>
    </w:p>
    <w:p w14:paraId="459C84E9" w14:textId="1B51992B" w:rsidR="00A849E6" w:rsidRPr="00E65A92" w:rsidRDefault="00A849E6" w:rsidP="00A849E6">
      <w:pPr>
        <w:spacing w:after="0"/>
        <w:jc w:val="both"/>
        <w:rPr>
          <w:rFonts w:ascii="Times New Roman" w:hAnsi="Times New Roman" w:cs="Times New Roman"/>
          <w:i/>
          <w:iCs/>
          <w:sz w:val="24"/>
          <w:szCs w:val="24"/>
        </w:rPr>
      </w:pPr>
      <w:r>
        <w:rPr>
          <w:rFonts w:ascii="Times New Roman" w:hAnsi="Times New Roman" w:cs="Times New Roman"/>
          <w:sz w:val="24"/>
          <w:szCs w:val="24"/>
        </w:rPr>
        <w:lastRenderedPageBreak/>
        <w:t>We constructed a species-level rodent phylogeny with two approaches. First, using the alignments of all UCEs found in four or more taxa (2,632), we reconstructed a maximum-likelihood (ML) species tree with</w:t>
      </w:r>
      <w:r w:rsidRPr="00B12D60">
        <w:rPr>
          <w:rFonts w:ascii="Times New Roman" w:hAnsi="Times New Roman" w:cs="Times New Roman"/>
          <w:sz w:val="24"/>
          <w:szCs w:val="24"/>
        </w:rPr>
        <w:t xml:space="preserve"> IQ-TREE </w:t>
      </w:r>
      <w:r>
        <w:rPr>
          <w:rFonts w:ascii="Times New Roman" w:hAnsi="Times New Roman" w:cs="Times New Roman"/>
          <w:sz w:val="24"/>
          <w:szCs w:val="24"/>
        </w:rPr>
        <w:t>v</w:t>
      </w:r>
      <w:r w:rsidRPr="00B12D60">
        <w:rPr>
          <w:rFonts w:ascii="Times New Roman" w:hAnsi="Times New Roman" w:cs="Times New Roman"/>
          <w:sz w:val="24"/>
          <w:szCs w:val="24"/>
        </w:rPr>
        <w:t>2</w:t>
      </w:r>
      <w:r>
        <w:rPr>
          <w:rFonts w:ascii="Times New Roman" w:hAnsi="Times New Roman" w:cs="Times New Roman"/>
          <w:sz w:val="24"/>
          <w:szCs w:val="24"/>
        </w:rPr>
        <w:t xml:space="preserve">.2.1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Each UCE alignment was concatenated and partitioned </w: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(Chernomor</w:t>
      </w:r>
      <w:ins w:id="362"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such that optimal substitution models were inferred for individual UCE loci with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w:t>
      </w:r>
      <w:ins w:id="363"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2017)</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We also reconstructed individual</w:t>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gene </w:t>
      </w:r>
      <w:r w:rsidRPr="00B12D60">
        <w:rPr>
          <w:rFonts w:ascii="Times New Roman" w:hAnsi="Times New Roman" w:cs="Times New Roman"/>
          <w:sz w:val="24"/>
          <w:szCs w:val="24"/>
        </w:rPr>
        <w:t xml:space="preserve">trees </w:t>
      </w:r>
      <w:r>
        <w:rPr>
          <w:rFonts w:ascii="Times New Roman" w:hAnsi="Times New Roman" w:cs="Times New Roman"/>
          <w:sz w:val="24"/>
          <w:szCs w:val="24"/>
        </w:rPr>
        <w:t>for each</w:t>
      </w:r>
      <w:r w:rsidRPr="00B12D60">
        <w:rPr>
          <w:rFonts w:ascii="Times New Roman" w:hAnsi="Times New Roman" w:cs="Times New Roman"/>
          <w:sz w:val="24"/>
          <w:szCs w:val="24"/>
        </w:rPr>
        <w:t xml:space="preserve"> </w:t>
      </w:r>
      <w:r>
        <w:rPr>
          <w:rFonts w:ascii="Times New Roman" w:hAnsi="Times New Roman" w:cs="Times New Roman"/>
          <w:sz w:val="24"/>
          <w:szCs w:val="24"/>
        </w:rPr>
        <w:t>UCE</w:t>
      </w:r>
      <w:r w:rsidRPr="00B12D60">
        <w:rPr>
          <w:rFonts w:ascii="Times New Roman" w:hAnsi="Times New Roman" w:cs="Times New Roman"/>
          <w:sz w:val="24"/>
          <w:szCs w:val="24"/>
        </w:rPr>
        <w:t xml:space="preserve"> alignment.</w:t>
      </w:r>
      <w:r>
        <w:rPr>
          <w:rFonts w:ascii="Times New Roman" w:hAnsi="Times New Roman" w:cs="Times New Roman"/>
          <w:sz w:val="24"/>
          <w:szCs w:val="24"/>
        </w:rPr>
        <w:t xml:space="preserve"> For all IQ-TREE runs (concatenated or individual loci), we assessed b</w:t>
      </w:r>
      <w:r w:rsidRPr="00B12D60">
        <w:rPr>
          <w:rFonts w:ascii="Times New Roman" w:hAnsi="Times New Roman" w:cs="Times New Roman"/>
          <w:sz w:val="24"/>
          <w:szCs w:val="24"/>
        </w:rPr>
        <w:t>ranch support with ultrafast bootstrap approximation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UFBoot</w:t>
      </w:r>
      <w:proofErr w:type="spellEnd"/>
      <w:r>
        <w:rPr>
          <w:rFonts w:ascii="Times New Roman" w:hAnsi="Times New Roman" w:cs="Times New Roman"/>
          <w:sz w:val="24"/>
          <w:szCs w:val="24"/>
        </w:rPr>
        <w:t>)</w:t>
      </w:r>
      <w:r w:rsidRPr="00B12D60">
        <w:rPr>
          <w:rFonts w:ascii="Times New Roman" w:hAnsi="Times New Roman" w:cs="Times New Roman"/>
          <w:sz w:val="24"/>
          <w:szCs w:val="24"/>
        </w:rPr>
        <w:t xml:space="preserve"> </w:t>
      </w:r>
      <w:del w:id="364" w:author="Thomas, Gregg" w:date="2024-10-01T11:00:00Z" w16du:dateUtc="2024-10-01T15:00:00Z">
        <w:r w:rsidR="001B0E99">
          <w:rPr>
            <w:rFonts w:ascii="Times New Roman" w:hAnsi="Times New Roman" w:cs="Times New Roman"/>
            <w:sz w:val="24"/>
            <w:szCs w:val="24"/>
          </w:rPr>
          <w:fldChar w:fldCharType="begin">
            <w:fldData xml:space="preserve">PEVuZE5vdGU+PENpdGU+PEF1dGhvcj5Ib2FuZzwvQXV0aG9yPjxZZWFyPjIwMTg8L1llYXI+PFJl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PEVuZE5vdGU+PENpdGU+PEF1dGhvcj5Ib2FuZzwvQXV0aG9yPjxZZWFyPjIwMTg8L1llYXI+PFJl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365" w:author="Thomas, Gregg" w:date="2024-10-01T11:00:00Z" w16du:dateUtc="2024-10-01T15:00:00Z">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del>
      <w:r w:rsidR="00764718">
        <w:rPr>
          <w:rFonts w:ascii="Times New Roman" w:hAnsi="Times New Roman" w:cs="Times New Roman"/>
          <w:noProof/>
          <w:sz w:val="24"/>
          <w:szCs w:val="24"/>
        </w:rPr>
        <w:t>(Hoang, et al. 2018)</w:t>
      </w:r>
      <w:del w:id="366" w:author="Thomas, Gregg" w:date="2024-10-01T11:00:00Z" w16du:dateUtc="2024-10-01T15:00:00Z">
        <w:r w:rsidR="001B0E99">
          <w:rPr>
            <w:rFonts w:ascii="Times New Roman" w:hAnsi="Times New Roman" w:cs="Times New Roman"/>
            <w:sz w:val="24"/>
            <w:szCs w:val="24"/>
          </w:rPr>
          <w:fldChar w:fldCharType="end"/>
        </w:r>
      </w:del>
      <w:r w:rsidRPr="00B12D60">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B12D60">
        <w:rPr>
          <w:rFonts w:ascii="Times New Roman" w:hAnsi="Times New Roman" w:cs="Times New Roman"/>
          <w:sz w:val="24"/>
          <w:szCs w:val="24"/>
        </w:rPr>
        <w:t xml:space="preserve"> corrected approximate likelihood ratio test (SH-</w:t>
      </w:r>
      <w:proofErr w:type="spellStart"/>
      <w:r w:rsidRPr="00B12D60">
        <w:rPr>
          <w:rFonts w:ascii="Times New Roman" w:hAnsi="Times New Roman" w:cs="Times New Roman"/>
          <w:sz w:val="24"/>
          <w:szCs w:val="24"/>
        </w:rPr>
        <w:t>aLRT</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t>
      </w:r>
      <w:del w:id="367" w:author="Thomas, Gregg" w:date="2024-10-01T11:00:00Z" w16du:dateUtc="2024-10-01T15:00:00Z">
        <w:r w:rsidR="001B0E99">
          <w:rPr>
            <w:rFonts w:ascii="Times New Roman" w:hAnsi="Times New Roman" w:cs="Times New Roman"/>
            <w:sz w:val="24"/>
            <w:szCs w:val="24"/>
          </w:rPr>
          <w:fldChar w:fldCharType="begin">
            <w:fldData xml:space="preserve">PEVuZE5vdGU+PENpdGU+PEF1dGhvcj5HdWluZG9uPC9BdXRob3I+PFllYXI+MjAxMDwvWWVhcj48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PEVuZE5vdGU+PENpdGU+PEF1dGhvcj5HdWluZG9uPC9BdXRob3I+PFllYXI+MjAxMDwvWWVhcj48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368" w:author="Thomas, Gregg" w:date="2024-10-01T11:00:00Z" w16du:dateUtc="2024-10-01T15:00:00Z">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del>
      <w:r w:rsidR="00764718">
        <w:rPr>
          <w:rFonts w:ascii="Times New Roman" w:hAnsi="Times New Roman" w:cs="Times New Roman"/>
          <w:noProof/>
          <w:sz w:val="24"/>
          <w:szCs w:val="24"/>
        </w:rPr>
        <w:t>(Guindon, et al. 2010)</w:t>
      </w:r>
      <w:del w:id="369" w:author="Thomas, Gregg" w:date="2024-10-01T11:00:00Z" w16du:dateUtc="2024-10-01T15:00:00Z">
        <w:r w:rsidR="001B0E99">
          <w:rPr>
            <w:rFonts w:ascii="Times New Roman" w:hAnsi="Times New Roman" w:cs="Times New Roman"/>
            <w:sz w:val="24"/>
            <w:szCs w:val="24"/>
          </w:rPr>
          <w:fldChar w:fldCharType="end"/>
        </w:r>
      </w:del>
      <w:r w:rsidRPr="00B12D60">
        <w:rPr>
          <w:rFonts w:ascii="Times New Roman" w:hAnsi="Times New Roman" w:cs="Times New Roman"/>
          <w:sz w:val="24"/>
          <w:szCs w:val="24"/>
        </w:rPr>
        <w:t>.</w:t>
      </w:r>
      <w:r>
        <w:rPr>
          <w:rFonts w:ascii="Times New Roman" w:hAnsi="Times New Roman" w:cs="Times New Roman"/>
          <w:sz w:val="24"/>
          <w:szCs w:val="24"/>
        </w:rPr>
        <w:t xml:space="preserve"> We collapsed branches in each UCE tree exhibiting less than 10% approximated bootstrap support using the </w:t>
      </w:r>
      <w:proofErr w:type="spellStart"/>
      <w:r>
        <w:rPr>
          <w:rFonts w:ascii="Times New Roman" w:hAnsi="Times New Roman" w:cs="Times New Roman"/>
          <w:sz w:val="24"/>
          <w:szCs w:val="24"/>
        </w:rPr>
        <w:t>nw_ed</w:t>
      </w:r>
      <w:proofErr w:type="spellEnd"/>
      <w:r>
        <w:rPr>
          <w:rFonts w:ascii="Times New Roman" w:hAnsi="Times New Roman" w:cs="Times New Roman"/>
          <w:sz w:val="24"/>
          <w:szCs w:val="24"/>
        </w:rPr>
        <w:t xml:space="preserve"> function from </w:t>
      </w:r>
      <w:proofErr w:type="spellStart"/>
      <w:r>
        <w:rPr>
          <w:rFonts w:ascii="Times New Roman" w:hAnsi="Times New Roman" w:cs="Times New Roman"/>
          <w:sz w:val="24"/>
          <w:szCs w:val="24"/>
        </w:rPr>
        <w:t>Newick</w:t>
      </w:r>
      <w:proofErr w:type="spellEnd"/>
      <w:r>
        <w:rPr>
          <w:rFonts w:ascii="Times New Roman" w:hAnsi="Times New Roman" w:cs="Times New Roman"/>
          <w:sz w:val="24"/>
          <w:szCs w:val="24"/>
        </w:rPr>
        <w:t xml:space="preserve"> Utilities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Pr>
          <w:rFonts w:ascii="Times New Roman" w:hAnsi="Times New Roman" w:cs="Times New Roman"/>
          <w:sz w:val="24"/>
          <w:szCs w:val="24"/>
        </w:rPr>
        <w:t>. We used these</w:t>
      </w:r>
      <w:r w:rsidRPr="00B12D60">
        <w:rPr>
          <w:rFonts w:ascii="Times New Roman" w:hAnsi="Times New Roman" w:cs="Times New Roman"/>
          <w:sz w:val="24"/>
          <w:szCs w:val="24"/>
        </w:rPr>
        <w:t xml:space="preserve"> trees </w:t>
      </w:r>
      <w:r>
        <w:rPr>
          <w:rFonts w:ascii="Times New Roman" w:hAnsi="Times New Roman" w:cs="Times New Roman"/>
          <w:sz w:val="24"/>
          <w:szCs w:val="24"/>
        </w:rPr>
        <w:t>as input to the quartet summary method</w:t>
      </w:r>
      <w:r w:rsidRPr="00B12D60">
        <w:rPr>
          <w:rFonts w:ascii="Times New Roman" w:hAnsi="Times New Roman" w:cs="Times New Roman"/>
          <w:sz w:val="24"/>
          <w:szCs w:val="24"/>
        </w:rPr>
        <w:t xml:space="preserve"> ASTRAL-III v5.</w:t>
      </w:r>
      <w:r>
        <w:rPr>
          <w:rFonts w:ascii="Times New Roman" w:hAnsi="Times New Roman" w:cs="Times New Roman"/>
          <w:sz w:val="24"/>
          <w:szCs w:val="24"/>
        </w:rPr>
        <w:t xml:space="preserve">7.8 </w: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(Zhang</w:t>
      </w:r>
      <w:ins w:id="370"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to infer a species tree. We generated </w:t>
      </w:r>
      <w:r w:rsidRPr="00B12D60">
        <w:rPr>
          <w:rFonts w:ascii="Times New Roman" w:hAnsi="Times New Roman" w:cs="Times New Roman"/>
          <w:sz w:val="24"/>
          <w:szCs w:val="24"/>
        </w:rPr>
        <w:t>visualizations</w:t>
      </w:r>
      <w:r>
        <w:rPr>
          <w:rFonts w:ascii="Times New Roman" w:hAnsi="Times New Roman" w:cs="Times New Roman"/>
          <w:sz w:val="24"/>
          <w:szCs w:val="24"/>
        </w:rPr>
        <w:t xml:space="preserve"> of phylogenies with</w:t>
      </w:r>
      <w:r w:rsidRPr="00B12D60">
        <w:rPr>
          <w:rFonts w:ascii="Times New Roman" w:hAnsi="Times New Roman" w:cs="Times New Roman"/>
          <w:sz w:val="24"/>
          <w:szCs w:val="24"/>
        </w:rPr>
        <w:t xml:space="preserve"> R v4.1.1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phytools</w:t>
      </w:r>
      <w:proofErr w:type="spellEnd"/>
      <w:r>
        <w:rPr>
          <w:rFonts w:ascii="Times New Roman" w:hAnsi="Times New Roman" w:cs="Times New Roman"/>
          <w:sz w:val="24"/>
          <w:szCs w:val="24"/>
        </w:rPr>
        <w:t xml:space="preserve"> v1.9-16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(Revell 2012)</w:t>
      </w:r>
      <w:r>
        <w:rPr>
          <w:rFonts w:ascii="Times New Roman" w:hAnsi="Times New Roman" w:cs="Times New Roman"/>
          <w:sz w:val="24"/>
          <w:szCs w:val="24"/>
        </w:rPr>
        <w:fldChar w:fldCharType="end"/>
      </w:r>
      <w:r>
        <w:rPr>
          <w:rFonts w:ascii="Times New Roman" w:hAnsi="Times New Roman" w:cs="Times New Roman"/>
          <w:sz w:val="24"/>
          <w:szCs w:val="24"/>
        </w:rPr>
        <w:t xml:space="preserve"> and</w:t>
      </w:r>
      <w:r w:rsidRPr="00B12D60">
        <w:rPr>
          <w:rFonts w:ascii="Times New Roman" w:hAnsi="Times New Roman" w:cs="Times New Roman"/>
          <w:sz w:val="24"/>
          <w:szCs w:val="24"/>
        </w:rPr>
        <w:t xml:space="preserve"> the </w:t>
      </w:r>
      <w:proofErr w:type="spellStart"/>
      <w:r w:rsidRPr="00B12D60">
        <w:rPr>
          <w:rFonts w:ascii="Times New Roman" w:hAnsi="Times New Roman" w:cs="Times New Roman"/>
          <w:sz w:val="24"/>
          <w:szCs w:val="24"/>
        </w:rPr>
        <w:t>ggtree</w:t>
      </w:r>
      <w:proofErr w:type="spellEnd"/>
      <w:r w:rsidRPr="00B12D60">
        <w:rPr>
          <w:rFonts w:ascii="Times New Roman" w:hAnsi="Times New Roman" w:cs="Times New Roman"/>
          <w:sz w:val="24"/>
          <w:szCs w:val="24"/>
        </w:rPr>
        <w:t xml:space="preserve"> package v3.14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(Yu</w:t>
      </w:r>
      <w:ins w:id="371"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2017; Yu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its imported functions from ape v5.0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(Paradis and Schliep 2019)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treeio</w:t>
      </w:r>
      <w:proofErr w:type="spellEnd"/>
      <w:r w:rsidRPr="00B12D60">
        <w:rPr>
          <w:rFonts w:ascii="Times New Roman" w:hAnsi="Times New Roman" w:cs="Times New Roman"/>
          <w:sz w:val="24"/>
          <w:szCs w:val="24"/>
        </w:rPr>
        <w:t xml:space="preserve"> v1.16.2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(Wang</w:t>
      </w:r>
      <w:ins w:id="372"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p>
    <w:p w14:paraId="20A3B963" w14:textId="23917FC5" w:rsidR="00A849E6"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We then used two</w:t>
      </w:r>
      <w:r w:rsidRPr="00B12D60">
        <w:rPr>
          <w:rFonts w:ascii="Times New Roman" w:hAnsi="Times New Roman" w:cs="Times New Roman"/>
          <w:sz w:val="24"/>
          <w:szCs w:val="24"/>
        </w:rPr>
        <w:t xml:space="preserve"> methods </w:t>
      </w:r>
      <w:r>
        <w:rPr>
          <w:rFonts w:ascii="Times New Roman" w:hAnsi="Times New Roman" w:cs="Times New Roman"/>
          <w:sz w:val="24"/>
          <w:szCs w:val="24"/>
        </w:rPr>
        <w:t>to</w:t>
      </w:r>
      <w:r w:rsidRPr="00B12D60">
        <w:rPr>
          <w:rFonts w:ascii="Times New Roman" w:hAnsi="Times New Roman" w:cs="Times New Roman"/>
          <w:sz w:val="24"/>
          <w:szCs w:val="24"/>
        </w:rPr>
        <w:t xml:space="preserve"> assess </w:t>
      </w:r>
      <w:r>
        <w:rPr>
          <w:rFonts w:ascii="Times New Roman" w:hAnsi="Times New Roman" w:cs="Times New Roman"/>
          <w:sz w:val="24"/>
          <w:szCs w:val="24"/>
        </w:rPr>
        <w:t xml:space="preserve">phylogenetic </w:t>
      </w:r>
      <w:r w:rsidRPr="00B12D60">
        <w:rPr>
          <w:rFonts w:ascii="Times New Roman" w:hAnsi="Times New Roman" w:cs="Times New Roman"/>
          <w:sz w:val="24"/>
          <w:szCs w:val="24"/>
        </w:rPr>
        <w:t>discordance across the reconstructed species tree.</w:t>
      </w:r>
      <w:r>
        <w:rPr>
          <w:rFonts w:ascii="Times New Roman" w:hAnsi="Times New Roman" w:cs="Times New Roman"/>
          <w:sz w:val="24"/>
          <w:szCs w:val="24"/>
        </w:rPr>
        <w:t xml:space="preserve"> First, we calculated s</w:t>
      </w:r>
      <w:r w:rsidRPr="00B12D60">
        <w:rPr>
          <w:rFonts w:ascii="Times New Roman" w:hAnsi="Times New Roman" w:cs="Times New Roman"/>
          <w:sz w:val="24"/>
          <w:szCs w:val="24"/>
        </w:rPr>
        <w:t>ite and gene concordance factors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with </w:t>
      </w:r>
      <w:r w:rsidRPr="00B12D60">
        <w:rPr>
          <w:rFonts w:ascii="Times New Roman" w:hAnsi="Times New Roman" w:cs="Times New Roman"/>
          <w:sz w:val="24"/>
          <w:szCs w:val="24"/>
        </w:rPr>
        <w:t>IQ-TREE 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TnVtPjU0PC9SZWNOdW0+PERpc3BsYXlUZXh0PihNaW5oLCBIYWhuLCBldCBhbC4gMjAyMDsgTWlu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TnVtPjU0PC9SZWNOdW0+PERpc3BsYXlUZXh0PihNaW5oLCBIYWhuLCBldCBhbC4gMjAyMDsgTWlu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Hahn, et al. 2020; 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to assess levels of phylogenetic discordance between the inferred UCE trees and the concatenated species tree. </w:t>
      </w:r>
      <w:proofErr w:type="spellStart"/>
      <w:r>
        <w:rPr>
          <w:rFonts w:ascii="Times New Roman" w:hAnsi="Times New Roman" w:cs="Times New Roman"/>
          <w:sz w:val="24"/>
          <w:szCs w:val="24"/>
        </w:rPr>
        <w:t>gCF</w:t>
      </w:r>
      <w:proofErr w:type="spellEnd"/>
      <w:r>
        <w:rPr>
          <w:rFonts w:ascii="Times New Roman" w:hAnsi="Times New Roman" w:cs="Times New Roman"/>
          <w:sz w:val="24"/>
          <w:szCs w:val="24"/>
        </w:rPr>
        <w:t xml:space="preserve"> is calculated f</w:t>
      </w:r>
      <w:r w:rsidRPr="00B12D60">
        <w:rPr>
          <w:rFonts w:ascii="Times New Roman" w:hAnsi="Times New Roman" w:cs="Times New Roman"/>
          <w:sz w:val="24"/>
          <w:szCs w:val="24"/>
        </w:rPr>
        <w:t>or each branch in the species tree</w:t>
      </w:r>
      <w:r>
        <w:rPr>
          <w:rFonts w:ascii="Times New Roman" w:hAnsi="Times New Roman" w:cs="Times New Roman"/>
          <w:sz w:val="24"/>
          <w:szCs w:val="24"/>
        </w:rPr>
        <w:t xml:space="preserve"> as</w:t>
      </w:r>
      <w:r w:rsidRPr="00B12D60">
        <w:rPr>
          <w:rFonts w:ascii="Times New Roman" w:hAnsi="Times New Roman" w:cs="Times New Roman"/>
          <w:sz w:val="24"/>
          <w:szCs w:val="24"/>
        </w:rPr>
        <w:t xml:space="preserve"> the proportion of </w:t>
      </w:r>
      <w:r>
        <w:rPr>
          <w:rFonts w:ascii="Times New Roman" w:hAnsi="Times New Roman" w:cs="Times New Roman"/>
          <w:sz w:val="24"/>
          <w:szCs w:val="24"/>
        </w:rPr>
        <w:t>UCE</w:t>
      </w:r>
      <w:r w:rsidRPr="00B12D60">
        <w:rPr>
          <w:rFonts w:ascii="Times New Roman" w:hAnsi="Times New Roman" w:cs="Times New Roman"/>
          <w:sz w:val="24"/>
          <w:szCs w:val="24"/>
        </w:rPr>
        <w:t xml:space="preserve"> trees in which that branch also appears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(Baum 2007)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represents the proportion of</w:t>
      </w:r>
      <w:r>
        <w:rPr>
          <w:rFonts w:ascii="Times New Roman" w:hAnsi="Times New Roman" w:cs="Times New Roman"/>
          <w:sz w:val="24"/>
          <w:szCs w:val="24"/>
        </w:rPr>
        <w:t xml:space="preserve"> alignment</w:t>
      </w:r>
      <w:r w:rsidRPr="00B12D60">
        <w:rPr>
          <w:rFonts w:ascii="Times New Roman" w:hAnsi="Times New Roman" w:cs="Times New Roman"/>
          <w:sz w:val="24"/>
          <w:szCs w:val="24"/>
        </w:rPr>
        <w:t xml:space="preserve"> sites concordant with a given</w:t>
      </w:r>
      <w:r>
        <w:rPr>
          <w:rFonts w:ascii="Times New Roman" w:hAnsi="Times New Roman" w:cs="Times New Roman"/>
          <w:sz w:val="24"/>
          <w:szCs w:val="24"/>
        </w:rPr>
        <w:t xml:space="preserve"> species tree</w:t>
      </w:r>
      <w:r w:rsidRPr="00B12D60">
        <w:rPr>
          <w:rFonts w:ascii="Times New Roman" w:hAnsi="Times New Roman" w:cs="Times New Roman"/>
          <w:sz w:val="24"/>
          <w:szCs w:val="24"/>
        </w:rPr>
        <w:t xml:space="preserve"> branch in a randomi</w:t>
      </w:r>
      <w:r>
        <w:rPr>
          <w:rFonts w:ascii="Times New Roman" w:hAnsi="Times New Roman" w:cs="Times New Roman"/>
          <w:sz w:val="24"/>
          <w:szCs w:val="24"/>
        </w:rPr>
        <w:t>z</w:t>
      </w:r>
      <w:r w:rsidRPr="00B12D60">
        <w:rPr>
          <w:rFonts w:ascii="Times New Roman" w:hAnsi="Times New Roman" w:cs="Times New Roman"/>
          <w:sz w:val="24"/>
          <w:szCs w:val="24"/>
        </w:rPr>
        <w:t>ed subset of quartets of taxa</w:t>
      </w:r>
      <w:r>
        <w:rPr>
          <w:rFonts w:ascii="Times New Roman" w:hAnsi="Times New Roman" w:cs="Times New Roman"/>
          <w:sz w:val="24"/>
          <w:szCs w:val="24"/>
        </w:rPr>
        <w:t xml:space="preserve"> </w:t>
      </w:r>
      <w:del w:id="373" w:author="Thomas, Gregg" w:date="2024-10-01T11:00:00Z" w16du:dateUtc="2024-10-01T15:00:00Z">
        <w:r w:rsidR="00F82A3D">
          <w:rPr>
            <w:rFonts w:ascii="Times New Roman" w:hAnsi="Times New Roman" w:cs="Times New Roman"/>
            <w:sz w:val="24"/>
            <w:szCs w:val="24"/>
          </w:rPr>
          <w:fldChar w:fldCharType="begin"/>
        </w:r>
      </w:del>
      <w:r w:rsidR="00764718">
        <w:rPr>
          <w:rFonts w:ascii="Times New Roman" w:hAnsi="Times New Roman" w:cs="Times New Roman"/>
          <w:sz w:val="24"/>
          <w:szCs w:val="24"/>
        </w:rPr>
        <w:instrText xml:space="preserve"> ADDIN EN.CITE &lt;EndNote&gt;&lt;Cite&gt;&lt;Author&gt;Minh&lt;/Author&gt;&lt;Year&gt;2020&lt;/Year&gt;&lt;RecNum&gt;34&lt;/RecNum&gt;&lt;DisplayText&gt;(Minh, Hahn, et al. 2020)&lt;/DisplayText&gt;&lt;record&gt;&lt;rec-number&gt;34&lt;/rec-number&gt;&lt;foreign-keys&gt;&lt;key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del w:id="374" w:author="Thomas, Gregg" w:date="2024-10-01T11:00:00Z" w16du:dateUtc="2024-10-01T15:00:00Z">
        <w:r w:rsidR="00F82A3D">
          <w:rPr>
            <w:rFonts w:ascii="Times New Roman" w:hAnsi="Times New Roman" w:cs="Times New Roman"/>
            <w:sz w:val="24"/>
            <w:szCs w:val="24"/>
          </w:rPr>
          <w:fldChar w:fldCharType="separate"/>
        </w:r>
      </w:del>
      <w:r w:rsidR="00764718">
        <w:rPr>
          <w:rFonts w:ascii="Times New Roman" w:hAnsi="Times New Roman" w:cs="Times New Roman"/>
          <w:noProof/>
          <w:sz w:val="24"/>
          <w:szCs w:val="24"/>
        </w:rPr>
        <w:t>(Minh, Hahn, et al. 2020)</w:t>
      </w:r>
      <w:del w:id="375" w:author="Thomas, Gregg" w:date="2024-10-01T11:00:00Z" w16du:dateUtc="2024-10-01T15:00:00Z">
        <w:r w:rsidR="00F82A3D">
          <w:rPr>
            <w:rFonts w:ascii="Times New Roman" w:hAnsi="Times New Roman" w:cs="Times New Roman"/>
            <w:sz w:val="24"/>
            <w:szCs w:val="24"/>
          </w:rPr>
          <w:fldChar w:fldCharType="end"/>
        </w:r>
        <w:r w:rsidR="00B12D60" w:rsidRPr="00B12D60">
          <w:rPr>
            <w:rFonts w:ascii="Times New Roman" w:hAnsi="Times New Roman" w:cs="Times New Roman"/>
            <w:sz w:val="24"/>
            <w:szCs w:val="24"/>
          </w:rPr>
          <w:delText>.</w:delText>
        </w:r>
      </w:del>
      <w:ins w:id="376" w:author="Thomas, Gregg" w:date="2024-10-01T11:00:00Z" w16du:dateUtc="2024-10-01T15:00:00Z">
        <w:r>
          <w:rPr>
            <w:rFonts w:ascii="Times New Roman" w:hAnsi="Times New Roman" w:cs="Times New Roman"/>
            <w:sz w:val="24"/>
            <w:szCs w:val="24"/>
          </w:rPr>
          <w:fldChar w:fldCharType="begin"/>
        </w:r>
        <w:r w:rsidR="00405C93">
          <w:rPr>
            <w:rFonts w:ascii="Times New Roman" w:hAnsi="Times New Roman" w:cs="Times New Roman"/>
            <w:sz w:val="24"/>
            <w:szCs w:val="24"/>
          </w:rPr>
          <w:instrText xml:space="preserve"> ADDIN EN.CITE &lt;EndNote&gt;&lt;Cite&gt;&lt;Author&gt;Minh&lt;/Author&gt;&lt;Year&gt;2020&lt;/Year&gt;&lt;RecNum&gt;34&lt;/RecNum&gt;&lt;DisplayText&gt;(Minh, Hahn, et al. 2020)&lt;/DisplayText&gt;&lt;record&gt;&lt;rec-number&gt;34&lt;/rec-number&gt;&lt;foreign-keys&gt;&lt;key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Hahn,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ins>
      <w:r w:rsidRPr="00B12D60">
        <w:rPr>
          <w:rFonts w:ascii="Times New Roman" w:hAnsi="Times New Roman" w:cs="Times New Roman"/>
          <w:sz w:val="24"/>
          <w:szCs w:val="24"/>
        </w:rPr>
        <w:t xml:space="preserve"> </w:t>
      </w:r>
      <w:r>
        <w:rPr>
          <w:rFonts w:ascii="Times New Roman" w:hAnsi="Times New Roman" w:cs="Times New Roman"/>
          <w:sz w:val="24"/>
          <w:szCs w:val="24"/>
        </w:rPr>
        <w:t xml:space="preserve">We visualized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sCF</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for each branch</w:t>
      </w:r>
      <w:r>
        <w:rPr>
          <w:rFonts w:ascii="Times New Roman" w:hAnsi="Times New Roman" w:cs="Times New Roman"/>
          <w:sz w:val="24"/>
          <w:szCs w:val="24"/>
        </w:rPr>
        <w:t xml:space="preserve"> in each species tree </w:t>
      </w:r>
      <w:r w:rsidRPr="00B12D60">
        <w:rPr>
          <w:rFonts w:ascii="Times New Roman" w:hAnsi="Times New Roman" w:cs="Times New Roman"/>
          <w:sz w:val="24"/>
          <w:szCs w:val="24"/>
        </w:rPr>
        <w:t>using methods in R v4.</w:t>
      </w:r>
      <w:r>
        <w:rPr>
          <w:rFonts w:ascii="Times New Roman" w:hAnsi="Times New Roman" w:cs="Times New Roman"/>
          <w:sz w:val="24"/>
          <w:szCs w:val="24"/>
        </w:rPr>
        <w:t>3</w:t>
      </w:r>
      <w:r w:rsidRPr="00B12D60">
        <w:rPr>
          <w:rFonts w:ascii="Times New Roman" w:hAnsi="Times New Roman" w:cs="Times New Roman"/>
          <w:sz w:val="24"/>
          <w:szCs w:val="24"/>
        </w:rPr>
        <w:t>.</w:t>
      </w:r>
      <w:r>
        <w:rPr>
          <w:rFonts w:ascii="Times New Roman" w:hAnsi="Times New Roman" w:cs="Times New Roman"/>
          <w:sz w:val="24"/>
          <w:szCs w:val="24"/>
        </w:rPr>
        <w:t xml:space="preserve">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 R Core Team 2021)</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Next, we used</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Phy</w:t>
      </w:r>
      <w:r>
        <w:rPr>
          <w:rFonts w:ascii="Times New Roman" w:hAnsi="Times New Roman" w:cs="Times New Roman"/>
          <w:sz w:val="24"/>
          <w:szCs w:val="24"/>
        </w:rPr>
        <w:t>P</w:t>
      </w:r>
      <w:r w:rsidRPr="00B12D60">
        <w:rPr>
          <w:rFonts w:ascii="Times New Roman" w:hAnsi="Times New Roman" w:cs="Times New Roman"/>
          <w:sz w:val="24"/>
          <w:szCs w:val="24"/>
        </w:rPr>
        <w:t>arts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Y051bT4xMjU8L1JlY051bT48RGlzcGxheVRleHQ+KFNtaXRoLCBNb29yZSwgZXQgYWwuIDIwMTUp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Y051bT4xMjU8L1JlY051bT48RGlzcGxheVRleHQ+KFNtaXRoLCBNb29yZSwgZXQgYWwuIDIwMTUp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(Smith, Moore, et al. 2015)</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topological conflict between the </w:t>
      </w:r>
      <w:r>
        <w:rPr>
          <w:rFonts w:ascii="Times New Roman" w:hAnsi="Times New Roman" w:cs="Times New Roman"/>
          <w:sz w:val="24"/>
          <w:szCs w:val="24"/>
        </w:rPr>
        <w:t>UCE</w:t>
      </w:r>
      <w:r w:rsidRPr="00B12D60">
        <w:rPr>
          <w:rFonts w:ascii="Times New Roman" w:hAnsi="Times New Roman" w:cs="Times New Roman"/>
          <w:sz w:val="24"/>
          <w:szCs w:val="24"/>
        </w:rPr>
        <w:t xml:space="preserve"> trees </w:t>
      </w:r>
      <w:r>
        <w:rPr>
          <w:rFonts w:ascii="Times New Roman" w:hAnsi="Times New Roman" w:cs="Times New Roman"/>
          <w:sz w:val="24"/>
          <w:szCs w:val="24"/>
        </w:rPr>
        <w:t xml:space="preserve">and </w:t>
      </w:r>
      <w:r w:rsidRPr="00B12D60">
        <w:rPr>
          <w:rFonts w:ascii="Times New Roman" w:hAnsi="Times New Roman" w:cs="Times New Roman"/>
          <w:sz w:val="24"/>
          <w:szCs w:val="24"/>
        </w:rPr>
        <w:t>the species tree from ASTRAL-III.</w:t>
      </w:r>
      <w:r>
        <w:rPr>
          <w:rFonts w:ascii="Times New Roman" w:hAnsi="Times New Roman" w:cs="Times New Roman"/>
          <w:sz w:val="24"/>
          <w:szCs w:val="24"/>
        </w:rPr>
        <w:t xml:space="preserve"> For this analysis, we rooted all trees</w:t>
      </w:r>
      <w:r w:rsidRPr="00B12D60">
        <w:rPr>
          <w:rFonts w:ascii="Times New Roman" w:hAnsi="Times New Roman" w:cs="Times New Roman"/>
          <w:sz w:val="24"/>
          <w:szCs w:val="24"/>
        </w:rPr>
        <w:t xml:space="preserve"> with </w:t>
      </w:r>
      <w:proofErr w:type="spellStart"/>
      <w:r w:rsidRPr="005B28B3">
        <w:rPr>
          <w:rFonts w:ascii="Times New Roman" w:hAnsi="Times New Roman" w:cs="Times New Roman"/>
          <w:i/>
          <w:iCs/>
          <w:sz w:val="24"/>
          <w:szCs w:val="24"/>
        </w:rPr>
        <w:t>Phodopus</w:t>
      </w:r>
      <w:proofErr w:type="spellEnd"/>
      <w:r w:rsidRPr="005B28B3">
        <w:rPr>
          <w:rFonts w:ascii="Times New Roman" w:hAnsi="Times New Roman" w:cs="Times New Roman"/>
          <w:i/>
          <w:iCs/>
          <w:sz w:val="24"/>
          <w:szCs w:val="24"/>
        </w:rPr>
        <w:t xml:space="preserve"> </w:t>
      </w:r>
      <w:proofErr w:type="spellStart"/>
      <w:r w:rsidRPr="005B28B3">
        <w:rPr>
          <w:rFonts w:ascii="Times New Roman" w:hAnsi="Times New Roman" w:cs="Times New Roman"/>
          <w:i/>
          <w:iCs/>
          <w:sz w:val="24"/>
          <w:szCs w:val="24"/>
        </w:rPr>
        <w:t>sungorus</w:t>
      </w:r>
      <w:proofErr w:type="spellEnd"/>
      <w:r w:rsidRPr="00B12D60">
        <w:rPr>
          <w:rFonts w:ascii="Times New Roman" w:hAnsi="Times New Roman" w:cs="Times New Roman"/>
          <w:sz w:val="24"/>
          <w:szCs w:val="24"/>
        </w:rPr>
        <w:t xml:space="preserve"> as the outgroup using the </w:t>
      </w:r>
      <w:proofErr w:type="spellStart"/>
      <w:r w:rsidRPr="00B12D60">
        <w:rPr>
          <w:rFonts w:ascii="Times New Roman" w:hAnsi="Times New Roman" w:cs="Times New Roman"/>
          <w:sz w:val="24"/>
          <w:szCs w:val="24"/>
        </w:rPr>
        <w:t>nw_reroot</w:t>
      </w:r>
      <w:proofErr w:type="spellEnd"/>
      <w:r w:rsidRPr="00B12D60">
        <w:rPr>
          <w:rFonts w:ascii="Times New Roman" w:hAnsi="Times New Roman" w:cs="Times New Roman"/>
          <w:sz w:val="24"/>
          <w:szCs w:val="24"/>
        </w:rPr>
        <w:t xml:space="preserve"> function in </w:t>
      </w:r>
      <w:r>
        <w:rPr>
          <w:rFonts w:ascii="Times New Roman" w:hAnsi="Times New Roman" w:cs="Times New Roman"/>
          <w:sz w:val="24"/>
          <w:szCs w:val="24"/>
        </w:rPr>
        <w:t>t</w:t>
      </w:r>
      <w:r w:rsidRPr="00B12D60">
        <w:rPr>
          <w:rFonts w:ascii="Times New Roman" w:hAnsi="Times New Roman" w:cs="Times New Roman"/>
          <w:sz w:val="24"/>
          <w:szCs w:val="24"/>
        </w:rPr>
        <w:t xml:space="preserve">he </w:t>
      </w:r>
      <w:proofErr w:type="spellStart"/>
      <w:r w:rsidRPr="00B12D60">
        <w:rPr>
          <w:rFonts w:ascii="Times New Roman" w:hAnsi="Times New Roman" w:cs="Times New Roman"/>
          <w:sz w:val="24"/>
          <w:szCs w:val="24"/>
        </w:rPr>
        <w:t>Newick</w:t>
      </w:r>
      <w:proofErr w:type="spellEnd"/>
      <w:r w:rsidRPr="00B12D60">
        <w:rPr>
          <w:rFonts w:ascii="Times New Roman" w:hAnsi="Times New Roman" w:cs="Times New Roman"/>
          <w:sz w:val="24"/>
          <w:szCs w:val="24"/>
        </w:rPr>
        <w:t xml:space="preserve"> Utilities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package and excluded 204 UCE trees that did not contain the outgroup</w:t>
      </w:r>
      <w:r w:rsidRPr="00B12D60">
        <w:rPr>
          <w:rFonts w:ascii="Times New Roman" w:hAnsi="Times New Roman" w:cs="Times New Roman"/>
          <w:sz w:val="24"/>
          <w:szCs w:val="24"/>
        </w:rPr>
        <w:t xml:space="preserve">. </w:t>
      </w:r>
    </w:p>
    <w:p w14:paraId="440BBD2B" w14:textId="77777777" w:rsidR="00A849E6" w:rsidRDefault="00A849E6" w:rsidP="00A849E6">
      <w:pPr>
        <w:spacing w:after="0"/>
        <w:jc w:val="both"/>
        <w:rPr>
          <w:rFonts w:ascii="Times New Roman" w:hAnsi="Times New Roman" w:cs="Times New Roman"/>
          <w:sz w:val="24"/>
          <w:szCs w:val="24"/>
        </w:rPr>
      </w:pPr>
    </w:p>
    <w:p w14:paraId="1164E8ED" w14:textId="77777777" w:rsidR="00A849E6" w:rsidRDefault="00A849E6" w:rsidP="00A849E6">
      <w:pPr>
        <w:pStyle w:val="Heading2"/>
      </w:pPr>
      <w:r>
        <w:t>Divergence time estimation</w:t>
      </w:r>
    </w:p>
    <w:p w14:paraId="67487874" w14:textId="5203F85A"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absolute time </w:t>
      </w:r>
      <w:r>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(To</w:t>
      </w:r>
      <w:ins w:id="37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2016)</w:t>
      </w:r>
      <w:r>
        <w:rPr>
          <w:rFonts w:ascii="Times New Roman" w:hAnsi="Times New Roman" w:cs="Times New Roman"/>
          <w:sz w:val="24"/>
          <w:szCs w:val="24"/>
        </w:rPr>
        <w:fldChar w:fldCharType="end"/>
      </w:r>
      <w:del w:id="378" w:author="Thomas, Gregg" w:date="2024-10-01T11:00:00Z" w16du:dateUtc="2024-10-01T15:00:00Z">
        <w:r w:rsidR="00A50454">
          <w:rPr>
            <w:rFonts w:ascii="Times New Roman" w:hAnsi="Times New Roman" w:cs="Times New Roman"/>
            <w:sz w:val="24"/>
            <w:szCs w:val="24"/>
          </w:rPr>
          <w:delText xml:space="preserve">. </w:delText>
        </w:r>
        <w:r w:rsidR="00B12D60" w:rsidRPr="00B12D60">
          <w:rPr>
            <w:rFonts w:ascii="Times New Roman" w:hAnsi="Times New Roman" w:cs="Times New Roman"/>
            <w:sz w:val="24"/>
            <w:szCs w:val="24"/>
          </w:rPr>
          <w:delText xml:space="preserve">To improve divergence-time estimation, </w:delText>
        </w:r>
        <w:r w:rsidR="003F0F5D">
          <w:rPr>
            <w:rFonts w:ascii="Times New Roman" w:hAnsi="Times New Roman" w:cs="Times New Roman"/>
            <w:sz w:val="24"/>
            <w:szCs w:val="24"/>
          </w:rPr>
          <w:delText xml:space="preserve">we used </w:delText>
        </w:r>
        <w:r w:rsidR="00B12D60" w:rsidRPr="00B12D60">
          <w:rPr>
            <w:rFonts w:ascii="Times New Roman" w:hAnsi="Times New Roman" w:cs="Times New Roman"/>
            <w:sz w:val="24"/>
            <w:szCs w:val="24"/>
          </w:rPr>
          <w:delText>SortaDate</w:delText>
        </w:r>
        <w:r w:rsidR="00A50454">
          <w:rPr>
            <w:rFonts w:ascii="Times New Roman" w:hAnsi="Times New Roman" w:cs="Times New Roman"/>
            <w:sz w:val="24"/>
            <w:szCs w:val="24"/>
          </w:rPr>
          <w:delText xml:space="preserve"> </w:delText>
        </w:r>
        <w:r w:rsidR="00A50454">
          <w:rPr>
            <w:rFonts w:ascii="Times New Roman" w:hAnsi="Times New Roman" w:cs="Times New Roman"/>
            <w:sz w:val="24"/>
            <w:szCs w:val="24"/>
          </w:rPr>
          <w:fldChar w:fldCharType="begin"/>
        </w:r>
      </w:del>
      <w:r w:rsidR="00764718">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del w:id="379" w:author="Thomas, Gregg" w:date="2024-10-01T11:00:00Z" w16du:dateUtc="2024-10-01T15:00:00Z">
        <w:r w:rsidR="00A50454">
          <w:rPr>
            <w:rFonts w:ascii="Times New Roman" w:hAnsi="Times New Roman" w:cs="Times New Roman"/>
            <w:sz w:val="24"/>
            <w:szCs w:val="24"/>
          </w:rPr>
          <w:fldChar w:fldCharType="separate"/>
        </w:r>
      </w:del>
      <w:r w:rsidR="00764718">
        <w:rPr>
          <w:rFonts w:ascii="Times New Roman" w:hAnsi="Times New Roman" w:cs="Times New Roman"/>
          <w:noProof/>
          <w:sz w:val="24"/>
          <w:szCs w:val="24"/>
        </w:rPr>
        <w:t>(Smith, et al. 2018)</w:t>
      </w:r>
      <w:del w:id="380" w:author="Thomas, Gregg" w:date="2024-10-01T11:00:00Z" w16du:dateUtc="2024-10-01T15:00:00Z">
        <w:r w:rsidR="00A50454">
          <w:rPr>
            <w:rFonts w:ascii="Times New Roman" w:hAnsi="Times New Roman" w:cs="Times New Roman"/>
            <w:sz w:val="24"/>
            <w:szCs w:val="24"/>
          </w:rPr>
          <w:fldChar w:fldCharType="end"/>
        </w:r>
        <w:r w:rsidR="00B12D60" w:rsidRPr="00B12D60">
          <w:rPr>
            <w:rFonts w:ascii="Times New Roman" w:hAnsi="Times New Roman" w:cs="Times New Roman"/>
            <w:sz w:val="24"/>
            <w:szCs w:val="24"/>
          </w:rPr>
          <w:delText xml:space="preserve"> to identify a set of 1</w:delText>
        </w:r>
        <w:r w:rsidR="007B17B5">
          <w:rPr>
            <w:rFonts w:ascii="Times New Roman" w:hAnsi="Times New Roman" w:cs="Times New Roman"/>
            <w:sz w:val="24"/>
            <w:szCs w:val="24"/>
          </w:rPr>
          <w:delText>0</w:delText>
        </w:r>
        <w:r w:rsidR="00B12D60" w:rsidRPr="00B12D60">
          <w:rPr>
            <w:rFonts w:ascii="Times New Roman" w:hAnsi="Times New Roman" w:cs="Times New Roman"/>
            <w:sz w:val="24"/>
            <w:szCs w:val="24"/>
          </w:rPr>
          <w:delText xml:space="preserve">0 UCE loci that </w:delText>
        </w:r>
        <w:r w:rsidR="00975209">
          <w:rPr>
            <w:rFonts w:ascii="Times New Roman" w:hAnsi="Times New Roman" w:cs="Times New Roman"/>
            <w:sz w:val="24"/>
            <w:szCs w:val="24"/>
          </w:rPr>
          <w:delText>exhibit highly</w:delText>
        </w:r>
        <w:r w:rsidR="00B12D60" w:rsidRPr="00B12D60">
          <w:rPr>
            <w:rFonts w:ascii="Times New Roman" w:hAnsi="Times New Roman" w:cs="Times New Roman"/>
            <w:sz w:val="24"/>
            <w:szCs w:val="24"/>
          </w:rPr>
          <w:delText xml:space="preserve"> clocklike behavior and </w:delText>
        </w:r>
        <w:r w:rsidR="00C159A9">
          <w:rPr>
            <w:rFonts w:ascii="Times New Roman" w:hAnsi="Times New Roman" w:cs="Times New Roman"/>
            <w:sz w:val="24"/>
            <w:szCs w:val="24"/>
          </w:rPr>
          <w:delText>minimized</w:delText>
        </w:r>
        <w:r w:rsidR="00C159A9" w:rsidRPr="00B12D60">
          <w:rPr>
            <w:rFonts w:ascii="Times New Roman" w:hAnsi="Times New Roman" w:cs="Times New Roman"/>
            <w:sz w:val="24"/>
            <w:szCs w:val="24"/>
          </w:rPr>
          <w:delText xml:space="preserve"> </w:delText>
        </w:r>
        <w:r w:rsidR="00B12D60" w:rsidRPr="00B12D60">
          <w:rPr>
            <w:rFonts w:ascii="Times New Roman" w:hAnsi="Times New Roman" w:cs="Times New Roman"/>
            <w:sz w:val="24"/>
            <w:szCs w:val="24"/>
          </w:rPr>
          <w:delText xml:space="preserve">topological conflict with the </w:delText>
        </w:r>
        <w:r w:rsidR="003F0F5D">
          <w:rPr>
            <w:rFonts w:ascii="Times New Roman" w:hAnsi="Times New Roman" w:cs="Times New Roman"/>
            <w:sz w:val="24"/>
            <w:szCs w:val="24"/>
          </w:rPr>
          <w:delText>concatenated</w:delText>
        </w:r>
        <w:r w:rsidR="00B12D60" w:rsidRPr="00B12D60">
          <w:rPr>
            <w:rFonts w:ascii="Times New Roman" w:hAnsi="Times New Roman" w:cs="Times New Roman"/>
            <w:sz w:val="24"/>
            <w:szCs w:val="24"/>
          </w:rPr>
          <w:delText xml:space="preserve"> species tree</w:delText>
        </w:r>
        <w:r w:rsidR="00975209">
          <w:rPr>
            <w:rFonts w:ascii="Times New Roman" w:hAnsi="Times New Roman" w:cs="Times New Roman"/>
            <w:sz w:val="24"/>
            <w:szCs w:val="24"/>
          </w:rPr>
          <w:delText xml:space="preserve">. </w:delText>
        </w:r>
        <w:r w:rsidR="00C159A9">
          <w:rPr>
            <w:rFonts w:ascii="Times New Roman" w:hAnsi="Times New Roman" w:cs="Times New Roman"/>
            <w:sz w:val="24"/>
            <w:szCs w:val="24"/>
          </w:rPr>
          <w:delText>We applied node</w:delText>
        </w:r>
        <w:r w:rsidR="00C159A9" w:rsidRPr="00B12D60">
          <w:rPr>
            <w:rFonts w:ascii="Times New Roman" w:hAnsi="Times New Roman" w:cs="Times New Roman"/>
            <w:sz w:val="24"/>
            <w:szCs w:val="24"/>
          </w:rPr>
          <w:delText xml:space="preserve"> </w:delText>
        </w:r>
        <w:r w:rsidR="00B12D60" w:rsidRPr="00B12D60">
          <w:rPr>
            <w:rFonts w:ascii="Times New Roman" w:hAnsi="Times New Roman" w:cs="Times New Roman"/>
            <w:sz w:val="24"/>
            <w:szCs w:val="24"/>
          </w:rPr>
          <w:delText>age calibrations</w:delText>
        </w:r>
        <w:r w:rsidR="00D87733">
          <w:rPr>
            <w:rFonts w:ascii="Times New Roman" w:hAnsi="Times New Roman" w:cs="Times New Roman"/>
            <w:sz w:val="24"/>
            <w:szCs w:val="24"/>
          </w:rPr>
          <w:delText xml:space="preserve"> (Table 2)</w:delText>
        </w:r>
        <w:r w:rsidR="00B12D60" w:rsidRPr="00B12D60">
          <w:rPr>
            <w:rFonts w:ascii="Times New Roman" w:hAnsi="Times New Roman" w:cs="Times New Roman"/>
            <w:sz w:val="24"/>
            <w:szCs w:val="24"/>
          </w:rPr>
          <w:delText xml:space="preserve"> from Schenk et al.</w:delText>
        </w:r>
        <w:r w:rsidR="00A40119">
          <w:rPr>
            <w:rFonts w:ascii="Times New Roman" w:hAnsi="Times New Roman" w:cs="Times New Roman"/>
            <w:sz w:val="24"/>
            <w:szCs w:val="24"/>
          </w:rPr>
          <w:delText xml:space="preserve"> </w:delText>
        </w:r>
        <w:r w:rsidR="00A40119">
          <w:rPr>
            <w:rFonts w:ascii="Times New Roman" w:hAnsi="Times New Roman" w:cs="Times New Roman"/>
            <w:sz w:val="24"/>
            <w:szCs w:val="24"/>
          </w:rPr>
          <w:fldChar w:fldCharType="begin"/>
        </w:r>
        <w:r w:rsidR="00B45C0B">
          <w:rPr>
            <w:rFonts w:ascii="Times New Roman" w:hAnsi="Times New Roman" w:cs="Times New Roman"/>
            <w:sz w:val="24"/>
            <w:szCs w:val="24"/>
          </w:rPr>
          <w:del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delInstrText>
        </w:r>
        <w:r w:rsidR="00A40119">
          <w:rPr>
            <w:rFonts w:ascii="Times New Roman" w:hAnsi="Times New Roman" w:cs="Times New Roman"/>
            <w:sz w:val="24"/>
            <w:szCs w:val="24"/>
          </w:rPr>
          <w:fldChar w:fldCharType="separate"/>
        </w:r>
        <w:r w:rsidR="00B45C0B">
          <w:rPr>
            <w:rFonts w:ascii="Times New Roman" w:hAnsi="Times New Roman" w:cs="Times New Roman"/>
            <w:noProof/>
            <w:sz w:val="24"/>
            <w:szCs w:val="24"/>
          </w:rPr>
          <w:delText>(2013)</w:delText>
        </w:r>
        <w:r w:rsidR="00A40119">
          <w:rPr>
            <w:rFonts w:ascii="Times New Roman" w:hAnsi="Times New Roman" w:cs="Times New Roman"/>
            <w:sz w:val="24"/>
            <w:szCs w:val="24"/>
          </w:rPr>
          <w:fldChar w:fldCharType="end"/>
        </w:r>
        <w:r w:rsidR="00B12D60" w:rsidRPr="00B12D60">
          <w:rPr>
            <w:rFonts w:ascii="Times New Roman" w:hAnsi="Times New Roman" w:cs="Times New Roman"/>
            <w:sz w:val="24"/>
            <w:szCs w:val="24"/>
          </w:rPr>
          <w:delText xml:space="preserve"> and Steppan and Schenk</w:delText>
        </w:r>
        <w:r w:rsidR="00A40119">
          <w:rPr>
            <w:rFonts w:ascii="Times New Roman" w:hAnsi="Times New Roman" w:cs="Times New Roman"/>
            <w:sz w:val="24"/>
            <w:szCs w:val="24"/>
          </w:rPr>
          <w:delText xml:space="preserve"> </w:delText>
        </w:r>
        <w:r w:rsidR="00D87733">
          <w:rPr>
            <w:rFonts w:ascii="Times New Roman" w:hAnsi="Times New Roman" w:cs="Times New Roman"/>
            <w:sz w:val="24"/>
            <w:szCs w:val="24"/>
          </w:rPr>
          <w:fldChar w:fldCharType="begin"/>
        </w:r>
        <w:r w:rsidR="00B45C0B">
          <w:rPr>
            <w:rFonts w:ascii="Times New Roman" w:hAnsi="Times New Roman" w:cs="Times New Roman"/>
            <w:sz w:val="24"/>
            <w:szCs w:val="24"/>
          </w:rPr>
          <w:delInstrText xml:space="preserve"> ADDIN EN.CITE &lt;EndNote&gt;&lt;Cite ExcludeAuth="1"&gt;&lt;Author&gt;Steppan&lt;/Author&gt;&lt;Year&gt;2017&lt;/Year&gt;&lt;RecNum&gt;130&lt;/RecNum&gt;&lt;DisplayText&gt;(2017)&lt;/DisplayText&gt;&lt;record&gt;&lt;rec-number&gt;130&lt;/rec-number&gt;&lt;foreign-keys&gt;&lt;key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delInstrText>
        </w:r>
        <w:r w:rsidR="00D87733">
          <w:rPr>
            <w:rFonts w:ascii="Times New Roman" w:hAnsi="Times New Roman" w:cs="Times New Roman"/>
            <w:sz w:val="24"/>
            <w:szCs w:val="24"/>
          </w:rPr>
          <w:fldChar w:fldCharType="separate"/>
        </w:r>
        <w:r w:rsidR="00B45C0B">
          <w:rPr>
            <w:rFonts w:ascii="Times New Roman" w:hAnsi="Times New Roman" w:cs="Times New Roman"/>
            <w:noProof/>
            <w:sz w:val="24"/>
            <w:szCs w:val="24"/>
          </w:rPr>
          <w:delText>(2017)</w:delTex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delText xml:space="preserve">, which in turn </w:delText>
        </w:r>
        <w:r w:rsidR="00C159A9">
          <w:rPr>
            <w:rFonts w:ascii="Times New Roman" w:hAnsi="Times New Roman" w:cs="Times New Roman"/>
            <w:sz w:val="24"/>
            <w:szCs w:val="24"/>
          </w:rPr>
          <w:delText>were</w:delText>
        </w:r>
        <w:r w:rsidR="00C159A9" w:rsidRPr="00B12D60">
          <w:rPr>
            <w:rFonts w:ascii="Times New Roman" w:hAnsi="Times New Roman" w:cs="Times New Roman"/>
            <w:sz w:val="24"/>
            <w:szCs w:val="24"/>
          </w:rPr>
          <w:delText xml:space="preserve"> </w:delText>
        </w:r>
        <w:r w:rsidR="00B12D60" w:rsidRPr="00B12D60">
          <w:rPr>
            <w:rFonts w:ascii="Times New Roman" w:hAnsi="Times New Roman" w:cs="Times New Roman"/>
            <w:sz w:val="24"/>
            <w:szCs w:val="24"/>
          </w:rPr>
          <w:delText>sourced from fossil calibrations described on Paleobiology Database</w:delText>
        </w:r>
        <w:r w:rsidR="00D87733">
          <w:rPr>
            <w:rFonts w:ascii="Times New Roman" w:hAnsi="Times New Roman" w:cs="Times New Roman"/>
            <w:sz w:val="24"/>
            <w:szCs w:val="24"/>
          </w:rPr>
          <w:delText xml:space="preserve"> </w:delTex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del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del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delText>(2011)</w:delTex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delText xml:space="preserve">. As </w:delText>
        </w:r>
        <w:r w:rsidR="00B12D60" w:rsidRPr="00B12D60">
          <w:rPr>
            <w:rFonts w:ascii="Times New Roman" w:hAnsi="Times New Roman" w:cs="Times New Roman"/>
            <w:i/>
            <w:iCs/>
            <w:sz w:val="24"/>
            <w:szCs w:val="24"/>
          </w:rPr>
          <w:delText>Rattus</w:delText>
        </w:r>
        <w:r w:rsidR="00B12D60" w:rsidRPr="00B12D60">
          <w:rPr>
            <w:rFonts w:ascii="Times New Roman" w:hAnsi="Times New Roman" w:cs="Times New Roman"/>
            <w:sz w:val="24"/>
            <w:szCs w:val="24"/>
          </w:rPr>
          <w:delText xml:space="preserve"> is paraphyletic, the maximum age is taken from the earliest crown group fossil on Paleobiology Database</w:delText>
        </w:r>
        <w:r w:rsidR="00D87733">
          <w:rPr>
            <w:rFonts w:ascii="Times New Roman" w:hAnsi="Times New Roman" w:cs="Times New Roman"/>
            <w:sz w:val="24"/>
            <w:szCs w:val="24"/>
          </w:rPr>
          <w:delText xml:space="preserve"> </w:delTex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del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del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delText>(2011)</w:delText>
        </w:r>
        <w:r w:rsidR="00D87733">
          <w:rPr>
            <w:rFonts w:ascii="Times New Roman" w:hAnsi="Times New Roman" w:cs="Times New Roman"/>
            <w:sz w:val="24"/>
            <w:szCs w:val="24"/>
          </w:rPr>
          <w:fldChar w:fldCharType="end"/>
        </w:r>
        <w:r w:rsidR="00086687">
          <w:rPr>
            <w:rFonts w:ascii="Times New Roman" w:hAnsi="Times New Roman" w:cs="Times New Roman"/>
            <w:sz w:val="24"/>
            <w:szCs w:val="24"/>
          </w:rPr>
          <w:delText xml:space="preserve">. In contrast, </w:delText>
        </w:r>
        <w:r w:rsidR="00B12D60" w:rsidRPr="00B12D60">
          <w:rPr>
            <w:rFonts w:ascii="Times New Roman" w:hAnsi="Times New Roman" w:cs="Times New Roman"/>
            <w:sz w:val="24"/>
            <w:szCs w:val="24"/>
          </w:rPr>
          <w:delText xml:space="preserve">the estimated </w:delText>
        </w:r>
        <w:r w:rsidR="00B12D60" w:rsidRPr="00B12D60">
          <w:rPr>
            <w:rFonts w:ascii="Times New Roman" w:hAnsi="Times New Roman" w:cs="Times New Roman"/>
            <w:i/>
            <w:iCs/>
            <w:sz w:val="24"/>
            <w:szCs w:val="24"/>
          </w:rPr>
          <w:delText>Rattus</w:delText>
        </w:r>
        <w:r w:rsidR="00B12D60" w:rsidRPr="00B12D60">
          <w:rPr>
            <w:rFonts w:ascii="Times New Roman" w:hAnsi="Times New Roman" w:cs="Times New Roman"/>
            <w:sz w:val="24"/>
            <w:szCs w:val="24"/>
          </w:rPr>
          <w:delText xml:space="preserve"> node age from Schenk et al</w:delText>
        </w:r>
        <w:r w:rsidR="00D87733">
          <w:rPr>
            <w:rFonts w:ascii="Times New Roman" w:hAnsi="Times New Roman" w:cs="Times New Roman"/>
            <w:sz w:val="24"/>
            <w:szCs w:val="24"/>
          </w:rPr>
          <w:delText xml:space="preserve"> </w:delText>
        </w:r>
        <w:r w:rsidR="00D87733">
          <w:rPr>
            <w:rFonts w:ascii="Times New Roman" w:hAnsi="Times New Roman" w:cs="Times New Roman"/>
            <w:sz w:val="24"/>
            <w:szCs w:val="24"/>
          </w:rPr>
          <w:fldChar w:fldCharType="begin"/>
        </w:r>
        <w:r w:rsidR="006825C4">
          <w:rPr>
            <w:rFonts w:ascii="Times New Roman" w:hAnsi="Times New Roman" w:cs="Times New Roman"/>
            <w:sz w:val="24"/>
            <w:szCs w:val="24"/>
          </w:rPr>
          <w:del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delInstrText>
        </w:r>
        <w:r w:rsidR="00D87733">
          <w:rPr>
            <w:rFonts w:ascii="Times New Roman" w:hAnsi="Times New Roman" w:cs="Times New Roman"/>
            <w:sz w:val="24"/>
            <w:szCs w:val="24"/>
          </w:rPr>
          <w:fldChar w:fldCharType="separate"/>
        </w:r>
        <w:r w:rsidR="006825C4">
          <w:rPr>
            <w:rFonts w:ascii="Times New Roman" w:hAnsi="Times New Roman" w:cs="Times New Roman"/>
            <w:noProof/>
            <w:sz w:val="24"/>
            <w:szCs w:val="24"/>
          </w:rPr>
          <w:delText>(2013)</w:delTex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delText xml:space="preserve"> was used as the minimum age. Branch lengths were resampled 100 times to produce confidence intervals. To return a single solution, least square dating typically </w:delText>
        </w:r>
        <w:r w:rsidR="00B12D60" w:rsidRPr="00B12D60">
          <w:rPr>
            <w:rFonts w:ascii="Times New Roman" w:hAnsi="Times New Roman" w:cs="Times New Roman"/>
            <w:sz w:val="24"/>
            <w:szCs w:val="24"/>
          </w:rPr>
          <w:lastRenderedPageBreak/>
          <w:delText>requires that one calibration be fixed and not a range. We select</w:delText>
        </w:r>
        <w:r w:rsidR="0068523A">
          <w:rPr>
            <w:rFonts w:ascii="Times New Roman" w:hAnsi="Times New Roman" w:cs="Times New Roman"/>
            <w:sz w:val="24"/>
            <w:szCs w:val="24"/>
          </w:rPr>
          <w:delText>ed</w:delText>
        </w:r>
        <w:r w:rsidR="00B12D60" w:rsidRPr="00B12D60">
          <w:rPr>
            <w:rFonts w:ascii="Times New Roman" w:hAnsi="Times New Roman" w:cs="Times New Roman"/>
            <w:sz w:val="24"/>
            <w:szCs w:val="24"/>
          </w:rPr>
          <w:delText xml:space="preserve"> one calibration node (here</w:delText>
        </w:r>
        <w:r w:rsidR="0068523A">
          <w:rPr>
            <w:rFonts w:ascii="Times New Roman" w:hAnsi="Times New Roman" w:cs="Times New Roman"/>
            <w:sz w:val="24"/>
            <w:szCs w:val="24"/>
          </w:rPr>
          <w:delText>,</w:delText>
        </w:r>
        <w:r w:rsidR="00B12D60" w:rsidRPr="00B12D60">
          <w:rPr>
            <w:rFonts w:ascii="Times New Roman" w:hAnsi="Times New Roman" w:cs="Times New Roman"/>
            <w:sz w:val="24"/>
            <w:szCs w:val="24"/>
          </w:rPr>
          <w:delText xml:space="preserve"> the</w:delText>
        </w:r>
        <w:r w:rsidR="00231BBB">
          <w:rPr>
            <w:rFonts w:ascii="Times New Roman" w:hAnsi="Times New Roman" w:cs="Times New Roman"/>
            <w:sz w:val="24"/>
            <w:szCs w:val="24"/>
          </w:rPr>
          <w:delText xml:space="preserve"> branch leading to</w:delText>
        </w:r>
        <w:r w:rsidR="00B12D60" w:rsidRPr="00B12D60">
          <w:rPr>
            <w:rFonts w:ascii="Times New Roman" w:hAnsi="Times New Roman" w:cs="Times New Roman"/>
            <w:sz w:val="24"/>
            <w:szCs w:val="24"/>
          </w:rPr>
          <w:delText xml:space="preserve"> </w:delText>
        </w:r>
        <w:r w:rsidR="00B12D60" w:rsidRPr="00B12D60">
          <w:rPr>
            <w:rFonts w:ascii="Times New Roman" w:hAnsi="Times New Roman" w:cs="Times New Roman"/>
            <w:iCs/>
            <w:sz w:val="24"/>
            <w:szCs w:val="24"/>
          </w:rPr>
          <w:delText>Murinae</w:delText>
        </w:r>
        <w:r w:rsidR="00B12D60" w:rsidRPr="00B12D60">
          <w:rPr>
            <w:rFonts w:ascii="Times New Roman" w:hAnsi="Times New Roman" w:cs="Times New Roman"/>
            <w:sz w:val="24"/>
            <w:szCs w:val="24"/>
          </w:rPr>
          <w:delText>) and estimat</w:delText>
        </w:r>
        <w:r w:rsidR="0068523A">
          <w:rPr>
            <w:rFonts w:ascii="Times New Roman" w:hAnsi="Times New Roman" w:cs="Times New Roman"/>
            <w:sz w:val="24"/>
            <w:szCs w:val="24"/>
          </w:rPr>
          <w:delText>ed</w:delText>
        </w:r>
        <w:r w:rsidR="00B12D60" w:rsidRPr="00B12D60">
          <w:rPr>
            <w:rFonts w:ascii="Times New Roman" w:hAnsi="Times New Roman" w:cs="Times New Roman"/>
            <w:sz w:val="24"/>
            <w:szCs w:val="24"/>
          </w:rPr>
          <w:delText xml:space="preserve"> dates across the tree when this node is set to its minimum, its maximum, and its midpoint ages. On the midpoint calibrated tree, we plot confidence intervals for each node representing the lowest minimum and highest maximum ages estimated across the three dating analyses</w:delText>
        </w:r>
        <w:r w:rsidR="005B538D" w:rsidRPr="00B12D60">
          <w:rPr>
            <w:rFonts w:ascii="Times New Roman" w:hAnsi="Times New Roman" w:cs="Times New Roman"/>
            <w:sz w:val="24"/>
            <w:szCs w:val="24"/>
          </w:rPr>
          <w:delText>.</w:delText>
        </w:r>
      </w:del>
      <w:ins w:id="381" w:author="Thomas, Gregg" w:date="2024-10-01T11:00:00Z" w16du:dateUtc="2024-10-01T15:00:00Z">
        <w:r>
          <w:rPr>
            <w:rFonts w:ascii="Times New Roman" w:hAnsi="Times New Roman" w:cs="Times New Roman"/>
            <w:sz w:val="24"/>
            <w:szCs w:val="24"/>
          </w:rPr>
          <w:t xml:space="preserve">. </w:t>
        </w:r>
        <w:r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Pr="00B12D60">
          <w:rPr>
            <w:rFonts w:ascii="Times New Roman" w:hAnsi="Times New Roman" w:cs="Times New Roman"/>
            <w:sz w:val="24"/>
            <w:szCs w:val="24"/>
          </w:rPr>
          <w:t>SortaDate</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a set of 1</w:t>
        </w:r>
        <w:r>
          <w:rPr>
            <w:rFonts w:ascii="Times New Roman" w:hAnsi="Times New Roman" w:cs="Times New Roman"/>
            <w:sz w:val="24"/>
            <w:szCs w:val="24"/>
          </w:rPr>
          <w:t>0</w:t>
        </w:r>
        <w:r w:rsidRPr="00B12D60">
          <w:rPr>
            <w:rFonts w:ascii="Times New Roman" w:hAnsi="Times New Roman" w:cs="Times New Roman"/>
            <w:sz w:val="24"/>
            <w:szCs w:val="24"/>
          </w:rPr>
          <w:t xml:space="preserve">0 UCE loci that </w:t>
        </w:r>
        <w:r>
          <w:rPr>
            <w:rFonts w:ascii="Times New Roman" w:hAnsi="Times New Roman" w:cs="Times New Roman"/>
            <w:sz w:val="24"/>
            <w:szCs w:val="24"/>
          </w:rPr>
          <w:t>exhibit highly</w:t>
        </w:r>
        <w:r w:rsidRPr="00B12D60">
          <w:rPr>
            <w:rFonts w:ascii="Times New Roman" w:hAnsi="Times New Roman" w:cs="Times New Roman"/>
            <w:sz w:val="24"/>
            <w:szCs w:val="24"/>
          </w:rPr>
          <w:t xml:space="preserve"> clocklike behavior and </w:t>
        </w:r>
        <w:r>
          <w:rPr>
            <w:rFonts w:ascii="Times New Roman" w:hAnsi="Times New Roman" w:cs="Times New Roman"/>
            <w:sz w:val="24"/>
            <w:szCs w:val="24"/>
          </w:rPr>
          <w:t>minimized</w:t>
        </w:r>
        <w:r w:rsidRPr="00B12D60">
          <w:rPr>
            <w:rFonts w:ascii="Times New Roman" w:hAnsi="Times New Roman" w:cs="Times New Roman"/>
            <w:sz w:val="24"/>
            <w:szCs w:val="24"/>
          </w:rPr>
          <w:t xml:space="preserve"> topological conflict with the </w:t>
        </w:r>
        <w:r>
          <w:rPr>
            <w:rFonts w:ascii="Times New Roman" w:hAnsi="Times New Roman" w:cs="Times New Roman"/>
            <w:sz w:val="24"/>
            <w:szCs w:val="24"/>
          </w:rPr>
          <w:t>concatenated</w:t>
        </w:r>
        <w:r w:rsidRPr="00B12D60">
          <w:rPr>
            <w:rFonts w:ascii="Times New Roman" w:hAnsi="Times New Roman" w:cs="Times New Roman"/>
            <w:sz w:val="24"/>
            <w:szCs w:val="24"/>
          </w:rPr>
          <w:t xml:space="preserve"> species tree</w:t>
        </w:r>
        <w:r>
          <w:rPr>
            <w:rFonts w:ascii="Times New Roman" w:hAnsi="Times New Roman" w:cs="Times New Roman"/>
            <w:sz w:val="24"/>
            <w:szCs w:val="24"/>
          </w:rPr>
          <w:t xml:space="preserve">. </w:t>
        </w:r>
        <w:r w:rsidR="00E34E7A">
          <w:rPr>
            <w:rFonts w:ascii="Times New Roman" w:hAnsi="Times New Roman" w:cs="Times New Roman"/>
            <w:sz w:val="24"/>
            <w:szCs w:val="24"/>
          </w:rPr>
          <w:t>We applied four node age calibrations (Table S3) as described in</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E34E7A">
          <w:rPr>
            <w:rFonts w:ascii="Times New Roman" w:hAnsi="Times New Roman" w:cs="Times New Roman"/>
            <w:sz w:val="24"/>
            <w:szCs w:val="24"/>
          </w:rPr>
          <w:t xml:space="preserve"> and </w: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Aghova, et al. (2018)</w:t>
        </w:r>
        <w:r w:rsidR="001B6D59">
          <w:rPr>
            <w:rFonts w:ascii="Times New Roman" w:hAnsi="Times New Roman" w:cs="Times New Roman"/>
            <w:sz w:val="24"/>
            <w:szCs w:val="24"/>
          </w:rPr>
          <w:fldChar w:fldCharType="end"/>
        </w:r>
        <w:r w:rsidRPr="00B12D60">
          <w:rPr>
            <w:rFonts w:ascii="Times New Roman" w:hAnsi="Times New Roman" w:cs="Times New Roman"/>
            <w:sz w:val="24"/>
            <w:szCs w:val="24"/>
          </w:rPr>
          <w:t>.</w:t>
        </w:r>
        <w:r w:rsidR="00F005EA">
          <w:rPr>
            <w:rFonts w:ascii="Times New Roman" w:hAnsi="Times New Roman" w:cs="Times New Roman"/>
            <w:sz w:val="24"/>
            <w:szCs w:val="24"/>
          </w:rPr>
          <w:t xml:space="preserve"> The origin of core </w:t>
        </w:r>
        <w:proofErr w:type="spellStart"/>
        <w:r w:rsidR="00F005EA">
          <w:rPr>
            <w:rFonts w:ascii="Times New Roman" w:hAnsi="Times New Roman" w:cs="Times New Roman"/>
            <w:sz w:val="24"/>
            <w:szCs w:val="24"/>
          </w:rPr>
          <w:t>Murinae</w:t>
        </w:r>
        <w:proofErr w:type="spellEnd"/>
        <w:r w:rsidR="00F005EA">
          <w:rPr>
            <w:rFonts w:ascii="Times New Roman" w:hAnsi="Times New Roman" w:cs="Times New Roman"/>
            <w:sz w:val="24"/>
            <w:szCs w:val="24"/>
          </w:rPr>
          <w:t xml:space="preserve"> (Node E) was constrained to between 11.1 and 12.3 Ma, following</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Maximum ages were set for Otomyini+Arvicanthini (9.2 Ma,</w:t>
        </w:r>
        <w:r w:rsidR="00A409BC">
          <w:rPr>
            <w:rFonts w:ascii="Times New Roman" w:hAnsi="Times New Roman" w:cs="Times New Roman"/>
            <w:sz w:val="24"/>
            <w:szCs w:val="24"/>
          </w:rPr>
          <w:t xml:space="preserve"> Kimura, et al.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 </w:instrText>
        </w:r>
        <w:r w:rsidR="00A409BC">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EN.CITE.DATA </w:instrText>
        </w:r>
        <w:r w:rsidR="00A409BC">
          <w:rPr>
            <w:rFonts w:ascii="Times New Roman" w:hAnsi="Times New Roman" w:cs="Times New Roman"/>
            <w:sz w:val="24"/>
            <w:szCs w:val="24"/>
          </w:rPr>
        </w:r>
        <w:r w:rsidR="00A409BC">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1B6D59">
          <w:rPr>
            <w:rFonts w:ascii="Times New Roman" w:hAnsi="Times New Roman" w:cs="Times New Roman"/>
            <w:sz w:val="24"/>
            <w:szCs w:val="24"/>
          </w:rPr>
          <w:t>)</w:t>
        </w:r>
        <w:r w:rsidR="00F005EA">
          <w:rPr>
            <w:rFonts w:ascii="Times New Roman" w:hAnsi="Times New Roman" w:cs="Times New Roman"/>
            <w:sz w:val="24"/>
            <w:szCs w:val="24"/>
          </w:rPr>
          <w:t xml:space="preserve">, </w:t>
        </w:r>
        <w:proofErr w:type="spellStart"/>
        <w:r w:rsidR="00F005EA">
          <w:rPr>
            <w:rFonts w:ascii="Times New Roman" w:hAnsi="Times New Roman" w:cs="Times New Roman"/>
            <w:i/>
            <w:iCs/>
            <w:sz w:val="24"/>
            <w:szCs w:val="24"/>
          </w:rPr>
          <w:t>Apodemus</w:t>
        </w:r>
        <w:proofErr w:type="spellEnd"/>
        <w:r w:rsidR="00F005EA">
          <w:rPr>
            <w:rFonts w:ascii="Times New Roman" w:hAnsi="Times New Roman" w:cs="Times New Roman"/>
            <w:sz w:val="24"/>
            <w:szCs w:val="24"/>
          </w:rPr>
          <w:t xml:space="preserve"> (9.6 Ma,</w:t>
        </w:r>
        <w:r w:rsidR="00A409BC">
          <w:rPr>
            <w:rFonts w:ascii="Times New Roman" w:hAnsi="Times New Roman" w:cs="Times New Roman"/>
            <w:sz w:val="24"/>
            <w:szCs w:val="24"/>
          </w:rPr>
          <w:t xml:space="preserve"> </w:t>
        </w:r>
        <w:r w:rsidR="00A409BC">
          <w:rPr>
            <w:rFonts w:ascii="Times New Roman" w:hAnsi="Times New Roman" w:cs="Times New Roman"/>
            <w:noProof/>
            <w:sz w:val="24"/>
            <w:szCs w:val="24"/>
          </w:rPr>
          <w:t>Daxner-Höck 2002</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ExcludeYear="1"&gt;&lt;Author&gt;Daxner-Höck&lt;/Author&gt;&lt;Year&gt;2002&lt;/Year&gt;&lt;RecNum&gt;243&lt;/RecNum&gt;&lt;record&gt;&lt;rec-number&gt;243&lt;/rec-number&gt;&lt;foreign-keys&gt;&lt;key app="EN" db-id="vdwt9psdezv5tlee9vn5swzfzafw0azp5adx" timestamp="1720298778"&gt;243&lt;/key&gt;&lt;/foreign-keys&gt;&lt;ref-type name="Journal Article"&gt;17&lt;/ref-type&gt;&lt;contributors&gt;&lt;authors&gt;&lt;author&gt;Daxner-Höck, Gudrun&lt;/author&gt;&lt;/authors&gt;&lt;/contributors&gt;&lt;titles&gt;&lt;title&gt;Cricetodon meini and other rodents from Mühlbach and Grund, Lower Austria (Middle Miocene, late MN5)&lt;/title&gt;&lt;secondary-title&gt;Annalen des Naturhistorischen Museums in Wien. Serie A für Mineralogie und Petrographie, Geologie und Paläontologie, Anthropologie und Prähistorie&lt;/secondary-title&gt;&lt;/titles&gt;&lt;periodical&gt;&lt;full-title&gt;Annalen des Naturhistorischen Museums in Wien. Serie A für Mineralogie und Petrographie, Geologie und Paläontologie, Anthropologie und Prähistorie&lt;/full-title&gt;&lt;/periodical&gt;&lt;pages&gt;267-291&lt;/pages&gt;&lt;dates&gt;&lt;year&gt;2002&lt;/year&gt;&lt;/dates&gt;&lt;isbn&gt;0255-0091&lt;/isbn&gt;&lt;urls&gt;&lt;/urls&gt;&lt;/record&gt;&lt;/Cite&gt;&lt;/EndNote&gt;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xml:space="preserve">), and </w:t>
        </w:r>
        <w:r w:rsidR="00F005EA">
          <w:rPr>
            <w:rFonts w:ascii="Times New Roman" w:hAnsi="Times New Roman" w:cs="Times New Roman"/>
            <w:i/>
            <w:iCs/>
            <w:sz w:val="24"/>
            <w:szCs w:val="24"/>
          </w:rPr>
          <w:t>Mus</w:t>
        </w:r>
        <w:r w:rsidR="00F005EA">
          <w:rPr>
            <w:rFonts w:ascii="Times New Roman" w:hAnsi="Times New Roman" w:cs="Times New Roman"/>
            <w:sz w:val="24"/>
            <w:szCs w:val="24"/>
          </w:rPr>
          <w:t xml:space="preserve"> (8.0 Ma,</w:t>
        </w:r>
        <w:r w:rsidR="00A409BC">
          <w:rPr>
            <w:rFonts w:ascii="Times New Roman" w:hAnsi="Times New Roman" w:cs="Times New Roman"/>
            <w:sz w:val="24"/>
            <w:szCs w:val="24"/>
          </w:rPr>
          <w:t xml:space="preserve"> Kimura, et al. 2013</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ExcludeYear="1"&gt;&lt;Author&gt;Kimura&lt;/Author&gt;&lt;Year&gt;2013&lt;/Year&gt;&lt;RecNum&gt;244&lt;/RecNum&gt;&lt;record&gt;&lt;rec-number&gt;244&lt;/rec-number&gt;&lt;foreign-keys&gt;&lt;key app="EN" db-id="vdwt9psdezv5tlee9vn5swzfzafw0azp5adx" timestamp="1720298834"&gt;244&lt;/key&gt;&lt;/foreign-keys&gt;&lt;ref-type name="Journal Article"&gt;17&lt;/ref-type&gt;&lt;contributors&gt;&lt;authors&gt;&lt;author&gt;Kimura, Yuri&lt;/author&gt;&lt;author&gt;Jacobs, Louis L&lt;/author&gt;&lt;author&gt;Cerling, Thure E&lt;/author&gt;&lt;author&gt;Uno, Kevin T&lt;/author&gt;&lt;author&gt;Ferguson, Kurt M&lt;/author&gt;&lt;author&gt;Flynn, Lawrence J&lt;/author&gt;&lt;author&gt;Patnaik, Rajeev&lt;/author&gt;&lt;/authors&gt;&lt;/contributors&gt;&lt;titles&gt;&lt;title&gt;Fossil mice and rats show isotopic evidence of niche partitioning and change in dental ecomorphology related to dietary shift in Late Miocene of Pakistan&lt;/title&gt;&lt;secondary-title&gt;PLoS One&lt;/secondary-title&gt;&lt;/titles&gt;&lt;periodical&gt;&lt;full-title&gt;PLoS One&lt;/full-title&gt;&lt;/periodical&gt;&lt;pages&gt;e69308&lt;/pages&gt;&lt;volume&gt;8&lt;/volume&gt;&lt;number&gt;8&lt;/number&gt;&lt;dates&gt;&lt;year&gt;2013&lt;/year&gt;&lt;/dates&gt;&lt;isbn&gt;1932-6203&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w:t>
        </w:r>
        <w:r w:rsidRPr="00B12D60">
          <w:rPr>
            <w:rFonts w:ascii="Times New Roman" w:hAnsi="Times New Roman" w:cs="Times New Roman"/>
            <w:sz w:val="24"/>
            <w:szCs w:val="24"/>
          </w:rPr>
          <w:t xml:space="preserve"> Branch lengths were resampled 100 times to produce confidence intervals. </w:t>
        </w:r>
      </w:ins>
    </w:p>
    <w:p w14:paraId="6241E85C" w14:textId="77777777" w:rsidR="00A849E6" w:rsidRPr="00B12D60" w:rsidRDefault="00A849E6" w:rsidP="00A849E6">
      <w:pPr>
        <w:spacing w:after="0"/>
        <w:jc w:val="both"/>
        <w:rPr>
          <w:rFonts w:ascii="Times New Roman" w:hAnsi="Times New Roman" w:cs="Times New Roman"/>
          <w:sz w:val="24"/>
          <w:szCs w:val="24"/>
        </w:rPr>
      </w:pPr>
    </w:p>
    <w:p w14:paraId="157BF2AF" w14:textId="77777777" w:rsidR="00A849E6" w:rsidRPr="00031896" w:rsidRDefault="00A849E6" w:rsidP="00A849E6">
      <w:pPr>
        <w:pStyle w:val="Heading2"/>
      </w:pPr>
      <w:r>
        <w:t>Genome w</w:t>
      </w:r>
      <w:r w:rsidRPr="00031896">
        <w:t xml:space="preserve">indow-based </w:t>
      </w:r>
      <w:r>
        <w:t xml:space="preserve">phylogenetic </w:t>
      </w:r>
      <w:r w:rsidRPr="00031896">
        <w:t>analysis</w:t>
      </w:r>
      <w:r>
        <w:t xml:space="preserve"> </w:t>
      </w:r>
    </w:p>
    <w:p w14:paraId="4F19CE35" w14:textId="1FCB150F" w:rsidR="00A849E6" w:rsidRDefault="00A849E6" w:rsidP="00A849E6">
      <w:pPr>
        <w:spacing w:after="0"/>
        <w:jc w:val="both"/>
        <w:rPr>
          <w:rFonts w:ascii="Times New Roman" w:hAnsi="Times New Roman" w:cs="Times New Roman"/>
          <w:sz w:val="24"/>
          <w:szCs w:val="24"/>
        </w:rPr>
      </w:pPr>
      <w:ins w:id="382" w:author="Thomas, Gregg" w:date="2024-10-01T11:00:00Z" w16du:dateUtc="2024-10-01T15:00:00Z">
        <w:r>
          <w:rPr>
            <w:rFonts w:ascii="Times New Roman" w:hAnsi="Times New Roman" w:cs="Times New Roman"/>
            <w:sz w:val="24"/>
            <w:szCs w:val="24"/>
          </w:rPr>
          <w:t>For the second part of our work, we wanted to quantitatively infer phylogenetic discordance across a su</w:t>
        </w:r>
        <w:r w:rsidR="000523BD">
          <w:rPr>
            <w:rFonts w:ascii="Times New Roman" w:hAnsi="Times New Roman" w:cs="Times New Roman"/>
            <w:sz w:val="24"/>
            <w:szCs w:val="24"/>
          </w:rPr>
          <w:t>b</w:t>
        </w:r>
        <w:r>
          <w:rPr>
            <w:rFonts w:ascii="Times New Roman" w:hAnsi="Times New Roman" w:cs="Times New Roman"/>
            <w:sz w:val="24"/>
            <w:szCs w:val="24"/>
          </w:rPr>
          <w:t xml:space="preserve">set of the murine genomes used to infer the species tree and relate that discordance to other features of the genome, such as recombination rate, proximity to genes, and rates of molecular evolution. </w:t>
        </w:r>
      </w:ins>
      <w:r>
        <w:rPr>
          <w:rFonts w:ascii="Times New Roman" w:hAnsi="Times New Roman" w:cs="Times New Roman"/>
          <w:sz w:val="24"/>
          <w:szCs w:val="24"/>
        </w:rPr>
        <w:t xml:space="preserve">To assess the distribution of phylogenetic discordance across </w:t>
      </w:r>
      <w:del w:id="383" w:author="Thomas, Gregg" w:date="2024-10-01T11:00:00Z" w16du:dateUtc="2024-10-01T15:00:00Z">
        <w:r w:rsidR="00D14B44">
          <w:rPr>
            <w:rFonts w:ascii="Times New Roman" w:hAnsi="Times New Roman" w:cs="Times New Roman"/>
            <w:sz w:val="24"/>
            <w:szCs w:val="24"/>
          </w:rPr>
          <w:delText xml:space="preserve">the </w:delText>
        </w:r>
      </w:del>
      <w:r>
        <w:rPr>
          <w:rFonts w:ascii="Times New Roman" w:hAnsi="Times New Roman" w:cs="Times New Roman"/>
          <w:sz w:val="24"/>
          <w:szCs w:val="24"/>
        </w:rPr>
        <w:t xml:space="preserve">rodent </w:t>
      </w:r>
      <w:del w:id="384" w:author="Thomas, Gregg" w:date="2024-10-01T11:00:00Z" w16du:dateUtc="2024-10-01T15:00:00Z">
        <w:r w:rsidR="00D14B44">
          <w:rPr>
            <w:rFonts w:ascii="Times New Roman" w:hAnsi="Times New Roman" w:cs="Times New Roman"/>
            <w:sz w:val="24"/>
            <w:szCs w:val="24"/>
          </w:rPr>
          <w:delText>genome</w:delText>
        </w:r>
      </w:del>
      <w:ins w:id="385" w:author="Thomas, Gregg" w:date="2024-10-01T11:00:00Z" w16du:dateUtc="2024-10-01T15:00:00Z">
        <w:r>
          <w:rPr>
            <w:rFonts w:ascii="Times New Roman" w:hAnsi="Times New Roman" w:cs="Times New Roman"/>
            <w:sz w:val="24"/>
            <w:szCs w:val="24"/>
          </w:rPr>
          <w:t>genome</w:t>
        </w:r>
        <w:r w:rsidR="000211C3">
          <w:rPr>
            <w:rFonts w:ascii="Times New Roman" w:hAnsi="Times New Roman" w:cs="Times New Roman"/>
            <w:sz w:val="24"/>
            <w:szCs w:val="24"/>
          </w:rPr>
          <w:t>s</w:t>
        </w:r>
      </w:ins>
      <w:r>
        <w:rPr>
          <w:rFonts w:ascii="Times New Roman" w:hAnsi="Times New Roman" w:cs="Times New Roman"/>
          <w:sz w:val="24"/>
          <w:szCs w:val="24"/>
        </w:rPr>
        <w:t xml:space="preserve">, we limited subsequent analyses to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Pr>
          <w:rFonts w:ascii="Times New Roman" w:hAnsi="Times New Roman" w:cs="Times New Roman"/>
          <w:sz w:val="24"/>
          <w:szCs w:val="24"/>
        </w:rPr>
        <w:t xml:space="preserve"> and the pseudo-assemblies (see above) of six of the</w:t>
      </w:r>
      <w:r w:rsidRPr="00031896">
        <w:rPr>
          <w:rFonts w:ascii="Times New Roman" w:hAnsi="Times New Roman" w:cs="Times New Roman"/>
          <w:sz w:val="24"/>
          <w:szCs w:val="24"/>
        </w:rPr>
        <w:t xml:space="preserve"> genomes</w:t>
      </w:r>
      <w:r>
        <w:rPr>
          <w:rFonts w:ascii="Times New Roman" w:hAnsi="Times New Roman" w:cs="Times New Roman"/>
          <w:sz w:val="24"/>
          <w:szCs w:val="24"/>
        </w:rPr>
        <w:t xml:space="preserve"> </w:t>
      </w:r>
      <w:r w:rsidRPr="00031896">
        <w:rPr>
          <w:rFonts w:ascii="Times New Roman" w:hAnsi="Times New Roman" w:cs="Times New Roman"/>
          <w:sz w:val="24"/>
          <w:szCs w:val="24"/>
        </w:rPr>
        <w:t>(</w:t>
      </w:r>
      <w:proofErr w:type="spellStart"/>
      <w:r w:rsidRPr="00E358E6">
        <w:rPr>
          <w:rFonts w:ascii="Times New Roman" w:hAnsi="Times New Roman" w:cs="Times New Roman"/>
          <w:i/>
          <w:iCs/>
          <w:sz w:val="24"/>
          <w:szCs w:val="24"/>
        </w:rPr>
        <w:t>Mastomys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natalensis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Hylomyscus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alleni</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Praomys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delectorum</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Rhabdomys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dilectus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Grammom</w:t>
      </w:r>
      <w:r>
        <w:rPr>
          <w:rFonts w:ascii="Times New Roman" w:hAnsi="Times New Roman" w:cs="Times New Roman"/>
          <w:i/>
          <w:iCs/>
          <w:sz w:val="24"/>
          <w:szCs w:val="24"/>
        </w:rPr>
        <w:t>y</w:t>
      </w:r>
      <w:r w:rsidRPr="00E358E6">
        <w:rPr>
          <w:rFonts w:ascii="Times New Roman" w:hAnsi="Times New Roman" w:cs="Times New Roman"/>
          <w:i/>
          <w:iCs/>
          <w:sz w:val="24"/>
          <w:szCs w:val="24"/>
        </w:rPr>
        <w:t>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dolichurus</w:t>
      </w:r>
      <w:proofErr w:type="spellEnd"/>
      <w:r w:rsidRPr="00E358E6">
        <w:rPr>
          <w:rFonts w:ascii="Times New Roman" w:hAnsi="Times New Roman" w:cs="Times New Roman"/>
          <w:sz w:val="24"/>
          <w:szCs w:val="24"/>
        </w:rPr>
        <w:t xml:space="preserve">, and </w:t>
      </w:r>
      <w:proofErr w:type="spellStart"/>
      <w:r w:rsidRPr="00E358E6">
        <w:rPr>
          <w:rFonts w:ascii="Times New Roman" w:hAnsi="Times New Roman" w:cs="Times New Roman"/>
          <w:i/>
          <w:iCs/>
          <w:sz w:val="24"/>
          <w:szCs w:val="24"/>
        </w:rPr>
        <w:t>Rhynchomys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soricoides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 </w:t>
      </w:r>
      <w:r>
        <w:rPr>
          <w:rFonts w:ascii="Times New Roman" w:hAnsi="Times New Roman" w:cs="Times New Roman"/>
          <w:sz w:val="24"/>
          <w:szCs w:val="24"/>
        </w:rPr>
        <w:t xml:space="preserve">was excluded from these analyses due to the inadequacy of the library outlined above. </w:t>
      </w:r>
    </w:p>
    <w:p w14:paraId="2C08AEA8" w14:textId="09B66986"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t>We</w:t>
      </w:r>
      <w:r w:rsidRPr="00031896">
        <w:rPr>
          <w:rFonts w:ascii="Times New Roman" w:hAnsi="Times New Roman" w:cs="Times New Roman"/>
          <w:sz w:val="24"/>
          <w:szCs w:val="24"/>
        </w:rPr>
        <w:t xml:space="preserve"> partitioned the</w:t>
      </w:r>
      <w:r>
        <w:rPr>
          <w:rFonts w:ascii="Times New Roman" w:hAnsi="Times New Roman" w:cs="Times New Roman"/>
          <w:sz w:val="24"/>
          <w:szCs w:val="24"/>
        </w:rPr>
        <w:t>se</w:t>
      </w:r>
      <w:r w:rsidRPr="00031896">
        <w:rPr>
          <w:rFonts w:ascii="Times New Roman" w:hAnsi="Times New Roman" w:cs="Times New Roman"/>
          <w:sz w:val="24"/>
          <w:szCs w:val="24"/>
        </w:rPr>
        <w:t xml:space="preserve"> genomes into 10</w:t>
      </w:r>
      <w:r>
        <w:rPr>
          <w:rFonts w:ascii="Times New Roman" w:hAnsi="Times New Roman" w:cs="Times New Roman"/>
          <w:sz w:val="24"/>
          <w:szCs w:val="24"/>
        </w:rPr>
        <w:t xml:space="preserve"> </w:t>
      </w:r>
      <w:r w:rsidRPr="00031896">
        <w:rPr>
          <w:rFonts w:ascii="Times New Roman" w:hAnsi="Times New Roman" w:cs="Times New Roman"/>
          <w:sz w:val="24"/>
          <w:szCs w:val="24"/>
        </w:rPr>
        <w:t>k</w:t>
      </w:r>
      <w:r>
        <w:rPr>
          <w:rFonts w:ascii="Times New Roman" w:hAnsi="Times New Roman" w:cs="Times New Roman"/>
          <w:sz w:val="24"/>
          <w:szCs w:val="24"/>
        </w:rPr>
        <w:t>ilobase (k</w:t>
      </w:r>
      <w:r w:rsidRPr="00031896">
        <w:rPr>
          <w:rFonts w:ascii="Times New Roman" w:hAnsi="Times New Roman" w:cs="Times New Roman"/>
          <w:sz w:val="24"/>
          <w:szCs w:val="24"/>
        </w:rPr>
        <w:t>b</w:t>
      </w:r>
      <w:r>
        <w:rPr>
          <w:rFonts w:ascii="Times New Roman" w:hAnsi="Times New Roman" w:cs="Times New Roman"/>
          <w:sz w:val="24"/>
          <w:szCs w:val="24"/>
        </w:rPr>
        <w:t>)</w:t>
      </w:r>
      <w:r w:rsidRPr="00031896">
        <w:rPr>
          <w:rFonts w:ascii="Times New Roman" w:hAnsi="Times New Roman" w:cs="Times New Roman"/>
          <w:sz w:val="24"/>
          <w:szCs w:val="24"/>
        </w:rPr>
        <w:t xml:space="preserve"> windows based on the coordinates in the reference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sidRPr="00031896">
        <w:rPr>
          <w:rFonts w:ascii="Times New Roman" w:hAnsi="Times New Roman" w:cs="Times New Roman"/>
          <w:sz w:val="24"/>
          <w:szCs w:val="24"/>
        </w:rPr>
        <w:t xml:space="preserve"> genome </w: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(mm10; Mouse Genome Sequencing</w:t>
      </w:r>
      <w:ins w:id="386"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using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makewindows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These coordinates were converted between the reference and </w:t>
      </w:r>
      <w:r>
        <w:rPr>
          <w:rFonts w:ascii="Times New Roman" w:hAnsi="Times New Roman" w:cs="Times New Roman"/>
          <w:sz w:val="24"/>
          <w:szCs w:val="24"/>
        </w:rPr>
        <w:t>the consensus sequence for each genome</w:t>
      </w:r>
      <w:r w:rsidRPr="00031896">
        <w:rPr>
          <w:rFonts w:ascii="Times New Roman" w:hAnsi="Times New Roman" w:cs="Times New Roman"/>
          <w:sz w:val="24"/>
          <w:szCs w:val="24"/>
        </w:rPr>
        <w:t xml:space="preserv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w:t>
      </w:r>
      <w:ins w:id="38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Note that this method assumes both collinearity of all genomes and similar karyotypes (see Discussion). </w:t>
      </w:r>
      <w:r w:rsidRPr="00031896">
        <w:rPr>
          <w:rFonts w:ascii="Times New Roman" w:hAnsi="Times New Roman" w:cs="Times New Roman"/>
          <w:sz w:val="24"/>
          <w:szCs w:val="24"/>
        </w:rPr>
        <w:t xml:space="preserve">We then removed windows from the subsequent analyses if (1) 50% or more of the window overlapped with repeat regions from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reference </w:t>
      </w:r>
      <w:proofErr w:type="spellStart"/>
      <w:r w:rsidRPr="00031896">
        <w:rPr>
          <w:rFonts w:ascii="Times New Roman" w:hAnsi="Times New Roman" w:cs="Times New Roman"/>
          <w:sz w:val="24"/>
          <w:szCs w:val="24"/>
        </w:rPr>
        <w:t>RepeatMasker</w:t>
      </w:r>
      <w:proofErr w:type="spellEnd"/>
      <w:r w:rsidRPr="00031896">
        <w:rPr>
          <w:rFonts w:ascii="Times New Roman" w:hAnsi="Times New Roman" w:cs="Times New Roman"/>
          <w:sz w:val="24"/>
          <w:szCs w:val="24"/>
        </w:rPr>
        <w:t xml:space="preserve"> </w:t>
      </w:r>
      <w:del w:id="388" w:author="Thomas, Gregg" w:date="2024-10-01T11:00:00Z" w16du:dateUtc="2024-10-01T15:00:00Z">
        <w:r w:rsidR="009C4222">
          <w:rPr>
            <w:rFonts w:ascii="Times New Roman" w:hAnsi="Times New Roman" w:cs="Times New Roman"/>
            <w:sz w:val="24"/>
            <w:szCs w:val="24"/>
          </w:rPr>
          <w:fldChar w:fldCharType="begin"/>
        </w:r>
      </w:del>
      <w:r w:rsidR="00764718">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Cite&gt;&lt;Author&gt;Smit&lt;/Author&gt;&lt;Year&gt;2013-2015&lt;/Year&gt;&lt;RecNum&gt;52&lt;/RecNum&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del w:id="389" w:author="Thomas, Gregg" w:date="2024-10-01T11:00:00Z" w16du:dateUtc="2024-10-01T15:00:00Z">
        <w:r w:rsidR="009C4222">
          <w:rPr>
            <w:rFonts w:ascii="Times New Roman" w:hAnsi="Times New Roman" w:cs="Times New Roman"/>
            <w:sz w:val="24"/>
            <w:szCs w:val="24"/>
          </w:rPr>
          <w:fldChar w:fldCharType="separate"/>
        </w:r>
      </w:del>
      <w:r w:rsidR="00764718">
        <w:rPr>
          <w:rFonts w:ascii="Times New Roman" w:hAnsi="Times New Roman" w:cs="Times New Roman"/>
          <w:noProof/>
          <w:sz w:val="24"/>
          <w:szCs w:val="24"/>
        </w:rPr>
        <w:t>(Smit, et al. 2013-2015)</w:t>
      </w:r>
      <w:del w:id="390" w:author="Thomas, Gregg" w:date="2024-10-01T11:00:00Z" w16du:dateUtc="2024-10-01T15:00:00Z">
        <w:r w:rsidR="009C4222">
          <w:rPr>
            <w:rFonts w:ascii="Times New Roman" w:hAnsi="Times New Roman" w:cs="Times New Roman"/>
            <w:sz w:val="24"/>
            <w:szCs w:val="24"/>
          </w:rPr>
          <w:fldChar w:fldCharType="end"/>
        </w:r>
      </w:del>
      <w:r>
        <w:rPr>
          <w:rFonts w:ascii="Times New Roman" w:hAnsi="Times New Roman" w:cs="Times New Roman"/>
          <w:sz w:val="24"/>
          <w:szCs w:val="24"/>
        </w:rPr>
        <w:t xml:space="preserve"> </w:t>
      </w:r>
      <w:r w:rsidRPr="00031896">
        <w:rPr>
          <w:rFonts w:ascii="Times New Roman" w:hAnsi="Times New Roman" w:cs="Times New Roman"/>
          <w:sz w:val="24"/>
          <w:szCs w:val="24"/>
        </w:rPr>
        <w:t>file</w:t>
      </w:r>
      <w:r>
        <w:rPr>
          <w:rFonts w:ascii="Times New Roman" w:hAnsi="Times New Roman" w:cs="Times New Roman"/>
          <w:sz w:val="24"/>
          <w:szCs w:val="24"/>
        </w:rPr>
        <w:t xml:space="preserve"> downloaded from the UCSC Genome Browser’s table browser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w:t>
      </w:r>
      <w:ins w:id="391"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or (2) 50% or more of the window contained missing data in </w:t>
      </w:r>
      <w:del w:id="392" w:author="Thomas, Gregg" w:date="2024-10-01T11:00:00Z" w16du:dateUtc="2024-10-01T15:00:00Z">
        <w:r w:rsidR="00955CAE" w:rsidRPr="00031896">
          <w:rPr>
            <w:rFonts w:ascii="Times New Roman" w:hAnsi="Times New Roman" w:cs="Times New Roman"/>
            <w:sz w:val="24"/>
            <w:szCs w:val="24"/>
          </w:rPr>
          <w:delText>3</w:delText>
        </w:r>
      </w:del>
      <w:ins w:id="393" w:author="Thomas, Gregg" w:date="2024-10-01T11:00:00Z" w16du:dateUtc="2024-10-01T15:00:00Z">
        <w:r w:rsidR="00440E88">
          <w:rPr>
            <w:rFonts w:ascii="Times New Roman" w:hAnsi="Times New Roman" w:cs="Times New Roman"/>
            <w:sz w:val="24"/>
            <w:szCs w:val="24"/>
          </w:rPr>
          <w:t>three</w:t>
        </w:r>
      </w:ins>
      <w:r w:rsidRPr="00031896">
        <w:rPr>
          <w:rFonts w:ascii="Times New Roman" w:hAnsi="Times New Roman" w:cs="Times New Roman"/>
          <w:sz w:val="24"/>
          <w:szCs w:val="24"/>
        </w:rPr>
        <w:t xml:space="preserve"> or more samples.</w:t>
      </w:r>
      <w:r>
        <w:rPr>
          <w:rFonts w:ascii="Times New Roman" w:hAnsi="Times New Roman" w:cs="Times New Roman"/>
          <w:sz w:val="24"/>
          <w:szCs w:val="24"/>
        </w:rPr>
        <w:t xml:space="preserve"> Overlaps with repeat regions were determined with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coverage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w:t>
      </w:r>
      <w:r>
        <w:rPr>
          <w:rFonts w:ascii="Times New Roman" w:hAnsi="Times New Roman" w:cs="Times New Roman"/>
          <w:sz w:val="24"/>
          <w:szCs w:val="24"/>
        </w:rPr>
        <w:t>We then aligned t</w:t>
      </w:r>
      <w:r w:rsidRPr="00031896">
        <w:rPr>
          <w:rFonts w:ascii="Times New Roman" w:hAnsi="Times New Roman" w:cs="Times New Roman"/>
          <w:sz w:val="24"/>
          <w:szCs w:val="24"/>
        </w:rPr>
        <w:t>he 10kb windows with MAFFT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Pr>
          <w:rFonts w:ascii="Times New Roman" w:hAnsi="Times New Roman" w:cs="Times New Roman"/>
          <w:sz w:val="24"/>
          <w:szCs w:val="24"/>
        </w:rPr>
        <w:t xml:space="preserve">, trimmed alignments with </w:t>
      </w:r>
      <w:proofErr w:type="spellStart"/>
      <w:r>
        <w:rPr>
          <w:rFonts w:ascii="Times New Roman" w:hAnsi="Times New Roman" w:cs="Times New Roman"/>
          <w:sz w:val="24"/>
          <w:szCs w:val="24"/>
        </w:rPr>
        <w:t>trimAl</w:t>
      </w:r>
      <w:proofErr w:type="spellEnd"/>
      <w:r>
        <w:rPr>
          <w:rFonts w:ascii="Times New Roman" w:hAnsi="Times New Roman" w:cs="Times New Roman"/>
          <w:sz w:val="24"/>
          <w:szCs w:val="24"/>
        </w:rPr>
        <w:t xml:space="preserve"> </w:t>
      </w:r>
      <w:del w:id="394" w:author="Thomas, Gregg" w:date="2024-10-01T11:00:00Z" w16du:dateUtc="2024-10-01T15:00:00Z">
        <w:r w:rsidR="006277FC">
          <w:rPr>
            <w:rFonts w:ascii="Times New Roman" w:hAnsi="Times New Roman" w:cs="Times New Roman"/>
            <w:sz w:val="24"/>
            <w:szCs w:val="24"/>
          </w:rPr>
          <w:fldChar w:fldCharType="begin">
            <w:fldData xml:space="preserve">PEVuZE5vdGU+PENpdGU+PEF1dGhvcj5DYXBlbGxhLUd1dGllcnJlejwvQXV0aG9yPjxZZWFyPjIw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PEVuZE5vdGU+PENpdGU+PEF1dGhvcj5DYXBlbGxhLUd1dGllcnJlejwvQXV0aG9yPjxZZWFyPjIw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395" w:author="Thomas, Gregg" w:date="2024-10-01T11:00:00Z" w16du:dateUtc="2024-10-01T15:00:00Z">
        <w:r w:rsidR="006277FC">
          <w:rPr>
            <w:rFonts w:ascii="Times New Roman" w:hAnsi="Times New Roman" w:cs="Times New Roman"/>
            <w:sz w:val="24"/>
            <w:szCs w:val="24"/>
          </w:rPr>
        </w:r>
        <w:r w:rsidR="006277FC">
          <w:rPr>
            <w:rFonts w:ascii="Times New Roman" w:hAnsi="Times New Roman" w:cs="Times New Roman"/>
            <w:sz w:val="24"/>
            <w:szCs w:val="24"/>
          </w:rPr>
          <w:fldChar w:fldCharType="separate"/>
        </w:r>
      </w:del>
      <w:r w:rsidR="00764718">
        <w:rPr>
          <w:rFonts w:ascii="Times New Roman" w:hAnsi="Times New Roman" w:cs="Times New Roman"/>
          <w:noProof/>
          <w:sz w:val="24"/>
          <w:szCs w:val="24"/>
        </w:rPr>
        <w:t>(Capella-Gutierrez, et al. 2009)</w:t>
      </w:r>
      <w:del w:id="396" w:author="Thomas, Gregg" w:date="2024-10-01T11:00:00Z" w16du:dateUtc="2024-10-01T15:00:00Z">
        <w:r w:rsidR="006277FC">
          <w:rPr>
            <w:rFonts w:ascii="Times New Roman" w:hAnsi="Times New Roman" w:cs="Times New Roman"/>
            <w:sz w:val="24"/>
            <w:szCs w:val="24"/>
          </w:rPr>
          <w:fldChar w:fldCharType="end"/>
        </w:r>
      </w:del>
      <w:r>
        <w:rPr>
          <w:rFonts w:ascii="Times New Roman" w:hAnsi="Times New Roman" w:cs="Times New Roman"/>
          <w:sz w:val="24"/>
          <w:szCs w:val="24"/>
        </w:rPr>
        <w:t>,</w:t>
      </w:r>
      <w:r w:rsidRPr="00031896">
        <w:rPr>
          <w:rFonts w:ascii="Times New Roman" w:hAnsi="Times New Roman" w:cs="Times New Roman"/>
          <w:sz w:val="24"/>
          <w:szCs w:val="24"/>
        </w:rPr>
        <w:t xml:space="preserve"> and </w:t>
      </w:r>
      <w:r>
        <w:rPr>
          <w:rFonts w:ascii="Times New Roman" w:hAnsi="Times New Roman" w:cs="Times New Roman"/>
          <w:sz w:val="24"/>
          <w:szCs w:val="24"/>
        </w:rPr>
        <w:t xml:space="preserve">inferred </w:t>
      </w:r>
      <w:r w:rsidRPr="00031896">
        <w:rPr>
          <w:rFonts w:ascii="Times New Roman" w:hAnsi="Times New Roman" w:cs="Times New Roman"/>
          <w:sz w:val="24"/>
          <w:szCs w:val="24"/>
        </w:rPr>
        <w:t xml:space="preserve">phylogenies </w:t>
      </w:r>
      <w:r>
        <w:rPr>
          <w:rFonts w:ascii="Times New Roman" w:hAnsi="Times New Roman" w:cs="Times New Roman"/>
          <w:sz w:val="24"/>
          <w:szCs w:val="24"/>
        </w:rPr>
        <w:t xml:space="preserve">for each </w:t>
      </w:r>
      <w:r w:rsidRPr="00031896">
        <w:rPr>
          <w:rFonts w:ascii="Times New Roman" w:hAnsi="Times New Roman" w:cs="Times New Roman"/>
          <w:sz w:val="24"/>
          <w:szCs w:val="24"/>
        </w:rPr>
        <w:t>with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which uses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to determine the best substitution model for each window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w:t>
      </w:r>
      <w:ins w:id="39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
    <w:p w14:paraId="64212FFB" w14:textId="5B9FE1BF" w:rsidR="00A849E6" w:rsidRDefault="00A849E6" w:rsidP="00A849E6">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Robinson-Foulds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w:t>
      </w:r>
      <w:r>
        <w:rPr>
          <w:rFonts w:ascii="Times New Roman" w:hAnsi="Times New Roman" w:cs="Times New Roman"/>
          <w:sz w:val="24"/>
          <w:szCs w:val="24"/>
        </w:rPr>
        <w:t xml:space="preserve"> </w:t>
      </w:r>
      <w:del w:id="398" w:author="Thomas, Gregg" w:date="2024-10-01T11:00:00Z" w16du:dateUtc="2024-10-01T15:00:00Z">
        <w:r w:rsidR="00AE34E0">
          <w:rPr>
            <w:rFonts w:ascii="Times New Roman" w:hAnsi="Times New Roman" w:cs="Times New Roman"/>
            <w:sz w:val="24"/>
            <w:szCs w:val="24"/>
          </w:rPr>
          <w:fldChar w:fldCharType="begin">
            <w:fldData xml:space="preserve">PEVuZE5vdGU+PENpdGU+PEF1dGhvcj5Cw7Zja2VyPC9BdXRob3I+PFllYXI+MjAxMzwvWWVhcj48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PEVuZE5vdGU+PENpdGU+PEF1dGhvcj5Cw7Zja2VyPC9BdXRob3I+PFllYXI+MjAxMzwvWWVhcj48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399" w:author="Thomas, Gregg" w:date="2024-10-01T11:00:00Z" w16du:dateUtc="2024-10-01T15:00:00Z">
        <w:r w:rsidR="00AE34E0">
          <w:rPr>
            <w:rFonts w:ascii="Times New Roman" w:hAnsi="Times New Roman" w:cs="Times New Roman"/>
            <w:sz w:val="24"/>
            <w:szCs w:val="24"/>
          </w:rPr>
        </w:r>
        <w:r w:rsidR="00AE34E0">
          <w:rPr>
            <w:rFonts w:ascii="Times New Roman" w:hAnsi="Times New Roman" w:cs="Times New Roman"/>
            <w:sz w:val="24"/>
            <w:szCs w:val="24"/>
          </w:rPr>
          <w:fldChar w:fldCharType="separate"/>
        </w:r>
      </w:del>
      <w:r w:rsidR="00764718">
        <w:rPr>
          <w:rFonts w:ascii="Times New Roman" w:hAnsi="Times New Roman" w:cs="Times New Roman"/>
          <w:noProof/>
          <w:sz w:val="24"/>
          <w:szCs w:val="24"/>
        </w:rPr>
        <w:t>(Robinson and Foulds 1981; Böcker, et al. 2013)</w:t>
      </w:r>
      <w:del w:id="400" w:author="Thomas, Gregg" w:date="2024-10-01T11:00:00Z" w16du:dateUtc="2024-10-01T15:00:00Z">
        <w:r w:rsidR="00AE34E0">
          <w:rPr>
            <w:rFonts w:ascii="Times New Roman" w:hAnsi="Times New Roman" w:cs="Times New Roman"/>
            <w:sz w:val="24"/>
            <w:szCs w:val="24"/>
          </w:rPr>
          <w:fldChar w:fldCharType="end"/>
        </w:r>
      </w:del>
      <w:r w:rsidRPr="00031896">
        <w:rPr>
          <w:rFonts w:ascii="Times New Roman" w:hAnsi="Times New Roman" w:cs="Times New Roman"/>
          <w:sz w:val="24"/>
          <w:szCs w:val="24"/>
        </w:rPr>
        <w:t xml:space="preserve"> distance measure implemented in the </w:t>
      </w:r>
      <w:proofErr w:type="spellStart"/>
      <w:r>
        <w:rPr>
          <w:rFonts w:ascii="Times New Roman" w:hAnsi="Times New Roman" w:cs="Times New Roman"/>
          <w:sz w:val="24"/>
          <w:szCs w:val="24"/>
        </w:rPr>
        <w:t>phangorn</w:t>
      </w:r>
      <w:proofErr w:type="spellEnd"/>
      <w:r w:rsidRPr="00031896">
        <w:rPr>
          <w:rFonts w:ascii="Times New Roman" w:hAnsi="Times New Roman" w:cs="Times New Roman"/>
          <w:sz w:val="24"/>
          <w:szCs w:val="24"/>
        </w:rPr>
        <w:t xml:space="preserve"> library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(Schliep 2011)</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in 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which </w:t>
      </w:r>
      <w:r w:rsidRPr="00031896">
        <w:rPr>
          <w:rFonts w:ascii="Times New Roman" w:hAnsi="Times New Roman" w:cs="Times New Roman"/>
          <w:sz w:val="24"/>
          <w:szCs w:val="24"/>
        </w:rPr>
        <w:t>compares two trees by finding clades or splits present in one tree but not the other</w:t>
      </w:r>
      <w:r>
        <w:rPr>
          <w:rFonts w:ascii="Times New Roman" w:hAnsi="Times New Roman" w:cs="Times New Roman"/>
          <w:sz w:val="24"/>
          <w:szCs w:val="24"/>
        </w:rPr>
        <w:t xml:space="preserve"> weighted </w:t>
      </w:r>
      <w:r w:rsidRPr="00031896">
        <w:rPr>
          <w:rFonts w:ascii="Times New Roman" w:hAnsi="Times New Roman" w:cs="Times New Roman"/>
          <w:sz w:val="24"/>
          <w:szCs w:val="24"/>
        </w:rPr>
        <w:t xml:space="preserve">by the </w:t>
      </w:r>
      <w:r w:rsidRPr="00031896">
        <w:rPr>
          <w:rFonts w:ascii="Times New Roman" w:hAnsi="Times New Roman" w:cs="Times New Roman"/>
          <w:sz w:val="24"/>
          <w:szCs w:val="24"/>
        </w:rPr>
        <w:lastRenderedPageBreak/>
        <w:t>missing branch length in each tree for each mismatch</w:t>
      </w:r>
      <w:r>
        <w:rPr>
          <w:rFonts w:ascii="Times New Roman" w:hAnsi="Times New Roman" w:cs="Times New Roman"/>
          <w:sz w:val="24"/>
          <w:szCs w:val="24"/>
        </w:rPr>
        <w:t xml:space="preserve"> and differences in branch length between the co-occurring branches in both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1979)</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Consequently, the resulting measure of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is in units of branch length (i.e., expected number of substitutions per site for maximum likelihood trees).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We compared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between trees from windows on the same chromosome to characterize (1) heterogeneity in patterns discordance along the chromosome and (2) whether tree similarity is correlated with distance between windows. For the second question, we sampled e</w:t>
      </w:r>
      <w:r w:rsidRPr="00031896">
        <w:rPr>
          <w:rFonts w:ascii="Times New Roman" w:hAnsi="Times New Roman" w:cs="Times New Roman"/>
          <w:sz w:val="24"/>
          <w:szCs w:val="24"/>
        </w:rPr>
        <w:t>very window</w:t>
      </w:r>
      <w:r>
        <w:rPr>
          <w:rFonts w:ascii="Times New Roman" w:hAnsi="Times New Roman" w:cs="Times New Roman"/>
          <w:sz w:val="24"/>
          <w:szCs w:val="24"/>
        </w:rPr>
        <w:t xml:space="preserve"> on a chromosome </w:t>
      </w:r>
      <w:r w:rsidRPr="00031896">
        <w:rPr>
          <w:rFonts w:ascii="Times New Roman" w:hAnsi="Times New Roman" w:cs="Times New Roman"/>
          <w:sz w:val="24"/>
          <w:szCs w:val="24"/>
        </w:rPr>
        <w:t xml:space="preserve">at </w:t>
      </w:r>
      <w:r>
        <w:rPr>
          <w:rFonts w:ascii="Times New Roman" w:hAnsi="Times New Roman" w:cs="Times New Roman"/>
          <w:sz w:val="24"/>
          <w:szCs w:val="24"/>
        </w:rPr>
        <w:t>increasing distance</w:t>
      </w:r>
      <w:r w:rsidRPr="00031896">
        <w:rPr>
          <w:rFonts w:ascii="Times New Roman" w:hAnsi="Times New Roman" w:cs="Times New Roman"/>
          <w:sz w:val="24"/>
          <w:szCs w:val="24"/>
        </w:rPr>
        <w:t xml:space="preserve"> (in 10kb windows) until the distribution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scores</w:t>
      </w:r>
      <w:r>
        <w:rPr>
          <w:rFonts w:ascii="Times New Roman" w:hAnsi="Times New Roman" w:cs="Times New Roman"/>
          <w:sz w:val="24"/>
          <w:szCs w:val="24"/>
        </w:rPr>
        <w:t xml:space="preserve"> for all pairs of windows at that distance</w:t>
      </w:r>
      <w:r w:rsidRPr="00031896">
        <w:rPr>
          <w:rFonts w:ascii="Times New Roman" w:hAnsi="Times New Roman" w:cs="Times New Roman"/>
          <w:sz w:val="24"/>
          <w:szCs w:val="24"/>
        </w:rPr>
        <w:t xml:space="preserve"> was not significantly different (Wilcox test, p &gt; 0.01) than that of a sample of 12,000 measures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between randomly selected trees on different chromosomes. We selected 12,000 as the random sample size because it roughly matched the number of windows on the largest chromosome (chromosome 1, n = 12,113).</w:t>
      </w:r>
      <w:r>
        <w:rPr>
          <w:rFonts w:ascii="Times New Roman" w:hAnsi="Times New Roman" w:cs="Times New Roman"/>
          <w:sz w:val="24"/>
          <w:szCs w:val="24"/>
        </w:rPr>
        <w:t xml:space="preserve">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w:t>
      </w:r>
      <w:ins w:id="401"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window alignments and trees in parallel. </w:t>
      </w:r>
    </w:p>
    <w:p w14:paraId="683A9EED" w14:textId="77777777" w:rsidR="00A849E6" w:rsidRDefault="00A849E6" w:rsidP="00A849E6">
      <w:pPr>
        <w:spacing w:after="0"/>
        <w:jc w:val="both"/>
        <w:rPr>
          <w:rFonts w:ascii="Times New Roman" w:hAnsi="Times New Roman" w:cs="Times New Roman"/>
          <w:sz w:val="24"/>
          <w:szCs w:val="24"/>
        </w:rPr>
      </w:pPr>
    </w:p>
    <w:p w14:paraId="2BEFD5C5" w14:textId="77777777" w:rsidR="00A849E6" w:rsidRDefault="00A849E6" w:rsidP="00A849E6">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2AE8C115" w14:textId="77777777" w:rsidR="00A849E6" w:rsidRDefault="00A849E6" w:rsidP="00A849E6">
      <w:pPr>
        <w:spacing w:after="0"/>
        <w:jc w:val="both"/>
        <w:rPr>
          <w:rFonts w:ascii="Times New Roman" w:hAnsi="Times New Roman" w:cs="Times New Roman"/>
          <w:i/>
          <w:iCs/>
          <w:sz w:val="24"/>
          <w:szCs w:val="24"/>
        </w:rPr>
      </w:pPr>
    </w:p>
    <w:p w14:paraId="3E44064A" w14:textId="5DF14A3B" w:rsidR="00A849E6" w:rsidRPr="00EB41AF" w:rsidRDefault="00A849E6" w:rsidP="00A849E6">
      <w:pPr>
        <w:spacing w:after="0"/>
        <w:jc w:val="both"/>
        <w:rPr>
          <w:rFonts w:ascii="Times New Roman" w:hAnsi="Times New Roman" w:cs="Times New Roman"/>
          <w:sz w:val="24"/>
          <w:szCs w:val="24"/>
        </w:rPr>
      </w:pPr>
      <w:ins w:id="402" w:author="Thomas, Gregg" w:date="2024-10-01T11:00:00Z" w16du:dateUtc="2024-10-01T15:00:00Z">
        <w:r>
          <w:rPr>
            <w:rFonts w:ascii="Times New Roman" w:hAnsi="Times New Roman" w:cs="Times New Roman"/>
            <w:sz w:val="24"/>
            <w:szCs w:val="24"/>
          </w:rPr>
          <w:t xml:space="preserve">To assess how un-accounted for </w:t>
        </w:r>
        <w:r w:rsidR="000211C3">
          <w:rPr>
            <w:rFonts w:ascii="Times New Roman" w:hAnsi="Times New Roman" w:cs="Times New Roman"/>
            <w:sz w:val="24"/>
            <w:szCs w:val="24"/>
          </w:rPr>
          <w:t xml:space="preserve">large-scale </w:t>
        </w:r>
        <w:r>
          <w:rPr>
            <w:rFonts w:ascii="Times New Roman" w:hAnsi="Times New Roman" w:cs="Times New Roman"/>
            <w:sz w:val="24"/>
            <w:szCs w:val="24"/>
          </w:rPr>
          <w:t xml:space="preserve">structural variation may impact our conclusions, we compared the reference mouse and rat genomes. </w:t>
        </w:r>
      </w:ins>
      <w:r>
        <w:rPr>
          <w:rFonts w:ascii="Times New Roman" w:hAnsi="Times New Roman" w:cs="Times New Roman"/>
          <w:sz w:val="24"/>
          <w:szCs w:val="24"/>
        </w:rPr>
        <w:t xml:space="preserve">We used minimap2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2018)</w:t>
      </w:r>
      <w:r>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 </w: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(Gibbs</w:t>
      </w:r>
      <w:ins w:id="403"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w:t>
      </w:r>
      <w:del w:id="404" w:author="Thomas, Gregg" w:date="2024-10-01T11:00:00Z" w16du:dateUtc="2024-10-01T15:00:00Z">
        <w:r w:rsidR="00EB41AF">
          <w:rPr>
            <w:rFonts w:ascii="Times New Roman" w:hAnsi="Times New Roman" w:cs="Times New Roman"/>
            <w:sz w:val="24"/>
            <w:szCs w:val="24"/>
          </w:rPr>
          <w:delText xml:space="preserve">to </w:delText>
        </w:r>
      </w:del>
      <w:r>
        <w:rPr>
          <w:rFonts w:ascii="Times New Roman" w:hAnsi="Times New Roman" w:cs="Times New Roman"/>
          <w:sz w:val="24"/>
          <w:szCs w:val="24"/>
        </w:rPr>
        <w:t xml:space="preserve">in the discordance analyses. 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 plot using the </w:t>
      </w:r>
      <w:proofErr w:type="spellStart"/>
      <w:r>
        <w:rPr>
          <w:rFonts w:ascii="Times New Roman" w:hAnsi="Times New Roman" w:cs="Times New Roman"/>
          <w:sz w:val="24"/>
          <w:szCs w:val="24"/>
        </w:rPr>
        <w:t>pafr</w:t>
      </w:r>
      <w:proofErr w:type="spellEnd"/>
      <w:r>
        <w:rPr>
          <w:rFonts w:ascii="Times New Roman" w:hAnsi="Times New Roman" w:cs="Times New Roman"/>
          <w:sz w:val="24"/>
          <w:szCs w:val="24"/>
        </w:rPr>
        <w:t xml:space="preserve"> package in R (</w:t>
      </w:r>
      <w:hyperlink r:id="rId10" w:history="1">
        <w:r w:rsidRPr="009C0F60">
          <w:rPr>
            <w:rStyle w:val="Hyperlink"/>
            <w:rFonts w:ascii="Times New Roman" w:hAnsi="Times New Roman" w:cs="Times New Roman"/>
            <w:sz w:val="24"/>
            <w:szCs w:val="24"/>
          </w:rPr>
          <w:t>https://github.com/dwinter/pafr</w:t>
        </w:r>
      </w:hyperlink>
      <w:r>
        <w:rPr>
          <w:rFonts w:ascii="Times New Roman" w:hAnsi="Times New Roman" w:cs="Times New Roman"/>
          <w:sz w:val="24"/>
          <w:szCs w:val="24"/>
        </w:rPr>
        <w:t>).</w:t>
      </w:r>
    </w:p>
    <w:p w14:paraId="52B21F8C" w14:textId="77777777" w:rsidR="00A849E6" w:rsidRPr="00031896" w:rsidRDefault="00A849E6" w:rsidP="00A849E6">
      <w:pPr>
        <w:spacing w:after="0"/>
        <w:jc w:val="both"/>
        <w:rPr>
          <w:rFonts w:ascii="Times New Roman" w:hAnsi="Times New Roman" w:cs="Times New Roman"/>
          <w:sz w:val="24"/>
          <w:szCs w:val="24"/>
        </w:rPr>
      </w:pPr>
    </w:p>
    <w:p w14:paraId="16710F76" w14:textId="77777777" w:rsidR="00A849E6" w:rsidRPr="00031896" w:rsidRDefault="00A849E6" w:rsidP="00A849E6">
      <w:pPr>
        <w:pStyle w:val="Heading2"/>
      </w:pPr>
      <w:r w:rsidRPr="00031896">
        <w:t>Recombination rate</w:t>
      </w:r>
      <w:r>
        <w:t xml:space="preserve"> and functional annotation</w:t>
      </w:r>
    </w:p>
    <w:p w14:paraId="0A6ACDEE" w14:textId="0299BC4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W</w:t>
      </w:r>
      <w:r w:rsidRPr="00031896">
        <w:rPr>
          <w:rFonts w:ascii="Times New Roman" w:hAnsi="Times New Roman" w:cs="Times New Roman"/>
          <w:sz w:val="24"/>
          <w:szCs w:val="24"/>
        </w:rPr>
        <w:t>e retrieved 10,205 genetic markers</w:t>
      </w:r>
      <w:r>
        <w:rPr>
          <w:rFonts w:ascii="Times New Roman" w:hAnsi="Times New Roman" w:cs="Times New Roman"/>
          <w:sz w:val="24"/>
          <w:szCs w:val="24"/>
        </w:rPr>
        <w:t xml:space="preserve"> generated</w:t>
      </w:r>
      <w:r w:rsidRPr="00031896">
        <w:rPr>
          <w:rFonts w:ascii="Times New Roman" w:hAnsi="Times New Roman" w:cs="Times New Roman"/>
          <w:sz w:val="24"/>
          <w:szCs w:val="24"/>
        </w:rPr>
        <w:t xml:space="preserve"> from a large heterogenous stock of outbred mice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w:t>
      </w:r>
      <w:ins w:id="405"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2006; Cox</w:t>
      </w:r>
      <w:ins w:id="406"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Pr>
          <w:rFonts w:ascii="Times New Roman" w:hAnsi="Times New Roman" w:cs="Times New Roman"/>
          <w:sz w:val="24"/>
          <w:szCs w:val="24"/>
        </w:rPr>
        <w:t>whether</w:t>
      </w:r>
      <w:r w:rsidRPr="00031896">
        <w:rPr>
          <w:rFonts w:ascii="Times New Roman" w:hAnsi="Times New Roman" w:cs="Times New Roman"/>
          <w:sz w:val="24"/>
          <w:szCs w:val="24"/>
        </w:rPr>
        <w:t xml:space="preserve"> phylogenetic discordance along chromosomes </w:t>
      </w:r>
      <w:r>
        <w:rPr>
          <w:rFonts w:ascii="Times New Roman" w:hAnsi="Times New Roman" w:cs="Times New Roman"/>
          <w:sz w:val="24"/>
          <w:szCs w:val="24"/>
        </w:rPr>
        <w:t>was correlated</w:t>
      </w:r>
      <w:r w:rsidRPr="00031896">
        <w:rPr>
          <w:rFonts w:ascii="Times New Roman" w:hAnsi="Times New Roman" w:cs="Times New Roman"/>
          <w:sz w:val="24"/>
          <w:szCs w:val="24"/>
        </w:rPr>
        <w:t xml:space="preserve"> with </w:t>
      </w:r>
      <w:r>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Pr>
          <w:rFonts w:ascii="Times New Roman" w:hAnsi="Times New Roman" w:cs="Times New Roman"/>
          <w:sz w:val="24"/>
          <w:szCs w:val="24"/>
        </w:rPr>
        <w:t>s</w:t>
      </w:r>
      <w:r w:rsidRPr="00031896">
        <w:rPr>
          <w:rFonts w:ascii="Times New Roman" w:hAnsi="Times New Roman" w:cs="Times New Roman"/>
          <w:sz w:val="24"/>
          <w:szCs w:val="24"/>
        </w:rPr>
        <w:t xml:space="preserve">. We converted the physical coordinates of these markers from build 37 (mm9) to build 38 (mm10) of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genome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w:t>
      </w:r>
      <w:ins w:id="40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Pr="00031896">
        <w:rPr>
          <w:rFonts w:ascii="Times New Roman" w:hAnsi="Times New Roman" w:cs="Times New Roman"/>
          <w:sz w:val="24"/>
          <w:szCs w:val="24"/>
        </w:rPr>
        <w:t xml:space="preserve"> </w:t>
      </w:r>
      <w:r>
        <w:rPr>
          <w:rFonts w:ascii="Times New Roman" w:hAnsi="Times New Roman" w:cs="Times New Roman"/>
          <w:sz w:val="24"/>
          <w:szCs w:val="24"/>
        </w:rPr>
        <w:t>as</w:t>
      </w:r>
      <w:r w:rsidRPr="00031896">
        <w:rPr>
          <w:rFonts w:ascii="Times New Roman" w:hAnsi="Times New Roman" w:cs="Times New Roman"/>
          <w:sz w:val="24"/>
          <w:szCs w:val="24"/>
        </w:rPr>
        <w:t xml:space="preserve"> the slope of the correlation between the location on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genetic </w:t>
      </w:r>
      <w:r>
        <w:rPr>
          <w:rFonts w:ascii="Times New Roman" w:hAnsi="Times New Roman" w:cs="Times New Roman"/>
          <w:sz w:val="24"/>
          <w:szCs w:val="24"/>
        </w:rPr>
        <w:t>and</w:t>
      </w:r>
      <w:r w:rsidRPr="00031896">
        <w:rPr>
          <w:rFonts w:ascii="Times New Roman" w:hAnsi="Times New Roman" w:cs="Times New Roman"/>
          <w:sz w:val="24"/>
          <w:szCs w:val="24"/>
        </w:rPr>
        <w:t xml:space="preserve"> physical map</w:t>
      </w:r>
      <w:r>
        <w:rPr>
          <w:rFonts w:ascii="Times New Roman" w:hAnsi="Times New Roman" w:cs="Times New Roman"/>
          <w:sz w:val="24"/>
          <w:szCs w:val="24"/>
        </w:rPr>
        <w:t>s</w:t>
      </w:r>
      <w:r w:rsidRPr="00031896">
        <w:rPr>
          <w:rFonts w:ascii="Times New Roman" w:hAnsi="Times New Roman" w:cs="Times New Roman"/>
          <w:sz w:val="24"/>
          <w:szCs w:val="24"/>
        </w:rPr>
        <w:t xml:space="preserve"> for all markers in the window</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(White</w:t>
      </w:r>
      <w:ins w:id="408"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2009; Kartje</w:t>
      </w:r>
      <w:ins w:id="409"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r>
        <w:rPr>
          <w:rFonts w:ascii="Times New Roman" w:hAnsi="Times New Roman" w:cs="Times New Roman"/>
          <w:sz w:val="24"/>
          <w:szCs w:val="24"/>
        </w:rPr>
        <w:t>W</w:t>
      </w:r>
      <w:r w:rsidRPr="00031896">
        <w:rPr>
          <w:rFonts w:ascii="Times New Roman" w:hAnsi="Times New Roman" w:cs="Times New Roman"/>
          <w:sz w:val="24"/>
          <w:szCs w:val="24"/>
        </w:rPr>
        <w:t xml:space="preserve">ithin each 5Mb window, we calculated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distances between the first 10kb window and every other 10kb window.</w:t>
      </w:r>
    </w:p>
    <w:p w14:paraId="3E6ACF72" w14:textId="74268352" w:rsidR="00A849E6" w:rsidRPr="00031896" w:rsidRDefault="00A849E6" w:rsidP="00A849E6">
      <w:pPr>
        <w:jc w:val="both"/>
        <w:rPr>
          <w:rFonts w:ascii="Times New Roman" w:hAnsi="Times New Roman" w:cs="Times New Roman"/>
          <w:iCs/>
          <w:sz w:val="24"/>
          <w:szCs w:val="24"/>
        </w:rPr>
      </w:pPr>
      <w:r>
        <w:rPr>
          <w:rFonts w:ascii="Times New Roman" w:hAnsi="Times New Roman" w:cs="Times New Roman"/>
          <w:sz w:val="24"/>
          <w:szCs w:val="24"/>
        </w:rPr>
        <w:tab/>
      </w:r>
      <w:r w:rsidRPr="00031896">
        <w:rPr>
          <w:rFonts w:ascii="Times New Roman" w:hAnsi="Times New Roman" w:cs="Times New Roman"/>
          <w:iCs/>
          <w:sz w:val="24"/>
          <w:szCs w:val="24"/>
        </w:rPr>
        <w:t>We also compared</w:t>
      </w:r>
      <w:r>
        <w:rPr>
          <w:rFonts w:ascii="Times New Roman" w:hAnsi="Times New Roman" w:cs="Times New Roman"/>
          <w:iCs/>
          <w:sz w:val="24"/>
          <w:szCs w:val="24"/>
        </w:rPr>
        <w:t xml:space="preserve"> the chromosome-wide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distances to those based on phylogenies from regions</w:t>
      </w:r>
      <w:r w:rsidRPr="00031896">
        <w:rPr>
          <w:rFonts w:ascii="Times New Roman" w:hAnsi="Times New Roman" w:cs="Times New Roman"/>
          <w:iCs/>
          <w:sz w:val="24"/>
          <w:szCs w:val="24"/>
        </w:rPr>
        <w:t xml:space="preserve"> around several types of</w:t>
      </w:r>
      <w:r>
        <w:rPr>
          <w:rFonts w:ascii="Times New Roman" w:hAnsi="Times New Roman" w:cs="Times New Roman"/>
          <w:iCs/>
          <w:sz w:val="24"/>
          <w:szCs w:val="24"/>
        </w:rPr>
        <w:t xml:space="preserve"> adjacent to</w:t>
      </w:r>
      <w:r w:rsidRPr="00031896">
        <w:rPr>
          <w:rFonts w:ascii="Times New Roman" w:hAnsi="Times New Roman" w:cs="Times New Roman"/>
          <w:iCs/>
          <w:sz w:val="24"/>
          <w:szCs w:val="24"/>
        </w:rPr>
        <w:t xml:space="preserve"> genomic features. </w:t>
      </w:r>
      <w:r>
        <w:rPr>
          <w:rFonts w:ascii="Times New Roman" w:hAnsi="Times New Roman" w:cs="Times New Roman"/>
          <w:iCs/>
          <w:sz w:val="24"/>
          <w:szCs w:val="24"/>
        </w:rPr>
        <w:t>We retrieved c</w:t>
      </w:r>
      <w:r w:rsidRPr="00031896">
        <w:rPr>
          <w:rFonts w:ascii="Times New Roman" w:hAnsi="Times New Roman" w:cs="Times New Roman"/>
          <w:iCs/>
          <w:sz w:val="24"/>
          <w:szCs w:val="24"/>
        </w:rPr>
        <w:t xml:space="preserve">oordinates from </w:t>
      </w:r>
      <w:r>
        <w:rPr>
          <w:rFonts w:ascii="Times New Roman" w:hAnsi="Times New Roman" w:cs="Times New Roman"/>
          <w:iCs/>
          <w:sz w:val="24"/>
          <w:szCs w:val="24"/>
        </w:rPr>
        <w:t>25,753 protein coding</w:t>
      </w:r>
      <w:r w:rsidRPr="00031896">
        <w:rPr>
          <w:rFonts w:ascii="Times New Roman" w:hAnsi="Times New Roman" w:cs="Times New Roman"/>
          <w:iCs/>
          <w:sz w:val="24"/>
          <w:szCs w:val="24"/>
        </w:rPr>
        <w:t xml:space="preserve"> genes</w:t>
      </w:r>
      <w:r>
        <w:rPr>
          <w:rFonts w:ascii="Times New Roman" w:hAnsi="Times New Roman" w:cs="Times New Roman"/>
          <w:iCs/>
          <w:sz w:val="24"/>
          <w:szCs w:val="24"/>
        </w:rPr>
        <w:t xml:space="preserve"> annotated in </w:t>
      </w:r>
      <w:r>
        <w:rPr>
          <w:rFonts w:ascii="Times New Roman" w:hAnsi="Times New Roman" w:cs="Times New Roman"/>
          <w:i/>
          <w:sz w:val="24"/>
          <w:szCs w:val="24"/>
        </w:rPr>
        <w:t>M. musculus</w:t>
      </w:r>
      <w:r w:rsidRPr="00031896">
        <w:rPr>
          <w:rFonts w:ascii="Times New Roman" w:hAnsi="Times New Roman" w:cs="Times New Roman"/>
          <w:iCs/>
          <w:sz w:val="24"/>
          <w:szCs w:val="24"/>
        </w:rPr>
        <w:t xml:space="preserve"> from </w:t>
      </w:r>
      <w:proofErr w:type="spellStart"/>
      <w:r w:rsidRPr="00031896">
        <w:rPr>
          <w:rFonts w:ascii="Times New Roman" w:hAnsi="Times New Roman" w:cs="Times New Roman"/>
          <w:iCs/>
          <w:sz w:val="24"/>
          <w:szCs w:val="24"/>
        </w:rPr>
        <w:t>Ensembl</w:t>
      </w:r>
      <w:proofErr w:type="spellEnd"/>
      <w:r w:rsidRPr="00031896">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(release 99; Cunningham</w:t>
      </w:r>
      <w:ins w:id="410" w:author="Thomas, Gregg" w:date="2024-10-01T11:00:00Z" w16du:dateUtc="2024-10-01T15:00:00Z">
        <w:r w:rsidR="001B6D59">
          <w:rPr>
            <w:rFonts w:ascii="Times New Roman" w:hAnsi="Times New Roman" w:cs="Times New Roman"/>
            <w:iCs/>
            <w:noProof/>
            <w:sz w:val="24"/>
            <w:szCs w:val="24"/>
          </w:rPr>
          <w:t>,</w:t>
        </w:r>
      </w:ins>
      <w:r w:rsidR="001B6D59">
        <w:rPr>
          <w:rFonts w:ascii="Times New Roman" w:hAnsi="Times New Roman" w:cs="Times New Roman"/>
          <w:iCs/>
          <w:noProof/>
          <w:sz w:val="24"/>
          <w:szCs w:val="24"/>
        </w:rPr>
        <w:t xml:space="preserve"> et al. 2022)</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w:t>
      </w:r>
      <w:r>
        <w:rPr>
          <w:rFonts w:ascii="Times New Roman" w:hAnsi="Times New Roman" w:cs="Times New Roman"/>
          <w:iCs/>
          <w:sz w:val="24"/>
          <w:szCs w:val="24"/>
        </w:rPr>
        <w:t xml:space="preserve">all </w:t>
      </w:r>
      <w:r w:rsidRPr="00031896">
        <w:rPr>
          <w:rFonts w:ascii="Times New Roman" w:hAnsi="Times New Roman" w:cs="Times New Roman"/>
          <w:iCs/>
          <w:sz w:val="24"/>
          <w:szCs w:val="24"/>
        </w:rPr>
        <w:t xml:space="preserve">3,129 UCEs from </w:t>
      </w:r>
      <w:r w:rsidRPr="00DF4DCD">
        <w:rPr>
          <w:rFonts w:ascii="Times New Roman" w:hAnsi="Times New Roman" w:cs="Times New Roman"/>
          <w:sz w:val="24"/>
          <w:szCs w:val="24"/>
        </w:rPr>
        <w:t xml:space="preserve">the </w:t>
      </w:r>
      <w:r w:rsidRPr="00DF4DCD">
        <w:rPr>
          <w:rFonts w:ascii="Times New Roman" w:hAnsi="Times New Roman" w:cs="Times New Roman"/>
          <w:i/>
          <w:iCs/>
          <w:sz w:val="24"/>
          <w:szCs w:val="24"/>
        </w:rPr>
        <w:t>M</w:t>
      </w:r>
      <w:r>
        <w:rPr>
          <w:rFonts w:ascii="Times New Roman" w:hAnsi="Times New Roman" w:cs="Times New Roman"/>
          <w:i/>
          <w:iCs/>
          <w:sz w:val="24"/>
          <w:szCs w:val="24"/>
        </w:rPr>
        <w:t>.</w:t>
      </w:r>
      <w:r w:rsidRPr="00DF4DCD">
        <w:rPr>
          <w:rFonts w:ascii="Times New Roman" w:hAnsi="Times New Roman" w:cs="Times New Roman"/>
          <w:i/>
          <w:iCs/>
          <w:sz w:val="24"/>
          <w:szCs w:val="24"/>
        </w:rPr>
        <w:t xml:space="preserve"> musculus</w:t>
      </w:r>
      <w:r w:rsidRPr="00DF4DCD">
        <w:rPr>
          <w:rFonts w:ascii="Times New Roman" w:hAnsi="Times New Roman" w:cs="Times New Roman"/>
          <w:sz w:val="24"/>
          <w:szCs w:val="24"/>
        </w:rPr>
        <w:t xml:space="preserve"> UCE probe set provided with </w:t>
      </w:r>
      <w:r>
        <w:rPr>
          <w:rFonts w:ascii="Times New Roman" w:hAnsi="Times New Roman" w:cs="Times New Roman"/>
          <w:sz w:val="24"/>
          <w:szCs w:val="24"/>
        </w:rPr>
        <w:t xml:space="preserve">PHYLUCE </w:t>
      </w:r>
      <w:r>
        <w:rPr>
          <w:rFonts w:ascii="Times New Roman" w:hAnsi="Times New Roman" w:cs="Times New Roman"/>
          <w:sz w:val="24"/>
          <w:szCs w:val="24"/>
        </w:rPr>
        <w:lastRenderedPageBreak/>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w:t>
      </w:r>
      <w:ins w:id="411"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2012; Faircloth 2016)</w:t>
      </w:r>
      <w:r>
        <w:rPr>
          <w:rFonts w:ascii="Times New Roman" w:hAnsi="Times New Roman" w:cs="Times New Roman"/>
          <w:sz w:val="24"/>
          <w:szCs w:val="24"/>
        </w:rPr>
        <w:fldChar w:fldCharType="end"/>
      </w:r>
      <w:r w:rsidRPr="00031896">
        <w:rPr>
          <w:rFonts w:ascii="Times New Roman" w:hAnsi="Times New Roman" w:cs="Times New Roman"/>
          <w:iCs/>
          <w:sz w:val="24"/>
          <w:szCs w:val="24"/>
        </w:rPr>
        <w:t>, and 9,865 recombination hotspot</w:t>
      </w:r>
      <w:r>
        <w:rPr>
          <w:rFonts w:ascii="Times New Roman" w:hAnsi="Times New Roman" w:cs="Times New Roman"/>
          <w:iCs/>
          <w:sz w:val="24"/>
          <w:szCs w:val="24"/>
        </w:rPr>
        <w:t>s</w:t>
      </w:r>
      <w:r w:rsidRPr="00031896">
        <w:rPr>
          <w:rFonts w:ascii="Times New Roman" w:hAnsi="Times New Roman" w:cs="Times New Roman"/>
          <w:iCs/>
          <w:sz w:val="24"/>
          <w:szCs w:val="24"/>
        </w:rPr>
        <w:t xml:space="preserve"> from</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Smagulova</w:t>
      </w:r>
      <w:ins w:id="412" w:author="Thomas, Gregg" w:date="2024-10-01T11:00:00Z" w16du:dateUtc="2024-10-01T15:00:00Z">
        <w:r w:rsidR="001B6D59">
          <w:rPr>
            <w:rFonts w:ascii="Times New Roman" w:hAnsi="Times New Roman" w:cs="Times New Roman"/>
            <w:iCs/>
            <w:noProof/>
            <w:sz w:val="24"/>
            <w:szCs w:val="24"/>
          </w:rPr>
          <w:t>,</w:t>
        </w:r>
      </w:ins>
      <w:r w:rsidR="001B6D59">
        <w:rPr>
          <w:rFonts w:ascii="Times New Roman" w:hAnsi="Times New Roman" w:cs="Times New Roman"/>
          <w:iCs/>
          <w:noProof/>
          <w:sz w:val="24"/>
          <w:szCs w:val="24"/>
        </w:rPr>
        <w:t xml:space="preserve"> et al. (2011)</w:t>
      </w:r>
      <w:r>
        <w:rPr>
          <w:rFonts w:ascii="Times New Roman" w:hAnsi="Times New Roman" w:cs="Times New Roman"/>
          <w:iCs/>
          <w:sz w:val="24"/>
          <w:szCs w:val="24"/>
        </w:rPr>
        <w:fldChar w:fldCharType="end"/>
      </w:r>
      <w:r>
        <w:rPr>
          <w:rFonts w:ascii="Times New Roman" w:hAnsi="Times New Roman" w:cs="Times New Roman"/>
          <w:iCs/>
          <w:sz w:val="24"/>
          <w:szCs w:val="24"/>
        </w:rPr>
        <w:t>.</w:t>
      </w:r>
      <w:r w:rsidRPr="00031896">
        <w:rPr>
          <w:rFonts w:ascii="Times New Roman" w:hAnsi="Times New Roman" w:cs="Times New Roman"/>
          <w:iCs/>
          <w:sz w:val="24"/>
          <w:szCs w:val="24"/>
        </w:rPr>
        <w:t xml:space="preserve"> The recombination hotspot coordinates were converted between build 37 and build 38 using the </w:t>
      </w:r>
      <w:proofErr w:type="spellStart"/>
      <w:r w:rsidRPr="00031896">
        <w:rPr>
          <w:rFonts w:ascii="Times New Roman" w:hAnsi="Times New Roman" w:cs="Times New Roman"/>
          <w:iCs/>
          <w:sz w:val="24"/>
          <w:szCs w:val="24"/>
        </w:rPr>
        <w:t>liftOver</w:t>
      </w:r>
      <w:proofErr w:type="spellEnd"/>
      <w:r w:rsidRPr="00031896">
        <w:rPr>
          <w:rFonts w:ascii="Times New Roman" w:hAnsi="Times New Roman" w:cs="Times New Roman"/>
          <w:iCs/>
          <w:sz w:val="24"/>
          <w:szCs w:val="24"/>
        </w:rPr>
        <w:t xml:space="preserve"> tool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(Hinrichs</w:t>
      </w:r>
      <w:ins w:id="413" w:author="Thomas, Gregg" w:date="2024-10-01T11:00:00Z" w16du:dateUtc="2024-10-01T15:00:00Z">
        <w:r w:rsidR="001B6D59">
          <w:rPr>
            <w:rFonts w:ascii="Times New Roman" w:hAnsi="Times New Roman" w:cs="Times New Roman"/>
            <w:iCs/>
            <w:noProof/>
            <w:sz w:val="24"/>
            <w:szCs w:val="24"/>
          </w:rPr>
          <w:t>,</w:t>
        </w:r>
      </w:ins>
      <w:r w:rsidR="001B6D59">
        <w:rPr>
          <w:rFonts w:ascii="Times New Roman" w:hAnsi="Times New Roman" w:cs="Times New Roman"/>
          <w:iCs/>
          <w:noProof/>
          <w:sz w:val="24"/>
          <w:szCs w:val="24"/>
        </w:rPr>
        <w:t xml:space="preserve"> et al. 2006)</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For each feature, </w:t>
      </w:r>
      <w:r>
        <w:rPr>
          <w:rFonts w:ascii="Times New Roman" w:hAnsi="Times New Roman" w:cs="Times New Roman"/>
          <w:iCs/>
          <w:sz w:val="24"/>
          <w:szCs w:val="24"/>
        </w:rPr>
        <w:t xml:space="preserve">the starting window was the 10kb window containing the feature’s midpoint coordinate. </w:t>
      </w:r>
      <w:r w:rsidRPr="00031896">
        <w:rPr>
          <w:rFonts w:ascii="Times New Roman" w:hAnsi="Times New Roman" w:cs="Times New Roman"/>
          <w:iCs/>
          <w:sz w:val="24"/>
          <w:szCs w:val="24"/>
        </w:rPr>
        <w:t xml:space="preserve">We then calculated </w:t>
      </w:r>
      <w:proofErr w:type="spellStart"/>
      <w:r w:rsidRPr="00031896">
        <w:rPr>
          <w:rFonts w:ascii="Times New Roman" w:hAnsi="Times New Roman" w:cs="Times New Roman"/>
          <w:iCs/>
          <w:sz w:val="24"/>
          <w:szCs w:val="24"/>
        </w:rPr>
        <w:t>wRF</w:t>
      </w:r>
      <w:proofErr w:type="spellEnd"/>
      <w:r w:rsidRPr="00031896">
        <w:rPr>
          <w:rFonts w:ascii="Times New Roman" w:hAnsi="Times New Roman" w:cs="Times New Roman"/>
          <w:iCs/>
          <w:sz w:val="24"/>
          <w:szCs w:val="24"/>
        </w:rPr>
        <w:t xml:space="preserve"> between this window and all windows </w:t>
      </w:r>
      <w:r>
        <w:rPr>
          <w:rFonts w:ascii="Times New Roman" w:hAnsi="Times New Roman" w:cs="Times New Roman"/>
          <w:iCs/>
          <w:sz w:val="24"/>
          <w:szCs w:val="24"/>
        </w:rPr>
        <w:t>within</w:t>
      </w:r>
      <w:r w:rsidRPr="00031896">
        <w:rPr>
          <w:rFonts w:ascii="Times New Roman" w:hAnsi="Times New Roman" w:cs="Times New Roman"/>
          <w:iCs/>
          <w:sz w:val="24"/>
          <w:szCs w:val="24"/>
        </w:rPr>
        <w:t xml:space="preserve"> </w:t>
      </w:r>
      <w:r>
        <w:rPr>
          <w:rFonts w:ascii="Times New Roman" w:hAnsi="Times New Roman" w:cs="Times New Roman"/>
          <w:iCs/>
          <w:sz w:val="24"/>
          <w:szCs w:val="24"/>
        </w:rPr>
        <w:t>5</w:t>
      </w:r>
      <w:r w:rsidRPr="00031896">
        <w:rPr>
          <w:rFonts w:ascii="Times New Roman" w:hAnsi="Times New Roman" w:cs="Times New Roman"/>
          <w:iCs/>
          <w:sz w:val="24"/>
          <w:szCs w:val="24"/>
        </w:rPr>
        <w:t>Mb in either direction</w:t>
      </w:r>
      <w:r>
        <w:rPr>
          <w:rFonts w:ascii="Times New Roman" w:hAnsi="Times New Roman" w:cs="Times New Roman"/>
          <w:iCs/>
          <w:sz w:val="24"/>
          <w:szCs w:val="24"/>
        </w:rPr>
        <w:t xml:space="preserve"> and for each chromosome compared the slope and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 of windows adjacent to the feature with the same metrics for the whole chromosome</w:t>
      </w:r>
      <w:r w:rsidRPr="00031896">
        <w:rPr>
          <w:rFonts w:ascii="Times New Roman" w:hAnsi="Times New Roman" w:cs="Times New Roman"/>
          <w:iCs/>
          <w:sz w:val="24"/>
          <w:szCs w:val="24"/>
        </w:rPr>
        <w:t>.</w:t>
      </w:r>
      <w:r>
        <w:rPr>
          <w:rFonts w:ascii="Times New Roman" w:hAnsi="Times New Roman" w:cs="Times New Roman"/>
          <w:iCs/>
          <w:sz w:val="24"/>
          <w:szCs w:val="24"/>
        </w:rPr>
        <w:t xml:space="preserve"> We compared distributions of these measures for each genomic feature with an ANOVA (</w:t>
      </w:r>
      <w:proofErr w:type="spellStart"/>
      <w:r>
        <w:rPr>
          <w:rFonts w:ascii="Times New Roman" w:hAnsi="Times New Roman" w:cs="Times New Roman"/>
          <w:iCs/>
          <w:sz w:val="24"/>
          <w:szCs w:val="24"/>
        </w:rPr>
        <w:t>aov</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feature.measure</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feature.label</w:t>
      </w:r>
      <w:proofErr w:type="spellEnd"/>
      <w:r>
        <w:rPr>
          <w:rFonts w:ascii="Times New Roman" w:hAnsi="Times New Roman" w:cs="Times New Roman"/>
          <w:iCs/>
          <w:sz w:val="24"/>
          <w:szCs w:val="24"/>
        </w:rPr>
        <w:t>)) followed by Tukey’s range test (</w:t>
      </w:r>
      <w:proofErr w:type="spellStart"/>
      <w:r>
        <w:rPr>
          <w:rFonts w:ascii="Times New Roman" w:hAnsi="Times New Roman" w:cs="Times New Roman"/>
          <w:iCs/>
          <w:sz w:val="24"/>
          <w:szCs w:val="24"/>
        </w:rPr>
        <w:t>TukeyHSD</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anova.result</w:t>
      </w:r>
      <w:proofErr w:type="spellEnd"/>
      <w:r>
        <w:rPr>
          <w:rFonts w:ascii="Times New Roman" w:hAnsi="Times New Roman" w:cs="Times New Roman"/>
          <w:iCs/>
          <w:sz w:val="24"/>
          <w:szCs w:val="24"/>
        </w:rPr>
        <w:t xml:space="preserve">)) to assess differences in means, as implemented in R v4.1.1 </w:t>
      </w: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iCs/>
          <w:sz w:val="24"/>
          <w:szCs w:val="24"/>
        </w:rPr>
        <w:fldChar w:fldCharType="separate"/>
      </w:r>
      <w:r>
        <w:rPr>
          <w:rFonts w:ascii="Times New Roman" w:hAnsi="Times New Roman" w:cs="Times New Roman"/>
          <w:iCs/>
          <w:noProof/>
          <w:sz w:val="24"/>
          <w:szCs w:val="24"/>
        </w:rPr>
        <w:t>(R Core Team 2021)</w:t>
      </w:r>
      <w:r>
        <w:rPr>
          <w:rFonts w:ascii="Times New Roman" w:hAnsi="Times New Roman" w:cs="Times New Roman"/>
          <w:iCs/>
          <w:sz w:val="24"/>
          <w:szCs w:val="24"/>
        </w:rPr>
        <w:fldChar w:fldCharType="end"/>
      </w:r>
      <w:r>
        <w:rPr>
          <w:rFonts w:ascii="Times New Roman" w:hAnsi="Times New Roman" w:cs="Times New Roman"/>
          <w:iCs/>
          <w:sz w:val="24"/>
          <w:szCs w:val="24"/>
        </w:rPr>
        <w:t>.</w:t>
      </w:r>
    </w:p>
    <w:p w14:paraId="22A513CB" w14:textId="77777777" w:rsidR="00A849E6" w:rsidRPr="00031896" w:rsidRDefault="00A849E6" w:rsidP="00A849E6">
      <w:pPr>
        <w:pStyle w:val="Heading2"/>
        <w:rPr>
          <w:b/>
          <w:bCs/>
        </w:rPr>
      </w:pPr>
      <w:r>
        <w:t>Molecular</w:t>
      </w:r>
      <w:r w:rsidRPr="00031896">
        <w:t xml:space="preserve"> </w:t>
      </w:r>
      <w:r>
        <w:t xml:space="preserve">evolution </w:t>
      </w:r>
    </w:p>
    <w:p w14:paraId="31F5223F" w14:textId="09E8893E" w:rsidR="00A849E6" w:rsidRDefault="00A849E6" w:rsidP="00A849E6">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Pr>
          <w:rFonts w:ascii="Times New Roman" w:hAnsi="Times New Roman" w:cs="Times New Roman"/>
          <w:sz w:val="24"/>
          <w:szCs w:val="24"/>
        </w:rPr>
        <w:t xml:space="preserve">common model-based </w:t>
      </w:r>
      <w:r w:rsidRPr="00031896">
        <w:rPr>
          <w:rFonts w:ascii="Times New Roman" w:hAnsi="Times New Roman" w:cs="Times New Roman"/>
          <w:sz w:val="24"/>
          <w:szCs w:val="24"/>
        </w:rPr>
        <w:t xml:space="preserve">analyses of </w:t>
      </w:r>
      <w:r>
        <w:rPr>
          <w:rFonts w:ascii="Times New Roman" w:hAnsi="Times New Roman" w:cs="Times New Roman"/>
          <w:sz w:val="24"/>
          <w:szCs w:val="24"/>
        </w:rPr>
        <w:t>molecular evolution</w:t>
      </w:r>
      <w:r w:rsidRPr="00031896">
        <w:rPr>
          <w:rFonts w:ascii="Times New Roman" w:hAnsi="Times New Roman" w:cs="Times New Roman"/>
          <w:sz w:val="24"/>
          <w:szCs w:val="24"/>
        </w:rPr>
        <w:t>, we retrieved 2</w:t>
      </w:r>
      <w:r>
        <w:rPr>
          <w:rFonts w:ascii="Times New Roman" w:hAnsi="Times New Roman" w:cs="Times New Roman"/>
          <w:sz w:val="24"/>
          <w:szCs w:val="24"/>
        </w:rPr>
        <w:t>2</w:t>
      </w:r>
      <w:r w:rsidRPr="00031896">
        <w:rPr>
          <w:rFonts w:ascii="Times New Roman" w:hAnsi="Times New Roman" w:cs="Times New Roman"/>
          <w:sz w:val="24"/>
          <w:szCs w:val="24"/>
        </w:rPr>
        <w:t>,</w:t>
      </w:r>
      <w:r>
        <w:rPr>
          <w:rFonts w:ascii="Times New Roman" w:hAnsi="Times New Roman" w:cs="Times New Roman"/>
          <w:sz w:val="24"/>
          <w:szCs w:val="24"/>
        </w:rPr>
        <w:t>261</w:t>
      </w:r>
      <w:r w:rsidRPr="00031896">
        <w:rPr>
          <w:rFonts w:ascii="Times New Roman" w:hAnsi="Times New Roman" w:cs="Times New Roman"/>
          <w:sz w:val="24"/>
          <w:szCs w:val="24"/>
        </w:rPr>
        <w:t xml:space="preserve"> coding sequences </w:t>
      </w:r>
      <w:r>
        <w:rPr>
          <w:rFonts w:ascii="Times New Roman" w:hAnsi="Times New Roman" w:cs="Times New Roman"/>
          <w:sz w:val="24"/>
          <w:szCs w:val="24"/>
        </w:rPr>
        <w:t xml:space="preserve">from </w:t>
      </w:r>
      <w:r w:rsidRPr="00D4662B">
        <w:rPr>
          <w:rFonts w:ascii="Times New Roman" w:hAnsi="Times New Roman" w:cs="Times New Roman"/>
          <w:i/>
          <w:sz w:val="24"/>
          <w:szCs w:val="24"/>
        </w:rPr>
        <w:t>M. musculus</w:t>
      </w:r>
      <w:r>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w:t>
      </w:r>
      <w:ins w:id="414"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Pr>
          <w:rFonts w:ascii="Times New Roman" w:hAnsi="Times New Roman" w:cs="Times New Roman"/>
          <w:sz w:val="24"/>
          <w:szCs w:val="24"/>
        </w:rPr>
        <w:t xml:space="preserve">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getfasta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We recovered 17,216 genes that were present in all </w:t>
      </w:r>
      <w:del w:id="415" w:author="Thomas, Gregg" w:date="2024-10-01T11:00:00Z" w16du:dateUtc="2024-10-01T15:00:00Z">
        <w:r w:rsidR="006A5E32">
          <w:rPr>
            <w:rFonts w:ascii="Times New Roman" w:hAnsi="Times New Roman" w:cs="Times New Roman"/>
            <w:sz w:val="24"/>
            <w:szCs w:val="24"/>
          </w:rPr>
          <w:delText>7</w:delText>
        </w:r>
      </w:del>
      <w:ins w:id="416" w:author="Thomas, Gregg" w:date="2024-10-01T11:00:00Z" w16du:dateUtc="2024-10-01T15:00:00Z">
        <w:r w:rsidR="008C7603">
          <w:rPr>
            <w:rFonts w:ascii="Times New Roman" w:hAnsi="Times New Roman" w:cs="Times New Roman"/>
            <w:sz w:val="24"/>
            <w:szCs w:val="24"/>
          </w:rPr>
          <w:t>seven</w:t>
        </w:r>
      </w:ins>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031896">
        <w:rPr>
          <w:rFonts w:ascii="Times New Roman" w:hAnsi="Times New Roman" w:cs="Times New Roman"/>
          <w:sz w:val="24"/>
          <w:szCs w:val="24"/>
        </w:rPr>
        <w:t xml:space="preserve">MACSE </w:t>
      </w:r>
      <w:del w:id="417" w:author="Thomas, Gregg" w:date="2024-10-01T11:00:00Z" w16du:dateUtc="2024-10-01T15:00:00Z">
        <w:r w:rsidR="00D31360">
          <w:rPr>
            <w:rFonts w:ascii="Times New Roman" w:hAnsi="Times New Roman" w:cs="Times New Roman"/>
            <w:sz w:val="24"/>
            <w:szCs w:val="24"/>
          </w:rPr>
          <w:fldChar w:fldCharType="begin">
            <w:fldData xml:space="preserve">PEVuZE5vdGU+PENpdGU+PEF1dGhvcj5SYW53ZXo8L0F1dGhvcj48WWVhcj4yMDE4PC9ZZWFyPjxS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PEVuZE5vdGU+PENpdGU+PEF1dGhvcj5SYW53ZXo8L0F1dGhvcj48WWVhcj4yMDE4PC9ZZWFyPjxS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418" w:author="Thomas, Gregg" w:date="2024-10-01T11:00:00Z" w16du:dateUtc="2024-10-01T15:00:00Z">
        <w:r w:rsidR="00D31360">
          <w:rPr>
            <w:rFonts w:ascii="Times New Roman" w:hAnsi="Times New Roman" w:cs="Times New Roman"/>
            <w:sz w:val="24"/>
            <w:szCs w:val="24"/>
          </w:rPr>
        </w:r>
        <w:r w:rsidR="00D31360">
          <w:rPr>
            <w:rFonts w:ascii="Times New Roman" w:hAnsi="Times New Roman" w:cs="Times New Roman"/>
            <w:sz w:val="24"/>
            <w:szCs w:val="24"/>
          </w:rPr>
          <w:fldChar w:fldCharType="separate"/>
        </w:r>
      </w:del>
      <w:r w:rsidR="00764718">
        <w:rPr>
          <w:rFonts w:ascii="Times New Roman" w:hAnsi="Times New Roman" w:cs="Times New Roman"/>
          <w:noProof/>
          <w:sz w:val="24"/>
          <w:szCs w:val="24"/>
        </w:rPr>
        <w:t>(Ranwez, et al. 2018)</w:t>
      </w:r>
      <w:del w:id="419" w:author="Thomas, Gregg" w:date="2024-10-01T11:00:00Z" w16du:dateUtc="2024-10-01T15:00:00Z">
        <w:r w:rsidR="00D31360">
          <w:rPr>
            <w:rFonts w:ascii="Times New Roman" w:hAnsi="Times New Roman" w:cs="Times New Roman"/>
            <w:sz w:val="24"/>
            <w:szCs w:val="24"/>
          </w:rPr>
          <w:fldChar w:fldCharType="end"/>
        </w:r>
      </w:del>
      <w:r>
        <w:rPr>
          <w:rFonts w:ascii="Times New Roman" w:hAnsi="Times New Roman" w:cs="Times New Roman"/>
          <w:sz w:val="24"/>
          <w:szCs w:val="24"/>
        </w:rPr>
        <w:t xml:space="preserve">, we trimmed non-homologous regions from each ortholog using </w:t>
      </w:r>
      <w:proofErr w:type="spellStart"/>
      <w:r>
        <w:rPr>
          <w:rFonts w:ascii="Times New Roman" w:hAnsi="Times New Roman" w:cs="Times New Roman"/>
          <w:sz w:val="24"/>
          <w:szCs w:val="24"/>
        </w:rPr>
        <w:t>trimNonHomologousFragments</w:t>
      </w:r>
      <w:proofErr w:type="spellEnd"/>
      <w:r>
        <w:rPr>
          <w:rFonts w:ascii="Times New Roman" w:hAnsi="Times New Roman" w:cs="Times New Roman"/>
          <w:sz w:val="24"/>
          <w:szCs w:val="24"/>
        </w:rPr>
        <w:t xml:space="preserve">, aligned the orthologs using </w:t>
      </w:r>
      <w:proofErr w:type="spellStart"/>
      <w:r>
        <w:rPr>
          <w:rFonts w:ascii="Times New Roman" w:hAnsi="Times New Roman" w:cs="Times New Roman"/>
          <w:sz w:val="24"/>
          <w:szCs w:val="24"/>
        </w:rPr>
        <w:t>alignSequences</w:t>
      </w:r>
      <w:proofErr w:type="spellEnd"/>
      <w:r>
        <w:rPr>
          <w:rFonts w:ascii="Times New Roman" w:hAnsi="Times New Roman" w:cs="Times New Roman"/>
          <w:sz w:val="24"/>
          <w:szCs w:val="24"/>
        </w:rPr>
        <w:t xml:space="preserve">, and trimmed the aligned sequences with </w:t>
      </w:r>
      <w:proofErr w:type="spellStart"/>
      <w:r>
        <w:rPr>
          <w:rFonts w:ascii="Times New Roman" w:hAnsi="Times New Roman" w:cs="Times New Roman"/>
          <w:sz w:val="24"/>
          <w:szCs w:val="24"/>
        </w:rPr>
        <w:t>trimAlignment</w:t>
      </w:r>
      <w:proofErr w:type="spellEnd"/>
      <w:r>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Pr>
          <w:rFonts w:ascii="Times New Roman" w:hAnsi="Times New Roman" w:cs="Times New Roman"/>
          <w:sz w:val="24"/>
          <w:szCs w:val="24"/>
        </w:rPr>
        <w:t>Finally, we manually filtered the alignments using the following (non-mutually exclusive) criteria: 3,368 alignments were removed during filtering for gapped sites,</w:t>
      </w:r>
      <w:r w:rsidRPr="00031896">
        <w:rPr>
          <w:rFonts w:ascii="Times New Roman" w:hAnsi="Times New Roman" w:cs="Times New Roman"/>
          <w:sz w:val="24"/>
          <w:szCs w:val="24"/>
        </w:rPr>
        <w:t xml:space="preserve"> </w:t>
      </w:r>
      <w:r>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w:t>
      </w:r>
      <w:r w:rsidRPr="00031896">
        <w:rPr>
          <w:rFonts w:ascii="Times New Roman" w:hAnsi="Times New Roman" w:cs="Times New Roman"/>
          <w:sz w:val="24"/>
          <w:szCs w:val="24"/>
        </w:rPr>
        <w:t xml:space="preserve"> a premature stop codon in at least one species, </w:t>
      </w:r>
      <w:r>
        <w:rPr>
          <w:rFonts w:ascii="Times New Roman" w:hAnsi="Times New Roman" w:cs="Times New Roman"/>
          <w:sz w:val="24"/>
          <w:szCs w:val="24"/>
        </w:rPr>
        <w:t>1,571</w:t>
      </w:r>
      <w:r w:rsidRPr="00031896">
        <w:rPr>
          <w:rFonts w:ascii="Times New Roman" w:hAnsi="Times New Roman" w:cs="Times New Roman"/>
          <w:sz w:val="24"/>
          <w:szCs w:val="24"/>
        </w:rPr>
        <w:t xml:space="preserve"> alignments </w:t>
      </w:r>
      <w:r>
        <w:rPr>
          <w:rFonts w:ascii="Times New Roman" w:hAnsi="Times New Roman" w:cs="Times New Roman"/>
          <w:sz w:val="24"/>
          <w:szCs w:val="24"/>
        </w:rPr>
        <w:t xml:space="preserve">had only </w:t>
      </w:r>
      <w:del w:id="420" w:author="Thomas, Gregg" w:date="2024-10-01T11:00:00Z" w16du:dateUtc="2024-10-01T15:00:00Z">
        <w:r w:rsidR="00EF7604">
          <w:rPr>
            <w:rFonts w:ascii="Times New Roman" w:hAnsi="Times New Roman" w:cs="Times New Roman"/>
            <w:sz w:val="24"/>
            <w:szCs w:val="24"/>
          </w:rPr>
          <w:delText>3</w:delText>
        </w:r>
      </w:del>
      <w:ins w:id="421" w:author="Thomas, Gregg" w:date="2024-10-01T11:00:00Z" w16du:dateUtc="2024-10-01T15:00:00Z">
        <w:r w:rsidR="008C7603">
          <w:rPr>
            <w:rFonts w:ascii="Times New Roman" w:hAnsi="Times New Roman" w:cs="Times New Roman"/>
            <w:sz w:val="24"/>
            <w:szCs w:val="24"/>
          </w:rPr>
          <w:t>three</w:t>
        </w:r>
      </w:ins>
      <w:r>
        <w:rPr>
          <w:rFonts w:ascii="Times New Roman" w:hAnsi="Times New Roman" w:cs="Times New Roman"/>
          <w:sz w:val="24"/>
          <w:szCs w:val="24"/>
        </w:rPr>
        <w:t xml:space="preserve"> or fewer unique sequences among the </w:t>
      </w:r>
      <w:del w:id="422" w:author="Thomas, Gregg" w:date="2024-10-01T11:00:00Z" w16du:dateUtc="2024-10-01T15:00:00Z">
        <w:r w:rsidR="00EF7604">
          <w:rPr>
            <w:rFonts w:ascii="Times New Roman" w:hAnsi="Times New Roman" w:cs="Times New Roman"/>
            <w:sz w:val="24"/>
            <w:szCs w:val="24"/>
          </w:rPr>
          <w:delText>7</w:delText>
        </w:r>
      </w:del>
      <w:ins w:id="423" w:author="Thomas, Gregg" w:date="2024-10-01T11:00:00Z" w16du:dateUtc="2024-10-01T15:00:00Z">
        <w:r w:rsidR="008C7603">
          <w:rPr>
            <w:rFonts w:ascii="Times New Roman" w:hAnsi="Times New Roman" w:cs="Times New Roman"/>
            <w:sz w:val="24"/>
            <w:szCs w:val="24"/>
          </w:rPr>
          <w:t>seven</w:t>
        </w:r>
      </w:ins>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and </w:t>
      </w:r>
      <w:r>
        <w:rPr>
          <w:rFonts w:ascii="Times New Roman" w:hAnsi="Times New Roman" w:cs="Times New Roman"/>
          <w:sz w:val="24"/>
          <w:szCs w:val="24"/>
        </w:rPr>
        <w:t>78</w:t>
      </w:r>
      <w:r w:rsidRPr="00031896">
        <w:rPr>
          <w:rFonts w:ascii="Times New Roman" w:hAnsi="Times New Roman" w:cs="Times New Roman"/>
          <w:sz w:val="24"/>
          <w:szCs w:val="24"/>
        </w:rPr>
        <w:t xml:space="preserve"> alignments </w:t>
      </w:r>
      <w:r>
        <w:rPr>
          <w:rFonts w:ascii="Times New Roman" w:hAnsi="Times New Roman" w:cs="Times New Roman"/>
          <w:sz w:val="24"/>
          <w:szCs w:val="24"/>
        </w:rPr>
        <w:t>we</w:t>
      </w:r>
      <w:r w:rsidRPr="00031896">
        <w:rPr>
          <w:rFonts w:ascii="Times New Roman" w:hAnsi="Times New Roman" w:cs="Times New Roman"/>
          <w:sz w:val="24"/>
          <w:szCs w:val="24"/>
        </w:rPr>
        <w:t>re shorter than 100</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Pr>
          <w:rFonts w:ascii="Times New Roman" w:hAnsi="Times New Roman" w:cs="Times New Roman"/>
          <w:sz w:val="24"/>
          <w:szCs w:val="24"/>
        </w:rPr>
        <w:t xml:space="preserve">After filtering, 12,559 </w:t>
      </w:r>
      <w:r w:rsidRPr="00031896">
        <w:rPr>
          <w:rFonts w:ascii="Times New Roman" w:hAnsi="Times New Roman" w:cs="Times New Roman"/>
          <w:sz w:val="24"/>
          <w:szCs w:val="24"/>
        </w:rPr>
        <w:t>total alignments for tree reconstruction and inference of selection.</w:t>
      </w:r>
      <w:r>
        <w:rPr>
          <w:rFonts w:ascii="Times New Roman" w:hAnsi="Times New Roman" w:cs="Times New Roman"/>
          <w:sz w:val="24"/>
          <w:szCs w:val="24"/>
        </w:rPr>
        <w:t xml:space="preserve"> </w:t>
      </w:r>
    </w:p>
    <w:p w14:paraId="242F9A03" w14:textId="6ADEE9BC"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We </w:t>
      </w:r>
      <w:r>
        <w:rPr>
          <w:rFonts w:ascii="Times New Roman" w:hAnsi="Times New Roman" w:cs="Times New Roman"/>
          <w:sz w:val="24"/>
          <w:szCs w:val="24"/>
        </w:rPr>
        <w:t xml:space="preserve">then </w:t>
      </w:r>
      <w:r w:rsidRPr="00031896">
        <w:rPr>
          <w:rFonts w:ascii="Times New Roman" w:hAnsi="Times New Roman" w:cs="Times New Roman"/>
          <w:sz w:val="24"/>
          <w:szCs w:val="24"/>
        </w:rPr>
        <w:t>used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to reconstruct a single species</w:t>
      </w:r>
      <w:r>
        <w:rPr>
          <w:rFonts w:ascii="Times New Roman" w:hAnsi="Times New Roman" w:cs="Times New Roman"/>
          <w:sz w:val="24"/>
          <w:szCs w:val="24"/>
        </w:rPr>
        <w:t xml:space="preserve"> </w:t>
      </w:r>
      <w:r w:rsidRPr="00031896">
        <w:rPr>
          <w:rFonts w:ascii="Times New Roman" w:hAnsi="Times New Roman" w:cs="Times New Roman"/>
          <w:sz w:val="24"/>
          <w:szCs w:val="24"/>
        </w:rPr>
        <w:t>tree from concatenation of all</w:t>
      </w:r>
      <w:r>
        <w:rPr>
          <w:rFonts w:ascii="Times New Roman" w:hAnsi="Times New Roman" w:cs="Times New Roman"/>
          <w:sz w:val="24"/>
          <w:szCs w:val="24"/>
        </w:rPr>
        <w:t xml:space="preserve"> gene</w:t>
      </w:r>
      <w:r w:rsidRPr="00031896">
        <w:rPr>
          <w:rFonts w:ascii="Times New Roman" w:hAnsi="Times New Roman" w:cs="Times New Roman"/>
          <w:sz w:val="24"/>
          <w:szCs w:val="24"/>
        </w:rPr>
        <w:t xml:space="preserve"> alignments</w:t>
      </w:r>
      <w:r>
        <w:rPr>
          <w:rFonts w:ascii="Times New Roman" w:hAnsi="Times New Roman" w:cs="Times New Roman"/>
          <w:sz w:val="24"/>
          <w:szCs w:val="24"/>
        </w:rPr>
        <w:t>,</w:t>
      </w:r>
      <w:r w:rsidRPr="00031896">
        <w:rPr>
          <w:rFonts w:ascii="Times New Roman" w:hAnsi="Times New Roman" w:cs="Times New Roman"/>
          <w:sz w:val="24"/>
          <w:szCs w:val="24"/>
        </w:rPr>
        <w:t xml:space="preserve"> as well as gene</w:t>
      </w:r>
      <w:r>
        <w:rPr>
          <w:rFonts w:ascii="Times New Roman" w:hAnsi="Times New Roman" w:cs="Times New Roman"/>
          <w:sz w:val="24"/>
          <w:szCs w:val="24"/>
        </w:rPr>
        <w:t>-</w:t>
      </w:r>
      <w:r w:rsidRPr="00031896">
        <w:rPr>
          <w:rFonts w:ascii="Times New Roman" w:hAnsi="Times New Roman" w:cs="Times New Roman"/>
          <w:sz w:val="24"/>
          <w:szCs w:val="24"/>
        </w:rPr>
        <w:t>trees for each individual alignment.</w:t>
      </w:r>
      <w:r>
        <w:rPr>
          <w:rFonts w:ascii="Times New Roman" w:hAnsi="Times New Roman" w:cs="Times New Roman"/>
          <w:sz w:val="24"/>
          <w:szCs w:val="24"/>
        </w:rPr>
        <w:t xml:space="preserve"> This species tree from coding regions matches the topologies of these species inferred by concatenation of UCEs in the previous section.</w:t>
      </w:r>
      <w:r w:rsidRPr="00031896">
        <w:rPr>
          <w:rFonts w:ascii="Times New Roman" w:hAnsi="Times New Roman" w:cs="Times New Roman"/>
          <w:sz w:val="24"/>
          <w:szCs w:val="24"/>
        </w:rPr>
        <w:t xml:space="preserve"> Next we ran several tests that use both coding alignments and a tree to infer positive selection: PAML’s M1a vs. M2a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(Smith, Wertheim,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w:t>
      </w:r>
      <w:ins w:id="424"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ran each test twice on each gene, once using the </w:t>
      </w:r>
      <w:r>
        <w:rPr>
          <w:rFonts w:ascii="Times New Roman" w:hAnsi="Times New Roman" w:cs="Times New Roman"/>
          <w:sz w:val="24"/>
          <w:szCs w:val="24"/>
        </w:rPr>
        <w:t xml:space="preserve">species tree derived from concatenated data, </w:t>
      </w:r>
      <w:r w:rsidRPr="00031896">
        <w:rPr>
          <w:rFonts w:ascii="Times New Roman" w:hAnsi="Times New Roman" w:cs="Times New Roman"/>
          <w:sz w:val="24"/>
          <w:szCs w:val="24"/>
        </w:rPr>
        <w:t>and once using the tree</w:t>
      </w:r>
      <w:r>
        <w:rPr>
          <w:rFonts w:ascii="Times New Roman" w:hAnsi="Times New Roman" w:cs="Times New Roman"/>
          <w:sz w:val="24"/>
          <w:szCs w:val="24"/>
        </w:rPr>
        <w:t xml:space="preserve"> estimated for that gene</w:t>
      </w:r>
      <w:r w:rsidRPr="00031896">
        <w:rPr>
          <w:rFonts w:ascii="Times New Roman" w:hAnsi="Times New Roman" w:cs="Times New Roman"/>
          <w:sz w:val="24"/>
          <w:szCs w:val="24"/>
        </w:rPr>
        <w:t xml:space="preserve">. For the </w:t>
      </w:r>
      <w:proofErr w:type="spellStart"/>
      <w:r w:rsidRPr="00031896">
        <w:rPr>
          <w:rFonts w:ascii="Times New Roman" w:hAnsi="Times New Roman" w:cs="Times New Roman"/>
          <w:sz w:val="24"/>
          <w:szCs w:val="24"/>
        </w:rPr>
        <w:t>HyPhy</w:t>
      </w:r>
      <w:proofErr w:type="spellEnd"/>
      <w:r w:rsidRPr="00031896">
        <w:rPr>
          <w:rFonts w:ascii="Times New Roman" w:hAnsi="Times New Roman" w:cs="Times New Roman"/>
          <w:sz w:val="24"/>
          <w:szCs w:val="24"/>
        </w:rPr>
        <w:t xml:space="preserve"> models, no target branch was selected, meaning all branches in the input phylogeny were tested</w:t>
      </w:r>
      <w:r>
        <w:rPr>
          <w:rFonts w:ascii="Times New Roman" w:hAnsi="Times New Roman" w:cs="Times New Roman"/>
          <w:sz w:val="24"/>
          <w:szCs w:val="24"/>
        </w:rPr>
        <w:t>.</w:t>
      </w:r>
    </w:p>
    <w:p w14:paraId="513437BC" w14:textId="53CBACC6"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The end point</w:t>
      </w:r>
      <w:del w:id="425" w:author="Thomas, Gregg" w:date="2024-10-01T11:00:00Z" w16du:dateUtc="2024-10-01T15:00:00Z">
        <w:r w:rsidR="002A5742" w:rsidRPr="00031896">
          <w:rPr>
            <w:rFonts w:ascii="Times New Roman" w:hAnsi="Times New Roman" w:cs="Times New Roman"/>
            <w:sz w:val="24"/>
            <w:szCs w:val="24"/>
          </w:rPr>
          <w:delText xml:space="preserve"> of each</w:delText>
        </w:r>
      </w:del>
      <w:r w:rsidRPr="00031896">
        <w:rPr>
          <w:rFonts w:ascii="Times New Roman" w:hAnsi="Times New Roman" w:cs="Times New Roman"/>
          <w:sz w:val="24"/>
          <w:szCs w:val="24"/>
        </w:rPr>
        <w:t xml:space="preserve"> of each </w:t>
      </w:r>
      <w:r>
        <w:rPr>
          <w:rFonts w:ascii="Times New Roman" w:hAnsi="Times New Roman" w:cs="Times New Roman"/>
          <w:sz w:val="24"/>
          <w:szCs w:val="24"/>
        </w:rPr>
        <w:t>of these</w:t>
      </w:r>
      <w:r w:rsidRPr="00031896">
        <w:rPr>
          <w:rFonts w:ascii="Times New Roman" w:hAnsi="Times New Roman" w:cs="Times New Roman"/>
          <w:sz w:val="24"/>
          <w:szCs w:val="24"/>
        </w:rPr>
        <w:t xml:space="preserve"> three tests is a p-value, which </w:t>
      </w:r>
      <w:r>
        <w:rPr>
          <w:rFonts w:ascii="Times New Roman" w:hAnsi="Times New Roman" w:cs="Times New Roman"/>
          <w:sz w:val="24"/>
          <w:szCs w:val="24"/>
        </w:rPr>
        <w:t>lets</w:t>
      </w:r>
      <w:r w:rsidRPr="00031896">
        <w:rPr>
          <w:rFonts w:ascii="Times New Roman" w:hAnsi="Times New Roman" w:cs="Times New Roman"/>
          <w:sz w:val="24"/>
          <w:szCs w:val="24"/>
        </w:rPr>
        <w:t xml:space="preserve"> us assess whether a model that allows for positively selected sites fits better than a model that does not.</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For M1a vs. M2a, </w:t>
      </w:r>
      <w:r>
        <w:rPr>
          <w:rFonts w:ascii="Times New Roman" w:hAnsi="Times New Roman" w:cs="Times New Roman"/>
          <w:sz w:val="24"/>
          <w:szCs w:val="24"/>
        </w:rPr>
        <w:t xml:space="preserve">we obtained </w:t>
      </w:r>
      <w:r w:rsidRPr="00031896">
        <w:rPr>
          <w:rFonts w:ascii="Times New Roman" w:hAnsi="Times New Roman" w:cs="Times New Roman"/>
          <w:sz w:val="24"/>
          <w:szCs w:val="24"/>
        </w:rPr>
        <w:t xml:space="preserve">the p-value manually by first performing a likelihood ratio test to determine genes under selection by calculating </w:t>
      </w:r>
      <m:oMath>
        <m:r>
          <w:rPr>
            <w:rFonts w:ascii="Cambria Math" w:hAnsi="Cambria Math" w:cs="Times New Roman"/>
            <w:sz w:val="24"/>
            <w:szCs w:val="24"/>
          </w:rPr>
          <m:t>2 * (lnl M1a – lnl M2a)</m:t>
        </m:r>
      </m:oMath>
      <w:r w:rsidRPr="00031896">
        <w:rPr>
          <w:rFonts w:ascii="Times New Roman" w:hAnsi="Times New Roman" w:cs="Times New Roman"/>
          <w:sz w:val="24"/>
          <w:szCs w:val="24"/>
        </w:rPr>
        <w:t xml:space="preserve">. The p-value of this likelihood ratio is then retrieved from a one-tailed chi-square distribution with </w:t>
      </w:r>
      <w:del w:id="426" w:author="Thomas, Gregg" w:date="2024-10-01T11:00:00Z" w16du:dateUtc="2024-10-01T15:00:00Z">
        <w:r w:rsidR="00164082" w:rsidRPr="00031896">
          <w:rPr>
            <w:rFonts w:ascii="Times New Roman" w:hAnsi="Times New Roman" w:cs="Times New Roman"/>
            <w:sz w:val="24"/>
            <w:szCs w:val="24"/>
          </w:rPr>
          <w:delText>2</w:delText>
        </w:r>
      </w:del>
      <w:ins w:id="427" w:author="Thomas, Gregg" w:date="2024-10-01T11:00:00Z" w16du:dateUtc="2024-10-01T15:00:00Z">
        <w:r w:rsidR="008C7603">
          <w:rPr>
            <w:rFonts w:ascii="Times New Roman" w:hAnsi="Times New Roman" w:cs="Times New Roman"/>
            <w:sz w:val="24"/>
            <w:szCs w:val="24"/>
          </w:rPr>
          <w:t>two</w:t>
        </w:r>
      </w:ins>
      <w:r w:rsidRPr="00031896">
        <w:rPr>
          <w:rFonts w:ascii="Times New Roman" w:hAnsi="Times New Roman" w:cs="Times New Roman"/>
          <w:sz w:val="24"/>
          <w:szCs w:val="24"/>
        </w:rPr>
        <w:t xml:space="preserve"> degrees of freedom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For BUSTED and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p-values are computed automatically during the test </w:t>
      </w:r>
      <w:r>
        <w:rPr>
          <w:rFonts w:ascii="Times New Roman" w:hAnsi="Times New Roman" w:cs="Times New Roman"/>
          <w:sz w:val="24"/>
          <w:szCs w:val="24"/>
        </w:rPr>
        <w:lastRenderedPageBreak/>
        <w:t>using similar likelihood ratios. For the M1a vs. M2a and BUSTED tests, a single p-value is computed for each gene. P</w:t>
      </w:r>
      <w:r w:rsidRPr="00031896">
        <w:rPr>
          <w:rFonts w:ascii="Times New Roman" w:hAnsi="Times New Roman" w:cs="Times New Roman"/>
          <w:sz w:val="24"/>
          <w:szCs w:val="24"/>
        </w:rPr>
        <w:t xml:space="preserve">-values were adjusted </w:t>
      </w:r>
      <w:r>
        <w:rPr>
          <w:rFonts w:ascii="Times New Roman" w:hAnsi="Times New Roman" w:cs="Times New Roman"/>
          <w:sz w:val="24"/>
          <w:szCs w:val="24"/>
        </w:rPr>
        <w:t>by correcting for</w:t>
      </w:r>
      <w:r w:rsidRPr="00031896">
        <w:rPr>
          <w:rFonts w:ascii="Times New Roman" w:hAnsi="Times New Roman" w:cs="Times New Roman"/>
          <w:sz w:val="24"/>
          <w:szCs w:val="24"/>
        </w:rPr>
        <w:t xml:space="preserve"> false discovery rate</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(Benjamini and Hochberg 1995; Yekutieli and Benjamini 1999)</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fdr</w:t>
      </w:r>
      <w:proofErr w:type="spellEnd"/>
      <w:r>
        <w:rPr>
          <w:rFonts w:ascii="Times New Roman" w:hAnsi="Times New Roman" w:cs="Times New Roman"/>
          <w:sz w:val="24"/>
          <w:szCs w:val="24"/>
        </w:rPr>
        <w:t xml:space="preserve">” method in the </w:t>
      </w:r>
      <w:proofErr w:type="spellStart"/>
      <w:r>
        <w:rPr>
          <w:rFonts w:ascii="Times New Roman" w:hAnsi="Times New Roman" w:cs="Times New Roman"/>
          <w:sz w:val="24"/>
          <w:szCs w:val="24"/>
        </w:rPr>
        <w:t>p.adjust</w:t>
      </w:r>
      <w:proofErr w:type="spellEnd"/>
      <w:r>
        <w:rPr>
          <w:rFonts w:ascii="Times New Roman" w:hAnsi="Times New Roman" w:cs="Times New Roman"/>
          <w:sz w:val="24"/>
          <w:szCs w:val="24"/>
        </w:rPr>
        <w:t xml:space="preserve">() function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and we categorized a gene as being positively selected if its adjusted p-value was &lt; 0.01. For the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test, a p-value is generated for each branch in the input gene tree.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corrects for multiple testing internally across branches using the Holm-Bonferroni procedure </w: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(Holm 1979; Pond</w:t>
      </w:r>
      <w:ins w:id="428"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We further correct the p-values across genes with the Bonferroni method and classify a gene as having experienced positive selection if one or more branches has a p-value &lt; 0.01 after all corrections.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w:t>
      </w:r>
      <w:ins w:id="429"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coding alignments, trees, and selection tests in parallel.</w:t>
      </w:r>
    </w:p>
    <w:p w14:paraId="0595A4D6" w14:textId="77777777" w:rsidR="00A849E6" w:rsidRDefault="00A849E6" w:rsidP="00A849E6">
      <w:pPr>
        <w:spacing w:after="160" w:line="259" w:lineRule="auto"/>
        <w:jc w:val="both"/>
        <w:rPr>
          <w:ins w:id="430" w:author="Thomas, Gregg" w:date="2024-10-01T11:00:00Z" w16du:dateUtc="2024-10-01T15:00:00Z"/>
          <w:rFonts w:ascii="Times New Roman" w:hAnsi="Times New Roman" w:cs="Times New Roman"/>
          <w:sz w:val="24"/>
          <w:szCs w:val="24"/>
        </w:rPr>
      </w:pPr>
    </w:p>
    <w:p w14:paraId="0A4BF3FE" w14:textId="4D6A2DEE" w:rsidR="00851991" w:rsidRDefault="00851991" w:rsidP="00851991">
      <w:pPr>
        <w:pStyle w:val="Heading1"/>
      </w:pPr>
      <w:r>
        <w:t>Data availability</w:t>
      </w:r>
    </w:p>
    <w:p w14:paraId="381D10BA" w14:textId="275BAD00" w:rsidR="00851991" w:rsidRPr="005C2974" w:rsidRDefault="00065536" w:rsidP="005C2974">
      <w:pPr>
        <w:rPr>
          <w:rFonts w:ascii="Times New Roman" w:hAnsi="Times New Roman" w:cs="Times New Roman"/>
          <w:sz w:val="24"/>
          <w:szCs w:val="24"/>
        </w:rPr>
      </w:pPr>
      <w:ins w:id="431" w:author="Thomas, Gregg" w:date="2024-10-01T11:00:00Z" w16du:dateUtc="2024-10-01T15:00:00Z">
        <w:r>
          <w:rPr>
            <w:rFonts w:ascii="Times New Roman" w:hAnsi="Times New Roman" w:cs="Times New Roman"/>
            <w:sz w:val="24"/>
            <w:szCs w:val="24"/>
          </w:rPr>
          <w:t xml:space="preserve">For the six previously assembled genomes (see Table </w:t>
        </w:r>
        <w:r w:rsidR="005E3AC8">
          <w:rPr>
            <w:rFonts w:ascii="Times New Roman" w:hAnsi="Times New Roman" w:cs="Times New Roman"/>
            <w:sz w:val="24"/>
            <w:szCs w:val="24"/>
          </w:rPr>
          <w:t>S1</w:t>
        </w:r>
      </w:ins>
      <w:r>
        <w:rPr>
          <w:rFonts w:ascii="Times New Roman" w:hAnsi="Times New Roman" w:cs="Times New Roman"/>
          <w:sz w:val="24"/>
          <w:szCs w:val="24"/>
        </w:rPr>
        <w:t>),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hyperlink r:id="rId11" w:history="1">
        <w:r w:rsidR="00E25CF3" w:rsidRPr="0046404D">
          <w:rPr>
            <w:rStyle w:val="Hyperlink"/>
            <w:rFonts w:ascii="Times New Roman" w:hAnsi="Times New Roman" w:cs="Times New Roman"/>
            <w:sz w:val="24"/>
            <w:szCs w:val="24"/>
          </w:rPr>
          <w:t>https://doi.org/10.5061/dryad.866t1g1wq</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 xml:space="preserve">on </w:t>
      </w:r>
      <w:proofErr w:type="spellStart"/>
      <w:r w:rsidR="00E25CF3">
        <w:rPr>
          <w:rFonts w:ascii="Times New Roman" w:hAnsi="Times New Roman" w:cs="Times New Roman"/>
          <w:sz w:val="24"/>
          <w:szCs w:val="24"/>
        </w:rPr>
        <w:t>github</w:t>
      </w:r>
      <w:proofErr w:type="spellEnd"/>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hyperlink r:id="rId12" w:history="1">
        <w:r w:rsidR="00E25CF3" w:rsidRPr="0046404D">
          <w:rPr>
            <w:rStyle w:val="Hyperlink"/>
            <w:rFonts w:ascii="Times New Roman" w:hAnsi="Times New Roman" w:cs="Times New Roman"/>
            <w:sz w:val="24"/>
            <w:szCs w:val="24"/>
          </w:rPr>
          <w:t>https://github.com/gwct/murine-discordance</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4F6B23DA" w14:textId="77777777" w:rsidR="005D3A4E" w:rsidRPr="00D1036D" w:rsidRDefault="005D3A4E" w:rsidP="005D3A4E">
      <w:pPr>
        <w:spacing w:after="0"/>
        <w:jc w:val="both"/>
        <w:rPr>
          <w:del w:id="432" w:author="Thomas, Gregg" w:date="2024-10-01T11:00:00Z" w16du:dateUtc="2024-10-01T15:00:00Z"/>
          <w:rFonts w:ascii="Times New Roman" w:hAnsi="Times New Roman" w:cs="Times New Roman"/>
          <w:i/>
          <w:iCs/>
          <w:sz w:val="24"/>
          <w:szCs w:val="24"/>
        </w:rPr>
      </w:pPr>
    </w:p>
    <w:p w14:paraId="2500CD7F" w14:textId="5C4B50CA" w:rsidR="00A849E6" w:rsidRDefault="00A849E6" w:rsidP="00A849E6">
      <w:pPr>
        <w:pStyle w:val="Heading1"/>
      </w:pPr>
      <w:r>
        <w:t>Acknowledgments</w:t>
      </w:r>
    </w:p>
    <w:p w14:paraId="2AD859C7" w14:textId="2220E8A8" w:rsidR="00A849E6" w:rsidRDefault="00A849E6" w:rsidP="00A849E6">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thank Jake Esselstyn and Kevin Rowe for helpful comments and discussion on the murine species tree and Matt Hahn and the Hahn lab for feedback on the manuscript. We also thank Brant Faircloth and Trevor </w:t>
      </w:r>
      <w:proofErr w:type="spellStart"/>
      <w:r>
        <w:rPr>
          <w:rFonts w:ascii="Times New Roman" w:hAnsi="Times New Roman" w:cs="Times New Roman"/>
          <w:sz w:val="24"/>
          <w:szCs w:val="24"/>
        </w:rPr>
        <w:t>Sless</w:t>
      </w:r>
      <w:proofErr w:type="spellEnd"/>
      <w:r>
        <w:rPr>
          <w:rFonts w:ascii="Times New Roman" w:hAnsi="Times New Roman" w:cs="Times New Roman"/>
          <w:sz w:val="24"/>
          <w:szCs w:val="24"/>
        </w:rPr>
        <w:t xml:space="preserve"> for advice on using </w:t>
      </w:r>
      <w:proofErr w:type="spellStart"/>
      <w:r>
        <w:rPr>
          <w:rFonts w:ascii="Times New Roman" w:hAnsi="Times New Roman" w:cs="Times New Roman"/>
          <w:sz w:val="24"/>
          <w:szCs w:val="24"/>
        </w:rPr>
        <w:t>phyluce</w:t>
      </w:r>
      <w:proofErr w:type="spellEnd"/>
      <w:r>
        <w:rPr>
          <w:rFonts w:ascii="Times New Roman" w:hAnsi="Times New Roman" w:cs="Times New Roman"/>
          <w:sz w:val="24"/>
          <w:szCs w:val="24"/>
        </w:rPr>
        <w:t xml:space="preserve">. We are grateful for tissue samples provided by Chris Conroy at the </w:t>
      </w:r>
      <w:r w:rsidRPr="00C04E5F">
        <w:rPr>
          <w:rFonts w:ascii="Times New Roman" w:hAnsi="Times New Roman" w:cs="Times New Roman"/>
          <w:sz w:val="24"/>
          <w:szCs w:val="24"/>
        </w:rPr>
        <w:t xml:space="preserve">Museum of Vertebrate Zoology, Berkeley, CA (MVZ) and </w:t>
      </w:r>
      <w:r>
        <w:rPr>
          <w:rFonts w:ascii="Times New Roman" w:hAnsi="Times New Roman" w:cs="Times New Roman"/>
          <w:sz w:val="24"/>
          <w:szCs w:val="24"/>
        </w:rPr>
        <w:t xml:space="preserve">Adam Ferguson at </w:t>
      </w:r>
      <w:r w:rsidRPr="00C04E5F">
        <w:rPr>
          <w:rFonts w:ascii="Times New Roman" w:hAnsi="Times New Roman" w:cs="Times New Roman"/>
          <w:sz w:val="24"/>
          <w:szCs w:val="24"/>
        </w:rPr>
        <w:t>the Field Museum of Natural History, Chicago, IL (FMNH)</w:t>
      </w:r>
      <w:r>
        <w:rPr>
          <w:rFonts w:ascii="Times New Roman" w:hAnsi="Times New Roman" w:cs="Times New Roman"/>
          <w:sz w:val="24"/>
          <w:szCs w:val="24"/>
        </w:rPr>
        <w:t>, and to the original collectors</w:t>
      </w:r>
      <w:r w:rsidRPr="00C04E5F">
        <w:rPr>
          <w:rFonts w:ascii="Times New Roman" w:hAnsi="Times New Roman" w:cs="Times New Roman"/>
          <w:sz w:val="24"/>
          <w:szCs w:val="24"/>
        </w:rPr>
        <w:t xml:space="preserve">. </w:t>
      </w:r>
      <w:r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Pr>
          <w:rFonts w:ascii="Times New Roman" w:hAnsi="Times New Roman" w:cs="Times New Roman"/>
          <w:sz w:val="24"/>
          <w:szCs w:val="24"/>
        </w:rPr>
        <w:t xml:space="preserve">. </w:t>
      </w:r>
      <w:r w:rsidRPr="00F76DC7">
        <w:rPr>
          <w:rFonts w:ascii="Times New Roman" w:hAnsi="Times New Roman" w:cs="Times New Roman"/>
          <w:sz w:val="24"/>
          <w:szCs w:val="24"/>
        </w:rPr>
        <w:t>J.J.H. received financial</w:t>
      </w:r>
      <w:r>
        <w:rPr>
          <w:rFonts w:ascii="Times New Roman" w:hAnsi="Times New Roman" w:cs="Times New Roman"/>
          <w:sz w:val="24"/>
          <w:szCs w:val="24"/>
        </w:rPr>
        <w:t xml:space="preserve"> </w:t>
      </w:r>
      <w:r w:rsidRPr="00F76DC7">
        <w:rPr>
          <w:rFonts w:ascii="Times New Roman" w:hAnsi="Times New Roman" w:cs="Times New Roman"/>
          <w:sz w:val="24"/>
          <w:szCs w:val="24"/>
        </w:rPr>
        <w:t>support from the Cornell Center for Vertebrate Genomics</w:t>
      </w:r>
      <w:r>
        <w:rPr>
          <w:rFonts w:ascii="Times New Roman" w:hAnsi="Times New Roman" w:cs="Times New Roman"/>
          <w:sz w:val="24"/>
          <w:szCs w:val="24"/>
        </w:rPr>
        <w:t xml:space="preserve">. </w:t>
      </w:r>
      <w:r w:rsidRPr="00AF0B2F">
        <w:rPr>
          <w:rFonts w:ascii="Times New Roman" w:hAnsi="Times New Roman" w:cs="Times New Roman"/>
          <w:sz w:val="24"/>
          <w:szCs w:val="24"/>
        </w:rPr>
        <w:t>J.</w:t>
      </w:r>
      <w:del w:id="433" w:author="Thomas, Gregg" w:date="2024-10-01T11:00:00Z" w16du:dateUtc="2024-10-01T15:00:00Z">
        <w:r w:rsidR="00D40C88" w:rsidRPr="00AF0B2F">
          <w:rPr>
            <w:rFonts w:ascii="Times New Roman" w:hAnsi="Times New Roman" w:cs="Times New Roman"/>
            <w:sz w:val="24"/>
            <w:szCs w:val="24"/>
          </w:rPr>
          <w:delText xml:space="preserve"> </w:delText>
        </w:r>
      </w:del>
      <w:r w:rsidRPr="00AF0B2F">
        <w:rPr>
          <w:rFonts w:ascii="Times New Roman" w:hAnsi="Times New Roman" w:cs="Times New Roman"/>
          <w:sz w:val="24"/>
          <w:szCs w:val="24"/>
        </w:rPr>
        <w:t>S.</w:t>
      </w:r>
      <w:del w:id="434" w:author="Thomas, Gregg" w:date="2024-10-01T11:00:00Z" w16du:dateUtc="2024-10-01T15:00:00Z">
        <w:r w:rsidR="00D40C88" w:rsidRPr="00AF0B2F">
          <w:rPr>
            <w:rFonts w:ascii="Times New Roman" w:hAnsi="Times New Roman" w:cs="Times New Roman"/>
            <w:sz w:val="24"/>
            <w:szCs w:val="24"/>
          </w:rPr>
          <w:delText xml:space="preserve"> </w:delText>
        </w:r>
      </w:del>
      <w:r w:rsidRPr="00AF0B2F">
        <w:rPr>
          <w:rFonts w:ascii="Times New Roman" w:hAnsi="Times New Roman" w:cs="Times New Roman"/>
          <w:sz w:val="24"/>
          <w:szCs w:val="24"/>
        </w:rPr>
        <w:t xml:space="preserve">B. was supported by the University of Michigan Life Sciences Fellows </w:t>
      </w:r>
      <w:r>
        <w:rPr>
          <w:rFonts w:ascii="Times New Roman" w:hAnsi="Times New Roman" w:cs="Times New Roman"/>
          <w:sz w:val="24"/>
          <w:szCs w:val="24"/>
        </w:rPr>
        <w:t>P</w:t>
      </w:r>
      <w:r w:rsidRPr="00AF0B2F">
        <w:rPr>
          <w:rFonts w:ascii="Times New Roman" w:hAnsi="Times New Roman" w:cs="Times New Roman"/>
          <w:sz w:val="24"/>
          <w:szCs w:val="24"/>
        </w:rPr>
        <w:t>rogram and the Jean Wright Cohn Endowment Fund at the University of Michigan Museum of Zoology.</w:t>
      </w:r>
      <w:r>
        <w:rPr>
          <w:rFonts w:ascii="Times New Roman" w:hAnsi="Times New Roman" w:cs="Times New Roman"/>
          <w:sz w:val="24"/>
          <w:szCs w:val="24"/>
        </w:rPr>
        <w:t xml:space="preserve"> </w:t>
      </w:r>
      <w:r w:rsidRPr="00EB5534">
        <w:rPr>
          <w:rFonts w:ascii="Times New Roman" w:hAnsi="Times New Roman" w:cs="Times New Roman"/>
          <w:sz w:val="24"/>
          <w:szCs w:val="24"/>
        </w:rPr>
        <w:t>Computations</w:t>
      </w:r>
      <w:r>
        <w:rPr>
          <w:rFonts w:ascii="Times New Roman" w:hAnsi="Times New Roman" w:cs="Times New Roman"/>
          <w:sz w:val="24"/>
          <w:szCs w:val="24"/>
        </w:rPr>
        <w:t xml:space="preserve"> for species tree reconstruction</w:t>
      </w:r>
      <w:r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Pr>
          <w:rFonts w:ascii="Times New Roman" w:hAnsi="Times New Roman" w:cs="Times New Roman"/>
          <w:sz w:val="24"/>
          <w:szCs w:val="24"/>
        </w:rPr>
        <w:t xml:space="preserve">, and the Cornell University Biotechnology Resource Center </w:t>
      </w:r>
      <w:proofErr w:type="spellStart"/>
      <w:r>
        <w:rPr>
          <w:rFonts w:ascii="Times New Roman" w:hAnsi="Times New Roman" w:cs="Times New Roman"/>
          <w:sz w:val="24"/>
          <w:szCs w:val="24"/>
        </w:rPr>
        <w:t>BioHPC</w:t>
      </w:r>
      <w:proofErr w:type="spellEnd"/>
      <w:r>
        <w:rPr>
          <w:rFonts w:ascii="Times New Roman" w:hAnsi="Times New Roman" w:cs="Times New Roman"/>
          <w:sz w:val="24"/>
          <w:szCs w:val="24"/>
        </w:rPr>
        <w:t xml:space="preserve"> (RRID:SCR_021757) with help from Qi Sun. </w:t>
      </w:r>
      <w:r w:rsidRPr="00C75391">
        <w:rPr>
          <w:rFonts w:ascii="Times New Roman" w:hAnsi="Times New Roman" w:cs="Times New Roman"/>
          <w:sz w:val="24"/>
          <w:szCs w:val="24"/>
        </w:rPr>
        <w:t>Bioinformatic analyses</w:t>
      </w:r>
      <w:r>
        <w:rPr>
          <w:rFonts w:ascii="Times New Roman" w:hAnsi="Times New Roman" w:cs="Times New Roman"/>
          <w:sz w:val="24"/>
          <w:szCs w:val="24"/>
        </w:rPr>
        <w:t xml:space="preserve"> for genomic discordance and selection tests</w:t>
      </w:r>
      <w:r w:rsidRPr="00C75391">
        <w:rPr>
          <w:rFonts w:ascii="Times New Roman" w:hAnsi="Times New Roman" w:cs="Times New Roman"/>
          <w:sz w:val="24"/>
          <w:szCs w:val="24"/>
        </w:rPr>
        <w:t xml:space="preserve"> were conducted using the University of Montana </w:t>
      </w:r>
      <w:proofErr w:type="spellStart"/>
      <w:r w:rsidRPr="00C75391">
        <w:rPr>
          <w:rFonts w:ascii="Times New Roman" w:hAnsi="Times New Roman" w:cs="Times New Roman"/>
          <w:sz w:val="24"/>
          <w:szCs w:val="24"/>
        </w:rPr>
        <w:t>Griz</w:t>
      </w:r>
      <w:proofErr w:type="spellEnd"/>
      <w:r w:rsidRPr="00C75391">
        <w:rPr>
          <w:rFonts w:ascii="Times New Roman" w:hAnsi="Times New Roman" w:cs="Times New Roman"/>
          <w:sz w:val="24"/>
          <w:szCs w:val="24"/>
        </w:rPr>
        <w:t xml:space="preserve"> Shared Computing Cluster supported by grants from the NSF (CC-2018112 and OAC-1925267, </w:t>
      </w:r>
      <w:r w:rsidRPr="00C75391">
        <w:rPr>
          <w:rFonts w:ascii="Times New Roman" w:hAnsi="Times New Roman" w:cs="Times New Roman"/>
          <w:sz w:val="24"/>
          <w:szCs w:val="24"/>
        </w:rPr>
        <w:lastRenderedPageBreak/>
        <w:t>J.M.G. co-PI). Any opinions, findings, and conclusions or recommendations expressed in this material are those of the authors and do not necessarily reflect the views of the NSF or the NIH.</w:t>
      </w: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r w:rsidRPr="00197A2B">
        <w:lastRenderedPageBreak/>
        <w:t>Tables</w:t>
      </w:r>
    </w:p>
    <w:p w14:paraId="46AE83D3" w14:textId="6398F5FA" w:rsidR="00231BBB" w:rsidRPr="008C347C" w:rsidRDefault="00F94241" w:rsidP="00F413E3">
      <w:pPr>
        <w:pStyle w:val="Heading3"/>
        <w:rPr>
          <w:del w:id="435" w:author="Thomas, Gregg" w:date="2024-10-01T11:00:00Z" w16du:dateUtc="2024-10-01T15:00:00Z"/>
        </w:rPr>
      </w:pPr>
      <w:del w:id="436" w:author="Thomas, Gregg [2]" w:date="2024-10-16T10:03:00Z" w16du:dateUtc="2024-10-16T14:03:00Z">
        <w:r w:rsidRPr="00197A2B" w:rsidDel="00FE1A83">
          <w:delText xml:space="preserve">Table </w:delText>
        </w:r>
        <w:r w:rsidR="00CC57F4" w:rsidDel="00FE1A83">
          <w:delText>1</w:delText>
        </w:r>
        <w:r w:rsidR="00231BBB" w:rsidRPr="008C347C" w:rsidDel="00FE1A83">
          <w:delText xml:space="preserve">: </w:delText>
        </w:r>
      </w:del>
      <w:del w:id="437" w:author="Thomas, Gregg" w:date="2024-10-01T11:00:00Z" w16du:dateUtc="2024-10-01T15:00:00Z">
        <w:r w:rsidR="00231BBB" w:rsidRPr="008C347C">
          <w:delText xml:space="preserve">All taxa whose genomes were included in this study, the source of the assembly, and the assembly level of each genome. </w:delText>
        </w:r>
        <w:r w:rsidR="00966089">
          <w:delText>For the six samples used in the genome-wide discordance analyses (column 5, except for mm10), we also generated reference-based pseudo-assemblies using the mouse genome (mm10) as the reference.</w:delText>
        </w:r>
      </w:del>
    </w:p>
    <w:tbl>
      <w:tblPr>
        <w:tblW w:w="9576" w:type="dxa"/>
        <w:tblLook w:val="04A0" w:firstRow="1" w:lastRow="0" w:firstColumn="1" w:lastColumn="0" w:noHBand="0" w:noVBand="1"/>
      </w:tblPr>
      <w:tblGrid>
        <w:gridCol w:w="1908"/>
        <w:gridCol w:w="3240"/>
        <w:gridCol w:w="1800"/>
        <w:gridCol w:w="817"/>
        <w:gridCol w:w="1811"/>
      </w:tblGrid>
      <w:tr w:rsidR="00113FE2" w:rsidRPr="00231BBB" w14:paraId="12E8C9AB" w14:textId="77777777" w:rsidTr="00E25CF3">
        <w:trPr>
          <w:trHeight w:val="288"/>
          <w:del w:id="438" w:author="Thomas, Gregg" w:date="2024-10-01T11:00:00Z"/>
        </w:trPr>
        <w:tc>
          <w:tcPr>
            <w:tcW w:w="1908" w:type="dxa"/>
            <w:tcBorders>
              <w:top w:val="single" w:sz="4" w:space="0" w:color="auto"/>
              <w:bottom w:val="single" w:sz="4" w:space="0" w:color="auto"/>
            </w:tcBorders>
            <w:shd w:val="clear" w:color="auto" w:fill="auto"/>
            <w:noWrap/>
            <w:vAlign w:val="bottom"/>
            <w:hideMark/>
          </w:tcPr>
          <w:p w14:paraId="3004108B" w14:textId="77777777" w:rsidR="008C347C" w:rsidRPr="00231BBB" w:rsidRDefault="008C347C" w:rsidP="00F413E3">
            <w:pPr>
              <w:spacing w:after="0" w:line="240" w:lineRule="auto"/>
              <w:jc w:val="both"/>
              <w:rPr>
                <w:del w:id="439" w:author="Thomas, Gregg" w:date="2024-10-01T11:00:00Z" w16du:dateUtc="2024-10-01T15:00:00Z"/>
                <w:rFonts w:ascii="Times New Roman" w:eastAsia="Times New Roman" w:hAnsi="Times New Roman" w:cs="Times New Roman"/>
                <w:b/>
                <w:bCs/>
                <w:color w:val="000000"/>
                <w:sz w:val="24"/>
                <w:szCs w:val="24"/>
              </w:rPr>
            </w:pPr>
            <w:del w:id="440" w:author="Thomas, Gregg" w:date="2024-10-01T11:00:00Z" w16du:dateUtc="2024-10-01T15:00:00Z">
              <w:r w:rsidRPr="00231BBB">
                <w:rPr>
                  <w:rFonts w:ascii="Times New Roman" w:eastAsia="Times New Roman" w:hAnsi="Times New Roman" w:cs="Times New Roman"/>
                  <w:b/>
                  <w:bCs/>
                  <w:color w:val="000000"/>
                  <w:sz w:val="24"/>
                  <w:szCs w:val="24"/>
                </w:rPr>
                <w:delText>Taxon</w:delText>
              </w:r>
            </w:del>
          </w:p>
        </w:tc>
        <w:tc>
          <w:tcPr>
            <w:tcW w:w="3240" w:type="dxa"/>
            <w:tcBorders>
              <w:top w:val="single" w:sz="4" w:space="0" w:color="auto"/>
              <w:bottom w:val="single" w:sz="4" w:space="0" w:color="auto"/>
            </w:tcBorders>
            <w:shd w:val="clear" w:color="auto" w:fill="auto"/>
            <w:noWrap/>
            <w:vAlign w:val="bottom"/>
            <w:hideMark/>
          </w:tcPr>
          <w:p w14:paraId="26FB64A3" w14:textId="77777777" w:rsidR="008C347C" w:rsidRPr="00231BBB" w:rsidRDefault="008C347C" w:rsidP="00F413E3">
            <w:pPr>
              <w:spacing w:after="0" w:line="240" w:lineRule="auto"/>
              <w:jc w:val="both"/>
              <w:rPr>
                <w:del w:id="441" w:author="Thomas, Gregg" w:date="2024-10-01T11:00:00Z" w16du:dateUtc="2024-10-01T15:00:00Z"/>
                <w:rFonts w:ascii="Times New Roman" w:eastAsia="Times New Roman" w:hAnsi="Times New Roman" w:cs="Times New Roman"/>
                <w:b/>
                <w:bCs/>
                <w:color w:val="000000"/>
                <w:sz w:val="24"/>
                <w:szCs w:val="24"/>
              </w:rPr>
            </w:pPr>
            <w:del w:id="442" w:author="Thomas, Gregg" w:date="2024-10-01T11:00:00Z" w16du:dateUtc="2024-10-01T15:00:00Z">
              <w:r w:rsidRPr="00231BBB">
                <w:rPr>
                  <w:rFonts w:ascii="Times New Roman" w:eastAsia="Times New Roman" w:hAnsi="Times New Roman" w:cs="Times New Roman"/>
                  <w:b/>
                  <w:bCs/>
                  <w:color w:val="000000"/>
                  <w:sz w:val="24"/>
                  <w:szCs w:val="24"/>
                </w:rPr>
                <w:delText>Assembly source</w:delText>
              </w:r>
            </w:del>
          </w:p>
        </w:tc>
        <w:tc>
          <w:tcPr>
            <w:tcW w:w="1800" w:type="dxa"/>
            <w:tcBorders>
              <w:top w:val="single" w:sz="4" w:space="0" w:color="auto"/>
              <w:bottom w:val="single" w:sz="4" w:space="0" w:color="auto"/>
            </w:tcBorders>
            <w:shd w:val="clear" w:color="auto" w:fill="auto"/>
            <w:noWrap/>
            <w:vAlign w:val="bottom"/>
            <w:hideMark/>
          </w:tcPr>
          <w:p w14:paraId="15508747" w14:textId="77777777" w:rsidR="008C347C" w:rsidRPr="00231BBB" w:rsidRDefault="008C347C" w:rsidP="00F413E3">
            <w:pPr>
              <w:spacing w:after="0" w:line="240" w:lineRule="auto"/>
              <w:jc w:val="both"/>
              <w:rPr>
                <w:del w:id="443" w:author="Thomas, Gregg" w:date="2024-10-01T11:00:00Z" w16du:dateUtc="2024-10-01T15:00:00Z"/>
                <w:rFonts w:ascii="Times New Roman" w:eastAsia="Times New Roman" w:hAnsi="Times New Roman" w:cs="Times New Roman"/>
                <w:b/>
                <w:bCs/>
                <w:color w:val="000000"/>
                <w:sz w:val="24"/>
                <w:szCs w:val="24"/>
              </w:rPr>
            </w:pPr>
            <w:del w:id="444" w:author="Thomas, Gregg" w:date="2024-10-01T11:00:00Z" w16du:dateUtc="2024-10-01T15:00:00Z">
              <w:r w:rsidRPr="00231BBB">
                <w:rPr>
                  <w:rFonts w:ascii="Times New Roman" w:eastAsia="Times New Roman" w:hAnsi="Times New Roman" w:cs="Times New Roman"/>
                  <w:b/>
                  <w:bCs/>
                  <w:color w:val="000000"/>
                  <w:sz w:val="24"/>
                  <w:szCs w:val="24"/>
                </w:rPr>
                <w:delText>Assembly level</w:delText>
              </w:r>
            </w:del>
          </w:p>
        </w:tc>
        <w:tc>
          <w:tcPr>
            <w:tcW w:w="810" w:type="dxa"/>
            <w:tcBorders>
              <w:top w:val="single" w:sz="4" w:space="0" w:color="auto"/>
              <w:bottom w:val="single" w:sz="4" w:space="0" w:color="auto"/>
            </w:tcBorders>
          </w:tcPr>
          <w:p w14:paraId="4D625BE6" w14:textId="77777777" w:rsidR="002031D5" w:rsidRDefault="002031D5" w:rsidP="002031D5">
            <w:pPr>
              <w:spacing w:after="0" w:line="240" w:lineRule="auto"/>
              <w:rPr>
                <w:del w:id="445" w:author="Thomas, Gregg" w:date="2024-10-01T11:00:00Z" w16du:dateUtc="2024-10-01T15:00:00Z"/>
                <w:rFonts w:ascii="Times New Roman" w:eastAsia="Times New Roman" w:hAnsi="Times New Roman" w:cs="Times New Roman"/>
                <w:b/>
                <w:bCs/>
                <w:color w:val="000000"/>
                <w:sz w:val="24"/>
                <w:szCs w:val="24"/>
              </w:rPr>
            </w:pPr>
          </w:p>
          <w:p w14:paraId="516C6DBB" w14:textId="77777777" w:rsidR="002031D5" w:rsidRDefault="002031D5" w:rsidP="002031D5">
            <w:pPr>
              <w:spacing w:after="0" w:line="240" w:lineRule="auto"/>
              <w:rPr>
                <w:del w:id="446" w:author="Thomas, Gregg" w:date="2024-10-01T11:00:00Z" w16du:dateUtc="2024-10-01T15:00:00Z"/>
                <w:rFonts w:ascii="Times New Roman" w:eastAsia="Times New Roman" w:hAnsi="Times New Roman" w:cs="Times New Roman"/>
                <w:b/>
                <w:bCs/>
                <w:color w:val="000000"/>
                <w:sz w:val="24"/>
                <w:szCs w:val="24"/>
              </w:rPr>
            </w:pPr>
          </w:p>
          <w:p w14:paraId="47BA7D58" w14:textId="77777777" w:rsidR="008C347C" w:rsidRPr="002031D5" w:rsidRDefault="008C347C" w:rsidP="002031D5">
            <w:pPr>
              <w:spacing w:after="0" w:line="240" w:lineRule="auto"/>
              <w:rPr>
                <w:del w:id="447" w:author="Thomas, Gregg" w:date="2024-10-01T11:00:00Z" w16du:dateUtc="2024-10-01T15:00:00Z"/>
                <w:rFonts w:ascii="Times New Roman" w:eastAsia="Times New Roman" w:hAnsi="Times New Roman" w:cs="Times New Roman"/>
                <w:b/>
                <w:bCs/>
                <w:color w:val="000000"/>
                <w:sz w:val="24"/>
                <w:szCs w:val="24"/>
              </w:rPr>
            </w:pPr>
            <w:del w:id="448" w:author="Thomas, Gregg" w:date="2024-10-01T11:00:00Z" w16du:dateUtc="2024-10-01T15:00:00Z">
              <w:r w:rsidRPr="002031D5">
                <w:rPr>
                  <w:rFonts w:ascii="Times New Roman" w:eastAsia="Times New Roman" w:hAnsi="Times New Roman" w:cs="Times New Roman"/>
                  <w:b/>
                  <w:bCs/>
                  <w:color w:val="000000"/>
                  <w:sz w:val="24"/>
                  <w:szCs w:val="24"/>
                </w:rPr>
                <w:delText>No. UCEs</w:delText>
              </w:r>
            </w:del>
          </w:p>
        </w:tc>
        <w:tc>
          <w:tcPr>
            <w:tcW w:w="1818" w:type="dxa"/>
            <w:tcBorders>
              <w:top w:val="single" w:sz="4" w:space="0" w:color="auto"/>
              <w:bottom w:val="single" w:sz="4" w:space="0" w:color="auto"/>
            </w:tcBorders>
          </w:tcPr>
          <w:p w14:paraId="58676DB6" w14:textId="77777777" w:rsidR="008C347C" w:rsidRPr="00231BBB" w:rsidRDefault="008C347C" w:rsidP="00BC53EE">
            <w:pPr>
              <w:spacing w:after="0" w:line="240" w:lineRule="auto"/>
              <w:rPr>
                <w:del w:id="449" w:author="Thomas, Gregg" w:date="2024-10-01T11:00:00Z" w16du:dateUtc="2024-10-01T15:00:00Z"/>
                <w:rFonts w:ascii="Times New Roman" w:eastAsia="Times New Roman" w:hAnsi="Times New Roman" w:cs="Times New Roman"/>
                <w:b/>
                <w:bCs/>
                <w:color w:val="000000"/>
                <w:sz w:val="24"/>
                <w:szCs w:val="24"/>
              </w:rPr>
            </w:pPr>
            <w:del w:id="450" w:author="Thomas, Gregg" w:date="2024-10-01T11:00:00Z" w16du:dateUtc="2024-10-01T15:00:00Z">
              <w:r>
                <w:rPr>
                  <w:rFonts w:ascii="Times New Roman" w:eastAsia="Times New Roman" w:hAnsi="Times New Roman" w:cs="Times New Roman"/>
                  <w:b/>
                  <w:bCs/>
                  <w:color w:val="000000"/>
                  <w:sz w:val="24"/>
                  <w:szCs w:val="24"/>
                </w:rPr>
                <w:delText>Used in genome-wide discordance analyses</w:delText>
              </w:r>
            </w:del>
          </w:p>
        </w:tc>
      </w:tr>
      <w:tr w:rsidR="00113FE2" w:rsidRPr="00231BBB" w14:paraId="25308A9E" w14:textId="77777777" w:rsidTr="008C347C">
        <w:trPr>
          <w:trHeight w:val="288"/>
          <w:del w:id="451" w:author="Thomas, Gregg" w:date="2024-10-01T11:00:00Z"/>
        </w:trPr>
        <w:tc>
          <w:tcPr>
            <w:tcW w:w="1908" w:type="dxa"/>
            <w:tcBorders>
              <w:top w:val="single" w:sz="4" w:space="0" w:color="auto"/>
              <w:bottom w:val="nil"/>
            </w:tcBorders>
            <w:shd w:val="clear" w:color="auto" w:fill="auto"/>
            <w:noWrap/>
            <w:vAlign w:val="bottom"/>
            <w:hideMark/>
          </w:tcPr>
          <w:p w14:paraId="078D63D7" w14:textId="77777777" w:rsidR="008C347C" w:rsidRPr="00231BBB" w:rsidRDefault="008C347C" w:rsidP="00F413E3">
            <w:pPr>
              <w:spacing w:after="0" w:line="240" w:lineRule="auto"/>
              <w:jc w:val="both"/>
              <w:rPr>
                <w:del w:id="452" w:author="Thomas, Gregg" w:date="2024-10-01T11:00:00Z" w16du:dateUtc="2024-10-01T15:00:00Z"/>
                <w:rFonts w:ascii="Times New Roman" w:eastAsia="Times New Roman" w:hAnsi="Times New Roman" w:cs="Times New Roman"/>
                <w:i/>
                <w:iCs/>
                <w:color w:val="000000"/>
                <w:sz w:val="24"/>
                <w:szCs w:val="24"/>
              </w:rPr>
            </w:pPr>
            <w:del w:id="453" w:author="Thomas, Gregg" w:date="2024-10-01T11:00:00Z" w16du:dateUtc="2024-10-01T15:00:00Z">
              <w:r w:rsidRPr="00231BBB">
                <w:rPr>
                  <w:rFonts w:ascii="Times New Roman" w:eastAsia="Times New Roman" w:hAnsi="Times New Roman" w:cs="Times New Roman"/>
                  <w:i/>
                  <w:iCs/>
                  <w:color w:val="000000"/>
                  <w:sz w:val="24"/>
                  <w:szCs w:val="24"/>
                </w:rPr>
                <w:delText>Apodemus speciosus</w:delText>
              </w:r>
            </w:del>
          </w:p>
        </w:tc>
        <w:tc>
          <w:tcPr>
            <w:tcW w:w="3240" w:type="dxa"/>
            <w:tcBorders>
              <w:top w:val="single" w:sz="4" w:space="0" w:color="auto"/>
              <w:bottom w:val="nil"/>
            </w:tcBorders>
            <w:shd w:val="clear" w:color="auto" w:fill="auto"/>
            <w:noWrap/>
            <w:vAlign w:val="bottom"/>
            <w:hideMark/>
          </w:tcPr>
          <w:p w14:paraId="563BE3DB" w14:textId="77777777" w:rsidR="008C347C" w:rsidRPr="00231BBB" w:rsidRDefault="008C347C" w:rsidP="00F413E3">
            <w:pPr>
              <w:spacing w:after="0" w:line="240" w:lineRule="auto"/>
              <w:jc w:val="both"/>
              <w:rPr>
                <w:del w:id="454" w:author="Thomas, Gregg" w:date="2024-10-01T11:00:00Z" w16du:dateUtc="2024-10-01T15:00:00Z"/>
                <w:rFonts w:ascii="Times New Roman" w:eastAsia="Times New Roman" w:hAnsi="Times New Roman" w:cs="Times New Roman"/>
                <w:color w:val="000000"/>
                <w:sz w:val="24"/>
                <w:szCs w:val="24"/>
              </w:rPr>
            </w:pPr>
            <w:del w:id="455" w:author="Thomas, Gregg" w:date="2024-10-01T11:00:00Z" w16du:dateUtc="2024-10-01T15:00:00Z">
              <w:r w:rsidRPr="00231BBB">
                <w:rPr>
                  <w:rFonts w:ascii="Times New Roman" w:eastAsia="Times New Roman" w:hAnsi="Times New Roman" w:cs="Times New Roman"/>
                  <w:color w:val="000000"/>
                  <w:sz w:val="24"/>
                  <w:szCs w:val="24"/>
                </w:rPr>
                <w:delText>GenBank: GCA_002335545.1</w:delText>
              </w:r>
            </w:del>
          </w:p>
        </w:tc>
        <w:tc>
          <w:tcPr>
            <w:tcW w:w="1800" w:type="dxa"/>
            <w:tcBorders>
              <w:top w:val="single" w:sz="4" w:space="0" w:color="auto"/>
              <w:left w:val="nil"/>
              <w:bottom w:val="nil"/>
            </w:tcBorders>
            <w:shd w:val="clear" w:color="auto" w:fill="auto"/>
            <w:noWrap/>
            <w:vAlign w:val="bottom"/>
            <w:hideMark/>
          </w:tcPr>
          <w:p w14:paraId="52A11D9A" w14:textId="77777777" w:rsidR="008C347C" w:rsidRPr="00231BBB" w:rsidRDefault="008C347C" w:rsidP="00F413E3">
            <w:pPr>
              <w:spacing w:after="0" w:line="240" w:lineRule="auto"/>
              <w:jc w:val="both"/>
              <w:rPr>
                <w:del w:id="456" w:author="Thomas, Gregg" w:date="2024-10-01T11:00:00Z" w16du:dateUtc="2024-10-01T15:00:00Z"/>
                <w:rFonts w:ascii="Times New Roman" w:eastAsia="Times New Roman" w:hAnsi="Times New Roman" w:cs="Times New Roman"/>
                <w:color w:val="000000"/>
                <w:sz w:val="24"/>
                <w:szCs w:val="24"/>
              </w:rPr>
            </w:pPr>
            <w:del w:id="457" w:author="Thomas, Gregg" w:date="2024-10-01T11:00:00Z" w16du:dateUtc="2024-10-01T15:00:00Z">
              <w:r w:rsidRPr="00231BBB">
                <w:rPr>
                  <w:rFonts w:ascii="Times New Roman" w:eastAsia="Times New Roman" w:hAnsi="Times New Roman" w:cs="Times New Roman"/>
                  <w:color w:val="000000"/>
                  <w:sz w:val="24"/>
                  <w:szCs w:val="24"/>
                </w:rPr>
                <w:delText>Scaffolds</w:delText>
              </w:r>
            </w:del>
          </w:p>
        </w:tc>
        <w:tc>
          <w:tcPr>
            <w:tcW w:w="810" w:type="dxa"/>
            <w:tcBorders>
              <w:top w:val="single" w:sz="4" w:space="0" w:color="auto"/>
              <w:left w:val="nil"/>
              <w:bottom w:val="nil"/>
            </w:tcBorders>
          </w:tcPr>
          <w:p w14:paraId="09F97D02" w14:textId="77777777" w:rsidR="008C347C" w:rsidRPr="00231BBB" w:rsidRDefault="00A76FC9" w:rsidP="00F413E3">
            <w:pPr>
              <w:spacing w:after="0" w:line="240" w:lineRule="auto"/>
              <w:jc w:val="both"/>
              <w:rPr>
                <w:del w:id="458" w:author="Thomas, Gregg" w:date="2024-10-01T11:00:00Z" w16du:dateUtc="2024-10-01T15:00:00Z"/>
                <w:rFonts w:ascii="Times New Roman" w:eastAsia="Times New Roman" w:hAnsi="Times New Roman" w:cs="Times New Roman"/>
                <w:color w:val="000000"/>
                <w:sz w:val="24"/>
                <w:szCs w:val="24"/>
              </w:rPr>
            </w:pPr>
            <w:del w:id="459" w:author="Thomas, Gregg" w:date="2024-10-01T11:00:00Z" w16du:dateUtc="2024-10-01T15:00:00Z">
              <w:r>
                <w:rPr>
                  <w:rFonts w:ascii="Times New Roman" w:eastAsia="Times New Roman" w:hAnsi="Times New Roman" w:cs="Times New Roman"/>
                  <w:color w:val="000000"/>
                  <w:sz w:val="24"/>
                  <w:szCs w:val="24"/>
                </w:rPr>
                <w:delText>2336</w:delText>
              </w:r>
            </w:del>
          </w:p>
        </w:tc>
        <w:tc>
          <w:tcPr>
            <w:tcW w:w="1818" w:type="dxa"/>
            <w:tcBorders>
              <w:top w:val="single" w:sz="4" w:space="0" w:color="auto"/>
              <w:left w:val="nil"/>
              <w:bottom w:val="nil"/>
            </w:tcBorders>
          </w:tcPr>
          <w:p w14:paraId="433D63F5" w14:textId="77777777" w:rsidR="008C347C" w:rsidRPr="00231BBB" w:rsidRDefault="008C347C" w:rsidP="00F413E3">
            <w:pPr>
              <w:spacing w:after="0" w:line="240" w:lineRule="auto"/>
              <w:jc w:val="both"/>
              <w:rPr>
                <w:del w:id="460" w:author="Thomas, Gregg" w:date="2024-10-01T11:00:00Z" w16du:dateUtc="2024-10-01T15:00:00Z"/>
                <w:rFonts w:ascii="Times New Roman" w:eastAsia="Times New Roman" w:hAnsi="Times New Roman" w:cs="Times New Roman"/>
                <w:color w:val="000000"/>
                <w:sz w:val="24"/>
                <w:szCs w:val="24"/>
              </w:rPr>
            </w:pPr>
          </w:p>
        </w:tc>
      </w:tr>
      <w:tr w:rsidR="00113FE2" w:rsidRPr="00231BBB" w14:paraId="3927920E" w14:textId="77777777" w:rsidTr="008C347C">
        <w:trPr>
          <w:trHeight w:val="288"/>
          <w:del w:id="461" w:author="Thomas, Gregg" w:date="2024-10-01T11:00:00Z"/>
        </w:trPr>
        <w:tc>
          <w:tcPr>
            <w:tcW w:w="1908" w:type="dxa"/>
            <w:tcBorders>
              <w:top w:val="nil"/>
              <w:bottom w:val="nil"/>
            </w:tcBorders>
            <w:shd w:val="clear" w:color="auto" w:fill="auto"/>
            <w:noWrap/>
            <w:vAlign w:val="bottom"/>
            <w:hideMark/>
          </w:tcPr>
          <w:p w14:paraId="5242965B" w14:textId="77777777" w:rsidR="008C347C" w:rsidRPr="00231BBB" w:rsidRDefault="008C347C" w:rsidP="00F413E3">
            <w:pPr>
              <w:spacing w:after="0" w:line="240" w:lineRule="auto"/>
              <w:jc w:val="both"/>
              <w:rPr>
                <w:del w:id="462" w:author="Thomas, Gregg" w:date="2024-10-01T11:00:00Z" w16du:dateUtc="2024-10-01T15:00:00Z"/>
                <w:rFonts w:ascii="Times New Roman" w:eastAsia="Times New Roman" w:hAnsi="Times New Roman" w:cs="Times New Roman"/>
                <w:i/>
                <w:iCs/>
                <w:color w:val="000000"/>
                <w:sz w:val="24"/>
                <w:szCs w:val="24"/>
              </w:rPr>
            </w:pPr>
            <w:del w:id="463" w:author="Thomas, Gregg" w:date="2024-10-01T11:00:00Z" w16du:dateUtc="2024-10-01T15:00:00Z">
              <w:r w:rsidRPr="00231BBB">
                <w:rPr>
                  <w:rFonts w:ascii="Times New Roman" w:eastAsia="Times New Roman" w:hAnsi="Times New Roman" w:cs="Times New Roman"/>
                  <w:i/>
                  <w:iCs/>
                  <w:color w:val="000000"/>
                  <w:sz w:val="24"/>
                  <w:szCs w:val="24"/>
                </w:rPr>
                <w:delText>Apodemus sylvaticus</w:delText>
              </w:r>
            </w:del>
          </w:p>
        </w:tc>
        <w:tc>
          <w:tcPr>
            <w:tcW w:w="3240" w:type="dxa"/>
            <w:tcBorders>
              <w:top w:val="nil"/>
              <w:bottom w:val="nil"/>
            </w:tcBorders>
            <w:shd w:val="clear" w:color="auto" w:fill="auto"/>
            <w:noWrap/>
            <w:vAlign w:val="bottom"/>
            <w:hideMark/>
          </w:tcPr>
          <w:p w14:paraId="5F8EFB6C" w14:textId="77777777" w:rsidR="008C347C" w:rsidRPr="00231BBB" w:rsidRDefault="008C347C" w:rsidP="00F413E3">
            <w:pPr>
              <w:spacing w:after="0" w:line="240" w:lineRule="auto"/>
              <w:jc w:val="both"/>
              <w:rPr>
                <w:del w:id="464" w:author="Thomas, Gregg" w:date="2024-10-01T11:00:00Z" w16du:dateUtc="2024-10-01T15:00:00Z"/>
                <w:rFonts w:ascii="Times New Roman" w:eastAsia="Times New Roman" w:hAnsi="Times New Roman" w:cs="Times New Roman"/>
                <w:color w:val="000000"/>
                <w:sz w:val="24"/>
                <w:szCs w:val="24"/>
              </w:rPr>
            </w:pPr>
            <w:del w:id="465" w:author="Thomas, Gregg" w:date="2024-10-01T11:00:00Z" w16du:dateUtc="2024-10-01T15:00:00Z">
              <w:r w:rsidRPr="00231BBB">
                <w:rPr>
                  <w:rFonts w:ascii="Times New Roman" w:eastAsia="Times New Roman" w:hAnsi="Times New Roman" w:cs="Times New Roman"/>
                  <w:color w:val="000000"/>
                  <w:sz w:val="24"/>
                  <w:szCs w:val="24"/>
                </w:rPr>
                <w:delText>GenBank: GCA_001305905.1</w:delText>
              </w:r>
            </w:del>
          </w:p>
        </w:tc>
        <w:tc>
          <w:tcPr>
            <w:tcW w:w="1800" w:type="dxa"/>
            <w:tcBorders>
              <w:top w:val="nil"/>
              <w:left w:val="nil"/>
              <w:bottom w:val="nil"/>
            </w:tcBorders>
            <w:shd w:val="clear" w:color="auto" w:fill="auto"/>
            <w:noWrap/>
            <w:vAlign w:val="bottom"/>
            <w:hideMark/>
          </w:tcPr>
          <w:p w14:paraId="0B503A53" w14:textId="77777777" w:rsidR="008C347C" w:rsidRPr="00231BBB" w:rsidRDefault="008C347C" w:rsidP="00F413E3">
            <w:pPr>
              <w:spacing w:after="0" w:line="240" w:lineRule="auto"/>
              <w:jc w:val="both"/>
              <w:rPr>
                <w:del w:id="466" w:author="Thomas, Gregg" w:date="2024-10-01T11:00:00Z" w16du:dateUtc="2024-10-01T15:00:00Z"/>
                <w:rFonts w:ascii="Times New Roman" w:eastAsia="Times New Roman" w:hAnsi="Times New Roman" w:cs="Times New Roman"/>
                <w:color w:val="000000"/>
                <w:sz w:val="24"/>
                <w:szCs w:val="24"/>
              </w:rPr>
            </w:pPr>
            <w:del w:id="467" w:author="Thomas, Gregg" w:date="2024-10-01T11:00:00Z" w16du:dateUtc="2024-10-01T15:00:00Z">
              <w:r w:rsidRPr="00231BBB">
                <w:rPr>
                  <w:rFonts w:ascii="Times New Roman" w:eastAsia="Times New Roman" w:hAnsi="Times New Roman" w:cs="Times New Roman"/>
                  <w:color w:val="000000"/>
                  <w:sz w:val="24"/>
                  <w:szCs w:val="24"/>
                </w:rPr>
                <w:delText>Scaffolds</w:delText>
              </w:r>
            </w:del>
          </w:p>
        </w:tc>
        <w:tc>
          <w:tcPr>
            <w:tcW w:w="810" w:type="dxa"/>
            <w:tcBorders>
              <w:top w:val="nil"/>
              <w:left w:val="nil"/>
              <w:bottom w:val="nil"/>
            </w:tcBorders>
          </w:tcPr>
          <w:p w14:paraId="1FDA3EB2" w14:textId="77777777" w:rsidR="008C347C" w:rsidRPr="00231BBB" w:rsidRDefault="00A76FC9" w:rsidP="00F413E3">
            <w:pPr>
              <w:spacing w:after="0" w:line="240" w:lineRule="auto"/>
              <w:jc w:val="both"/>
              <w:rPr>
                <w:del w:id="468" w:author="Thomas, Gregg" w:date="2024-10-01T11:00:00Z" w16du:dateUtc="2024-10-01T15:00:00Z"/>
                <w:rFonts w:ascii="Times New Roman" w:eastAsia="Times New Roman" w:hAnsi="Times New Roman" w:cs="Times New Roman"/>
                <w:color w:val="000000"/>
                <w:sz w:val="24"/>
                <w:szCs w:val="24"/>
              </w:rPr>
            </w:pPr>
            <w:del w:id="469" w:author="Thomas, Gregg" w:date="2024-10-01T11:00:00Z" w16du:dateUtc="2024-10-01T15:00:00Z">
              <w:r>
                <w:rPr>
                  <w:rFonts w:ascii="Times New Roman" w:eastAsia="Times New Roman" w:hAnsi="Times New Roman" w:cs="Times New Roman"/>
                  <w:color w:val="000000"/>
                  <w:sz w:val="24"/>
                  <w:szCs w:val="24"/>
                </w:rPr>
                <w:delText>2510</w:delText>
              </w:r>
            </w:del>
          </w:p>
        </w:tc>
        <w:tc>
          <w:tcPr>
            <w:tcW w:w="1818" w:type="dxa"/>
            <w:tcBorders>
              <w:top w:val="nil"/>
              <w:left w:val="nil"/>
              <w:bottom w:val="nil"/>
            </w:tcBorders>
          </w:tcPr>
          <w:p w14:paraId="12A40384" w14:textId="77777777" w:rsidR="008C347C" w:rsidRPr="00231BBB" w:rsidRDefault="008C347C" w:rsidP="00F413E3">
            <w:pPr>
              <w:spacing w:after="0" w:line="240" w:lineRule="auto"/>
              <w:jc w:val="both"/>
              <w:rPr>
                <w:del w:id="470" w:author="Thomas, Gregg" w:date="2024-10-01T11:00:00Z" w16du:dateUtc="2024-10-01T15:00:00Z"/>
                <w:rFonts w:ascii="Times New Roman" w:eastAsia="Times New Roman" w:hAnsi="Times New Roman" w:cs="Times New Roman"/>
                <w:color w:val="000000"/>
                <w:sz w:val="24"/>
                <w:szCs w:val="24"/>
              </w:rPr>
            </w:pPr>
          </w:p>
        </w:tc>
      </w:tr>
      <w:tr w:rsidR="00113FE2" w:rsidRPr="00231BBB" w14:paraId="3B67F437" w14:textId="77777777" w:rsidTr="008C347C">
        <w:trPr>
          <w:trHeight w:val="288"/>
          <w:del w:id="471" w:author="Thomas, Gregg" w:date="2024-10-01T11:00:00Z"/>
        </w:trPr>
        <w:tc>
          <w:tcPr>
            <w:tcW w:w="1908" w:type="dxa"/>
            <w:tcBorders>
              <w:top w:val="nil"/>
              <w:bottom w:val="nil"/>
            </w:tcBorders>
            <w:shd w:val="clear" w:color="auto" w:fill="auto"/>
            <w:noWrap/>
            <w:vAlign w:val="bottom"/>
            <w:hideMark/>
          </w:tcPr>
          <w:p w14:paraId="3E1AF848" w14:textId="77777777" w:rsidR="008C347C" w:rsidRPr="00231BBB" w:rsidRDefault="008C347C" w:rsidP="00F413E3">
            <w:pPr>
              <w:spacing w:after="0" w:line="240" w:lineRule="auto"/>
              <w:jc w:val="both"/>
              <w:rPr>
                <w:del w:id="472" w:author="Thomas, Gregg" w:date="2024-10-01T11:00:00Z" w16du:dateUtc="2024-10-01T15:00:00Z"/>
                <w:rFonts w:ascii="Times New Roman" w:eastAsia="Times New Roman" w:hAnsi="Times New Roman" w:cs="Times New Roman"/>
                <w:i/>
                <w:iCs/>
                <w:color w:val="000000"/>
                <w:sz w:val="24"/>
                <w:szCs w:val="24"/>
              </w:rPr>
            </w:pPr>
            <w:del w:id="473" w:author="Thomas, Gregg" w:date="2024-10-01T11:00:00Z" w16du:dateUtc="2024-10-01T15:00:00Z">
              <w:r w:rsidRPr="00231BBB">
                <w:rPr>
                  <w:rFonts w:ascii="Times New Roman" w:eastAsia="Times New Roman" w:hAnsi="Times New Roman" w:cs="Times New Roman"/>
                  <w:i/>
                  <w:iCs/>
                  <w:color w:val="000000"/>
                  <w:sz w:val="24"/>
                  <w:szCs w:val="24"/>
                </w:rPr>
                <w:delText>Arvicanthis niloticus</w:delText>
              </w:r>
            </w:del>
          </w:p>
        </w:tc>
        <w:tc>
          <w:tcPr>
            <w:tcW w:w="3240" w:type="dxa"/>
            <w:tcBorders>
              <w:top w:val="nil"/>
              <w:bottom w:val="nil"/>
            </w:tcBorders>
            <w:shd w:val="clear" w:color="auto" w:fill="auto"/>
            <w:noWrap/>
            <w:vAlign w:val="bottom"/>
            <w:hideMark/>
          </w:tcPr>
          <w:p w14:paraId="2BB3A9CA" w14:textId="77777777" w:rsidR="008C347C" w:rsidRPr="00231BBB" w:rsidRDefault="008C347C" w:rsidP="00F413E3">
            <w:pPr>
              <w:spacing w:after="0" w:line="240" w:lineRule="auto"/>
              <w:jc w:val="both"/>
              <w:rPr>
                <w:del w:id="474" w:author="Thomas, Gregg" w:date="2024-10-01T11:00:00Z" w16du:dateUtc="2024-10-01T15:00:00Z"/>
                <w:rFonts w:ascii="Times New Roman" w:eastAsia="Times New Roman" w:hAnsi="Times New Roman" w:cs="Times New Roman"/>
                <w:color w:val="000000"/>
                <w:sz w:val="24"/>
                <w:szCs w:val="24"/>
              </w:rPr>
            </w:pPr>
            <w:del w:id="475" w:author="Thomas, Gregg" w:date="2024-10-01T11:00:00Z" w16du:dateUtc="2024-10-01T15:00:00Z">
              <w:r w:rsidRPr="00231BBB">
                <w:rPr>
                  <w:rFonts w:ascii="Times New Roman" w:eastAsia="Times New Roman" w:hAnsi="Times New Roman" w:cs="Times New Roman"/>
                  <w:color w:val="000000"/>
                  <w:sz w:val="24"/>
                  <w:szCs w:val="24"/>
                </w:rPr>
                <w:delText>GenBank: GCA_011762505.1</w:delText>
              </w:r>
            </w:del>
          </w:p>
        </w:tc>
        <w:tc>
          <w:tcPr>
            <w:tcW w:w="1800" w:type="dxa"/>
            <w:tcBorders>
              <w:top w:val="nil"/>
              <w:left w:val="nil"/>
              <w:bottom w:val="nil"/>
            </w:tcBorders>
            <w:shd w:val="clear" w:color="auto" w:fill="auto"/>
            <w:noWrap/>
            <w:vAlign w:val="bottom"/>
            <w:hideMark/>
          </w:tcPr>
          <w:p w14:paraId="268576BD" w14:textId="77777777" w:rsidR="008C347C" w:rsidRPr="00231BBB" w:rsidRDefault="008C347C" w:rsidP="00F413E3">
            <w:pPr>
              <w:spacing w:after="0" w:line="240" w:lineRule="auto"/>
              <w:jc w:val="both"/>
              <w:rPr>
                <w:del w:id="476" w:author="Thomas, Gregg" w:date="2024-10-01T11:00:00Z" w16du:dateUtc="2024-10-01T15:00:00Z"/>
                <w:rFonts w:ascii="Times New Roman" w:eastAsia="Times New Roman" w:hAnsi="Times New Roman" w:cs="Times New Roman"/>
                <w:color w:val="000000"/>
                <w:sz w:val="24"/>
                <w:szCs w:val="24"/>
              </w:rPr>
            </w:pPr>
            <w:del w:id="477"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6928E7A8" w14:textId="77777777" w:rsidR="008C347C" w:rsidRPr="00231BBB" w:rsidRDefault="00A76FC9" w:rsidP="00F413E3">
            <w:pPr>
              <w:spacing w:after="0" w:line="240" w:lineRule="auto"/>
              <w:jc w:val="both"/>
              <w:rPr>
                <w:del w:id="478" w:author="Thomas, Gregg" w:date="2024-10-01T11:00:00Z" w16du:dateUtc="2024-10-01T15:00:00Z"/>
                <w:rFonts w:ascii="Times New Roman" w:eastAsia="Times New Roman" w:hAnsi="Times New Roman" w:cs="Times New Roman"/>
                <w:color w:val="000000"/>
                <w:sz w:val="24"/>
                <w:szCs w:val="24"/>
              </w:rPr>
            </w:pPr>
            <w:del w:id="479" w:author="Thomas, Gregg" w:date="2024-10-01T11:00:00Z" w16du:dateUtc="2024-10-01T15:00:00Z">
              <w:r>
                <w:rPr>
                  <w:rFonts w:ascii="Times New Roman" w:eastAsia="Times New Roman" w:hAnsi="Times New Roman" w:cs="Times New Roman"/>
                  <w:color w:val="000000"/>
                  <w:sz w:val="24"/>
                  <w:szCs w:val="24"/>
                </w:rPr>
                <w:delText>2563</w:delText>
              </w:r>
            </w:del>
          </w:p>
        </w:tc>
        <w:tc>
          <w:tcPr>
            <w:tcW w:w="1818" w:type="dxa"/>
            <w:tcBorders>
              <w:top w:val="nil"/>
              <w:left w:val="nil"/>
              <w:bottom w:val="nil"/>
            </w:tcBorders>
          </w:tcPr>
          <w:p w14:paraId="614BFE4F" w14:textId="77777777" w:rsidR="008C347C" w:rsidRPr="00231BBB" w:rsidRDefault="008C347C" w:rsidP="00F413E3">
            <w:pPr>
              <w:spacing w:after="0" w:line="240" w:lineRule="auto"/>
              <w:jc w:val="both"/>
              <w:rPr>
                <w:del w:id="480" w:author="Thomas, Gregg" w:date="2024-10-01T11:00:00Z" w16du:dateUtc="2024-10-01T15:00:00Z"/>
                <w:rFonts w:ascii="Times New Roman" w:eastAsia="Times New Roman" w:hAnsi="Times New Roman" w:cs="Times New Roman"/>
                <w:color w:val="000000"/>
                <w:sz w:val="24"/>
                <w:szCs w:val="24"/>
              </w:rPr>
            </w:pPr>
          </w:p>
        </w:tc>
      </w:tr>
      <w:tr w:rsidR="00113FE2" w:rsidRPr="00231BBB" w14:paraId="1778F6F0" w14:textId="77777777" w:rsidTr="008C347C">
        <w:trPr>
          <w:trHeight w:val="288"/>
          <w:del w:id="481" w:author="Thomas, Gregg" w:date="2024-10-01T11:00:00Z"/>
        </w:trPr>
        <w:tc>
          <w:tcPr>
            <w:tcW w:w="1908" w:type="dxa"/>
            <w:tcBorders>
              <w:top w:val="nil"/>
              <w:bottom w:val="nil"/>
            </w:tcBorders>
            <w:shd w:val="clear" w:color="auto" w:fill="auto"/>
            <w:noWrap/>
            <w:vAlign w:val="bottom"/>
            <w:hideMark/>
          </w:tcPr>
          <w:p w14:paraId="1E10C1D1" w14:textId="77777777" w:rsidR="008C347C" w:rsidRPr="00231BBB" w:rsidRDefault="008C347C" w:rsidP="00F413E3">
            <w:pPr>
              <w:spacing w:after="0" w:line="240" w:lineRule="auto"/>
              <w:jc w:val="both"/>
              <w:rPr>
                <w:del w:id="482" w:author="Thomas, Gregg" w:date="2024-10-01T11:00:00Z" w16du:dateUtc="2024-10-01T15:00:00Z"/>
                <w:rFonts w:ascii="Times New Roman" w:eastAsia="Times New Roman" w:hAnsi="Times New Roman" w:cs="Times New Roman"/>
                <w:i/>
                <w:iCs/>
                <w:color w:val="000000"/>
                <w:sz w:val="24"/>
                <w:szCs w:val="24"/>
              </w:rPr>
            </w:pPr>
            <w:del w:id="483" w:author="Thomas, Gregg" w:date="2024-10-01T11:00:00Z" w16du:dateUtc="2024-10-01T15:00:00Z">
              <w:r w:rsidRPr="00231BBB">
                <w:rPr>
                  <w:rFonts w:ascii="Times New Roman" w:eastAsia="Times New Roman" w:hAnsi="Times New Roman" w:cs="Times New Roman"/>
                  <w:i/>
                  <w:iCs/>
                  <w:color w:val="000000"/>
                  <w:sz w:val="24"/>
                  <w:szCs w:val="24"/>
                </w:rPr>
                <w:delText>Grammomys dolichurus</w:delText>
              </w:r>
            </w:del>
          </w:p>
        </w:tc>
        <w:tc>
          <w:tcPr>
            <w:tcW w:w="3240" w:type="dxa"/>
            <w:tcBorders>
              <w:top w:val="nil"/>
              <w:bottom w:val="nil"/>
            </w:tcBorders>
            <w:shd w:val="clear" w:color="auto" w:fill="auto"/>
            <w:noWrap/>
            <w:vAlign w:val="bottom"/>
            <w:hideMark/>
          </w:tcPr>
          <w:p w14:paraId="03E82E9E" w14:textId="77777777" w:rsidR="008C347C" w:rsidRPr="00231BBB" w:rsidRDefault="00A76FC9" w:rsidP="00F413E3">
            <w:pPr>
              <w:spacing w:after="0" w:line="240" w:lineRule="auto"/>
              <w:jc w:val="both"/>
              <w:rPr>
                <w:del w:id="484" w:author="Thomas, Gregg" w:date="2024-10-01T11:00:00Z" w16du:dateUtc="2024-10-01T15:00:00Z"/>
                <w:rFonts w:ascii="Times New Roman" w:eastAsia="Times New Roman" w:hAnsi="Times New Roman" w:cs="Times New Roman"/>
                <w:color w:val="000000"/>
                <w:sz w:val="24"/>
                <w:szCs w:val="24"/>
              </w:rPr>
            </w:pPr>
            <w:del w:id="485" w:author="Thomas, Gregg" w:date="2024-10-01T11:00:00Z" w16du:dateUtc="2024-10-01T15:00:00Z">
              <w:r>
                <w:rPr>
                  <w:rFonts w:ascii="Times New Roman" w:eastAsia="Times New Roman" w:hAnsi="Times New Roman" w:cs="Times New Roman"/>
                  <w:color w:val="000000"/>
                  <w:sz w:val="24"/>
                  <w:szCs w:val="24"/>
                </w:rPr>
                <w:delText xml:space="preserve">Kumon et al., 2021: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nil"/>
            </w:tcBorders>
            <w:shd w:val="clear" w:color="auto" w:fill="auto"/>
            <w:noWrap/>
            <w:vAlign w:val="bottom"/>
            <w:hideMark/>
          </w:tcPr>
          <w:p w14:paraId="7D512602" w14:textId="77777777" w:rsidR="008C347C" w:rsidRPr="00231BBB" w:rsidRDefault="008C347C" w:rsidP="00F413E3">
            <w:pPr>
              <w:spacing w:after="0" w:line="240" w:lineRule="auto"/>
              <w:jc w:val="both"/>
              <w:rPr>
                <w:del w:id="486" w:author="Thomas, Gregg" w:date="2024-10-01T11:00:00Z" w16du:dateUtc="2024-10-01T15:00:00Z"/>
                <w:rFonts w:ascii="Times New Roman" w:eastAsia="Times New Roman" w:hAnsi="Times New Roman" w:cs="Times New Roman"/>
                <w:color w:val="000000"/>
                <w:sz w:val="24"/>
                <w:szCs w:val="24"/>
              </w:rPr>
            </w:pPr>
            <w:del w:id="487"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2D2C06ED" w14:textId="77777777" w:rsidR="008C347C" w:rsidRPr="00231BBB" w:rsidRDefault="00A76FC9" w:rsidP="00F413E3">
            <w:pPr>
              <w:spacing w:after="0" w:line="240" w:lineRule="auto"/>
              <w:jc w:val="both"/>
              <w:rPr>
                <w:del w:id="488" w:author="Thomas, Gregg" w:date="2024-10-01T11:00:00Z" w16du:dateUtc="2024-10-01T15:00:00Z"/>
                <w:rFonts w:ascii="Times New Roman" w:eastAsia="Times New Roman" w:hAnsi="Times New Roman" w:cs="Times New Roman"/>
                <w:color w:val="000000"/>
                <w:sz w:val="24"/>
                <w:szCs w:val="24"/>
              </w:rPr>
            </w:pPr>
            <w:del w:id="489" w:author="Thomas, Gregg" w:date="2024-10-01T11:00:00Z" w16du:dateUtc="2024-10-01T15:00:00Z">
              <w:r>
                <w:rPr>
                  <w:rFonts w:ascii="Times New Roman" w:eastAsia="Times New Roman" w:hAnsi="Times New Roman" w:cs="Times New Roman"/>
                  <w:color w:val="000000"/>
                  <w:sz w:val="24"/>
                  <w:szCs w:val="24"/>
                </w:rPr>
                <w:delText>2395</w:delText>
              </w:r>
            </w:del>
          </w:p>
        </w:tc>
        <w:tc>
          <w:tcPr>
            <w:tcW w:w="1818" w:type="dxa"/>
            <w:tcBorders>
              <w:top w:val="nil"/>
              <w:left w:val="nil"/>
              <w:bottom w:val="nil"/>
            </w:tcBorders>
          </w:tcPr>
          <w:p w14:paraId="0D1270AB" w14:textId="77777777" w:rsidR="008C347C" w:rsidRPr="00231BBB" w:rsidRDefault="008C347C" w:rsidP="00F413E3">
            <w:pPr>
              <w:spacing w:after="0" w:line="240" w:lineRule="auto"/>
              <w:jc w:val="both"/>
              <w:rPr>
                <w:del w:id="490" w:author="Thomas, Gregg" w:date="2024-10-01T11:00:00Z" w16du:dateUtc="2024-10-01T15:00:00Z"/>
                <w:rFonts w:ascii="Times New Roman" w:eastAsia="Times New Roman" w:hAnsi="Times New Roman" w:cs="Times New Roman"/>
                <w:color w:val="000000"/>
                <w:sz w:val="24"/>
                <w:szCs w:val="24"/>
              </w:rPr>
            </w:pPr>
            <w:del w:id="491" w:author="Thomas, Gregg" w:date="2024-10-01T11:00:00Z" w16du:dateUtc="2024-10-01T15:00:00Z">
              <w:r>
                <w:rPr>
                  <w:rFonts w:ascii="Times New Roman" w:eastAsia="Times New Roman" w:hAnsi="Times New Roman" w:cs="Times New Roman"/>
                  <w:color w:val="000000"/>
                  <w:sz w:val="24"/>
                  <w:szCs w:val="24"/>
                </w:rPr>
                <w:delText>*</w:delText>
              </w:r>
            </w:del>
          </w:p>
        </w:tc>
      </w:tr>
      <w:tr w:rsidR="00113FE2" w:rsidRPr="00231BBB" w14:paraId="41A141FA" w14:textId="77777777" w:rsidTr="008C347C">
        <w:trPr>
          <w:trHeight w:val="288"/>
          <w:del w:id="492" w:author="Thomas, Gregg" w:date="2024-10-01T11:00:00Z"/>
        </w:trPr>
        <w:tc>
          <w:tcPr>
            <w:tcW w:w="1908" w:type="dxa"/>
            <w:tcBorders>
              <w:top w:val="nil"/>
              <w:bottom w:val="nil"/>
            </w:tcBorders>
            <w:shd w:val="clear" w:color="auto" w:fill="auto"/>
            <w:noWrap/>
            <w:vAlign w:val="bottom"/>
            <w:hideMark/>
          </w:tcPr>
          <w:p w14:paraId="16A60C1D" w14:textId="77777777" w:rsidR="008C347C" w:rsidRPr="00231BBB" w:rsidRDefault="008C347C" w:rsidP="00F413E3">
            <w:pPr>
              <w:spacing w:after="0" w:line="240" w:lineRule="auto"/>
              <w:jc w:val="both"/>
              <w:rPr>
                <w:del w:id="493" w:author="Thomas, Gregg" w:date="2024-10-01T11:00:00Z" w16du:dateUtc="2024-10-01T15:00:00Z"/>
                <w:rFonts w:ascii="Times New Roman" w:eastAsia="Times New Roman" w:hAnsi="Times New Roman" w:cs="Times New Roman"/>
                <w:i/>
                <w:iCs/>
                <w:color w:val="000000"/>
                <w:sz w:val="24"/>
                <w:szCs w:val="24"/>
              </w:rPr>
            </w:pPr>
            <w:del w:id="494" w:author="Thomas, Gregg" w:date="2024-10-01T11:00:00Z" w16du:dateUtc="2024-10-01T15:00:00Z">
              <w:r w:rsidRPr="00231BBB">
                <w:rPr>
                  <w:rFonts w:ascii="Times New Roman" w:eastAsia="Times New Roman" w:hAnsi="Times New Roman" w:cs="Times New Roman"/>
                  <w:i/>
                  <w:iCs/>
                  <w:color w:val="000000"/>
                  <w:sz w:val="24"/>
                  <w:szCs w:val="24"/>
                </w:rPr>
                <w:delText>Hylomyscus alleni</w:delText>
              </w:r>
            </w:del>
          </w:p>
        </w:tc>
        <w:tc>
          <w:tcPr>
            <w:tcW w:w="3240" w:type="dxa"/>
            <w:tcBorders>
              <w:top w:val="nil"/>
              <w:bottom w:val="nil"/>
            </w:tcBorders>
            <w:shd w:val="clear" w:color="auto" w:fill="auto"/>
            <w:noWrap/>
            <w:vAlign w:val="bottom"/>
            <w:hideMark/>
          </w:tcPr>
          <w:p w14:paraId="7B2B6D7A" w14:textId="77777777" w:rsidR="008C347C" w:rsidRPr="00231BBB" w:rsidRDefault="00A76FC9" w:rsidP="00F413E3">
            <w:pPr>
              <w:spacing w:after="0" w:line="240" w:lineRule="auto"/>
              <w:jc w:val="both"/>
              <w:rPr>
                <w:del w:id="495" w:author="Thomas, Gregg" w:date="2024-10-01T11:00:00Z" w16du:dateUtc="2024-10-01T15:00:00Z"/>
                <w:rFonts w:ascii="Times New Roman" w:eastAsia="Times New Roman" w:hAnsi="Times New Roman" w:cs="Times New Roman"/>
                <w:color w:val="000000"/>
                <w:sz w:val="24"/>
                <w:szCs w:val="24"/>
              </w:rPr>
            </w:pPr>
            <w:del w:id="496" w:author="Thomas, Gregg" w:date="2024-10-01T11:00:00Z" w16du:dateUtc="2024-10-01T15:00:00Z">
              <w:r>
                <w:rPr>
                  <w:rFonts w:ascii="Times New Roman" w:eastAsia="Times New Roman" w:hAnsi="Times New Roman" w:cs="Times New Roman"/>
                  <w:color w:val="000000"/>
                  <w:sz w:val="24"/>
                  <w:szCs w:val="24"/>
                </w:rPr>
                <w:delText xml:space="preserve">Kumon et al., 2021: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nil"/>
            </w:tcBorders>
            <w:shd w:val="clear" w:color="auto" w:fill="auto"/>
            <w:noWrap/>
            <w:vAlign w:val="bottom"/>
            <w:hideMark/>
          </w:tcPr>
          <w:p w14:paraId="4C13E352" w14:textId="77777777" w:rsidR="008C347C" w:rsidRPr="00231BBB" w:rsidRDefault="008C347C" w:rsidP="00F413E3">
            <w:pPr>
              <w:spacing w:after="0" w:line="240" w:lineRule="auto"/>
              <w:jc w:val="both"/>
              <w:rPr>
                <w:del w:id="497" w:author="Thomas, Gregg" w:date="2024-10-01T11:00:00Z" w16du:dateUtc="2024-10-01T15:00:00Z"/>
                <w:rFonts w:ascii="Times New Roman" w:eastAsia="Times New Roman" w:hAnsi="Times New Roman" w:cs="Times New Roman"/>
                <w:color w:val="000000"/>
                <w:sz w:val="24"/>
                <w:szCs w:val="24"/>
              </w:rPr>
            </w:pPr>
            <w:del w:id="498"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3204A053" w14:textId="77777777" w:rsidR="008C347C" w:rsidRPr="00231BBB" w:rsidRDefault="00A76FC9" w:rsidP="00F413E3">
            <w:pPr>
              <w:spacing w:after="0" w:line="240" w:lineRule="auto"/>
              <w:jc w:val="both"/>
              <w:rPr>
                <w:del w:id="499" w:author="Thomas, Gregg" w:date="2024-10-01T11:00:00Z" w16du:dateUtc="2024-10-01T15:00:00Z"/>
                <w:rFonts w:ascii="Times New Roman" w:eastAsia="Times New Roman" w:hAnsi="Times New Roman" w:cs="Times New Roman"/>
                <w:color w:val="000000"/>
                <w:sz w:val="24"/>
                <w:szCs w:val="24"/>
              </w:rPr>
            </w:pPr>
            <w:del w:id="500" w:author="Thomas, Gregg" w:date="2024-10-01T11:00:00Z" w16du:dateUtc="2024-10-01T15:00:00Z">
              <w:r>
                <w:rPr>
                  <w:rFonts w:ascii="Times New Roman" w:eastAsia="Times New Roman" w:hAnsi="Times New Roman" w:cs="Times New Roman"/>
                  <w:color w:val="000000"/>
                  <w:sz w:val="24"/>
                  <w:szCs w:val="24"/>
                </w:rPr>
                <w:delText>2392</w:delText>
              </w:r>
            </w:del>
          </w:p>
        </w:tc>
        <w:tc>
          <w:tcPr>
            <w:tcW w:w="1818" w:type="dxa"/>
            <w:tcBorders>
              <w:top w:val="nil"/>
              <w:left w:val="nil"/>
              <w:bottom w:val="nil"/>
            </w:tcBorders>
          </w:tcPr>
          <w:p w14:paraId="76875A54" w14:textId="77777777" w:rsidR="008C347C" w:rsidRPr="00231BBB" w:rsidRDefault="008C347C" w:rsidP="00F413E3">
            <w:pPr>
              <w:spacing w:after="0" w:line="240" w:lineRule="auto"/>
              <w:jc w:val="both"/>
              <w:rPr>
                <w:del w:id="501" w:author="Thomas, Gregg" w:date="2024-10-01T11:00:00Z" w16du:dateUtc="2024-10-01T15:00:00Z"/>
                <w:rFonts w:ascii="Times New Roman" w:eastAsia="Times New Roman" w:hAnsi="Times New Roman" w:cs="Times New Roman"/>
                <w:color w:val="000000"/>
                <w:sz w:val="24"/>
                <w:szCs w:val="24"/>
              </w:rPr>
            </w:pPr>
            <w:del w:id="502" w:author="Thomas, Gregg" w:date="2024-10-01T11:00:00Z" w16du:dateUtc="2024-10-01T15:00:00Z">
              <w:r>
                <w:rPr>
                  <w:rFonts w:ascii="Times New Roman" w:eastAsia="Times New Roman" w:hAnsi="Times New Roman" w:cs="Times New Roman"/>
                  <w:color w:val="000000"/>
                  <w:sz w:val="24"/>
                  <w:szCs w:val="24"/>
                </w:rPr>
                <w:delText>*</w:delText>
              </w:r>
            </w:del>
          </w:p>
        </w:tc>
      </w:tr>
      <w:tr w:rsidR="00113FE2" w:rsidRPr="00231BBB" w14:paraId="0A61170A" w14:textId="77777777" w:rsidTr="008C347C">
        <w:trPr>
          <w:trHeight w:val="288"/>
          <w:del w:id="503" w:author="Thomas, Gregg" w:date="2024-10-01T11:00:00Z"/>
        </w:trPr>
        <w:tc>
          <w:tcPr>
            <w:tcW w:w="1908" w:type="dxa"/>
            <w:tcBorders>
              <w:top w:val="nil"/>
              <w:bottom w:val="nil"/>
            </w:tcBorders>
            <w:shd w:val="clear" w:color="auto" w:fill="auto"/>
            <w:noWrap/>
            <w:vAlign w:val="bottom"/>
            <w:hideMark/>
          </w:tcPr>
          <w:p w14:paraId="626CD83A" w14:textId="77777777" w:rsidR="008C347C" w:rsidRPr="00231BBB" w:rsidRDefault="008C347C" w:rsidP="00F413E3">
            <w:pPr>
              <w:spacing w:after="0" w:line="240" w:lineRule="auto"/>
              <w:jc w:val="both"/>
              <w:rPr>
                <w:del w:id="504" w:author="Thomas, Gregg" w:date="2024-10-01T11:00:00Z" w16du:dateUtc="2024-10-01T15:00:00Z"/>
                <w:rFonts w:ascii="Times New Roman" w:eastAsia="Times New Roman" w:hAnsi="Times New Roman" w:cs="Times New Roman"/>
                <w:i/>
                <w:iCs/>
                <w:color w:val="000000"/>
                <w:sz w:val="24"/>
                <w:szCs w:val="24"/>
              </w:rPr>
            </w:pPr>
            <w:del w:id="505" w:author="Thomas, Gregg" w:date="2024-10-01T11:00:00Z" w16du:dateUtc="2024-10-01T15:00:00Z">
              <w:r w:rsidRPr="00231BBB">
                <w:rPr>
                  <w:rFonts w:ascii="Times New Roman" w:eastAsia="Times New Roman" w:hAnsi="Times New Roman" w:cs="Times New Roman"/>
                  <w:i/>
                  <w:iCs/>
                  <w:color w:val="000000"/>
                  <w:sz w:val="24"/>
                  <w:szCs w:val="24"/>
                </w:rPr>
                <w:delText>Mastomys natalensis</w:delText>
              </w:r>
            </w:del>
          </w:p>
        </w:tc>
        <w:tc>
          <w:tcPr>
            <w:tcW w:w="3240" w:type="dxa"/>
            <w:tcBorders>
              <w:top w:val="nil"/>
              <w:bottom w:val="nil"/>
            </w:tcBorders>
            <w:shd w:val="clear" w:color="auto" w:fill="auto"/>
            <w:noWrap/>
            <w:vAlign w:val="bottom"/>
            <w:hideMark/>
          </w:tcPr>
          <w:p w14:paraId="04B0230F" w14:textId="77777777" w:rsidR="008C347C" w:rsidRPr="00231BBB" w:rsidRDefault="00A76FC9" w:rsidP="00F413E3">
            <w:pPr>
              <w:spacing w:after="0" w:line="240" w:lineRule="auto"/>
              <w:jc w:val="both"/>
              <w:rPr>
                <w:del w:id="506" w:author="Thomas, Gregg" w:date="2024-10-01T11:00:00Z" w16du:dateUtc="2024-10-01T15:00:00Z"/>
                <w:rFonts w:ascii="Times New Roman" w:eastAsia="Times New Roman" w:hAnsi="Times New Roman" w:cs="Times New Roman"/>
                <w:color w:val="000000"/>
                <w:sz w:val="24"/>
                <w:szCs w:val="24"/>
              </w:rPr>
            </w:pPr>
            <w:del w:id="507" w:author="Thomas, Gregg" w:date="2024-10-01T11:00:00Z" w16du:dateUtc="2024-10-01T15:00:00Z">
              <w:r>
                <w:rPr>
                  <w:rFonts w:ascii="Times New Roman" w:eastAsia="Times New Roman" w:hAnsi="Times New Roman" w:cs="Times New Roman"/>
                  <w:color w:val="000000"/>
                  <w:sz w:val="24"/>
                  <w:szCs w:val="24"/>
                </w:rPr>
                <w:delText xml:space="preserve">Kumon et al., 2021: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nil"/>
            </w:tcBorders>
            <w:shd w:val="clear" w:color="auto" w:fill="auto"/>
            <w:noWrap/>
            <w:vAlign w:val="bottom"/>
            <w:hideMark/>
          </w:tcPr>
          <w:p w14:paraId="743D9ED5" w14:textId="77777777" w:rsidR="008C347C" w:rsidRPr="00231BBB" w:rsidRDefault="008C347C" w:rsidP="00F413E3">
            <w:pPr>
              <w:spacing w:after="0" w:line="240" w:lineRule="auto"/>
              <w:jc w:val="both"/>
              <w:rPr>
                <w:del w:id="508" w:author="Thomas, Gregg" w:date="2024-10-01T11:00:00Z" w16du:dateUtc="2024-10-01T15:00:00Z"/>
                <w:rFonts w:ascii="Times New Roman" w:eastAsia="Times New Roman" w:hAnsi="Times New Roman" w:cs="Times New Roman"/>
                <w:color w:val="000000"/>
                <w:sz w:val="24"/>
                <w:szCs w:val="24"/>
              </w:rPr>
            </w:pPr>
            <w:del w:id="509"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7B034DE8" w14:textId="77777777" w:rsidR="008C347C" w:rsidRPr="00231BBB" w:rsidRDefault="00A76FC9" w:rsidP="00F413E3">
            <w:pPr>
              <w:spacing w:after="0" w:line="240" w:lineRule="auto"/>
              <w:jc w:val="both"/>
              <w:rPr>
                <w:del w:id="510" w:author="Thomas, Gregg" w:date="2024-10-01T11:00:00Z" w16du:dateUtc="2024-10-01T15:00:00Z"/>
                <w:rFonts w:ascii="Times New Roman" w:eastAsia="Times New Roman" w:hAnsi="Times New Roman" w:cs="Times New Roman"/>
                <w:color w:val="000000"/>
                <w:sz w:val="24"/>
                <w:szCs w:val="24"/>
              </w:rPr>
            </w:pPr>
            <w:del w:id="511" w:author="Thomas, Gregg" w:date="2024-10-01T11:00:00Z" w16du:dateUtc="2024-10-01T15:00:00Z">
              <w:r>
                <w:rPr>
                  <w:rFonts w:ascii="Times New Roman" w:eastAsia="Times New Roman" w:hAnsi="Times New Roman" w:cs="Times New Roman"/>
                  <w:color w:val="000000"/>
                  <w:sz w:val="24"/>
                  <w:szCs w:val="24"/>
                </w:rPr>
                <w:delText>2483</w:delText>
              </w:r>
            </w:del>
          </w:p>
        </w:tc>
        <w:tc>
          <w:tcPr>
            <w:tcW w:w="1818" w:type="dxa"/>
            <w:tcBorders>
              <w:top w:val="nil"/>
              <w:left w:val="nil"/>
              <w:bottom w:val="nil"/>
            </w:tcBorders>
          </w:tcPr>
          <w:p w14:paraId="48D0B94A" w14:textId="77777777" w:rsidR="008C347C" w:rsidRPr="00231BBB" w:rsidRDefault="008C347C" w:rsidP="00F413E3">
            <w:pPr>
              <w:spacing w:after="0" w:line="240" w:lineRule="auto"/>
              <w:jc w:val="both"/>
              <w:rPr>
                <w:del w:id="512" w:author="Thomas, Gregg" w:date="2024-10-01T11:00:00Z" w16du:dateUtc="2024-10-01T15:00:00Z"/>
                <w:rFonts w:ascii="Times New Roman" w:eastAsia="Times New Roman" w:hAnsi="Times New Roman" w:cs="Times New Roman"/>
                <w:color w:val="000000"/>
                <w:sz w:val="24"/>
                <w:szCs w:val="24"/>
              </w:rPr>
            </w:pPr>
            <w:del w:id="513" w:author="Thomas, Gregg" w:date="2024-10-01T11:00:00Z" w16du:dateUtc="2024-10-01T15:00:00Z">
              <w:r>
                <w:rPr>
                  <w:rFonts w:ascii="Times New Roman" w:eastAsia="Times New Roman" w:hAnsi="Times New Roman" w:cs="Times New Roman"/>
                  <w:color w:val="000000"/>
                  <w:sz w:val="24"/>
                  <w:szCs w:val="24"/>
                </w:rPr>
                <w:delText>*</w:delText>
              </w:r>
            </w:del>
          </w:p>
        </w:tc>
      </w:tr>
      <w:tr w:rsidR="00113FE2" w:rsidRPr="00231BBB" w14:paraId="672FE909" w14:textId="77777777" w:rsidTr="008C347C">
        <w:trPr>
          <w:trHeight w:val="288"/>
          <w:del w:id="514" w:author="Thomas, Gregg" w:date="2024-10-01T11:00:00Z"/>
        </w:trPr>
        <w:tc>
          <w:tcPr>
            <w:tcW w:w="1908" w:type="dxa"/>
            <w:tcBorders>
              <w:top w:val="nil"/>
              <w:bottom w:val="nil"/>
            </w:tcBorders>
            <w:shd w:val="clear" w:color="auto" w:fill="auto"/>
            <w:noWrap/>
            <w:vAlign w:val="bottom"/>
            <w:hideMark/>
          </w:tcPr>
          <w:p w14:paraId="49BD953A" w14:textId="77777777" w:rsidR="008C347C" w:rsidRPr="00231BBB" w:rsidRDefault="008C347C" w:rsidP="00F413E3">
            <w:pPr>
              <w:spacing w:after="0" w:line="240" w:lineRule="auto"/>
              <w:jc w:val="both"/>
              <w:rPr>
                <w:del w:id="515" w:author="Thomas, Gregg" w:date="2024-10-01T11:00:00Z" w16du:dateUtc="2024-10-01T15:00:00Z"/>
                <w:rFonts w:ascii="Times New Roman" w:eastAsia="Times New Roman" w:hAnsi="Times New Roman" w:cs="Times New Roman"/>
                <w:i/>
                <w:iCs/>
                <w:color w:val="000000"/>
                <w:sz w:val="24"/>
                <w:szCs w:val="24"/>
              </w:rPr>
            </w:pPr>
            <w:del w:id="516" w:author="Thomas, Gregg" w:date="2024-10-01T11:00:00Z" w16du:dateUtc="2024-10-01T15:00:00Z">
              <w:r w:rsidRPr="00231BBB">
                <w:rPr>
                  <w:rFonts w:ascii="Times New Roman" w:eastAsia="Times New Roman" w:hAnsi="Times New Roman" w:cs="Times New Roman"/>
                  <w:i/>
                  <w:iCs/>
                  <w:color w:val="000000"/>
                  <w:sz w:val="24"/>
                  <w:szCs w:val="24"/>
                </w:rPr>
                <w:delText>Mus caroli</w:delText>
              </w:r>
            </w:del>
          </w:p>
        </w:tc>
        <w:tc>
          <w:tcPr>
            <w:tcW w:w="3240" w:type="dxa"/>
            <w:tcBorders>
              <w:top w:val="nil"/>
              <w:bottom w:val="nil"/>
            </w:tcBorders>
            <w:shd w:val="clear" w:color="auto" w:fill="auto"/>
            <w:noWrap/>
            <w:vAlign w:val="bottom"/>
            <w:hideMark/>
          </w:tcPr>
          <w:p w14:paraId="0912AD90" w14:textId="77777777" w:rsidR="008C347C" w:rsidRPr="00231BBB" w:rsidRDefault="008C347C" w:rsidP="00F413E3">
            <w:pPr>
              <w:spacing w:after="0" w:line="240" w:lineRule="auto"/>
              <w:jc w:val="both"/>
              <w:rPr>
                <w:del w:id="517" w:author="Thomas, Gregg" w:date="2024-10-01T11:00:00Z" w16du:dateUtc="2024-10-01T15:00:00Z"/>
                <w:rFonts w:ascii="Times New Roman" w:eastAsia="Times New Roman" w:hAnsi="Times New Roman" w:cs="Times New Roman"/>
                <w:color w:val="000000"/>
                <w:sz w:val="24"/>
                <w:szCs w:val="24"/>
              </w:rPr>
            </w:pPr>
            <w:del w:id="518" w:author="Thomas, Gregg" w:date="2024-10-01T11:00:00Z" w16du:dateUtc="2024-10-01T15:00:00Z">
              <w:r w:rsidRPr="00231BBB">
                <w:rPr>
                  <w:rFonts w:ascii="Times New Roman" w:eastAsia="Times New Roman" w:hAnsi="Times New Roman" w:cs="Times New Roman"/>
                  <w:color w:val="000000"/>
                  <w:sz w:val="24"/>
                  <w:szCs w:val="24"/>
                </w:rPr>
                <w:delText>GenBank: GCA_900094665.2</w:delText>
              </w:r>
            </w:del>
          </w:p>
        </w:tc>
        <w:tc>
          <w:tcPr>
            <w:tcW w:w="1800" w:type="dxa"/>
            <w:tcBorders>
              <w:top w:val="nil"/>
              <w:left w:val="nil"/>
              <w:bottom w:val="nil"/>
            </w:tcBorders>
            <w:shd w:val="clear" w:color="auto" w:fill="auto"/>
            <w:noWrap/>
            <w:vAlign w:val="bottom"/>
            <w:hideMark/>
          </w:tcPr>
          <w:p w14:paraId="2C991879" w14:textId="77777777" w:rsidR="008C347C" w:rsidRPr="00231BBB" w:rsidRDefault="008C347C" w:rsidP="00F413E3">
            <w:pPr>
              <w:spacing w:after="0" w:line="240" w:lineRule="auto"/>
              <w:jc w:val="both"/>
              <w:rPr>
                <w:del w:id="519" w:author="Thomas, Gregg" w:date="2024-10-01T11:00:00Z" w16du:dateUtc="2024-10-01T15:00:00Z"/>
                <w:rFonts w:ascii="Times New Roman" w:eastAsia="Times New Roman" w:hAnsi="Times New Roman" w:cs="Times New Roman"/>
                <w:color w:val="000000"/>
                <w:sz w:val="24"/>
                <w:szCs w:val="24"/>
              </w:rPr>
            </w:pPr>
            <w:del w:id="520"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084CA56A" w14:textId="77777777" w:rsidR="008C347C" w:rsidRPr="00231BBB" w:rsidRDefault="00A76FC9" w:rsidP="00F413E3">
            <w:pPr>
              <w:spacing w:after="0" w:line="240" w:lineRule="auto"/>
              <w:jc w:val="both"/>
              <w:rPr>
                <w:del w:id="521" w:author="Thomas, Gregg" w:date="2024-10-01T11:00:00Z" w16du:dateUtc="2024-10-01T15:00:00Z"/>
                <w:rFonts w:ascii="Times New Roman" w:eastAsia="Times New Roman" w:hAnsi="Times New Roman" w:cs="Times New Roman"/>
                <w:color w:val="000000"/>
                <w:sz w:val="24"/>
                <w:szCs w:val="24"/>
              </w:rPr>
            </w:pPr>
            <w:del w:id="522" w:author="Thomas, Gregg" w:date="2024-10-01T11:00:00Z" w16du:dateUtc="2024-10-01T15:00:00Z">
              <w:r>
                <w:rPr>
                  <w:rFonts w:ascii="Times New Roman" w:eastAsia="Times New Roman" w:hAnsi="Times New Roman" w:cs="Times New Roman"/>
                  <w:color w:val="000000"/>
                  <w:sz w:val="24"/>
                  <w:szCs w:val="24"/>
                </w:rPr>
                <w:delText>2584</w:delText>
              </w:r>
            </w:del>
          </w:p>
        </w:tc>
        <w:tc>
          <w:tcPr>
            <w:tcW w:w="1818" w:type="dxa"/>
            <w:tcBorders>
              <w:top w:val="nil"/>
              <w:left w:val="nil"/>
              <w:bottom w:val="nil"/>
            </w:tcBorders>
          </w:tcPr>
          <w:p w14:paraId="7F72839C" w14:textId="77777777" w:rsidR="008C347C" w:rsidRPr="00231BBB" w:rsidRDefault="008C347C" w:rsidP="00F413E3">
            <w:pPr>
              <w:spacing w:after="0" w:line="240" w:lineRule="auto"/>
              <w:jc w:val="both"/>
              <w:rPr>
                <w:del w:id="523" w:author="Thomas, Gregg" w:date="2024-10-01T11:00:00Z" w16du:dateUtc="2024-10-01T15:00:00Z"/>
                <w:rFonts w:ascii="Times New Roman" w:eastAsia="Times New Roman" w:hAnsi="Times New Roman" w:cs="Times New Roman"/>
                <w:color w:val="000000"/>
                <w:sz w:val="24"/>
                <w:szCs w:val="24"/>
              </w:rPr>
            </w:pPr>
          </w:p>
        </w:tc>
      </w:tr>
      <w:tr w:rsidR="00113FE2" w:rsidRPr="00231BBB" w14:paraId="16A1F873" w14:textId="77777777" w:rsidTr="008C347C">
        <w:trPr>
          <w:trHeight w:val="288"/>
          <w:del w:id="524" w:author="Thomas, Gregg" w:date="2024-10-01T11:00:00Z"/>
        </w:trPr>
        <w:tc>
          <w:tcPr>
            <w:tcW w:w="1908" w:type="dxa"/>
            <w:tcBorders>
              <w:top w:val="nil"/>
              <w:bottom w:val="nil"/>
            </w:tcBorders>
            <w:shd w:val="clear" w:color="auto" w:fill="auto"/>
            <w:noWrap/>
            <w:vAlign w:val="bottom"/>
            <w:hideMark/>
          </w:tcPr>
          <w:p w14:paraId="340BF7BB" w14:textId="77777777" w:rsidR="008C347C" w:rsidRPr="00231BBB" w:rsidRDefault="008C347C" w:rsidP="00F413E3">
            <w:pPr>
              <w:spacing w:after="0" w:line="240" w:lineRule="auto"/>
              <w:jc w:val="both"/>
              <w:rPr>
                <w:del w:id="525" w:author="Thomas, Gregg" w:date="2024-10-01T11:00:00Z" w16du:dateUtc="2024-10-01T15:00:00Z"/>
                <w:rFonts w:ascii="Times New Roman" w:eastAsia="Times New Roman" w:hAnsi="Times New Roman" w:cs="Times New Roman"/>
                <w:i/>
                <w:iCs/>
                <w:color w:val="000000"/>
                <w:sz w:val="24"/>
                <w:szCs w:val="24"/>
              </w:rPr>
            </w:pPr>
            <w:del w:id="526" w:author="Thomas, Gregg" w:date="2024-10-01T11:00:00Z" w16du:dateUtc="2024-10-01T15:00:00Z">
              <w:r w:rsidRPr="00231BBB">
                <w:rPr>
                  <w:rFonts w:ascii="Times New Roman" w:eastAsia="Times New Roman" w:hAnsi="Times New Roman" w:cs="Times New Roman"/>
                  <w:i/>
                  <w:iCs/>
                  <w:color w:val="000000"/>
                  <w:sz w:val="24"/>
                  <w:szCs w:val="24"/>
                </w:rPr>
                <w:delText>Mus musculus</w:delText>
              </w:r>
            </w:del>
          </w:p>
        </w:tc>
        <w:tc>
          <w:tcPr>
            <w:tcW w:w="3240" w:type="dxa"/>
            <w:tcBorders>
              <w:top w:val="nil"/>
              <w:bottom w:val="nil"/>
            </w:tcBorders>
            <w:shd w:val="clear" w:color="auto" w:fill="auto"/>
            <w:noWrap/>
            <w:vAlign w:val="bottom"/>
            <w:hideMark/>
          </w:tcPr>
          <w:p w14:paraId="4A2B8545" w14:textId="77777777" w:rsidR="008C347C" w:rsidRPr="00231BBB" w:rsidRDefault="008C347C" w:rsidP="00F413E3">
            <w:pPr>
              <w:spacing w:after="0" w:line="240" w:lineRule="auto"/>
              <w:jc w:val="both"/>
              <w:rPr>
                <w:del w:id="527" w:author="Thomas, Gregg" w:date="2024-10-01T11:00:00Z" w16du:dateUtc="2024-10-01T15:00:00Z"/>
                <w:rFonts w:ascii="Times New Roman" w:eastAsia="Times New Roman" w:hAnsi="Times New Roman" w:cs="Times New Roman"/>
                <w:color w:val="000000"/>
                <w:sz w:val="24"/>
                <w:szCs w:val="24"/>
              </w:rPr>
            </w:pPr>
            <w:del w:id="528" w:author="Thomas, Gregg" w:date="2024-10-01T11:00:00Z" w16du:dateUtc="2024-10-01T15:00:00Z">
              <w:r w:rsidRPr="00231BBB">
                <w:rPr>
                  <w:rFonts w:ascii="Times New Roman" w:eastAsia="Times New Roman" w:hAnsi="Times New Roman" w:cs="Times New Roman"/>
                  <w:color w:val="000000"/>
                  <w:sz w:val="24"/>
                  <w:szCs w:val="24"/>
                </w:rPr>
                <w:delText>GenBank: GRCm38.p6/mm10</w:delText>
              </w:r>
            </w:del>
          </w:p>
        </w:tc>
        <w:tc>
          <w:tcPr>
            <w:tcW w:w="1800" w:type="dxa"/>
            <w:tcBorders>
              <w:top w:val="nil"/>
              <w:left w:val="nil"/>
              <w:bottom w:val="nil"/>
            </w:tcBorders>
            <w:shd w:val="clear" w:color="auto" w:fill="auto"/>
            <w:noWrap/>
            <w:vAlign w:val="bottom"/>
            <w:hideMark/>
          </w:tcPr>
          <w:p w14:paraId="02A474B9" w14:textId="77777777" w:rsidR="008C347C" w:rsidRPr="00231BBB" w:rsidRDefault="008C347C" w:rsidP="00F413E3">
            <w:pPr>
              <w:spacing w:after="0" w:line="240" w:lineRule="auto"/>
              <w:jc w:val="both"/>
              <w:rPr>
                <w:del w:id="529" w:author="Thomas, Gregg" w:date="2024-10-01T11:00:00Z" w16du:dateUtc="2024-10-01T15:00:00Z"/>
                <w:rFonts w:ascii="Times New Roman" w:eastAsia="Times New Roman" w:hAnsi="Times New Roman" w:cs="Times New Roman"/>
                <w:color w:val="000000"/>
                <w:sz w:val="24"/>
                <w:szCs w:val="24"/>
              </w:rPr>
            </w:pPr>
            <w:del w:id="530"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7A1E89B6" w14:textId="77777777" w:rsidR="008C347C" w:rsidRPr="00231BBB" w:rsidRDefault="00A76FC9" w:rsidP="00F413E3">
            <w:pPr>
              <w:spacing w:after="0" w:line="240" w:lineRule="auto"/>
              <w:jc w:val="both"/>
              <w:rPr>
                <w:del w:id="531" w:author="Thomas, Gregg" w:date="2024-10-01T11:00:00Z" w16du:dateUtc="2024-10-01T15:00:00Z"/>
                <w:rFonts w:ascii="Times New Roman" w:eastAsia="Times New Roman" w:hAnsi="Times New Roman" w:cs="Times New Roman"/>
                <w:color w:val="000000"/>
                <w:sz w:val="24"/>
                <w:szCs w:val="24"/>
              </w:rPr>
            </w:pPr>
            <w:del w:id="532" w:author="Thomas, Gregg" w:date="2024-10-01T11:00:00Z" w16du:dateUtc="2024-10-01T15:00:00Z">
              <w:r>
                <w:rPr>
                  <w:rFonts w:ascii="Times New Roman" w:eastAsia="Times New Roman" w:hAnsi="Times New Roman" w:cs="Times New Roman"/>
                  <w:color w:val="000000"/>
                  <w:sz w:val="24"/>
                  <w:szCs w:val="24"/>
                </w:rPr>
                <w:delText>2294</w:delText>
              </w:r>
            </w:del>
          </w:p>
        </w:tc>
        <w:tc>
          <w:tcPr>
            <w:tcW w:w="1818" w:type="dxa"/>
            <w:tcBorders>
              <w:top w:val="nil"/>
              <w:left w:val="nil"/>
              <w:bottom w:val="nil"/>
            </w:tcBorders>
          </w:tcPr>
          <w:p w14:paraId="00960748" w14:textId="77777777" w:rsidR="008C347C" w:rsidRPr="00231BBB" w:rsidRDefault="008C347C" w:rsidP="00F413E3">
            <w:pPr>
              <w:spacing w:after="0" w:line="240" w:lineRule="auto"/>
              <w:jc w:val="both"/>
              <w:rPr>
                <w:del w:id="533" w:author="Thomas, Gregg" w:date="2024-10-01T11:00:00Z" w16du:dateUtc="2024-10-01T15:00:00Z"/>
                <w:rFonts w:ascii="Times New Roman" w:eastAsia="Times New Roman" w:hAnsi="Times New Roman" w:cs="Times New Roman"/>
                <w:color w:val="000000"/>
                <w:sz w:val="24"/>
                <w:szCs w:val="24"/>
              </w:rPr>
            </w:pPr>
            <w:del w:id="534" w:author="Thomas, Gregg" w:date="2024-10-01T11:00:00Z" w16du:dateUtc="2024-10-01T15:00:00Z">
              <w:r>
                <w:rPr>
                  <w:rFonts w:ascii="Times New Roman" w:eastAsia="Times New Roman" w:hAnsi="Times New Roman" w:cs="Times New Roman"/>
                  <w:color w:val="000000"/>
                  <w:sz w:val="24"/>
                  <w:szCs w:val="24"/>
                </w:rPr>
                <w:delText>*</w:delText>
              </w:r>
            </w:del>
          </w:p>
        </w:tc>
      </w:tr>
      <w:tr w:rsidR="00113FE2" w:rsidRPr="00231BBB" w14:paraId="7E68A9F1" w14:textId="77777777" w:rsidTr="008C347C">
        <w:trPr>
          <w:trHeight w:val="288"/>
          <w:del w:id="535" w:author="Thomas, Gregg" w:date="2024-10-01T11:00:00Z"/>
        </w:trPr>
        <w:tc>
          <w:tcPr>
            <w:tcW w:w="1908" w:type="dxa"/>
            <w:tcBorders>
              <w:top w:val="nil"/>
              <w:bottom w:val="nil"/>
            </w:tcBorders>
            <w:shd w:val="clear" w:color="auto" w:fill="auto"/>
            <w:noWrap/>
            <w:vAlign w:val="bottom"/>
            <w:hideMark/>
          </w:tcPr>
          <w:p w14:paraId="5EC51C75" w14:textId="77777777" w:rsidR="008C347C" w:rsidRPr="00231BBB" w:rsidRDefault="008C347C" w:rsidP="00F413E3">
            <w:pPr>
              <w:spacing w:after="0" w:line="240" w:lineRule="auto"/>
              <w:jc w:val="both"/>
              <w:rPr>
                <w:del w:id="536" w:author="Thomas, Gregg" w:date="2024-10-01T11:00:00Z" w16du:dateUtc="2024-10-01T15:00:00Z"/>
                <w:rFonts w:ascii="Times New Roman" w:eastAsia="Times New Roman" w:hAnsi="Times New Roman" w:cs="Times New Roman"/>
                <w:i/>
                <w:iCs/>
                <w:color w:val="000000"/>
                <w:sz w:val="24"/>
                <w:szCs w:val="24"/>
              </w:rPr>
            </w:pPr>
            <w:del w:id="537" w:author="Thomas, Gregg" w:date="2024-10-01T11:00:00Z" w16du:dateUtc="2024-10-01T15:00:00Z">
              <w:r w:rsidRPr="00231BBB">
                <w:rPr>
                  <w:rFonts w:ascii="Times New Roman" w:eastAsia="Times New Roman" w:hAnsi="Times New Roman" w:cs="Times New Roman"/>
                  <w:i/>
                  <w:iCs/>
                  <w:color w:val="000000"/>
                  <w:sz w:val="24"/>
                  <w:szCs w:val="24"/>
                </w:rPr>
                <w:delText>Mus pahari</w:delText>
              </w:r>
            </w:del>
          </w:p>
        </w:tc>
        <w:tc>
          <w:tcPr>
            <w:tcW w:w="3240" w:type="dxa"/>
            <w:tcBorders>
              <w:top w:val="nil"/>
              <w:bottom w:val="nil"/>
            </w:tcBorders>
            <w:shd w:val="clear" w:color="auto" w:fill="auto"/>
            <w:noWrap/>
            <w:vAlign w:val="bottom"/>
            <w:hideMark/>
          </w:tcPr>
          <w:p w14:paraId="4AE1A130" w14:textId="77777777" w:rsidR="008C347C" w:rsidRPr="00231BBB" w:rsidRDefault="008C347C" w:rsidP="00F413E3">
            <w:pPr>
              <w:spacing w:after="0" w:line="240" w:lineRule="auto"/>
              <w:jc w:val="both"/>
              <w:rPr>
                <w:del w:id="538" w:author="Thomas, Gregg" w:date="2024-10-01T11:00:00Z" w16du:dateUtc="2024-10-01T15:00:00Z"/>
                <w:rFonts w:ascii="Times New Roman" w:eastAsia="Times New Roman" w:hAnsi="Times New Roman" w:cs="Times New Roman"/>
                <w:color w:val="000000"/>
                <w:sz w:val="24"/>
                <w:szCs w:val="24"/>
              </w:rPr>
            </w:pPr>
            <w:del w:id="539" w:author="Thomas, Gregg" w:date="2024-10-01T11:00:00Z" w16du:dateUtc="2024-10-01T15:00:00Z">
              <w:r w:rsidRPr="00231BBB">
                <w:rPr>
                  <w:rFonts w:ascii="Times New Roman" w:eastAsia="Times New Roman" w:hAnsi="Times New Roman" w:cs="Times New Roman"/>
                  <w:color w:val="000000"/>
                  <w:sz w:val="24"/>
                  <w:szCs w:val="24"/>
                </w:rPr>
                <w:delText>GenBank: GCA_900095145.2</w:delText>
              </w:r>
            </w:del>
          </w:p>
        </w:tc>
        <w:tc>
          <w:tcPr>
            <w:tcW w:w="1800" w:type="dxa"/>
            <w:tcBorders>
              <w:top w:val="nil"/>
              <w:left w:val="nil"/>
              <w:bottom w:val="nil"/>
            </w:tcBorders>
            <w:shd w:val="clear" w:color="auto" w:fill="auto"/>
            <w:noWrap/>
            <w:vAlign w:val="bottom"/>
            <w:hideMark/>
          </w:tcPr>
          <w:p w14:paraId="4CF18727" w14:textId="77777777" w:rsidR="008C347C" w:rsidRPr="00231BBB" w:rsidRDefault="008C347C" w:rsidP="00F413E3">
            <w:pPr>
              <w:spacing w:after="0" w:line="240" w:lineRule="auto"/>
              <w:jc w:val="both"/>
              <w:rPr>
                <w:del w:id="540" w:author="Thomas, Gregg" w:date="2024-10-01T11:00:00Z" w16du:dateUtc="2024-10-01T15:00:00Z"/>
                <w:rFonts w:ascii="Times New Roman" w:eastAsia="Times New Roman" w:hAnsi="Times New Roman" w:cs="Times New Roman"/>
                <w:color w:val="000000"/>
                <w:sz w:val="24"/>
                <w:szCs w:val="24"/>
              </w:rPr>
            </w:pPr>
            <w:del w:id="541"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68DABF67" w14:textId="77777777" w:rsidR="008C347C" w:rsidRPr="00231BBB" w:rsidRDefault="00A76FC9" w:rsidP="00F413E3">
            <w:pPr>
              <w:spacing w:after="0" w:line="240" w:lineRule="auto"/>
              <w:jc w:val="both"/>
              <w:rPr>
                <w:del w:id="542" w:author="Thomas, Gregg" w:date="2024-10-01T11:00:00Z" w16du:dateUtc="2024-10-01T15:00:00Z"/>
                <w:rFonts w:ascii="Times New Roman" w:eastAsia="Times New Roman" w:hAnsi="Times New Roman" w:cs="Times New Roman"/>
                <w:color w:val="000000"/>
                <w:sz w:val="24"/>
                <w:szCs w:val="24"/>
              </w:rPr>
            </w:pPr>
            <w:del w:id="543" w:author="Thomas, Gregg" w:date="2024-10-01T11:00:00Z" w16du:dateUtc="2024-10-01T15:00:00Z">
              <w:r>
                <w:rPr>
                  <w:rFonts w:ascii="Times New Roman" w:eastAsia="Times New Roman" w:hAnsi="Times New Roman" w:cs="Times New Roman"/>
                  <w:color w:val="000000"/>
                  <w:sz w:val="24"/>
                  <w:szCs w:val="24"/>
                </w:rPr>
                <w:delText>2556</w:delText>
              </w:r>
            </w:del>
          </w:p>
        </w:tc>
        <w:tc>
          <w:tcPr>
            <w:tcW w:w="1818" w:type="dxa"/>
            <w:tcBorders>
              <w:top w:val="nil"/>
              <w:left w:val="nil"/>
              <w:bottom w:val="nil"/>
            </w:tcBorders>
          </w:tcPr>
          <w:p w14:paraId="2AEDC343" w14:textId="77777777" w:rsidR="008C347C" w:rsidRPr="00231BBB" w:rsidRDefault="008C347C" w:rsidP="00F413E3">
            <w:pPr>
              <w:spacing w:after="0" w:line="240" w:lineRule="auto"/>
              <w:jc w:val="both"/>
              <w:rPr>
                <w:del w:id="544" w:author="Thomas, Gregg" w:date="2024-10-01T11:00:00Z" w16du:dateUtc="2024-10-01T15:00:00Z"/>
                <w:rFonts w:ascii="Times New Roman" w:eastAsia="Times New Roman" w:hAnsi="Times New Roman" w:cs="Times New Roman"/>
                <w:color w:val="000000"/>
                <w:sz w:val="24"/>
                <w:szCs w:val="24"/>
              </w:rPr>
            </w:pPr>
          </w:p>
        </w:tc>
      </w:tr>
      <w:tr w:rsidR="00113FE2" w:rsidRPr="00231BBB" w14:paraId="6E640C36" w14:textId="77777777" w:rsidTr="008C347C">
        <w:trPr>
          <w:trHeight w:val="288"/>
          <w:del w:id="545" w:author="Thomas, Gregg" w:date="2024-10-01T11:00:00Z"/>
        </w:trPr>
        <w:tc>
          <w:tcPr>
            <w:tcW w:w="1908" w:type="dxa"/>
            <w:tcBorders>
              <w:top w:val="nil"/>
              <w:bottom w:val="nil"/>
            </w:tcBorders>
            <w:shd w:val="clear" w:color="auto" w:fill="auto"/>
            <w:noWrap/>
            <w:vAlign w:val="bottom"/>
            <w:hideMark/>
          </w:tcPr>
          <w:p w14:paraId="104C8322" w14:textId="77777777" w:rsidR="008C347C" w:rsidRPr="00231BBB" w:rsidRDefault="008C347C" w:rsidP="00F413E3">
            <w:pPr>
              <w:spacing w:after="0" w:line="240" w:lineRule="auto"/>
              <w:jc w:val="both"/>
              <w:rPr>
                <w:del w:id="546" w:author="Thomas, Gregg" w:date="2024-10-01T11:00:00Z" w16du:dateUtc="2024-10-01T15:00:00Z"/>
                <w:rFonts w:ascii="Times New Roman" w:eastAsia="Times New Roman" w:hAnsi="Times New Roman" w:cs="Times New Roman"/>
                <w:i/>
                <w:iCs/>
                <w:color w:val="000000"/>
                <w:sz w:val="24"/>
                <w:szCs w:val="24"/>
              </w:rPr>
            </w:pPr>
            <w:del w:id="547" w:author="Thomas, Gregg" w:date="2024-10-01T11:00:00Z" w16du:dateUtc="2024-10-01T15:00:00Z">
              <w:r w:rsidRPr="00231BBB">
                <w:rPr>
                  <w:rFonts w:ascii="Times New Roman" w:eastAsia="Times New Roman" w:hAnsi="Times New Roman" w:cs="Times New Roman"/>
                  <w:i/>
                  <w:iCs/>
                  <w:color w:val="000000"/>
                  <w:sz w:val="24"/>
                  <w:szCs w:val="24"/>
                </w:rPr>
                <w:delText>Mus spretus</w:delText>
              </w:r>
            </w:del>
          </w:p>
        </w:tc>
        <w:tc>
          <w:tcPr>
            <w:tcW w:w="3240" w:type="dxa"/>
            <w:tcBorders>
              <w:top w:val="nil"/>
              <w:bottom w:val="nil"/>
            </w:tcBorders>
            <w:shd w:val="clear" w:color="auto" w:fill="auto"/>
            <w:noWrap/>
            <w:vAlign w:val="bottom"/>
            <w:hideMark/>
          </w:tcPr>
          <w:p w14:paraId="624F5723" w14:textId="77777777" w:rsidR="008C347C" w:rsidRPr="00231BBB" w:rsidRDefault="008C347C" w:rsidP="00F413E3">
            <w:pPr>
              <w:spacing w:after="0" w:line="240" w:lineRule="auto"/>
              <w:jc w:val="both"/>
              <w:rPr>
                <w:del w:id="548" w:author="Thomas, Gregg" w:date="2024-10-01T11:00:00Z" w16du:dateUtc="2024-10-01T15:00:00Z"/>
                <w:rFonts w:ascii="Times New Roman" w:eastAsia="Times New Roman" w:hAnsi="Times New Roman" w:cs="Times New Roman"/>
                <w:color w:val="000000"/>
                <w:sz w:val="24"/>
                <w:szCs w:val="24"/>
              </w:rPr>
            </w:pPr>
            <w:del w:id="549" w:author="Thomas, Gregg" w:date="2024-10-01T11:00:00Z" w16du:dateUtc="2024-10-01T15:00:00Z">
              <w:r w:rsidRPr="00231BBB">
                <w:rPr>
                  <w:rFonts w:ascii="Times New Roman" w:eastAsia="Times New Roman" w:hAnsi="Times New Roman" w:cs="Times New Roman"/>
                  <w:color w:val="000000"/>
                  <w:sz w:val="24"/>
                  <w:szCs w:val="24"/>
                </w:rPr>
                <w:delText>GenBank: GCA_001624865.1</w:delText>
              </w:r>
            </w:del>
          </w:p>
        </w:tc>
        <w:tc>
          <w:tcPr>
            <w:tcW w:w="1800" w:type="dxa"/>
            <w:tcBorders>
              <w:top w:val="nil"/>
              <w:left w:val="nil"/>
              <w:bottom w:val="nil"/>
            </w:tcBorders>
            <w:shd w:val="clear" w:color="auto" w:fill="auto"/>
            <w:noWrap/>
            <w:vAlign w:val="bottom"/>
            <w:hideMark/>
          </w:tcPr>
          <w:p w14:paraId="18CEC4DD" w14:textId="77777777" w:rsidR="008C347C" w:rsidRPr="00231BBB" w:rsidRDefault="008C347C" w:rsidP="00F413E3">
            <w:pPr>
              <w:spacing w:after="0" w:line="240" w:lineRule="auto"/>
              <w:jc w:val="both"/>
              <w:rPr>
                <w:del w:id="550" w:author="Thomas, Gregg" w:date="2024-10-01T11:00:00Z" w16du:dateUtc="2024-10-01T15:00:00Z"/>
                <w:rFonts w:ascii="Times New Roman" w:eastAsia="Times New Roman" w:hAnsi="Times New Roman" w:cs="Times New Roman"/>
                <w:color w:val="000000"/>
                <w:sz w:val="24"/>
                <w:szCs w:val="24"/>
              </w:rPr>
            </w:pPr>
            <w:del w:id="551"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4F632262" w14:textId="77777777" w:rsidR="008C347C" w:rsidRPr="00231BBB" w:rsidRDefault="00A76FC9" w:rsidP="00F413E3">
            <w:pPr>
              <w:spacing w:after="0" w:line="240" w:lineRule="auto"/>
              <w:jc w:val="both"/>
              <w:rPr>
                <w:del w:id="552" w:author="Thomas, Gregg" w:date="2024-10-01T11:00:00Z" w16du:dateUtc="2024-10-01T15:00:00Z"/>
                <w:rFonts w:ascii="Times New Roman" w:eastAsia="Times New Roman" w:hAnsi="Times New Roman" w:cs="Times New Roman"/>
                <w:color w:val="000000"/>
                <w:sz w:val="24"/>
                <w:szCs w:val="24"/>
              </w:rPr>
            </w:pPr>
            <w:del w:id="553" w:author="Thomas, Gregg" w:date="2024-10-01T11:00:00Z" w16du:dateUtc="2024-10-01T15:00:00Z">
              <w:r>
                <w:rPr>
                  <w:rFonts w:ascii="Times New Roman" w:eastAsia="Times New Roman" w:hAnsi="Times New Roman" w:cs="Times New Roman"/>
                  <w:color w:val="000000"/>
                  <w:sz w:val="24"/>
                  <w:szCs w:val="24"/>
                </w:rPr>
                <w:delText>2578</w:delText>
              </w:r>
            </w:del>
          </w:p>
        </w:tc>
        <w:tc>
          <w:tcPr>
            <w:tcW w:w="1818" w:type="dxa"/>
            <w:tcBorders>
              <w:top w:val="nil"/>
              <w:left w:val="nil"/>
              <w:bottom w:val="nil"/>
            </w:tcBorders>
          </w:tcPr>
          <w:p w14:paraId="292AEA1C" w14:textId="77777777" w:rsidR="008C347C" w:rsidRPr="00231BBB" w:rsidRDefault="008C347C" w:rsidP="00F413E3">
            <w:pPr>
              <w:spacing w:after="0" w:line="240" w:lineRule="auto"/>
              <w:jc w:val="both"/>
              <w:rPr>
                <w:del w:id="554" w:author="Thomas, Gregg" w:date="2024-10-01T11:00:00Z" w16du:dateUtc="2024-10-01T15:00:00Z"/>
                <w:rFonts w:ascii="Times New Roman" w:eastAsia="Times New Roman" w:hAnsi="Times New Roman" w:cs="Times New Roman"/>
                <w:color w:val="000000"/>
                <w:sz w:val="24"/>
                <w:szCs w:val="24"/>
              </w:rPr>
            </w:pPr>
          </w:p>
        </w:tc>
      </w:tr>
      <w:tr w:rsidR="00113FE2" w:rsidRPr="00231BBB" w14:paraId="6DD98191" w14:textId="77777777" w:rsidTr="008C347C">
        <w:trPr>
          <w:trHeight w:val="288"/>
          <w:del w:id="555" w:author="Thomas, Gregg" w:date="2024-10-01T11:00:00Z"/>
        </w:trPr>
        <w:tc>
          <w:tcPr>
            <w:tcW w:w="1908" w:type="dxa"/>
            <w:tcBorders>
              <w:top w:val="nil"/>
              <w:bottom w:val="nil"/>
            </w:tcBorders>
            <w:shd w:val="clear" w:color="auto" w:fill="auto"/>
            <w:noWrap/>
            <w:vAlign w:val="bottom"/>
            <w:hideMark/>
          </w:tcPr>
          <w:p w14:paraId="0F355DDE" w14:textId="77777777" w:rsidR="008C347C" w:rsidRPr="00231BBB" w:rsidRDefault="008C347C" w:rsidP="00F413E3">
            <w:pPr>
              <w:spacing w:after="0" w:line="240" w:lineRule="auto"/>
              <w:jc w:val="both"/>
              <w:rPr>
                <w:del w:id="556" w:author="Thomas, Gregg" w:date="2024-10-01T11:00:00Z" w16du:dateUtc="2024-10-01T15:00:00Z"/>
                <w:rFonts w:ascii="Times New Roman" w:eastAsia="Times New Roman" w:hAnsi="Times New Roman" w:cs="Times New Roman"/>
                <w:i/>
                <w:iCs/>
                <w:color w:val="000000"/>
                <w:sz w:val="24"/>
                <w:szCs w:val="24"/>
              </w:rPr>
            </w:pPr>
            <w:del w:id="557" w:author="Thomas, Gregg" w:date="2024-10-01T11:00:00Z" w16du:dateUtc="2024-10-01T15:00:00Z">
              <w:r w:rsidRPr="00231BBB">
                <w:rPr>
                  <w:rFonts w:ascii="Times New Roman" w:eastAsia="Times New Roman" w:hAnsi="Times New Roman" w:cs="Times New Roman"/>
                  <w:i/>
                  <w:iCs/>
                  <w:color w:val="000000"/>
                  <w:sz w:val="24"/>
                  <w:szCs w:val="24"/>
                </w:rPr>
                <w:delText>Otomys typus</w:delText>
              </w:r>
            </w:del>
          </w:p>
        </w:tc>
        <w:tc>
          <w:tcPr>
            <w:tcW w:w="3240" w:type="dxa"/>
            <w:tcBorders>
              <w:top w:val="nil"/>
              <w:bottom w:val="nil"/>
            </w:tcBorders>
            <w:shd w:val="clear" w:color="auto" w:fill="auto"/>
            <w:noWrap/>
            <w:vAlign w:val="bottom"/>
            <w:hideMark/>
          </w:tcPr>
          <w:p w14:paraId="0D5ED702" w14:textId="77777777" w:rsidR="008C347C" w:rsidRPr="00231BBB" w:rsidRDefault="008C347C" w:rsidP="00F413E3">
            <w:pPr>
              <w:spacing w:after="0" w:line="240" w:lineRule="auto"/>
              <w:jc w:val="both"/>
              <w:rPr>
                <w:del w:id="558" w:author="Thomas, Gregg" w:date="2024-10-01T11:00:00Z" w16du:dateUtc="2024-10-01T15:00:00Z"/>
                <w:rFonts w:ascii="Times New Roman" w:eastAsia="Times New Roman" w:hAnsi="Times New Roman" w:cs="Times New Roman"/>
                <w:color w:val="000000"/>
                <w:sz w:val="24"/>
                <w:szCs w:val="24"/>
              </w:rPr>
            </w:pPr>
            <w:del w:id="559" w:author="Thomas, Gregg" w:date="2024-10-01T11:00:00Z" w16du:dateUtc="2024-10-01T15:00:00Z">
              <w:r w:rsidRPr="00231BBB">
                <w:rPr>
                  <w:rFonts w:ascii="Times New Roman" w:eastAsia="Times New Roman" w:hAnsi="Times New Roman" w:cs="Times New Roman"/>
                  <w:color w:val="000000"/>
                  <w:sz w:val="24"/>
                  <w:szCs w:val="24"/>
                </w:rPr>
                <w:delText xml:space="preserve">This study: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sidRPr="00231BBB">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nil"/>
            </w:tcBorders>
            <w:shd w:val="clear" w:color="auto" w:fill="auto"/>
            <w:noWrap/>
            <w:vAlign w:val="bottom"/>
            <w:hideMark/>
          </w:tcPr>
          <w:p w14:paraId="0A6B148A" w14:textId="77777777" w:rsidR="008C347C" w:rsidRPr="00231BBB" w:rsidRDefault="008C347C" w:rsidP="00F413E3">
            <w:pPr>
              <w:spacing w:after="0" w:line="240" w:lineRule="auto"/>
              <w:jc w:val="both"/>
              <w:rPr>
                <w:del w:id="560" w:author="Thomas, Gregg" w:date="2024-10-01T11:00:00Z" w16du:dateUtc="2024-10-01T15:00:00Z"/>
                <w:rFonts w:ascii="Times New Roman" w:eastAsia="Times New Roman" w:hAnsi="Times New Roman" w:cs="Times New Roman"/>
                <w:color w:val="000000"/>
                <w:sz w:val="24"/>
                <w:szCs w:val="24"/>
              </w:rPr>
            </w:pPr>
            <w:del w:id="561" w:author="Thomas, Gregg" w:date="2024-10-01T11:00:00Z" w16du:dateUtc="2024-10-01T15:00:00Z">
              <w:r w:rsidRPr="00231BBB">
                <w:rPr>
                  <w:rFonts w:ascii="Times New Roman" w:eastAsia="Times New Roman" w:hAnsi="Times New Roman" w:cs="Times New Roman"/>
                  <w:color w:val="000000"/>
                  <w:sz w:val="24"/>
                  <w:szCs w:val="24"/>
                </w:rPr>
                <w:delText>Scaffolds</w:delText>
              </w:r>
            </w:del>
          </w:p>
        </w:tc>
        <w:tc>
          <w:tcPr>
            <w:tcW w:w="810" w:type="dxa"/>
            <w:tcBorders>
              <w:top w:val="nil"/>
              <w:left w:val="nil"/>
              <w:bottom w:val="nil"/>
            </w:tcBorders>
          </w:tcPr>
          <w:p w14:paraId="48FF9712" w14:textId="77777777" w:rsidR="008C347C" w:rsidRPr="00231BBB" w:rsidRDefault="00A76FC9" w:rsidP="00F413E3">
            <w:pPr>
              <w:spacing w:after="0" w:line="240" w:lineRule="auto"/>
              <w:jc w:val="both"/>
              <w:rPr>
                <w:del w:id="562" w:author="Thomas, Gregg" w:date="2024-10-01T11:00:00Z" w16du:dateUtc="2024-10-01T15:00:00Z"/>
                <w:rFonts w:ascii="Times New Roman" w:eastAsia="Times New Roman" w:hAnsi="Times New Roman" w:cs="Times New Roman"/>
                <w:color w:val="000000"/>
                <w:sz w:val="24"/>
                <w:szCs w:val="24"/>
              </w:rPr>
            </w:pPr>
            <w:del w:id="563" w:author="Thomas, Gregg" w:date="2024-10-01T11:00:00Z" w16du:dateUtc="2024-10-01T15:00:00Z">
              <w:r>
                <w:rPr>
                  <w:rFonts w:ascii="Times New Roman" w:eastAsia="Times New Roman" w:hAnsi="Times New Roman" w:cs="Times New Roman"/>
                  <w:color w:val="000000"/>
                  <w:sz w:val="24"/>
                  <w:szCs w:val="24"/>
                </w:rPr>
                <w:delText>2627</w:delText>
              </w:r>
            </w:del>
          </w:p>
        </w:tc>
        <w:tc>
          <w:tcPr>
            <w:tcW w:w="1818" w:type="dxa"/>
            <w:tcBorders>
              <w:top w:val="nil"/>
              <w:left w:val="nil"/>
              <w:bottom w:val="nil"/>
            </w:tcBorders>
          </w:tcPr>
          <w:p w14:paraId="10537C70" w14:textId="77777777" w:rsidR="008C347C" w:rsidRPr="00231BBB" w:rsidRDefault="008C347C" w:rsidP="00F413E3">
            <w:pPr>
              <w:spacing w:after="0" w:line="240" w:lineRule="auto"/>
              <w:jc w:val="both"/>
              <w:rPr>
                <w:del w:id="564" w:author="Thomas, Gregg" w:date="2024-10-01T11:00:00Z" w16du:dateUtc="2024-10-01T15:00:00Z"/>
                <w:rFonts w:ascii="Times New Roman" w:eastAsia="Times New Roman" w:hAnsi="Times New Roman" w:cs="Times New Roman"/>
                <w:color w:val="000000"/>
                <w:sz w:val="24"/>
                <w:szCs w:val="24"/>
              </w:rPr>
            </w:pPr>
          </w:p>
        </w:tc>
      </w:tr>
      <w:tr w:rsidR="00113FE2" w:rsidRPr="00231BBB" w14:paraId="18A7F571" w14:textId="77777777" w:rsidTr="008C347C">
        <w:trPr>
          <w:trHeight w:val="288"/>
          <w:del w:id="565" w:author="Thomas, Gregg" w:date="2024-10-01T11:00:00Z"/>
        </w:trPr>
        <w:tc>
          <w:tcPr>
            <w:tcW w:w="1908" w:type="dxa"/>
            <w:tcBorders>
              <w:top w:val="nil"/>
              <w:bottom w:val="nil"/>
            </w:tcBorders>
            <w:shd w:val="clear" w:color="auto" w:fill="auto"/>
            <w:noWrap/>
            <w:vAlign w:val="bottom"/>
            <w:hideMark/>
          </w:tcPr>
          <w:p w14:paraId="4C4C904F" w14:textId="77777777" w:rsidR="008C347C" w:rsidRPr="00231BBB" w:rsidRDefault="008C347C" w:rsidP="00F413E3">
            <w:pPr>
              <w:spacing w:after="0" w:line="240" w:lineRule="auto"/>
              <w:jc w:val="both"/>
              <w:rPr>
                <w:del w:id="566" w:author="Thomas, Gregg" w:date="2024-10-01T11:00:00Z" w16du:dateUtc="2024-10-01T15:00:00Z"/>
                <w:rFonts w:ascii="Times New Roman" w:eastAsia="Times New Roman" w:hAnsi="Times New Roman" w:cs="Times New Roman"/>
                <w:i/>
                <w:iCs/>
                <w:color w:val="000000"/>
                <w:sz w:val="24"/>
                <w:szCs w:val="24"/>
              </w:rPr>
            </w:pPr>
            <w:del w:id="567" w:author="Thomas, Gregg" w:date="2024-10-01T11:00:00Z" w16du:dateUtc="2024-10-01T15:00:00Z">
              <w:r w:rsidRPr="00231BBB">
                <w:rPr>
                  <w:rFonts w:ascii="Times New Roman" w:eastAsia="Times New Roman" w:hAnsi="Times New Roman" w:cs="Times New Roman"/>
                  <w:i/>
                  <w:iCs/>
                  <w:color w:val="000000"/>
                  <w:sz w:val="24"/>
                  <w:szCs w:val="24"/>
                </w:rPr>
                <w:delText>Phodopus sungorus</w:delText>
              </w:r>
            </w:del>
          </w:p>
        </w:tc>
        <w:tc>
          <w:tcPr>
            <w:tcW w:w="3240" w:type="dxa"/>
            <w:tcBorders>
              <w:top w:val="nil"/>
              <w:bottom w:val="nil"/>
            </w:tcBorders>
            <w:shd w:val="clear" w:color="auto" w:fill="auto"/>
            <w:noWrap/>
            <w:vAlign w:val="bottom"/>
            <w:hideMark/>
          </w:tcPr>
          <w:p w14:paraId="304911A0" w14:textId="77777777" w:rsidR="008C347C" w:rsidRPr="00231BBB" w:rsidRDefault="008C347C" w:rsidP="00F413E3">
            <w:pPr>
              <w:spacing w:after="0" w:line="240" w:lineRule="auto"/>
              <w:jc w:val="both"/>
              <w:rPr>
                <w:del w:id="568" w:author="Thomas, Gregg" w:date="2024-10-01T11:00:00Z" w16du:dateUtc="2024-10-01T15:00:00Z"/>
                <w:rFonts w:ascii="Times New Roman" w:eastAsia="Times New Roman" w:hAnsi="Times New Roman" w:cs="Times New Roman"/>
                <w:color w:val="000000"/>
                <w:sz w:val="24"/>
                <w:szCs w:val="24"/>
                <w:lang w:val="it-IT"/>
              </w:rPr>
            </w:pPr>
            <w:del w:id="569" w:author="Thomas, Gregg" w:date="2024-10-01T11:00:00Z" w16du:dateUtc="2024-10-01T15:00:00Z">
              <w:r w:rsidRPr="00231BBB">
                <w:rPr>
                  <w:rFonts w:ascii="Times New Roman" w:eastAsia="Times New Roman" w:hAnsi="Times New Roman" w:cs="Times New Roman"/>
                  <w:color w:val="000000"/>
                  <w:sz w:val="24"/>
                  <w:szCs w:val="24"/>
                  <w:lang w:val="it-IT"/>
                </w:rPr>
                <w:delText xml:space="preserve">Moore et al., 2022: </w:delText>
              </w:r>
              <w:r w:rsidR="00966089" w:rsidRPr="00966089">
                <w:rPr>
                  <w:rFonts w:ascii="Times New Roman" w:eastAsia="Times New Roman" w:hAnsi="Times New Roman" w:cs="Times New Roman"/>
                  <w:i/>
                  <w:iCs/>
                  <w:color w:val="000000"/>
                  <w:sz w:val="24"/>
                  <w:szCs w:val="24"/>
                  <w:lang w:val="it-IT"/>
                </w:rPr>
                <w:delText>d</w:delText>
              </w:r>
              <w:r w:rsidRPr="00966089">
                <w:rPr>
                  <w:rFonts w:ascii="Times New Roman" w:eastAsia="Times New Roman" w:hAnsi="Times New Roman" w:cs="Times New Roman"/>
                  <w:i/>
                  <w:iCs/>
                  <w:color w:val="000000"/>
                  <w:sz w:val="24"/>
                  <w:szCs w:val="24"/>
                  <w:lang w:val="it-IT"/>
                </w:rPr>
                <w:delText>e novo</w:delText>
              </w:r>
              <w:r w:rsidRPr="00231BBB">
                <w:rPr>
                  <w:rFonts w:ascii="Times New Roman" w:eastAsia="Times New Roman" w:hAnsi="Times New Roman" w:cs="Times New Roman"/>
                  <w:color w:val="000000"/>
                  <w:sz w:val="24"/>
                  <w:szCs w:val="24"/>
                  <w:lang w:val="it-IT"/>
                </w:rPr>
                <w:delText xml:space="preserve"> assembled</w:delText>
              </w:r>
            </w:del>
          </w:p>
        </w:tc>
        <w:tc>
          <w:tcPr>
            <w:tcW w:w="1800" w:type="dxa"/>
            <w:tcBorders>
              <w:top w:val="nil"/>
              <w:left w:val="nil"/>
              <w:bottom w:val="nil"/>
            </w:tcBorders>
            <w:shd w:val="clear" w:color="auto" w:fill="auto"/>
            <w:noWrap/>
            <w:vAlign w:val="bottom"/>
            <w:hideMark/>
          </w:tcPr>
          <w:p w14:paraId="7E35E251" w14:textId="77777777" w:rsidR="008C347C" w:rsidRPr="00231BBB" w:rsidRDefault="008C347C" w:rsidP="00F413E3">
            <w:pPr>
              <w:spacing w:after="0" w:line="240" w:lineRule="auto"/>
              <w:jc w:val="both"/>
              <w:rPr>
                <w:del w:id="570" w:author="Thomas, Gregg" w:date="2024-10-01T11:00:00Z" w16du:dateUtc="2024-10-01T15:00:00Z"/>
                <w:rFonts w:ascii="Times New Roman" w:eastAsia="Times New Roman" w:hAnsi="Times New Roman" w:cs="Times New Roman"/>
                <w:color w:val="000000"/>
                <w:sz w:val="24"/>
                <w:szCs w:val="24"/>
              </w:rPr>
            </w:pPr>
            <w:del w:id="571"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74382A4B" w14:textId="77777777" w:rsidR="008C347C" w:rsidRPr="00231BBB" w:rsidRDefault="00A76FC9" w:rsidP="00F413E3">
            <w:pPr>
              <w:spacing w:after="0" w:line="240" w:lineRule="auto"/>
              <w:jc w:val="both"/>
              <w:rPr>
                <w:del w:id="572" w:author="Thomas, Gregg" w:date="2024-10-01T11:00:00Z" w16du:dateUtc="2024-10-01T15:00:00Z"/>
                <w:rFonts w:ascii="Times New Roman" w:eastAsia="Times New Roman" w:hAnsi="Times New Roman" w:cs="Times New Roman"/>
                <w:color w:val="000000"/>
                <w:sz w:val="24"/>
                <w:szCs w:val="24"/>
              </w:rPr>
            </w:pPr>
            <w:del w:id="573" w:author="Thomas, Gregg" w:date="2024-10-01T11:00:00Z" w16du:dateUtc="2024-10-01T15:00:00Z">
              <w:r>
                <w:rPr>
                  <w:rFonts w:ascii="Times New Roman" w:eastAsia="Times New Roman" w:hAnsi="Times New Roman" w:cs="Times New Roman"/>
                  <w:color w:val="000000"/>
                  <w:sz w:val="24"/>
                  <w:szCs w:val="24"/>
                </w:rPr>
                <w:delText>2633</w:delText>
              </w:r>
            </w:del>
          </w:p>
        </w:tc>
        <w:tc>
          <w:tcPr>
            <w:tcW w:w="1818" w:type="dxa"/>
            <w:tcBorders>
              <w:top w:val="nil"/>
              <w:left w:val="nil"/>
              <w:bottom w:val="nil"/>
            </w:tcBorders>
          </w:tcPr>
          <w:p w14:paraId="29BB7C9A" w14:textId="77777777" w:rsidR="008C347C" w:rsidRPr="00231BBB" w:rsidRDefault="008C347C" w:rsidP="00F413E3">
            <w:pPr>
              <w:spacing w:after="0" w:line="240" w:lineRule="auto"/>
              <w:jc w:val="both"/>
              <w:rPr>
                <w:del w:id="574" w:author="Thomas, Gregg" w:date="2024-10-01T11:00:00Z" w16du:dateUtc="2024-10-01T15:00:00Z"/>
                <w:rFonts w:ascii="Times New Roman" w:eastAsia="Times New Roman" w:hAnsi="Times New Roman" w:cs="Times New Roman"/>
                <w:color w:val="000000"/>
                <w:sz w:val="24"/>
                <w:szCs w:val="24"/>
              </w:rPr>
            </w:pPr>
          </w:p>
        </w:tc>
      </w:tr>
      <w:tr w:rsidR="00113FE2" w:rsidRPr="00231BBB" w14:paraId="24A5FC6B" w14:textId="77777777" w:rsidTr="008C347C">
        <w:trPr>
          <w:trHeight w:val="288"/>
          <w:del w:id="575" w:author="Thomas, Gregg" w:date="2024-10-01T11:00:00Z"/>
        </w:trPr>
        <w:tc>
          <w:tcPr>
            <w:tcW w:w="1908" w:type="dxa"/>
            <w:tcBorders>
              <w:top w:val="nil"/>
              <w:bottom w:val="nil"/>
            </w:tcBorders>
            <w:shd w:val="clear" w:color="auto" w:fill="auto"/>
            <w:noWrap/>
            <w:vAlign w:val="bottom"/>
            <w:hideMark/>
          </w:tcPr>
          <w:p w14:paraId="7E7FAD30" w14:textId="77777777" w:rsidR="008C347C" w:rsidRPr="00231BBB" w:rsidRDefault="008C347C" w:rsidP="00F413E3">
            <w:pPr>
              <w:spacing w:after="0" w:line="240" w:lineRule="auto"/>
              <w:jc w:val="both"/>
              <w:rPr>
                <w:del w:id="576" w:author="Thomas, Gregg" w:date="2024-10-01T11:00:00Z" w16du:dateUtc="2024-10-01T15:00:00Z"/>
                <w:rFonts w:ascii="Times New Roman" w:eastAsia="Times New Roman" w:hAnsi="Times New Roman" w:cs="Times New Roman"/>
                <w:i/>
                <w:iCs/>
                <w:color w:val="000000"/>
                <w:sz w:val="24"/>
                <w:szCs w:val="24"/>
              </w:rPr>
            </w:pPr>
            <w:del w:id="577" w:author="Thomas, Gregg" w:date="2024-10-01T11:00:00Z" w16du:dateUtc="2024-10-01T15:00:00Z">
              <w:r w:rsidRPr="00231BBB">
                <w:rPr>
                  <w:rFonts w:ascii="Times New Roman" w:eastAsia="Times New Roman" w:hAnsi="Times New Roman" w:cs="Times New Roman"/>
                  <w:i/>
                  <w:iCs/>
                  <w:color w:val="000000"/>
                  <w:sz w:val="24"/>
                  <w:szCs w:val="24"/>
                </w:rPr>
                <w:delText>Praomys delectorum</w:delText>
              </w:r>
            </w:del>
          </w:p>
        </w:tc>
        <w:tc>
          <w:tcPr>
            <w:tcW w:w="3240" w:type="dxa"/>
            <w:tcBorders>
              <w:top w:val="nil"/>
              <w:bottom w:val="nil"/>
            </w:tcBorders>
            <w:shd w:val="clear" w:color="auto" w:fill="auto"/>
            <w:noWrap/>
            <w:vAlign w:val="bottom"/>
            <w:hideMark/>
          </w:tcPr>
          <w:p w14:paraId="03241309" w14:textId="77777777" w:rsidR="008C347C" w:rsidRPr="00231BBB" w:rsidRDefault="00A76FC9" w:rsidP="00F413E3">
            <w:pPr>
              <w:spacing w:after="0" w:line="240" w:lineRule="auto"/>
              <w:jc w:val="both"/>
              <w:rPr>
                <w:del w:id="578" w:author="Thomas, Gregg" w:date="2024-10-01T11:00:00Z" w16du:dateUtc="2024-10-01T15:00:00Z"/>
                <w:rFonts w:ascii="Times New Roman" w:eastAsia="Times New Roman" w:hAnsi="Times New Roman" w:cs="Times New Roman"/>
                <w:color w:val="000000"/>
                <w:sz w:val="24"/>
                <w:szCs w:val="24"/>
              </w:rPr>
            </w:pPr>
            <w:del w:id="579" w:author="Thomas, Gregg" w:date="2024-10-01T11:00:00Z" w16du:dateUtc="2024-10-01T15:00:00Z">
              <w:r>
                <w:rPr>
                  <w:rFonts w:ascii="Times New Roman" w:eastAsia="Times New Roman" w:hAnsi="Times New Roman" w:cs="Times New Roman"/>
                  <w:color w:val="000000"/>
                  <w:sz w:val="24"/>
                  <w:szCs w:val="24"/>
                </w:rPr>
                <w:delText xml:space="preserve">Kumon et al., 2021: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nil"/>
            </w:tcBorders>
            <w:shd w:val="clear" w:color="auto" w:fill="auto"/>
            <w:noWrap/>
            <w:vAlign w:val="bottom"/>
            <w:hideMark/>
          </w:tcPr>
          <w:p w14:paraId="19FAF8D8" w14:textId="77777777" w:rsidR="008C347C" w:rsidRPr="00231BBB" w:rsidRDefault="008C347C" w:rsidP="00F413E3">
            <w:pPr>
              <w:spacing w:after="0" w:line="240" w:lineRule="auto"/>
              <w:jc w:val="both"/>
              <w:rPr>
                <w:del w:id="580" w:author="Thomas, Gregg" w:date="2024-10-01T11:00:00Z" w16du:dateUtc="2024-10-01T15:00:00Z"/>
                <w:rFonts w:ascii="Times New Roman" w:eastAsia="Times New Roman" w:hAnsi="Times New Roman" w:cs="Times New Roman"/>
                <w:color w:val="000000"/>
                <w:sz w:val="24"/>
                <w:szCs w:val="24"/>
              </w:rPr>
            </w:pPr>
            <w:del w:id="581"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4C292F44" w14:textId="77777777" w:rsidR="008C347C" w:rsidRPr="00231BBB" w:rsidRDefault="00A76FC9" w:rsidP="00F413E3">
            <w:pPr>
              <w:spacing w:after="0" w:line="240" w:lineRule="auto"/>
              <w:jc w:val="both"/>
              <w:rPr>
                <w:del w:id="582" w:author="Thomas, Gregg" w:date="2024-10-01T11:00:00Z" w16du:dateUtc="2024-10-01T15:00:00Z"/>
                <w:rFonts w:ascii="Times New Roman" w:eastAsia="Times New Roman" w:hAnsi="Times New Roman" w:cs="Times New Roman"/>
                <w:color w:val="000000"/>
                <w:sz w:val="24"/>
                <w:szCs w:val="24"/>
              </w:rPr>
            </w:pPr>
            <w:del w:id="583" w:author="Thomas, Gregg" w:date="2024-10-01T11:00:00Z" w16du:dateUtc="2024-10-01T15:00:00Z">
              <w:r>
                <w:rPr>
                  <w:rFonts w:ascii="Times New Roman" w:eastAsia="Times New Roman" w:hAnsi="Times New Roman" w:cs="Times New Roman"/>
                  <w:color w:val="000000"/>
                  <w:sz w:val="24"/>
                  <w:szCs w:val="24"/>
                </w:rPr>
                <w:delText>2549</w:delText>
              </w:r>
            </w:del>
          </w:p>
        </w:tc>
        <w:tc>
          <w:tcPr>
            <w:tcW w:w="1818" w:type="dxa"/>
            <w:tcBorders>
              <w:top w:val="nil"/>
              <w:left w:val="nil"/>
              <w:bottom w:val="nil"/>
            </w:tcBorders>
          </w:tcPr>
          <w:p w14:paraId="63072868" w14:textId="77777777" w:rsidR="008C347C" w:rsidRPr="00231BBB" w:rsidRDefault="008C347C" w:rsidP="00F413E3">
            <w:pPr>
              <w:spacing w:after="0" w:line="240" w:lineRule="auto"/>
              <w:jc w:val="both"/>
              <w:rPr>
                <w:del w:id="584" w:author="Thomas, Gregg" w:date="2024-10-01T11:00:00Z" w16du:dateUtc="2024-10-01T15:00:00Z"/>
                <w:rFonts w:ascii="Times New Roman" w:eastAsia="Times New Roman" w:hAnsi="Times New Roman" w:cs="Times New Roman"/>
                <w:color w:val="000000"/>
                <w:sz w:val="24"/>
                <w:szCs w:val="24"/>
              </w:rPr>
            </w:pPr>
            <w:del w:id="585" w:author="Thomas, Gregg" w:date="2024-10-01T11:00:00Z" w16du:dateUtc="2024-10-01T15:00:00Z">
              <w:r>
                <w:rPr>
                  <w:rFonts w:ascii="Times New Roman" w:eastAsia="Times New Roman" w:hAnsi="Times New Roman" w:cs="Times New Roman"/>
                  <w:color w:val="000000"/>
                  <w:sz w:val="24"/>
                  <w:szCs w:val="24"/>
                </w:rPr>
                <w:delText>*</w:delText>
              </w:r>
            </w:del>
          </w:p>
        </w:tc>
      </w:tr>
      <w:tr w:rsidR="00113FE2" w:rsidRPr="00231BBB" w14:paraId="380470A9" w14:textId="77777777" w:rsidTr="008C347C">
        <w:trPr>
          <w:trHeight w:val="288"/>
          <w:del w:id="586" w:author="Thomas, Gregg" w:date="2024-10-01T11:00:00Z"/>
        </w:trPr>
        <w:tc>
          <w:tcPr>
            <w:tcW w:w="1908" w:type="dxa"/>
            <w:tcBorders>
              <w:top w:val="nil"/>
              <w:bottom w:val="nil"/>
            </w:tcBorders>
            <w:shd w:val="clear" w:color="auto" w:fill="auto"/>
            <w:noWrap/>
            <w:vAlign w:val="bottom"/>
            <w:hideMark/>
          </w:tcPr>
          <w:p w14:paraId="0ED15829" w14:textId="77777777" w:rsidR="008C347C" w:rsidRPr="00231BBB" w:rsidRDefault="008C347C" w:rsidP="00F413E3">
            <w:pPr>
              <w:spacing w:after="0" w:line="240" w:lineRule="auto"/>
              <w:jc w:val="both"/>
              <w:rPr>
                <w:del w:id="587" w:author="Thomas, Gregg" w:date="2024-10-01T11:00:00Z" w16du:dateUtc="2024-10-01T15:00:00Z"/>
                <w:rFonts w:ascii="Times New Roman" w:eastAsia="Times New Roman" w:hAnsi="Times New Roman" w:cs="Times New Roman"/>
                <w:i/>
                <w:iCs/>
                <w:color w:val="000000"/>
                <w:sz w:val="24"/>
                <w:szCs w:val="24"/>
              </w:rPr>
            </w:pPr>
            <w:del w:id="588" w:author="Thomas, Gregg" w:date="2024-10-01T11:00:00Z" w16du:dateUtc="2024-10-01T15:00:00Z">
              <w:r w:rsidRPr="00231BBB">
                <w:rPr>
                  <w:rFonts w:ascii="Times New Roman" w:eastAsia="Times New Roman" w:hAnsi="Times New Roman" w:cs="Times New Roman"/>
                  <w:i/>
                  <w:iCs/>
                  <w:color w:val="000000"/>
                  <w:sz w:val="24"/>
                  <w:szCs w:val="24"/>
                </w:rPr>
                <w:delText>Rattus norvegicus</w:delText>
              </w:r>
            </w:del>
          </w:p>
        </w:tc>
        <w:tc>
          <w:tcPr>
            <w:tcW w:w="3240" w:type="dxa"/>
            <w:tcBorders>
              <w:top w:val="nil"/>
              <w:bottom w:val="nil"/>
            </w:tcBorders>
            <w:shd w:val="clear" w:color="auto" w:fill="auto"/>
            <w:noWrap/>
            <w:vAlign w:val="bottom"/>
            <w:hideMark/>
          </w:tcPr>
          <w:p w14:paraId="102FD4B8" w14:textId="77777777" w:rsidR="008C347C" w:rsidRPr="00231BBB" w:rsidRDefault="008C347C" w:rsidP="00F413E3">
            <w:pPr>
              <w:spacing w:after="0" w:line="240" w:lineRule="auto"/>
              <w:jc w:val="both"/>
              <w:rPr>
                <w:del w:id="589" w:author="Thomas, Gregg" w:date="2024-10-01T11:00:00Z" w16du:dateUtc="2024-10-01T15:00:00Z"/>
                <w:rFonts w:ascii="Times New Roman" w:eastAsia="Times New Roman" w:hAnsi="Times New Roman" w:cs="Times New Roman"/>
                <w:color w:val="000000"/>
                <w:sz w:val="24"/>
                <w:szCs w:val="24"/>
              </w:rPr>
            </w:pPr>
            <w:del w:id="590" w:author="Thomas, Gregg" w:date="2024-10-01T11:00:00Z" w16du:dateUtc="2024-10-01T15:00:00Z">
              <w:r w:rsidRPr="00231BBB">
                <w:rPr>
                  <w:rFonts w:ascii="Times New Roman" w:eastAsia="Times New Roman" w:hAnsi="Times New Roman" w:cs="Times New Roman"/>
                  <w:color w:val="000000"/>
                  <w:sz w:val="24"/>
                  <w:szCs w:val="24"/>
                </w:rPr>
                <w:delText>GenBank: GCA_015227675.2</w:delText>
              </w:r>
            </w:del>
          </w:p>
        </w:tc>
        <w:tc>
          <w:tcPr>
            <w:tcW w:w="1800" w:type="dxa"/>
            <w:tcBorders>
              <w:top w:val="nil"/>
              <w:left w:val="nil"/>
              <w:bottom w:val="nil"/>
            </w:tcBorders>
            <w:shd w:val="clear" w:color="auto" w:fill="auto"/>
            <w:noWrap/>
            <w:vAlign w:val="bottom"/>
            <w:hideMark/>
          </w:tcPr>
          <w:p w14:paraId="160056AF" w14:textId="77777777" w:rsidR="008C347C" w:rsidRPr="00231BBB" w:rsidRDefault="008C347C" w:rsidP="00F413E3">
            <w:pPr>
              <w:spacing w:after="0" w:line="240" w:lineRule="auto"/>
              <w:jc w:val="both"/>
              <w:rPr>
                <w:del w:id="591" w:author="Thomas, Gregg" w:date="2024-10-01T11:00:00Z" w16du:dateUtc="2024-10-01T15:00:00Z"/>
                <w:rFonts w:ascii="Times New Roman" w:eastAsia="Times New Roman" w:hAnsi="Times New Roman" w:cs="Times New Roman"/>
                <w:color w:val="000000"/>
                <w:sz w:val="24"/>
                <w:szCs w:val="24"/>
              </w:rPr>
            </w:pPr>
            <w:del w:id="592"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260A4820" w14:textId="77777777" w:rsidR="008C347C" w:rsidRPr="00231BBB" w:rsidRDefault="00A76FC9" w:rsidP="00F413E3">
            <w:pPr>
              <w:spacing w:after="0" w:line="240" w:lineRule="auto"/>
              <w:jc w:val="both"/>
              <w:rPr>
                <w:del w:id="593" w:author="Thomas, Gregg" w:date="2024-10-01T11:00:00Z" w16du:dateUtc="2024-10-01T15:00:00Z"/>
                <w:rFonts w:ascii="Times New Roman" w:eastAsia="Times New Roman" w:hAnsi="Times New Roman" w:cs="Times New Roman"/>
                <w:color w:val="000000"/>
                <w:sz w:val="24"/>
                <w:szCs w:val="24"/>
              </w:rPr>
            </w:pPr>
            <w:del w:id="594" w:author="Thomas, Gregg" w:date="2024-10-01T11:00:00Z" w16du:dateUtc="2024-10-01T15:00:00Z">
              <w:r>
                <w:rPr>
                  <w:rFonts w:ascii="Times New Roman" w:eastAsia="Times New Roman" w:hAnsi="Times New Roman" w:cs="Times New Roman"/>
                  <w:color w:val="000000"/>
                  <w:sz w:val="24"/>
                  <w:szCs w:val="24"/>
                </w:rPr>
                <w:delText>2425</w:delText>
              </w:r>
            </w:del>
          </w:p>
        </w:tc>
        <w:tc>
          <w:tcPr>
            <w:tcW w:w="1818" w:type="dxa"/>
            <w:tcBorders>
              <w:top w:val="nil"/>
              <w:left w:val="nil"/>
              <w:bottom w:val="nil"/>
            </w:tcBorders>
          </w:tcPr>
          <w:p w14:paraId="737DB137" w14:textId="77777777" w:rsidR="008C347C" w:rsidRPr="00231BBB" w:rsidRDefault="008C347C" w:rsidP="00F413E3">
            <w:pPr>
              <w:spacing w:after="0" w:line="240" w:lineRule="auto"/>
              <w:jc w:val="both"/>
              <w:rPr>
                <w:del w:id="595" w:author="Thomas, Gregg" w:date="2024-10-01T11:00:00Z" w16du:dateUtc="2024-10-01T15:00:00Z"/>
                <w:rFonts w:ascii="Times New Roman" w:eastAsia="Times New Roman" w:hAnsi="Times New Roman" w:cs="Times New Roman"/>
                <w:color w:val="000000"/>
                <w:sz w:val="24"/>
                <w:szCs w:val="24"/>
              </w:rPr>
            </w:pPr>
          </w:p>
        </w:tc>
      </w:tr>
      <w:tr w:rsidR="00113FE2" w:rsidRPr="00231BBB" w14:paraId="1CC0C61B" w14:textId="77777777" w:rsidTr="008C347C">
        <w:trPr>
          <w:trHeight w:val="288"/>
          <w:del w:id="596" w:author="Thomas, Gregg" w:date="2024-10-01T11:00:00Z"/>
        </w:trPr>
        <w:tc>
          <w:tcPr>
            <w:tcW w:w="1908" w:type="dxa"/>
            <w:tcBorders>
              <w:top w:val="nil"/>
              <w:bottom w:val="nil"/>
            </w:tcBorders>
            <w:shd w:val="clear" w:color="auto" w:fill="auto"/>
            <w:noWrap/>
            <w:vAlign w:val="bottom"/>
            <w:hideMark/>
          </w:tcPr>
          <w:p w14:paraId="1D62C99B" w14:textId="77777777" w:rsidR="008C347C" w:rsidRPr="00231BBB" w:rsidRDefault="008C347C" w:rsidP="00F413E3">
            <w:pPr>
              <w:spacing w:after="0" w:line="240" w:lineRule="auto"/>
              <w:jc w:val="both"/>
              <w:rPr>
                <w:del w:id="597" w:author="Thomas, Gregg" w:date="2024-10-01T11:00:00Z" w16du:dateUtc="2024-10-01T15:00:00Z"/>
                <w:rFonts w:ascii="Times New Roman" w:eastAsia="Times New Roman" w:hAnsi="Times New Roman" w:cs="Times New Roman"/>
                <w:i/>
                <w:iCs/>
                <w:color w:val="000000"/>
                <w:sz w:val="24"/>
                <w:szCs w:val="24"/>
              </w:rPr>
            </w:pPr>
            <w:del w:id="598" w:author="Thomas, Gregg" w:date="2024-10-01T11:00:00Z" w16du:dateUtc="2024-10-01T15:00:00Z">
              <w:r w:rsidRPr="00231BBB">
                <w:rPr>
                  <w:rFonts w:ascii="Times New Roman" w:eastAsia="Times New Roman" w:hAnsi="Times New Roman" w:cs="Times New Roman"/>
                  <w:i/>
                  <w:iCs/>
                  <w:color w:val="000000"/>
                  <w:sz w:val="24"/>
                  <w:szCs w:val="24"/>
                </w:rPr>
                <w:delText>Rattus rattus</w:delText>
              </w:r>
            </w:del>
          </w:p>
        </w:tc>
        <w:tc>
          <w:tcPr>
            <w:tcW w:w="3240" w:type="dxa"/>
            <w:tcBorders>
              <w:top w:val="nil"/>
              <w:bottom w:val="nil"/>
            </w:tcBorders>
            <w:shd w:val="clear" w:color="auto" w:fill="auto"/>
            <w:noWrap/>
            <w:vAlign w:val="bottom"/>
            <w:hideMark/>
          </w:tcPr>
          <w:p w14:paraId="71DCFA59" w14:textId="77777777" w:rsidR="008C347C" w:rsidRPr="00231BBB" w:rsidRDefault="008C347C" w:rsidP="00F413E3">
            <w:pPr>
              <w:spacing w:after="0" w:line="240" w:lineRule="auto"/>
              <w:jc w:val="both"/>
              <w:rPr>
                <w:del w:id="599" w:author="Thomas, Gregg" w:date="2024-10-01T11:00:00Z" w16du:dateUtc="2024-10-01T15:00:00Z"/>
                <w:rFonts w:ascii="Times New Roman" w:eastAsia="Times New Roman" w:hAnsi="Times New Roman" w:cs="Times New Roman"/>
                <w:color w:val="000000"/>
                <w:sz w:val="24"/>
                <w:szCs w:val="24"/>
              </w:rPr>
            </w:pPr>
            <w:del w:id="600" w:author="Thomas, Gregg" w:date="2024-10-01T11:00:00Z" w16du:dateUtc="2024-10-01T15:00:00Z">
              <w:r w:rsidRPr="00231BBB">
                <w:rPr>
                  <w:rFonts w:ascii="Times New Roman" w:eastAsia="Times New Roman" w:hAnsi="Times New Roman" w:cs="Times New Roman"/>
                  <w:color w:val="000000"/>
                  <w:sz w:val="24"/>
                  <w:szCs w:val="24"/>
                </w:rPr>
                <w:delText>GenBank: GCA_011064425.1</w:delText>
              </w:r>
            </w:del>
          </w:p>
        </w:tc>
        <w:tc>
          <w:tcPr>
            <w:tcW w:w="1800" w:type="dxa"/>
            <w:tcBorders>
              <w:top w:val="nil"/>
              <w:left w:val="nil"/>
              <w:bottom w:val="nil"/>
            </w:tcBorders>
            <w:shd w:val="clear" w:color="auto" w:fill="auto"/>
            <w:noWrap/>
            <w:vAlign w:val="bottom"/>
            <w:hideMark/>
          </w:tcPr>
          <w:p w14:paraId="457D2DA1" w14:textId="77777777" w:rsidR="008C347C" w:rsidRPr="00231BBB" w:rsidRDefault="008C347C" w:rsidP="00F413E3">
            <w:pPr>
              <w:spacing w:after="0" w:line="240" w:lineRule="auto"/>
              <w:jc w:val="both"/>
              <w:rPr>
                <w:del w:id="601" w:author="Thomas, Gregg" w:date="2024-10-01T11:00:00Z" w16du:dateUtc="2024-10-01T15:00:00Z"/>
                <w:rFonts w:ascii="Times New Roman" w:eastAsia="Times New Roman" w:hAnsi="Times New Roman" w:cs="Times New Roman"/>
                <w:color w:val="000000"/>
                <w:sz w:val="24"/>
                <w:szCs w:val="24"/>
              </w:rPr>
            </w:pPr>
            <w:del w:id="602"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6E4C58B8" w14:textId="77777777" w:rsidR="008C347C" w:rsidRPr="00231BBB" w:rsidRDefault="00A76FC9" w:rsidP="00F413E3">
            <w:pPr>
              <w:spacing w:after="0" w:line="240" w:lineRule="auto"/>
              <w:jc w:val="both"/>
              <w:rPr>
                <w:del w:id="603" w:author="Thomas, Gregg" w:date="2024-10-01T11:00:00Z" w16du:dateUtc="2024-10-01T15:00:00Z"/>
                <w:rFonts w:ascii="Times New Roman" w:eastAsia="Times New Roman" w:hAnsi="Times New Roman" w:cs="Times New Roman"/>
                <w:color w:val="000000"/>
                <w:sz w:val="24"/>
                <w:szCs w:val="24"/>
              </w:rPr>
            </w:pPr>
            <w:del w:id="604" w:author="Thomas, Gregg" w:date="2024-10-01T11:00:00Z" w16du:dateUtc="2024-10-01T15:00:00Z">
              <w:r>
                <w:rPr>
                  <w:rFonts w:ascii="Times New Roman" w:eastAsia="Times New Roman" w:hAnsi="Times New Roman" w:cs="Times New Roman"/>
                  <w:color w:val="000000"/>
                  <w:sz w:val="24"/>
                  <w:szCs w:val="24"/>
                </w:rPr>
                <w:delText>2443</w:delText>
              </w:r>
            </w:del>
          </w:p>
        </w:tc>
        <w:tc>
          <w:tcPr>
            <w:tcW w:w="1818" w:type="dxa"/>
            <w:tcBorders>
              <w:top w:val="nil"/>
              <w:left w:val="nil"/>
              <w:bottom w:val="nil"/>
            </w:tcBorders>
          </w:tcPr>
          <w:p w14:paraId="01F485E1" w14:textId="77777777" w:rsidR="008C347C" w:rsidRPr="00231BBB" w:rsidRDefault="008C347C" w:rsidP="00F413E3">
            <w:pPr>
              <w:spacing w:after="0" w:line="240" w:lineRule="auto"/>
              <w:jc w:val="both"/>
              <w:rPr>
                <w:del w:id="605" w:author="Thomas, Gregg" w:date="2024-10-01T11:00:00Z" w16du:dateUtc="2024-10-01T15:00:00Z"/>
                <w:rFonts w:ascii="Times New Roman" w:eastAsia="Times New Roman" w:hAnsi="Times New Roman" w:cs="Times New Roman"/>
                <w:color w:val="000000"/>
                <w:sz w:val="24"/>
                <w:szCs w:val="24"/>
              </w:rPr>
            </w:pPr>
          </w:p>
        </w:tc>
      </w:tr>
      <w:tr w:rsidR="00113FE2" w:rsidRPr="00231BBB" w14:paraId="19BA744A" w14:textId="77777777" w:rsidTr="008C347C">
        <w:trPr>
          <w:trHeight w:val="288"/>
          <w:del w:id="606" w:author="Thomas, Gregg" w:date="2024-10-01T11:00:00Z"/>
        </w:trPr>
        <w:tc>
          <w:tcPr>
            <w:tcW w:w="1908" w:type="dxa"/>
            <w:tcBorders>
              <w:top w:val="nil"/>
              <w:bottom w:val="nil"/>
            </w:tcBorders>
            <w:shd w:val="clear" w:color="auto" w:fill="auto"/>
            <w:noWrap/>
            <w:vAlign w:val="bottom"/>
            <w:hideMark/>
          </w:tcPr>
          <w:p w14:paraId="2A7CCA96" w14:textId="77777777" w:rsidR="008C347C" w:rsidRPr="00231BBB" w:rsidRDefault="008C347C" w:rsidP="00F413E3">
            <w:pPr>
              <w:spacing w:after="0" w:line="240" w:lineRule="auto"/>
              <w:jc w:val="both"/>
              <w:rPr>
                <w:del w:id="607" w:author="Thomas, Gregg" w:date="2024-10-01T11:00:00Z" w16du:dateUtc="2024-10-01T15:00:00Z"/>
                <w:rFonts w:ascii="Times New Roman" w:eastAsia="Times New Roman" w:hAnsi="Times New Roman" w:cs="Times New Roman"/>
                <w:i/>
                <w:iCs/>
                <w:color w:val="000000"/>
                <w:sz w:val="24"/>
                <w:szCs w:val="24"/>
              </w:rPr>
            </w:pPr>
            <w:del w:id="608" w:author="Thomas, Gregg" w:date="2024-10-01T11:00:00Z" w16du:dateUtc="2024-10-01T15:00:00Z">
              <w:r w:rsidRPr="00231BBB">
                <w:rPr>
                  <w:rFonts w:ascii="Times New Roman" w:eastAsia="Times New Roman" w:hAnsi="Times New Roman" w:cs="Times New Roman"/>
                  <w:i/>
                  <w:iCs/>
                  <w:color w:val="000000"/>
                  <w:sz w:val="24"/>
                  <w:szCs w:val="24"/>
                </w:rPr>
                <w:delText>Rhabdomys dilectus</w:delText>
              </w:r>
            </w:del>
          </w:p>
        </w:tc>
        <w:tc>
          <w:tcPr>
            <w:tcW w:w="3240" w:type="dxa"/>
            <w:tcBorders>
              <w:top w:val="nil"/>
              <w:bottom w:val="nil"/>
            </w:tcBorders>
            <w:shd w:val="clear" w:color="auto" w:fill="auto"/>
            <w:noWrap/>
            <w:vAlign w:val="bottom"/>
            <w:hideMark/>
          </w:tcPr>
          <w:p w14:paraId="10749FA2" w14:textId="77777777" w:rsidR="008C347C" w:rsidRPr="00231BBB" w:rsidRDefault="00A76FC9" w:rsidP="00F413E3">
            <w:pPr>
              <w:spacing w:after="0" w:line="240" w:lineRule="auto"/>
              <w:jc w:val="both"/>
              <w:rPr>
                <w:del w:id="609" w:author="Thomas, Gregg" w:date="2024-10-01T11:00:00Z" w16du:dateUtc="2024-10-01T15:00:00Z"/>
                <w:rFonts w:ascii="Times New Roman" w:eastAsia="Times New Roman" w:hAnsi="Times New Roman" w:cs="Times New Roman"/>
                <w:color w:val="000000"/>
                <w:sz w:val="24"/>
                <w:szCs w:val="24"/>
              </w:rPr>
            </w:pPr>
            <w:del w:id="610" w:author="Thomas, Gregg" w:date="2024-10-01T11:00:00Z" w16du:dateUtc="2024-10-01T15:00:00Z">
              <w:r>
                <w:rPr>
                  <w:rFonts w:ascii="Times New Roman" w:eastAsia="Times New Roman" w:hAnsi="Times New Roman" w:cs="Times New Roman"/>
                  <w:color w:val="000000"/>
                  <w:sz w:val="24"/>
                  <w:szCs w:val="24"/>
                </w:rPr>
                <w:delText xml:space="preserve">Kumon et al., 2021: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nil"/>
            </w:tcBorders>
            <w:shd w:val="clear" w:color="auto" w:fill="auto"/>
            <w:noWrap/>
            <w:vAlign w:val="bottom"/>
            <w:hideMark/>
          </w:tcPr>
          <w:p w14:paraId="651CB3BC" w14:textId="77777777" w:rsidR="008C347C" w:rsidRPr="00231BBB" w:rsidRDefault="008C347C" w:rsidP="00F413E3">
            <w:pPr>
              <w:spacing w:after="0" w:line="240" w:lineRule="auto"/>
              <w:jc w:val="both"/>
              <w:rPr>
                <w:del w:id="611" w:author="Thomas, Gregg" w:date="2024-10-01T11:00:00Z" w16du:dateUtc="2024-10-01T15:00:00Z"/>
                <w:rFonts w:ascii="Times New Roman" w:eastAsia="Times New Roman" w:hAnsi="Times New Roman" w:cs="Times New Roman"/>
                <w:color w:val="000000"/>
                <w:sz w:val="24"/>
                <w:szCs w:val="24"/>
              </w:rPr>
            </w:pPr>
            <w:del w:id="612"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192821BE" w14:textId="77777777" w:rsidR="008C347C" w:rsidRPr="00231BBB" w:rsidRDefault="00A76FC9" w:rsidP="00F413E3">
            <w:pPr>
              <w:spacing w:after="0" w:line="240" w:lineRule="auto"/>
              <w:jc w:val="both"/>
              <w:rPr>
                <w:del w:id="613" w:author="Thomas, Gregg" w:date="2024-10-01T11:00:00Z" w16du:dateUtc="2024-10-01T15:00:00Z"/>
                <w:rFonts w:ascii="Times New Roman" w:eastAsia="Times New Roman" w:hAnsi="Times New Roman" w:cs="Times New Roman"/>
                <w:color w:val="000000"/>
                <w:sz w:val="24"/>
                <w:szCs w:val="24"/>
              </w:rPr>
            </w:pPr>
            <w:del w:id="614" w:author="Thomas, Gregg" w:date="2024-10-01T11:00:00Z" w16du:dateUtc="2024-10-01T15:00:00Z">
              <w:r>
                <w:rPr>
                  <w:rFonts w:ascii="Times New Roman" w:eastAsia="Times New Roman" w:hAnsi="Times New Roman" w:cs="Times New Roman"/>
                  <w:color w:val="000000"/>
                  <w:sz w:val="24"/>
                  <w:szCs w:val="24"/>
                </w:rPr>
                <w:delText>2546</w:delText>
              </w:r>
            </w:del>
          </w:p>
        </w:tc>
        <w:tc>
          <w:tcPr>
            <w:tcW w:w="1818" w:type="dxa"/>
            <w:tcBorders>
              <w:top w:val="nil"/>
              <w:left w:val="nil"/>
              <w:bottom w:val="nil"/>
            </w:tcBorders>
          </w:tcPr>
          <w:p w14:paraId="33A345D3" w14:textId="77777777" w:rsidR="008C347C" w:rsidRPr="00231BBB" w:rsidRDefault="008C347C" w:rsidP="00F413E3">
            <w:pPr>
              <w:spacing w:after="0" w:line="240" w:lineRule="auto"/>
              <w:jc w:val="both"/>
              <w:rPr>
                <w:del w:id="615" w:author="Thomas, Gregg" w:date="2024-10-01T11:00:00Z" w16du:dateUtc="2024-10-01T15:00:00Z"/>
                <w:rFonts w:ascii="Times New Roman" w:eastAsia="Times New Roman" w:hAnsi="Times New Roman" w:cs="Times New Roman"/>
                <w:color w:val="000000"/>
                <w:sz w:val="24"/>
                <w:szCs w:val="24"/>
              </w:rPr>
            </w:pPr>
            <w:del w:id="616" w:author="Thomas, Gregg" w:date="2024-10-01T11:00:00Z" w16du:dateUtc="2024-10-01T15:00:00Z">
              <w:r>
                <w:rPr>
                  <w:rFonts w:ascii="Times New Roman" w:eastAsia="Times New Roman" w:hAnsi="Times New Roman" w:cs="Times New Roman"/>
                  <w:color w:val="000000"/>
                  <w:sz w:val="24"/>
                  <w:szCs w:val="24"/>
                </w:rPr>
                <w:delText>*</w:delText>
              </w:r>
            </w:del>
          </w:p>
        </w:tc>
      </w:tr>
      <w:tr w:rsidR="00113FE2" w:rsidRPr="00231BBB" w14:paraId="054669D8" w14:textId="77777777" w:rsidTr="008C347C">
        <w:trPr>
          <w:trHeight w:val="288"/>
          <w:del w:id="617" w:author="Thomas, Gregg" w:date="2024-10-01T11:00:00Z"/>
        </w:trPr>
        <w:tc>
          <w:tcPr>
            <w:tcW w:w="1908" w:type="dxa"/>
            <w:tcBorders>
              <w:top w:val="nil"/>
              <w:bottom w:val="nil"/>
            </w:tcBorders>
            <w:shd w:val="clear" w:color="auto" w:fill="auto"/>
            <w:noWrap/>
            <w:vAlign w:val="bottom"/>
            <w:hideMark/>
          </w:tcPr>
          <w:p w14:paraId="210BFD0C" w14:textId="77777777" w:rsidR="008C347C" w:rsidRPr="00231BBB" w:rsidRDefault="008C347C" w:rsidP="00F413E3">
            <w:pPr>
              <w:spacing w:after="0" w:line="240" w:lineRule="auto"/>
              <w:jc w:val="both"/>
              <w:rPr>
                <w:del w:id="618" w:author="Thomas, Gregg" w:date="2024-10-01T11:00:00Z" w16du:dateUtc="2024-10-01T15:00:00Z"/>
                <w:rFonts w:ascii="Times New Roman" w:eastAsia="Times New Roman" w:hAnsi="Times New Roman" w:cs="Times New Roman"/>
                <w:i/>
                <w:iCs/>
                <w:color w:val="000000"/>
                <w:sz w:val="24"/>
                <w:szCs w:val="24"/>
              </w:rPr>
            </w:pPr>
            <w:del w:id="619" w:author="Thomas, Gregg" w:date="2024-10-01T11:00:00Z" w16du:dateUtc="2024-10-01T15:00:00Z">
              <w:r w:rsidRPr="00231BBB">
                <w:rPr>
                  <w:rFonts w:ascii="Times New Roman" w:eastAsia="Times New Roman" w:hAnsi="Times New Roman" w:cs="Times New Roman"/>
                  <w:i/>
                  <w:iCs/>
                  <w:color w:val="000000"/>
                  <w:sz w:val="24"/>
                  <w:szCs w:val="24"/>
                </w:rPr>
                <w:delText>Rhombomys opimus</w:delText>
              </w:r>
            </w:del>
          </w:p>
        </w:tc>
        <w:tc>
          <w:tcPr>
            <w:tcW w:w="3240" w:type="dxa"/>
            <w:tcBorders>
              <w:top w:val="nil"/>
              <w:bottom w:val="nil"/>
            </w:tcBorders>
            <w:shd w:val="clear" w:color="auto" w:fill="auto"/>
            <w:noWrap/>
            <w:vAlign w:val="bottom"/>
            <w:hideMark/>
          </w:tcPr>
          <w:p w14:paraId="63F777BE" w14:textId="77777777" w:rsidR="008C347C" w:rsidRPr="00231BBB" w:rsidRDefault="008C347C" w:rsidP="00F413E3">
            <w:pPr>
              <w:spacing w:after="0" w:line="240" w:lineRule="auto"/>
              <w:jc w:val="both"/>
              <w:rPr>
                <w:del w:id="620" w:author="Thomas, Gregg" w:date="2024-10-01T11:00:00Z" w16du:dateUtc="2024-10-01T15:00:00Z"/>
                <w:rFonts w:ascii="Times New Roman" w:eastAsia="Times New Roman" w:hAnsi="Times New Roman" w:cs="Times New Roman"/>
                <w:color w:val="000000"/>
                <w:sz w:val="24"/>
                <w:szCs w:val="24"/>
              </w:rPr>
            </w:pPr>
            <w:del w:id="621" w:author="Thomas, Gregg" w:date="2024-10-01T11:00:00Z" w16du:dateUtc="2024-10-01T15:00:00Z">
              <w:r w:rsidRPr="00231BBB">
                <w:rPr>
                  <w:rFonts w:ascii="Times New Roman" w:eastAsia="Times New Roman" w:hAnsi="Times New Roman" w:cs="Times New Roman"/>
                  <w:color w:val="000000"/>
                  <w:sz w:val="24"/>
                  <w:szCs w:val="24"/>
                </w:rPr>
                <w:delText>GenBank: GCA_010120015.1</w:delText>
              </w:r>
            </w:del>
          </w:p>
        </w:tc>
        <w:tc>
          <w:tcPr>
            <w:tcW w:w="1800" w:type="dxa"/>
            <w:tcBorders>
              <w:top w:val="nil"/>
              <w:left w:val="nil"/>
              <w:bottom w:val="nil"/>
            </w:tcBorders>
            <w:shd w:val="clear" w:color="auto" w:fill="auto"/>
            <w:noWrap/>
            <w:vAlign w:val="bottom"/>
            <w:hideMark/>
          </w:tcPr>
          <w:p w14:paraId="27B9B1AE" w14:textId="77777777" w:rsidR="008C347C" w:rsidRPr="00231BBB" w:rsidRDefault="008C347C" w:rsidP="00F413E3">
            <w:pPr>
              <w:spacing w:after="0" w:line="240" w:lineRule="auto"/>
              <w:jc w:val="both"/>
              <w:rPr>
                <w:del w:id="622" w:author="Thomas, Gregg" w:date="2024-10-01T11:00:00Z" w16du:dateUtc="2024-10-01T15:00:00Z"/>
                <w:rFonts w:ascii="Times New Roman" w:eastAsia="Times New Roman" w:hAnsi="Times New Roman" w:cs="Times New Roman"/>
                <w:color w:val="000000"/>
                <w:sz w:val="24"/>
                <w:szCs w:val="24"/>
              </w:rPr>
            </w:pPr>
            <w:del w:id="623" w:author="Thomas, Gregg" w:date="2024-10-01T11:00:00Z" w16du:dateUtc="2024-10-01T15:00:00Z">
              <w:r w:rsidRPr="00231BBB">
                <w:rPr>
                  <w:rFonts w:ascii="Times New Roman" w:eastAsia="Times New Roman" w:hAnsi="Times New Roman" w:cs="Times New Roman"/>
                  <w:color w:val="000000"/>
                  <w:sz w:val="24"/>
                  <w:szCs w:val="24"/>
                </w:rPr>
                <w:delText>Scaffolds</w:delText>
              </w:r>
            </w:del>
          </w:p>
        </w:tc>
        <w:tc>
          <w:tcPr>
            <w:tcW w:w="810" w:type="dxa"/>
            <w:tcBorders>
              <w:top w:val="nil"/>
              <w:left w:val="nil"/>
              <w:bottom w:val="nil"/>
            </w:tcBorders>
          </w:tcPr>
          <w:p w14:paraId="19E22B24" w14:textId="77777777" w:rsidR="008C347C" w:rsidRPr="00231BBB" w:rsidRDefault="00A76FC9" w:rsidP="00F413E3">
            <w:pPr>
              <w:spacing w:after="0" w:line="240" w:lineRule="auto"/>
              <w:jc w:val="both"/>
              <w:rPr>
                <w:del w:id="624" w:author="Thomas, Gregg" w:date="2024-10-01T11:00:00Z" w16du:dateUtc="2024-10-01T15:00:00Z"/>
                <w:rFonts w:ascii="Times New Roman" w:eastAsia="Times New Roman" w:hAnsi="Times New Roman" w:cs="Times New Roman"/>
                <w:color w:val="000000"/>
                <w:sz w:val="24"/>
                <w:szCs w:val="24"/>
              </w:rPr>
            </w:pPr>
            <w:del w:id="625" w:author="Thomas, Gregg" w:date="2024-10-01T11:00:00Z" w16du:dateUtc="2024-10-01T15:00:00Z">
              <w:r>
                <w:rPr>
                  <w:rFonts w:ascii="Times New Roman" w:eastAsia="Times New Roman" w:hAnsi="Times New Roman" w:cs="Times New Roman"/>
                  <w:color w:val="000000"/>
                  <w:sz w:val="24"/>
                  <w:szCs w:val="24"/>
                </w:rPr>
                <w:delText>2627</w:delText>
              </w:r>
            </w:del>
          </w:p>
        </w:tc>
        <w:tc>
          <w:tcPr>
            <w:tcW w:w="1818" w:type="dxa"/>
            <w:tcBorders>
              <w:top w:val="nil"/>
              <w:left w:val="nil"/>
              <w:bottom w:val="nil"/>
            </w:tcBorders>
          </w:tcPr>
          <w:p w14:paraId="149DD022" w14:textId="77777777" w:rsidR="008C347C" w:rsidRPr="00231BBB" w:rsidRDefault="008C347C" w:rsidP="00F413E3">
            <w:pPr>
              <w:spacing w:after="0" w:line="240" w:lineRule="auto"/>
              <w:jc w:val="both"/>
              <w:rPr>
                <w:del w:id="626" w:author="Thomas, Gregg" w:date="2024-10-01T11:00:00Z" w16du:dateUtc="2024-10-01T15:00:00Z"/>
                <w:rFonts w:ascii="Times New Roman" w:eastAsia="Times New Roman" w:hAnsi="Times New Roman" w:cs="Times New Roman"/>
                <w:color w:val="000000"/>
                <w:sz w:val="24"/>
                <w:szCs w:val="24"/>
              </w:rPr>
            </w:pPr>
          </w:p>
        </w:tc>
      </w:tr>
      <w:tr w:rsidR="00113FE2" w:rsidRPr="00231BBB" w14:paraId="67A05C92" w14:textId="77777777" w:rsidTr="008C347C">
        <w:trPr>
          <w:trHeight w:val="288"/>
          <w:del w:id="627" w:author="Thomas, Gregg" w:date="2024-10-01T11:00:00Z"/>
        </w:trPr>
        <w:tc>
          <w:tcPr>
            <w:tcW w:w="1908" w:type="dxa"/>
            <w:tcBorders>
              <w:top w:val="nil"/>
              <w:bottom w:val="single" w:sz="4" w:space="0" w:color="auto"/>
            </w:tcBorders>
            <w:shd w:val="clear" w:color="auto" w:fill="auto"/>
            <w:noWrap/>
            <w:vAlign w:val="bottom"/>
            <w:hideMark/>
          </w:tcPr>
          <w:p w14:paraId="79572D80" w14:textId="77777777" w:rsidR="008C347C" w:rsidRPr="00231BBB" w:rsidRDefault="008C347C" w:rsidP="00F413E3">
            <w:pPr>
              <w:spacing w:after="0" w:line="240" w:lineRule="auto"/>
              <w:jc w:val="both"/>
              <w:rPr>
                <w:del w:id="628" w:author="Thomas, Gregg" w:date="2024-10-01T11:00:00Z" w16du:dateUtc="2024-10-01T15:00:00Z"/>
                <w:rFonts w:ascii="Times New Roman" w:eastAsia="Times New Roman" w:hAnsi="Times New Roman" w:cs="Times New Roman"/>
                <w:i/>
                <w:iCs/>
                <w:color w:val="000000"/>
                <w:sz w:val="24"/>
                <w:szCs w:val="24"/>
              </w:rPr>
            </w:pPr>
            <w:del w:id="629" w:author="Thomas, Gregg" w:date="2024-10-01T11:00:00Z" w16du:dateUtc="2024-10-01T15:00:00Z">
              <w:r w:rsidRPr="00231BBB">
                <w:rPr>
                  <w:rFonts w:ascii="Times New Roman" w:eastAsia="Times New Roman" w:hAnsi="Times New Roman" w:cs="Times New Roman"/>
                  <w:i/>
                  <w:iCs/>
                  <w:color w:val="000000"/>
                  <w:sz w:val="24"/>
                  <w:szCs w:val="24"/>
                </w:rPr>
                <w:delText>Rhynchomys soricoides</w:delText>
              </w:r>
            </w:del>
          </w:p>
        </w:tc>
        <w:tc>
          <w:tcPr>
            <w:tcW w:w="3240" w:type="dxa"/>
            <w:tcBorders>
              <w:top w:val="nil"/>
              <w:bottom w:val="single" w:sz="4" w:space="0" w:color="auto"/>
            </w:tcBorders>
            <w:shd w:val="clear" w:color="auto" w:fill="auto"/>
            <w:noWrap/>
            <w:vAlign w:val="bottom"/>
            <w:hideMark/>
          </w:tcPr>
          <w:p w14:paraId="207983E2" w14:textId="77777777" w:rsidR="008C347C" w:rsidRPr="00231BBB" w:rsidRDefault="00A76FC9" w:rsidP="00F413E3">
            <w:pPr>
              <w:spacing w:after="0" w:line="240" w:lineRule="auto"/>
              <w:jc w:val="both"/>
              <w:rPr>
                <w:del w:id="630" w:author="Thomas, Gregg" w:date="2024-10-01T11:00:00Z" w16du:dateUtc="2024-10-01T15:00:00Z"/>
                <w:rFonts w:ascii="Times New Roman" w:eastAsia="Times New Roman" w:hAnsi="Times New Roman" w:cs="Times New Roman"/>
                <w:color w:val="000000"/>
                <w:sz w:val="24"/>
                <w:szCs w:val="24"/>
              </w:rPr>
            </w:pPr>
            <w:del w:id="631" w:author="Thomas, Gregg" w:date="2024-10-01T11:00:00Z" w16du:dateUtc="2024-10-01T15:00:00Z">
              <w:r>
                <w:rPr>
                  <w:rFonts w:ascii="Times New Roman" w:eastAsia="Times New Roman" w:hAnsi="Times New Roman" w:cs="Times New Roman"/>
                  <w:color w:val="000000"/>
                  <w:sz w:val="24"/>
                  <w:szCs w:val="24"/>
                </w:rPr>
                <w:delText xml:space="preserve">Kumon et al., 2021: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single" w:sz="4" w:space="0" w:color="auto"/>
            </w:tcBorders>
            <w:shd w:val="clear" w:color="auto" w:fill="auto"/>
            <w:noWrap/>
            <w:vAlign w:val="bottom"/>
            <w:hideMark/>
          </w:tcPr>
          <w:p w14:paraId="70C53CA8" w14:textId="77777777" w:rsidR="008C347C" w:rsidRPr="00231BBB" w:rsidRDefault="008C347C" w:rsidP="00F413E3">
            <w:pPr>
              <w:spacing w:after="0" w:line="240" w:lineRule="auto"/>
              <w:jc w:val="both"/>
              <w:rPr>
                <w:del w:id="632" w:author="Thomas, Gregg" w:date="2024-10-01T11:00:00Z" w16du:dateUtc="2024-10-01T15:00:00Z"/>
                <w:rFonts w:ascii="Times New Roman" w:eastAsia="Times New Roman" w:hAnsi="Times New Roman" w:cs="Times New Roman"/>
                <w:color w:val="000000"/>
                <w:sz w:val="24"/>
                <w:szCs w:val="24"/>
              </w:rPr>
            </w:pPr>
            <w:del w:id="633"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single" w:sz="4" w:space="0" w:color="auto"/>
            </w:tcBorders>
          </w:tcPr>
          <w:p w14:paraId="59B4E4C7" w14:textId="77777777" w:rsidR="008C347C" w:rsidRPr="00231BBB" w:rsidRDefault="00A76FC9" w:rsidP="00F413E3">
            <w:pPr>
              <w:spacing w:after="0" w:line="240" w:lineRule="auto"/>
              <w:jc w:val="both"/>
              <w:rPr>
                <w:del w:id="634" w:author="Thomas, Gregg" w:date="2024-10-01T11:00:00Z" w16du:dateUtc="2024-10-01T15:00:00Z"/>
                <w:rFonts w:ascii="Times New Roman" w:eastAsia="Times New Roman" w:hAnsi="Times New Roman" w:cs="Times New Roman"/>
                <w:color w:val="000000"/>
                <w:sz w:val="24"/>
                <w:szCs w:val="24"/>
              </w:rPr>
            </w:pPr>
            <w:del w:id="635" w:author="Thomas, Gregg" w:date="2024-10-01T11:00:00Z" w16du:dateUtc="2024-10-01T15:00:00Z">
              <w:r>
                <w:rPr>
                  <w:rFonts w:ascii="Times New Roman" w:eastAsia="Times New Roman" w:hAnsi="Times New Roman" w:cs="Times New Roman"/>
                  <w:color w:val="000000"/>
                  <w:sz w:val="24"/>
                  <w:szCs w:val="24"/>
                </w:rPr>
                <w:delText>2570</w:delText>
              </w:r>
            </w:del>
          </w:p>
        </w:tc>
        <w:tc>
          <w:tcPr>
            <w:tcW w:w="1818" w:type="dxa"/>
            <w:tcBorders>
              <w:top w:val="nil"/>
              <w:left w:val="nil"/>
              <w:bottom w:val="single" w:sz="4" w:space="0" w:color="auto"/>
            </w:tcBorders>
          </w:tcPr>
          <w:p w14:paraId="0BB987EE" w14:textId="77777777" w:rsidR="008C347C" w:rsidRPr="00231BBB" w:rsidRDefault="008C347C" w:rsidP="00F413E3">
            <w:pPr>
              <w:spacing w:after="0" w:line="240" w:lineRule="auto"/>
              <w:jc w:val="both"/>
              <w:rPr>
                <w:del w:id="636" w:author="Thomas, Gregg" w:date="2024-10-01T11:00:00Z" w16du:dateUtc="2024-10-01T15:00:00Z"/>
                <w:rFonts w:ascii="Times New Roman" w:eastAsia="Times New Roman" w:hAnsi="Times New Roman" w:cs="Times New Roman"/>
                <w:color w:val="000000"/>
                <w:sz w:val="24"/>
                <w:szCs w:val="24"/>
              </w:rPr>
            </w:pPr>
            <w:del w:id="637" w:author="Thomas, Gregg" w:date="2024-10-01T11:00:00Z" w16du:dateUtc="2024-10-01T15:00:00Z">
              <w:r>
                <w:rPr>
                  <w:rFonts w:ascii="Times New Roman" w:eastAsia="Times New Roman" w:hAnsi="Times New Roman" w:cs="Times New Roman"/>
                  <w:color w:val="000000"/>
                  <w:sz w:val="24"/>
                  <w:szCs w:val="24"/>
                </w:rPr>
                <w:delText>*</w:delText>
              </w:r>
            </w:del>
          </w:p>
        </w:tc>
      </w:tr>
    </w:tbl>
    <w:p w14:paraId="0E0C4634" w14:textId="77777777" w:rsidR="00231BBB" w:rsidRDefault="00231BBB" w:rsidP="00F413E3">
      <w:pPr>
        <w:jc w:val="both"/>
        <w:rPr>
          <w:del w:id="638" w:author="Thomas, Gregg" w:date="2024-10-01T11:00:00Z" w16du:dateUtc="2024-10-01T15:00:00Z"/>
        </w:rPr>
      </w:pPr>
    </w:p>
    <w:p w14:paraId="07EDE15B" w14:textId="77777777" w:rsidR="00231BBB" w:rsidRDefault="00231BBB" w:rsidP="00F413E3">
      <w:pPr>
        <w:jc w:val="both"/>
        <w:rPr>
          <w:del w:id="639" w:author="Thomas, Gregg" w:date="2024-10-01T11:00:00Z" w16du:dateUtc="2024-10-01T15:00:00Z"/>
        </w:rPr>
      </w:pPr>
    </w:p>
    <w:p w14:paraId="4BEB16D5" w14:textId="77777777" w:rsidR="008C347C" w:rsidRDefault="008C347C" w:rsidP="00F413E3">
      <w:pPr>
        <w:jc w:val="both"/>
        <w:rPr>
          <w:del w:id="640" w:author="Thomas, Gregg" w:date="2024-10-01T11:00:00Z" w16du:dateUtc="2024-10-01T15:00:00Z"/>
        </w:rPr>
      </w:pPr>
    </w:p>
    <w:p w14:paraId="14D7BAC1" w14:textId="77777777" w:rsidR="008C347C" w:rsidRDefault="008C347C" w:rsidP="00F413E3">
      <w:pPr>
        <w:jc w:val="both"/>
        <w:rPr>
          <w:del w:id="641" w:author="Thomas, Gregg" w:date="2024-10-01T11:00:00Z" w16du:dateUtc="2024-10-01T15:00:00Z"/>
        </w:rPr>
      </w:pPr>
    </w:p>
    <w:p w14:paraId="33243BA1" w14:textId="77777777" w:rsidR="008C347C" w:rsidRPr="007061AA" w:rsidRDefault="008C347C" w:rsidP="00F413E3">
      <w:pPr>
        <w:pStyle w:val="Heading3"/>
        <w:rPr>
          <w:del w:id="642" w:author="Thomas, Gregg" w:date="2024-10-01T11:00:00Z" w16du:dateUtc="2024-10-01T15:00:00Z"/>
        </w:rPr>
      </w:pPr>
      <w:del w:id="643" w:author="Thomas, Gregg" w:date="2024-10-01T11:00:00Z" w16du:dateUtc="2024-10-01T15:00:00Z">
        <w:r>
          <w:delText xml:space="preserve">Table 2: Prior node ages used in phylogenetic dating in millions of years before present. </w:delText>
        </w:r>
      </w:del>
    </w:p>
    <w:tbl>
      <w:tblPr>
        <w:tblW w:w="8085" w:type="dxa"/>
        <w:jc w:val="center"/>
        <w:tblLook w:val="04A0" w:firstRow="1" w:lastRow="0" w:firstColumn="1" w:lastColumn="0" w:noHBand="0" w:noVBand="1"/>
      </w:tblPr>
      <w:tblGrid>
        <w:gridCol w:w="1425"/>
        <w:gridCol w:w="1800"/>
        <w:gridCol w:w="1995"/>
        <w:gridCol w:w="2865"/>
      </w:tblGrid>
      <w:tr w:rsidR="008C347C" w:rsidRPr="006B09C6" w14:paraId="3B71C743" w14:textId="77777777" w:rsidTr="00E25CF3">
        <w:trPr>
          <w:trHeight w:val="288"/>
          <w:jc w:val="center"/>
          <w:del w:id="644" w:author="Thomas, Gregg" w:date="2024-10-01T11:00:00Z"/>
        </w:trPr>
        <w:tc>
          <w:tcPr>
            <w:tcW w:w="1425" w:type="dxa"/>
            <w:tcBorders>
              <w:top w:val="single" w:sz="4" w:space="0" w:color="auto"/>
              <w:bottom w:val="single" w:sz="4" w:space="0" w:color="auto"/>
            </w:tcBorders>
            <w:shd w:val="clear" w:color="auto" w:fill="auto"/>
            <w:noWrap/>
            <w:vAlign w:val="bottom"/>
            <w:hideMark/>
          </w:tcPr>
          <w:p w14:paraId="10106E33" w14:textId="77777777" w:rsidR="008C347C" w:rsidRPr="008C347C" w:rsidRDefault="008C347C" w:rsidP="00F413E3">
            <w:pPr>
              <w:spacing w:after="0" w:line="240" w:lineRule="auto"/>
              <w:jc w:val="both"/>
              <w:rPr>
                <w:del w:id="645" w:author="Thomas, Gregg" w:date="2024-10-01T11:00:00Z" w16du:dateUtc="2024-10-01T15:00:00Z"/>
                <w:rFonts w:ascii="Times New Roman" w:eastAsia="Times New Roman" w:hAnsi="Times New Roman" w:cs="Times New Roman"/>
                <w:b/>
                <w:bCs/>
                <w:color w:val="000000"/>
                <w:sz w:val="24"/>
                <w:szCs w:val="24"/>
              </w:rPr>
            </w:pPr>
            <w:del w:id="646" w:author="Thomas, Gregg" w:date="2024-10-01T11:00:00Z" w16du:dateUtc="2024-10-01T15:00:00Z">
              <w:r w:rsidRPr="008C347C">
                <w:rPr>
                  <w:rFonts w:ascii="Times New Roman" w:eastAsia="Times New Roman" w:hAnsi="Times New Roman" w:cs="Times New Roman"/>
                  <w:b/>
                  <w:bCs/>
                  <w:color w:val="000000"/>
                  <w:sz w:val="24"/>
                  <w:szCs w:val="24"/>
                </w:rPr>
                <w:delText>Clade</w:delText>
              </w:r>
            </w:del>
          </w:p>
        </w:tc>
        <w:tc>
          <w:tcPr>
            <w:tcW w:w="1800" w:type="dxa"/>
            <w:tcBorders>
              <w:top w:val="single" w:sz="4" w:space="0" w:color="auto"/>
              <w:bottom w:val="single" w:sz="4" w:space="0" w:color="auto"/>
            </w:tcBorders>
          </w:tcPr>
          <w:p w14:paraId="616064C8" w14:textId="77777777" w:rsidR="008C347C" w:rsidRPr="008C347C" w:rsidRDefault="008C347C" w:rsidP="00F413E3">
            <w:pPr>
              <w:spacing w:after="0" w:line="240" w:lineRule="auto"/>
              <w:jc w:val="both"/>
              <w:rPr>
                <w:del w:id="647" w:author="Thomas, Gregg" w:date="2024-10-01T11:00:00Z" w16du:dateUtc="2024-10-01T15:00:00Z"/>
                <w:rFonts w:ascii="Times New Roman" w:eastAsia="Times New Roman" w:hAnsi="Times New Roman" w:cs="Times New Roman"/>
                <w:b/>
                <w:bCs/>
                <w:color w:val="000000"/>
                <w:sz w:val="24"/>
                <w:szCs w:val="24"/>
              </w:rPr>
            </w:pPr>
            <w:del w:id="648" w:author="Thomas, Gregg" w:date="2024-10-01T11:00:00Z" w16du:dateUtc="2024-10-01T15:00:00Z">
              <w:r w:rsidRPr="008C347C">
                <w:rPr>
                  <w:rFonts w:ascii="Times New Roman" w:eastAsia="Times New Roman" w:hAnsi="Times New Roman" w:cs="Times New Roman"/>
                  <w:b/>
                  <w:bCs/>
                  <w:color w:val="000000"/>
                  <w:sz w:val="24"/>
                  <w:szCs w:val="24"/>
                </w:rPr>
                <w:delText xml:space="preserve">Minimum Age </w:delText>
              </w:r>
            </w:del>
          </w:p>
        </w:tc>
        <w:tc>
          <w:tcPr>
            <w:tcW w:w="1995" w:type="dxa"/>
            <w:tcBorders>
              <w:top w:val="single" w:sz="4" w:space="0" w:color="auto"/>
              <w:bottom w:val="single" w:sz="4" w:space="0" w:color="auto"/>
            </w:tcBorders>
            <w:shd w:val="clear" w:color="auto" w:fill="auto"/>
            <w:noWrap/>
            <w:vAlign w:val="bottom"/>
            <w:hideMark/>
          </w:tcPr>
          <w:p w14:paraId="4A0726B8" w14:textId="77777777" w:rsidR="008C347C" w:rsidRPr="008C347C" w:rsidRDefault="008C347C" w:rsidP="00F413E3">
            <w:pPr>
              <w:spacing w:after="0" w:line="240" w:lineRule="auto"/>
              <w:jc w:val="both"/>
              <w:rPr>
                <w:del w:id="649" w:author="Thomas, Gregg" w:date="2024-10-01T11:00:00Z" w16du:dateUtc="2024-10-01T15:00:00Z"/>
                <w:rFonts w:ascii="Times New Roman" w:eastAsia="Times New Roman" w:hAnsi="Times New Roman" w:cs="Times New Roman"/>
                <w:b/>
                <w:bCs/>
                <w:color w:val="000000"/>
                <w:sz w:val="24"/>
                <w:szCs w:val="24"/>
              </w:rPr>
            </w:pPr>
            <w:del w:id="650" w:author="Thomas, Gregg" w:date="2024-10-01T11:00:00Z" w16du:dateUtc="2024-10-01T15:00:00Z">
              <w:r w:rsidRPr="008C347C">
                <w:rPr>
                  <w:rFonts w:ascii="Times New Roman" w:eastAsia="Times New Roman" w:hAnsi="Times New Roman" w:cs="Times New Roman"/>
                  <w:b/>
                  <w:bCs/>
                  <w:color w:val="000000"/>
                  <w:sz w:val="24"/>
                  <w:szCs w:val="24"/>
                </w:rPr>
                <w:delText>Maximum Age</w:delText>
              </w:r>
            </w:del>
          </w:p>
        </w:tc>
        <w:tc>
          <w:tcPr>
            <w:tcW w:w="2865" w:type="dxa"/>
            <w:tcBorders>
              <w:top w:val="single" w:sz="4" w:space="0" w:color="auto"/>
              <w:bottom w:val="single" w:sz="4" w:space="0" w:color="auto"/>
            </w:tcBorders>
            <w:shd w:val="clear" w:color="auto" w:fill="auto"/>
            <w:noWrap/>
            <w:vAlign w:val="bottom"/>
            <w:hideMark/>
          </w:tcPr>
          <w:p w14:paraId="0F65476D" w14:textId="77777777" w:rsidR="008C347C" w:rsidRPr="008C347C" w:rsidRDefault="008C347C" w:rsidP="00F413E3">
            <w:pPr>
              <w:spacing w:after="0" w:line="240" w:lineRule="auto"/>
              <w:jc w:val="both"/>
              <w:rPr>
                <w:del w:id="651" w:author="Thomas, Gregg" w:date="2024-10-01T11:00:00Z" w16du:dateUtc="2024-10-01T15:00:00Z"/>
                <w:rFonts w:ascii="Times New Roman" w:eastAsia="Times New Roman" w:hAnsi="Times New Roman" w:cs="Times New Roman"/>
                <w:b/>
                <w:bCs/>
                <w:color w:val="000000"/>
                <w:sz w:val="24"/>
                <w:szCs w:val="24"/>
              </w:rPr>
            </w:pPr>
            <w:del w:id="652" w:author="Thomas, Gregg" w:date="2024-10-01T11:00:00Z" w16du:dateUtc="2024-10-01T15:00:00Z">
              <w:r w:rsidRPr="008C347C">
                <w:rPr>
                  <w:rFonts w:ascii="Times New Roman" w:eastAsia="Times New Roman" w:hAnsi="Times New Roman" w:cs="Times New Roman"/>
                  <w:b/>
                  <w:bCs/>
                  <w:color w:val="000000"/>
                  <w:sz w:val="24"/>
                  <w:szCs w:val="24"/>
                </w:rPr>
                <w:delText>Citation</w:delText>
              </w:r>
            </w:del>
          </w:p>
        </w:tc>
      </w:tr>
      <w:tr w:rsidR="008C347C" w:rsidRPr="006B09C6" w14:paraId="19196D77" w14:textId="77777777" w:rsidTr="00E25CF3">
        <w:trPr>
          <w:trHeight w:val="288"/>
          <w:jc w:val="center"/>
          <w:del w:id="653" w:author="Thomas, Gregg" w:date="2024-10-01T11:00:00Z"/>
        </w:trPr>
        <w:tc>
          <w:tcPr>
            <w:tcW w:w="1425" w:type="dxa"/>
            <w:tcBorders>
              <w:top w:val="single" w:sz="4" w:space="0" w:color="auto"/>
              <w:bottom w:val="nil"/>
              <w:right w:val="single" w:sz="4" w:space="0" w:color="auto"/>
            </w:tcBorders>
            <w:shd w:val="clear" w:color="auto" w:fill="auto"/>
            <w:noWrap/>
            <w:vAlign w:val="bottom"/>
            <w:hideMark/>
          </w:tcPr>
          <w:p w14:paraId="16F624B1" w14:textId="77777777" w:rsidR="008C347C" w:rsidRPr="008C347C" w:rsidRDefault="008C347C" w:rsidP="00F413E3">
            <w:pPr>
              <w:spacing w:after="0" w:line="240" w:lineRule="auto"/>
              <w:jc w:val="both"/>
              <w:rPr>
                <w:del w:id="654" w:author="Thomas, Gregg" w:date="2024-10-01T11:00:00Z" w16du:dateUtc="2024-10-01T15:00:00Z"/>
                <w:rFonts w:ascii="Times New Roman" w:eastAsia="Times New Roman" w:hAnsi="Times New Roman" w:cs="Times New Roman"/>
                <w:i/>
                <w:iCs/>
                <w:color w:val="000000"/>
                <w:sz w:val="24"/>
                <w:szCs w:val="24"/>
              </w:rPr>
            </w:pPr>
            <w:del w:id="655" w:author="Thomas, Gregg" w:date="2024-10-01T11:00:00Z" w16du:dateUtc="2024-10-01T15:00:00Z">
              <w:r w:rsidRPr="008C347C">
                <w:rPr>
                  <w:rFonts w:ascii="Times New Roman" w:eastAsia="Times New Roman" w:hAnsi="Times New Roman" w:cs="Times New Roman"/>
                  <w:i/>
                  <w:iCs/>
                  <w:color w:val="000000"/>
                  <w:sz w:val="24"/>
                  <w:szCs w:val="24"/>
                </w:rPr>
                <w:delText>Mus</w:delText>
              </w:r>
            </w:del>
          </w:p>
        </w:tc>
        <w:tc>
          <w:tcPr>
            <w:tcW w:w="1800" w:type="dxa"/>
            <w:tcBorders>
              <w:top w:val="single" w:sz="4" w:space="0" w:color="auto"/>
              <w:left w:val="single" w:sz="4" w:space="0" w:color="auto"/>
              <w:bottom w:val="nil"/>
              <w:right w:val="single" w:sz="4" w:space="0" w:color="auto"/>
            </w:tcBorders>
          </w:tcPr>
          <w:p w14:paraId="7BEA5B7C" w14:textId="77777777" w:rsidR="008C347C" w:rsidRPr="008C347C" w:rsidRDefault="008C347C" w:rsidP="00F413E3">
            <w:pPr>
              <w:spacing w:after="0" w:line="240" w:lineRule="auto"/>
              <w:jc w:val="both"/>
              <w:rPr>
                <w:del w:id="656" w:author="Thomas, Gregg" w:date="2024-10-01T11:00:00Z" w16du:dateUtc="2024-10-01T15:00:00Z"/>
                <w:rFonts w:ascii="Times New Roman" w:eastAsia="Times New Roman" w:hAnsi="Times New Roman" w:cs="Times New Roman"/>
                <w:color w:val="000000"/>
                <w:sz w:val="24"/>
                <w:szCs w:val="24"/>
              </w:rPr>
            </w:pPr>
            <w:del w:id="657" w:author="Thomas, Gregg" w:date="2024-10-01T11:00:00Z" w16du:dateUtc="2024-10-01T15:00:00Z">
              <w:r w:rsidRPr="008C347C">
                <w:rPr>
                  <w:rFonts w:ascii="Times New Roman" w:eastAsia="Times New Roman" w:hAnsi="Times New Roman" w:cs="Times New Roman"/>
                  <w:color w:val="000000"/>
                  <w:sz w:val="24"/>
                  <w:szCs w:val="24"/>
                </w:rPr>
                <w:delText>5.3</w:delText>
              </w:r>
            </w:del>
          </w:p>
        </w:tc>
        <w:tc>
          <w:tcPr>
            <w:tcW w:w="1995" w:type="dxa"/>
            <w:tcBorders>
              <w:top w:val="single" w:sz="4" w:space="0" w:color="auto"/>
              <w:left w:val="single" w:sz="4" w:space="0" w:color="auto"/>
              <w:bottom w:val="nil"/>
              <w:right w:val="single" w:sz="4" w:space="0" w:color="auto"/>
            </w:tcBorders>
            <w:shd w:val="clear" w:color="auto" w:fill="auto"/>
            <w:noWrap/>
            <w:vAlign w:val="bottom"/>
            <w:hideMark/>
          </w:tcPr>
          <w:p w14:paraId="68C4A54C" w14:textId="77777777" w:rsidR="008C347C" w:rsidRPr="008C347C" w:rsidRDefault="008C347C" w:rsidP="00F413E3">
            <w:pPr>
              <w:spacing w:after="0" w:line="240" w:lineRule="auto"/>
              <w:jc w:val="both"/>
              <w:rPr>
                <w:del w:id="658" w:author="Thomas, Gregg" w:date="2024-10-01T11:00:00Z" w16du:dateUtc="2024-10-01T15:00:00Z"/>
                <w:rFonts w:ascii="Times New Roman" w:eastAsia="Times New Roman" w:hAnsi="Times New Roman" w:cs="Times New Roman"/>
                <w:color w:val="000000"/>
                <w:sz w:val="24"/>
                <w:szCs w:val="24"/>
              </w:rPr>
            </w:pPr>
            <w:del w:id="659" w:author="Thomas, Gregg" w:date="2024-10-01T11:00:00Z" w16du:dateUtc="2024-10-01T15:00:00Z">
              <w:r w:rsidRPr="008C347C">
                <w:rPr>
                  <w:rFonts w:ascii="Times New Roman" w:eastAsia="Times New Roman" w:hAnsi="Times New Roman" w:cs="Times New Roman"/>
                  <w:color w:val="000000"/>
                  <w:sz w:val="24"/>
                  <w:szCs w:val="24"/>
                </w:rPr>
                <w:delText>7.2</w:delText>
              </w:r>
            </w:del>
          </w:p>
        </w:tc>
        <w:tc>
          <w:tcPr>
            <w:tcW w:w="2865" w:type="dxa"/>
            <w:tcBorders>
              <w:top w:val="single" w:sz="4" w:space="0" w:color="auto"/>
              <w:left w:val="single" w:sz="4" w:space="0" w:color="auto"/>
              <w:bottom w:val="nil"/>
            </w:tcBorders>
            <w:shd w:val="clear" w:color="auto" w:fill="auto"/>
            <w:noWrap/>
            <w:vAlign w:val="bottom"/>
            <w:hideMark/>
          </w:tcPr>
          <w:p w14:paraId="5B063B2F" w14:textId="77777777" w:rsidR="008C347C" w:rsidRPr="008C347C" w:rsidRDefault="008C347C" w:rsidP="00F413E3">
            <w:pPr>
              <w:spacing w:after="0" w:line="240" w:lineRule="auto"/>
              <w:jc w:val="both"/>
              <w:rPr>
                <w:del w:id="660" w:author="Thomas, Gregg" w:date="2024-10-01T11:00:00Z" w16du:dateUtc="2024-10-01T15:00:00Z"/>
                <w:rFonts w:ascii="Times New Roman" w:eastAsia="Times New Roman" w:hAnsi="Times New Roman" w:cs="Times New Roman"/>
                <w:color w:val="000000"/>
                <w:sz w:val="24"/>
                <w:szCs w:val="24"/>
              </w:rPr>
            </w:pPr>
            <w:del w:id="661" w:author="Thomas, Gregg" w:date="2024-10-01T11:00:00Z" w16du:dateUtc="2024-10-01T15:00:00Z">
              <w:r w:rsidRPr="008C347C">
                <w:rPr>
                  <w:rFonts w:ascii="Times New Roman" w:eastAsia="Times New Roman" w:hAnsi="Times New Roman" w:cs="Times New Roman"/>
                  <w:color w:val="000000"/>
                  <w:sz w:val="24"/>
                  <w:szCs w:val="24"/>
                </w:rPr>
                <w:delText>Steppan and Schenk, 2017</w:delText>
              </w:r>
            </w:del>
          </w:p>
        </w:tc>
      </w:tr>
      <w:tr w:rsidR="008C347C" w:rsidRPr="006B09C6" w14:paraId="733E6F83" w14:textId="77777777" w:rsidTr="00E25CF3">
        <w:trPr>
          <w:trHeight w:val="288"/>
          <w:jc w:val="center"/>
          <w:del w:id="662" w:author="Thomas, Gregg" w:date="2024-10-01T11:00:00Z"/>
        </w:trPr>
        <w:tc>
          <w:tcPr>
            <w:tcW w:w="1425" w:type="dxa"/>
            <w:tcBorders>
              <w:top w:val="nil"/>
              <w:bottom w:val="nil"/>
              <w:right w:val="single" w:sz="4" w:space="0" w:color="auto"/>
            </w:tcBorders>
            <w:shd w:val="clear" w:color="auto" w:fill="auto"/>
            <w:noWrap/>
            <w:vAlign w:val="bottom"/>
            <w:hideMark/>
          </w:tcPr>
          <w:p w14:paraId="7F893D93" w14:textId="77777777" w:rsidR="008C347C" w:rsidRPr="008C347C" w:rsidRDefault="008C347C" w:rsidP="00F413E3">
            <w:pPr>
              <w:spacing w:after="0" w:line="240" w:lineRule="auto"/>
              <w:jc w:val="both"/>
              <w:rPr>
                <w:del w:id="663" w:author="Thomas, Gregg" w:date="2024-10-01T11:00:00Z" w16du:dateUtc="2024-10-01T15:00:00Z"/>
                <w:rFonts w:ascii="Times New Roman" w:eastAsia="Times New Roman" w:hAnsi="Times New Roman" w:cs="Times New Roman"/>
                <w:i/>
                <w:iCs/>
                <w:color w:val="000000"/>
                <w:sz w:val="24"/>
                <w:szCs w:val="24"/>
              </w:rPr>
            </w:pPr>
            <w:del w:id="664" w:author="Thomas, Gregg" w:date="2024-10-01T11:00:00Z" w16du:dateUtc="2024-10-01T15:00:00Z">
              <w:r w:rsidRPr="008C347C">
                <w:rPr>
                  <w:rFonts w:ascii="Times New Roman" w:eastAsia="Times New Roman" w:hAnsi="Times New Roman" w:cs="Times New Roman"/>
                  <w:i/>
                  <w:iCs/>
                  <w:color w:val="000000"/>
                  <w:sz w:val="24"/>
                  <w:szCs w:val="24"/>
                </w:rPr>
                <w:delText xml:space="preserve">Apodemus </w:delText>
              </w:r>
            </w:del>
          </w:p>
        </w:tc>
        <w:tc>
          <w:tcPr>
            <w:tcW w:w="1800" w:type="dxa"/>
            <w:tcBorders>
              <w:top w:val="nil"/>
              <w:left w:val="single" w:sz="4" w:space="0" w:color="auto"/>
              <w:bottom w:val="nil"/>
              <w:right w:val="single" w:sz="4" w:space="0" w:color="auto"/>
            </w:tcBorders>
          </w:tcPr>
          <w:p w14:paraId="4F0C3E51" w14:textId="77777777" w:rsidR="008C347C" w:rsidRPr="008C347C" w:rsidRDefault="008C347C" w:rsidP="00F413E3">
            <w:pPr>
              <w:spacing w:after="0" w:line="240" w:lineRule="auto"/>
              <w:jc w:val="both"/>
              <w:rPr>
                <w:del w:id="665" w:author="Thomas, Gregg" w:date="2024-10-01T11:00:00Z" w16du:dateUtc="2024-10-01T15:00:00Z"/>
                <w:rFonts w:ascii="Times New Roman" w:eastAsia="Times New Roman" w:hAnsi="Times New Roman" w:cs="Times New Roman"/>
                <w:color w:val="000000"/>
                <w:sz w:val="24"/>
                <w:szCs w:val="24"/>
              </w:rPr>
            </w:pPr>
            <w:del w:id="666" w:author="Thomas, Gregg" w:date="2024-10-01T11:00:00Z" w16du:dateUtc="2024-10-01T15:00:00Z">
              <w:r w:rsidRPr="008C347C">
                <w:rPr>
                  <w:rFonts w:ascii="Times New Roman" w:eastAsia="Times New Roman" w:hAnsi="Times New Roman" w:cs="Times New Roman"/>
                  <w:color w:val="000000"/>
                  <w:sz w:val="24"/>
                  <w:szCs w:val="24"/>
                </w:rPr>
                <w:delText>5.3</w:delText>
              </w:r>
            </w:del>
          </w:p>
        </w:tc>
        <w:tc>
          <w:tcPr>
            <w:tcW w:w="1995" w:type="dxa"/>
            <w:tcBorders>
              <w:top w:val="nil"/>
              <w:left w:val="single" w:sz="4" w:space="0" w:color="auto"/>
              <w:bottom w:val="nil"/>
              <w:right w:val="single" w:sz="4" w:space="0" w:color="auto"/>
            </w:tcBorders>
            <w:shd w:val="clear" w:color="auto" w:fill="auto"/>
            <w:noWrap/>
            <w:vAlign w:val="bottom"/>
            <w:hideMark/>
          </w:tcPr>
          <w:p w14:paraId="23BF8477" w14:textId="77777777" w:rsidR="008C347C" w:rsidRPr="008C347C" w:rsidRDefault="008C347C" w:rsidP="00F413E3">
            <w:pPr>
              <w:spacing w:after="0" w:line="240" w:lineRule="auto"/>
              <w:jc w:val="both"/>
              <w:rPr>
                <w:del w:id="667" w:author="Thomas, Gregg" w:date="2024-10-01T11:00:00Z" w16du:dateUtc="2024-10-01T15:00:00Z"/>
                <w:rFonts w:ascii="Times New Roman" w:eastAsia="Times New Roman" w:hAnsi="Times New Roman" w:cs="Times New Roman"/>
                <w:color w:val="000000"/>
                <w:sz w:val="24"/>
                <w:szCs w:val="24"/>
              </w:rPr>
            </w:pPr>
            <w:del w:id="668" w:author="Thomas, Gregg" w:date="2024-10-01T11:00:00Z" w16du:dateUtc="2024-10-01T15:00:00Z">
              <w:r w:rsidRPr="008C347C">
                <w:rPr>
                  <w:rFonts w:ascii="Times New Roman" w:eastAsia="Times New Roman" w:hAnsi="Times New Roman" w:cs="Times New Roman"/>
                  <w:color w:val="000000"/>
                  <w:sz w:val="24"/>
                  <w:szCs w:val="24"/>
                </w:rPr>
                <w:delText>7.2</w:delText>
              </w:r>
            </w:del>
          </w:p>
        </w:tc>
        <w:tc>
          <w:tcPr>
            <w:tcW w:w="2865" w:type="dxa"/>
            <w:tcBorders>
              <w:top w:val="nil"/>
              <w:left w:val="single" w:sz="4" w:space="0" w:color="auto"/>
              <w:bottom w:val="nil"/>
            </w:tcBorders>
            <w:shd w:val="clear" w:color="auto" w:fill="auto"/>
            <w:noWrap/>
            <w:vAlign w:val="bottom"/>
            <w:hideMark/>
          </w:tcPr>
          <w:p w14:paraId="0549974F" w14:textId="77777777" w:rsidR="008C347C" w:rsidRPr="008C347C" w:rsidRDefault="008C347C" w:rsidP="00F413E3">
            <w:pPr>
              <w:spacing w:after="0" w:line="240" w:lineRule="auto"/>
              <w:jc w:val="both"/>
              <w:rPr>
                <w:del w:id="669" w:author="Thomas, Gregg" w:date="2024-10-01T11:00:00Z" w16du:dateUtc="2024-10-01T15:00:00Z"/>
                <w:rFonts w:ascii="Times New Roman" w:eastAsia="Times New Roman" w:hAnsi="Times New Roman" w:cs="Times New Roman"/>
                <w:color w:val="000000"/>
                <w:sz w:val="24"/>
                <w:szCs w:val="24"/>
              </w:rPr>
            </w:pPr>
            <w:del w:id="670" w:author="Thomas, Gregg" w:date="2024-10-01T11:00:00Z" w16du:dateUtc="2024-10-01T15:00:00Z">
              <w:r w:rsidRPr="008C347C">
                <w:rPr>
                  <w:rFonts w:ascii="Times New Roman" w:eastAsia="Times New Roman" w:hAnsi="Times New Roman" w:cs="Times New Roman"/>
                  <w:color w:val="000000"/>
                  <w:sz w:val="24"/>
                  <w:szCs w:val="24"/>
                </w:rPr>
                <w:delText>Schenk et al., 2013</w:delText>
              </w:r>
            </w:del>
          </w:p>
        </w:tc>
      </w:tr>
      <w:tr w:rsidR="008C347C" w:rsidRPr="00F379CE" w14:paraId="1922BCC2" w14:textId="77777777" w:rsidTr="00E25CF3">
        <w:trPr>
          <w:trHeight w:val="288"/>
          <w:jc w:val="center"/>
          <w:del w:id="671" w:author="Thomas, Gregg" w:date="2024-10-01T11:00:00Z"/>
        </w:trPr>
        <w:tc>
          <w:tcPr>
            <w:tcW w:w="1425" w:type="dxa"/>
            <w:tcBorders>
              <w:top w:val="nil"/>
              <w:bottom w:val="nil"/>
              <w:right w:val="single" w:sz="4" w:space="0" w:color="auto"/>
            </w:tcBorders>
            <w:shd w:val="clear" w:color="auto" w:fill="auto"/>
            <w:noWrap/>
            <w:vAlign w:val="bottom"/>
          </w:tcPr>
          <w:p w14:paraId="3D48EF2C" w14:textId="77777777" w:rsidR="008C347C" w:rsidRPr="008C347C" w:rsidRDefault="008C347C" w:rsidP="00F413E3">
            <w:pPr>
              <w:spacing w:after="0" w:line="240" w:lineRule="auto"/>
              <w:jc w:val="both"/>
              <w:rPr>
                <w:del w:id="672" w:author="Thomas, Gregg" w:date="2024-10-01T11:00:00Z" w16du:dateUtc="2024-10-01T15:00:00Z"/>
                <w:rFonts w:ascii="Times New Roman" w:eastAsia="Times New Roman" w:hAnsi="Times New Roman" w:cs="Times New Roman"/>
                <w:i/>
                <w:iCs/>
                <w:color w:val="000000"/>
                <w:sz w:val="24"/>
                <w:szCs w:val="24"/>
              </w:rPr>
            </w:pPr>
            <w:del w:id="673" w:author="Thomas, Gregg" w:date="2024-10-01T11:00:00Z" w16du:dateUtc="2024-10-01T15:00:00Z">
              <w:r w:rsidRPr="008C347C">
                <w:rPr>
                  <w:rFonts w:ascii="Times New Roman" w:eastAsia="Times New Roman" w:hAnsi="Times New Roman" w:cs="Times New Roman"/>
                  <w:i/>
                  <w:iCs/>
                  <w:color w:val="000000"/>
                  <w:sz w:val="24"/>
                  <w:szCs w:val="24"/>
                </w:rPr>
                <w:delText>Rattus</w:delText>
              </w:r>
            </w:del>
          </w:p>
        </w:tc>
        <w:tc>
          <w:tcPr>
            <w:tcW w:w="1800" w:type="dxa"/>
            <w:tcBorders>
              <w:top w:val="nil"/>
              <w:left w:val="single" w:sz="4" w:space="0" w:color="auto"/>
              <w:bottom w:val="nil"/>
              <w:right w:val="single" w:sz="4" w:space="0" w:color="auto"/>
            </w:tcBorders>
          </w:tcPr>
          <w:p w14:paraId="320C4B1E" w14:textId="77777777" w:rsidR="008C347C" w:rsidRPr="008C347C" w:rsidRDefault="008C347C" w:rsidP="00F413E3">
            <w:pPr>
              <w:spacing w:after="0" w:line="240" w:lineRule="auto"/>
              <w:jc w:val="both"/>
              <w:rPr>
                <w:del w:id="674" w:author="Thomas, Gregg" w:date="2024-10-01T11:00:00Z" w16du:dateUtc="2024-10-01T15:00:00Z"/>
                <w:rFonts w:ascii="Times New Roman" w:eastAsia="Times New Roman" w:hAnsi="Times New Roman" w:cs="Times New Roman"/>
                <w:color w:val="000000"/>
                <w:sz w:val="24"/>
                <w:szCs w:val="24"/>
              </w:rPr>
            </w:pPr>
            <w:del w:id="675" w:author="Thomas, Gregg" w:date="2024-10-01T11:00:00Z" w16du:dateUtc="2024-10-01T15:00:00Z">
              <w:r w:rsidRPr="008C347C">
                <w:rPr>
                  <w:rFonts w:ascii="Times New Roman" w:eastAsia="Times New Roman" w:hAnsi="Times New Roman" w:cs="Times New Roman"/>
                  <w:color w:val="000000"/>
                  <w:sz w:val="24"/>
                  <w:szCs w:val="24"/>
                </w:rPr>
                <w:delText>2.4</w:delText>
              </w:r>
            </w:del>
          </w:p>
        </w:tc>
        <w:tc>
          <w:tcPr>
            <w:tcW w:w="1995" w:type="dxa"/>
            <w:tcBorders>
              <w:top w:val="nil"/>
              <w:left w:val="single" w:sz="4" w:space="0" w:color="auto"/>
              <w:bottom w:val="nil"/>
              <w:right w:val="single" w:sz="4" w:space="0" w:color="auto"/>
            </w:tcBorders>
            <w:shd w:val="clear" w:color="auto" w:fill="auto"/>
            <w:noWrap/>
            <w:vAlign w:val="bottom"/>
          </w:tcPr>
          <w:p w14:paraId="1CAA9977" w14:textId="77777777" w:rsidR="008C347C" w:rsidRPr="008C347C" w:rsidRDefault="008C347C" w:rsidP="00F413E3">
            <w:pPr>
              <w:spacing w:after="0" w:line="240" w:lineRule="auto"/>
              <w:jc w:val="both"/>
              <w:rPr>
                <w:del w:id="676" w:author="Thomas, Gregg" w:date="2024-10-01T11:00:00Z" w16du:dateUtc="2024-10-01T15:00:00Z"/>
                <w:rFonts w:ascii="Times New Roman" w:eastAsia="Times New Roman" w:hAnsi="Times New Roman" w:cs="Times New Roman"/>
                <w:color w:val="000000"/>
                <w:sz w:val="24"/>
                <w:szCs w:val="24"/>
              </w:rPr>
            </w:pPr>
            <w:del w:id="677" w:author="Thomas, Gregg" w:date="2024-10-01T11:00:00Z" w16du:dateUtc="2024-10-01T15:00:00Z">
              <w:r w:rsidRPr="008C347C">
                <w:rPr>
                  <w:rFonts w:ascii="Times New Roman" w:eastAsia="Times New Roman" w:hAnsi="Times New Roman" w:cs="Times New Roman"/>
                  <w:color w:val="000000"/>
                  <w:sz w:val="24"/>
                  <w:szCs w:val="24"/>
                </w:rPr>
                <w:delText>3.6</w:delText>
              </w:r>
            </w:del>
          </w:p>
        </w:tc>
        <w:tc>
          <w:tcPr>
            <w:tcW w:w="2865" w:type="dxa"/>
            <w:tcBorders>
              <w:top w:val="nil"/>
              <w:left w:val="single" w:sz="4" w:space="0" w:color="auto"/>
              <w:bottom w:val="nil"/>
            </w:tcBorders>
            <w:shd w:val="clear" w:color="auto" w:fill="auto"/>
            <w:noWrap/>
            <w:vAlign w:val="bottom"/>
          </w:tcPr>
          <w:p w14:paraId="57CE1C5B" w14:textId="77777777" w:rsidR="008C347C" w:rsidRPr="008C347C" w:rsidRDefault="008C347C" w:rsidP="00F413E3">
            <w:pPr>
              <w:spacing w:after="0" w:line="240" w:lineRule="auto"/>
              <w:jc w:val="both"/>
              <w:rPr>
                <w:del w:id="678" w:author="Thomas, Gregg" w:date="2024-10-01T11:00:00Z" w16du:dateUtc="2024-10-01T15:00:00Z"/>
                <w:rFonts w:ascii="Times New Roman" w:eastAsia="Times New Roman" w:hAnsi="Times New Roman" w:cs="Times New Roman"/>
                <w:color w:val="000000"/>
                <w:sz w:val="24"/>
                <w:szCs w:val="24"/>
              </w:rPr>
            </w:pPr>
            <w:del w:id="679" w:author="Thomas, Gregg" w:date="2024-10-01T11:00:00Z" w16du:dateUtc="2024-10-01T15:00:00Z">
              <w:r w:rsidRPr="008C347C">
                <w:rPr>
                  <w:rFonts w:ascii="Times New Roman" w:eastAsia="Times New Roman" w:hAnsi="Times New Roman" w:cs="Times New Roman"/>
                  <w:color w:val="000000"/>
                  <w:sz w:val="24"/>
                  <w:szCs w:val="24"/>
                </w:rPr>
                <w:delText>Steppan and Schenk, 2017</w:delText>
              </w:r>
            </w:del>
          </w:p>
        </w:tc>
      </w:tr>
      <w:tr w:rsidR="008C347C" w:rsidRPr="006B09C6" w14:paraId="3AAA7C24" w14:textId="77777777" w:rsidTr="00E25CF3">
        <w:trPr>
          <w:trHeight w:val="288"/>
          <w:jc w:val="center"/>
          <w:del w:id="680" w:author="Thomas, Gregg" w:date="2024-10-01T11:00:00Z"/>
        </w:trPr>
        <w:tc>
          <w:tcPr>
            <w:tcW w:w="1425" w:type="dxa"/>
            <w:tcBorders>
              <w:top w:val="nil"/>
              <w:bottom w:val="nil"/>
              <w:right w:val="single" w:sz="4" w:space="0" w:color="auto"/>
            </w:tcBorders>
            <w:shd w:val="clear" w:color="auto" w:fill="auto"/>
            <w:noWrap/>
            <w:vAlign w:val="bottom"/>
          </w:tcPr>
          <w:p w14:paraId="64B00EF4" w14:textId="77777777" w:rsidR="008C347C" w:rsidRPr="008C347C" w:rsidRDefault="008C347C" w:rsidP="00F413E3">
            <w:pPr>
              <w:spacing w:after="0" w:line="240" w:lineRule="auto"/>
              <w:jc w:val="both"/>
              <w:rPr>
                <w:del w:id="681" w:author="Thomas, Gregg" w:date="2024-10-01T11:00:00Z" w16du:dateUtc="2024-10-01T15:00:00Z"/>
                <w:rFonts w:ascii="Times New Roman" w:eastAsia="Times New Roman" w:hAnsi="Times New Roman" w:cs="Times New Roman"/>
                <w:iCs/>
                <w:color w:val="000000"/>
                <w:sz w:val="24"/>
                <w:szCs w:val="24"/>
              </w:rPr>
            </w:pPr>
            <w:del w:id="682" w:author="Thomas, Gregg" w:date="2024-10-01T11:00:00Z" w16du:dateUtc="2024-10-01T15:00:00Z">
              <w:r w:rsidRPr="008C347C">
                <w:rPr>
                  <w:rFonts w:ascii="Times New Roman" w:eastAsia="Times New Roman" w:hAnsi="Times New Roman" w:cs="Times New Roman"/>
                  <w:iCs/>
                  <w:color w:val="000000"/>
                  <w:sz w:val="24"/>
                  <w:szCs w:val="24"/>
                </w:rPr>
                <w:delText>Murinae</w:delText>
              </w:r>
            </w:del>
          </w:p>
        </w:tc>
        <w:tc>
          <w:tcPr>
            <w:tcW w:w="1800" w:type="dxa"/>
            <w:tcBorders>
              <w:top w:val="nil"/>
              <w:left w:val="single" w:sz="4" w:space="0" w:color="auto"/>
              <w:bottom w:val="nil"/>
              <w:right w:val="single" w:sz="4" w:space="0" w:color="auto"/>
            </w:tcBorders>
          </w:tcPr>
          <w:p w14:paraId="513A947C" w14:textId="77777777" w:rsidR="008C347C" w:rsidRPr="008C347C" w:rsidRDefault="008C347C" w:rsidP="00F413E3">
            <w:pPr>
              <w:spacing w:after="0" w:line="240" w:lineRule="auto"/>
              <w:jc w:val="both"/>
              <w:rPr>
                <w:del w:id="683" w:author="Thomas, Gregg" w:date="2024-10-01T11:00:00Z" w16du:dateUtc="2024-10-01T15:00:00Z"/>
                <w:rFonts w:ascii="Times New Roman" w:eastAsia="Times New Roman" w:hAnsi="Times New Roman" w:cs="Times New Roman"/>
                <w:color w:val="000000"/>
                <w:sz w:val="24"/>
                <w:szCs w:val="24"/>
              </w:rPr>
            </w:pPr>
            <w:del w:id="684" w:author="Thomas, Gregg" w:date="2024-10-01T11:00:00Z" w16du:dateUtc="2024-10-01T15:00:00Z">
              <w:r w:rsidRPr="008C347C">
                <w:rPr>
                  <w:rFonts w:ascii="Times New Roman" w:eastAsia="Times New Roman" w:hAnsi="Times New Roman" w:cs="Times New Roman"/>
                  <w:color w:val="000000"/>
                  <w:sz w:val="24"/>
                  <w:szCs w:val="24"/>
                </w:rPr>
                <w:delText>12.1</w:delText>
              </w:r>
            </w:del>
          </w:p>
        </w:tc>
        <w:tc>
          <w:tcPr>
            <w:tcW w:w="1995" w:type="dxa"/>
            <w:tcBorders>
              <w:top w:val="nil"/>
              <w:left w:val="single" w:sz="4" w:space="0" w:color="auto"/>
              <w:bottom w:val="nil"/>
              <w:right w:val="single" w:sz="4" w:space="0" w:color="auto"/>
            </w:tcBorders>
            <w:shd w:val="clear" w:color="auto" w:fill="auto"/>
            <w:noWrap/>
            <w:vAlign w:val="bottom"/>
          </w:tcPr>
          <w:p w14:paraId="4F5F3DD3" w14:textId="77777777" w:rsidR="008C347C" w:rsidRPr="008C347C" w:rsidRDefault="008C347C" w:rsidP="00F413E3">
            <w:pPr>
              <w:spacing w:after="0" w:line="240" w:lineRule="auto"/>
              <w:jc w:val="both"/>
              <w:rPr>
                <w:del w:id="685" w:author="Thomas, Gregg" w:date="2024-10-01T11:00:00Z" w16du:dateUtc="2024-10-01T15:00:00Z"/>
                <w:rFonts w:ascii="Times New Roman" w:eastAsia="Times New Roman" w:hAnsi="Times New Roman" w:cs="Times New Roman"/>
                <w:color w:val="000000"/>
                <w:sz w:val="24"/>
                <w:szCs w:val="24"/>
              </w:rPr>
            </w:pPr>
            <w:del w:id="686" w:author="Thomas, Gregg" w:date="2024-10-01T11:00:00Z" w16du:dateUtc="2024-10-01T15:00:00Z">
              <w:r w:rsidRPr="008C347C">
                <w:rPr>
                  <w:rFonts w:ascii="Times New Roman" w:eastAsia="Times New Roman" w:hAnsi="Times New Roman" w:cs="Times New Roman"/>
                  <w:color w:val="000000"/>
                  <w:sz w:val="24"/>
                  <w:szCs w:val="24"/>
                </w:rPr>
                <w:delText>14.05</w:delText>
              </w:r>
            </w:del>
          </w:p>
        </w:tc>
        <w:tc>
          <w:tcPr>
            <w:tcW w:w="2865" w:type="dxa"/>
            <w:tcBorders>
              <w:top w:val="nil"/>
              <w:left w:val="single" w:sz="4" w:space="0" w:color="auto"/>
              <w:bottom w:val="nil"/>
            </w:tcBorders>
            <w:shd w:val="clear" w:color="auto" w:fill="auto"/>
            <w:noWrap/>
            <w:vAlign w:val="bottom"/>
          </w:tcPr>
          <w:p w14:paraId="13D3AD42" w14:textId="77777777" w:rsidR="008C347C" w:rsidRPr="008C347C" w:rsidRDefault="008C347C" w:rsidP="00F413E3">
            <w:pPr>
              <w:spacing w:after="0" w:line="240" w:lineRule="auto"/>
              <w:jc w:val="both"/>
              <w:rPr>
                <w:del w:id="687" w:author="Thomas, Gregg" w:date="2024-10-01T11:00:00Z" w16du:dateUtc="2024-10-01T15:00:00Z"/>
                <w:rFonts w:ascii="Times New Roman" w:eastAsia="Times New Roman" w:hAnsi="Times New Roman" w:cs="Times New Roman"/>
                <w:color w:val="000000"/>
                <w:sz w:val="24"/>
                <w:szCs w:val="24"/>
              </w:rPr>
            </w:pPr>
            <w:del w:id="688" w:author="Thomas, Gregg" w:date="2024-10-01T11:00:00Z" w16du:dateUtc="2024-10-01T15:00:00Z">
              <w:r w:rsidRPr="008C347C">
                <w:rPr>
                  <w:rFonts w:ascii="Times New Roman" w:eastAsia="Times New Roman" w:hAnsi="Times New Roman" w:cs="Times New Roman"/>
                  <w:color w:val="000000"/>
                  <w:sz w:val="24"/>
                  <w:szCs w:val="24"/>
                </w:rPr>
                <w:delText>Schenk et al., 2013</w:delText>
              </w:r>
            </w:del>
          </w:p>
        </w:tc>
      </w:tr>
    </w:tbl>
    <w:p w14:paraId="39694FA3" w14:textId="77777777" w:rsidR="008C347C" w:rsidRPr="00DD7998" w:rsidRDefault="008C347C" w:rsidP="00F413E3">
      <w:pPr>
        <w:jc w:val="both"/>
        <w:rPr>
          <w:del w:id="689" w:author="Thomas, Gregg" w:date="2024-10-01T11:00:00Z" w16du:dateUtc="2024-10-01T15:00:00Z"/>
        </w:rPr>
      </w:pPr>
    </w:p>
    <w:p w14:paraId="182102E6" w14:textId="77777777" w:rsidR="00CD624D" w:rsidRPr="00197A2B" w:rsidRDefault="00CD624D" w:rsidP="00F413E3">
      <w:pPr>
        <w:pStyle w:val="Heading3"/>
        <w:rPr>
          <w:del w:id="690" w:author="Thomas, Gregg" w:date="2024-10-01T11:00:00Z" w16du:dateUtc="2024-10-01T15:00:00Z"/>
        </w:rPr>
      </w:pPr>
      <w:del w:id="691" w:author="Thomas, Gregg" w:date="2024-10-01T11:00:00Z" w16du:dateUtc="2024-10-01T15:00:00Z">
        <w:r w:rsidRPr="00197A2B">
          <w:delText xml:space="preserve">Table </w:delText>
        </w:r>
        <w:r w:rsidR="008C347C">
          <w:delText>3</w:delText>
        </w:r>
        <w:r w:rsidRPr="00197A2B">
          <w:delText xml:space="preserve">: The most frequently recovered topologies across all 10kb windows. RS = </w:delText>
        </w:r>
        <w:r w:rsidRPr="00BC53EE">
          <w:rPr>
            <w:i/>
          </w:rPr>
          <w:delText>Rhyncomys soricoides</w:delText>
        </w:r>
        <w:r w:rsidRPr="00197A2B">
          <w:delText xml:space="preserve">, GD = </w:delText>
        </w:r>
        <w:r w:rsidRPr="00BC53EE">
          <w:rPr>
            <w:i/>
          </w:rPr>
          <w:delText>Grammomys dolichurus</w:delText>
        </w:r>
        <w:r w:rsidRPr="00197A2B">
          <w:delText xml:space="preserve">, RD = </w:delText>
        </w:r>
        <w:r w:rsidRPr="00BC53EE">
          <w:rPr>
            <w:i/>
          </w:rPr>
          <w:delText>Rhabdomys dilectus</w:delText>
        </w:r>
        <w:r w:rsidRPr="00197A2B">
          <w:delText xml:space="preserve">, MM = </w:delText>
        </w:r>
        <w:r w:rsidRPr="00BC53EE">
          <w:rPr>
            <w:i/>
          </w:rPr>
          <w:delText>Mus musculus</w:delText>
        </w:r>
        <w:r w:rsidRPr="00197A2B">
          <w:delText xml:space="preserve">, HA = </w:delText>
        </w:r>
        <w:r w:rsidRPr="00BC53EE">
          <w:rPr>
            <w:i/>
          </w:rPr>
          <w:delText>Hylomyscus alleni</w:delText>
        </w:r>
        <w:r w:rsidRPr="00197A2B">
          <w:delText xml:space="preserve">, MN = </w:delText>
        </w:r>
        <w:r w:rsidRPr="00BC53EE">
          <w:rPr>
            <w:i/>
          </w:rPr>
          <w:delText>Mastomys natalensis</w:delText>
        </w:r>
        <w:r w:rsidRPr="00197A2B">
          <w:delText xml:space="preserve">, PD = </w:delText>
        </w:r>
        <w:r w:rsidRPr="00BC53EE">
          <w:rPr>
            <w:i/>
          </w:rPr>
          <w:delText>Praomys delectorum</w:delText>
        </w:r>
        <w:r w:rsidRPr="00197A2B">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4197"/>
        <w:gridCol w:w="1684"/>
        <w:gridCol w:w="2451"/>
      </w:tblGrid>
      <w:tr w:rsidR="00CD624D" w:rsidRPr="00197A2B" w14:paraId="4E2C92ED" w14:textId="77777777" w:rsidTr="00CD624D">
        <w:trPr>
          <w:del w:id="692" w:author="Thomas, Gregg" w:date="2024-10-01T11:00:00Z"/>
        </w:trPr>
        <w:tc>
          <w:tcPr>
            <w:tcW w:w="1018" w:type="dxa"/>
            <w:tcBorders>
              <w:top w:val="single" w:sz="4" w:space="0" w:color="auto"/>
              <w:bottom w:val="single" w:sz="4" w:space="0" w:color="auto"/>
            </w:tcBorders>
            <w:vAlign w:val="center"/>
          </w:tcPr>
          <w:p w14:paraId="4578ED7F" w14:textId="77777777" w:rsidR="00CD624D" w:rsidRPr="00197A2B" w:rsidRDefault="00CD624D" w:rsidP="00F413E3">
            <w:pPr>
              <w:spacing w:after="0"/>
              <w:jc w:val="both"/>
              <w:rPr>
                <w:del w:id="693" w:author="Thomas, Gregg" w:date="2024-10-01T11:00:00Z" w16du:dateUtc="2024-10-01T15:00:00Z"/>
                <w:rFonts w:ascii="Times New Roman" w:hAnsi="Times New Roman" w:cs="Times New Roman"/>
                <w:sz w:val="24"/>
                <w:szCs w:val="24"/>
              </w:rPr>
            </w:pPr>
            <w:del w:id="694" w:author="Thomas, Gregg" w:date="2024-10-01T11:00:00Z" w16du:dateUtc="2024-10-01T15:00:00Z">
              <w:r w:rsidRPr="00197A2B">
                <w:rPr>
                  <w:rFonts w:ascii="Times New Roman" w:hAnsi="Times New Roman" w:cs="Times New Roman"/>
                  <w:sz w:val="24"/>
                  <w:szCs w:val="24"/>
                </w:rPr>
                <w:delText>Rank</w:delText>
              </w:r>
            </w:del>
          </w:p>
        </w:tc>
        <w:tc>
          <w:tcPr>
            <w:tcW w:w="4197" w:type="dxa"/>
            <w:tcBorders>
              <w:top w:val="single" w:sz="4" w:space="0" w:color="auto"/>
              <w:bottom w:val="single" w:sz="4" w:space="0" w:color="auto"/>
            </w:tcBorders>
            <w:vAlign w:val="center"/>
          </w:tcPr>
          <w:p w14:paraId="4B3C06F7" w14:textId="77777777" w:rsidR="00CD624D" w:rsidRPr="00197A2B" w:rsidRDefault="00CD624D" w:rsidP="00F413E3">
            <w:pPr>
              <w:spacing w:after="0"/>
              <w:jc w:val="both"/>
              <w:rPr>
                <w:del w:id="695" w:author="Thomas, Gregg" w:date="2024-10-01T11:00:00Z" w16du:dateUtc="2024-10-01T15:00:00Z"/>
                <w:rFonts w:ascii="Times New Roman" w:hAnsi="Times New Roman" w:cs="Times New Roman"/>
                <w:sz w:val="24"/>
                <w:szCs w:val="24"/>
              </w:rPr>
            </w:pPr>
            <w:del w:id="696" w:author="Thomas, Gregg" w:date="2024-10-01T11:00:00Z" w16du:dateUtc="2024-10-01T15:00:00Z">
              <w:r w:rsidRPr="00197A2B">
                <w:rPr>
                  <w:rFonts w:ascii="Times New Roman" w:hAnsi="Times New Roman" w:cs="Times New Roman"/>
                  <w:sz w:val="24"/>
                  <w:szCs w:val="24"/>
                </w:rPr>
                <w:delText>Topology</w:delText>
              </w:r>
            </w:del>
          </w:p>
        </w:tc>
        <w:tc>
          <w:tcPr>
            <w:tcW w:w="1684" w:type="dxa"/>
            <w:tcBorders>
              <w:top w:val="single" w:sz="4" w:space="0" w:color="auto"/>
              <w:bottom w:val="single" w:sz="4" w:space="0" w:color="auto"/>
            </w:tcBorders>
            <w:vAlign w:val="center"/>
          </w:tcPr>
          <w:p w14:paraId="58E405CC" w14:textId="77777777" w:rsidR="00CD624D" w:rsidRPr="00197A2B" w:rsidRDefault="00CD624D" w:rsidP="00F413E3">
            <w:pPr>
              <w:spacing w:after="0"/>
              <w:jc w:val="both"/>
              <w:rPr>
                <w:del w:id="697" w:author="Thomas, Gregg" w:date="2024-10-01T11:00:00Z" w16du:dateUtc="2024-10-01T15:00:00Z"/>
                <w:rFonts w:ascii="Times New Roman" w:hAnsi="Times New Roman" w:cs="Times New Roman"/>
                <w:sz w:val="24"/>
                <w:szCs w:val="24"/>
              </w:rPr>
            </w:pPr>
            <w:del w:id="698" w:author="Thomas, Gregg" w:date="2024-10-01T11:00:00Z" w16du:dateUtc="2024-10-01T15:00:00Z">
              <w:r w:rsidRPr="00197A2B">
                <w:rPr>
                  <w:rFonts w:ascii="Times New Roman" w:hAnsi="Times New Roman" w:cs="Times New Roman"/>
                  <w:sz w:val="24"/>
                  <w:szCs w:val="24"/>
                </w:rPr>
                <w:delText># of windows</w:delText>
              </w:r>
            </w:del>
          </w:p>
        </w:tc>
        <w:tc>
          <w:tcPr>
            <w:tcW w:w="2451" w:type="dxa"/>
            <w:tcBorders>
              <w:top w:val="single" w:sz="4" w:space="0" w:color="auto"/>
              <w:bottom w:val="single" w:sz="4" w:space="0" w:color="auto"/>
            </w:tcBorders>
            <w:vAlign w:val="center"/>
          </w:tcPr>
          <w:p w14:paraId="3EBF5BAB" w14:textId="77777777" w:rsidR="00CD624D" w:rsidRPr="00197A2B" w:rsidRDefault="00CD624D" w:rsidP="00F413E3">
            <w:pPr>
              <w:spacing w:after="0"/>
              <w:jc w:val="both"/>
              <w:rPr>
                <w:del w:id="699" w:author="Thomas, Gregg" w:date="2024-10-01T11:00:00Z" w16du:dateUtc="2024-10-01T15:00:00Z"/>
                <w:rFonts w:ascii="Times New Roman" w:hAnsi="Times New Roman" w:cs="Times New Roman"/>
                <w:sz w:val="24"/>
                <w:szCs w:val="24"/>
              </w:rPr>
            </w:pPr>
            <w:del w:id="700" w:author="Thomas, Gregg" w:date="2024-10-01T11:00:00Z" w16du:dateUtc="2024-10-01T15:00:00Z">
              <w:r w:rsidRPr="00197A2B">
                <w:rPr>
                  <w:rFonts w:ascii="Times New Roman" w:hAnsi="Times New Roman" w:cs="Times New Roman"/>
                  <w:sz w:val="24"/>
                  <w:szCs w:val="24"/>
                </w:rPr>
                <w:delText>Proportion of windows</w:delText>
              </w:r>
            </w:del>
          </w:p>
        </w:tc>
      </w:tr>
      <w:tr w:rsidR="002505CF" w:rsidRPr="00197A2B" w14:paraId="1B802B4E" w14:textId="77777777" w:rsidTr="005C2974">
        <w:trPr>
          <w:trHeight w:val="300"/>
          <w:del w:id="701" w:author="Thomas, Gregg" w:date="2024-10-01T11:00:00Z"/>
        </w:trPr>
        <w:tc>
          <w:tcPr>
            <w:tcW w:w="1018" w:type="dxa"/>
            <w:tcBorders>
              <w:top w:val="single" w:sz="4" w:space="0" w:color="auto"/>
            </w:tcBorders>
            <w:noWrap/>
            <w:vAlign w:val="bottom"/>
            <w:hideMark/>
          </w:tcPr>
          <w:p w14:paraId="1F0D65D7" w14:textId="77777777" w:rsidR="002505CF" w:rsidRPr="00851991" w:rsidRDefault="002505CF" w:rsidP="002505CF">
            <w:pPr>
              <w:spacing w:after="0" w:line="240" w:lineRule="auto"/>
              <w:jc w:val="both"/>
              <w:rPr>
                <w:del w:id="702" w:author="Thomas, Gregg" w:date="2024-10-01T11:00:00Z" w16du:dateUtc="2024-10-01T15:00:00Z"/>
                <w:rFonts w:ascii="Times New Roman" w:eastAsia="Times New Roman" w:hAnsi="Times New Roman" w:cs="Times New Roman"/>
                <w:color w:val="000000"/>
              </w:rPr>
            </w:pPr>
            <w:del w:id="703" w:author="Thomas, Gregg" w:date="2024-10-01T11:00:00Z" w16du:dateUtc="2024-10-01T15:00:00Z">
              <w:r w:rsidRPr="00851991">
                <w:rPr>
                  <w:rFonts w:ascii="Times New Roman" w:hAnsi="Times New Roman" w:cs="Times New Roman"/>
                  <w:color w:val="000000"/>
                </w:rPr>
                <w:delText>1</w:delText>
              </w:r>
            </w:del>
          </w:p>
        </w:tc>
        <w:tc>
          <w:tcPr>
            <w:tcW w:w="4197" w:type="dxa"/>
            <w:tcBorders>
              <w:top w:val="single" w:sz="4" w:space="0" w:color="auto"/>
            </w:tcBorders>
            <w:noWrap/>
            <w:vAlign w:val="bottom"/>
            <w:hideMark/>
          </w:tcPr>
          <w:p w14:paraId="6008B77B" w14:textId="77777777" w:rsidR="002505CF" w:rsidRPr="00851991" w:rsidRDefault="002505CF" w:rsidP="002505CF">
            <w:pPr>
              <w:spacing w:after="0" w:line="240" w:lineRule="auto"/>
              <w:jc w:val="both"/>
              <w:rPr>
                <w:del w:id="704" w:author="Thomas, Gregg" w:date="2024-10-01T11:00:00Z" w16du:dateUtc="2024-10-01T15:00:00Z"/>
                <w:rFonts w:ascii="Times New Roman" w:eastAsia="Times New Roman" w:hAnsi="Times New Roman" w:cs="Times New Roman"/>
                <w:color w:val="000000"/>
              </w:rPr>
            </w:pPr>
            <w:del w:id="705" w:author="Thomas, Gregg" w:date="2024-10-01T11:00:00Z" w16du:dateUtc="2024-10-01T15:00:00Z">
              <w:r w:rsidRPr="00851991">
                <w:rPr>
                  <w:rFonts w:ascii="Times New Roman" w:hAnsi="Times New Roman" w:cs="Times New Roman"/>
                  <w:color w:val="000000"/>
                </w:rPr>
                <w:delText>(RS,((GD,RD),(MM,((HA,MN),PD))));</w:delText>
              </w:r>
            </w:del>
          </w:p>
        </w:tc>
        <w:tc>
          <w:tcPr>
            <w:tcW w:w="1684" w:type="dxa"/>
            <w:tcBorders>
              <w:top w:val="single" w:sz="4" w:space="0" w:color="auto"/>
            </w:tcBorders>
            <w:noWrap/>
            <w:vAlign w:val="bottom"/>
            <w:hideMark/>
          </w:tcPr>
          <w:p w14:paraId="4973C35F" w14:textId="77777777" w:rsidR="002505CF" w:rsidRPr="00851991" w:rsidRDefault="002505CF" w:rsidP="002505CF">
            <w:pPr>
              <w:spacing w:after="0" w:line="240" w:lineRule="auto"/>
              <w:jc w:val="both"/>
              <w:rPr>
                <w:del w:id="706" w:author="Thomas, Gregg" w:date="2024-10-01T11:00:00Z" w16du:dateUtc="2024-10-01T15:00:00Z"/>
                <w:rFonts w:ascii="Times New Roman" w:eastAsia="Times New Roman" w:hAnsi="Times New Roman" w:cs="Times New Roman"/>
                <w:color w:val="000000"/>
              </w:rPr>
            </w:pPr>
            <w:del w:id="707" w:author="Thomas, Gregg" w:date="2024-10-01T11:00:00Z" w16du:dateUtc="2024-10-01T15:00:00Z">
              <w:r w:rsidRPr="00851991">
                <w:rPr>
                  <w:rFonts w:ascii="Times New Roman" w:hAnsi="Times New Roman" w:cs="Times New Roman"/>
                  <w:color w:val="000000"/>
                </w:rPr>
                <w:delText>23864</w:delText>
              </w:r>
            </w:del>
          </w:p>
        </w:tc>
        <w:tc>
          <w:tcPr>
            <w:tcW w:w="2451" w:type="dxa"/>
            <w:tcBorders>
              <w:top w:val="single" w:sz="4" w:space="0" w:color="auto"/>
            </w:tcBorders>
            <w:noWrap/>
            <w:vAlign w:val="bottom"/>
            <w:hideMark/>
          </w:tcPr>
          <w:p w14:paraId="791AFD9B" w14:textId="77777777" w:rsidR="002505CF" w:rsidRPr="00851991" w:rsidRDefault="002505CF" w:rsidP="002505CF">
            <w:pPr>
              <w:spacing w:after="0" w:line="240" w:lineRule="auto"/>
              <w:jc w:val="both"/>
              <w:rPr>
                <w:del w:id="708" w:author="Thomas, Gregg" w:date="2024-10-01T11:00:00Z" w16du:dateUtc="2024-10-01T15:00:00Z"/>
                <w:rFonts w:ascii="Times New Roman" w:eastAsia="Times New Roman" w:hAnsi="Times New Roman" w:cs="Times New Roman"/>
                <w:color w:val="000000"/>
              </w:rPr>
            </w:pPr>
            <w:del w:id="709" w:author="Thomas, Gregg" w:date="2024-10-01T11:00:00Z" w16du:dateUtc="2024-10-01T15:00:00Z">
              <w:r w:rsidRPr="00851991">
                <w:rPr>
                  <w:rFonts w:ascii="Times New Roman" w:hAnsi="Times New Roman" w:cs="Times New Roman"/>
                  <w:color w:val="000000"/>
                </w:rPr>
                <w:delText>0.146</w:delText>
              </w:r>
            </w:del>
          </w:p>
        </w:tc>
      </w:tr>
      <w:tr w:rsidR="002505CF" w:rsidRPr="00197A2B" w14:paraId="43470EEC" w14:textId="77777777" w:rsidTr="005C2974">
        <w:trPr>
          <w:trHeight w:val="300"/>
          <w:del w:id="710" w:author="Thomas, Gregg" w:date="2024-10-01T11:00:00Z"/>
        </w:trPr>
        <w:tc>
          <w:tcPr>
            <w:tcW w:w="1018" w:type="dxa"/>
            <w:noWrap/>
            <w:vAlign w:val="bottom"/>
            <w:hideMark/>
          </w:tcPr>
          <w:p w14:paraId="1F0A1CE4" w14:textId="77777777" w:rsidR="002505CF" w:rsidRPr="00851991" w:rsidRDefault="002505CF" w:rsidP="002505CF">
            <w:pPr>
              <w:spacing w:after="0" w:line="240" w:lineRule="auto"/>
              <w:jc w:val="both"/>
              <w:rPr>
                <w:del w:id="711" w:author="Thomas, Gregg" w:date="2024-10-01T11:00:00Z" w16du:dateUtc="2024-10-01T15:00:00Z"/>
                <w:rFonts w:ascii="Times New Roman" w:eastAsia="Times New Roman" w:hAnsi="Times New Roman" w:cs="Times New Roman"/>
                <w:color w:val="000000"/>
              </w:rPr>
            </w:pPr>
            <w:del w:id="712" w:author="Thomas, Gregg" w:date="2024-10-01T11:00:00Z" w16du:dateUtc="2024-10-01T15:00:00Z">
              <w:r w:rsidRPr="00851991">
                <w:rPr>
                  <w:rFonts w:ascii="Times New Roman" w:hAnsi="Times New Roman" w:cs="Times New Roman"/>
                  <w:color w:val="000000"/>
                </w:rPr>
                <w:delText>2</w:delText>
              </w:r>
            </w:del>
          </w:p>
        </w:tc>
        <w:tc>
          <w:tcPr>
            <w:tcW w:w="4197" w:type="dxa"/>
            <w:noWrap/>
            <w:vAlign w:val="bottom"/>
            <w:hideMark/>
          </w:tcPr>
          <w:p w14:paraId="62030A3A" w14:textId="77777777" w:rsidR="002505CF" w:rsidRPr="00851991" w:rsidRDefault="002505CF" w:rsidP="002505CF">
            <w:pPr>
              <w:spacing w:after="0" w:line="240" w:lineRule="auto"/>
              <w:jc w:val="both"/>
              <w:rPr>
                <w:del w:id="713" w:author="Thomas, Gregg" w:date="2024-10-01T11:00:00Z" w16du:dateUtc="2024-10-01T15:00:00Z"/>
                <w:rFonts w:ascii="Times New Roman" w:eastAsia="Times New Roman" w:hAnsi="Times New Roman" w:cs="Times New Roman"/>
                <w:color w:val="000000"/>
              </w:rPr>
            </w:pPr>
            <w:del w:id="714" w:author="Thomas, Gregg" w:date="2024-10-01T11:00:00Z" w16du:dateUtc="2024-10-01T15:00:00Z">
              <w:r w:rsidRPr="00851991">
                <w:rPr>
                  <w:rFonts w:ascii="Times New Roman" w:hAnsi="Times New Roman" w:cs="Times New Roman"/>
                  <w:color w:val="000000"/>
                </w:rPr>
                <w:delText>(RS,((GD,RD),(MM,((HA,PD),MN))));</w:delText>
              </w:r>
            </w:del>
          </w:p>
        </w:tc>
        <w:tc>
          <w:tcPr>
            <w:tcW w:w="1684" w:type="dxa"/>
            <w:noWrap/>
            <w:vAlign w:val="bottom"/>
            <w:hideMark/>
          </w:tcPr>
          <w:p w14:paraId="29AC4424" w14:textId="77777777" w:rsidR="002505CF" w:rsidRPr="00851991" w:rsidRDefault="002505CF" w:rsidP="002505CF">
            <w:pPr>
              <w:spacing w:after="0" w:line="240" w:lineRule="auto"/>
              <w:jc w:val="both"/>
              <w:rPr>
                <w:del w:id="715" w:author="Thomas, Gregg" w:date="2024-10-01T11:00:00Z" w16du:dateUtc="2024-10-01T15:00:00Z"/>
                <w:rFonts w:ascii="Times New Roman" w:eastAsia="Times New Roman" w:hAnsi="Times New Roman" w:cs="Times New Roman"/>
                <w:color w:val="000000"/>
              </w:rPr>
            </w:pPr>
            <w:del w:id="716" w:author="Thomas, Gregg" w:date="2024-10-01T11:00:00Z" w16du:dateUtc="2024-10-01T15:00:00Z">
              <w:r w:rsidRPr="00851991">
                <w:rPr>
                  <w:rFonts w:ascii="Times New Roman" w:hAnsi="Times New Roman" w:cs="Times New Roman"/>
                  <w:color w:val="000000"/>
                </w:rPr>
                <w:delText>23836</w:delText>
              </w:r>
            </w:del>
          </w:p>
        </w:tc>
        <w:tc>
          <w:tcPr>
            <w:tcW w:w="2451" w:type="dxa"/>
            <w:noWrap/>
            <w:vAlign w:val="bottom"/>
            <w:hideMark/>
          </w:tcPr>
          <w:p w14:paraId="50BED03A" w14:textId="77777777" w:rsidR="002505CF" w:rsidRPr="00851991" w:rsidRDefault="002505CF" w:rsidP="002505CF">
            <w:pPr>
              <w:spacing w:after="0" w:line="240" w:lineRule="auto"/>
              <w:jc w:val="both"/>
              <w:rPr>
                <w:del w:id="717" w:author="Thomas, Gregg" w:date="2024-10-01T11:00:00Z" w16du:dateUtc="2024-10-01T15:00:00Z"/>
                <w:rFonts w:ascii="Times New Roman" w:eastAsia="Times New Roman" w:hAnsi="Times New Roman" w:cs="Times New Roman"/>
                <w:color w:val="000000"/>
              </w:rPr>
            </w:pPr>
            <w:del w:id="718" w:author="Thomas, Gregg" w:date="2024-10-01T11:00:00Z" w16du:dateUtc="2024-10-01T15:00:00Z">
              <w:r w:rsidRPr="00851991">
                <w:rPr>
                  <w:rFonts w:ascii="Times New Roman" w:hAnsi="Times New Roman" w:cs="Times New Roman"/>
                  <w:color w:val="000000"/>
                </w:rPr>
                <w:delText>0.146</w:delText>
              </w:r>
            </w:del>
          </w:p>
        </w:tc>
      </w:tr>
      <w:tr w:rsidR="002505CF" w:rsidRPr="00197A2B" w14:paraId="116729AF" w14:textId="77777777" w:rsidTr="005C2974">
        <w:trPr>
          <w:trHeight w:val="300"/>
          <w:del w:id="719" w:author="Thomas, Gregg" w:date="2024-10-01T11:00:00Z"/>
        </w:trPr>
        <w:tc>
          <w:tcPr>
            <w:tcW w:w="1018" w:type="dxa"/>
            <w:noWrap/>
            <w:vAlign w:val="bottom"/>
            <w:hideMark/>
          </w:tcPr>
          <w:p w14:paraId="18144303" w14:textId="77777777" w:rsidR="002505CF" w:rsidRPr="00851991" w:rsidRDefault="002505CF" w:rsidP="002505CF">
            <w:pPr>
              <w:spacing w:after="0" w:line="240" w:lineRule="auto"/>
              <w:jc w:val="both"/>
              <w:rPr>
                <w:del w:id="720" w:author="Thomas, Gregg" w:date="2024-10-01T11:00:00Z" w16du:dateUtc="2024-10-01T15:00:00Z"/>
                <w:rFonts w:ascii="Times New Roman" w:eastAsia="Times New Roman" w:hAnsi="Times New Roman" w:cs="Times New Roman"/>
                <w:color w:val="000000"/>
              </w:rPr>
            </w:pPr>
            <w:del w:id="721" w:author="Thomas, Gregg" w:date="2024-10-01T11:00:00Z" w16du:dateUtc="2024-10-01T15:00:00Z">
              <w:r w:rsidRPr="00851991">
                <w:rPr>
                  <w:rFonts w:ascii="Times New Roman" w:hAnsi="Times New Roman" w:cs="Times New Roman"/>
                  <w:color w:val="000000"/>
                </w:rPr>
                <w:delText>3*</w:delText>
              </w:r>
            </w:del>
          </w:p>
        </w:tc>
        <w:tc>
          <w:tcPr>
            <w:tcW w:w="4197" w:type="dxa"/>
            <w:noWrap/>
            <w:vAlign w:val="bottom"/>
            <w:hideMark/>
          </w:tcPr>
          <w:p w14:paraId="5C5B844F" w14:textId="77777777" w:rsidR="002505CF" w:rsidRPr="00851991" w:rsidRDefault="002505CF" w:rsidP="002505CF">
            <w:pPr>
              <w:spacing w:after="0" w:line="240" w:lineRule="auto"/>
              <w:jc w:val="both"/>
              <w:rPr>
                <w:del w:id="722" w:author="Thomas, Gregg" w:date="2024-10-01T11:00:00Z" w16du:dateUtc="2024-10-01T15:00:00Z"/>
                <w:rFonts w:ascii="Times New Roman" w:eastAsia="Times New Roman" w:hAnsi="Times New Roman" w:cs="Times New Roman"/>
                <w:color w:val="000000"/>
              </w:rPr>
            </w:pPr>
            <w:del w:id="723" w:author="Thomas, Gregg" w:date="2024-10-01T11:00:00Z" w16du:dateUtc="2024-10-01T15:00:00Z">
              <w:r w:rsidRPr="00851991">
                <w:rPr>
                  <w:rFonts w:ascii="Times New Roman" w:hAnsi="Times New Roman" w:cs="Times New Roman"/>
                  <w:color w:val="000000"/>
                </w:rPr>
                <w:delText>(RS,((GD,RD),(MM,(HA,(MN,PD)))));</w:delText>
              </w:r>
            </w:del>
          </w:p>
        </w:tc>
        <w:tc>
          <w:tcPr>
            <w:tcW w:w="1684" w:type="dxa"/>
            <w:noWrap/>
            <w:vAlign w:val="bottom"/>
            <w:hideMark/>
          </w:tcPr>
          <w:p w14:paraId="3DEFA9B5" w14:textId="77777777" w:rsidR="002505CF" w:rsidRPr="00851991" w:rsidRDefault="002505CF" w:rsidP="002505CF">
            <w:pPr>
              <w:spacing w:after="0" w:line="240" w:lineRule="auto"/>
              <w:jc w:val="both"/>
              <w:rPr>
                <w:del w:id="724" w:author="Thomas, Gregg" w:date="2024-10-01T11:00:00Z" w16du:dateUtc="2024-10-01T15:00:00Z"/>
                <w:rFonts w:ascii="Times New Roman" w:eastAsia="Times New Roman" w:hAnsi="Times New Roman" w:cs="Times New Roman"/>
                <w:color w:val="000000"/>
              </w:rPr>
            </w:pPr>
            <w:del w:id="725" w:author="Thomas, Gregg" w:date="2024-10-01T11:00:00Z" w16du:dateUtc="2024-10-01T15:00:00Z">
              <w:r w:rsidRPr="00851991">
                <w:rPr>
                  <w:rFonts w:ascii="Times New Roman" w:hAnsi="Times New Roman" w:cs="Times New Roman"/>
                  <w:color w:val="000000"/>
                </w:rPr>
                <w:delText>21509</w:delText>
              </w:r>
            </w:del>
          </w:p>
        </w:tc>
        <w:tc>
          <w:tcPr>
            <w:tcW w:w="2451" w:type="dxa"/>
            <w:noWrap/>
            <w:vAlign w:val="bottom"/>
            <w:hideMark/>
          </w:tcPr>
          <w:p w14:paraId="2E4E6AE2" w14:textId="77777777" w:rsidR="002505CF" w:rsidRPr="00851991" w:rsidRDefault="002505CF" w:rsidP="002505CF">
            <w:pPr>
              <w:spacing w:after="0" w:line="240" w:lineRule="auto"/>
              <w:jc w:val="both"/>
              <w:rPr>
                <w:del w:id="726" w:author="Thomas, Gregg" w:date="2024-10-01T11:00:00Z" w16du:dateUtc="2024-10-01T15:00:00Z"/>
                <w:rFonts w:ascii="Times New Roman" w:eastAsia="Times New Roman" w:hAnsi="Times New Roman" w:cs="Times New Roman"/>
                <w:color w:val="000000"/>
              </w:rPr>
            </w:pPr>
            <w:del w:id="727" w:author="Thomas, Gregg" w:date="2024-10-01T11:00:00Z" w16du:dateUtc="2024-10-01T15:00:00Z">
              <w:r w:rsidRPr="00851991">
                <w:rPr>
                  <w:rFonts w:ascii="Times New Roman" w:hAnsi="Times New Roman" w:cs="Times New Roman"/>
                  <w:color w:val="000000"/>
                </w:rPr>
                <w:delText>0.131</w:delText>
              </w:r>
            </w:del>
          </w:p>
        </w:tc>
      </w:tr>
      <w:tr w:rsidR="002505CF" w:rsidRPr="00197A2B" w14:paraId="7C98DE6B" w14:textId="77777777" w:rsidTr="005C2974">
        <w:trPr>
          <w:trHeight w:val="300"/>
          <w:del w:id="728" w:author="Thomas, Gregg" w:date="2024-10-01T11:00:00Z"/>
        </w:trPr>
        <w:tc>
          <w:tcPr>
            <w:tcW w:w="1018" w:type="dxa"/>
            <w:noWrap/>
            <w:vAlign w:val="bottom"/>
            <w:hideMark/>
          </w:tcPr>
          <w:p w14:paraId="3DB6E049" w14:textId="77777777" w:rsidR="002505CF" w:rsidRPr="00851991" w:rsidRDefault="002505CF" w:rsidP="002505CF">
            <w:pPr>
              <w:spacing w:after="0" w:line="240" w:lineRule="auto"/>
              <w:jc w:val="both"/>
              <w:rPr>
                <w:del w:id="729" w:author="Thomas, Gregg" w:date="2024-10-01T11:00:00Z" w16du:dateUtc="2024-10-01T15:00:00Z"/>
                <w:rFonts w:ascii="Times New Roman" w:eastAsia="Times New Roman" w:hAnsi="Times New Roman" w:cs="Times New Roman"/>
                <w:color w:val="000000"/>
              </w:rPr>
            </w:pPr>
            <w:del w:id="730" w:author="Thomas, Gregg" w:date="2024-10-01T11:00:00Z" w16du:dateUtc="2024-10-01T15:00:00Z">
              <w:r w:rsidRPr="00851991">
                <w:rPr>
                  <w:rFonts w:ascii="Times New Roman" w:hAnsi="Times New Roman" w:cs="Times New Roman"/>
                  <w:color w:val="000000"/>
                </w:rPr>
                <w:delText>4</w:delText>
              </w:r>
            </w:del>
          </w:p>
        </w:tc>
        <w:tc>
          <w:tcPr>
            <w:tcW w:w="4197" w:type="dxa"/>
            <w:noWrap/>
            <w:vAlign w:val="bottom"/>
            <w:hideMark/>
          </w:tcPr>
          <w:p w14:paraId="2BC735D3" w14:textId="77777777" w:rsidR="002505CF" w:rsidRPr="00851991" w:rsidRDefault="002505CF" w:rsidP="002505CF">
            <w:pPr>
              <w:spacing w:after="0" w:line="240" w:lineRule="auto"/>
              <w:jc w:val="both"/>
              <w:rPr>
                <w:del w:id="731" w:author="Thomas, Gregg" w:date="2024-10-01T11:00:00Z" w16du:dateUtc="2024-10-01T15:00:00Z"/>
                <w:rFonts w:ascii="Times New Roman" w:eastAsia="Times New Roman" w:hAnsi="Times New Roman" w:cs="Times New Roman"/>
                <w:color w:val="000000"/>
              </w:rPr>
            </w:pPr>
            <w:del w:id="732" w:author="Thomas, Gregg" w:date="2024-10-01T11:00:00Z" w16du:dateUtc="2024-10-01T15:00:00Z">
              <w:r w:rsidRPr="00851991">
                <w:rPr>
                  <w:rFonts w:ascii="Times New Roman" w:hAnsi="Times New Roman" w:cs="Times New Roman"/>
                  <w:color w:val="000000"/>
                </w:rPr>
                <w:delText>(RS,(MM,((GD,RD),((HA,MN),PD))));</w:delText>
              </w:r>
            </w:del>
          </w:p>
        </w:tc>
        <w:tc>
          <w:tcPr>
            <w:tcW w:w="1684" w:type="dxa"/>
            <w:noWrap/>
            <w:vAlign w:val="bottom"/>
            <w:hideMark/>
          </w:tcPr>
          <w:p w14:paraId="1468A94F" w14:textId="77777777" w:rsidR="002505CF" w:rsidRPr="00851991" w:rsidRDefault="002505CF" w:rsidP="002505CF">
            <w:pPr>
              <w:spacing w:after="0" w:line="240" w:lineRule="auto"/>
              <w:jc w:val="both"/>
              <w:rPr>
                <w:del w:id="733" w:author="Thomas, Gregg" w:date="2024-10-01T11:00:00Z" w16du:dateUtc="2024-10-01T15:00:00Z"/>
                <w:rFonts w:ascii="Times New Roman" w:eastAsia="Times New Roman" w:hAnsi="Times New Roman" w:cs="Times New Roman"/>
                <w:color w:val="000000"/>
              </w:rPr>
            </w:pPr>
            <w:del w:id="734" w:author="Thomas, Gregg" w:date="2024-10-01T11:00:00Z" w16du:dateUtc="2024-10-01T15:00:00Z">
              <w:r w:rsidRPr="00851991">
                <w:rPr>
                  <w:rFonts w:ascii="Times New Roman" w:hAnsi="Times New Roman" w:cs="Times New Roman"/>
                  <w:color w:val="000000"/>
                </w:rPr>
                <w:delText>14417</w:delText>
              </w:r>
            </w:del>
          </w:p>
        </w:tc>
        <w:tc>
          <w:tcPr>
            <w:tcW w:w="2451" w:type="dxa"/>
            <w:noWrap/>
            <w:vAlign w:val="bottom"/>
            <w:hideMark/>
          </w:tcPr>
          <w:p w14:paraId="0E340462" w14:textId="77777777" w:rsidR="002505CF" w:rsidRPr="00851991" w:rsidRDefault="002505CF" w:rsidP="002505CF">
            <w:pPr>
              <w:spacing w:after="0" w:line="240" w:lineRule="auto"/>
              <w:jc w:val="both"/>
              <w:rPr>
                <w:del w:id="735" w:author="Thomas, Gregg" w:date="2024-10-01T11:00:00Z" w16du:dateUtc="2024-10-01T15:00:00Z"/>
                <w:rFonts w:ascii="Times New Roman" w:eastAsia="Times New Roman" w:hAnsi="Times New Roman" w:cs="Times New Roman"/>
                <w:color w:val="000000"/>
              </w:rPr>
            </w:pPr>
            <w:del w:id="736" w:author="Thomas, Gregg" w:date="2024-10-01T11:00:00Z" w16du:dateUtc="2024-10-01T15:00:00Z">
              <w:r w:rsidRPr="00851991">
                <w:rPr>
                  <w:rFonts w:ascii="Times New Roman" w:hAnsi="Times New Roman" w:cs="Times New Roman"/>
                  <w:color w:val="000000"/>
                </w:rPr>
                <w:delText>0.088</w:delText>
              </w:r>
            </w:del>
          </w:p>
        </w:tc>
      </w:tr>
      <w:tr w:rsidR="002505CF" w:rsidRPr="00197A2B" w14:paraId="6F8B5F59" w14:textId="77777777" w:rsidTr="005C2974">
        <w:trPr>
          <w:trHeight w:val="300"/>
          <w:del w:id="737" w:author="Thomas, Gregg" w:date="2024-10-01T11:00:00Z"/>
        </w:trPr>
        <w:tc>
          <w:tcPr>
            <w:tcW w:w="1018" w:type="dxa"/>
            <w:noWrap/>
            <w:vAlign w:val="bottom"/>
            <w:hideMark/>
          </w:tcPr>
          <w:p w14:paraId="0F999F44" w14:textId="77777777" w:rsidR="002505CF" w:rsidRPr="00851991" w:rsidRDefault="002505CF" w:rsidP="002505CF">
            <w:pPr>
              <w:spacing w:after="0" w:line="240" w:lineRule="auto"/>
              <w:jc w:val="both"/>
              <w:rPr>
                <w:del w:id="738" w:author="Thomas, Gregg" w:date="2024-10-01T11:00:00Z" w16du:dateUtc="2024-10-01T15:00:00Z"/>
                <w:rFonts w:ascii="Times New Roman" w:eastAsia="Times New Roman" w:hAnsi="Times New Roman" w:cs="Times New Roman"/>
                <w:color w:val="000000"/>
              </w:rPr>
            </w:pPr>
            <w:del w:id="739" w:author="Thomas, Gregg" w:date="2024-10-01T11:00:00Z" w16du:dateUtc="2024-10-01T15:00:00Z">
              <w:r w:rsidRPr="00851991">
                <w:rPr>
                  <w:rFonts w:ascii="Times New Roman" w:hAnsi="Times New Roman" w:cs="Times New Roman"/>
                  <w:color w:val="000000"/>
                </w:rPr>
                <w:delText>5</w:delText>
              </w:r>
            </w:del>
          </w:p>
        </w:tc>
        <w:tc>
          <w:tcPr>
            <w:tcW w:w="4197" w:type="dxa"/>
            <w:noWrap/>
            <w:vAlign w:val="bottom"/>
            <w:hideMark/>
          </w:tcPr>
          <w:p w14:paraId="137FB8DD" w14:textId="77777777" w:rsidR="002505CF" w:rsidRPr="00851991" w:rsidRDefault="002505CF" w:rsidP="002505CF">
            <w:pPr>
              <w:spacing w:after="0" w:line="240" w:lineRule="auto"/>
              <w:jc w:val="both"/>
              <w:rPr>
                <w:del w:id="740" w:author="Thomas, Gregg" w:date="2024-10-01T11:00:00Z" w16du:dateUtc="2024-10-01T15:00:00Z"/>
                <w:rFonts w:ascii="Times New Roman" w:eastAsia="Times New Roman" w:hAnsi="Times New Roman" w:cs="Times New Roman"/>
                <w:color w:val="000000"/>
              </w:rPr>
            </w:pPr>
            <w:del w:id="741" w:author="Thomas, Gregg" w:date="2024-10-01T11:00:00Z" w16du:dateUtc="2024-10-01T15:00:00Z">
              <w:r w:rsidRPr="00851991">
                <w:rPr>
                  <w:rFonts w:ascii="Times New Roman" w:hAnsi="Times New Roman" w:cs="Times New Roman"/>
                  <w:color w:val="000000"/>
                </w:rPr>
                <w:delText>(RS,(MM,((GD,RD),((HA,PD),MN))));</w:delText>
              </w:r>
            </w:del>
          </w:p>
        </w:tc>
        <w:tc>
          <w:tcPr>
            <w:tcW w:w="1684" w:type="dxa"/>
            <w:noWrap/>
            <w:vAlign w:val="bottom"/>
            <w:hideMark/>
          </w:tcPr>
          <w:p w14:paraId="25E3C2DD" w14:textId="77777777" w:rsidR="002505CF" w:rsidRPr="00851991" w:rsidRDefault="002505CF" w:rsidP="002505CF">
            <w:pPr>
              <w:spacing w:after="0" w:line="240" w:lineRule="auto"/>
              <w:jc w:val="both"/>
              <w:rPr>
                <w:del w:id="742" w:author="Thomas, Gregg" w:date="2024-10-01T11:00:00Z" w16du:dateUtc="2024-10-01T15:00:00Z"/>
                <w:rFonts w:ascii="Times New Roman" w:eastAsia="Times New Roman" w:hAnsi="Times New Roman" w:cs="Times New Roman"/>
                <w:color w:val="000000"/>
              </w:rPr>
            </w:pPr>
            <w:del w:id="743" w:author="Thomas, Gregg" w:date="2024-10-01T11:00:00Z" w16du:dateUtc="2024-10-01T15:00:00Z">
              <w:r w:rsidRPr="00851991">
                <w:rPr>
                  <w:rFonts w:ascii="Times New Roman" w:hAnsi="Times New Roman" w:cs="Times New Roman"/>
                  <w:color w:val="000000"/>
                </w:rPr>
                <w:delText>14321</w:delText>
              </w:r>
            </w:del>
          </w:p>
        </w:tc>
        <w:tc>
          <w:tcPr>
            <w:tcW w:w="2451" w:type="dxa"/>
            <w:noWrap/>
            <w:vAlign w:val="bottom"/>
            <w:hideMark/>
          </w:tcPr>
          <w:p w14:paraId="2DB76430" w14:textId="77777777" w:rsidR="002505CF" w:rsidRPr="00851991" w:rsidRDefault="002505CF" w:rsidP="002505CF">
            <w:pPr>
              <w:spacing w:after="0" w:line="240" w:lineRule="auto"/>
              <w:jc w:val="both"/>
              <w:rPr>
                <w:del w:id="744" w:author="Thomas, Gregg" w:date="2024-10-01T11:00:00Z" w16du:dateUtc="2024-10-01T15:00:00Z"/>
                <w:rFonts w:ascii="Times New Roman" w:eastAsia="Times New Roman" w:hAnsi="Times New Roman" w:cs="Times New Roman"/>
                <w:color w:val="000000"/>
              </w:rPr>
            </w:pPr>
            <w:del w:id="745" w:author="Thomas, Gregg" w:date="2024-10-01T11:00:00Z" w16du:dateUtc="2024-10-01T15:00:00Z">
              <w:r w:rsidRPr="00851991">
                <w:rPr>
                  <w:rFonts w:ascii="Times New Roman" w:hAnsi="Times New Roman" w:cs="Times New Roman"/>
                  <w:color w:val="000000"/>
                </w:rPr>
                <w:delText>0.0874</w:delText>
              </w:r>
            </w:del>
          </w:p>
        </w:tc>
      </w:tr>
      <w:tr w:rsidR="002505CF" w:rsidRPr="00197A2B" w14:paraId="104FE0D9" w14:textId="77777777" w:rsidTr="005C2974">
        <w:trPr>
          <w:trHeight w:val="300"/>
          <w:del w:id="746" w:author="Thomas, Gregg" w:date="2024-10-01T11:00:00Z"/>
        </w:trPr>
        <w:tc>
          <w:tcPr>
            <w:tcW w:w="1018" w:type="dxa"/>
            <w:noWrap/>
            <w:vAlign w:val="bottom"/>
            <w:hideMark/>
          </w:tcPr>
          <w:p w14:paraId="50D5D856" w14:textId="77777777" w:rsidR="002505CF" w:rsidRPr="00851991" w:rsidRDefault="002505CF" w:rsidP="002505CF">
            <w:pPr>
              <w:spacing w:after="0" w:line="240" w:lineRule="auto"/>
              <w:jc w:val="both"/>
              <w:rPr>
                <w:del w:id="747" w:author="Thomas, Gregg" w:date="2024-10-01T11:00:00Z" w16du:dateUtc="2024-10-01T15:00:00Z"/>
                <w:rFonts w:ascii="Times New Roman" w:eastAsia="Times New Roman" w:hAnsi="Times New Roman" w:cs="Times New Roman"/>
                <w:color w:val="000000"/>
              </w:rPr>
            </w:pPr>
            <w:del w:id="748" w:author="Thomas, Gregg" w:date="2024-10-01T11:00:00Z" w16du:dateUtc="2024-10-01T15:00:00Z">
              <w:r w:rsidRPr="00851991">
                <w:rPr>
                  <w:rFonts w:ascii="Times New Roman" w:hAnsi="Times New Roman" w:cs="Times New Roman"/>
                  <w:color w:val="000000"/>
                </w:rPr>
                <w:delText>6</w:delText>
              </w:r>
            </w:del>
          </w:p>
        </w:tc>
        <w:tc>
          <w:tcPr>
            <w:tcW w:w="4197" w:type="dxa"/>
            <w:noWrap/>
            <w:vAlign w:val="bottom"/>
            <w:hideMark/>
          </w:tcPr>
          <w:p w14:paraId="36D93096" w14:textId="77777777" w:rsidR="002505CF" w:rsidRPr="00851991" w:rsidRDefault="002505CF" w:rsidP="002505CF">
            <w:pPr>
              <w:spacing w:after="0" w:line="240" w:lineRule="auto"/>
              <w:jc w:val="both"/>
              <w:rPr>
                <w:del w:id="749" w:author="Thomas, Gregg" w:date="2024-10-01T11:00:00Z" w16du:dateUtc="2024-10-01T15:00:00Z"/>
                <w:rFonts w:ascii="Times New Roman" w:eastAsia="Times New Roman" w:hAnsi="Times New Roman" w:cs="Times New Roman"/>
                <w:color w:val="000000"/>
              </w:rPr>
            </w:pPr>
            <w:del w:id="750" w:author="Thomas, Gregg" w:date="2024-10-01T11:00:00Z" w16du:dateUtc="2024-10-01T15:00:00Z">
              <w:r w:rsidRPr="00851991">
                <w:rPr>
                  <w:rFonts w:ascii="Times New Roman" w:hAnsi="Times New Roman" w:cs="Times New Roman"/>
                  <w:color w:val="000000"/>
                </w:rPr>
                <w:delText>(RS,(MM,((GD,RD),(HA,(MN,PD)))));</w:delText>
              </w:r>
            </w:del>
          </w:p>
        </w:tc>
        <w:tc>
          <w:tcPr>
            <w:tcW w:w="1684" w:type="dxa"/>
            <w:noWrap/>
            <w:vAlign w:val="bottom"/>
            <w:hideMark/>
          </w:tcPr>
          <w:p w14:paraId="4529C00F" w14:textId="77777777" w:rsidR="002505CF" w:rsidRPr="00851991" w:rsidRDefault="002505CF" w:rsidP="002505CF">
            <w:pPr>
              <w:spacing w:after="0" w:line="240" w:lineRule="auto"/>
              <w:jc w:val="both"/>
              <w:rPr>
                <w:del w:id="751" w:author="Thomas, Gregg" w:date="2024-10-01T11:00:00Z" w16du:dateUtc="2024-10-01T15:00:00Z"/>
                <w:rFonts w:ascii="Times New Roman" w:eastAsia="Times New Roman" w:hAnsi="Times New Roman" w:cs="Times New Roman"/>
                <w:color w:val="000000"/>
              </w:rPr>
            </w:pPr>
            <w:del w:id="752" w:author="Thomas, Gregg" w:date="2024-10-01T11:00:00Z" w16du:dateUtc="2024-10-01T15:00:00Z">
              <w:r w:rsidRPr="00851991">
                <w:rPr>
                  <w:rFonts w:ascii="Times New Roman" w:hAnsi="Times New Roman" w:cs="Times New Roman"/>
                  <w:color w:val="000000"/>
                </w:rPr>
                <w:delText>14044</w:delText>
              </w:r>
            </w:del>
          </w:p>
        </w:tc>
        <w:tc>
          <w:tcPr>
            <w:tcW w:w="2451" w:type="dxa"/>
            <w:noWrap/>
            <w:vAlign w:val="bottom"/>
            <w:hideMark/>
          </w:tcPr>
          <w:p w14:paraId="6DB9E9EB" w14:textId="77777777" w:rsidR="002505CF" w:rsidRPr="00851991" w:rsidRDefault="002505CF" w:rsidP="002505CF">
            <w:pPr>
              <w:spacing w:after="0" w:line="240" w:lineRule="auto"/>
              <w:jc w:val="both"/>
              <w:rPr>
                <w:del w:id="753" w:author="Thomas, Gregg" w:date="2024-10-01T11:00:00Z" w16du:dateUtc="2024-10-01T15:00:00Z"/>
                <w:rFonts w:ascii="Times New Roman" w:eastAsia="Times New Roman" w:hAnsi="Times New Roman" w:cs="Times New Roman"/>
                <w:color w:val="000000"/>
              </w:rPr>
            </w:pPr>
            <w:del w:id="754" w:author="Thomas, Gregg" w:date="2024-10-01T11:00:00Z" w16du:dateUtc="2024-10-01T15:00:00Z">
              <w:r w:rsidRPr="00851991">
                <w:rPr>
                  <w:rFonts w:ascii="Times New Roman" w:hAnsi="Times New Roman" w:cs="Times New Roman"/>
                  <w:color w:val="000000"/>
                </w:rPr>
                <w:delText>0.0858</w:delText>
              </w:r>
            </w:del>
          </w:p>
        </w:tc>
      </w:tr>
      <w:tr w:rsidR="002505CF" w:rsidRPr="00197A2B" w14:paraId="7AF602C2" w14:textId="77777777" w:rsidTr="005C2974">
        <w:trPr>
          <w:trHeight w:val="300"/>
          <w:del w:id="755" w:author="Thomas, Gregg" w:date="2024-10-01T11:00:00Z"/>
        </w:trPr>
        <w:tc>
          <w:tcPr>
            <w:tcW w:w="1018" w:type="dxa"/>
            <w:noWrap/>
            <w:vAlign w:val="bottom"/>
            <w:hideMark/>
          </w:tcPr>
          <w:p w14:paraId="63719DB3" w14:textId="77777777" w:rsidR="002505CF" w:rsidRPr="00851991" w:rsidRDefault="002505CF" w:rsidP="002505CF">
            <w:pPr>
              <w:spacing w:after="0" w:line="240" w:lineRule="auto"/>
              <w:jc w:val="both"/>
              <w:rPr>
                <w:del w:id="756" w:author="Thomas, Gregg" w:date="2024-10-01T11:00:00Z" w16du:dateUtc="2024-10-01T15:00:00Z"/>
                <w:rFonts w:ascii="Times New Roman" w:eastAsia="Times New Roman" w:hAnsi="Times New Roman" w:cs="Times New Roman"/>
                <w:color w:val="000000"/>
              </w:rPr>
            </w:pPr>
            <w:del w:id="757" w:author="Thomas, Gregg" w:date="2024-10-01T11:00:00Z" w16du:dateUtc="2024-10-01T15:00:00Z">
              <w:r w:rsidRPr="00851991">
                <w:rPr>
                  <w:rFonts w:ascii="Times New Roman" w:hAnsi="Times New Roman" w:cs="Times New Roman"/>
                  <w:color w:val="000000"/>
                </w:rPr>
                <w:delText>7</w:delText>
              </w:r>
            </w:del>
          </w:p>
        </w:tc>
        <w:tc>
          <w:tcPr>
            <w:tcW w:w="4197" w:type="dxa"/>
            <w:noWrap/>
            <w:vAlign w:val="bottom"/>
            <w:hideMark/>
          </w:tcPr>
          <w:p w14:paraId="18BBD710" w14:textId="77777777" w:rsidR="002505CF" w:rsidRPr="00851991" w:rsidRDefault="002505CF" w:rsidP="002505CF">
            <w:pPr>
              <w:spacing w:after="0" w:line="240" w:lineRule="auto"/>
              <w:jc w:val="both"/>
              <w:rPr>
                <w:del w:id="758" w:author="Thomas, Gregg" w:date="2024-10-01T11:00:00Z" w16du:dateUtc="2024-10-01T15:00:00Z"/>
                <w:rFonts w:ascii="Times New Roman" w:eastAsia="Times New Roman" w:hAnsi="Times New Roman" w:cs="Times New Roman"/>
                <w:color w:val="000000"/>
              </w:rPr>
            </w:pPr>
            <w:del w:id="759" w:author="Thomas, Gregg" w:date="2024-10-01T11:00:00Z" w16du:dateUtc="2024-10-01T15:00:00Z">
              <w:r w:rsidRPr="00851991">
                <w:rPr>
                  <w:rFonts w:ascii="Times New Roman" w:hAnsi="Times New Roman" w:cs="Times New Roman"/>
                  <w:color w:val="000000"/>
                </w:rPr>
                <w:delText>(RS,(((HA,PD),MN),(MM,(GD,RD))));</w:delText>
              </w:r>
            </w:del>
          </w:p>
        </w:tc>
        <w:tc>
          <w:tcPr>
            <w:tcW w:w="1684" w:type="dxa"/>
            <w:noWrap/>
            <w:vAlign w:val="bottom"/>
            <w:hideMark/>
          </w:tcPr>
          <w:p w14:paraId="79363E07" w14:textId="77777777" w:rsidR="002505CF" w:rsidRPr="00851991" w:rsidRDefault="002505CF" w:rsidP="002505CF">
            <w:pPr>
              <w:spacing w:after="0" w:line="240" w:lineRule="auto"/>
              <w:jc w:val="both"/>
              <w:rPr>
                <w:del w:id="760" w:author="Thomas, Gregg" w:date="2024-10-01T11:00:00Z" w16du:dateUtc="2024-10-01T15:00:00Z"/>
                <w:rFonts w:ascii="Times New Roman" w:eastAsia="Times New Roman" w:hAnsi="Times New Roman" w:cs="Times New Roman"/>
                <w:color w:val="000000"/>
              </w:rPr>
            </w:pPr>
            <w:del w:id="761" w:author="Thomas, Gregg" w:date="2024-10-01T11:00:00Z" w16du:dateUtc="2024-10-01T15:00:00Z">
              <w:r w:rsidRPr="00851991">
                <w:rPr>
                  <w:rFonts w:ascii="Times New Roman" w:hAnsi="Times New Roman" w:cs="Times New Roman"/>
                  <w:color w:val="000000"/>
                </w:rPr>
                <w:delText>11723</w:delText>
              </w:r>
            </w:del>
          </w:p>
        </w:tc>
        <w:tc>
          <w:tcPr>
            <w:tcW w:w="2451" w:type="dxa"/>
            <w:noWrap/>
            <w:vAlign w:val="bottom"/>
            <w:hideMark/>
          </w:tcPr>
          <w:p w14:paraId="30F67BBE" w14:textId="77777777" w:rsidR="002505CF" w:rsidRPr="00851991" w:rsidRDefault="002505CF" w:rsidP="002505CF">
            <w:pPr>
              <w:spacing w:after="0" w:line="240" w:lineRule="auto"/>
              <w:jc w:val="both"/>
              <w:rPr>
                <w:del w:id="762" w:author="Thomas, Gregg" w:date="2024-10-01T11:00:00Z" w16du:dateUtc="2024-10-01T15:00:00Z"/>
                <w:rFonts w:ascii="Times New Roman" w:eastAsia="Times New Roman" w:hAnsi="Times New Roman" w:cs="Times New Roman"/>
                <w:color w:val="000000"/>
              </w:rPr>
            </w:pPr>
            <w:del w:id="763" w:author="Thomas, Gregg" w:date="2024-10-01T11:00:00Z" w16du:dateUtc="2024-10-01T15:00:00Z">
              <w:r w:rsidRPr="00851991">
                <w:rPr>
                  <w:rFonts w:ascii="Times New Roman" w:hAnsi="Times New Roman" w:cs="Times New Roman"/>
                  <w:color w:val="000000"/>
                </w:rPr>
                <w:delText>0.0716</w:delText>
              </w:r>
            </w:del>
          </w:p>
        </w:tc>
      </w:tr>
      <w:tr w:rsidR="002505CF" w:rsidRPr="00197A2B" w14:paraId="2913BDF6" w14:textId="77777777" w:rsidTr="005C2974">
        <w:trPr>
          <w:trHeight w:val="300"/>
          <w:del w:id="764" w:author="Thomas, Gregg" w:date="2024-10-01T11:00:00Z"/>
        </w:trPr>
        <w:tc>
          <w:tcPr>
            <w:tcW w:w="1018" w:type="dxa"/>
            <w:tcBorders>
              <w:bottom w:val="single" w:sz="4" w:space="0" w:color="auto"/>
            </w:tcBorders>
            <w:noWrap/>
            <w:vAlign w:val="bottom"/>
            <w:hideMark/>
          </w:tcPr>
          <w:p w14:paraId="4AD4CB68" w14:textId="77777777" w:rsidR="002505CF" w:rsidRPr="00851991" w:rsidRDefault="002505CF" w:rsidP="002505CF">
            <w:pPr>
              <w:spacing w:after="0" w:line="240" w:lineRule="auto"/>
              <w:jc w:val="both"/>
              <w:rPr>
                <w:del w:id="765" w:author="Thomas, Gregg" w:date="2024-10-01T11:00:00Z" w16du:dateUtc="2024-10-01T15:00:00Z"/>
                <w:rFonts w:ascii="Times New Roman" w:eastAsia="Times New Roman" w:hAnsi="Times New Roman" w:cs="Times New Roman"/>
                <w:color w:val="000000"/>
              </w:rPr>
            </w:pPr>
            <w:del w:id="766" w:author="Thomas, Gregg" w:date="2024-10-01T11:00:00Z" w16du:dateUtc="2024-10-01T15:00:00Z">
              <w:r w:rsidRPr="00851991">
                <w:rPr>
                  <w:rFonts w:ascii="Times New Roman" w:hAnsi="Times New Roman" w:cs="Times New Roman"/>
                  <w:color w:val="000000"/>
                </w:rPr>
                <w:delText>8</w:delText>
              </w:r>
            </w:del>
          </w:p>
        </w:tc>
        <w:tc>
          <w:tcPr>
            <w:tcW w:w="4197" w:type="dxa"/>
            <w:tcBorders>
              <w:bottom w:val="single" w:sz="4" w:space="0" w:color="auto"/>
            </w:tcBorders>
            <w:noWrap/>
            <w:vAlign w:val="bottom"/>
            <w:hideMark/>
          </w:tcPr>
          <w:p w14:paraId="608C233B" w14:textId="77777777" w:rsidR="002505CF" w:rsidRPr="00851991" w:rsidRDefault="002505CF" w:rsidP="002505CF">
            <w:pPr>
              <w:spacing w:after="0" w:line="240" w:lineRule="auto"/>
              <w:jc w:val="both"/>
              <w:rPr>
                <w:del w:id="767" w:author="Thomas, Gregg" w:date="2024-10-01T11:00:00Z" w16du:dateUtc="2024-10-01T15:00:00Z"/>
                <w:rFonts w:ascii="Times New Roman" w:eastAsia="Times New Roman" w:hAnsi="Times New Roman" w:cs="Times New Roman"/>
                <w:color w:val="000000"/>
              </w:rPr>
            </w:pPr>
            <w:del w:id="768" w:author="Thomas, Gregg" w:date="2024-10-01T11:00:00Z" w16du:dateUtc="2024-10-01T15:00:00Z">
              <w:r w:rsidRPr="00851991">
                <w:rPr>
                  <w:rFonts w:ascii="Times New Roman" w:hAnsi="Times New Roman" w:cs="Times New Roman"/>
                  <w:color w:val="000000"/>
                </w:rPr>
                <w:delText>(RS,(((HA,MN),PD),(MM,(GD,RD))));</w:delText>
              </w:r>
            </w:del>
          </w:p>
        </w:tc>
        <w:tc>
          <w:tcPr>
            <w:tcW w:w="1684" w:type="dxa"/>
            <w:tcBorders>
              <w:bottom w:val="single" w:sz="4" w:space="0" w:color="auto"/>
            </w:tcBorders>
            <w:noWrap/>
            <w:vAlign w:val="bottom"/>
            <w:hideMark/>
          </w:tcPr>
          <w:p w14:paraId="7B306F16" w14:textId="77777777" w:rsidR="002505CF" w:rsidRPr="00851991" w:rsidRDefault="002505CF" w:rsidP="002505CF">
            <w:pPr>
              <w:spacing w:after="0" w:line="240" w:lineRule="auto"/>
              <w:jc w:val="both"/>
              <w:rPr>
                <w:del w:id="769" w:author="Thomas, Gregg" w:date="2024-10-01T11:00:00Z" w16du:dateUtc="2024-10-01T15:00:00Z"/>
                <w:rFonts w:ascii="Times New Roman" w:eastAsia="Times New Roman" w:hAnsi="Times New Roman" w:cs="Times New Roman"/>
                <w:color w:val="000000"/>
              </w:rPr>
            </w:pPr>
            <w:del w:id="770" w:author="Thomas, Gregg" w:date="2024-10-01T11:00:00Z" w16du:dateUtc="2024-10-01T15:00:00Z">
              <w:r w:rsidRPr="00851991">
                <w:rPr>
                  <w:rFonts w:ascii="Times New Roman" w:hAnsi="Times New Roman" w:cs="Times New Roman"/>
                  <w:color w:val="000000"/>
                </w:rPr>
                <w:delText>11308</w:delText>
              </w:r>
            </w:del>
          </w:p>
        </w:tc>
        <w:tc>
          <w:tcPr>
            <w:tcW w:w="2451" w:type="dxa"/>
            <w:tcBorders>
              <w:bottom w:val="single" w:sz="4" w:space="0" w:color="auto"/>
            </w:tcBorders>
            <w:noWrap/>
            <w:vAlign w:val="bottom"/>
            <w:hideMark/>
          </w:tcPr>
          <w:p w14:paraId="0C22AB56" w14:textId="77777777" w:rsidR="002505CF" w:rsidRPr="00851991" w:rsidRDefault="002505CF" w:rsidP="002505CF">
            <w:pPr>
              <w:spacing w:after="0" w:line="240" w:lineRule="auto"/>
              <w:jc w:val="both"/>
              <w:rPr>
                <w:del w:id="771" w:author="Thomas, Gregg" w:date="2024-10-01T11:00:00Z" w16du:dateUtc="2024-10-01T15:00:00Z"/>
                <w:rFonts w:ascii="Times New Roman" w:eastAsia="Times New Roman" w:hAnsi="Times New Roman" w:cs="Times New Roman"/>
                <w:color w:val="000000"/>
              </w:rPr>
            </w:pPr>
            <w:del w:id="772" w:author="Thomas, Gregg" w:date="2024-10-01T11:00:00Z" w16du:dateUtc="2024-10-01T15:00:00Z">
              <w:r w:rsidRPr="00851991">
                <w:rPr>
                  <w:rFonts w:ascii="Times New Roman" w:hAnsi="Times New Roman" w:cs="Times New Roman"/>
                  <w:color w:val="000000"/>
                </w:rPr>
                <w:delText>0.0691</w:delText>
              </w:r>
            </w:del>
          </w:p>
        </w:tc>
      </w:tr>
    </w:tbl>
    <w:p w14:paraId="756B5749" w14:textId="77777777" w:rsidR="00E44640" w:rsidRPr="00197A2B" w:rsidRDefault="008E686B" w:rsidP="00F413E3">
      <w:pPr>
        <w:ind w:left="90"/>
        <w:jc w:val="both"/>
        <w:rPr>
          <w:del w:id="773" w:author="Thomas, Gregg" w:date="2024-10-01T11:00:00Z" w16du:dateUtc="2024-10-01T15:00:00Z"/>
          <w:rFonts w:ascii="Times New Roman" w:hAnsi="Times New Roman" w:cs="Times New Roman"/>
          <w:sz w:val="24"/>
          <w:szCs w:val="24"/>
        </w:rPr>
      </w:pPr>
      <w:del w:id="774" w:author="Thomas, Gregg" w:date="2024-10-01T11:00:00Z" w16du:dateUtc="2024-10-01T15:00:00Z">
        <w:r>
          <w:rPr>
            <w:rFonts w:ascii="Times New Roman" w:hAnsi="Times New Roman" w:cs="Times New Roman"/>
            <w:sz w:val="24"/>
            <w:szCs w:val="24"/>
          </w:rPr>
          <w:delText>*The topology recovered from concatenation of genes</w:delText>
        </w:r>
        <w:r w:rsidR="00FE0EA2">
          <w:rPr>
            <w:rFonts w:ascii="Times New Roman" w:hAnsi="Times New Roman" w:cs="Times New Roman"/>
            <w:sz w:val="24"/>
            <w:szCs w:val="24"/>
          </w:rPr>
          <w:delText xml:space="preserve"> or UCEs</w:delText>
        </w:r>
      </w:del>
    </w:p>
    <w:p w14:paraId="32009251" w14:textId="77777777" w:rsidR="00606B35" w:rsidRPr="00197A2B" w:rsidRDefault="00606B35" w:rsidP="00F413E3">
      <w:pPr>
        <w:pStyle w:val="Heading3"/>
        <w:rPr>
          <w:del w:id="775" w:author="Thomas, Gregg" w:date="2024-10-01T11:00:00Z" w16du:dateUtc="2024-10-01T15:00:00Z"/>
        </w:rPr>
      </w:pPr>
      <w:del w:id="776" w:author="Thomas, Gregg" w:date="2024-10-01T11:00:00Z" w16du:dateUtc="2024-10-01T15:00:00Z">
        <w:r w:rsidRPr="00197A2B">
          <w:delText xml:space="preserve">Table </w:delText>
        </w:r>
        <w:r w:rsidR="008C347C">
          <w:delText>4</w:delText>
        </w:r>
        <w:r w:rsidRPr="00197A2B">
          <w:delText>: Summaries of phylogenies per chromosome.</w:delText>
        </w:r>
      </w:del>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3600"/>
      </w:tblGrid>
      <w:tr w:rsidR="005C2974" w:rsidRPr="00197A2B" w14:paraId="235579F3" w14:textId="77777777" w:rsidTr="00606B35">
        <w:trPr>
          <w:jc w:val="center"/>
          <w:del w:id="777" w:author="Thomas, Gregg" w:date="2024-10-01T11:00:00Z"/>
        </w:trPr>
        <w:tc>
          <w:tcPr>
            <w:tcW w:w="1620" w:type="dxa"/>
            <w:tcBorders>
              <w:top w:val="single" w:sz="4" w:space="0" w:color="auto"/>
              <w:bottom w:val="single" w:sz="4" w:space="0" w:color="auto"/>
            </w:tcBorders>
            <w:vAlign w:val="center"/>
          </w:tcPr>
          <w:p w14:paraId="5AF9FE92" w14:textId="77777777" w:rsidR="005C2974" w:rsidRPr="00197A2B" w:rsidRDefault="005C2974" w:rsidP="00F413E3">
            <w:pPr>
              <w:spacing w:after="0"/>
              <w:jc w:val="both"/>
              <w:rPr>
                <w:del w:id="778" w:author="Thomas, Gregg" w:date="2024-10-01T11:00:00Z" w16du:dateUtc="2024-10-01T15:00:00Z"/>
                <w:rFonts w:ascii="Times New Roman" w:hAnsi="Times New Roman" w:cs="Times New Roman"/>
                <w:sz w:val="24"/>
                <w:szCs w:val="24"/>
              </w:rPr>
            </w:pPr>
            <w:del w:id="779" w:author="Thomas, Gregg" w:date="2024-10-01T11:00:00Z" w16du:dateUtc="2024-10-01T15:00:00Z">
              <w:r w:rsidRPr="00197A2B">
                <w:rPr>
                  <w:rFonts w:ascii="Times New Roman" w:hAnsi="Times New Roman" w:cs="Times New Roman"/>
                  <w:sz w:val="24"/>
                  <w:szCs w:val="24"/>
                </w:rPr>
                <w:delText>Chromosome</w:delText>
              </w:r>
            </w:del>
          </w:p>
        </w:tc>
        <w:tc>
          <w:tcPr>
            <w:tcW w:w="3600" w:type="dxa"/>
            <w:tcBorders>
              <w:top w:val="single" w:sz="4" w:space="0" w:color="auto"/>
              <w:bottom w:val="single" w:sz="4" w:space="0" w:color="auto"/>
            </w:tcBorders>
            <w:vAlign w:val="center"/>
          </w:tcPr>
          <w:p w14:paraId="43A81C60" w14:textId="77777777" w:rsidR="005C2974" w:rsidRPr="00197A2B" w:rsidRDefault="005C2974" w:rsidP="00F413E3">
            <w:pPr>
              <w:spacing w:after="0"/>
              <w:jc w:val="both"/>
              <w:rPr>
                <w:del w:id="780" w:author="Thomas, Gregg" w:date="2024-10-01T11:00:00Z" w16du:dateUtc="2024-10-01T15:00:00Z"/>
                <w:rFonts w:ascii="Times New Roman" w:hAnsi="Times New Roman" w:cs="Times New Roman"/>
                <w:sz w:val="24"/>
                <w:szCs w:val="24"/>
              </w:rPr>
            </w:pPr>
            <w:del w:id="781" w:author="Thomas, Gregg" w:date="2024-10-01T11:00:00Z" w16du:dateUtc="2024-10-01T15:00:00Z">
              <w:r w:rsidRPr="00197A2B">
                <w:rPr>
                  <w:rFonts w:ascii="Times New Roman" w:hAnsi="Times New Roman" w:cs="Times New Roman"/>
                  <w:sz w:val="24"/>
                  <w:szCs w:val="24"/>
                </w:rPr>
                <w:delText># of unique topologies recovered</w:delText>
              </w:r>
            </w:del>
          </w:p>
        </w:tc>
      </w:tr>
      <w:tr w:rsidR="005C2974" w:rsidRPr="00197A2B" w14:paraId="1A0C4DD0" w14:textId="77777777" w:rsidTr="005C2974">
        <w:trPr>
          <w:jc w:val="center"/>
          <w:del w:id="782" w:author="Thomas, Gregg" w:date="2024-10-01T11:00:00Z"/>
        </w:trPr>
        <w:tc>
          <w:tcPr>
            <w:tcW w:w="1620" w:type="dxa"/>
            <w:tcBorders>
              <w:top w:val="single" w:sz="4" w:space="0" w:color="auto"/>
            </w:tcBorders>
            <w:vAlign w:val="bottom"/>
          </w:tcPr>
          <w:p w14:paraId="21342869" w14:textId="77777777" w:rsidR="005C2974" w:rsidRPr="00851991" w:rsidRDefault="005C2974" w:rsidP="008A2B0A">
            <w:pPr>
              <w:spacing w:after="0"/>
              <w:jc w:val="both"/>
              <w:rPr>
                <w:del w:id="783" w:author="Thomas, Gregg" w:date="2024-10-01T11:00:00Z" w16du:dateUtc="2024-10-01T15:00:00Z"/>
                <w:rFonts w:ascii="Times New Roman" w:hAnsi="Times New Roman" w:cs="Times New Roman"/>
                <w:sz w:val="24"/>
                <w:szCs w:val="24"/>
              </w:rPr>
            </w:pPr>
            <w:del w:id="784" w:author="Thomas, Gregg" w:date="2024-10-01T11:00:00Z" w16du:dateUtc="2024-10-01T15:00:00Z">
              <w:r w:rsidRPr="00851991">
                <w:rPr>
                  <w:rFonts w:ascii="Times New Roman" w:hAnsi="Times New Roman" w:cs="Times New Roman"/>
                  <w:color w:val="000000"/>
                  <w:sz w:val="24"/>
                  <w:szCs w:val="24"/>
                </w:rPr>
                <w:delText>1</w:delText>
              </w:r>
            </w:del>
          </w:p>
        </w:tc>
        <w:tc>
          <w:tcPr>
            <w:tcW w:w="3600" w:type="dxa"/>
            <w:tcBorders>
              <w:top w:val="single" w:sz="4" w:space="0" w:color="auto"/>
            </w:tcBorders>
            <w:vAlign w:val="bottom"/>
          </w:tcPr>
          <w:p w14:paraId="68FF0268" w14:textId="77777777" w:rsidR="005C2974" w:rsidRPr="00851991" w:rsidRDefault="005C2974" w:rsidP="008A2B0A">
            <w:pPr>
              <w:spacing w:after="0"/>
              <w:jc w:val="both"/>
              <w:rPr>
                <w:del w:id="785" w:author="Thomas, Gregg" w:date="2024-10-01T11:00:00Z" w16du:dateUtc="2024-10-01T15:00:00Z"/>
                <w:rFonts w:ascii="Times New Roman" w:hAnsi="Times New Roman" w:cs="Times New Roman"/>
                <w:sz w:val="24"/>
                <w:szCs w:val="24"/>
              </w:rPr>
            </w:pPr>
            <w:del w:id="786" w:author="Thomas, Gregg" w:date="2024-10-01T11:00:00Z" w16du:dateUtc="2024-10-01T15:00:00Z">
              <w:r w:rsidRPr="00851991">
                <w:rPr>
                  <w:rFonts w:ascii="Times New Roman" w:hAnsi="Times New Roman" w:cs="Times New Roman"/>
                  <w:color w:val="000000"/>
                  <w:sz w:val="24"/>
                  <w:szCs w:val="24"/>
                </w:rPr>
                <w:delText>184</w:delText>
              </w:r>
            </w:del>
          </w:p>
        </w:tc>
      </w:tr>
      <w:tr w:rsidR="005C2974" w:rsidRPr="00197A2B" w14:paraId="53F695A4" w14:textId="77777777" w:rsidTr="005C2974">
        <w:trPr>
          <w:jc w:val="center"/>
          <w:del w:id="787" w:author="Thomas, Gregg" w:date="2024-10-01T11:00:00Z"/>
        </w:trPr>
        <w:tc>
          <w:tcPr>
            <w:tcW w:w="1620" w:type="dxa"/>
            <w:vAlign w:val="bottom"/>
          </w:tcPr>
          <w:p w14:paraId="6511EBF8" w14:textId="77777777" w:rsidR="005C2974" w:rsidRPr="00851991" w:rsidRDefault="005C2974" w:rsidP="008A2B0A">
            <w:pPr>
              <w:spacing w:after="0"/>
              <w:jc w:val="both"/>
              <w:rPr>
                <w:del w:id="788" w:author="Thomas, Gregg" w:date="2024-10-01T11:00:00Z" w16du:dateUtc="2024-10-01T15:00:00Z"/>
                <w:rFonts w:ascii="Times New Roman" w:hAnsi="Times New Roman" w:cs="Times New Roman"/>
                <w:sz w:val="24"/>
                <w:szCs w:val="24"/>
              </w:rPr>
            </w:pPr>
            <w:del w:id="789" w:author="Thomas, Gregg" w:date="2024-10-01T11:00:00Z" w16du:dateUtc="2024-10-01T15:00:00Z">
              <w:r w:rsidRPr="00851991">
                <w:rPr>
                  <w:rFonts w:ascii="Times New Roman" w:hAnsi="Times New Roman" w:cs="Times New Roman"/>
                  <w:color w:val="000000"/>
                  <w:sz w:val="24"/>
                  <w:szCs w:val="24"/>
                </w:rPr>
                <w:delText>2</w:delText>
              </w:r>
            </w:del>
          </w:p>
        </w:tc>
        <w:tc>
          <w:tcPr>
            <w:tcW w:w="3600" w:type="dxa"/>
            <w:vAlign w:val="bottom"/>
          </w:tcPr>
          <w:p w14:paraId="7B9666E7" w14:textId="77777777" w:rsidR="005C2974" w:rsidRPr="00851991" w:rsidRDefault="005C2974" w:rsidP="008A2B0A">
            <w:pPr>
              <w:spacing w:after="0"/>
              <w:jc w:val="both"/>
              <w:rPr>
                <w:del w:id="790" w:author="Thomas, Gregg" w:date="2024-10-01T11:00:00Z" w16du:dateUtc="2024-10-01T15:00:00Z"/>
                <w:rFonts w:ascii="Times New Roman" w:hAnsi="Times New Roman" w:cs="Times New Roman"/>
                <w:sz w:val="24"/>
                <w:szCs w:val="24"/>
              </w:rPr>
            </w:pPr>
            <w:del w:id="791" w:author="Thomas, Gregg" w:date="2024-10-01T11:00:00Z" w16du:dateUtc="2024-10-01T15:00:00Z">
              <w:r w:rsidRPr="00851991">
                <w:rPr>
                  <w:rFonts w:ascii="Times New Roman" w:hAnsi="Times New Roman" w:cs="Times New Roman"/>
                  <w:color w:val="000000"/>
                  <w:sz w:val="24"/>
                  <w:szCs w:val="24"/>
                </w:rPr>
                <w:delText>123</w:delText>
              </w:r>
            </w:del>
          </w:p>
        </w:tc>
      </w:tr>
      <w:tr w:rsidR="005C2974" w:rsidRPr="00197A2B" w14:paraId="12DC3D45" w14:textId="77777777" w:rsidTr="005C2974">
        <w:trPr>
          <w:jc w:val="center"/>
          <w:del w:id="792" w:author="Thomas, Gregg" w:date="2024-10-01T11:00:00Z"/>
        </w:trPr>
        <w:tc>
          <w:tcPr>
            <w:tcW w:w="1620" w:type="dxa"/>
            <w:vAlign w:val="bottom"/>
          </w:tcPr>
          <w:p w14:paraId="35D799CF" w14:textId="77777777" w:rsidR="005C2974" w:rsidRPr="00851991" w:rsidRDefault="005C2974" w:rsidP="008A2B0A">
            <w:pPr>
              <w:spacing w:after="0"/>
              <w:jc w:val="both"/>
              <w:rPr>
                <w:del w:id="793" w:author="Thomas, Gregg" w:date="2024-10-01T11:00:00Z" w16du:dateUtc="2024-10-01T15:00:00Z"/>
                <w:rFonts w:ascii="Times New Roman" w:hAnsi="Times New Roman" w:cs="Times New Roman"/>
                <w:sz w:val="24"/>
                <w:szCs w:val="24"/>
              </w:rPr>
            </w:pPr>
            <w:del w:id="794" w:author="Thomas, Gregg" w:date="2024-10-01T11:00:00Z" w16du:dateUtc="2024-10-01T15:00:00Z">
              <w:r w:rsidRPr="00851991">
                <w:rPr>
                  <w:rFonts w:ascii="Times New Roman" w:hAnsi="Times New Roman" w:cs="Times New Roman"/>
                  <w:color w:val="000000"/>
                  <w:sz w:val="24"/>
                  <w:szCs w:val="24"/>
                </w:rPr>
                <w:delText>3</w:delText>
              </w:r>
            </w:del>
          </w:p>
        </w:tc>
        <w:tc>
          <w:tcPr>
            <w:tcW w:w="3600" w:type="dxa"/>
            <w:vAlign w:val="bottom"/>
          </w:tcPr>
          <w:p w14:paraId="2B345CE3" w14:textId="77777777" w:rsidR="005C2974" w:rsidRPr="00851991" w:rsidRDefault="005C2974" w:rsidP="008A2B0A">
            <w:pPr>
              <w:spacing w:after="0"/>
              <w:jc w:val="both"/>
              <w:rPr>
                <w:del w:id="795" w:author="Thomas, Gregg" w:date="2024-10-01T11:00:00Z" w16du:dateUtc="2024-10-01T15:00:00Z"/>
                <w:rFonts w:ascii="Times New Roman" w:hAnsi="Times New Roman" w:cs="Times New Roman"/>
                <w:sz w:val="24"/>
                <w:szCs w:val="24"/>
              </w:rPr>
            </w:pPr>
            <w:del w:id="796" w:author="Thomas, Gregg" w:date="2024-10-01T11:00:00Z" w16du:dateUtc="2024-10-01T15:00:00Z">
              <w:r w:rsidRPr="00851991">
                <w:rPr>
                  <w:rFonts w:ascii="Times New Roman" w:hAnsi="Times New Roman" w:cs="Times New Roman"/>
                  <w:color w:val="000000"/>
                  <w:sz w:val="24"/>
                  <w:szCs w:val="24"/>
                </w:rPr>
                <w:delText>114</w:delText>
              </w:r>
            </w:del>
          </w:p>
        </w:tc>
      </w:tr>
      <w:tr w:rsidR="005C2974" w:rsidRPr="00197A2B" w14:paraId="76F31BD7" w14:textId="77777777" w:rsidTr="005C2974">
        <w:trPr>
          <w:jc w:val="center"/>
          <w:del w:id="797" w:author="Thomas, Gregg" w:date="2024-10-01T11:00:00Z"/>
        </w:trPr>
        <w:tc>
          <w:tcPr>
            <w:tcW w:w="1620" w:type="dxa"/>
            <w:vAlign w:val="bottom"/>
          </w:tcPr>
          <w:p w14:paraId="26273A83" w14:textId="77777777" w:rsidR="005C2974" w:rsidRPr="00851991" w:rsidRDefault="005C2974" w:rsidP="008A2B0A">
            <w:pPr>
              <w:spacing w:after="0"/>
              <w:jc w:val="both"/>
              <w:rPr>
                <w:del w:id="798" w:author="Thomas, Gregg" w:date="2024-10-01T11:00:00Z" w16du:dateUtc="2024-10-01T15:00:00Z"/>
                <w:rFonts w:ascii="Times New Roman" w:hAnsi="Times New Roman" w:cs="Times New Roman"/>
                <w:sz w:val="24"/>
                <w:szCs w:val="24"/>
              </w:rPr>
            </w:pPr>
            <w:del w:id="799" w:author="Thomas, Gregg" w:date="2024-10-01T11:00:00Z" w16du:dateUtc="2024-10-01T15:00:00Z">
              <w:r w:rsidRPr="00851991">
                <w:rPr>
                  <w:rFonts w:ascii="Times New Roman" w:hAnsi="Times New Roman" w:cs="Times New Roman"/>
                  <w:color w:val="000000"/>
                  <w:sz w:val="24"/>
                  <w:szCs w:val="24"/>
                </w:rPr>
                <w:delText>4</w:delText>
              </w:r>
            </w:del>
          </w:p>
        </w:tc>
        <w:tc>
          <w:tcPr>
            <w:tcW w:w="3600" w:type="dxa"/>
            <w:vAlign w:val="bottom"/>
          </w:tcPr>
          <w:p w14:paraId="49FC8124" w14:textId="77777777" w:rsidR="005C2974" w:rsidRPr="00851991" w:rsidRDefault="005C2974" w:rsidP="008A2B0A">
            <w:pPr>
              <w:spacing w:after="0"/>
              <w:jc w:val="both"/>
              <w:rPr>
                <w:del w:id="800" w:author="Thomas, Gregg" w:date="2024-10-01T11:00:00Z" w16du:dateUtc="2024-10-01T15:00:00Z"/>
                <w:rFonts w:ascii="Times New Roman" w:hAnsi="Times New Roman" w:cs="Times New Roman"/>
                <w:sz w:val="24"/>
                <w:szCs w:val="24"/>
              </w:rPr>
            </w:pPr>
            <w:del w:id="801" w:author="Thomas, Gregg" w:date="2024-10-01T11:00:00Z" w16du:dateUtc="2024-10-01T15:00:00Z">
              <w:r w:rsidRPr="00851991">
                <w:rPr>
                  <w:rFonts w:ascii="Times New Roman" w:hAnsi="Times New Roman" w:cs="Times New Roman"/>
                  <w:color w:val="000000"/>
                  <w:sz w:val="24"/>
                  <w:szCs w:val="24"/>
                </w:rPr>
                <w:delText>144</w:delText>
              </w:r>
            </w:del>
          </w:p>
        </w:tc>
      </w:tr>
      <w:tr w:rsidR="005C2974" w:rsidRPr="00197A2B" w14:paraId="1A23EEDC" w14:textId="77777777" w:rsidTr="005C2974">
        <w:trPr>
          <w:jc w:val="center"/>
          <w:del w:id="802" w:author="Thomas, Gregg" w:date="2024-10-01T11:00:00Z"/>
        </w:trPr>
        <w:tc>
          <w:tcPr>
            <w:tcW w:w="1620" w:type="dxa"/>
            <w:vAlign w:val="bottom"/>
          </w:tcPr>
          <w:p w14:paraId="677FF82C" w14:textId="77777777" w:rsidR="005C2974" w:rsidRPr="00851991" w:rsidRDefault="005C2974" w:rsidP="008A2B0A">
            <w:pPr>
              <w:spacing w:after="0"/>
              <w:jc w:val="both"/>
              <w:rPr>
                <w:del w:id="803" w:author="Thomas, Gregg" w:date="2024-10-01T11:00:00Z" w16du:dateUtc="2024-10-01T15:00:00Z"/>
                <w:rFonts w:ascii="Times New Roman" w:hAnsi="Times New Roman" w:cs="Times New Roman"/>
                <w:sz w:val="24"/>
                <w:szCs w:val="24"/>
              </w:rPr>
            </w:pPr>
            <w:del w:id="804" w:author="Thomas, Gregg" w:date="2024-10-01T11:00:00Z" w16du:dateUtc="2024-10-01T15:00:00Z">
              <w:r w:rsidRPr="00851991">
                <w:rPr>
                  <w:rFonts w:ascii="Times New Roman" w:hAnsi="Times New Roman" w:cs="Times New Roman"/>
                  <w:color w:val="000000"/>
                  <w:sz w:val="24"/>
                  <w:szCs w:val="24"/>
                </w:rPr>
                <w:delText>5</w:delText>
              </w:r>
            </w:del>
          </w:p>
        </w:tc>
        <w:tc>
          <w:tcPr>
            <w:tcW w:w="3600" w:type="dxa"/>
            <w:vAlign w:val="bottom"/>
          </w:tcPr>
          <w:p w14:paraId="33608D92" w14:textId="77777777" w:rsidR="005C2974" w:rsidRPr="00851991" w:rsidRDefault="005C2974" w:rsidP="008A2B0A">
            <w:pPr>
              <w:spacing w:after="0"/>
              <w:jc w:val="both"/>
              <w:rPr>
                <w:del w:id="805" w:author="Thomas, Gregg" w:date="2024-10-01T11:00:00Z" w16du:dateUtc="2024-10-01T15:00:00Z"/>
                <w:rFonts w:ascii="Times New Roman" w:hAnsi="Times New Roman" w:cs="Times New Roman"/>
                <w:sz w:val="24"/>
                <w:szCs w:val="24"/>
              </w:rPr>
            </w:pPr>
            <w:del w:id="806" w:author="Thomas, Gregg" w:date="2024-10-01T11:00:00Z" w16du:dateUtc="2024-10-01T15:00:00Z">
              <w:r w:rsidRPr="00851991">
                <w:rPr>
                  <w:rFonts w:ascii="Times New Roman" w:hAnsi="Times New Roman" w:cs="Times New Roman"/>
                  <w:color w:val="000000"/>
                  <w:sz w:val="24"/>
                  <w:szCs w:val="24"/>
                </w:rPr>
                <w:delText>134</w:delText>
              </w:r>
            </w:del>
          </w:p>
        </w:tc>
      </w:tr>
      <w:tr w:rsidR="005C2974" w:rsidRPr="00197A2B" w14:paraId="20E2C990" w14:textId="77777777" w:rsidTr="005C2974">
        <w:trPr>
          <w:jc w:val="center"/>
          <w:del w:id="807" w:author="Thomas, Gregg" w:date="2024-10-01T11:00:00Z"/>
        </w:trPr>
        <w:tc>
          <w:tcPr>
            <w:tcW w:w="1620" w:type="dxa"/>
            <w:vAlign w:val="bottom"/>
          </w:tcPr>
          <w:p w14:paraId="6F8F3913" w14:textId="77777777" w:rsidR="005C2974" w:rsidRPr="00851991" w:rsidRDefault="005C2974" w:rsidP="008A2B0A">
            <w:pPr>
              <w:spacing w:after="0"/>
              <w:jc w:val="both"/>
              <w:rPr>
                <w:del w:id="808" w:author="Thomas, Gregg" w:date="2024-10-01T11:00:00Z" w16du:dateUtc="2024-10-01T15:00:00Z"/>
                <w:rFonts w:ascii="Times New Roman" w:hAnsi="Times New Roman" w:cs="Times New Roman"/>
                <w:sz w:val="24"/>
                <w:szCs w:val="24"/>
              </w:rPr>
            </w:pPr>
            <w:del w:id="809" w:author="Thomas, Gregg" w:date="2024-10-01T11:00:00Z" w16du:dateUtc="2024-10-01T15:00:00Z">
              <w:r w:rsidRPr="00851991">
                <w:rPr>
                  <w:rFonts w:ascii="Times New Roman" w:hAnsi="Times New Roman" w:cs="Times New Roman"/>
                  <w:color w:val="000000"/>
                  <w:sz w:val="24"/>
                  <w:szCs w:val="24"/>
                </w:rPr>
                <w:delText>6</w:delText>
              </w:r>
            </w:del>
          </w:p>
        </w:tc>
        <w:tc>
          <w:tcPr>
            <w:tcW w:w="3600" w:type="dxa"/>
            <w:vAlign w:val="bottom"/>
          </w:tcPr>
          <w:p w14:paraId="648D6EDC" w14:textId="77777777" w:rsidR="005C2974" w:rsidRPr="00851991" w:rsidRDefault="005C2974" w:rsidP="008A2B0A">
            <w:pPr>
              <w:spacing w:after="0"/>
              <w:jc w:val="both"/>
              <w:rPr>
                <w:del w:id="810" w:author="Thomas, Gregg" w:date="2024-10-01T11:00:00Z" w16du:dateUtc="2024-10-01T15:00:00Z"/>
                <w:rFonts w:ascii="Times New Roman" w:hAnsi="Times New Roman" w:cs="Times New Roman"/>
                <w:sz w:val="24"/>
                <w:szCs w:val="24"/>
              </w:rPr>
            </w:pPr>
            <w:del w:id="811" w:author="Thomas, Gregg" w:date="2024-10-01T11:00:00Z" w16du:dateUtc="2024-10-01T15:00:00Z">
              <w:r w:rsidRPr="00851991">
                <w:rPr>
                  <w:rFonts w:ascii="Times New Roman" w:hAnsi="Times New Roman" w:cs="Times New Roman"/>
                  <w:color w:val="000000"/>
                  <w:sz w:val="24"/>
                  <w:szCs w:val="24"/>
                </w:rPr>
                <w:delText>172</w:delText>
              </w:r>
            </w:del>
          </w:p>
        </w:tc>
      </w:tr>
      <w:tr w:rsidR="005C2974" w:rsidRPr="00197A2B" w14:paraId="3F8BFF47" w14:textId="77777777" w:rsidTr="005C2974">
        <w:trPr>
          <w:jc w:val="center"/>
          <w:del w:id="812" w:author="Thomas, Gregg" w:date="2024-10-01T11:00:00Z"/>
        </w:trPr>
        <w:tc>
          <w:tcPr>
            <w:tcW w:w="1620" w:type="dxa"/>
            <w:vAlign w:val="bottom"/>
          </w:tcPr>
          <w:p w14:paraId="375B5269" w14:textId="77777777" w:rsidR="005C2974" w:rsidRPr="00851991" w:rsidRDefault="005C2974" w:rsidP="008A2B0A">
            <w:pPr>
              <w:spacing w:after="0"/>
              <w:jc w:val="both"/>
              <w:rPr>
                <w:del w:id="813" w:author="Thomas, Gregg" w:date="2024-10-01T11:00:00Z" w16du:dateUtc="2024-10-01T15:00:00Z"/>
                <w:rFonts w:ascii="Times New Roman" w:hAnsi="Times New Roman" w:cs="Times New Roman"/>
                <w:sz w:val="24"/>
                <w:szCs w:val="24"/>
              </w:rPr>
            </w:pPr>
            <w:del w:id="814" w:author="Thomas, Gregg" w:date="2024-10-01T11:00:00Z" w16du:dateUtc="2024-10-01T15:00:00Z">
              <w:r w:rsidRPr="00851991">
                <w:rPr>
                  <w:rFonts w:ascii="Times New Roman" w:hAnsi="Times New Roman" w:cs="Times New Roman"/>
                  <w:color w:val="000000"/>
                  <w:sz w:val="24"/>
                  <w:szCs w:val="24"/>
                </w:rPr>
                <w:delText>7</w:delText>
              </w:r>
            </w:del>
          </w:p>
        </w:tc>
        <w:tc>
          <w:tcPr>
            <w:tcW w:w="3600" w:type="dxa"/>
            <w:vAlign w:val="bottom"/>
          </w:tcPr>
          <w:p w14:paraId="4575495B" w14:textId="77777777" w:rsidR="005C2974" w:rsidRPr="00851991" w:rsidRDefault="005C2974" w:rsidP="008A2B0A">
            <w:pPr>
              <w:spacing w:after="0"/>
              <w:jc w:val="both"/>
              <w:rPr>
                <w:del w:id="815" w:author="Thomas, Gregg" w:date="2024-10-01T11:00:00Z" w16du:dateUtc="2024-10-01T15:00:00Z"/>
                <w:rFonts w:ascii="Times New Roman" w:hAnsi="Times New Roman" w:cs="Times New Roman"/>
                <w:sz w:val="24"/>
                <w:szCs w:val="24"/>
              </w:rPr>
            </w:pPr>
            <w:del w:id="816" w:author="Thomas, Gregg" w:date="2024-10-01T11:00:00Z" w16du:dateUtc="2024-10-01T15:00:00Z">
              <w:r w:rsidRPr="00851991">
                <w:rPr>
                  <w:rFonts w:ascii="Times New Roman" w:hAnsi="Times New Roman" w:cs="Times New Roman"/>
                  <w:color w:val="000000"/>
                  <w:sz w:val="24"/>
                  <w:szCs w:val="24"/>
                </w:rPr>
                <w:delText>218</w:delText>
              </w:r>
            </w:del>
          </w:p>
        </w:tc>
      </w:tr>
      <w:tr w:rsidR="005C2974" w:rsidRPr="00197A2B" w14:paraId="5A87FE25" w14:textId="77777777" w:rsidTr="005C2974">
        <w:trPr>
          <w:jc w:val="center"/>
          <w:del w:id="817" w:author="Thomas, Gregg" w:date="2024-10-01T11:00:00Z"/>
        </w:trPr>
        <w:tc>
          <w:tcPr>
            <w:tcW w:w="1620" w:type="dxa"/>
            <w:vAlign w:val="bottom"/>
          </w:tcPr>
          <w:p w14:paraId="78CD0AC0" w14:textId="77777777" w:rsidR="005C2974" w:rsidRPr="00851991" w:rsidRDefault="005C2974" w:rsidP="008A2B0A">
            <w:pPr>
              <w:spacing w:after="0"/>
              <w:jc w:val="both"/>
              <w:rPr>
                <w:del w:id="818" w:author="Thomas, Gregg" w:date="2024-10-01T11:00:00Z" w16du:dateUtc="2024-10-01T15:00:00Z"/>
                <w:rFonts w:ascii="Times New Roman" w:hAnsi="Times New Roman" w:cs="Times New Roman"/>
                <w:sz w:val="24"/>
                <w:szCs w:val="24"/>
              </w:rPr>
            </w:pPr>
            <w:del w:id="819" w:author="Thomas, Gregg" w:date="2024-10-01T11:00:00Z" w16du:dateUtc="2024-10-01T15:00:00Z">
              <w:r w:rsidRPr="00851991">
                <w:rPr>
                  <w:rFonts w:ascii="Times New Roman" w:hAnsi="Times New Roman" w:cs="Times New Roman"/>
                  <w:color w:val="000000"/>
                  <w:sz w:val="24"/>
                  <w:szCs w:val="24"/>
                </w:rPr>
                <w:delText>8</w:delText>
              </w:r>
            </w:del>
          </w:p>
        </w:tc>
        <w:tc>
          <w:tcPr>
            <w:tcW w:w="3600" w:type="dxa"/>
            <w:vAlign w:val="bottom"/>
          </w:tcPr>
          <w:p w14:paraId="6D225E49" w14:textId="77777777" w:rsidR="005C2974" w:rsidRPr="00851991" w:rsidRDefault="005C2974" w:rsidP="008A2B0A">
            <w:pPr>
              <w:spacing w:after="0"/>
              <w:jc w:val="both"/>
              <w:rPr>
                <w:del w:id="820" w:author="Thomas, Gregg" w:date="2024-10-01T11:00:00Z" w16du:dateUtc="2024-10-01T15:00:00Z"/>
                <w:rFonts w:ascii="Times New Roman" w:hAnsi="Times New Roman" w:cs="Times New Roman"/>
                <w:sz w:val="24"/>
                <w:szCs w:val="24"/>
              </w:rPr>
            </w:pPr>
            <w:del w:id="821" w:author="Thomas, Gregg" w:date="2024-10-01T11:00:00Z" w16du:dateUtc="2024-10-01T15:00:00Z">
              <w:r w:rsidRPr="00851991">
                <w:rPr>
                  <w:rFonts w:ascii="Times New Roman" w:hAnsi="Times New Roman" w:cs="Times New Roman"/>
                  <w:color w:val="000000"/>
                  <w:sz w:val="24"/>
                  <w:szCs w:val="24"/>
                </w:rPr>
                <w:delText>133</w:delText>
              </w:r>
            </w:del>
          </w:p>
        </w:tc>
      </w:tr>
      <w:tr w:rsidR="005C2974" w:rsidRPr="00197A2B" w14:paraId="0790DC9A" w14:textId="77777777" w:rsidTr="005C2974">
        <w:trPr>
          <w:jc w:val="center"/>
          <w:del w:id="822" w:author="Thomas, Gregg" w:date="2024-10-01T11:00:00Z"/>
        </w:trPr>
        <w:tc>
          <w:tcPr>
            <w:tcW w:w="1620" w:type="dxa"/>
            <w:vAlign w:val="bottom"/>
          </w:tcPr>
          <w:p w14:paraId="2E2DB360" w14:textId="77777777" w:rsidR="005C2974" w:rsidRPr="00851991" w:rsidRDefault="005C2974" w:rsidP="008A2B0A">
            <w:pPr>
              <w:spacing w:after="0"/>
              <w:jc w:val="both"/>
              <w:rPr>
                <w:del w:id="823" w:author="Thomas, Gregg" w:date="2024-10-01T11:00:00Z" w16du:dateUtc="2024-10-01T15:00:00Z"/>
                <w:rFonts w:ascii="Times New Roman" w:hAnsi="Times New Roman" w:cs="Times New Roman"/>
                <w:sz w:val="24"/>
                <w:szCs w:val="24"/>
              </w:rPr>
            </w:pPr>
            <w:del w:id="824" w:author="Thomas, Gregg" w:date="2024-10-01T11:00:00Z" w16du:dateUtc="2024-10-01T15:00:00Z">
              <w:r w:rsidRPr="00851991">
                <w:rPr>
                  <w:rFonts w:ascii="Times New Roman" w:hAnsi="Times New Roman" w:cs="Times New Roman"/>
                  <w:color w:val="000000"/>
                  <w:sz w:val="24"/>
                  <w:szCs w:val="24"/>
                </w:rPr>
                <w:delText>9</w:delText>
              </w:r>
            </w:del>
          </w:p>
        </w:tc>
        <w:tc>
          <w:tcPr>
            <w:tcW w:w="3600" w:type="dxa"/>
            <w:vAlign w:val="bottom"/>
          </w:tcPr>
          <w:p w14:paraId="2A472CDD" w14:textId="77777777" w:rsidR="005C2974" w:rsidRPr="00851991" w:rsidRDefault="005C2974" w:rsidP="008A2B0A">
            <w:pPr>
              <w:spacing w:after="0"/>
              <w:jc w:val="both"/>
              <w:rPr>
                <w:del w:id="825" w:author="Thomas, Gregg" w:date="2024-10-01T11:00:00Z" w16du:dateUtc="2024-10-01T15:00:00Z"/>
                <w:rFonts w:ascii="Times New Roman" w:hAnsi="Times New Roman" w:cs="Times New Roman"/>
                <w:sz w:val="24"/>
                <w:szCs w:val="24"/>
              </w:rPr>
            </w:pPr>
            <w:del w:id="826" w:author="Thomas, Gregg" w:date="2024-10-01T11:00:00Z" w16du:dateUtc="2024-10-01T15:00:00Z">
              <w:r w:rsidRPr="00851991">
                <w:rPr>
                  <w:rFonts w:ascii="Times New Roman" w:hAnsi="Times New Roman" w:cs="Times New Roman"/>
                  <w:color w:val="000000"/>
                  <w:sz w:val="24"/>
                  <w:szCs w:val="24"/>
                </w:rPr>
                <w:delText>116</w:delText>
              </w:r>
            </w:del>
          </w:p>
        </w:tc>
      </w:tr>
      <w:tr w:rsidR="005C2974" w:rsidRPr="00197A2B" w14:paraId="6580A08E" w14:textId="77777777" w:rsidTr="005C2974">
        <w:trPr>
          <w:jc w:val="center"/>
          <w:del w:id="827" w:author="Thomas, Gregg" w:date="2024-10-01T11:00:00Z"/>
        </w:trPr>
        <w:tc>
          <w:tcPr>
            <w:tcW w:w="1620" w:type="dxa"/>
            <w:vAlign w:val="bottom"/>
          </w:tcPr>
          <w:p w14:paraId="5B6BA9E7" w14:textId="77777777" w:rsidR="005C2974" w:rsidRPr="00851991" w:rsidRDefault="005C2974" w:rsidP="008A2B0A">
            <w:pPr>
              <w:spacing w:after="0"/>
              <w:jc w:val="both"/>
              <w:rPr>
                <w:del w:id="828" w:author="Thomas, Gregg" w:date="2024-10-01T11:00:00Z" w16du:dateUtc="2024-10-01T15:00:00Z"/>
                <w:rFonts w:ascii="Times New Roman" w:hAnsi="Times New Roman" w:cs="Times New Roman"/>
                <w:sz w:val="24"/>
                <w:szCs w:val="24"/>
              </w:rPr>
            </w:pPr>
            <w:del w:id="829" w:author="Thomas, Gregg" w:date="2024-10-01T11:00:00Z" w16du:dateUtc="2024-10-01T15:00:00Z">
              <w:r w:rsidRPr="00851991">
                <w:rPr>
                  <w:rFonts w:ascii="Times New Roman" w:hAnsi="Times New Roman" w:cs="Times New Roman"/>
                  <w:color w:val="000000"/>
                  <w:sz w:val="24"/>
                  <w:szCs w:val="24"/>
                </w:rPr>
                <w:delText>10</w:delText>
              </w:r>
            </w:del>
          </w:p>
        </w:tc>
        <w:tc>
          <w:tcPr>
            <w:tcW w:w="3600" w:type="dxa"/>
            <w:vAlign w:val="bottom"/>
          </w:tcPr>
          <w:p w14:paraId="4C61F855" w14:textId="77777777" w:rsidR="005C2974" w:rsidRPr="00851991" w:rsidRDefault="005C2974" w:rsidP="008A2B0A">
            <w:pPr>
              <w:spacing w:after="0"/>
              <w:jc w:val="both"/>
              <w:rPr>
                <w:del w:id="830" w:author="Thomas, Gregg" w:date="2024-10-01T11:00:00Z" w16du:dateUtc="2024-10-01T15:00:00Z"/>
                <w:rFonts w:ascii="Times New Roman" w:hAnsi="Times New Roman" w:cs="Times New Roman"/>
                <w:sz w:val="24"/>
                <w:szCs w:val="24"/>
              </w:rPr>
            </w:pPr>
            <w:del w:id="831" w:author="Thomas, Gregg" w:date="2024-10-01T11:00:00Z" w16du:dateUtc="2024-10-01T15:00:00Z">
              <w:r w:rsidRPr="00851991">
                <w:rPr>
                  <w:rFonts w:ascii="Times New Roman" w:hAnsi="Times New Roman" w:cs="Times New Roman"/>
                  <w:color w:val="000000"/>
                  <w:sz w:val="24"/>
                  <w:szCs w:val="24"/>
                </w:rPr>
                <w:delText>110</w:delText>
              </w:r>
            </w:del>
          </w:p>
        </w:tc>
      </w:tr>
      <w:tr w:rsidR="005C2974" w:rsidRPr="00197A2B" w14:paraId="0C812EE0" w14:textId="77777777" w:rsidTr="005C2974">
        <w:trPr>
          <w:jc w:val="center"/>
          <w:del w:id="832" w:author="Thomas, Gregg" w:date="2024-10-01T11:00:00Z"/>
        </w:trPr>
        <w:tc>
          <w:tcPr>
            <w:tcW w:w="1620" w:type="dxa"/>
            <w:vAlign w:val="bottom"/>
          </w:tcPr>
          <w:p w14:paraId="129C52F6" w14:textId="77777777" w:rsidR="005C2974" w:rsidRPr="00851991" w:rsidRDefault="005C2974" w:rsidP="008A2B0A">
            <w:pPr>
              <w:spacing w:after="0"/>
              <w:jc w:val="both"/>
              <w:rPr>
                <w:del w:id="833" w:author="Thomas, Gregg" w:date="2024-10-01T11:00:00Z" w16du:dateUtc="2024-10-01T15:00:00Z"/>
                <w:rFonts w:ascii="Times New Roman" w:hAnsi="Times New Roman" w:cs="Times New Roman"/>
                <w:sz w:val="24"/>
                <w:szCs w:val="24"/>
              </w:rPr>
            </w:pPr>
            <w:del w:id="834" w:author="Thomas, Gregg" w:date="2024-10-01T11:00:00Z" w16du:dateUtc="2024-10-01T15:00:00Z">
              <w:r w:rsidRPr="00851991">
                <w:rPr>
                  <w:rFonts w:ascii="Times New Roman" w:hAnsi="Times New Roman" w:cs="Times New Roman"/>
                  <w:color w:val="000000"/>
                  <w:sz w:val="24"/>
                  <w:szCs w:val="24"/>
                </w:rPr>
                <w:delText>11</w:delText>
              </w:r>
            </w:del>
          </w:p>
        </w:tc>
        <w:tc>
          <w:tcPr>
            <w:tcW w:w="3600" w:type="dxa"/>
            <w:vAlign w:val="bottom"/>
          </w:tcPr>
          <w:p w14:paraId="12276603" w14:textId="77777777" w:rsidR="005C2974" w:rsidRPr="00851991" w:rsidRDefault="005C2974" w:rsidP="008A2B0A">
            <w:pPr>
              <w:spacing w:after="0"/>
              <w:jc w:val="both"/>
              <w:rPr>
                <w:del w:id="835" w:author="Thomas, Gregg" w:date="2024-10-01T11:00:00Z" w16du:dateUtc="2024-10-01T15:00:00Z"/>
                <w:rFonts w:ascii="Times New Roman" w:hAnsi="Times New Roman" w:cs="Times New Roman"/>
                <w:sz w:val="24"/>
                <w:szCs w:val="24"/>
              </w:rPr>
            </w:pPr>
            <w:del w:id="836" w:author="Thomas, Gregg" w:date="2024-10-01T11:00:00Z" w16du:dateUtc="2024-10-01T15:00:00Z">
              <w:r w:rsidRPr="00851991">
                <w:rPr>
                  <w:rFonts w:ascii="Times New Roman" w:hAnsi="Times New Roman" w:cs="Times New Roman"/>
                  <w:color w:val="000000"/>
                  <w:sz w:val="24"/>
                  <w:szCs w:val="24"/>
                </w:rPr>
                <w:delText>93</w:delText>
              </w:r>
            </w:del>
          </w:p>
        </w:tc>
      </w:tr>
      <w:tr w:rsidR="005C2974" w:rsidRPr="00197A2B" w14:paraId="2A9FBB06" w14:textId="77777777" w:rsidTr="005C2974">
        <w:trPr>
          <w:jc w:val="center"/>
          <w:del w:id="837" w:author="Thomas, Gregg" w:date="2024-10-01T11:00:00Z"/>
        </w:trPr>
        <w:tc>
          <w:tcPr>
            <w:tcW w:w="1620" w:type="dxa"/>
            <w:vAlign w:val="bottom"/>
          </w:tcPr>
          <w:p w14:paraId="52EFFA2D" w14:textId="77777777" w:rsidR="005C2974" w:rsidRPr="00851991" w:rsidRDefault="005C2974" w:rsidP="008A2B0A">
            <w:pPr>
              <w:spacing w:after="0"/>
              <w:jc w:val="both"/>
              <w:rPr>
                <w:del w:id="838" w:author="Thomas, Gregg" w:date="2024-10-01T11:00:00Z" w16du:dateUtc="2024-10-01T15:00:00Z"/>
                <w:rFonts w:ascii="Times New Roman" w:hAnsi="Times New Roman" w:cs="Times New Roman"/>
                <w:sz w:val="24"/>
                <w:szCs w:val="24"/>
              </w:rPr>
            </w:pPr>
            <w:del w:id="839" w:author="Thomas, Gregg" w:date="2024-10-01T11:00:00Z" w16du:dateUtc="2024-10-01T15:00:00Z">
              <w:r w:rsidRPr="00851991">
                <w:rPr>
                  <w:rFonts w:ascii="Times New Roman" w:hAnsi="Times New Roman" w:cs="Times New Roman"/>
                  <w:color w:val="000000"/>
                  <w:sz w:val="24"/>
                  <w:szCs w:val="24"/>
                </w:rPr>
                <w:delText>12</w:delText>
              </w:r>
            </w:del>
          </w:p>
        </w:tc>
        <w:tc>
          <w:tcPr>
            <w:tcW w:w="3600" w:type="dxa"/>
            <w:vAlign w:val="bottom"/>
          </w:tcPr>
          <w:p w14:paraId="5B5D7008" w14:textId="77777777" w:rsidR="005C2974" w:rsidRPr="00851991" w:rsidRDefault="005C2974" w:rsidP="008A2B0A">
            <w:pPr>
              <w:spacing w:after="0"/>
              <w:jc w:val="both"/>
              <w:rPr>
                <w:del w:id="840" w:author="Thomas, Gregg" w:date="2024-10-01T11:00:00Z" w16du:dateUtc="2024-10-01T15:00:00Z"/>
                <w:rFonts w:ascii="Times New Roman" w:hAnsi="Times New Roman" w:cs="Times New Roman"/>
                <w:sz w:val="24"/>
                <w:szCs w:val="24"/>
              </w:rPr>
            </w:pPr>
            <w:del w:id="841" w:author="Thomas, Gregg" w:date="2024-10-01T11:00:00Z" w16du:dateUtc="2024-10-01T15:00:00Z">
              <w:r w:rsidRPr="00851991">
                <w:rPr>
                  <w:rFonts w:ascii="Times New Roman" w:hAnsi="Times New Roman" w:cs="Times New Roman"/>
                  <w:color w:val="000000"/>
                  <w:sz w:val="24"/>
                  <w:szCs w:val="24"/>
                </w:rPr>
                <w:delText>179</w:delText>
              </w:r>
            </w:del>
          </w:p>
        </w:tc>
      </w:tr>
      <w:tr w:rsidR="005C2974" w:rsidRPr="00197A2B" w14:paraId="3052EEAB" w14:textId="77777777" w:rsidTr="005C2974">
        <w:trPr>
          <w:jc w:val="center"/>
          <w:del w:id="842" w:author="Thomas, Gregg" w:date="2024-10-01T11:00:00Z"/>
        </w:trPr>
        <w:tc>
          <w:tcPr>
            <w:tcW w:w="1620" w:type="dxa"/>
            <w:vAlign w:val="bottom"/>
          </w:tcPr>
          <w:p w14:paraId="4CD6A008" w14:textId="77777777" w:rsidR="005C2974" w:rsidRPr="00851991" w:rsidRDefault="005C2974" w:rsidP="008A2B0A">
            <w:pPr>
              <w:spacing w:after="0"/>
              <w:jc w:val="both"/>
              <w:rPr>
                <w:del w:id="843" w:author="Thomas, Gregg" w:date="2024-10-01T11:00:00Z" w16du:dateUtc="2024-10-01T15:00:00Z"/>
                <w:rFonts w:ascii="Times New Roman" w:hAnsi="Times New Roman" w:cs="Times New Roman"/>
                <w:sz w:val="24"/>
                <w:szCs w:val="24"/>
              </w:rPr>
            </w:pPr>
            <w:del w:id="844" w:author="Thomas, Gregg" w:date="2024-10-01T11:00:00Z" w16du:dateUtc="2024-10-01T15:00:00Z">
              <w:r w:rsidRPr="00851991">
                <w:rPr>
                  <w:rFonts w:ascii="Times New Roman" w:hAnsi="Times New Roman" w:cs="Times New Roman"/>
                  <w:color w:val="000000"/>
                  <w:sz w:val="24"/>
                  <w:szCs w:val="24"/>
                </w:rPr>
                <w:delText>13</w:delText>
              </w:r>
            </w:del>
          </w:p>
        </w:tc>
        <w:tc>
          <w:tcPr>
            <w:tcW w:w="3600" w:type="dxa"/>
            <w:vAlign w:val="bottom"/>
          </w:tcPr>
          <w:p w14:paraId="60C63E5A" w14:textId="77777777" w:rsidR="005C2974" w:rsidRPr="00851991" w:rsidRDefault="005C2974" w:rsidP="008A2B0A">
            <w:pPr>
              <w:spacing w:after="0"/>
              <w:jc w:val="both"/>
              <w:rPr>
                <w:del w:id="845" w:author="Thomas, Gregg" w:date="2024-10-01T11:00:00Z" w16du:dateUtc="2024-10-01T15:00:00Z"/>
                <w:rFonts w:ascii="Times New Roman" w:hAnsi="Times New Roman" w:cs="Times New Roman"/>
                <w:sz w:val="24"/>
                <w:szCs w:val="24"/>
              </w:rPr>
            </w:pPr>
            <w:del w:id="846" w:author="Thomas, Gregg" w:date="2024-10-01T11:00:00Z" w16du:dateUtc="2024-10-01T15:00:00Z">
              <w:r w:rsidRPr="00851991">
                <w:rPr>
                  <w:rFonts w:ascii="Times New Roman" w:hAnsi="Times New Roman" w:cs="Times New Roman"/>
                  <w:color w:val="000000"/>
                  <w:sz w:val="24"/>
                  <w:szCs w:val="24"/>
                </w:rPr>
                <w:delText>186</w:delText>
              </w:r>
            </w:del>
          </w:p>
        </w:tc>
      </w:tr>
      <w:tr w:rsidR="005C2974" w:rsidRPr="00197A2B" w14:paraId="5325636B" w14:textId="77777777" w:rsidTr="005C2974">
        <w:trPr>
          <w:jc w:val="center"/>
          <w:del w:id="847" w:author="Thomas, Gregg" w:date="2024-10-01T11:00:00Z"/>
        </w:trPr>
        <w:tc>
          <w:tcPr>
            <w:tcW w:w="1620" w:type="dxa"/>
            <w:vAlign w:val="bottom"/>
          </w:tcPr>
          <w:p w14:paraId="789AE624" w14:textId="77777777" w:rsidR="005C2974" w:rsidRPr="00851991" w:rsidRDefault="005C2974" w:rsidP="008A2B0A">
            <w:pPr>
              <w:spacing w:after="0"/>
              <w:jc w:val="both"/>
              <w:rPr>
                <w:del w:id="848" w:author="Thomas, Gregg" w:date="2024-10-01T11:00:00Z" w16du:dateUtc="2024-10-01T15:00:00Z"/>
                <w:rFonts w:ascii="Times New Roman" w:hAnsi="Times New Roman" w:cs="Times New Roman"/>
                <w:sz w:val="24"/>
                <w:szCs w:val="24"/>
              </w:rPr>
            </w:pPr>
            <w:del w:id="849" w:author="Thomas, Gregg" w:date="2024-10-01T11:00:00Z" w16du:dateUtc="2024-10-01T15:00:00Z">
              <w:r w:rsidRPr="00851991">
                <w:rPr>
                  <w:rFonts w:ascii="Times New Roman" w:hAnsi="Times New Roman" w:cs="Times New Roman"/>
                  <w:color w:val="000000"/>
                  <w:sz w:val="24"/>
                  <w:szCs w:val="24"/>
                </w:rPr>
                <w:delText>14</w:delText>
              </w:r>
            </w:del>
          </w:p>
        </w:tc>
        <w:tc>
          <w:tcPr>
            <w:tcW w:w="3600" w:type="dxa"/>
            <w:vAlign w:val="bottom"/>
          </w:tcPr>
          <w:p w14:paraId="697BF2FB" w14:textId="77777777" w:rsidR="005C2974" w:rsidRPr="00851991" w:rsidRDefault="005C2974" w:rsidP="008A2B0A">
            <w:pPr>
              <w:spacing w:after="0"/>
              <w:jc w:val="both"/>
              <w:rPr>
                <w:del w:id="850" w:author="Thomas, Gregg" w:date="2024-10-01T11:00:00Z" w16du:dateUtc="2024-10-01T15:00:00Z"/>
                <w:rFonts w:ascii="Times New Roman" w:hAnsi="Times New Roman" w:cs="Times New Roman"/>
                <w:sz w:val="24"/>
                <w:szCs w:val="24"/>
              </w:rPr>
            </w:pPr>
            <w:del w:id="851" w:author="Thomas, Gregg" w:date="2024-10-01T11:00:00Z" w16du:dateUtc="2024-10-01T15:00:00Z">
              <w:r w:rsidRPr="00851991">
                <w:rPr>
                  <w:rFonts w:ascii="Times New Roman" w:hAnsi="Times New Roman" w:cs="Times New Roman"/>
                  <w:color w:val="000000"/>
                  <w:sz w:val="24"/>
                  <w:szCs w:val="24"/>
                </w:rPr>
                <w:delText>173</w:delText>
              </w:r>
            </w:del>
          </w:p>
        </w:tc>
      </w:tr>
      <w:tr w:rsidR="005C2974" w:rsidRPr="00197A2B" w14:paraId="5330D734" w14:textId="77777777" w:rsidTr="005C2974">
        <w:trPr>
          <w:jc w:val="center"/>
          <w:del w:id="852" w:author="Thomas, Gregg" w:date="2024-10-01T11:00:00Z"/>
        </w:trPr>
        <w:tc>
          <w:tcPr>
            <w:tcW w:w="1620" w:type="dxa"/>
            <w:vAlign w:val="bottom"/>
          </w:tcPr>
          <w:p w14:paraId="5C63F0B6" w14:textId="77777777" w:rsidR="005C2974" w:rsidRPr="00851991" w:rsidRDefault="005C2974" w:rsidP="008A2B0A">
            <w:pPr>
              <w:spacing w:after="0"/>
              <w:jc w:val="both"/>
              <w:rPr>
                <w:del w:id="853" w:author="Thomas, Gregg" w:date="2024-10-01T11:00:00Z" w16du:dateUtc="2024-10-01T15:00:00Z"/>
                <w:rFonts w:ascii="Times New Roman" w:hAnsi="Times New Roman" w:cs="Times New Roman"/>
                <w:sz w:val="24"/>
                <w:szCs w:val="24"/>
              </w:rPr>
            </w:pPr>
            <w:del w:id="854" w:author="Thomas, Gregg" w:date="2024-10-01T11:00:00Z" w16du:dateUtc="2024-10-01T15:00:00Z">
              <w:r w:rsidRPr="00851991">
                <w:rPr>
                  <w:rFonts w:ascii="Times New Roman" w:hAnsi="Times New Roman" w:cs="Times New Roman"/>
                  <w:color w:val="000000"/>
                  <w:sz w:val="24"/>
                  <w:szCs w:val="24"/>
                </w:rPr>
                <w:lastRenderedPageBreak/>
                <w:delText>15</w:delText>
              </w:r>
            </w:del>
          </w:p>
        </w:tc>
        <w:tc>
          <w:tcPr>
            <w:tcW w:w="3600" w:type="dxa"/>
            <w:vAlign w:val="bottom"/>
          </w:tcPr>
          <w:p w14:paraId="01166517" w14:textId="77777777" w:rsidR="005C2974" w:rsidRPr="00851991" w:rsidRDefault="005C2974" w:rsidP="008A2B0A">
            <w:pPr>
              <w:spacing w:after="0"/>
              <w:jc w:val="both"/>
              <w:rPr>
                <w:del w:id="855" w:author="Thomas, Gregg" w:date="2024-10-01T11:00:00Z" w16du:dateUtc="2024-10-01T15:00:00Z"/>
                <w:rFonts w:ascii="Times New Roman" w:hAnsi="Times New Roman" w:cs="Times New Roman"/>
                <w:sz w:val="24"/>
                <w:szCs w:val="24"/>
              </w:rPr>
            </w:pPr>
            <w:del w:id="856" w:author="Thomas, Gregg" w:date="2024-10-01T11:00:00Z" w16du:dateUtc="2024-10-01T15:00:00Z">
              <w:r w:rsidRPr="00851991">
                <w:rPr>
                  <w:rFonts w:ascii="Times New Roman" w:hAnsi="Times New Roman" w:cs="Times New Roman"/>
                  <w:color w:val="000000"/>
                  <w:sz w:val="24"/>
                  <w:szCs w:val="24"/>
                </w:rPr>
                <w:delText>96</w:delText>
              </w:r>
            </w:del>
          </w:p>
        </w:tc>
      </w:tr>
      <w:tr w:rsidR="005C2974" w:rsidRPr="00197A2B" w14:paraId="3DBC32FD" w14:textId="77777777" w:rsidTr="005C2974">
        <w:trPr>
          <w:jc w:val="center"/>
          <w:del w:id="857" w:author="Thomas, Gregg" w:date="2024-10-01T11:00:00Z"/>
        </w:trPr>
        <w:tc>
          <w:tcPr>
            <w:tcW w:w="1620" w:type="dxa"/>
            <w:vAlign w:val="bottom"/>
          </w:tcPr>
          <w:p w14:paraId="13BCDA69" w14:textId="77777777" w:rsidR="005C2974" w:rsidRPr="00851991" w:rsidRDefault="005C2974" w:rsidP="008A2B0A">
            <w:pPr>
              <w:spacing w:after="0"/>
              <w:jc w:val="both"/>
              <w:rPr>
                <w:del w:id="858" w:author="Thomas, Gregg" w:date="2024-10-01T11:00:00Z" w16du:dateUtc="2024-10-01T15:00:00Z"/>
                <w:rFonts w:ascii="Times New Roman" w:hAnsi="Times New Roman" w:cs="Times New Roman"/>
                <w:sz w:val="24"/>
                <w:szCs w:val="24"/>
              </w:rPr>
            </w:pPr>
            <w:del w:id="859" w:author="Thomas, Gregg" w:date="2024-10-01T11:00:00Z" w16du:dateUtc="2024-10-01T15:00:00Z">
              <w:r w:rsidRPr="00851991">
                <w:rPr>
                  <w:rFonts w:ascii="Times New Roman" w:hAnsi="Times New Roman" w:cs="Times New Roman"/>
                  <w:color w:val="000000"/>
                  <w:sz w:val="24"/>
                  <w:szCs w:val="24"/>
                </w:rPr>
                <w:delText>16</w:delText>
              </w:r>
            </w:del>
          </w:p>
        </w:tc>
        <w:tc>
          <w:tcPr>
            <w:tcW w:w="3600" w:type="dxa"/>
            <w:vAlign w:val="bottom"/>
          </w:tcPr>
          <w:p w14:paraId="4F139807" w14:textId="77777777" w:rsidR="005C2974" w:rsidRPr="00851991" w:rsidRDefault="005C2974" w:rsidP="008A2B0A">
            <w:pPr>
              <w:spacing w:after="0"/>
              <w:jc w:val="both"/>
              <w:rPr>
                <w:del w:id="860" w:author="Thomas, Gregg" w:date="2024-10-01T11:00:00Z" w16du:dateUtc="2024-10-01T15:00:00Z"/>
                <w:rFonts w:ascii="Times New Roman" w:hAnsi="Times New Roman" w:cs="Times New Roman"/>
                <w:sz w:val="24"/>
                <w:szCs w:val="24"/>
              </w:rPr>
            </w:pPr>
            <w:del w:id="861" w:author="Thomas, Gregg" w:date="2024-10-01T11:00:00Z" w16du:dateUtc="2024-10-01T15:00:00Z">
              <w:r w:rsidRPr="00851991">
                <w:rPr>
                  <w:rFonts w:ascii="Times New Roman" w:hAnsi="Times New Roman" w:cs="Times New Roman"/>
                  <w:color w:val="000000"/>
                  <w:sz w:val="24"/>
                  <w:szCs w:val="24"/>
                </w:rPr>
                <w:delText>94</w:delText>
              </w:r>
            </w:del>
          </w:p>
        </w:tc>
      </w:tr>
      <w:tr w:rsidR="005C2974" w:rsidRPr="00197A2B" w14:paraId="30568B47" w14:textId="77777777" w:rsidTr="005C2974">
        <w:trPr>
          <w:jc w:val="center"/>
          <w:del w:id="862" w:author="Thomas, Gregg" w:date="2024-10-01T11:00:00Z"/>
        </w:trPr>
        <w:tc>
          <w:tcPr>
            <w:tcW w:w="1620" w:type="dxa"/>
            <w:vAlign w:val="bottom"/>
          </w:tcPr>
          <w:p w14:paraId="77FCE3B5" w14:textId="77777777" w:rsidR="005C2974" w:rsidRPr="00851991" w:rsidRDefault="005C2974" w:rsidP="008A2B0A">
            <w:pPr>
              <w:spacing w:after="0"/>
              <w:jc w:val="both"/>
              <w:rPr>
                <w:del w:id="863" w:author="Thomas, Gregg" w:date="2024-10-01T11:00:00Z" w16du:dateUtc="2024-10-01T15:00:00Z"/>
                <w:rFonts w:ascii="Times New Roman" w:hAnsi="Times New Roman" w:cs="Times New Roman"/>
                <w:sz w:val="24"/>
                <w:szCs w:val="24"/>
              </w:rPr>
            </w:pPr>
            <w:del w:id="864" w:author="Thomas, Gregg" w:date="2024-10-01T11:00:00Z" w16du:dateUtc="2024-10-01T15:00:00Z">
              <w:r w:rsidRPr="00851991">
                <w:rPr>
                  <w:rFonts w:ascii="Times New Roman" w:hAnsi="Times New Roman" w:cs="Times New Roman"/>
                  <w:color w:val="000000"/>
                  <w:sz w:val="24"/>
                  <w:szCs w:val="24"/>
                </w:rPr>
                <w:delText>17</w:delText>
              </w:r>
            </w:del>
          </w:p>
        </w:tc>
        <w:tc>
          <w:tcPr>
            <w:tcW w:w="3600" w:type="dxa"/>
            <w:vAlign w:val="bottom"/>
          </w:tcPr>
          <w:p w14:paraId="3BB881C1" w14:textId="77777777" w:rsidR="005C2974" w:rsidRPr="00851991" w:rsidRDefault="005C2974" w:rsidP="008A2B0A">
            <w:pPr>
              <w:spacing w:after="0"/>
              <w:jc w:val="both"/>
              <w:rPr>
                <w:del w:id="865" w:author="Thomas, Gregg" w:date="2024-10-01T11:00:00Z" w16du:dateUtc="2024-10-01T15:00:00Z"/>
                <w:rFonts w:ascii="Times New Roman" w:hAnsi="Times New Roman" w:cs="Times New Roman"/>
                <w:sz w:val="24"/>
                <w:szCs w:val="24"/>
              </w:rPr>
            </w:pPr>
            <w:del w:id="866" w:author="Thomas, Gregg" w:date="2024-10-01T11:00:00Z" w16du:dateUtc="2024-10-01T15:00:00Z">
              <w:r w:rsidRPr="00851991">
                <w:rPr>
                  <w:rFonts w:ascii="Times New Roman" w:hAnsi="Times New Roman" w:cs="Times New Roman"/>
                  <w:color w:val="000000"/>
                  <w:sz w:val="24"/>
                  <w:szCs w:val="24"/>
                </w:rPr>
                <w:delText>188</w:delText>
              </w:r>
            </w:del>
          </w:p>
        </w:tc>
      </w:tr>
      <w:tr w:rsidR="005C2974" w:rsidRPr="00197A2B" w14:paraId="24160A4C" w14:textId="77777777" w:rsidTr="005C2974">
        <w:trPr>
          <w:jc w:val="center"/>
          <w:del w:id="867" w:author="Thomas, Gregg" w:date="2024-10-01T11:00:00Z"/>
        </w:trPr>
        <w:tc>
          <w:tcPr>
            <w:tcW w:w="1620" w:type="dxa"/>
            <w:vAlign w:val="bottom"/>
          </w:tcPr>
          <w:p w14:paraId="0329E52F" w14:textId="77777777" w:rsidR="005C2974" w:rsidRPr="00851991" w:rsidRDefault="005C2974" w:rsidP="008A2B0A">
            <w:pPr>
              <w:spacing w:after="0"/>
              <w:jc w:val="both"/>
              <w:rPr>
                <w:del w:id="868" w:author="Thomas, Gregg" w:date="2024-10-01T11:00:00Z" w16du:dateUtc="2024-10-01T15:00:00Z"/>
                <w:rFonts w:ascii="Times New Roman" w:hAnsi="Times New Roman" w:cs="Times New Roman"/>
                <w:sz w:val="24"/>
                <w:szCs w:val="24"/>
              </w:rPr>
            </w:pPr>
            <w:del w:id="869" w:author="Thomas, Gregg" w:date="2024-10-01T11:00:00Z" w16du:dateUtc="2024-10-01T15:00:00Z">
              <w:r w:rsidRPr="00851991">
                <w:rPr>
                  <w:rFonts w:ascii="Times New Roman" w:hAnsi="Times New Roman" w:cs="Times New Roman"/>
                  <w:color w:val="000000"/>
                  <w:sz w:val="24"/>
                  <w:szCs w:val="24"/>
                </w:rPr>
                <w:delText>18</w:delText>
              </w:r>
            </w:del>
          </w:p>
        </w:tc>
        <w:tc>
          <w:tcPr>
            <w:tcW w:w="3600" w:type="dxa"/>
            <w:vAlign w:val="bottom"/>
          </w:tcPr>
          <w:p w14:paraId="7949ED00" w14:textId="77777777" w:rsidR="005C2974" w:rsidRPr="00851991" w:rsidRDefault="005C2974" w:rsidP="008A2B0A">
            <w:pPr>
              <w:spacing w:after="0"/>
              <w:jc w:val="both"/>
              <w:rPr>
                <w:del w:id="870" w:author="Thomas, Gregg" w:date="2024-10-01T11:00:00Z" w16du:dateUtc="2024-10-01T15:00:00Z"/>
                <w:rFonts w:ascii="Times New Roman" w:hAnsi="Times New Roman" w:cs="Times New Roman"/>
                <w:sz w:val="24"/>
                <w:szCs w:val="24"/>
              </w:rPr>
            </w:pPr>
            <w:del w:id="871" w:author="Thomas, Gregg" w:date="2024-10-01T11:00:00Z" w16du:dateUtc="2024-10-01T15:00:00Z">
              <w:r w:rsidRPr="00851991">
                <w:rPr>
                  <w:rFonts w:ascii="Times New Roman" w:hAnsi="Times New Roman" w:cs="Times New Roman"/>
                  <w:color w:val="000000"/>
                  <w:sz w:val="24"/>
                  <w:szCs w:val="24"/>
                </w:rPr>
                <w:delText>75</w:delText>
              </w:r>
            </w:del>
          </w:p>
        </w:tc>
      </w:tr>
      <w:tr w:rsidR="005C2974" w:rsidRPr="00197A2B" w14:paraId="208D67BE" w14:textId="77777777" w:rsidTr="005C2974">
        <w:trPr>
          <w:jc w:val="center"/>
          <w:del w:id="872" w:author="Thomas, Gregg" w:date="2024-10-01T11:00:00Z"/>
        </w:trPr>
        <w:tc>
          <w:tcPr>
            <w:tcW w:w="1620" w:type="dxa"/>
            <w:vAlign w:val="bottom"/>
          </w:tcPr>
          <w:p w14:paraId="7C95C25F" w14:textId="77777777" w:rsidR="005C2974" w:rsidRPr="00851991" w:rsidRDefault="005C2974" w:rsidP="008A2B0A">
            <w:pPr>
              <w:spacing w:after="0"/>
              <w:jc w:val="both"/>
              <w:rPr>
                <w:del w:id="873" w:author="Thomas, Gregg" w:date="2024-10-01T11:00:00Z" w16du:dateUtc="2024-10-01T15:00:00Z"/>
                <w:rFonts w:ascii="Times New Roman" w:hAnsi="Times New Roman" w:cs="Times New Roman"/>
                <w:sz w:val="24"/>
                <w:szCs w:val="24"/>
              </w:rPr>
            </w:pPr>
            <w:del w:id="874" w:author="Thomas, Gregg" w:date="2024-10-01T11:00:00Z" w16du:dateUtc="2024-10-01T15:00:00Z">
              <w:r w:rsidRPr="00851991">
                <w:rPr>
                  <w:rFonts w:ascii="Times New Roman" w:hAnsi="Times New Roman" w:cs="Times New Roman"/>
                  <w:color w:val="000000"/>
                  <w:sz w:val="24"/>
                  <w:szCs w:val="24"/>
                </w:rPr>
                <w:delText>19</w:delText>
              </w:r>
            </w:del>
          </w:p>
        </w:tc>
        <w:tc>
          <w:tcPr>
            <w:tcW w:w="3600" w:type="dxa"/>
            <w:vAlign w:val="bottom"/>
          </w:tcPr>
          <w:p w14:paraId="184EC2A1" w14:textId="77777777" w:rsidR="005C2974" w:rsidRPr="00851991" w:rsidRDefault="005C2974" w:rsidP="008A2B0A">
            <w:pPr>
              <w:spacing w:after="0"/>
              <w:jc w:val="both"/>
              <w:rPr>
                <w:del w:id="875" w:author="Thomas, Gregg" w:date="2024-10-01T11:00:00Z" w16du:dateUtc="2024-10-01T15:00:00Z"/>
                <w:rFonts w:ascii="Times New Roman" w:hAnsi="Times New Roman" w:cs="Times New Roman"/>
                <w:sz w:val="24"/>
                <w:szCs w:val="24"/>
              </w:rPr>
            </w:pPr>
            <w:del w:id="876" w:author="Thomas, Gregg" w:date="2024-10-01T11:00:00Z" w16du:dateUtc="2024-10-01T15:00:00Z">
              <w:r w:rsidRPr="00851991">
                <w:rPr>
                  <w:rFonts w:ascii="Times New Roman" w:hAnsi="Times New Roman" w:cs="Times New Roman"/>
                  <w:color w:val="000000"/>
                  <w:sz w:val="24"/>
                  <w:szCs w:val="24"/>
                </w:rPr>
                <w:delText>82</w:delText>
              </w:r>
            </w:del>
          </w:p>
        </w:tc>
      </w:tr>
      <w:tr w:rsidR="005C2974" w:rsidRPr="00197A2B" w14:paraId="22F97F41" w14:textId="77777777" w:rsidTr="005C2974">
        <w:trPr>
          <w:jc w:val="center"/>
          <w:del w:id="877" w:author="Thomas, Gregg" w:date="2024-10-01T11:00:00Z"/>
        </w:trPr>
        <w:tc>
          <w:tcPr>
            <w:tcW w:w="1620" w:type="dxa"/>
            <w:tcBorders>
              <w:bottom w:val="single" w:sz="4" w:space="0" w:color="auto"/>
            </w:tcBorders>
            <w:vAlign w:val="bottom"/>
          </w:tcPr>
          <w:p w14:paraId="6BD1A1E9" w14:textId="77777777" w:rsidR="005C2974" w:rsidRPr="00851991" w:rsidRDefault="005C2974" w:rsidP="008A2B0A">
            <w:pPr>
              <w:spacing w:after="0"/>
              <w:jc w:val="both"/>
              <w:rPr>
                <w:del w:id="878" w:author="Thomas, Gregg" w:date="2024-10-01T11:00:00Z" w16du:dateUtc="2024-10-01T15:00:00Z"/>
                <w:rFonts w:ascii="Times New Roman" w:hAnsi="Times New Roman" w:cs="Times New Roman"/>
                <w:sz w:val="24"/>
                <w:szCs w:val="24"/>
              </w:rPr>
            </w:pPr>
            <w:del w:id="879" w:author="Thomas, Gregg" w:date="2024-10-01T11:00:00Z" w16du:dateUtc="2024-10-01T15:00:00Z">
              <w:r w:rsidRPr="00851991">
                <w:rPr>
                  <w:rFonts w:ascii="Times New Roman" w:hAnsi="Times New Roman" w:cs="Times New Roman"/>
                  <w:color w:val="000000"/>
                  <w:sz w:val="24"/>
                  <w:szCs w:val="24"/>
                </w:rPr>
                <w:delText>X</w:delText>
              </w:r>
            </w:del>
          </w:p>
        </w:tc>
        <w:tc>
          <w:tcPr>
            <w:tcW w:w="3600" w:type="dxa"/>
            <w:tcBorders>
              <w:bottom w:val="single" w:sz="4" w:space="0" w:color="auto"/>
            </w:tcBorders>
            <w:vAlign w:val="bottom"/>
          </w:tcPr>
          <w:p w14:paraId="643D6932" w14:textId="77777777" w:rsidR="005C2974" w:rsidRPr="00851991" w:rsidRDefault="005C2974" w:rsidP="008A2B0A">
            <w:pPr>
              <w:spacing w:after="0"/>
              <w:jc w:val="both"/>
              <w:rPr>
                <w:del w:id="880" w:author="Thomas, Gregg" w:date="2024-10-01T11:00:00Z" w16du:dateUtc="2024-10-01T15:00:00Z"/>
                <w:rFonts w:ascii="Times New Roman" w:hAnsi="Times New Roman" w:cs="Times New Roman"/>
                <w:sz w:val="24"/>
                <w:szCs w:val="24"/>
              </w:rPr>
            </w:pPr>
            <w:del w:id="881" w:author="Thomas, Gregg" w:date="2024-10-01T11:00:00Z" w16du:dateUtc="2024-10-01T15:00:00Z">
              <w:r w:rsidRPr="00851991">
                <w:rPr>
                  <w:rFonts w:ascii="Times New Roman" w:hAnsi="Times New Roman" w:cs="Times New Roman"/>
                  <w:color w:val="000000"/>
                  <w:sz w:val="24"/>
                  <w:szCs w:val="24"/>
                </w:rPr>
                <w:delText>207</w:delText>
              </w:r>
            </w:del>
          </w:p>
        </w:tc>
      </w:tr>
    </w:tbl>
    <w:p w14:paraId="58939D27" w14:textId="77777777" w:rsidR="008C77EA" w:rsidRDefault="008C77EA" w:rsidP="008C77EA">
      <w:pPr>
        <w:rPr>
          <w:del w:id="882" w:author="Thomas, Gregg" w:date="2024-10-01T11:00:00Z" w16du:dateUtc="2024-10-01T15:00:00Z"/>
        </w:rPr>
      </w:pPr>
    </w:p>
    <w:p w14:paraId="19D4EA28" w14:textId="533597D9" w:rsidR="00F94241" w:rsidRPr="006E660A" w:rsidRDefault="00F94241" w:rsidP="00F413E3">
      <w:pPr>
        <w:pStyle w:val="Heading3"/>
        <w:rPr>
          <w:b w:val="0"/>
        </w:rPr>
      </w:pPr>
      <w:del w:id="883" w:author="Thomas, Gregg" w:date="2024-10-01T11:00:00Z" w16du:dateUtc="2024-10-01T15:00:00Z">
        <w:r w:rsidRPr="00197A2B">
          <w:delText xml:space="preserve">Table </w:delText>
        </w:r>
        <w:r w:rsidR="008C347C">
          <w:delText>5</w:delText>
        </w:r>
        <w:r w:rsidRPr="00197A2B">
          <w:delText>:</w:delText>
        </w:r>
      </w:del>
      <w:ins w:id="884" w:author="Thomas, Gregg" w:date="2024-10-01T11:00:00Z" w16du:dateUtc="2024-10-01T15:00:00Z">
        <w:del w:id="885" w:author="Thomas, Gregg [2]" w:date="2024-10-16T10:02:00Z" w16du:dateUtc="2024-10-16T14:02:00Z">
          <w:r w:rsidR="00C714E7" w:rsidDel="00F1086C">
            <w:delText>.</w:delText>
          </w:r>
        </w:del>
      </w:ins>
      <w:del w:id="886" w:author="Thomas, Gregg [2]" w:date="2024-10-16T10:03:00Z" w16du:dateUtc="2024-10-16T14:03:00Z">
        <w:r w:rsidRPr="00197A2B" w:rsidDel="00F1086C">
          <w:delText xml:space="preserve"> </w:delText>
        </w:r>
      </w:del>
      <w:ins w:id="887" w:author="Thomas, Gregg [2]" w:date="2024-10-16T10:02:00Z" w16du:dateUtc="2024-10-16T14:02:00Z">
        <w:r w:rsidR="00F1086C">
          <w:t xml:space="preserve">Table 1. </w:t>
        </w:r>
      </w:ins>
      <w:r>
        <w:t>Rates and types of error when using</w:t>
      </w:r>
      <w:del w:id="888" w:author="Thomas, Gregg [2]" w:date="2024-10-16T10:02:00Z" w16du:dateUtc="2024-10-16T14:02:00Z">
        <w:r w:rsidDel="00F1086C">
          <w:delText xml:space="preserve"> concatenated</w:delText>
        </w:r>
      </w:del>
      <w:r>
        <w:t xml:space="preserve"> </w:t>
      </w:r>
      <w:ins w:id="889" w:author="Thomas, Gregg [2]" w:date="2024-10-16T10:02:00Z" w16du:dateUtc="2024-10-16T14:02:00Z">
        <w:r w:rsidR="00F1086C">
          <w:t xml:space="preserve">a single species </w:t>
        </w:r>
      </w:ins>
      <w:r>
        <w:t>tree</w:t>
      </w:r>
      <w:del w:id="890" w:author="Thomas, Gregg [2]" w:date="2024-10-16T10:02:00Z" w16du:dateUtc="2024-10-16T14:02:00Z">
        <w:r w:rsidDel="00F1086C">
          <w:delText>s</w:delText>
        </w:r>
      </w:del>
      <w:r>
        <w:t xml:space="preserve"> for gene-based selection tests</w:t>
      </w:r>
      <w:del w:id="891" w:author="Thomas, Gregg" w:date="2024-10-01T11:00:00Z" w16du:dateUtc="2024-10-01T15:00:00Z">
        <w:r w:rsidRPr="00197A2B">
          <w:delText>.</w:delText>
        </w:r>
      </w:del>
      <w:ins w:id="892" w:author="Thomas, Gregg" w:date="2024-10-01T11:00:00Z" w16du:dateUtc="2024-10-01T15:00:00Z">
        <w:r w:rsidR="00C102DF">
          <w:t xml:space="preserve"> (</w:t>
        </w:r>
        <w:r w:rsidR="00B22231" w:rsidRPr="00C102DF">
          <w:t>Assuming the gene tree topology is the correct topology</w:t>
        </w:r>
        <w:r w:rsidR="00C102DF" w:rsidRPr="00C102DF">
          <w:t>)</w:t>
        </w:r>
        <w:r w:rsidR="00B22231" w:rsidRPr="00C102DF">
          <w:t>.</w:t>
        </w:r>
      </w:ins>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0EC80096" w14:textId="77777777" w:rsidR="00F94241" w:rsidRPr="00197A2B" w:rsidRDefault="00F94241" w:rsidP="00F413E3">
      <w:pPr>
        <w:jc w:val="both"/>
        <w:rPr>
          <w:del w:id="893" w:author="Thomas, Gregg" w:date="2024-10-01T11:00:00Z" w16du:dateUtc="2024-10-01T15:00:00Z"/>
          <w:rFonts w:ascii="Times New Roman" w:hAnsi="Times New Roman" w:cs="Times New Roman"/>
          <w:sz w:val="24"/>
          <w:szCs w:val="24"/>
        </w:rPr>
      </w:pPr>
    </w:p>
    <w:p w14:paraId="29CB4220" w14:textId="77777777" w:rsidR="00C31246" w:rsidRDefault="00C31246" w:rsidP="00F413E3">
      <w:pPr>
        <w:spacing w:after="160" w:line="259" w:lineRule="auto"/>
        <w:jc w:val="both"/>
        <w:rPr>
          <w:del w:id="894" w:author="Thomas, Gregg" w:date="2024-10-01T11:00:00Z" w16du:dateUtc="2024-10-01T15:00:00Z"/>
          <w:rFonts w:ascii="Times New Roman" w:hAnsi="Times New Roman" w:cs="Times New Roman"/>
          <w:sz w:val="24"/>
          <w:szCs w:val="24"/>
        </w:rPr>
      </w:pPr>
    </w:p>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75B491F9" w14:textId="77777777" w:rsidR="00FA32F1" w:rsidRPr="00FA32F1" w:rsidRDefault="00FA32F1" w:rsidP="00FA32F1">
      <w:pPr>
        <w:jc w:val="center"/>
        <w:rPr>
          <w:del w:id="895" w:author="Thomas, Gregg" w:date="2024-10-01T11:00:00Z" w16du:dateUtc="2024-10-01T15:00:00Z"/>
        </w:rPr>
      </w:pPr>
      <w:del w:id="896" w:author="Thomas, Gregg" w:date="2024-10-01T11:00:00Z" w16du:dateUtc="2024-10-01T15:00:00Z">
        <w:r>
          <w:rPr>
            <w:noProof/>
          </w:rPr>
          <w:drawing>
            <wp:inline distT="0" distB="0" distL="0" distR="0" wp14:anchorId="2B51012F" wp14:editId="5DA72823">
              <wp:extent cx="4608945" cy="6381616"/>
              <wp:effectExtent l="0" t="0" r="1270" b="635"/>
              <wp:docPr id="145503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3"/>
                      <a:stretch>
                        <a:fillRect/>
                      </a:stretch>
                    </pic:blipFill>
                    <pic:spPr bwMode="auto">
                      <a:xfrm>
                        <a:off x="0" y="0"/>
                        <a:ext cx="4608945" cy="6381616"/>
                      </a:xfrm>
                      <a:prstGeom prst="rect">
                        <a:avLst/>
                      </a:prstGeom>
                      <a:noFill/>
                      <a:ln>
                        <a:noFill/>
                      </a:ln>
                    </pic:spPr>
                  </pic:pic>
                </a:graphicData>
              </a:graphic>
            </wp:inline>
          </w:drawing>
        </w:r>
      </w:del>
    </w:p>
    <w:p w14:paraId="54E6BBDF" w14:textId="179B73F6" w:rsidR="00FA32F1" w:rsidRPr="00FA32F1" w:rsidRDefault="00FA32F1" w:rsidP="00FA32F1">
      <w:pPr>
        <w:jc w:val="center"/>
        <w:rPr>
          <w:ins w:id="897" w:author="Thomas, Gregg" w:date="2024-10-01T11:00:00Z" w16du:dateUtc="2024-10-01T15:00:00Z"/>
        </w:rPr>
      </w:pPr>
      <w:ins w:id="898" w:author="Thomas, Gregg" w:date="2024-10-01T11:00:00Z" w16du:dateUtc="2024-10-01T15:00:00Z">
        <w:r>
          <w:rPr>
            <w:noProof/>
          </w:rPr>
          <w:lastRenderedPageBreak/>
          <w:drawing>
            <wp:inline distT="0" distB="0" distL="0" distR="0" wp14:anchorId="368DCA03" wp14:editId="6552F100">
              <wp:extent cx="4599096" cy="6381616"/>
              <wp:effectExtent l="0" t="0" r="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4"/>
                      <a:stretch>
                        <a:fillRect/>
                      </a:stretch>
                    </pic:blipFill>
                    <pic:spPr bwMode="auto">
                      <a:xfrm>
                        <a:off x="0" y="0"/>
                        <a:ext cx="4599096" cy="6381616"/>
                      </a:xfrm>
                      <a:prstGeom prst="rect">
                        <a:avLst/>
                      </a:prstGeom>
                      <a:noFill/>
                      <a:ln>
                        <a:noFill/>
                      </a:ln>
                    </pic:spPr>
                  </pic:pic>
                </a:graphicData>
              </a:graphic>
            </wp:inline>
          </w:drawing>
        </w:r>
      </w:ins>
    </w:p>
    <w:p w14:paraId="6FAED16B" w14:textId="18BBBC70" w:rsidR="00FA32F1" w:rsidRDefault="00FA32F1" w:rsidP="00764718">
      <w:pPr>
        <w:jc w:val="both"/>
        <w:rPr>
          <w:rFonts w:ascii="Times New Roman" w:hAnsi="Times New Roman" w:cs="Times New Roman"/>
          <w:sz w:val="24"/>
          <w:szCs w:val="24"/>
        </w:rPr>
      </w:pPr>
      <w:r>
        <w:rPr>
          <w:rFonts w:ascii="Times New Roman" w:hAnsi="Times New Roman" w:cs="Times New Roman"/>
          <w:b/>
          <w:bCs/>
          <w:sz w:val="24"/>
          <w:szCs w:val="24"/>
        </w:rPr>
        <w:t>Figure 1</w:t>
      </w:r>
      <w:del w:id="899" w:author="Thomas, Gregg" w:date="2024-10-01T11:00:00Z" w16du:dateUtc="2024-10-01T15:00:00Z">
        <w:r>
          <w:rPr>
            <w:rFonts w:ascii="Times New Roman" w:hAnsi="Times New Roman" w:cs="Times New Roman"/>
            <w:b/>
            <w:bCs/>
            <w:sz w:val="24"/>
            <w:szCs w:val="24"/>
          </w:rPr>
          <w:delText>:</w:delText>
        </w:r>
      </w:del>
      <w:ins w:id="900" w:author="Thomas, Gregg" w:date="2024-10-01T11:00:00Z" w16du:dateUtc="2024-10-01T15:00:00Z">
        <w:r w:rsidR="00C714E7">
          <w:rPr>
            <w:rFonts w:ascii="Times New Roman" w:hAnsi="Times New Roman" w:cs="Times New Roman"/>
            <w:b/>
            <w:bCs/>
            <w:sz w:val="24"/>
            <w:szCs w:val="24"/>
          </w:rPr>
          <w:t>.</w:t>
        </w:r>
      </w:ins>
      <w:r>
        <w:rPr>
          <w:rFonts w:ascii="Times New Roman" w:hAnsi="Times New Roman" w:cs="Times New Roman"/>
          <w:b/>
          <w:bCs/>
          <w:sz w:val="24"/>
          <w:szCs w:val="24"/>
        </w:rPr>
        <w:t xml:space="preserve">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in Tables </w:t>
      </w:r>
      <w:del w:id="901" w:author="Thomas, Gregg" w:date="2024-10-01T11:00:00Z" w16du:dateUtc="2024-10-01T15:00:00Z">
        <w:r w:rsidR="00F85BD9">
          <w:rPr>
            <w:rFonts w:ascii="Times New Roman" w:hAnsi="Times New Roman" w:cs="Times New Roman"/>
            <w:sz w:val="24"/>
            <w:szCs w:val="24"/>
          </w:rPr>
          <w:delText xml:space="preserve">2 and S2, with </w:delText>
        </w:r>
        <w:r w:rsidR="002031D5">
          <w:rPr>
            <w:rFonts w:ascii="Times New Roman" w:hAnsi="Times New Roman" w:cs="Times New Roman"/>
            <w:sz w:val="24"/>
            <w:szCs w:val="24"/>
          </w:rPr>
          <w:delText>node</w:delText>
        </w:r>
        <w:r w:rsidR="00A9264F">
          <w:rPr>
            <w:rFonts w:ascii="Times New Roman" w:hAnsi="Times New Roman" w:cs="Times New Roman"/>
            <w:sz w:val="24"/>
            <w:szCs w:val="24"/>
          </w:rPr>
          <w:delText xml:space="preserve"> </w:delText>
        </w:r>
        <w:r w:rsidR="00F85BD9">
          <w:rPr>
            <w:rFonts w:ascii="Times New Roman" w:hAnsi="Times New Roman" w:cs="Times New Roman"/>
            <w:sz w:val="24"/>
            <w:szCs w:val="24"/>
          </w:rPr>
          <w:delText>C used as a fixed calibration point.</w:delText>
        </w:r>
      </w:del>
      <w:ins w:id="902" w:author="Thomas, Gregg" w:date="2024-10-01T11:00:00Z" w16du:dateUtc="2024-10-01T15:00:00Z">
        <w:r w:rsidR="00DF0483">
          <w:rPr>
            <w:rFonts w:ascii="Times New Roman" w:hAnsi="Times New Roman" w:cs="Times New Roman"/>
            <w:sz w:val="24"/>
            <w:szCs w:val="24"/>
          </w:rPr>
          <w:t>S</w:t>
        </w:r>
        <w:r w:rsidR="00F85BD9">
          <w:rPr>
            <w:rFonts w:ascii="Times New Roman" w:hAnsi="Times New Roman" w:cs="Times New Roman"/>
            <w:sz w:val="24"/>
            <w:szCs w:val="24"/>
          </w:rPr>
          <w:t>2 and S</w:t>
        </w:r>
        <w:r w:rsidR="00DF0483">
          <w:rPr>
            <w:rFonts w:ascii="Times New Roman" w:hAnsi="Times New Roman" w:cs="Times New Roman"/>
            <w:sz w:val="24"/>
            <w:szCs w:val="24"/>
          </w:rPr>
          <w:t>3</w:t>
        </w:r>
        <w:r w:rsidR="00F85BD9">
          <w:rPr>
            <w:rFonts w:ascii="Times New Roman" w:hAnsi="Times New Roman" w:cs="Times New Roman"/>
            <w:sz w:val="24"/>
            <w:szCs w:val="24"/>
          </w:rPr>
          <w:t>.</w:t>
        </w:r>
      </w:ins>
      <w:r w:rsidR="00F85BD9">
        <w:rPr>
          <w:rFonts w:ascii="Times New Roman" w:hAnsi="Times New Roman" w:cs="Times New Roman"/>
          <w:sz w:val="24"/>
          <w:szCs w:val="24"/>
        </w:rPr>
        <w:t xml:space="preserve">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del w:id="903" w:author="Thomas, Gregg" w:date="2024-10-01T11:00:00Z" w16du:dateUtc="2024-10-01T15:00:00Z">
        <w:r w:rsidR="004218FA">
          <w:rPr>
            <w:rFonts w:ascii="Times New Roman" w:hAnsi="Times New Roman" w:cs="Times New Roman"/>
            <w:sz w:val="24"/>
            <w:szCs w:val="24"/>
          </w:rPr>
          <w:fldChar w:fldCharType="begin">
            <w:fldData xml:space="preserve">PEVuZE5vdGU+PENpdGUgQXV0aG9yWWVhcj0iMSI+PEF1dGhvcj5MZWNvbXB0ZTwvQXV0aG9yPjxZ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PEVuZE5vdGU+PENpdGUgQXV0aG9yWWVhcj0iMSI+PEF1dGhvcj5MZWNvbXB0ZTwvQXV0aG9yPjxZ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904" w:author="Thomas, Gregg" w:date="2024-10-01T11:00:00Z" w16du:dateUtc="2024-10-01T15:00:00Z">
        <w:r w:rsidR="004218FA">
          <w:rPr>
            <w:rFonts w:ascii="Times New Roman" w:hAnsi="Times New Roman" w:cs="Times New Roman"/>
            <w:sz w:val="24"/>
            <w:szCs w:val="24"/>
          </w:rPr>
        </w:r>
        <w:r w:rsidR="004218FA">
          <w:rPr>
            <w:rFonts w:ascii="Times New Roman" w:hAnsi="Times New Roman" w:cs="Times New Roman"/>
            <w:sz w:val="24"/>
            <w:szCs w:val="24"/>
          </w:rPr>
          <w:fldChar w:fldCharType="separate"/>
        </w:r>
      </w:del>
      <w:r w:rsidR="00764718">
        <w:rPr>
          <w:rFonts w:ascii="Times New Roman" w:hAnsi="Times New Roman" w:cs="Times New Roman"/>
          <w:noProof/>
          <w:sz w:val="24"/>
          <w:szCs w:val="24"/>
        </w:rPr>
        <w:t>Lecompte, et al. (2008)</w:t>
      </w:r>
      <w:del w:id="905" w:author="Thomas, Gregg" w:date="2024-10-01T11:00:00Z" w16du:dateUtc="2024-10-01T15:00:00Z">
        <w:r w:rsidR="004218FA">
          <w:rPr>
            <w:rFonts w:ascii="Times New Roman" w:hAnsi="Times New Roman" w:cs="Times New Roman"/>
            <w:sz w:val="24"/>
            <w:szCs w:val="24"/>
          </w:rPr>
          <w:fldChar w:fldCharType="end"/>
        </w:r>
      </w:del>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5"/>
                    <a:stretch>
                      <a:fillRect/>
                    </a:stretch>
                  </pic:blipFill>
                  <pic:spPr bwMode="auto">
                    <a:xfrm>
                      <a:off x="0" y="0"/>
                      <a:ext cx="5135054" cy="6846740"/>
                    </a:xfrm>
                    <a:prstGeom prst="rect">
                      <a:avLst/>
                    </a:prstGeom>
                    <a:noFill/>
                    <a:ln>
                      <a:noFill/>
                    </a:ln>
                  </pic:spPr>
                </pic:pic>
              </a:graphicData>
            </a:graphic>
          </wp:inline>
        </w:drawing>
      </w:r>
    </w:p>
    <w:p w14:paraId="42ACC60B" w14:textId="1B87BDC0" w:rsidR="00FA32F1" w:rsidRDefault="00FA32F1" w:rsidP="00405C93">
      <w:pPr>
        <w:jc w:val="both"/>
        <w:rPr>
          <w:rFonts w:ascii="Times New Roman" w:hAnsi="Times New Roman" w:cs="Times New Roman"/>
          <w:sz w:val="24"/>
          <w:szCs w:val="24"/>
        </w:rPr>
      </w:pPr>
      <w:r>
        <w:rPr>
          <w:rFonts w:ascii="Times New Roman" w:hAnsi="Times New Roman" w:cs="Times New Roman"/>
          <w:b/>
          <w:bCs/>
          <w:sz w:val="24"/>
          <w:szCs w:val="24"/>
        </w:rPr>
        <w:t>Figure 2</w:t>
      </w:r>
      <w:del w:id="906" w:author="Thomas, Gregg" w:date="2024-10-01T11:00:00Z" w16du:dateUtc="2024-10-01T15:00:00Z">
        <w:r>
          <w:rPr>
            <w:rFonts w:ascii="Times New Roman" w:hAnsi="Times New Roman" w:cs="Times New Roman"/>
            <w:b/>
            <w:bCs/>
            <w:sz w:val="24"/>
            <w:szCs w:val="24"/>
          </w:rPr>
          <w:delText>:</w:delText>
        </w:r>
      </w:del>
      <w:ins w:id="907" w:author="Thomas, Gregg" w:date="2024-10-01T11:00:00Z" w16du:dateUtc="2024-10-01T15:00:00Z">
        <w:r w:rsidR="00C714E7">
          <w:rPr>
            <w:rFonts w:ascii="Times New Roman" w:hAnsi="Times New Roman" w:cs="Times New Roman"/>
            <w:b/>
            <w:bCs/>
            <w:sz w:val="24"/>
            <w:szCs w:val="24"/>
          </w:rPr>
          <w:t>.</w:t>
        </w:r>
      </w:ins>
      <w:r>
        <w:rPr>
          <w:rFonts w:ascii="Times New Roman" w:hAnsi="Times New Roman" w:cs="Times New Roman"/>
          <w:b/>
          <w:bCs/>
          <w:sz w:val="24"/>
          <w:szCs w:val="24"/>
        </w:rPr>
        <w:t xml:space="preserve">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ins w:id="908" w:author="Thomas, Gregg" w:date="2024-10-01T11:00:00Z" w16du:dateUtc="2024-10-01T15:00:00Z">
        <w:r>
          <w:rPr>
            <w:rFonts w:ascii="Times New Roman" w:hAnsi="Times New Roman" w:cs="Times New Roman"/>
            <w:sz w:val="24"/>
            <w:szCs w:val="24"/>
          </w:rPr>
          <w:br w:type="page"/>
        </w:r>
      </w:ins>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6"/>
                    <a:stretch>
                      <a:fillRect/>
                    </a:stretch>
                  </pic:blipFill>
                  <pic:spPr bwMode="auto">
                    <a:xfrm>
                      <a:off x="0" y="0"/>
                      <a:ext cx="5934075" cy="3708797"/>
                    </a:xfrm>
                    <a:prstGeom prst="rect">
                      <a:avLst/>
                    </a:prstGeom>
                    <a:noFill/>
                    <a:ln>
                      <a:noFill/>
                    </a:ln>
                  </pic:spPr>
                </pic:pic>
              </a:graphicData>
            </a:graphic>
          </wp:inline>
        </w:drawing>
      </w:r>
    </w:p>
    <w:p w14:paraId="659CB793" w14:textId="4664F88F"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3</w:t>
      </w:r>
      <w:del w:id="909" w:author="Thomas, Gregg" w:date="2024-10-01T11:00:00Z" w16du:dateUtc="2024-10-01T15:00:00Z">
        <w:r>
          <w:rPr>
            <w:rFonts w:ascii="Times New Roman" w:hAnsi="Times New Roman" w:cs="Times New Roman"/>
            <w:b/>
            <w:bCs/>
            <w:sz w:val="24"/>
            <w:szCs w:val="24"/>
          </w:rPr>
          <w:delText>:</w:delText>
        </w:r>
      </w:del>
      <w:ins w:id="910" w:author="Thomas, Gregg" w:date="2024-10-01T11:00:00Z" w16du:dateUtc="2024-10-01T15:00:00Z">
        <w:r w:rsidR="00C714E7">
          <w:rPr>
            <w:rFonts w:ascii="Times New Roman" w:hAnsi="Times New Roman" w:cs="Times New Roman"/>
            <w:b/>
            <w:bCs/>
            <w:sz w:val="24"/>
            <w:szCs w:val="24"/>
          </w:rPr>
          <w:t>.</w:t>
        </w:r>
      </w:ins>
      <w:r>
        <w:rPr>
          <w:rFonts w:ascii="Times New Roman" w:hAnsi="Times New Roman" w:cs="Times New Roman"/>
          <w:b/>
          <w:bCs/>
          <w:sz w:val="24"/>
          <w:szCs w:val="24"/>
        </w:rPr>
        <w:t xml:space="preserve">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fit to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xml:space="preserve">. D) </w:t>
      </w:r>
      <w:del w:id="911" w:author="Thomas, Gregg" w:date="2024-10-01T11:00:00Z" w16du:dateUtc="2024-10-01T15:00:00Z">
        <w:r w:rsidR="0041108A">
          <w:rPr>
            <w:rFonts w:ascii="Times New Roman" w:hAnsi="Times New Roman" w:cs="Times New Roman"/>
            <w:sz w:val="24"/>
            <w:szCs w:val="24"/>
          </w:rPr>
          <w:delText xml:space="preserve">The </w:delText>
        </w:r>
      </w:del>
      <w:ins w:id="912" w:author="Thomas, Gregg" w:date="2024-10-01T11:00:00Z" w16du:dateUtc="2024-10-01T15:00:00Z">
        <w:r w:rsidR="000F2586">
          <w:rPr>
            <w:rFonts w:ascii="Times New Roman" w:hAnsi="Times New Roman" w:cs="Times New Roman"/>
            <w:sz w:val="24"/>
            <w:szCs w:val="24"/>
          </w:rPr>
          <w:t>Points represent t</w:t>
        </w:r>
        <w:r w:rsidR="0041108A">
          <w:rPr>
            <w:rFonts w:ascii="Times New Roman" w:hAnsi="Times New Roman" w:cs="Times New Roman"/>
            <w:sz w:val="24"/>
            <w:szCs w:val="24"/>
          </w:rPr>
          <w:t xml:space="preserve">he </w:t>
        </w:r>
      </w:ins>
      <w:r w:rsidR="0041108A">
        <w:rPr>
          <w:rFonts w:ascii="Times New Roman" w:hAnsi="Times New Roman" w:cs="Times New Roman"/>
          <w:sz w:val="24"/>
          <w:szCs w:val="24"/>
        </w:rPr>
        <w:t xml:space="preserve">slopes of the correlation between genomic distance and tree distance </w:t>
      </w:r>
      <w:ins w:id="913" w:author="Thomas, Gregg" w:date="2024-10-01T11:00:00Z" w16du:dateUtc="2024-10-01T15:00:00Z">
        <w:r w:rsidR="00C102DF">
          <w:rPr>
            <w:rFonts w:ascii="Times New Roman" w:hAnsi="Times New Roman" w:cs="Times New Roman"/>
            <w:sz w:val="24"/>
            <w:szCs w:val="24"/>
          </w:rPr>
          <w:t xml:space="preserve">(lines </w:t>
        </w:r>
      </w:ins>
      <w:r w:rsidR="00C102DF">
        <w:rPr>
          <w:rFonts w:ascii="Times New Roman" w:hAnsi="Times New Roman" w:cs="Times New Roman"/>
          <w:sz w:val="24"/>
          <w:szCs w:val="24"/>
        </w:rPr>
        <w:t xml:space="preserve">from </w:t>
      </w:r>
      <w:r w:rsidR="0041108A">
        <w:rPr>
          <w:rFonts w:ascii="Times New Roman" w:hAnsi="Times New Roman" w:cs="Times New Roman"/>
          <w:sz w:val="24"/>
          <w:szCs w:val="24"/>
        </w:rPr>
        <w:t>panel B</w:t>
      </w:r>
      <w:del w:id="914" w:author="Thomas, Gregg" w:date="2024-10-01T11:00:00Z" w16du:dateUtc="2024-10-01T15:00:00Z">
        <w:r w:rsidR="0041108A">
          <w:rPr>
            <w:rFonts w:ascii="Times New Roman" w:hAnsi="Times New Roman" w:cs="Times New Roman"/>
            <w:sz w:val="24"/>
            <w:szCs w:val="24"/>
          </w:rPr>
          <w:delText xml:space="preserve"> represent</w:delText>
        </w:r>
      </w:del>
      <w:ins w:id="915" w:author="Thomas, Gregg" w:date="2024-10-01T11:00:00Z" w16du:dateUtc="2024-10-01T15:00:00Z">
        <w:r w:rsidR="00C102DF">
          <w:rPr>
            <w:rFonts w:ascii="Times New Roman" w:hAnsi="Times New Roman" w:cs="Times New Roman"/>
            <w:sz w:val="24"/>
            <w:szCs w:val="24"/>
          </w:rPr>
          <w:t>), which is</w:t>
        </w:r>
      </w:ins>
      <w:r w:rsidR="0041108A">
        <w:rPr>
          <w:rFonts w:ascii="Times New Roman" w:hAnsi="Times New Roman" w:cs="Times New Roman"/>
          <w:sz w:val="24"/>
          <w:szCs w:val="24"/>
        </w:rPr>
        <w:t xml:space="preserve"> the rate at which tree similarity decays across the genome</w:t>
      </w:r>
      <w:ins w:id="916" w:author="Thomas, Gregg" w:date="2024-10-01T11:00:00Z" w16du:dateUtc="2024-10-01T15:00:00Z">
        <w:r w:rsidR="0041108A">
          <w:rPr>
            <w:rFonts w:ascii="Times New Roman" w:hAnsi="Times New Roman" w:cs="Times New Roman"/>
            <w:sz w:val="24"/>
            <w:szCs w:val="24"/>
          </w:rPr>
          <w:t>.</w:t>
        </w:r>
        <w:r w:rsidR="000F2586">
          <w:rPr>
            <w:rFonts w:ascii="Times New Roman" w:hAnsi="Times New Roman" w:cs="Times New Roman"/>
            <w:sz w:val="24"/>
            <w:szCs w:val="24"/>
          </w:rPr>
          <w:t xml:space="preserve"> </w:t>
        </w:r>
        <w:proofErr w:type="gramStart"/>
        <w:r w:rsidR="000F2586">
          <w:rPr>
            <w:rFonts w:ascii="Times New Roman" w:hAnsi="Times New Roman" w:cs="Times New Roman"/>
            <w:sz w:val="24"/>
            <w:szCs w:val="24"/>
          </w:rPr>
          <w:t>Dark</w:t>
        </w:r>
        <w:proofErr w:type="gramEnd"/>
        <w:r w:rsidR="000F2586">
          <w:rPr>
            <w:rFonts w:ascii="Times New Roman" w:hAnsi="Times New Roman" w:cs="Times New Roman"/>
            <w:sz w:val="24"/>
            <w:szCs w:val="24"/>
          </w:rPr>
          <w:t xml:space="preserve"> grey dashed line is median </w:t>
        </w:r>
        <w:proofErr w:type="gramStart"/>
        <w:r w:rsidR="000F2586">
          <w:rPr>
            <w:rFonts w:ascii="Times New Roman" w:hAnsi="Times New Roman" w:cs="Times New Roman"/>
            <w:sz w:val="24"/>
            <w:szCs w:val="24"/>
          </w:rPr>
          <w:t>slope</w:t>
        </w:r>
        <w:proofErr w:type="gramEnd"/>
        <w:r w:rsidR="000F2586">
          <w:rPr>
            <w:rFonts w:ascii="Times New Roman" w:hAnsi="Times New Roman" w:cs="Times New Roman"/>
            <w:sz w:val="24"/>
            <w:szCs w:val="24"/>
          </w:rPr>
          <w:t xml:space="preserve"> and light grey dashed line is mean</w:t>
        </w:r>
      </w:ins>
      <w:r w:rsidR="000F2586">
        <w:rPr>
          <w:rFonts w:ascii="Times New Roman" w:hAnsi="Times New Roman" w:cs="Times New Roman"/>
          <w:sz w:val="24"/>
          <w:szCs w:val="24"/>
        </w:rPr>
        <w:t>.</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17"/>
                    <a:stretch>
                      <a:fillRect/>
                    </a:stretch>
                  </pic:blipFill>
                  <pic:spPr bwMode="auto">
                    <a:xfrm>
                      <a:off x="0" y="0"/>
                      <a:ext cx="5943600" cy="1981200"/>
                    </a:xfrm>
                    <a:prstGeom prst="rect">
                      <a:avLst/>
                    </a:prstGeom>
                    <a:noFill/>
                    <a:ln>
                      <a:noFill/>
                    </a:ln>
                  </pic:spPr>
                </pic:pic>
              </a:graphicData>
            </a:graphic>
          </wp:inline>
        </w:drawing>
      </w:r>
    </w:p>
    <w:p w14:paraId="4B53F6AD" w14:textId="653659FD"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4</w:t>
      </w:r>
      <w:del w:id="917" w:author="Thomas, Gregg" w:date="2024-10-01T11:00:00Z" w16du:dateUtc="2024-10-01T15:00:00Z">
        <w:r>
          <w:rPr>
            <w:rFonts w:ascii="Times New Roman" w:hAnsi="Times New Roman" w:cs="Times New Roman"/>
            <w:b/>
            <w:bCs/>
            <w:sz w:val="24"/>
            <w:szCs w:val="24"/>
          </w:rPr>
          <w:delText>:</w:delText>
        </w:r>
      </w:del>
      <w:ins w:id="918" w:author="Thomas, Gregg" w:date="2024-10-01T11:00:00Z" w16du:dateUtc="2024-10-01T15:00:00Z">
        <w:r w:rsidR="005B1333">
          <w:rPr>
            <w:rFonts w:ascii="Times New Roman" w:hAnsi="Times New Roman" w:cs="Times New Roman"/>
            <w:b/>
            <w:bCs/>
            <w:sz w:val="24"/>
            <w:szCs w:val="24"/>
          </w:rPr>
          <w:t>.</w:t>
        </w:r>
      </w:ins>
      <w:r>
        <w:rPr>
          <w:rFonts w:ascii="Times New Roman" w:hAnsi="Times New Roman" w:cs="Times New Roman"/>
          <w:b/>
          <w:bCs/>
          <w:sz w:val="24"/>
          <w:szCs w:val="24"/>
        </w:rPr>
        <w:t xml:space="preserve">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 xml:space="preserve">tree similarity and recombination rate in </w:t>
      </w:r>
      <w:del w:id="919" w:author="Thomas, Gregg" w:date="2024-10-01T11:00:00Z" w16du:dateUtc="2024-10-01T15:00:00Z">
        <w:r w:rsidR="006E5D47">
          <w:rPr>
            <w:rFonts w:ascii="Times New Roman" w:hAnsi="Times New Roman" w:cs="Times New Roman"/>
            <w:sz w:val="24"/>
            <w:szCs w:val="24"/>
          </w:rPr>
          <w:delText>5Mb</w:delText>
        </w:r>
      </w:del>
      <w:ins w:id="920" w:author="Thomas, Gregg" w:date="2024-10-01T11:00:00Z" w16du:dateUtc="2024-10-01T15:00:00Z">
        <w:r w:rsidR="006E5D47">
          <w:rPr>
            <w:rFonts w:ascii="Times New Roman" w:hAnsi="Times New Roman" w:cs="Times New Roman"/>
            <w:sz w:val="24"/>
            <w:szCs w:val="24"/>
          </w:rPr>
          <w:t>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w:t>
        </w:r>
      </w:ins>
      <w:r w:rsidR="006E5D47">
        <w:rPr>
          <w:rFonts w:ascii="Times New Roman" w:hAnsi="Times New Roman" w:cs="Times New Roman"/>
          <w:sz w:val="24"/>
          <w:szCs w:val="24"/>
        </w:rPr>
        <w:t xml:space="preserve">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 xml:space="preserve">distance between the first and last </w:t>
      </w:r>
      <w:del w:id="921" w:author="Thomas, Gregg" w:date="2024-10-01T11:00:00Z" w16du:dateUtc="2024-10-01T15:00:00Z">
        <w:r w:rsidR="006E5D47">
          <w:rPr>
            <w:rFonts w:ascii="Times New Roman" w:hAnsi="Times New Roman" w:cs="Times New Roman"/>
            <w:sz w:val="24"/>
            <w:szCs w:val="24"/>
          </w:rPr>
          <w:delText>10kb</w:delText>
        </w:r>
      </w:del>
      <w:ins w:id="922" w:author="Thomas, Gregg" w:date="2024-10-01T11:00:00Z" w16du:dateUtc="2024-10-01T15:00:00Z">
        <w:r w:rsidR="006E5D47">
          <w:rPr>
            <w:rFonts w:ascii="Times New Roman" w:hAnsi="Times New Roman" w:cs="Times New Roman"/>
            <w:sz w:val="24"/>
            <w:szCs w:val="24"/>
          </w:rPr>
          <w:t>10</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kb</w:t>
        </w:r>
      </w:ins>
      <w:r w:rsidR="006E5D47">
        <w:rPr>
          <w:rFonts w:ascii="Times New Roman" w:hAnsi="Times New Roman" w:cs="Times New Roman"/>
          <w:sz w:val="24"/>
          <w:szCs w:val="24"/>
        </w:rPr>
        <w:t xml:space="preserve"> windows within the </w:t>
      </w:r>
      <w:del w:id="923" w:author="Thomas, Gregg" w:date="2024-10-01T11:00:00Z" w16du:dateUtc="2024-10-01T15:00:00Z">
        <w:r w:rsidR="006E5D47">
          <w:rPr>
            <w:rFonts w:ascii="Times New Roman" w:hAnsi="Times New Roman" w:cs="Times New Roman"/>
            <w:sz w:val="24"/>
            <w:szCs w:val="24"/>
          </w:rPr>
          <w:delText>5Mb</w:delText>
        </w:r>
      </w:del>
      <w:ins w:id="924" w:author="Thomas, Gregg" w:date="2024-10-01T11:00:00Z" w16du:dateUtc="2024-10-01T15:00:00Z">
        <w:r w:rsidR="006E5D47">
          <w:rPr>
            <w:rFonts w:ascii="Times New Roman" w:hAnsi="Times New Roman" w:cs="Times New Roman"/>
            <w:sz w:val="24"/>
            <w:szCs w:val="24"/>
          </w:rPr>
          <w:t>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w:t>
        </w:r>
      </w:ins>
      <w:r w:rsidR="006E5D47">
        <w:rPr>
          <w:rFonts w:ascii="Times New Roman" w:hAnsi="Times New Roman" w:cs="Times New Roman"/>
          <w:sz w:val="24"/>
          <w:szCs w:val="24"/>
        </w:rPr>
        <w:t xml:space="preserve"> window. B) The</w:t>
      </w:r>
      <w:r w:rsidR="00D24E78">
        <w:rPr>
          <w:rFonts w:ascii="Times New Roman" w:hAnsi="Times New Roman" w:cs="Times New Roman"/>
          <w:sz w:val="24"/>
          <w:szCs w:val="24"/>
        </w:rPr>
        <w:t xml:space="preserve"> slopes of the linear correlation between the weighted Robinson-Foulds distances between the first </w:t>
      </w:r>
      <w:del w:id="925" w:author="Thomas, Gregg" w:date="2024-10-01T11:00:00Z" w16du:dateUtc="2024-10-01T15:00:00Z">
        <w:r w:rsidR="00D24E78">
          <w:rPr>
            <w:rFonts w:ascii="Times New Roman" w:hAnsi="Times New Roman" w:cs="Times New Roman"/>
            <w:sz w:val="24"/>
            <w:szCs w:val="24"/>
          </w:rPr>
          <w:delText>10kb</w:delText>
        </w:r>
      </w:del>
      <w:ins w:id="926" w:author="Thomas, Gregg" w:date="2024-10-01T11:00:00Z" w16du:dateUtc="2024-10-01T15:00:00Z">
        <w:r w:rsidR="00D24E78">
          <w:rPr>
            <w:rFonts w:ascii="Times New Roman" w:hAnsi="Times New Roman" w:cs="Times New Roman"/>
            <w:sz w:val="24"/>
            <w:szCs w:val="24"/>
          </w:rPr>
          <w:t>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w:t>
        </w:r>
      </w:ins>
      <w:r w:rsidR="00D24E78">
        <w:rPr>
          <w:rFonts w:ascii="Times New Roman" w:hAnsi="Times New Roman" w:cs="Times New Roman"/>
          <w:sz w:val="24"/>
          <w:szCs w:val="24"/>
        </w:rPr>
        <w:t xml:space="preserve"> window and every other </w:t>
      </w:r>
      <w:del w:id="927" w:author="Thomas, Gregg" w:date="2024-10-01T11:00:00Z" w16du:dateUtc="2024-10-01T15:00:00Z">
        <w:r w:rsidR="00D24E78">
          <w:rPr>
            <w:rFonts w:ascii="Times New Roman" w:hAnsi="Times New Roman" w:cs="Times New Roman"/>
            <w:sz w:val="24"/>
            <w:szCs w:val="24"/>
          </w:rPr>
          <w:delText>10kb</w:delText>
        </w:r>
      </w:del>
      <w:ins w:id="928" w:author="Thomas, Gregg" w:date="2024-10-01T11:00:00Z" w16du:dateUtc="2024-10-01T15:00:00Z">
        <w:r w:rsidR="00D24E78">
          <w:rPr>
            <w:rFonts w:ascii="Times New Roman" w:hAnsi="Times New Roman" w:cs="Times New Roman"/>
            <w:sz w:val="24"/>
            <w:szCs w:val="24"/>
          </w:rPr>
          <w:t>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w:t>
        </w:r>
      </w:ins>
      <w:r w:rsidR="00D24E78">
        <w:rPr>
          <w:rFonts w:ascii="Times New Roman" w:hAnsi="Times New Roman" w:cs="Times New Roman"/>
          <w:sz w:val="24"/>
          <w:szCs w:val="24"/>
        </w:rPr>
        <w:t xml:space="preserve"> window within a </w:t>
      </w:r>
      <w:del w:id="929" w:author="Thomas, Gregg" w:date="2024-10-01T11:00:00Z" w16du:dateUtc="2024-10-01T15:00:00Z">
        <w:r w:rsidR="00D24E78">
          <w:rPr>
            <w:rFonts w:ascii="Times New Roman" w:hAnsi="Times New Roman" w:cs="Times New Roman"/>
            <w:sz w:val="24"/>
            <w:szCs w:val="24"/>
          </w:rPr>
          <w:delText>5Mb</w:delText>
        </w:r>
      </w:del>
      <w:ins w:id="930" w:author="Thomas, Gregg" w:date="2024-10-01T11:00:00Z" w16du:dateUtc="2024-10-01T15:00:00Z">
        <w:r w:rsidR="00D24E78">
          <w:rPr>
            <w:rFonts w:ascii="Times New Roman" w:hAnsi="Times New Roman" w:cs="Times New Roman"/>
            <w:sz w:val="24"/>
            <w:szCs w:val="24"/>
          </w:rPr>
          <w:t>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w:t>
        </w:r>
      </w:ins>
      <w:r w:rsidR="00D24E78">
        <w:rPr>
          <w:rFonts w:ascii="Times New Roman" w:hAnsi="Times New Roman" w:cs="Times New Roman"/>
          <w:sz w:val="24"/>
          <w:szCs w:val="24"/>
        </w:rPr>
        <w:t xml:space="preserve">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 xml:space="preserve">decays over each </w:t>
      </w:r>
      <w:del w:id="931" w:author="Thomas, Gregg" w:date="2024-10-01T11:00:00Z" w16du:dateUtc="2024-10-01T15:00:00Z">
        <w:r w:rsidR="00D24E78">
          <w:rPr>
            <w:rFonts w:ascii="Times New Roman" w:hAnsi="Times New Roman" w:cs="Times New Roman"/>
            <w:sz w:val="24"/>
            <w:szCs w:val="24"/>
          </w:rPr>
          <w:delText>5Mb</w:delText>
        </w:r>
      </w:del>
      <w:ins w:id="932" w:author="Thomas, Gregg" w:date="2024-10-01T11:00:00Z" w16du:dateUtc="2024-10-01T15:00:00Z">
        <w:r w:rsidR="00D24E78">
          <w:rPr>
            <w:rFonts w:ascii="Times New Roman" w:hAnsi="Times New Roman" w:cs="Times New Roman"/>
            <w:sz w:val="24"/>
            <w:szCs w:val="24"/>
          </w:rPr>
          <w:t>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w:t>
        </w:r>
      </w:ins>
      <w:r w:rsidR="00D24E78">
        <w:rPr>
          <w:rFonts w:ascii="Times New Roman" w:hAnsi="Times New Roman" w:cs="Times New Roman"/>
          <w:sz w:val="24"/>
          <w:szCs w:val="24"/>
        </w:rPr>
        <w:t xml:space="preserve">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t>
      </w:r>
      <w:proofErr w:type="spellStart"/>
      <w:r w:rsidR="001334F8">
        <w:rPr>
          <w:rFonts w:ascii="Times New Roman" w:hAnsi="Times New Roman" w:cs="Times New Roman"/>
          <w:sz w:val="24"/>
          <w:szCs w:val="24"/>
        </w:rPr>
        <w:t>wRF</w:t>
      </w:r>
      <w:proofErr w:type="spellEnd"/>
      <w:r w:rsidR="001334F8">
        <w:rPr>
          <w:rFonts w:ascii="Times New Roman" w:hAnsi="Times New Roman" w:cs="Times New Roman"/>
          <w:sz w:val="24"/>
          <w:szCs w:val="24"/>
        </w:rPr>
        <w:t xml:space="preserve"> of all </w:t>
      </w:r>
      <w:del w:id="933" w:author="Thomas, Gregg" w:date="2024-10-01T11:00:00Z" w16du:dateUtc="2024-10-01T15:00:00Z">
        <w:r w:rsidR="001334F8">
          <w:rPr>
            <w:rFonts w:ascii="Times New Roman" w:hAnsi="Times New Roman" w:cs="Times New Roman"/>
            <w:sz w:val="24"/>
            <w:szCs w:val="24"/>
          </w:rPr>
          <w:delText>10kb</w:delText>
        </w:r>
      </w:del>
      <w:ins w:id="934" w:author="Thomas, Gregg" w:date="2024-10-01T11:00:00Z" w16du:dateUtc="2024-10-01T15:00:00Z">
        <w:r w:rsidR="001334F8">
          <w:rPr>
            <w:rFonts w:ascii="Times New Roman" w:hAnsi="Times New Roman" w:cs="Times New Roman"/>
            <w:sz w:val="24"/>
            <w:szCs w:val="24"/>
          </w:rPr>
          <w:t>10</w:t>
        </w:r>
        <w:r w:rsidR="005B1333">
          <w:rPr>
            <w:rFonts w:ascii="Times New Roman" w:hAnsi="Times New Roman" w:cs="Times New Roman"/>
            <w:sz w:val="24"/>
            <w:szCs w:val="24"/>
          </w:rPr>
          <w:t xml:space="preserve"> </w:t>
        </w:r>
        <w:r w:rsidR="001334F8">
          <w:rPr>
            <w:rFonts w:ascii="Times New Roman" w:hAnsi="Times New Roman" w:cs="Times New Roman"/>
            <w:sz w:val="24"/>
            <w:szCs w:val="24"/>
          </w:rPr>
          <w:t>kb</w:t>
        </w:r>
      </w:ins>
      <w:r w:rsidR="001334F8">
        <w:rPr>
          <w:rFonts w:ascii="Times New Roman" w:hAnsi="Times New Roman" w:cs="Times New Roman"/>
          <w:sz w:val="24"/>
          <w:szCs w:val="24"/>
        </w:rPr>
        <w:t xml:space="preserve">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712739A4" w14:textId="77777777" w:rsidR="00FA32F1" w:rsidRPr="00FA32F1" w:rsidRDefault="00FA32F1" w:rsidP="00FA32F1">
      <w:pPr>
        <w:jc w:val="center"/>
        <w:rPr>
          <w:del w:id="935" w:author="Thomas, Gregg" w:date="2024-10-01T11:00:00Z" w16du:dateUtc="2024-10-01T15:00:00Z"/>
        </w:rPr>
      </w:pPr>
      <w:del w:id="936" w:author="Thomas, Gregg" w:date="2024-10-01T11:00:00Z" w16du:dateUtc="2024-10-01T15:00:00Z">
        <w:r>
          <w:rPr>
            <w:noProof/>
          </w:rPr>
          <w:drawing>
            <wp:inline distT="0" distB="0" distL="0" distR="0" wp14:anchorId="08DB36A7" wp14:editId="5CCC51B3">
              <wp:extent cx="4981575" cy="6975820"/>
              <wp:effectExtent l="0" t="0" r="0" b="0"/>
              <wp:docPr id="149480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5626" cy="6981492"/>
                      </a:xfrm>
                      <a:prstGeom prst="rect">
                        <a:avLst/>
                      </a:prstGeom>
                      <a:noFill/>
                      <a:ln>
                        <a:noFill/>
                      </a:ln>
                    </pic:spPr>
                  </pic:pic>
                </a:graphicData>
              </a:graphic>
            </wp:inline>
          </w:drawing>
        </w:r>
      </w:del>
    </w:p>
    <w:p w14:paraId="04CE04A3" w14:textId="432AEA23" w:rsidR="00FA32F1" w:rsidRPr="00FA32F1" w:rsidRDefault="00FA32F1" w:rsidP="00FA32F1">
      <w:pPr>
        <w:jc w:val="center"/>
        <w:rPr>
          <w:ins w:id="937" w:author="Thomas, Gregg" w:date="2024-10-01T11:00:00Z" w16du:dateUtc="2024-10-01T15:00:00Z"/>
        </w:rPr>
      </w:pPr>
      <w:ins w:id="938" w:author="Thomas, Gregg" w:date="2024-10-01T11:00:00Z" w16du:dateUtc="2024-10-01T15:00:00Z">
        <w:r>
          <w:rPr>
            <w:noProof/>
          </w:rPr>
          <w:lastRenderedPageBreak/>
          <w:drawing>
            <wp:inline distT="0" distB="0" distL="0" distR="0" wp14:anchorId="6AFB9126" wp14:editId="3A8387E2">
              <wp:extent cx="4985626" cy="5650376"/>
              <wp:effectExtent l="0" t="0" r="5715"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8570" name="Picture 5"/>
                      <pic:cNvPicPr>
                        <a:picLocks noChangeAspect="1" noChangeArrowheads="1"/>
                      </pic:cNvPicPr>
                    </pic:nvPicPr>
                    <pic:blipFill>
                      <a:blip r:embed="rId19"/>
                      <a:stretch>
                        <a:fillRect/>
                      </a:stretch>
                    </pic:blipFill>
                    <pic:spPr bwMode="auto">
                      <a:xfrm>
                        <a:off x="0" y="0"/>
                        <a:ext cx="4985626" cy="5650376"/>
                      </a:xfrm>
                      <a:prstGeom prst="rect">
                        <a:avLst/>
                      </a:prstGeom>
                      <a:noFill/>
                      <a:ln>
                        <a:noFill/>
                      </a:ln>
                    </pic:spPr>
                  </pic:pic>
                </a:graphicData>
              </a:graphic>
            </wp:inline>
          </w:drawing>
        </w:r>
      </w:ins>
    </w:p>
    <w:p w14:paraId="1E0D7665" w14:textId="11E3EAE3"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del w:id="939" w:author="Thomas, Gregg" w:date="2024-10-01T11:00:00Z" w16du:dateUtc="2024-10-01T15:00:00Z">
        <w:r w:rsidRPr="00FA32F1">
          <w:rPr>
            <w:rFonts w:ascii="Times New Roman" w:hAnsi="Times New Roman" w:cs="Times New Roman"/>
            <w:b/>
            <w:bCs/>
            <w:sz w:val="24"/>
            <w:szCs w:val="24"/>
          </w:rPr>
          <w:delText>:</w:delText>
        </w:r>
      </w:del>
      <w:ins w:id="940" w:author="Thomas, Gregg" w:date="2024-10-01T11:00:00Z" w16du:dateUtc="2024-10-01T15:00:00Z">
        <w:r w:rsidR="005B1333">
          <w:rPr>
            <w:rFonts w:ascii="Times New Roman" w:hAnsi="Times New Roman" w:cs="Times New Roman"/>
            <w:b/>
            <w:bCs/>
            <w:sz w:val="24"/>
            <w:szCs w:val="24"/>
          </w:rPr>
          <w:t>.</w:t>
        </w:r>
      </w:ins>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w:t>
      </w:r>
      <w:proofErr w:type="gramStart"/>
      <w:r w:rsidR="00F330D6">
        <w:rPr>
          <w:rFonts w:ascii="Times New Roman" w:hAnsi="Times New Roman" w:cs="Times New Roman"/>
          <w:sz w:val="24"/>
          <w:szCs w:val="24"/>
        </w:rPr>
        <w:t>Non-PS</w:t>
      </w:r>
      <w:proofErr w:type="gramEnd"/>
      <w:r w:rsidR="00F330D6">
        <w:rPr>
          <w:rFonts w:ascii="Times New Roman" w:hAnsi="Times New Roman" w:cs="Times New Roman"/>
          <w:sz w:val="24"/>
          <w:szCs w:val="24"/>
        </w:rPr>
        <w:t xml:space="preserve"> genes), protein coding genes with evidence for positive 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w:t>
      </w:r>
      <w:del w:id="941" w:author="Thomas, Gregg" w:date="2024-10-01T11:00:00Z" w16du:dateUtc="2024-10-01T15:00:00Z">
        <w:r w:rsidR="00F330D6">
          <w:rPr>
            <w:rFonts w:ascii="Times New Roman" w:hAnsi="Times New Roman" w:cs="Times New Roman"/>
            <w:sz w:val="24"/>
            <w:szCs w:val="24"/>
          </w:rPr>
          <w:delText>A) The rate of decay of phylogenetic similarity</w:delText>
        </w:r>
        <w:r w:rsidR="00D24E78">
          <w:rPr>
            <w:rFonts w:ascii="Times New Roman" w:hAnsi="Times New Roman" w:cs="Times New Roman"/>
            <w:sz w:val="24"/>
            <w:szCs w:val="24"/>
          </w:rPr>
          <w:delText xml:space="preserve"> is</w:delText>
        </w:r>
        <w:r w:rsidR="00F330D6">
          <w:rPr>
            <w:rFonts w:ascii="Times New Roman" w:hAnsi="Times New Roman" w:cs="Times New Roman"/>
            <w:sz w:val="24"/>
            <w:szCs w:val="24"/>
          </w:rPr>
          <w:delText xml:space="preserve"> calculated as the slope of a linear regression between wRF and the log distance between each window up to 5Mb away from the feature window. B</w:delText>
        </w:r>
      </w:del>
      <w:ins w:id="942" w:author="Thomas, Gregg" w:date="2024-10-01T11:00:00Z" w16du:dateUtc="2024-10-01T15:00:00Z">
        <w:r w:rsidR="00A33492">
          <w:rPr>
            <w:rFonts w:ascii="Times New Roman" w:hAnsi="Times New Roman" w:cs="Times New Roman"/>
            <w:sz w:val="24"/>
            <w:szCs w:val="24"/>
          </w:rPr>
          <w:t>A</w:t>
        </w:r>
      </w:ins>
      <w:r w:rsidR="00F330D6">
        <w:rPr>
          <w:rFonts w:ascii="Times New Roman" w:hAnsi="Times New Roman" w:cs="Times New Roman"/>
          <w:sz w:val="24"/>
          <w:szCs w:val="24"/>
        </w:rPr>
        <w:t xml:space="preserve">) The phylogenetic similarity of windows </w:t>
      </w:r>
      <w:r w:rsidR="00F330D6">
        <w:rPr>
          <w:rFonts w:ascii="Times New Roman" w:hAnsi="Times New Roman" w:cs="Times New Roman"/>
          <w:sz w:val="24"/>
          <w:szCs w:val="24"/>
        </w:rPr>
        <w:lastRenderedPageBreak/>
        <w:t xml:space="preserve">immediately adjacent to feature windows. </w:t>
      </w:r>
      <w:del w:id="943" w:author="Thomas, Gregg" w:date="2024-10-01T11:00:00Z" w16du:dateUtc="2024-10-01T15:00:00Z">
        <w:r w:rsidR="00F330D6">
          <w:rPr>
            <w:rFonts w:ascii="Times New Roman" w:hAnsi="Times New Roman" w:cs="Times New Roman"/>
            <w:sz w:val="24"/>
            <w:szCs w:val="24"/>
          </w:rPr>
          <w:delText>C</w:delText>
        </w:r>
      </w:del>
      <w:ins w:id="944" w:author="Thomas, Gregg" w:date="2024-10-01T11:00:00Z" w16du:dateUtc="2024-10-01T15:00:00Z">
        <w:r w:rsidR="00A33492">
          <w:rPr>
            <w:rFonts w:ascii="Times New Roman" w:hAnsi="Times New Roman" w:cs="Times New Roman"/>
            <w:sz w:val="24"/>
            <w:szCs w:val="24"/>
          </w:rPr>
          <w:t>B</w:t>
        </w:r>
      </w:ins>
      <w:r w:rsidR="00F330D6">
        <w:rPr>
          <w:rFonts w:ascii="Times New Roman" w:hAnsi="Times New Roman" w:cs="Times New Roman"/>
          <w:sz w:val="24"/>
          <w:szCs w:val="24"/>
        </w:rPr>
        <w:t>)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6FB6CE2C"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del w:id="945" w:author="Thomas, Gregg" w:date="2024-10-01T11:00:00Z" w16du:dateUtc="2024-10-01T15:00:00Z">
        <w:r w:rsidRPr="00FA32F1">
          <w:rPr>
            <w:rFonts w:ascii="Times New Roman" w:hAnsi="Times New Roman" w:cs="Times New Roman"/>
            <w:b/>
            <w:bCs/>
            <w:sz w:val="24"/>
            <w:szCs w:val="24"/>
          </w:rPr>
          <w:delText>:</w:delText>
        </w:r>
      </w:del>
      <w:ins w:id="946" w:author="Thomas, Gregg" w:date="2024-10-01T11:00:00Z" w16du:dateUtc="2024-10-01T15:00:00Z">
        <w:r w:rsidR="005B1333">
          <w:rPr>
            <w:rFonts w:ascii="Times New Roman" w:hAnsi="Times New Roman" w:cs="Times New Roman"/>
            <w:b/>
            <w:bCs/>
            <w:sz w:val="24"/>
            <w:szCs w:val="24"/>
          </w:rPr>
          <w:t>.</w:t>
        </w:r>
      </w:ins>
      <w:r>
        <w:rPr>
          <w:rFonts w:ascii="Times New Roman" w:hAnsi="Times New Roman" w:cs="Times New Roman"/>
          <w:sz w:val="24"/>
          <w:szCs w:val="24"/>
        </w:rPr>
        <w:t xml:space="preserve"> </w:t>
      </w:r>
      <w:r w:rsidR="00E7006D" w:rsidRPr="00FA32F1">
        <w:rPr>
          <w:rFonts w:ascii="Times New Roman" w:hAnsi="Times New Roman" w:cs="Times New Roman"/>
          <w:sz w:val="24"/>
          <w:szCs w:val="24"/>
        </w:rPr>
        <w:t>Tree</w:t>
      </w:r>
      <w:r w:rsidR="00E7006D">
        <w:rPr>
          <w:rFonts w:ascii="Times New Roman" w:hAnsi="Times New Roman" w:cs="Times New Roman"/>
          <w:sz w:val="24"/>
          <w:szCs w:val="24"/>
        </w:rPr>
        <w:t xml:space="preserv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1437DB6B" w14:textId="4D15442B" w:rsidR="00764718" w:rsidRPr="00764718" w:rsidRDefault="009418B1" w:rsidP="00764718">
      <w:pPr>
        <w:pStyle w:val="EndNoteBibliography"/>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764718" w:rsidRPr="00764718">
        <w:t xml:space="preserve">PDB (The Paleobiology Database) [Internet]. 2011 January 21st, 2022]. Available from: </w:t>
      </w:r>
      <w:hyperlink r:id="rId21" w:history="1">
        <w:r w:rsidR="00764718" w:rsidRPr="00764718">
          <w:rPr>
            <w:rStyle w:val="Hyperlink"/>
          </w:rPr>
          <w:t>http://paleodb.org/</w:t>
        </w:r>
      </w:hyperlink>
      <w:r w:rsidR="00764718" w:rsidRPr="00764718">
        <w:t xml:space="preserve"> </w:t>
      </w:r>
    </w:p>
    <w:p w14:paraId="3C2CEDC9" w14:textId="77777777" w:rsidR="00764718" w:rsidRPr="00764718" w:rsidRDefault="00764718" w:rsidP="00764718">
      <w:pPr>
        <w:pStyle w:val="EndNoteBibliography"/>
        <w:spacing w:after="0"/>
      </w:pPr>
    </w:p>
    <w:p w14:paraId="053FAE51" w14:textId="77777777" w:rsidR="00764718" w:rsidRPr="00764718" w:rsidRDefault="00764718" w:rsidP="00764718">
      <w:pPr>
        <w:pStyle w:val="EndNoteBibliography"/>
      </w:pPr>
      <w:r w:rsidRPr="00764718">
        <w:t>Aghova T, Kimura Y, Bryja J, Dobigny G, Granjon L, Kergoat GJ. 2018. Fossils know it best: Using a new set of fossil calibrations to improve the temporal phylogenetic framework of murid rodents (Rodentia: Muridae). Mol Phylogenet Evol 128:98-111.</w:t>
      </w:r>
    </w:p>
    <w:p w14:paraId="16DF120F" w14:textId="77777777" w:rsidR="00764718" w:rsidRPr="00764718" w:rsidRDefault="00764718" w:rsidP="00764718">
      <w:pPr>
        <w:pStyle w:val="EndNoteBibliography"/>
        <w:spacing w:after="0"/>
      </w:pPr>
    </w:p>
    <w:p w14:paraId="4EC4B7D6" w14:textId="77777777" w:rsidR="00764718" w:rsidRPr="00764718" w:rsidRDefault="00764718" w:rsidP="00764718">
      <w:pPr>
        <w:pStyle w:val="EndNoteBibliography"/>
      </w:pPr>
      <w:r w:rsidRPr="00764718">
        <w:t>Alda F, Ludt WB, Elias DJ, McMahan CD, Chakrabarty P. 2021. Comparing Ultraconserved Elements and Exons for Phylogenomic Analyses of Middle American Cichlids: When Data Agree to Disagree. Genome Biol Evol 13:evab161.</w:t>
      </w:r>
    </w:p>
    <w:p w14:paraId="44BC7315" w14:textId="77777777" w:rsidR="00764718" w:rsidRPr="00764718" w:rsidRDefault="00764718" w:rsidP="00764718">
      <w:pPr>
        <w:pStyle w:val="EndNoteBibliography"/>
        <w:spacing w:after="0"/>
      </w:pPr>
    </w:p>
    <w:p w14:paraId="57A64396" w14:textId="77777777" w:rsidR="00764718" w:rsidRPr="00764718" w:rsidRDefault="00764718" w:rsidP="00764718">
      <w:pPr>
        <w:pStyle w:val="EndNoteBibliography"/>
      </w:pPr>
      <w:r w:rsidRPr="00764718">
        <w:t>Alexander AM, Su YC, Oliveros CH, Olson KV, Travers SL, Brown RM. 2017. Genomic data reveals potential for hybridization, introgression, and incomplete lineage sorting to confound phylogenetic relationships in an adaptive radiation of narrow-mouth frogs. Evolution 71:475-488.</w:t>
      </w:r>
    </w:p>
    <w:p w14:paraId="47C6DB3E" w14:textId="77777777" w:rsidR="00764718" w:rsidRPr="00764718" w:rsidRDefault="00764718" w:rsidP="00764718">
      <w:pPr>
        <w:pStyle w:val="EndNoteBibliography"/>
        <w:spacing w:after="0"/>
      </w:pPr>
    </w:p>
    <w:p w14:paraId="4C76DB23" w14:textId="77777777" w:rsidR="00764718" w:rsidRPr="00764718" w:rsidRDefault="00764718" w:rsidP="00764718">
      <w:pPr>
        <w:pStyle w:val="EndNoteBibliography"/>
      </w:pPr>
      <w:r w:rsidRPr="00764718">
        <w:t>Avise JC, Robinson TJ. 2008. Hemiplasy: a new term in the lexicon of phylogenetics. Syst Biol 57:503-507.</w:t>
      </w:r>
    </w:p>
    <w:p w14:paraId="4DD5A94D" w14:textId="77777777" w:rsidR="00764718" w:rsidRPr="00764718" w:rsidRDefault="00764718" w:rsidP="00764718">
      <w:pPr>
        <w:pStyle w:val="EndNoteBibliography"/>
        <w:spacing w:after="0"/>
      </w:pPr>
    </w:p>
    <w:p w14:paraId="15176C3D" w14:textId="77777777" w:rsidR="00764718" w:rsidRPr="00764718" w:rsidRDefault="00764718" w:rsidP="00764718">
      <w:pPr>
        <w:pStyle w:val="EndNoteBibliography"/>
      </w:pPr>
      <w:r w:rsidRPr="00764718">
        <w:t>Baudat F, Buard J, Grey C, Fledel-Alon A, Ober C, Przeworski M, Coop G, de Massy B. 2010. PRDM9 is a major determinant of meiotic recombination hotspots in humans and mice. Science 327:836-840.</w:t>
      </w:r>
    </w:p>
    <w:p w14:paraId="217C7F17" w14:textId="77777777" w:rsidR="00764718" w:rsidRPr="00764718" w:rsidRDefault="00764718" w:rsidP="00764718">
      <w:pPr>
        <w:pStyle w:val="EndNoteBibliography"/>
        <w:spacing w:after="0"/>
      </w:pPr>
    </w:p>
    <w:p w14:paraId="4F6BF29D" w14:textId="77777777" w:rsidR="00764718" w:rsidRPr="00764718" w:rsidRDefault="00764718" w:rsidP="00764718">
      <w:pPr>
        <w:pStyle w:val="EndNoteBibliography"/>
      </w:pPr>
      <w:r w:rsidRPr="00764718">
        <w:t>Baum DA. 2007. Concordance trees, concordance factors, and the exploration of reticulate genealogy. TAXON 56:417-426.</w:t>
      </w:r>
    </w:p>
    <w:p w14:paraId="799A3ED6" w14:textId="77777777" w:rsidR="00764718" w:rsidRPr="00764718" w:rsidRDefault="00764718" w:rsidP="00764718">
      <w:pPr>
        <w:pStyle w:val="EndNoteBibliography"/>
        <w:spacing w:after="0"/>
      </w:pPr>
    </w:p>
    <w:p w14:paraId="5B60A4EF" w14:textId="77777777" w:rsidR="00764718" w:rsidRPr="00764718" w:rsidRDefault="00764718" w:rsidP="00764718">
      <w:pPr>
        <w:pStyle w:val="EndNoteBibliography"/>
      </w:pPr>
      <w:r w:rsidRPr="00764718">
        <w:t>Benjamini Y, Hochberg Y. 1995. Controlling the false discovery rate: a practical and powerful approach to multiple testing. Journal of the Royal statistical society: series B (Methodological) 57:289-300.</w:t>
      </w:r>
    </w:p>
    <w:p w14:paraId="2D715E7A" w14:textId="77777777" w:rsidR="00764718" w:rsidRPr="00764718" w:rsidRDefault="00764718" w:rsidP="00764718">
      <w:pPr>
        <w:pStyle w:val="EndNoteBibliography"/>
        <w:spacing w:after="0"/>
      </w:pPr>
    </w:p>
    <w:p w14:paraId="3E6D5505" w14:textId="77777777" w:rsidR="00764718" w:rsidRPr="00764718" w:rsidRDefault="00764718" w:rsidP="00764718">
      <w:pPr>
        <w:pStyle w:val="EndNoteBibliography"/>
      </w:pPr>
      <w:r w:rsidRPr="00764718">
        <w:t>Bloom BH. 1970. Space/time trade-offs in hash coding with allowable errors. Commun. ACM 13:422–426.</w:t>
      </w:r>
    </w:p>
    <w:p w14:paraId="1C95D77D" w14:textId="77777777" w:rsidR="00764718" w:rsidRPr="00764718" w:rsidRDefault="00764718" w:rsidP="00764718">
      <w:pPr>
        <w:pStyle w:val="EndNoteBibliography"/>
        <w:spacing w:after="0"/>
      </w:pPr>
    </w:p>
    <w:p w14:paraId="1A8AF86C" w14:textId="77777777" w:rsidR="00764718" w:rsidRPr="00764718" w:rsidRDefault="00764718" w:rsidP="00764718">
      <w:pPr>
        <w:pStyle w:val="EndNoteBibliography"/>
      </w:pPr>
      <w:r w:rsidRPr="00764718">
        <w:t>Böcker S, Canzar S, Gunnar WK. 2013. The Generalized Robinson-Foulds Metric. In:  Darling A, Stoye J, editors. Algorithms in Bioinformatics. Berlin, Heidelberg: Springer.</w:t>
      </w:r>
    </w:p>
    <w:p w14:paraId="3A9CD94B" w14:textId="77777777" w:rsidR="00764718" w:rsidRPr="00764718" w:rsidRDefault="00764718" w:rsidP="00764718">
      <w:pPr>
        <w:pStyle w:val="EndNoteBibliography"/>
        <w:spacing w:after="0"/>
      </w:pPr>
    </w:p>
    <w:p w14:paraId="0A43B2A9" w14:textId="77777777" w:rsidR="00764718" w:rsidRPr="00764718" w:rsidRDefault="00764718" w:rsidP="00764718">
      <w:pPr>
        <w:pStyle w:val="EndNoteBibliography"/>
      </w:pPr>
      <w:r w:rsidRPr="00764718">
        <w:t>Bolger AM, Lohse M, Usadel B. 2014. Trimmomatic: a flexible trimmer for Illumina sequence data. Bioinformatics 30:2114-2120.</w:t>
      </w:r>
    </w:p>
    <w:p w14:paraId="75BADDF0" w14:textId="77777777" w:rsidR="00764718" w:rsidRPr="00764718" w:rsidRDefault="00764718" w:rsidP="00764718">
      <w:pPr>
        <w:pStyle w:val="EndNoteBibliography"/>
        <w:spacing w:after="0"/>
      </w:pPr>
    </w:p>
    <w:p w14:paraId="06F49F26" w14:textId="77777777" w:rsidR="00764718" w:rsidRPr="00764718" w:rsidRDefault="00764718" w:rsidP="00764718">
      <w:pPr>
        <w:pStyle w:val="EndNoteBibliography"/>
      </w:pPr>
      <w:r w:rsidRPr="00764718">
        <w:t>Borowiec ML. 2016. AMAS: a fast tool for alignment manipulation and computing of summary statistics. PeerJ 4:e1660.</w:t>
      </w:r>
    </w:p>
    <w:p w14:paraId="5E3AACAD" w14:textId="77777777" w:rsidR="00764718" w:rsidRPr="00764718" w:rsidRDefault="00764718" w:rsidP="00764718">
      <w:pPr>
        <w:pStyle w:val="EndNoteBibliography"/>
        <w:spacing w:after="0"/>
      </w:pPr>
    </w:p>
    <w:p w14:paraId="66112A6B" w14:textId="77777777" w:rsidR="00764718" w:rsidRPr="00764718" w:rsidRDefault="00764718" w:rsidP="00764718">
      <w:pPr>
        <w:pStyle w:val="EndNoteBibliography"/>
      </w:pPr>
      <w:r w:rsidRPr="00764718">
        <w:lastRenderedPageBreak/>
        <w:t>Bradley RK, Roberts A, Smoot M, Juvekar S, Do J, Dewey C, Holmes I, Pachter L. 2009. Fast statistical alignment. PLoS Comput Biol 5:e1000392.</w:t>
      </w:r>
    </w:p>
    <w:p w14:paraId="6696AA4B" w14:textId="77777777" w:rsidR="00764718" w:rsidRPr="00764718" w:rsidRDefault="00764718" w:rsidP="00764718">
      <w:pPr>
        <w:pStyle w:val="EndNoteBibliography"/>
        <w:spacing w:after="0"/>
      </w:pPr>
    </w:p>
    <w:p w14:paraId="7D5665DA" w14:textId="77777777" w:rsidR="00764718" w:rsidRPr="00764718" w:rsidRDefault="00764718" w:rsidP="00764718">
      <w:pPr>
        <w:pStyle w:val="EndNoteBibliography"/>
      </w:pPr>
      <w:r w:rsidRPr="00764718">
        <w:t>Capella-Gutierrez S, Silla-Martinez JM, Gabaldon T. 2009. trimAl: a tool for automated alignment trimming in large-scale phylogenetic analyses. Bioinformatics 25:1972-1973.</w:t>
      </w:r>
    </w:p>
    <w:p w14:paraId="4BC3E619" w14:textId="77777777" w:rsidR="00764718" w:rsidRPr="00764718" w:rsidRDefault="00764718" w:rsidP="00764718">
      <w:pPr>
        <w:pStyle w:val="EndNoteBibliography"/>
        <w:spacing w:after="0"/>
      </w:pPr>
    </w:p>
    <w:p w14:paraId="1F5C3249" w14:textId="77777777" w:rsidR="00764718" w:rsidRPr="00764718" w:rsidRDefault="00764718" w:rsidP="00764718">
      <w:pPr>
        <w:pStyle w:val="EndNoteBibliography"/>
      </w:pPr>
      <w:r w:rsidRPr="00764718">
        <w:t>Carbone L, Harris RA, Gnerre S, Veeramah KR, Lorente-Galdos B, Huddleston J, Meyer TJ, Herrero J, Roos C, Aken B, et al. 2014. Gibbon genome and the fast karyotype evolution of small apes. Nature 513:195-201.</w:t>
      </w:r>
    </w:p>
    <w:p w14:paraId="77984FA5" w14:textId="77777777" w:rsidR="00764718" w:rsidRPr="00764718" w:rsidRDefault="00764718" w:rsidP="00764718">
      <w:pPr>
        <w:pStyle w:val="EndNoteBibliography"/>
        <w:spacing w:after="0"/>
      </w:pPr>
    </w:p>
    <w:p w14:paraId="53550272" w14:textId="77777777" w:rsidR="00764718" w:rsidRPr="00764718" w:rsidRDefault="00764718" w:rsidP="00764718">
      <w:pPr>
        <w:pStyle w:val="EndNoteBibliography"/>
      </w:pPr>
      <w:r w:rsidRPr="00764718">
        <w:t>Chan KO, Hutter CR, Wood PL, Jr., Grismer LL, Brown RM. 2020. Target-capture phylogenomics provide insights on gene and species tree discordances in Old World treefrogs (Anura: Rhacophoridae). Proc Biol Sci 287:20202102.</w:t>
      </w:r>
    </w:p>
    <w:p w14:paraId="1646E1AA" w14:textId="77777777" w:rsidR="00764718" w:rsidRPr="00764718" w:rsidRDefault="00764718" w:rsidP="00764718">
      <w:pPr>
        <w:pStyle w:val="EndNoteBibliography"/>
        <w:spacing w:after="0"/>
      </w:pPr>
    </w:p>
    <w:p w14:paraId="75D89CAE" w14:textId="77777777" w:rsidR="00764718" w:rsidRPr="00764718" w:rsidRDefault="00764718" w:rsidP="00764718">
      <w:pPr>
        <w:pStyle w:val="EndNoteBibliography"/>
      </w:pPr>
      <w:r w:rsidRPr="00764718">
        <w:t>Charlesworth B, Morgan MT, Charlesworth D. 1993. The effect of deleterious mutations on neutral molecular variation. Genetics 134:1289-1303.</w:t>
      </w:r>
    </w:p>
    <w:p w14:paraId="176E2493" w14:textId="77777777" w:rsidR="00764718" w:rsidRPr="00764718" w:rsidRDefault="00764718" w:rsidP="00764718">
      <w:pPr>
        <w:pStyle w:val="EndNoteBibliography"/>
        <w:spacing w:after="0"/>
      </w:pPr>
    </w:p>
    <w:p w14:paraId="3472D180" w14:textId="77777777" w:rsidR="00764718" w:rsidRPr="00764718" w:rsidRDefault="00764718" w:rsidP="00764718">
      <w:pPr>
        <w:pStyle w:val="EndNoteBibliography"/>
      </w:pPr>
      <w:r w:rsidRPr="00764718">
        <w:t>Chernomor O, von Haeseler A, Minh BQ. 2016. Terrace Aware Data Structure for Phylogenomic Inference from Supermatrices. Syst Biol 65:997-1008.</w:t>
      </w:r>
    </w:p>
    <w:p w14:paraId="178B25DA" w14:textId="77777777" w:rsidR="00764718" w:rsidRPr="00764718" w:rsidRDefault="00764718" w:rsidP="00764718">
      <w:pPr>
        <w:pStyle w:val="EndNoteBibliography"/>
        <w:spacing w:after="0"/>
      </w:pPr>
    </w:p>
    <w:p w14:paraId="0A7F5A6C" w14:textId="77777777" w:rsidR="00764718" w:rsidRPr="00764718" w:rsidRDefault="00764718" w:rsidP="00764718">
      <w:pPr>
        <w:pStyle w:val="EndNoteBibliography"/>
      </w:pPr>
      <w:r w:rsidRPr="00764718">
        <w:t>Christmas MJ, Kaplow IM, Genereux DP, Dong MX, Hughes GM, Li X, Sullivan PF, Hindle AG, Andrews G, Armstrong JC, et al. 2023. Evolutionary constraint and innovation across hundreds of placental mammals. Science 380:eabn3943.</w:t>
      </w:r>
    </w:p>
    <w:p w14:paraId="29D82250" w14:textId="77777777" w:rsidR="00764718" w:rsidRPr="00764718" w:rsidRDefault="00764718" w:rsidP="00764718">
      <w:pPr>
        <w:pStyle w:val="EndNoteBibliography"/>
        <w:spacing w:after="0"/>
      </w:pPr>
    </w:p>
    <w:p w14:paraId="27A4ACFA" w14:textId="77777777" w:rsidR="00764718" w:rsidRPr="00764718" w:rsidRDefault="00764718" w:rsidP="00764718">
      <w:pPr>
        <w:pStyle w:val="EndNoteBibliography"/>
      </w:pPr>
      <w:r w:rsidRPr="00764718">
        <w:t>Cox A, Ackert-Bicknell CL, Dumont BL, Ding Y, Bell JT, Brockmann GA, Wergedal JE, Bult C, Paigen B, Flint J, et al. 2009. A new standard genetic map for the laboratory mouse. Genetics 182:1335-1344.</w:t>
      </w:r>
    </w:p>
    <w:p w14:paraId="7A974C72" w14:textId="77777777" w:rsidR="00764718" w:rsidRPr="00764718" w:rsidRDefault="00764718" w:rsidP="00764718">
      <w:pPr>
        <w:pStyle w:val="EndNoteBibliography"/>
        <w:spacing w:after="0"/>
      </w:pPr>
    </w:p>
    <w:p w14:paraId="73850ED9" w14:textId="77777777" w:rsidR="00764718" w:rsidRPr="00764718" w:rsidRDefault="00764718" w:rsidP="00764718">
      <w:pPr>
        <w:pStyle w:val="EndNoteBibliography"/>
      </w:pPr>
      <w:r w:rsidRPr="00764718">
        <w:t>Cunningham F, Allen JE, Allen J, Alvarez-Jarreta J, Amode MR, Armean IM, Austine-Orimoloye O, Azov AG, Barnes I, Bennett R, et al. 2022. Ensembl 2022. Nucleic Acids Res 50:D988-D995.</w:t>
      </w:r>
    </w:p>
    <w:p w14:paraId="1C15462D" w14:textId="77777777" w:rsidR="00764718" w:rsidRPr="00764718" w:rsidRDefault="00764718" w:rsidP="00764718">
      <w:pPr>
        <w:pStyle w:val="EndNoteBibliography"/>
        <w:spacing w:after="0"/>
      </w:pPr>
    </w:p>
    <w:p w14:paraId="5F57BBA3" w14:textId="77777777" w:rsidR="00764718" w:rsidRPr="00764718" w:rsidRDefault="00764718" w:rsidP="00764718">
      <w:pPr>
        <w:pStyle w:val="EndNoteBibliography"/>
      </w:pPr>
      <w:r w:rsidRPr="00764718">
        <w:t>Danecek P, Bonfield JK, Liddle J, Marshall J, Ohan V, Pollard MO, Whitwham A, Keane T, McCarthy SA, Davies RM, et al. 2021. Twelve years of SAMtools and BCFtools. Gigascience 10:giab008.</w:t>
      </w:r>
    </w:p>
    <w:p w14:paraId="27539A68" w14:textId="77777777" w:rsidR="00764718" w:rsidRPr="00764718" w:rsidRDefault="00764718" w:rsidP="00764718">
      <w:pPr>
        <w:pStyle w:val="EndNoteBibliography"/>
        <w:spacing w:after="0"/>
      </w:pPr>
    </w:p>
    <w:p w14:paraId="26E80062" w14:textId="77777777" w:rsidR="00764718" w:rsidRPr="00764718" w:rsidRDefault="00764718" w:rsidP="00764718">
      <w:pPr>
        <w:pStyle w:val="EndNoteBibliography"/>
      </w:pPr>
      <w:r w:rsidRPr="00764718">
        <w:t>Dapper AL, Payseur BA. 2017. Connecting theory and data to understand recombination rate evolution. Philos Trans R Soc Lond B Biol Sci 372.</w:t>
      </w:r>
    </w:p>
    <w:p w14:paraId="5B694A94" w14:textId="77777777" w:rsidR="00764718" w:rsidRPr="00764718" w:rsidRDefault="00764718" w:rsidP="00764718">
      <w:pPr>
        <w:pStyle w:val="EndNoteBibliography"/>
        <w:spacing w:after="0"/>
      </w:pPr>
    </w:p>
    <w:p w14:paraId="587436DD" w14:textId="77777777" w:rsidR="00764718" w:rsidRPr="00764718" w:rsidRDefault="00764718" w:rsidP="00764718">
      <w:pPr>
        <w:pStyle w:val="EndNoteBibliography"/>
      </w:pPr>
      <w:r w:rsidRPr="00764718">
        <w:t>Daxner-Höck G. 2002. Cricetodon meini and other rodents from Mühlbach and Grund, Lower Austria (Middle Miocene, late MN5). Annalen des Naturhistorischen Museums in Wien. Serie A für Mineralogie und Petrographie, Geologie und Paläontologie, Anthropologie und Prähistorie:267-291.</w:t>
      </w:r>
    </w:p>
    <w:p w14:paraId="5618C226" w14:textId="77777777" w:rsidR="00764718" w:rsidRPr="00764718" w:rsidRDefault="00764718" w:rsidP="00764718">
      <w:pPr>
        <w:pStyle w:val="EndNoteBibliography"/>
        <w:spacing w:after="0"/>
      </w:pPr>
    </w:p>
    <w:p w14:paraId="61E89228" w14:textId="77777777" w:rsidR="00764718" w:rsidRPr="00764718" w:rsidRDefault="00764718" w:rsidP="00764718">
      <w:pPr>
        <w:pStyle w:val="EndNoteBibliography"/>
      </w:pPr>
      <w:r w:rsidRPr="00764718">
        <w:t>Degnan JH, Rosenberg NA. 2006. Discordance of species trees with their most likely gene trees. PLoS Genet 2:e68.</w:t>
      </w:r>
    </w:p>
    <w:p w14:paraId="3F11C08E" w14:textId="77777777" w:rsidR="00764718" w:rsidRPr="00764718" w:rsidRDefault="00764718" w:rsidP="00764718">
      <w:pPr>
        <w:pStyle w:val="EndNoteBibliography"/>
        <w:spacing w:after="0"/>
      </w:pPr>
    </w:p>
    <w:p w14:paraId="65165B6B" w14:textId="77777777" w:rsidR="00764718" w:rsidRPr="00764718" w:rsidRDefault="00764718" w:rsidP="00764718">
      <w:pPr>
        <w:pStyle w:val="EndNoteBibliography"/>
      </w:pPr>
      <w:r w:rsidRPr="00764718">
        <w:t>Edwards SV. 2009. Is a new and general theory of molecular systematics emerging? Evolution 63:1-19.</w:t>
      </w:r>
    </w:p>
    <w:p w14:paraId="042DB670" w14:textId="77777777" w:rsidR="00764718" w:rsidRPr="00764718" w:rsidRDefault="00764718" w:rsidP="00764718">
      <w:pPr>
        <w:pStyle w:val="EndNoteBibliography"/>
        <w:spacing w:after="0"/>
      </w:pPr>
    </w:p>
    <w:p w14:paraId="26D1EAAA" w14:textId="77777777" w:rsidR="00764718" w:rsidRPr="00764718" w:rsidRDefault="00764718" w:rsidP="00764718">
      <w:pPr>
        <w:pStyle w:val="EndNoteBibliography"/>
      </w:pPr>
      <w:r w:rsidRPr="00764718">
        <w:t>Faircloth BC. 2013. illumiprocessor: a trimmomatic wrapper for parallel adapter and quality trimming.</w:t>
      </w:r>
    </w:p>
    <w:p w14:paraId="2FC1651D" w14:textId="77777777" w:rsidR="00764718" w:rsidRPr="00764718" w:rsidRDefault="00764718" w:rsidP="00764718">
      <w:pPr>
        <w:pStyle w:val="EndNoteBibliography"/>
        <w:spacing w:after="0"/>
      </w:pPr>
    </w:p>
    <w:p w14:paraId="10FEFB73" w14:textId="77777777" w:rsidR="00764718" w:rsidRPr="00764718" w:rsidRDefault="00764718" w:rsidP="00764718">
      <w:pPr>
        <w:pStyle w:val="EndNoteBibliography"/>
      </w:pPr>
      <w:r w:rsidRPr="00764718">
        <w:t>Faircloth BC. 2016. PHYLUCE is a software package for the analysis of conserved genomic loci. Bioinformatics 32:786-788.</w:t>
      </w:r>
    </w:p>
    <w:p w14:paraId="414EC82B" w14:textId="77777777" w:rsidR="00764718" w:rsidRPr="00764718" w:rsidRDefault="00764718" w:rsidP="00764718">
      <w:pPr>
        <w:pStyle w:val="EndNoteBibliography"/>
        <w:spacing w:after="0"/>
      </w:pPr>
    </w:p>
    <w:p w14:paraId="3E4F54E4" w14:textId="77777777" w:rsidR="00764718" w:rsidRPr="00764718" w:rsidRDefault="00764718" w:rsidP="00764718">
      <w:pPr>
        <w:pStyle w:val="EndNoteBibliography"/>
      </w:pPr>
      <w:r w:rsidRPr="00764718">
        <w:t>Faircloth BC, McCormack JE, Crawford NG, Harvey MG, Brumfield RT, Glenn TC. 2012. Ultraconserved elements anchor thousands of genetic markers spanning multiple evolutionary timescales. Syst Biol 61:717-726.</w:t>
      </w:r>
    </w:p>
    <w:p w14:paraId="1F7615EA" w14:textId="77777777" w:rsidR="00764718" w:rsidRPr="00764718" w:rsidRDefault="00764718" w:rsidP="00764718">
      <w:pPr>
        <w:pStyle w:val="EndNoteBibliography"/>
        <w:spacing w:after="0"/>
      </w:pPr>
    </w:p>
    <w:p w14:paraId="232FE506" w14:textId="77777777" w:rsidR="00764718" w:rsidRPr="00764718" w:rsidRDefault="00764718" w:rsidP="00764718">
      <w:pPr>
        <w:pStyle w:val="EndNoteBibliography"/>
      </w:pPr>
      <w:r w:rsidRPr="00764718">
        <w:t>Feng S, Bai M, Rivas-Gonzalez I, Li C, Liu S, Tong Y, Yang H, Chen G, Xie D, Sears KE, et al. 2022. Incomplete lineage sorting and phenotypic evolution in marsupials. Cell 185:1646-1660 e1618.</w:t>
      </w:r>
    </w:p>
    <w:p w14:paraId="5085E681" w14:textId="77777777" w:rsidR="00764718" w:rsidRPr="00764718" w:rsidRDefault="00764718" w:rsidP="00764718">
      <w:pPr>
        <w:pStyle w:val="EndNoteBibliography"/>
        <w:spacing w:after="0"/>
      </w:pPr>
    </w:p>
    <w:p w14:paraId="047EEDE8" w14:textId="77777777" w:rsidR="00764718" w:rsidRPr="00764718" w:rsidRDefault="00764718" w:rsidP="00764718">
      <w:pPr>
        <w:pStyle w:val="EndNoteBibliography"/>
      </w:pPr>
      <w:r w:rsidRPr="00764718">
        <w:t>Ferreira MS, Jones MR, Callahan CM, Farelo L, Tolesa Z, Suchentrunk F, Boursot P, Mills LS, Alves PC, Good JM, et al. 2021. The Legacy of Recurrent Introgression during the Radiation of Hares. Syst Biol 70:593-607.</w:t>
      </w:r>
    </w:p>
    <w:p w14:paraId="165CF808" w14:textId="77777777" w:rsidR="00764718" w:rsidRPr="00764718" w:rsidRDefault="00764718" w:rsidP="00764718">
      <w:pPr>
        <w:pStyle w:val="EndNoteBibliography"/>
        <w:spacing w:after="0"/>
      </w:pPr>
    </w:p>
    <w:p w14:paraId="23384E03" w14:textId="77777777" w:rsidR="00764718" w:rsidRPr="00764718" w:rsidRDefault="00764718" w:rsidP="00764718">
      <w:pPr>
        <w:pStyle w:val="EndNoteBibliography"/>
      </w:pPr>
      <w:r w:rsidRPr="00764718">
        <w:t>Foley NM, Harris AJ, Bredemeyer KR, Ruedi M, Puechmaille SJ, Teeling EC, Criscitiello MF, Murphy WJ. 2024. Karyotypic stasis and swarming influenced the evolution of viral tolerance in a species-rich bat radiation. Cell Genom 4:100482.</w:t>
      </w:r>
    </w:p>
    <w:p w14:paraId="51AB468E" w14:textId="77777777" w:rsidR="00764718" w:rsidRPr="00764718" w:rsidRDefault="00764718" w:rsidP="00764718">
      <w:pPr>
        <w:pStyle w:val="EndNoteBibliography"/>
        <w:spacing w:after="0"/>
      </w:pPr>
    </w:p>
    <w:p w14:paraId="23813D24" w14:textId="77777777" w:rsidR="00764718" w:rsidRPr="00764718" w:rsidRDefault="00764718" w:rsidP="00764718">
      <w:pPr>
        <w:pStyle w:val="EndNoteBibliography"/>
      </w:pPr>
      <w:r w:rsidRPr="00764718">
        <w:t>Foley NM, Mason VC, Harris AJ, Bredemeyer KR, Damas J, Lewin HA, Eizirik E, Gatesy J, Karlsson EK, Lindblad-Toh K, et al. 2023. A genomic timescale for placental mammal evolution. Science 380:eabl8189.</w:t>
      </w:r>
    </w:p>
    <w:p w14:paraId="72ABFDDE" w14:textId="77777777" w:rsidR="00764718" w:rsidRPr="00764718" w:rsidRDefault="00764718" w:rsidP="00764718">
      <w:pPr>
        <w:pStyle w:val="EndNoteBibliography"/>
        <w:spacing w:after="0"/>
      </w:pPr>
    </w:p>
    <w:p w14:paraId="321EA262" w14:textId="77777777" w:rsidR="00764718" w:rsidRPr="00764718" w:rsidRDefault="00764718" w:rsidP="00764718">
      <w:pPr>
        <w:pStyle w:val="EndNoteBibliography"/>
      </w:pPr>
      <w:r w:rsidRPr="00764718">
        <w:t>Fontaine MC, Pease JB, Steele A, Waterhouse RM, Neafsey DE, Sharakhov IV, Jiang X, Hall AB, Catteruccia F, Kakani E, et al. 2015. Mosquito genomics. Extensive introgression in a malaria vector species complex revealed by phylogenomics. Science 347:1258524.</w:t>
      </w:r>
    </w:p>
    <w:p w14:paraId="5C6162A8" w14:textId="77777777" w:rsidR="00764718" w:rsidRPr="00764718" w:rsidRDefault="00764718" w:rsidP="00764718">
      <w:pPr>
        <w:pStyle w:val="EndNoteBibliography"/>
        <w:spacing w:after="0"/>
      </w:pPr>
    </w:p>
    <w:p w14:paraId="3D78A672" w14:textId="77777777" w:rsidR="00764718" w:rsidRPr="00764718" w:rsidRDefault="00764718" w:rsidP="00764718">
      <w:pPr>
        <w:pStyle w:val="EndNoteBibliography"/>
      </w:pPr>
      <w:r w:rsidRPr="00764718">
        <w:t>Foote AD, Liu Y, Thomas GW, Vinar T, Alfoldi J, Deng J, Dugan S, van Elk CE, Hunter ME, Joshi V, et al. 2015. Convergent evolution of the genomes of marine mammals. Nat Genet 47:272-275.</w:t>
      </w:r>
    </w:p>
    <w:p w14:paraId="167C5B01" w14:textId="77777777" w:rsidR="00764718" w:rsidRPr="00764718" w:rsidRDefault="00764718" w:rsidP="00764718">
      <w:pPr>
        <w:pStyle w:val="EndNoteBibliography"/>
        <w:spacing w:after="0"/>
      </w:pPr>
    </w:p>
    <w:p w14:paraId="3447A19D" w14:textId="77777777" w:rsidR="00764718" w:rsidRPr="00764718" w:rsidRDefault="00764718" w:rsidP="00764718">
      <w:pPr>
        <w:pStyle w:val="EndNoteBibliography"/>
      </w:pPr>
      <w:r w:rsidRPr="00764718">
        <w:t>Gable SM, Byars MI, Literman R, Tollis M. 2022. A Genomic Perspective on the Evolutionary Diversification of Turtles. Syst Biol 71:1331-1347.</w:t>
      </w:r>
    </w:p>
    <w:p w14:paraId="6838E925" w14:textId="77777777" w:rsidR="00764718" w:rsidRPr="00764718" w:rsidRDefault="00764718" w:rsidP="00764718">
      <w:pPr>
        <w:pStyle w:val="EndNoteBibliography"/>
        <w:spacing w:after="0"/>
      </w:pPr>
    </w:p>
    <w:p w14:paraId="1330488D" w14:textId="77777777" w:rsidR="00764718" w:rsidRPr="00764718" w:rsidRDefault="00764718" w:rsidP="00764718">
      <w:pPr>
        <w:pStyle w:val="EndNoteBibliography"/>
      </w:pPr>
      <w:r w:rsidRPr="00764718">
        <w:lastRenderedPageBreak/>
        <w:t>Gibbs RA, Weinstock GM, Metzker ML, Muzny DM, Sodergren EJ, Scherer S, Scott G, Steffen D, Worley KC, Burch PE, et al. 2004. Genome sequence of the Brown Norway rat yields insights into mammalian evolution. Nature 428:493-521.</w:t>
      </w:r>
    </w:p>
    <w:p w14:paraId="6CC8D05E" w14:textId="77777777" w:rsidR="00764718" w:rsidRPr="00764718" w:rsidRDefault="00764718" w:rsidP="00764718">
      <w:pPr>
        <w:pStyle w:val="EndNoteBibliography"/>
        <w:spacing w:after="0"/>
      </w:pPr>
    </w:p>
    <w:p w14:paraId="3D0ED408" w14:textId="77777777" w:rsidR="00764718" w:rsidRPr="00764718" w:rsidRDefault="00764718" w:rsidP="00764718">
      <w:pPr>
        <w:pStyle w:val="EndNoteBibliography"/>
      </w:pPr>
      <w:r w:rsidRPr="00764718">
        <w:t>Good JM, Wiebe V, Albert FW, Burbano HA, Kircher M, Green RE, Halbwax M, Andre C, Atencia R, Fischer A, et al. 2013. Comparative population genomics of the ejaculate in humans and the great apes. Mol Biol Evol 30:964-976.</w:t>
      </w:r>
    </w:p>
    <w:p w14:paraId="10F58670" w14:textId="77777777" w:rsidR="00764718" w:rsidRPr="00764718" w:rsidRDefault="00764718" w:rsidP="00764718">
      <w:pPr>
        <w:pStyle w:val="EndNoteBibliography"/>
        <w:spacing w:after="0"/>
      </w:pPr>
    </w:p>
    <w:p w14:paraId="326B1BE2" w14:textId="77777777" w:rsidR="00764718" w:rsidRPr="00764718" w:rsidRDefault="00764718" w:rsidP="00764718">
      <w:pPr>
        <w:pStyle w:val="EndNoteBibliography"/>
      </w:pPr>
      <w:r w:rsidRPr="00764718">
        <w:t>Green RE, Krause J, Briggs AW, Maricic T, Stenzel U, Kircher M, Patterson N, Li H, Zhai W, Fritz MH, et al. 2010. A draft sequence of the Neandertal genome. Science 328:710-722.</w:t>
      </w:r>
    </w:p>
    <w:p w14:paraId="379FC5A1" w14:textId="77777777" w:rsidR="00764718" w:rsidRPr="00764718" w:rsidRDefault="00764718" w:rsidP="00764718">
      <w:pPr>
        <w:pStyle w:val="EndNoteBibliography"/>
        <w:spacing w:after="0"/>
      </w:pPr>
    </w:p>
    <w:p w14:paraId="2C3FC178" w14:textId="77777777" w:rsidR="00764718" w:rsidRPr="00764718" w:rsidRDefault="00764718" w:rsidP="00764718">
      <w:pPr>
        <w:pStyle w:val="EndNoteBibliography"/>
      </w:pPr>
      <w:r w:rsidRPr="00764718">
        <w:t>Guindon S, Dufayard JF, Lefort V, Anisimova M, Hordijk W, Gascuel O. 2010. New algorithms and methods to estimate maximum-likelihood phylogenies: assessing the performance of PhyML 3.0. Syst Biol 59:307-321.</w:t>
      </w:r>
    </w:p>
    <w:p w14:paraId="54E53BBD" w14:textId="77777777" w:rsidR="00764718" w:rsidRPr="00764718" w:rsidRDefault="00764718" w:rsidP="00764718">
      <w:pPr>
        <w:pStyle w:val="EndNoteBibliography"/>
        <w:spacing w:after="0"/>
      </w:pPr>
    </w:p>
    <w:p w14:paraId="0326A123" w14:textId="77777777" w:rsidR="00764718" w:rsidRPr="00764718" w:rsidRDefault="00764718" w:rsidP="00764718">
      <w:pPr>
        <w:pStyle w:val="EndNoteBibliography"/>
      </w:pPr>
      <w:r w:rsidRPr="00764718">
        <w:t>Hahn MW, Nakhleh L. 2016. Irrational exuberance for resolved species trees. Evolution 70:7-17.</w:t>
      </w:r>
    </w:p>
    <w:p w14:paraId="36468D08" w14:textId="77777777" w:rsidR="00764718" w:rsidRPr="00764718" w:rsidRDefault="00764718" w:rsidP="00764718">
      <w:pPr>
        <w:pStyle w:val="EndNoteBibliography"/>
        <w:spacing w:after="0"/>
      </w:pPr>
    </w:p>
    <w:p w14:paraId="7C5783CB" w14:textId="77777777" w:rsidR="00764718" w:rsidRPr="00764718" w:rsidRDefault="00764718" w:rsidP="00764718">
      <w:pPr>
        <w:pStyle w:val="EndNoteBibliography"/>
      </w:pPr>
      <w:r w:rsidRPr="00764718">
        <w:t>He B, Zhao Y, Su C, Lin G, Wang Y, Li L, Ma J, Yang Q, Hao J. 2023. Phylogenomics reveal extensive phylogenetic discordance due to incomplete lineage sorting following the rapid radiation of alpine butterflies (Papilionidae: Parnassius). Syst Entomol.</w:t>
      </w:r>
    </w:p>
    <w:p w14:paraId="61CDBE0F" w14:textId="77777777" w:rsidR="00764718" w:rsidRPr="00764718" w:rsidRDefault="00764718" w:rsidP="00764718">
      <w:pPr>
        <w:pStyle w:val="EndNoteBibliography"/>
        <w:spacing w:after="0"/>
      </w:pPr>
    </w:p>
    <w:p w14:paraId="78C32778" w14:textId="77777777" w:rsidR="00764718" w:rsidRPr="00764718" w:rsidRDefault="00764718" w:rsidP="00764718">
      <w:pPr>
        <w:pStyle w:val="EndNoteBibliography"/>
      </w:pPr>
      <w:r w:rsidRPr="00764718">
        <w:t>Hibbins MS, Breithaupt LC, Hahn MW. 2023. Phylogenomic comparative methods: Accurate evolutionary inferences in the presence of gene tree discordance. Proc Natl Acad Sci U S A 120:e2220389120.</w:t>
      </w:r>
    </w:p>
    <w:p w14:paraId="09605824" w14:textId="77777777" w:rsidR="00764718" w:rsidRPr="00764718" w:rsidRDefault="00764718" w:rsidP="00764718">
      <w:pPr>
        <w:pStyle w:val="EndNoteBibliography"/>
        <w:spacing w:after="0"/>
      </w:pPr>
    </w:p>
    <w:p w14:paraId="2257C41E" w14:textId="77777777" w:rsidR="00764718" w:rsidRPr="00764718" w:rsidRDefault="00764718" w:rsidP="00764718">
      <w:pPr>
        <w:pStyle w:val="EndNoteBibliography"/>
      </w:pPr>
      <w:r w:rsidRPr="00764718">
        <w:t>Hinrichs AS, Karolchik D, Baertsch R, Barber GP, Bejerano G, Clawson H, Diekhans M, Furey TS, Harte RA, Hsu F, et al. 2006. The UCSC Genome Browser Database: update 2006. Nucleic Acids Res 34:D590-598.</w:t>
      </w:r>
    </w:p>
    <w:p w14:paraId="7F7F7EB8" w14:textId="77777777" w:rsidR="00764718" w:rsidRPr="00764718" w:rsidRDefault="00764718" w:rsidP="00764718">
      <w:pPr>
        <w:pStyle w:val="EndNoteBibliography"/>
        <w:spacing w:after="0"/>
      </w:pPr>
    </w:p>
    <w:p w14:paraId="3D1403CB" w14:textId="77777777" w:rsidR="00764718" w:rsidRPr="00764718" w:rsidRDefault="00764718" w:rsidP="00764718">
      <w:pPr>
        <w:pStyle w:val="EndNoteBibliography"/>
      </w:pPr>
      <w:r w:rsidRPr="00764718">
        <w:t>Hoang DT, Chernomor O, von Haeseler A, Minh BQ, Vinh LS. 2018. UFBoot2: Improving the Ultrafast Bootstrap Approximation. Mol Biol Evol 35:518-522.</w:t>
      </w:r>
    </w:p>
    <w:p w14:paraId="5B8B74BE" w14:textId="77777777" w:rsidR="00764718" w:rsidRPr="00764718" w:rsidRDefault="00764718" w:rsidP="00764718">
      <w:pPr>
        <w:pStyle w:val="EndNoteBibliography"/>
        <w:spacing w:after="0"/>
      </w:pPr>
    </w:p>
    <w:p w14:paraId="5448529C" w14:textId="77777777" w:rsidR="00764718" w:rsidRPr="00764718" w:rsidRDefault="00764718" w:rsidP="00764718">
      <w:pPr>
        <w:pStyle w:val="EndNoteBibliography"/>
      </w:pPr>
      <w:r w:rsidRPr="00764718">
        <w:t>Hobolth A, Christensen OF, Mailund T, Schierup MH. 2007. Genomic relationships and speciation times of human, chimpanzee, and gorilla inferred from a coalescent hidden Markov model. PLoS Genet 3:e7.</w:t>
      </w:r>
    </w:p>
    <w:p w14:paraId="192C1C3A" w14:textId="77777777" w:rsidR="00764718" w:rsidRPr="00764718" w:rsidRDefault="00764718" w:rsidP="00764718">
      <w:pPr>
        <w:pStyle w:val="EndNoteBibliography"/>
        <w:spacing w:after="0"/>
      </w:pPr>
    </w:p>
    <w:p w14:paraId="57915695" w14:textId="77777777" w:rsidR="00764718" w:rsidRPr="00764718" w:rsidRDefault="00764718" w:rsidP="00764718">
      <w:pPr>
        <w:pStyle w:val="EndNoteBibliography"/>
      </w:pPr>
      <w:r w:rsidRPr="00764718">
        <w:t>Holm S. 1979. A simple sequentially rejective multiple test procedure. Scandinavian journal of statistics:65-70.</w:t>
      </w:r>
    </w:p>
    <w:p w14:paraId="6786D7A9" w14:textId="77777777" w:rsidR="00764718" w:rsidRPr="00764718" w:rsidRDefault="00764718" w:rsidP="00764718">
      <w:pPr>
        <w:pStyle w:val="EndNoteBibliography"/>
        <w:spacing w:after="0"/>
      </w:pPr>
    </w:p>
    <w:p w14:paraId="26E140CE" w14:textId="77777777" w:rsidR="00764718" w:rsidRPr="00764718" w:rsidRDefault="00764718" w:rsidP="00764718">
      <w:pPr>
        <w:pStyle w:val="EndNoteBibliography"/>
      </w:pPr>
      <w:r w:rsidRPr="00764718">
        <w:t>Hu Z, Sackton TB, Edwards SV, Liu JS. 2019. Bayesian Detection of Convergent Rate Changes of Conserved Noncoding Elements on Phylogenetic Trees. Mol Biol Evol 36:1086-1100.</w:t>
      </w:r>
    </w:p>
    <w:p w14:paraId="091DC5EA" w14:textId="77777777" w:rsidR="00764718" w:rsidRPr="00764718" w:rsidRDefault="00764718" w:rsidP="00764718">
      <w:pPr>
        <w:pStyle w:val="EndNoteBibliography"/>
        <w:spacing w:after="0"/>
      </w:pPr>
    </w:p>
    <w:p w14:paraId="2F11F6DA" w14:textId="77777777" w:rsidR="00764718" w:rsidRPr="00764718" w:rsidRDefault="00764718" w:rsidP="00764718">
      <w:pPr>
        <w:pStyle w:val="EndNoteBibliography"/>
      </w:pPr>
      <w:r w:rsidRPr="00764718">
        <w:lastRenderedPageBreak/>
        <w:t>Hudson RR. 1983. Testing the Constant-Rate Neutral Allele Model with Protein Sequence Data. Evolution 37:203-217.</w:t>
      </w:r>
    </w:p>
    <w:p w14:paraId="7B811F4C" w14:textId="77777777" w:rsidR="00764718" w:rsidRPr="00764718" w:rsidRDefault="00764718" w:rsidP="00764718">
      <w:pPr>
        <w:pStyle w:val="EndNoteBibliography"/>
        <w:spacing w:after="0"/>
      </w:pPr>
    </w:p>
    <w:p w14:paraId="7B6394E5" w14:textId="77777777" w:rsidR="00764718" w:rsidRPr="00764718" w:rsidRDefault="00764718" w:rsidP="00764718">
      <w:pPr>
        <w:pStyle w:val="EndNoteBibliography"/>
      </w:pPr>
      <w:r w:rsidRPr="00764718">
        <w:t>Hudson RR, Kaplan NL. 1988. The coalescent process in models with selection and recombination. Genetics 120:831-840.</w:t>
      </w:r>
    </w:p>
    <w:p w14:paraId="51D14081" w14:textId="77777777" w:rsidR="00764718" w:rsidRPr="00764718" w:rsidRDefault="00764718" w:rsidP="00764718">
      <w:pPr>
        <w:pStyle w:val="EndNoteBibliography"/>
        <w:spacing w:after="0"/>
      </w:pPr>
    </w:p>
    <w:p w14:paraId="38FDC11F" w14:textId="77777777" w:rsidR="00764718" w:rsidRPr="00764718" w:rsidRDefault="00764718" w:rsidP="00764718">
      <w:pPr>
        <w:pStyle w:val="EndNoteBibliography"/>
      </w:pPr>
      <w:r w:rsidRPr="00764718">
        <w:t>Hudson RR, Kaplan NL. 1995. Deleterious background selection with recombination. Genetics 141:1605-1617.</w:t>
      </w:r>
    </w:p>
    <w:p w14:paraId="1BDD6734" w14:textId="77777777" w:rsidR="00764718" w:rsidRPr="00764718" w:rsidRDefault="00764718" w:rsidP="00764718">
      <w:pPr>
        <w:pStyle w:val="EndNoteBibliography"/>
        <w:spacing w:after="0"/>
      </w:pPr>
    </w:p>
    <w:p w14:paraId="6202F661" w14:textId="77777777" w:rsidR="00764718" w:rsidRPr="00764718" w:rsidRDefault="00764718" w:rsidP="00764718">
      <w:pPr>
        <w:pStyle w:val="EndNoteBibliography"/>
      </w:pPr>
      <w:r w:rsidRPr="00764718">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3557CEE6" w14:textId="77777777" w:rsidR="00764718" w:rsidRPr="00764718" w:rsidRDefault="00764718" w:rsidP="00764718">
      <w:pPr>
        <w:pStyle w:val="EndNoteBibliography"/>
        <w:spacing w:after="0"/>
      </w:pPr>
    </w:p>
    <w:p w14:paraId="6989D1A7" w14:textId="77777777" w:rsidR="00764718" w:rsidRPr="00764718" w:rsidRDefault="00764718" w:rsidP="00764718">
      <w:pPr>
        <w:pStyle w:val="EndNoteBibliography"/>
      </w:pPr>
      <w:r w:rsidRPr="00764718">
        <w:t>Jackman SD, Vandervalk BP, Mohamadi H, Chu J, Yeo S, Hammond SA, Jahesh G, Khan H, Coombe L, Warren RL, et al. 2017. ABySS 2.0: resource-efficient assembly of large genomes using a Bloom filter. Genome Res 27:768-777.</w:t>
      </w:r>
    </w:p>
    <w:p w14:paraId="261A1E11" w14:textId="77777777" w:rsidR="00764718" w:rsidRPr="00764718" w:rsidRDefault="00764718" w:rsidP="00764718">
      <w:pPr>
        <w:pStyle w:val="EndNoteBibliography"/>
        <w:spacing w:after="0"/>
      </w:pPr>
    </w:p>
    <w:p w14:paraId="7A6A817A" w14:textId="77777777" w:rsidR="00764718" w:rsidRPr="00764718" w:rsidRDefault="00764718" w:rsidP="00764718">
      <w:pPr>
        <w:pStyle w:val="EndNoteBibliography"/>
      </w:pPr>
      <w:r w:rsidRPr="00764718">
        <w:t>Jarvis ED, Mirarab S, Aberer AJ, Li B, Houde P, Li C, Ho SY, Faircloth BC, Nabholz B, Howard JT, et al. 2014. Whole-genome analyses resolve early branches in the tree of life of modern birds. Science 346:1320-1331.</w:t>
      </w:r>
    </w:p>
    <w:p w14:paraId="193DE9AB" w14:textId="77777777" w:rsidR="00764718" w:rsidRPr="00764718" w:rsidRDefault="00764718" w:rsidP="00764718">
      <w:pPr>
        <w:pStyle w:val="EndNoteBibliography"/>
        <w:spacing w:after="0"/>
      </w:pPr>
    </w:p>
    <w:p w14:paraId="43F4800F" w14:textId="77777777" w:rsidR="00764718" w:rsidRPr="00764718" w:rsidRDefault="00764718" w:rsidP="00764718">
      <w:pPr>
        <w:pStyle w:val="EndNoteBibliography"/>
      </w:pPr>
      <w:r w:rsidRPr="00764718">
        <w:t>Jensen-Seaman MI, Furey TS, Payseur BA, Lu Y, Roskin KM, Chen CF, Thomas MA, Haussler D, Jacob HJ. 2004. Comparative recombination rates in the rat, mouse, and human genomes. Genome Res 14:528-538.</w:t>
      </w:r>
    </w:p>
    <w:p w14:paraId="0BB6D291" w14:textId="77777777" w:rsidR="00764718" w:rsidRPr="00764718" w:rsidRDefault="00764718" w:rsidP="00764718">
      <w:pPr>
        <w:pStyle w:val="EndNoteBibliography"/>
        <w:spacing w:after="0"/>
      </w:pPr>
    </w:p>
    <w:p w14:paraId="33D6BC8D" w14:textId="77777777" w:rsidR="00764718" w:rsidRPr="00764718" w:rsidRDefault="00764718" w:rsidP="00764718">
      <w:pPr>
        <w:pStyle w:val="EndNoteBibliography"/>
      </w:pPr>
      <w:r w:rsidRPr="00764718">
        <w:t>Jones MR, Mills LS, Alves PC, Callahan CM, Alves JM, Lafferty DJR, Jiggins FM, Jensen JD, Melo-Ferreira J, Good JM. 2018. Adaptive introgression underlies polymorphic seasonal camouflage in snowshoe hares. Science 360:1355-1358.</w:t>
      </w:r>
    </w:p>
    <w:p w14:paraId="0306375E" w14:textId="77777777" w:rsidR="00764718" w:rsidRPr="00764718" w:rsidRDefault="00764718" w:rsidP="00764718">
      <w:pPr>
        <w:pStyle w:val="EndNoteBibliography"/>
        <w:spacing w:after="0"/>
      </w:pPr>
    </w:p>
    <w:p w14:paraId="0EFA3380" w14:textId="77777777" w:rsidR="00764718" w:rsidRPr="00764718" w:rsidRDefault="00764718" w:rsidP="00764718">
      <w:pPr>
        <w:pStyle w:val="EndNoteBibliography"/>
      </w:pPr>
      <w:r w:rsidRPr="00764718">
        <w:t>Junier T, Zdobnov EM. 2010. The Newick utilities: high-throughput phylogenetic tree processing in the UNIX shell. Bioinformatics 26:1669-1670.</w:t>
      </w:r>
    </w:p>
    <w:p w14:paraId="397C8287" w14:textId="77777777" w:rsidR="00764718" w:rsidRPr="00764718" w:rsidRDefault="00764718" w:rsidP="00764718">
      <w:pPr>
        <w:pStyle w:val="EndNoteBibliography"/>
        <w:spacing w:after="0"/>
      </w:pPr>
    </w:p>
    <w:p w14:paraId="68606E61" w14:textId="77777777" w:rsidR="00764718" w:rsidRPr="00764718" w:rsidRDefault="00764718" w:rsidP="00764718">
      <w:pPr>
        <w:pStyle w:val="EndNoteBibliography"/>
      </w:pPr>
      <w:r w:rsidRPr="00764718">
        <w:t>Kalyaanamoorthy S, Minh BQ, Wong TKF, von Haeseler A, Jermiin LS. 2017. ModelFinder: fast model selection for accurate phylogenetic estimates. Nat Methods 14:587-589.</w:t>
      </w:r>
    </w:p>
    <w:p w14:paraId="3FC2F659" w14:textId="77777777" w:rsidR="00764718" w:rsidRPr="00764718" w:rsidRDefault="00764718" w:rsidP="00764718">
      <w:pPr>
        <w:pStyle w:val="EndNoteBibliography"/>
        <w:spacing w:after="0"/>
      </w:pPr>
    </w:p>
    <w:p w14:paraId="5050ABD1" w14:textId="77777777" w:rsidR="00764718" w:rsidRPr="00764718" w:rsidRDefault="00764718" w:rsidP="00764718">
      <w:pPr>
        <w:pStyle w:val="EndNoteBibliography"/>
      </w:pPr>
      <w:r w:rsidRPr="00764718">
        <w:t>Kaplan NL, Hudson RR, Langley CH. 1989. The "hitchhiking effect" revisited. Genetics 123:887-899.</w:t>
      </w:r>
    </w:p>
    <w:p w14:paraId="3B13340A" w14:textId="77777777" w:rsidR="00764718" w:rsidRPr="00764718" w:rsidRDefault="00764718" w:rsidP="00764718">
      <w:pPr>
        <w:pStyle w:val="EndNoteBibliography"/>
        <w:spacing w:after="0"/>
      </w:pPr>
    </w:p>
    <w:p w14:paraId="6BC0FF9A" w14:textId="77777777" w:rsidR="00764718" w:rsidRPr="00764718" w:rsidRDefault="00764718" w:rsidP="00764718">
      <w:pPr>
        <w:pStyle w:val="EndNoteBibliography"/>
      </w:pPr>
      <w:r w:rsidRPr="00764718">
        <w:t>Kartje ME, Jing P, Payseur BA. 2020. Weak Correlation between Nucleotide Variation and Recombination Rate across the House Mouse Genome. Genome Biol Evol 12:293-299.</w:t>
      </w:r>
    </w:p>
    <w:p w14:paraId="26D4C274" w14:textId="77777777" w:rsidR="00764718" w:rsidRPr="00764718" w:rsidRDefault="00764718" w:rsidP="00764718">
      <w:pPr>
        <w:pStyle w:val="EndNoteBibliography"/>
        <w:spacing w:after="0"/>
      </w:pPr>
    </w:p>
    <w:p w14:paraId="1E23B5EB" w14:textId="77777777" w:rsidR="00764718" w:rsidRPr="00764718" w:rsidRDefault="00764718" w:rsidP="00764718">
      <w:pPr>
        <w:pStyle w:val="EndNoteBibliography"/>
      </w:pPr>
      <w:r w:rsidRPr="00764718">
        <w:lastRenderedPageBreak/>
        <w:t>Katoh K, Standley DM. 2013. MAFFT multiple sequence alignment software version 7: improvements in performance and usability. Mol Biol Evol 30:772-780.</w:t>
      </w:r>
    </w:p>
    <w:p w14:paraId="2B5465FD" w14:textId="77777777" w:rsidR="00764718" w:rsidRPr="00764718" w:rsidRDefault="00764718" w:rsidP="00764718">
      <w:pPr>
        <w:pStyle w:val="EndNoteBibliography"/>
        <w:spacing w:after="0"/>
      </w:pPr>
    </w:p>
    <w:p w14:paraId="2F30B72C" w14:textId="77777777" w:rsidR="00764718" w:rsidRPr="00764718" w:rsidRDefault="00764718" w:rsidP="00764718">
      <w:pPr>
        <w:pStyle w:val="EndNoteBibliography"/>
      </w:pPr>
      <w:r w:rsidRPr="00764718">
        <w:t>Katzman S, Kern AD, Bejerano G, Fewell G, Fulton L, Wilson RK, Salama SR, Haussler D. 2007. Human genome ultraconserved elements are ultraselected. Science 317:915.</w:t>
      </w:r>
    </w:p>
    <w:p w14:paraId="5F29C5AC" w14:textId="77777777" w:rsidR="00764718" w:rsidRPr="00764718" w:rsidRDefault="00764718" w:rsidP="00764718">
      <w:pPr>
        <w:pStyle w:val="EndNoteBibliography"/>
        <w:spacing w:after="0"/>
      </w:pPr>
    </w:p>
    <w:p w14:paraId="1BC57B6C" w14:textId="77777777" w:rsidR="00764718" w:rsidRPr="00764718" w:rsidRDefault="00764718" w:rsidP="00764718">
      <w:pPr>
        <w:pStyle w:val="EndNoteBibliography"/>
      </w:pPr>
      <w:r w:rsidRPr="00764718">
        <w:t>Keane TM, Wong K, Adams DJ, Flint J, Reymond A, Yalcin B. 2014. Identification of structural variation in mouse genomes. Front Genet 5:192.</w:t>
      </w:r>
    </w:p>
    <w:p w14:paraId="1CAA2951" w14:textId="77777777" w:rsidR="00764718" w:rsidRPr="00764718" w:rsidRDefault="00764718" w:rsidP="00764718">
      <w:pPr>
        <w:pStyle w:val="EndNoteBibliography"/>
        <w:spacing w:after="0"/>
      </w:pPr>
    </w:p>
    <w:p w14:paraId="157C84AB" w14:textId="77777777" w:rsidR="00764718" w:rsidRPr="00764718" w:rsidRDefault="00764718" w:rsidP="00764718">
      <w:pPr>
        <w:pStyle w:val="EndNoteBibliography"/>
      </w:pPr>
      <w:r w:rsidRPr="00764718">
        <w:t>Kimura Y, Hawkins MT, McDonough MM, Jacobs LL, Flynn LJ. 2015. Corrected placement of Mus-Rattus fossil calibration forces precision in the molecular tree of rodents. Sci Rep 5:14444.</w:t>
      </w:r>
    </w:p>
    <w:p w14:paraId="733D0BDC" w14:textId="77777777" w:rsidR="00764718" w:rsidRPr="00764718" w:rsidRDefault="00764718" w:rsidP="00764718">
      <w:pPr>
        <w:pStyle w:val="EndNoteBibliography"/>
        <w:spacing w:after="0"/>
      </w:pPr>
    </w:p>
    <w:p w14:paraId="70BD0552" w14:textId="77777777" w:rsidR="00764718" w:rsidRPr="00764718" w:rsidRDefault="00764718" w:rsidP="00764718">
      <w:pPr>
        <w:pStyle w:val="EndNoteBibliography"/>
      </w:pPr>
      <w:r w:rsidRPr="00764718">
        <w:t>Kimura Y, Jacobs LL, Cerling TE, Uno KT, Ferguson KM, Flynn LJ, Patnaik R. 2013. Fossil mice and rats show isotopic evidence of niche partitioning and change in dental ecomorphology related to dietary shift in Late Miocene of Pakistan. PLoS One 8:e69308.</w:t>
      </w:r>
    </w:p>
    <w:p w14:paraId="7CF9BA8E" w14:textId="77777777" w:rsidR="00764718" w:rsidRPr="00764718" w:rsidRDefault="00764718" w:rsidP="00764718">
      <w:pPr>
        <w:pStyle w:val="EndNoteBibliography"/>
        <w:spacing w:after="0"/>
      </w:pPr>
    </w:p>
    <w:p w14:paraId="5C3A264E" w14:textId="77777777" w:rsidR="00764718" w:rsidRPr="00764718" w:rsidRDefault="00764718" w:rsidP="00764718">
      <w:pPr>
        <w:pStyle w:val="EndNoteBibliography"/>
      </w:pPr>
      <w:r w:rsidRPr="00764718">
        <w:t>Kong A, Gudbjartsson DF, Sainz J, Jonsdottir GM, Gudjonsson SA, Richardsson B, Sigurdardottir S, Barnard J, Hallbeck B, Masson G, et al. 2002. A high-resolution recombination map of the human genome. Nat Genet 31:241-247.</w:t>
      </w:r>
    </w:p>
    <w:p w14:paraId="4CAA9FEE" w14:textId="77777777" w:rsidR="00764718" w:rsidRPr="00764718" w:rsidRDefault="00764718" w:rsidP="00764718">
      <w:pPr>
        <w:pStyle w:val="EndNoteBibliography"/>
        <w:spacing w:after="0"/>
      </w:pPr>
    </w:p>
    <w:p w14:paraId="77DE3B55" w14:textId="77777777" w:rsidR="00764718" w:rsidRPr="00764718" w:rsidRDefault="00764718" w:rsidP="00764718">
      <w:pPr>
        <w:pStyle w:val="EndNoteBibliography"/>
      </w:pPr>
      <w:r w:rsidRPr="00764718">
        <w:t>Kowalczyk A, Meyer WK, Partha R, Mao W, Clark NL, Chikina M. 2019. RERconverge: an R package for associating evolutionary rates with convergent traits. Bioinformatics 35:4815-4817.</w:t>
      </w:r>
    </w:p>
    <w:p w14:paraId="7A85A7BC" w14:textId="77777777" w:rsidR="00764718" w:rsidRPr="00764718" w:rsidRDefault="00764718" w:rsidP="00764718">
      <w:pPr>
        <w:pStyle w:val="EndNoteBibliography"/>
        <w:spacing w:after="0"/>
      </w:pPr>
    </w:p>
    <w:p w14:paraId="5E73C654" w14:textId="77777777" w:rsidR="00764718" w:rsidRPr="00764718" w:rsidRDefault="00764718" w:rsidP="00764718">
      <w:pPr>
        <w:pStyle w:val="EndNoteBibliography"/>
      </w:pPr>
      <w:r w:rsidRPr="00764718">
        <w:t>Kulathinal RJ, Stevison LS, Noor MA. 2009. The genomics of speciation in Drosophila: diversity, divergence, and introgression estimated using low-coverage genome sequencing. PLoS Genet 5:e1000550.</w:t>
      </w:r>
    </w:p>
    <w:p w14:paraId="1848A0FF" w14:textId="77777777" w:rsidR="00764718" w:rsidRPr="00764718" w:rsidRDefault="00764718" w:rsidP="00764718">
      <w:pPr>
        <w:pStyle w:val="EndNoteBibliography"/>
        <w:spacing w:after="0"/>
      </w:pPr>
    </w:p>
    <w:p w14:paraId="6ECB5E6B" w14:textId="77777777" w:rsidR="00764718" w:rsidRPr="00764718" w:rsidRDefault="00764718" w:rsidP="00764718">
      <w:pPr>
        <w:pStyle w:val="EndNoteBibliography"/>
      </w:pPr>
      <w:r w:rsidRPr="00764718">
        <w:t>Kumon T, Ma J, Akins RB, Stefanik D, Nordgren CE, Kim J, Levine MT, Lampson MA. 2021. Parallel pathways for recruiting effector proteins determine centromere drive and suppression. Cell 184:4904-4918 e4911.</w:t>
      </w:r>
    </w:p>
    <w:p w14:paraId="069A8DF3" w14:textId="77777777" w:rsidR="00764718" w:rsidRPr="00764718" w:rsidRDefault="00764718" w:rsidP="00764718">
      <w:pPr>
        <w:pStyle w:val="EndNoteBibliography"/>
        <w:spacing w:after="0"/>
      </w:pPr>
    </w:p>
    <w:p w14:paraId="74FFB1FE" w14:textId="4753F6CA" w:rsidR="00764718" w:rsidRPr="00764718" w:rsidRDefault="00764718" w:rsidP="00764718">
      <w:pPr>
        <w:pStyle w:val="EndNoteBibliography"/>
      </w:pPr>
      <w:r w:rsidRPr="00764718">
        <w:t xml:space="preserve">Calculating and interpreting gene- and site-concordance factors in phylogenomics [Internet]. The Lanfear Lab @ ANU2018 September 20, 2021]. Available from: </w:t>
      </w:r>
      <w:hyperlink r:id="rId22" w:history="1">
        <w:r w:rsidRPr="00764718">
          <w:rPr>
            <w:rStyle w:val="Hyperlink"/>
          </w:rPr>
          <w:t>http://www.robertlanfear.com/blog/files/concordance_factors.html</w:t>
        </w:r>
      </w:hyperlink>
    </w:p>
    <w:p w14:paraId="3F0E2A96" w14:textId="77777777" w:rsidR="00764718" w:rsidRPr="00764718" w:rsidRDefault="00764718" w:rsidP="00764718">
      <w:pPr>
        <w:pStyle w:val="EndNoteBibliography"/>
        <w:spacing w:after="0"/>
      </w:pPr>
    </w:p>
    <w:p w14:paraId="2290BE2A" w14:textId="77777777" w:rsidR="00764718" w:rsidRPr="00764718" w:rsidRDefault="00764718" w:rsidP="00764718">
      <w:pPr>
        <w:pStyle w:val="EndNoteBibliography"/>
      </w:pPr>
      <w:r w:rsidRPr="00764718">
        <w:t>Lecompte E, Aplin K, Denys C, Catzeflis F, Chades M, Chevret P. 2008. Phylogeny and biogeography of African Murinae based on mitochondrial and nuclear gene sequences, with a new tribal classification of the subfamily. BMC Evol Biol 8:199.</w:t>
      </w:r>
    </w:p>
    <w:p w14:paraId="0640F6DF" w14:textId="77777777" w:rsidR="00764718" w:rsidRPr="00764718" w:rsidRDefault="00764718" w:rsidP="00764718">
      <w:pPr>
        <w:pStyle w:val="EndNoteBibliography"/>
        <w:spacing w:after="0"/>
      </w:pPr>
    </w:p>
    <w:p w14:paraId="3A4D0C18" w14:textId="77777777" w:rsidR="00764718" w:rsidRPr="00764718" w:rsidRDefault="00764718" w:rsidP="00764718">
      <w:pPr>
        <w:pStyle w:val="EndNoteBibliography"/>
      </w:pPr>
      <w:r w:rsidRPr="00764718">
        <w:t>Lewontin RC, Birch LC. 1966. Hybridization as a Source of Variation for Adaptation to New Environments. Evolution 20:315-336.</w:t>
      </w:r>
    </w:p>
    <w:p w14:paraId="7C1D443B" w14:textId="77777777" w:rsidR="00764718" w:rsidRPr="00764718" w:rsidRDefault="00764718" w:rsidP="00764718">
      <w:pPr>
        <w:pStyle w:val="EndNoteBibliography"/>
        <w:spacing w:after="0"/>
      </w:pPr>
    </w:p>
    <w:p w14:paraId="215E69C0" w14:textId="77777777" w:rsidR="00764718" w:rsidRPr="00764718" w:rsidRDefault="00764718" w:rsidP="00764718">
      <w:pPr>
        <w:pStyle w:val="EndNoteBibliography"/>
      </w:pPr>
      <w:r w:rsidRPr="00764718">
        <w:t>Li H. 2013. Aligning sequence reads, clone sequences and assembly contigs with BWA-MEM. arXiv preprint arXiv:1303.3997.</w:t>
      </w:r>
    </w:p>
    <w:p w14:paraId="60B0527F" w14:textId="77777777" w:rsidR="00764718" w:rsidRPr="00764718" w:rsidRDefault="00764718" w:rsidP="00764718">
      <w:pPr>
        <w:pStyle w:val="EndNoteBibliography"/>
        <w:spacing w:after="0"/>
      </w:pPr>
    </w:p>
    <w:p w14:paraId="7918859B" w14:textId="77777777" w:rsidR="00764718" w:rsidRPr="00764718" w:rsidRDefault="00764718" w:rsidP="00764718">
      <w:pPr>
        <w:pStyle w:val="EndNoteBibliography"/>
      </w:pPr>
      <w:r w:rsidRPr="00764718">
        <w:t>Li H. 2018. Minimap2: pairwise alignment for nucleotide sequences. Bioinformatics 34:3094-3100.</w:t>
      </w:r>
    </w:p>
    <w:p w14:paraId="4070FCAF" w14:textId="77777777" w:rsidR="00764718" w:rsidRPr="00764718" w:rsidRDefault="00764718" w:rsidP="00764718">
      <w:pPr>
        <w:pStyle w:val="EndNoteBibliography"/>
        <w:spacing w:after="0"/>
      </w:pPr>
    </w:p>
    <w:p w14:paraId="2ABAEC55" w14:textId="77777777" w:rsidR="00764718" w:rsidRPr="00764718" w:rsidRDefault="00764718" w:rsidP="00764718">
      <w:pPr>
        <w:pStyle w:val="EndNoteBibliography"/>
      </w:pPr>
      <w:r w:rsidRPr="00764718">
        <w:t>Liu X, Wei F, Li M, Jiang X, Feng Z, Hu J. 2004. Molecular phylogeny and taxonomy of wood mice (genus Apodemus Kaup, 1829) based on complete mtDNA cytochrome b sequences, with emphasis on Chinese species. Mol Phylogenet Evol 33:1-15.</w:t>
      </w:r>
    </w:p>
    <w:p w14:paraId="5DEE4E96" w14:textId="77777777" w:rsidR="00764718" w:rsidRPr="00764718" w:rsidRDefault="00764718" w:rsidP="00764718">
      <w:pPr>
        <w:pStyle w:val="EndNoteBibliography"/>
        <w:spacing w:after="0"/>
      </w:pPr>
    </w:p>
    <w:p w14:paraId="4F683B68" w14:textId="77777777" w:rsidR="00764718" w:rsidRPr="00764718" w:rsidRDefault="00764718" w:rsidP="00764718">
      <w:pPr>
        <w:pStyle w:val="EndNoteBibliography"/>
      </w:pPr>
      <w:r w:rsidRPr="00764718">
        <w:t>Lopes F, Oliveira LR, Kessler A, Beux Y, Crespo E, Cardenas-Alayza S, Majluf P, Sepulveda M, Brownell RL, Franco-Trecu V, et al. 2021. Phylogenomic Discordance in the Eared Seals is best explained by Incomplete Lineage Sorting following Explosive Radiation in the Southern Hemisphere. Syst Biol 70:786-802.</w:t>
      </w:r>
    </w:p>
    <w:p w14:paraId="7D6F75E8" w14:textId="77777777" w:rsidR="00764718" w:rsidRPr="00764718" w:rsidRDefault="00764718" w:rsidP="00764718">
      <w:pPr>
        <w:pStyle w:val="EndNoteBibliography"/>
        <w:spacing w:after="0"/>
      </w:pPr>
    </w:p>
    <w:p w14:paraId="5D0C2C61" w14:textId="77777777" w:rsidR="00764718" w:rsidRPr="00764718" w:rsidRDefault="00764718" w:rsidP="00764718">
      <w:pPr>
        <w:pStyle w:val="EndNoteBibliography"/>
      </w:pPr>
      <w:r w:rsidRPr="00764718">
        <w:t>Lundrigan BL, Jansa SA, Tucker PK. 2002. Phylogenetic relationships in the genus mus, based on paternally, maternally, and biparentally inherited characters. Syst Biol 51:410-431.</w:t>
      </w:r>
    </w:p>
    <w:p w14:paraId="640450D5" w14:textId="77777777" w:rsidR="00764718" w:rsidRPr="00764718" w:rsidRDefault="00764718" w:rsidP="00764718">
      <w:pPr>
        <w:pStyle w:val="EndNoteBibliography"/>
        <w:spacing w:after="0"/>
      </w:pPr>
    </w:p>
    <w:p w14:paraId="08653BDC" w14:textId="77777777" w:rsidR="00764718" w:rsidRPr="00764718" w:rsidRDefault="00764718" w:rsidP="00764718">
      <w:pPr>
        <w:pStyle w:val="EndNoteBibliography"/>
      </w:pPr>
      <w:r w:rsidRPr="00764718">
        <w:t>Maddison WP. 1997. Gene Trees in Species Trees. Systematic Biology 46:523-536.</w:t>
      </w:r>
    </w:p>
    <w:p w14:paraId="1D97F047" w14:textId="77777777" w:rsidR="00764718" w:rsidRPr="00764718" w:rsidRDefault="00764718" w:rsidP="00764718">
      <w:pPr>
        <w:pStyle w:val="EndNoteBibliography"/>
        <w:spacing w:after="0"/>
      </w:pPr>
    </w:p>
    <w:p w14:paraId="4997FB26" w14:textId="77777777" w:rsidR="00764718" w:rsidRPr="00764718" w:rsidRDefault="00764718" w:rsidP="00764718">
      <w:pPr>
        <w:pStyle w:val="EndNoteBibliography"/>
      </w:pPr>
      <w:r w:rsidRPr="00764718">
        <w:t>Martin Y, Gerlach G, Schlotterer C, Meyer A. 2000. Molecular phylogeny of European muroid rodents based on complete cytochrome b sequences. Mol Phylogenet Evol 16:37-47.</w:t>
      </w:r>
    </w:p>
    <w:p w14:paraId="75E19E2F" w14:textId="77777777" w:rsidR="00764718" w:rsidRPr="00764718" w:rsidRDefault="00764718" w:rsidP="00764718">
      <w:pPr>
        <w:pStyle w:val="EndNoteBibliography"/>
        <w:spacing w:after="0"/>
      </w:pPr>
    </w:p>
    <w:p w14:paraId="6C22EA18" w14:textId="77777777" w:rsidR="00764718" w:rsidRPr="00764718" w:rsidRDefault="00764718" w:rsidP="00764718">
      <w:pPr>
        <w:pStyle w:val="EndNoteBibliography"/>
      </w:pPr>
      <w:r w:rsidRPr="00764718">
        <w:t>McKenzie PF, Eaton DAR. 2020. The Multispecies Coalescent in Space and Time. bioRxiv:2020.2008.2002.233395.</w:t>
      </w:r>
    </w:p>
    <w:p w14:paraId="27164DF9" w14:textId="77777777" w:rsidR="00764718" w:rsidRPr="00764718" w:rsidRDefault="00764718" w:rsidP="00764718">
      <w:pPr>
        <w:pStyle w:val="EndNoteBibliography"/>
        <w:spacing w:after="0"/>
      </w:pPr>
    </w:p>
    <w:p w14:paraId="013DA6A4" w14:textId="77777777" w:rsidR="00764718" w:rsidRPr="00764718" w:rsidRDefault="00764718" w:rsidP="00764718">
      <w:pPr>
        <w:pStyle w:val="EndNoteBibliography"/>
      </w:pPr>
      <w:r w:rsidRPr="00764718">
        <w:t>Mendes FK, Fuentes-Gonzalez JA, Schraiber JG, Hahn MW. 2018. A multispecies coalescent model for quantitative traits. Elife 7:e36482.</w:t>
      </w:r>
    </w:p>
    <w:p w14:paraId="58E4F711" w14:textId="77777777" w:rsidR="00764718" w:rsidRPr="00764718" w:rsidRDefault="00764718" w:rsidP="00764718">
      <w:pPr>
        <w:pStyle w:val="EndNoteBibliography"/>
        <w:spacing w:after="0"/>
      </w:pPr>
    </w:p>
    <w:p w14:paraId="587E7180" w14:textId="77777777" w:rsidR="00764718" w:rsidRPr="00764718" w:rsidRDefault="00764718" w:rsidP="00764718">
      <w:pPr>
        <w:pStyle w:val="EndNoteBibliography"/>
      </w:pPr>
      <w:r w:rsidRPr="00764718">
        <w:t>Mendes FK, Hahn MW. 2016. Gene Tree Discordance Causes Apparent Substitution Rate Variation. Syst Biol 65:711-721.</w:t>
      </w:r>
    </w:p>
    <w:p w14:paraId="5DC55811" w14:textId="77777777" w:rsidR="00764718" w:rsidRPr="00764718" w:rsidRDefault="00764718" w:rsidP="00764718">
      <w:pPr>
        <w:pStyle w:val="EndNoteBibliography"/>
        <w:spacing w:after="0"/>
      </w:pPr>
    </w:p>
    <w:p w14:paraId="5D2C4B0B" w14:textId="77777777" w:rsidR="00764718" w:rsidRPr="00764718" w:rsidRDefault="00764718" w:rsidP="00764718">
      <w:pPr>
        <w:pStyle w:val="EndNoteBibliography"/>
      </w:pPr>
      <w:r w:rsidRPr="00764718">
        <w:t>Mendes FK, Hahn Y, Hahn MW. 2016. Gene Tree Discordance Can Generate Patterns of Diminishing Convergence over Time. Mol Biol Evol 33:3299-3307.</w:t>
      </w:r>
    </w:p>
    <w:p w14:paraId="67DDF8FD" w14:textId="77777777" w:rsidR="00764718" w:rsidRPr="00764718" w:rsidRDefault="00764718" w:rsidP="00764718">
      <w:pPr>
        <w:pStyle w:val="EndNoteBibliography"/>
        <w:spacing w:after="0"/>
      </w:pPr>
    </w:p>
    <w:p w14:paraId="0F3A0D46" w14:textId="77777777" w:rsidR="00764718" w:rsidRPr="00764718" w:rsidRDefault="00764718" w:rsidP="00764718">
      <w:pPr>
        <w:pStyle w:val="EndNoteBibliography"/>
      </w:pPr>
      <w:r w:rsidRPr="00764718">
        <w:t>Mendes FK, Livera AP, Hahn MW. 2019. The perils of intralocus recombination for inferences of molecular convergence. Philos Trans R Soc Lond B Biol Sci 374:20180244.</w:t>
      </w:r>
    </w:p>
    <w:p w14:paraId="69619E80" w14:textId="77777777" w:rsidR="00764718" w:rsidRPr="00764718" w:rsidRDefault="00764718" w:rsidP="00764718">
      <w:pPr>
        <w:pStyle w:val="EndNoteBibliography"/>
        <w:spacing w:after="0"/>
      </w:pPr>
    </w:p>
    <w:p w14:paraId="2673B249" w14:textId="77777777" w:rsidR="00764718" w:rsidRPr="00764718" w:rsidRDefault="00764718" w:rsidP="00764718">
      <w:pPr>
        <w:pStyle w:val="EndNoteBibliography"/>
      </w:pPr>
      <w:r w:rsidRPr="00764718">
        <w:t xml:space="preserve">Mikula O, Nicolas V, Šumbera R, Konečný A, Denys C, Verheyen E, Bryjová A, Lemmon AR, Lemmon EM, Bryja J. 2021. Nuclear phylogenomics, but not mitogenomics, resolves the most successful Late Miocene </w:t>
      </w:r>
      <w:r w:rsidRPr="00764718">
        <w:lastRenderedPageBreak/>
        <w:t>radiation of African mammals (Rodentia: Muridae: Arvicanthini). Molecular Phylogenetics and Evolution 157:107069.</w:t>
      </w:r>
    </w:p>
    <w:p w14:paraId="60F681E1" w14:textId="77777777" w:rsidR="00764718" w:rsidRPr="00764718" w:rsidRDefault="00764718" w:rsidP="00764718">
      <w:pPr>
        <w:pStyle w:val="EndNoteBibliography"/>
        <w:spacing w:after="0"/>
      </w:pPr>
    </w:p>
    <w:p w14:paraId="47721ADA" w14:textId="77777777" w:rsidR="00764718" w:rsidRPr="00764718" w:rsidRDefault="00764718" w:rsidP="00764718">
      <w:pPr>
        <w:pStyle w:val="EndNoteBibliography"/>
      </w:pPr>
      <w:r w:rsidRPr="00764718">
        <w:t>Minh BQ, Hahn MW, Lanfear R. 2020. New Methods to Calculate Concordance Factors for Phylogenomic Datasets. Mol Biol Evol 37:2727-2733.</w:t>
      </w:r>
    </w:p>
    <w:p w14:paraId="7A00D036" w14:textId="77777777" w:rsidR="00764718" w:rsidRPr="00764718" w:rsidRDefault="00764718" w:rsidP="00764718">
      <w:pPr>
        <w:pStyle w:val="EndNoteBibliography"/>
        <w:spacing w:after="0"/>
      </w:pPr>
    </w:p>
    <w:p w14:paraId="707BA5B0" w14:textId="77777777" w:rsidR="00764718" w:rsidRPr="00764718" w:rsidRDefault="00764718" w:rsidP="00764718">
      <w:pPr>
        <w:pStyle w:val="EndNoteBibliography"/>
      </w:pPr>
      <w:r w:rsidRPr="00764718">
        <w:t>Minh BQ, Schmidt HA, Chernomor O, Schrempf D, Woodhams MD, von Haeseler A, Lanfear R. 2020. IQ-TREE 2: New Models and Efficient Methods for Phylogenetic Inference in the Genomic Era. Mol Biol Evol 37:1530-1534.</w:t>
      </w:r>
    </w:p>
    <w:p w14:paraId="01979118" w14:textId="77777777" w:rsidR="00764718" w:rsidRPr="00764718" w:rsidRDefault="00764718" w:rsidP="00764718">
      <w:pPr>
        <w:pStyle w:val="EndNoteBibliography"/>
        <w:spacing w:after="0"/>
      </w:pPr>
    </w:p>
    <w:p w14:paraId="22B1F1A5" w14:textId="77777777" w:rsidR="00764718" w:rsidRPr="00764718" w:rsidRDefault="00764718" w:rsidP="00764718">
      <w:pPr>
        <w:pStyle w:val="EndNoteBibliography"/>
      </w:pPr>
      <w:r w:rsidRPr="00764718">
        <w:t>Mölder F, Jablonski KP, Letcher B, Hall MB, Tomkins-Tinch CH, Sochat V, Forster J, Lee S, Twardziok SO, Kanitz A, et al. 2021. Sustainable data analysis with Snakemake. F1000Res 10:33.</w:t>
      </w:r>
    </w:p>
    <w:p w14:paraId="76CC3FD2" w14:textId="77777777" w:rsidR="00764718" w:rsidRPr="00764718" w:rsidRDefault="00764718" w:rsidP="00764718">
      <w:pPr>
        <w:pStyle w:val="EndNoteBibliography"/>
        <w:spacing w:after="0"/>
      </w:pPr>
    </w:p>
    <w:p w14:paraId="0580189B" w14:textId="77777777" w:rsidR="00764718" w:rsidRPr="00764718" w:rsidRDefault="00764718" w:rsidP="00764718">
      <w:pPr>
        <w:pStyle w:val="EndNoteBibliography"/>
      </w:pPr>
      <w:r w:rsidRPr="00764718">
        <w:t>Moore EC, Thomas GWC, Mortimer S, Kopania EEK, Hunnicutt KE, Clare-Salzler ZJ, Larson EL, Good JM. 2022. The Evolution of Widespread Recombination Suppression on the Dwarf Hamster (Phodopus) X Chromosome. Genome Biol Evol 14:evac080.</w:t>
      </w:r>
    </w:p>
    <w:p w14:paraId="19714D85" w14:textId="77777777" w:rsidR="00764718" w:rsidRPr="00764718" w:rsidRDefault="00764718" w:rsidP="00764718">
      <w:pPr>
        <w:pStyle w:val="EndNoteBibliography"/>
        <w:spacing w:after="0"/>
      </w:pPr>
    </w:p>
    <w:p w14:paraId="362EC45C" w14:textId="77777777" w:rsidR="00764718" w:rsidRPr="00764718" w:rsidRDefault="00764718" w:rsidP="00764718">
      <w:pPr>
        <w:pStyle w:val="EndNoteBibliography"/>
      </w:pPr>
      <w:r w:rsidRPr="00764718">
        <w:t>Mouse Genome Sequencing C, Waterston RH, Lindblad-Toh K, Birney E, Rogers J, Abril JF, Agarwal P, Agarwala R, Ainscough R, Alexandersson M, et al. 2002. Initial sequencing and comparative analysis of the mouse genome. Nature 420:520-562.</w:t>
      </w:r>
    </w:p>
    <w:p w14:paraId="3484A0F9" w14:textId="77777777" w:rsidR="00764718" w:rsidRPr="00764718" w:rsidRDefault="00764718" w:rsidP="00764718">
      <w:pPr>
        <w:pStyle w:val="EndNoteBibliography"/>
        <w:spacing w:after="0"/>
      </w:pPr>
    </w:p>
    <w:p w14:paraId="057E39FD" w14:textId="77777777" w:rsidR="00764718" w:rsidRPr="00764718" w:rsidRDefault="00764718" w:rsidP="00764718">
      <w:pPr>
        <w:pStyle w:val="EndNoteBibliography"/>
      </w:pPr>
      <w:r w:rsidRPr="00764718">
        <w:t>Murrell B, Weaver S, Smith MD, Wertheim JO, Murrell S, Aylward A, Eren K, Pollner T, Martin DP, Smith DM, et al. 2015. Gene-wide identification of episodic selection. Mol Biol Evol 32:1365-1371.</w:t>
      </w:r>
    </w:p>
    <w:p w14:paraId="06FC71A4" w14:textId="77777777" w:rsidR="00764718" w:rsidRPr="00764718" w:rsidRDefault="00764718" w:rsidP="00764718">
      <w:pPr>
        <w:pStyle w:val="EndNoteBibliography"/>
        <w:spacing w:after="0"/>
      </w:pPr>
    </w:p>
    <w:p w14:paraId="2AB42F89" w14:textId="77777777" w:rsidR="00764718" w:rsidRPr="00764718" w:rsidRDefault="00764718" w:rsidP="00764718">
      <w:pPr>
        <w:pStyle w:val="EndNoteBibliography"/>
      </w:pPr>
      <w:r w:rsidRPr="00764718">
        <w:t>Nilsson P, Solbakken MH, Schmid BV, Orr RJS, Lv R, Cui Y, Song Y, Zhang Y, Baalsrud HT, Torresen OK, et al. 2020. The Genome of the Great Gerbil Reveals Species-Specific Duplication of an MHCII Gene. Genome Biol Evol 12:3832-3849.</w:t>
      </w:r>
    </w:p>
    <w:p w14:paraId="07B9EEA9" w14:textId="77777777" w:rsidR="00764718" w:rsidRPr="00764718" w:rsidRDefault="00764718" w:rsidP="00764718">
      <w:pPr>
        <w:pStyle w:val="EndNoteBibliography"/>
        <w:spacing w:after="0"/>
      </w:pPr>
    </w:p>
    <w:p w14:paraId="45901CB0" w14:textId="77777777" w:rsidR="00764718" w:rsidRPr="00764718" w:rsidRDefault="00764718" w:rsidP="00764718">
      <w:pPr>
        <w:pStyle w:val="EndNoteBibliography"/>
      </w:pPr>
      <w:r w:rsidRPr="00764718">
        <w:t>Pagès M, Fabre P-H, Chaval Y, Mortelliti A, Nicolas V, Wells K, Michaux JR, Lazzari V. 2016. Molecular phylogeny of South-East Asian arboreal murine rodents. Zoologica Scripta 45:349-364.</w:t>
      </w:r>
    </w:p>
    <w:p w14:paraId="32EE2ABA" w14:textId="77777777" w:rsidR="00764718" w:rsidRPr="00764718" w:rsidRDefault="00764718" w:rsidP="00764718">
      <w:pPr>
        <w:pStyle w:val="EndNoteBibliography"/>
        <w:spacing w:after="0"/>
      </w:pPr>
    </w:p>
    <w:p w14:paraId="21FF48E8" w14:textId="77777777" w:rsidR="00764718" w:rsidRPr="00764718" w:rsidRDefault="00764718" w:rsidP="00764718">
      <w:pPr>
        <w:pStyle w:val="EndNoteBibliography"/>
      </w:pPr>
      <w:r w:rsidRPr="00764718">
        <w:t>Pamilo P, Nei M. 1988. Relationships between gene trees and species trees. Mol Biol Evol 5:568-583.</w:t>
      </w:r>
    </w:p>
    <w:p w14:paraId="6C611C57" w14:textId="77777777" w:rsidR="00764718" w:rsidRPr="00764718" w:rsidRDefault="00764718" w:rsidP="00764718">
      <w:pPr>
        <w:pStyle w:val="EndNoteBibliography"/>
        <w:spacing w:after="0"/>
      </w:pPr>
    </w:p>
    <w:p w14:paraId="7B9D9D80" w14:textId="77777777" w:rsidR="00764718" w:rsidRPr="00764718" w:rsidRDefault="00764718" w:rsidP="00764718">
      <w:pPr>
        <w:pStyle w:val="EndNoteBibliography"/>
      </w:pPr>
      <w:r w:rsidRPr="00764718">
        <w:t>Paradis E, Schliep K. 2019. ape 5.0: an environment for modern phylogenetics and evolutionary analyses in R. Bioinformatics 35:526-528.</w:t>
      </w:r>
    </w:p>
    <w:p w14:paraId="4CC2D5CA" w14:textId="77777777" w:rsidR="00764718" w:rsidRPr="00764718" w:rsidRDefault="00764718" w:rsidP="00764718">
      <w:pPr>
        <w:pStyle w:val="EndNoteBibliography"/>
        <w:spacing w:after="0"/>
      </w:pPr>
    </w:p>
    <w:p w14:paraId="7F7EACEA" w14:textId="77777777" w:rsidR="00764718" w:rsidRPr="00764718" w:rsidRDefault="00764718" w:rsidP="00764718">
      <w:pPr>
        <w:pStyle w:val="EndNoteBibliography"/>
      </w:pPr>
      <w:r w:rsidRPr="00764718">
        <w:t>Partha R, Kowalczyk A, Clark NL, Chikina M. 2019. Robust Method for Detecting Convergent Shifts in Evolutionary Rates. Mol Biol Evol 36:1817-1830.</w:t>
      </w:r>
    </w:p>
    <w:p w14:paraId="12E69255" w14:textId="77777777" w:rsidR="00764718" w:rsidRPr="00764718" w:rsidRDefault="00764718" w:rsidP="00764718">
      <w:pPr>
        <w:pStyle w:val="EndNoteBibliography"/>
        <w:spacing w:after="0"/>
      </w:pPr>
    </w:p>
    <w:p w14:paraId="37ED70B0" w14:textId="77777777" w:rsidR="00764718" w:rsidRPr="00764718" w:rsidRDefault="00764718" w:rsidP="00764718">
      <w:pPr>
        <w:pStyle w:val="EndNoteBibliography"/>
      </w:pPr>
      <w:r w:rsidRPr="00764718">
        <w:lastRenderedPageBreak/>
        <w:t>Pease JB, Haak DC, Hahn MW, Moyle LC. 2016. Phylogenomics Reveals Three Sources of Adaptive Variation during a Rapid Radiation. PLoS Biol 14:e1002379.</w:t>
      </w:r>
    </w:p>
    <w:p w14:paraId="117B97C5" w14:textId="77777777" w:rsidR="00764718" w:rsidRPr="00764718" w:rsidRDefault="00764718" w:rsidP="00764718">
      <w:pPr>
        <w:pStyle w:val="EndNoteBibliography"/>
        <w:spacing w:after="0"/>
      </w:pPr>
    </w:p>
    <w:p w14:paraId="0E9A1F3E" w14:textId="77777777" w:rsidR="00764718" w:rsidRPr="00764718" w:rsidRDefault="00764718" w:rsidP="00764718">
      <w:pPr>
        <w:pStyle w:val="EndNoteBibliography"/>
      </w:pPr>
      <w:r w:rsidRPr="00764718">
        <w:t>Pease JB, Hahn MW. 2013. More accurate phylogenies inferred from low-recombination regions in the presence of incomplete lineage sorting. Evolution 67:2376-2384.</w:t>
      </w:r>
    </w:p>
    <w:p w14:paraId="17CE613A" w14:textId="77777777" w:rsidR="00764718" w:rsidRPr="00764718" w:rsidRDefault="00764718" w:rsidP="00764718">
      <w:pPr>
        <w:pStyle w:val="EndNoteBibliography"/>
        <w:spacing w:after="0"/>
      </w:pPr>
    </w:p>
    <w:p w14:paraId="0B5815B1" w14:textId="77777777" w:rsidR="00764718" w:rsidRPr="00764718" w:rsidRDefault="00764718" w:rsidP="00764718">
      <w:pPr>
        <w:pStyle w:val="EndNoteBibliography"/>
      </w:pPr>
      <w:r w:rsidRPr="00764718">
        <w:t>Platt RN, 2nd, Vandewege MW, Ray DA. 2018. Mammalian transposable elements and their impacts on genome evolution. Chromosome Res 26:25-43.</w:t>
      </w:r>
    </w:p>
    <w:p w14:paraId="66085046" w14:textId="77777777" w:rsidR="00764718" w:rsidRPr="00764718" w:rsidRDefault="00764718" w:rsidP="00764718">
      <w:pPr>
        <w:pStyle w:val="EndNoteBibliography"/>
        <w:spacing w:after="0"/>
      </w:pPr>
    </w:p>
    <w:p w14:paraId="71960065" w14:textId="77777777" w:rsidR="00764718" w:rsidRPr="00764718" w:rsidRDefault="00764718" w:rsidP="00764718">
      <w:pPr>
        <w:pStyle w:val="EndNoteBibliography"/>
      </w:pPr>
      <w:r w:rsidRPr="00764718">
        <w:t>Pollard KS, Hubisz MJ, Rosenbloom KR, Siepel A. 2010. Detection of nonneutral substitution rates on mammalian phylogenies. Genome Res 20:110-121.</w:t>
      </w:r>
    </w:p>
    <w:p w14:paraId="0E421CA1" w14:textId="77777777" w:rsidR="00764718" w:rsidRPr="00764718" w:rsidRDefault="00764718" w:rsidP="00764718">
      <w:pPr>
        <w:pStyle w:val="EndNoteBibliography"/>
        <w:spacing w:after="0"/>
      </w:pPr>
    </w:p>
    <w:p w14:paraId="53A39676" w14:textId="77777777" w:rsidR="00764718" w:rsidRPr="00764718" w:rsidRDefault="00764718" w:rsidP="00764718">
      <w:pPr>
        <w:pStyle w:val="EndNoteBibliography"/>
      </w:pPr>
      <w:r w:rsidRPr="00764718">
        <w:t>Pond SL, Frost SD, Muse SV. 2005. HyPhy: hypothesis testing using phylogenies. Bioinformatics 21:676-679.</w:t>
      </w:r>
    </w:p>
    <w:p w14:paraId="5AC8E677" w14:textId="77777777" w:rsidR="00764718" w:rsidRPr="00764718" w:rsidRDefault="00764718" w:rsidP="00764718">
      <w:pPr>
        <w:pStyle w:val="EndNoteBibliography"/>
        <w:spacing w:after="0"/>
      </w:pPr>
    </w:p>
    <w:p w14:paraId="7A3EF9AE" w14:textId="77777777" w:rsidR="00764718" w:rsidRPr="00764718" w:rsidRDefault="00764718" w:rsidP="00764718">
      <w:pPr>
        <w:pStyle w:val="EndNoteBibliography"/>
      </w:pPr>
      <w:r w:rsidRPr="00764718">
        <w:t>Poplin R, Ruano-Rubio V, DePristo MA, Fennell TJ, Carneiro MO, Auwera GAVd, Kling DE, Gauthier LD, Levy-Moonshine A, Roazen D, et al. 2018. Scaling accurate genetic variant discovery to tens of thousands of samples. bioRxiv:201178.</w:t>
      </w:r>
    </w:p>
    <w:p w14:paraId="05449DCF" w14:textId="77777777" w:rsidR="00764718" w:rsidRPr="00764718" w:rsidRDefault="00764718" w:rsidP="00764718">
      <w:pPr>
        <w:pStyle w:val="EndNoteBibliography"/>
        <w:spacing w:after="0"/>
      </w:pPr>
    </w:p>
    <w:p w14:paraId="73358B02" w14:textId="77777777" w:rsidR="00764718" w:rsidRPr="00764718" w:rsidRDefault="00764718" w:rsidP="00764718">
      <w:pPr>
        <w:pStyle w:val="EndNoteBibliography"/>
      </w:pPr>
      <w:r w:rsidRPr="00764718">
        <w:t>Ptak SE, Hinds DA, Koehler K, Nickel B, Patil N, Ballinger DG, Przeworski M, Frazer KA, Paabo S. 2005. Fine-scale recombination patterns differ between chimpanzees and humans. Nat Genet 37:429-434.</w:t>
      </w:r>
    </w:p>
    <w:p w14:paraId="19EABBBA" w14:textId="77777777" w:rsidR="00764718" w:rsidRPr="00764718" w:rsidRDefault="00764718" w:rsidP="00764718">
      <w:pPr>
        <w:pStyle w:val="EndNoteBibliography"/>
        <w:spacing w:after="0"/>
      </w:pPr>
    </w:p>
    <w:p w14:paraId="525280BA" w14:textId="77777777" w:rsidR="00764718" w:rsidRPr="00764718" w:rsidRDefault="00764718" w:rsidP="00764718">
      <w:pPr>
        <w:pStyle w:val="EndNoteBibliography"/>
      </w:pPr>
      <w:r w:rsidRPr="00764718">
        <w:t>Quinlan AR, Hall IM. 2010. BEDTools: a flexible suite of utilities for comparing genomic features. Bioinformatics 26:841-842.</w:t>
      </w:r>
    </w:p>
    <w:p w14:paraId="13A394C8" w14:textId="77777777" w:rsidR="00764718" w:rsidRPr="00764718" w:rsidRDefault="00764718" w:rsidP="00764718">
      <w:pPr>
        <w:pStyle w:val="EndNoteBibliography"/>
        <w:spacing w:after="0"/>
      </w:pPr>
    </w:p>
    <w:p w14:paraId="6957EAD5" w14:textId="77777777" w:rsidR="00764718" w:rsidRPr="00764718" w:rsidRDefault="00764718" w:rsidP="00764718">
      <w:pPr>
        <w:pStyle w:val="EndNoteBibliography"/>
      </w:pPr>
      <w:r w:rsidRPr="00764718">
        <w:t>R Core Team. 2021. R: A language and environment for statistical computing. Vienna, Austria.</w:t>
      </w:r>
    </w:p>
    <w:p w14:paraId="58DA41E7" w14:textId="77777777" w:rsidR="00764718" w:rsidRPr="00764718" w:rsidRDefault="00764718" w:rsidP="00764718">
      <w:pPr>
        <w:pStyle w:val="EndNoteBibliography"/>
        <w:spacing w:after="0"/>
      </w:pPr>
    </w:p>
    <w:p w14:paraId="779DDB44" w14:textId="77777777" w:rsidR="00764718" w:rsidRPr="00764718" w:rsidRDefault="00764718" w:rsidP="00764718">
      <w:pPr>
        <w:pStyle w:val="EndNoteBibliography"/>
      </w:pPr>
      <w:r w:rsidRPr="00764718">
        <w:t>Ranwez V, Douzery EJP, Cambon C, Chantret N, Delsuc F. 2018. MACSE v2: Toolkit for the Alignment of Coding Sequences Accounting for Frameshifts and Stop Codons. Mol Biol Evol 35:2582-2584.</w:t>
      </w:r>
    </w:p>
    <w:p w14:paraId="3BC6D6C6" w14:textId="77777777" w:rsidR="00764718" w:rsidRPr="00764718" w:rsidRDefault="00764718" w:rsidP="00764718">
      <w:pPr>
        <w:pStyle w:val="EndNoteBibliography"/>
        <w:spacing w:after="0"/>
      </w:pPr>
    </w:p>
    <w:p w14:paraId="2DC47642" w14:textId="77777777" w:rsidR="00764718" w:rsidRPr="00764718" w:rsidRDefault="00764718" w:rsidP="00764718">
      <w:pPr>
        <w:pStyle w:val="EndNoteBibliography"/>
      </w:pPr>
      <w:r w:rsidRPr="00764718">
        <w:t>Revell LJ. 2012. phytools: an R package for phylogenetic comparative biology (and other things). Methods in Ecology and Evolution 3:217-223.</w:t>
      </w:r>
    </w:p>
    <w:p w14:paraId="54D609E0" w14:textId="77777777" w:rsidR="00764718" w:rsidRPr="00764718" w:rsidRDefault="00764718" w:rsidP="00764718">
      <w:pPr>
        <w:pStyle w:val="EndNoteBibliography"/>
        <w:spacing w:after="0"/>
      </w:pPr>
    </w:p>
    <w:p w14:paraId="4F562CE8" w14:textId="77777777" w:rsidR="00764718" w:rsidRPr="00764718" w:rsidRDefault="00764718" w:rsidP="00764718">
      <w:pPr>
        <w:pStyle w:val="EndNoteBibliography"/>
      </w:pPr>
      <w:r w:rsidRPr="00764718">
        <w:t>Rivas-Gonzalez I, Rousselle M, Li F, Zhou L, Dutheil JY, Munch K, Shao Y, Wu D, Schierup MH, Zhang G. 2023. Pervasive incomplete lineage sorting illuminates speciation and selection in primates. Science 380:eabn4409.</w:t>
      </w:r>
    </w:p>
    <w:p w14:paraId="4BCAF3DA" w14:textId="77777777" w:rsidR="00764718" w:rsidRPr="00764718" w:rsidRDefault="00764718" w:rsidP="00764718">
      <w:pPr>
        <w:pStyle w:val="EndNoteBibliography"/>
        <w:spacing w:after="0"/>
      </w:pPr>
    </w:p>
    <w:p w14:paraId="11B2BC28" w14:textId="77777777" w:rsidR="00764718" w:rsidRPr="00764718" w:rsidRDefault="00764718" w:rsidP="00764718">
      <w:pPr>
        <w:pStyle w:val="EndNoteBibliography"/>
      </w:pPr>
      <w:r w:rsidRPr="00764718">
        <w:t>Robinson DF, Foulds LR. 1981. Comparison of phylogenetic trees. Mathematical Biosciences 53:131-147.</w:t>
      </w:r>
    </w:p>
    <w:p w14:paraId="55E99E73" w14:textId="77777777" w:rsidR="00764718" w:rsidRPr="00764718" w:rsidRDefault="00764718" w:rsidP="00764718">
      <w:pPr>
        <w:pStyle w:val="EndNoteBibliography"/>
        <w:spacing w:after="0"/>
      </w:pPr>
    </w:p>
    <w:p w14:paraId="3C882AF8" w14:textId="77777777" w:rsidR="00764718" w:rsidRPr="00764718" w:rsidRDefault="00764718" w:rsidP="00764718">
      <w:pPr>
        <w:pStyle w:val="EndNoteBibliography"/>
      </w:pPr>
      <w:r w:rsidRPr="00764718">
        <w:t>Robinson DF, Foulds LR editors.; 1979 Berlin, Heidelberg.</w:t>
      </w:r>
    </w:p>
    <w:p w14:paraId="495A5A4B" w14:textId="77777777" w:rsidR="00764718" w:rsidRPr="00764718" w:rsidRDefault="00764718" w:rsidP="00764718">
      <w:pPr>
        <w:pStyle w:val="EndNoteBibliography"/>
        <w:spacing w:after="0"/>
      </w:pPr>
    </w:p>
    <w:p w14:paraId="79D9546F" w14:textId="77777777" w:rsidR="00764718" w:rsidRPr="00764718" w:rsidRDefault="00764718" w:rsidP="00764718">
      <w:pPr>
        <w:pStyle w:val="EndNoteBibliography"/>
      </w:pPr>
      <w:r w:rsidRPr="00764718">
        <w:t>Romanenko SA, Perelman PL, Trifonov VA, Graphodatsky AS. 2012. Chromosomal evolution in Rodentia. Heredity (Edinb) 108:4-16.</w:t>
      </w:r>
    </w:p>
    <w:p w14:paraId="2694CF69" w14:textId="77777777" w:rsidR="00764718" w:rsidRPr="00764718" w:rsidRDefault="00764718" w:rsidP="00764718">
      <w:pPr>
        <w:pStyle w:val="EndNoteBibliography"/>
        <w:spacing w:after="0"/>
      </w:pPr>
    </w:p>
    <w:p w14:paraId="36C36C97" w14:textId="77777777" w:rsidR="00764718" w:rsidRPr="00764718" w:rsidRDefault="00764718" w:rsidP="00764718">
      <w:pPr>
        <w:pStyle w:val="EndNoteBibliography"/>
      </w:pPr>
      <w:r w:rsidRPr="00764718">
        <w:t>Rosenberg NA. 2002. The probability of topological concordance of gene trees and species trees. Theor Popul Biol 61:225-247.</w:t>
      </w:r>
    </w:p>
    <w:p w14:paraId="1130CBEE" w14:textId="77777777" w:rsidR="00764718" w:rsidRPr="00764718" w:rsidRDefault="00764718" w:rsidP="00764718">
      <w:pPr>
        <w:pStyle w:val="EndNoteBibliography"/>
        <w:spacing w:after="0"/>
      </w:pPr>
    </w:p>
    <w:p w14:paraId="0860F487" w14:textId="77777777" w:rsidR="00764718" w:rsidRPr="00764718" w:rsidRDefault="00764718" w:rsidP="00764718">
      <w:pPr>
        <w:pStyle w:val="EndNoteBibliography"/>
      </w:pPr>
      <w:r w:rsidRPr="00764718">
        <w:t>Rowe KC, Achmadi AS, Fabre P-H, Schenk JJ, Steppan SJ, Esselstyn JA. 2019. Oceanic islands of Wallacea as a source for dispersal and diversification of murine rodents. Journal of Biogeography 46:2752-2768.</w:t>
      </w:r>
    </w:p>
    <w:p w14:paraId="0F80750A" w14:textId="77777777" w:rsidR="00764718" w:rsidRPr="00764718" w:rsidRDefault="00764718" w:rsidP="00764718">
      <w:pPr>
        <w:pStyle w:val="EndNoteBibliography"/>
        <w:spacing w:after="0"/>
      </w:pPr>
    </w:p>
    <w:p w14:paraId="1008BA0F" w14:textId="77777777" w:rsidR="00764718" w:rsidRPr="00764718" w:rsidRDefault="00764718" w:rsidP="00764718">
      <w:pPr>
        <w:pStyle w:val="EndNoteBibliography"/>
      </w:pPr>
      <w:r w:rsidRPr="00764718">
        <w:t>Roycroft E, Achmadi A, Callahan CM, Esselstyn JA, Good JM, Moussalli A, Rowe KC. 2021. Molecular Evolution of Ecological Specialisation: Genomic Insights from the Diversification of Murine Rodents. Genome Biol Evol 13:evab103.</w:t>
      </w:r>
    </w:p>
    <w:p w14:paraId="79510041" w14:textId="77777777" w:rsidR="00764718" w:rsidRPr="00764718" w:rsidRDefault="00764718" w:rsidP="00764718">
      <w:pPr>
        <w:pStyle w:val="EndNoteBibliography"/>
        <w:spacing w:after="0"/>
      </w:pPr>
    </w:p>
    <w:p w14:paraId="5D3E8D77" w14:textId="77777777" w:rsidR="00764718" w:rsidRPr="00764718" w:rsidRDefault="00764718" w:rsidP="00764718">
      <w:pPr>
        <w:pStyle w:val="EndNoteBibliography"/>
      </w:pPr>
      <w:r w:rsidRPr="00764718">
        <w:t>Roycroft EJ, Moussalli A, Rowe KC. 2020. Phylogenomics Uncovers Confidence and Conflict in the Rapid Radiation of Australo-Papuan Rodents. Syst Biol 69:431-444.</w:t>
      </w:r>
    </w:p>
    <w:p w14:paraId="1D6FC92B" w14:textId="77777777" w:rsidR="00764718" w:rsidRPr="00764718" w:rsidRDefault="00764718" w:rsidP="00764718">
      <w:pPr>
        <w:pStyle w:val="EndNoteBibliography"/>
        <w:spacing w:after="0"/>
      </w:pPr>
    </w:p>
    <w:p w14:paraId="54CA0064" w14:textId="77777777" w:rsidR="00764718" w:rsidRPr="00764718" w:rsidRDefault="00764718" w:rsidP="00764718">
      <w:pPr>
        <w:pStyle w:val="EndNoteBibliography"/>
      </w:pPr>
      <w:r w:rsidRPr="00764718">
        <w:t>Sarver BA, Keeble S, Cosart T, Tucker PK, Dean MD, Good JM. 2017. Phylogenomic Insights into Mouse Evolution Using a Pseudoreference Approach. Genome Biol Evol 9:726-739.</w:t>
      </w:r>
    </w:p>
    <w:p w14:paraId="4B06BBDC" w14:textId="77777777" w:rsidR="00764718" w:rsidRPr="00764718" w:rsidRDefault="00764718" w:rsidP="00764718">
      <w:pPr>
        <w:pStyle w:val="EndNoteBibliography"/>
        <w:spacing w:after="0"/>
      </w:pPr>
    </w:p>
    <w:p w14:paraId="457ECA4D" w14:textId="77777777" w:rsidR="00764718" w:rsidRPr="00764718" w:rsidRDefault="00764718" w:rsidP="00764718">
      <w:pPr>
        <w:pStyle w:val="EndNoteBibliography"/>
      </w:pPr>
      <w:r w:rsidRPr="00764718">
        <w:t>Scally A, Dutheil JY, Hillier LW, Jordan GE, Goodhead I, Herrero J, Hobolth A, Lappalainen T, Mailund T, Marques-Bonet T, et al. 2012. Insights into hominid evolution from the gorilla genome sequence. Nature 483:169-175.</w:t>
      </w:r>
    </w:p>
    <w:p w14:paraId="73DE68EE" w14:textId="77777777" w:rsidR="00764718" w:rsidRPr="00764718" w:rsidRDefault="00764718" w:rsidP="00764718">
      <w:pPr>
        <w:pStyle w:val="EndNoteBibliography"/>
        <w:spacing w:after="0"/>
      </w:pPr>
    </w:p>
    <w:p w14:paraId="7713711F" w14:textId="77777777" w:rsidR="00764718" w:rsidRPr="00764718" w:rsidRDefault="00764718" w:rsidP="00764718">
      <w:pPr>
        <w:pStyle w:val="EndNoteBibliography"/>
      </w:pPr>
      <w:r w:rsidRPr="00764718">
        <w:t>Schenk JJ, Rowe KC, Steppan SJ. 2013. Ecological opportunity and incumbency in the diversification of repeated continental colonizations by muroid rodents. Syst Biol 62:837-864.</w:t>
      </w:r>
    </w:p>
    <w:p w14:paraId="380C61AA" w14:textId="77777777" w:rsidR="00764718" w:rsidRPr="00764718" w:rsidRDefault="00764718" w:rsidP="00764718">
      <w:pPr>
        <w:pStyle w:val="EndNoteBibliography"/>
        <w:spacing w:after="0"/>
      </w:pPr>
    </w:p>
    <w:p w14:paraId="5307A02A" w14:textId="77777777" w:rsidR="00764718" w:rsidRPr="00764718" w:rsidRDefault="00764718" w:rsidP="00764718">
      <w:pPr>
        <w:pStyle w:val="EndNoteBibliography"/>
      </w:pPr>
      <w:r w:rsidRPr="00764718">
        <w:t>Schliep KP. 2011. phangorn: phylogenetic analysis in R. Bioinformatics 27:592-593.</w:t>
      </w:r>
    </w:p>
    <w:p w14:paraId="7DB8FE0E" w14:textId="77777777" w:rsidR="00764718" w:rsidRPr="00764718" w:rsidRDefault="00764718" w:rsidP="00764718">
      <w:pPr>
        <w:pStyle w:val="EndNoteBibliography"/>
        <w:spacing w:after="0"/>
      </w:pPr>
    </w:p>
    <w:p w14:paraId="7B039520" w14:textId="77777777" w:rsidR="00764718" w:rsidRPr="00764718" w:rsidRDefault="00764718" w:rsidP="00764718">
      <w:pPr>
        <w:pStyle w:val="EndNoteBibliography"/>
      </w:pPr>
      <w:r w:rsidRPr="00764718">
        <w:t>Serizawa K, Suzuki H, Tsuchiya K. 2000. A phylogenetic view on species radiation in Apodemus inferred from variation of nuclear and mitochondrial genes. Biochem Genet 38:27-40.</w:t>
      </w:r>
    </w:p>
    <w:p w14:paraId="7796D537" w14:textId="77777777" w:rsidR="00764718" w:rsidRPr="00764718" w:rsidRDefault="00764718" w:rsidP="00764718">
      <w:pPr>
        <w:pStyle w:val="EndNoteBibliography"/>
        <w:spacing w:after="0"/>
      </w:pPr>
    </w:p>
    <w:p w14:paraId="07601413" w14:textId="77777777" w:rsidR="00764718" w:rsidRPr="00764718" w:rsidRDefault="00764718" w:rsidP="00764718">
      <w:pPr>
        <w:pStyle w:val="EndNoteBibliography"/>
      </w:pPr>
      <w:r w:rsidRPr="00764718">
        <w:t>Shifman S, Bell JT, Copley RR, Taylor MS, Williams RW, Mott R, Flint J. 2006. A high-resolution single nucleotide polymorphism genetic map of the mouse genome. PLoS Biol 4:e395.</w:t>
      </w:r>
    </w:p>
    <w:p w14:paraId="63D10A01" w14:textId="77777777" w:rsidR="00764718" w:rsidRPr="00764718" w:rsidRDefault="00764718" w:rsidP="00764718">
      <w:pPr>
        <w:pStyle w:val="EndNoteBibliography"/>
        <w:spacing w:after="0"/>
      </w:pPr>
    </w:p>
    <w:p w14:paraId="77295878" w14:textId="77777777" w:rsidR="00764718" w:rsidRPr="00764718" w:rsidRDefault="00764718" w:rsidP="00764718">
      <w:pPr>
        <w:pStyle w:val="EndNoteBibliography"/>
      </w:pPr>
      <w:r w:rsidRPr="00764718">
        <w:t>Singhal S, Leffler EM, Sannareddy K, Turner I, Venn O, Hooper DM, Strand AI, Li Q, Raney B, Balakrishnan CN, et al. 2015. Stable recombination hotspots in birds. Science 350:928-932.</w:t>
      </w:r>
    </w:p>
    <w:p w14:paraId="4B6A72E0" w14:textId="77777777" w:rsidR="00764718" w:rsidRPr="00764718" w:rsidRDefault="00764718" w:rsidP="00764718">
      <w:pPr>
        <w:pStyle w:val="EndNoteBibliography"/>
        <w:spacing w:after="0"/>
      </w:pPr>
    </w:p>
    <w:p w14:paraId="38975BE8" w14:textId="77777777" w:rsidR="00764718" w:rsidRPr="00764718" w:rsidRDefault="00764718" w:rsidP="00764718">
      <w:pPr>
        <w:pStyle w:val="EndNoteBibliography"/>
      </w:pPr>
      <w:r w:rsidRPr="00764718">
        <w:t>Slatkin M, Pollack JL. 2006. The concordance of gene trees and species trees at two linked loci. Genetics 172:1979-1984.</w:t>
      </w:r>
    </w:p>
    <w:p w14:paraId="1B031C09" w14:textId="77777777" w:rsidR="00764718" w:rsidRPr="00764718" w:rsidRDefault="00764718" w:rsidP="00764718">
      <w:pPr>
        <w:pStyle w:val="EndNoteBibliography"/>
        <w:spacing w:after="0"/>
      </w:pPr>
    </w:p>
    <w:p w14:paraId="46E73D2E" w14:textId="77777777" w:rsidR="00764718" w:rsidRPr="00764718" w:rsidRDefault="00764718" w:rsidP="00764718">
      <w:pPr>
        <w:pStyle w:val="EndNoteBibliography"/>
      </w:pPr>
      <w:r w:rsidRPr="00764718">
        <w:t>Smagulova F, Gregoretti IV, Brick K, Khil P, Camerini-Otero RD, Petukhova GV. 2011. Genome-wide analysis reveals novel molecular features of mouse recombination hotspots. Nature 472:375-378.</w:t>
      </w:r>
    </w:p>
    <w:p w14:paraId="44EEEB58" w14:textId="77777777" w:rsidR="00764718" w:rsidRPr="00764718" w:rsidRDefault="00764718" w:rsidP="00764718">
      <w:pPr>
        <w:pStyle w:val="EndNoteBibliography"/>
        <w:spacing w:after="0"/>
      </w:pPr>
    </w:p>
    <w:p w14:paraId="29F85445" w14:textId="134DCC7F" w:rsidR="00764718" w:rsidRPr="00764718" w:rsidRDefault="00764718" w:rsidP="00764718">
      <w:pPr>
        <w:pStyle w:val="EndNoteBibliography"/>
      </w:pPr>
      <w:r w:rsidRPr="00764718">
        <w:t xml:space="preserve">RepeatMasker Open-4.0 [Internet]. 2013-2015. Available from </w:t>
      </w:r>
      <w:hyperlink r:id="rId23" w:history="1">
        <w:r w:rsidRPr="00764718">
          <w:rPr>
            <w:rStyle w:val="Hyperlink"/>
          </w:rPr>
          <w:t>http://www.repeatmasker.org</w:t>
        </w:r>
      </w:hyperlink>
      <w:r w:rsidRPr="00764718">
        <w:t>.</w:t>
      </w:r>
    </w:p>
    <w:p w14:paraId="5502B045" w14:textId="77777777" w:rsidR="00764718" w:rsidRPr="00764718" w:rsidRDefault="00764718" w:rsidP="00764718">
      <w:pPr>
        <w:pStyle w:val="EndNoteBibliography"/>
        <w:spacing w:after="0"/>
      </w:pPr>
    </w:p>
    <w:p w14:paraId="54A50120" w14:textId="77777777" w:rsidR="00764718" w:rsidRPr="00764718" w:rsidRDefault="00764718" w:rsidP="00764718">
      <w:pPr>
        <w:pStyle w:val="EndNoteBibliography"/>
      </w:pPr>
      <w:r w:rsidRPr="00764718">
        <w:t>Smith BT, Merwin J, Provost KL, Thom G, Brumfield RT, Ferreira M, Mauck WM, Moyle RG, Wright TF, Joseph L. 2023. Phylogenomic Analysis of the Parrots of the World Distinguishes Artifactual from Biological Sources of Gene Tree Discordance. Syst Biol 72:228-241.</w:t>
      </w:r>
    </w:p>
    <w:p w14:paraId="169DD1E7" w14:textId="77777777" w:rsidR="00764718" w:rsidRPr="00764718" w:rsidRDefault="00764718" w:rsidP="00764718">
      <w:pPr>
        <w:pStyle w:val="EndNoteBibliography"/>
        <w:spacing w:after="0"/>
      </w:pPr>
    </w:p>
    <w:p w14:paraId="1E0EC9A8" w14:textId="77777777" w:rsidR="00764718" w:rsidRPr="00764718" w:rsidRDefault="00764718" w:rsidP="00764718">
      <w:pPr>
        <w:pStyle w:val="EndNoteBibliography"/>
      </w:pPr>
      <w:r w:rsidRPr="00764718">
        <w:t>Smith JM, Haigh J. 1974. The hitch-hiking effect of a favourable gene. Genet Res 23:23-35.</w:t>
      </w:r>
    </w:p>
    <w:p w14:paraId="140F07C9" w14:textId="77777777" w:rsidR="00764718" w:rsidRPr="00764718" w:rsidRDefault="00764718" w:rsidP="00764718">
      <w:pPr>
        <w:pStyle w:val="EndNoteBibliography"/>
        <w:spacing w:after="0"/>
      </w:pPr>
    </w:p>
    <w:p w14:paraId="4390D7EE" w14:textId="77777777" w:rsidR="00764718" w:rsidRPr="00764718" w:rsidRDefault="00764718" w:rsidP="00764718">
      <w:pPr>
        <w:pStyle w:val="EndNoteBibliography"/>
      </w:pPr>
      <w:r w:rsidRPr="00764718">
        <w:t>Smith MD, Wertheim JO, Weaver S, Murrell B, Scheffler K, Kosakovsky Pond SL. 2015. Less is more: an adaptive branch-site random effects model for efficient detection of episodic diversifying selection. Mol Biol Evol 32:1342-1353.</w:t>
      </w:r>
    </w:p>
    <w:p w14:paraId="12936C5B" w14:textId="77777777" w:rsidR="00764718" w:rsidRPr="00764718" w:rsidRDefault="00764718" w:rsidP="00764718">
      <w:pPr>
        <w:pStyle w:val="EndNoteBibliography"/>
        <w:spacing w:after="0"/>
      </w:pPr>
    </w:p>
    <w:p w14:paraId="5F1A4A9C" w14:textId="77777777" w:rsidR="00764718" w:rsidRPr="00764718" w:rsidRDefault="00764718" w:rsidP="00764718">
      <w:pPr>
        <w:pStyle w:val="EndNoteBibliography"/>
      </w:pPr>
      <w:r w:rsidRPr="00764718">
        <w:t>Smith SA, Brown JW, Walker JF. 2018. So many genes, so little time: A practical approach to divergence-time estimation in the genomic era. PLoS One 13:e0197433.</w:t>
      </w:r>
    </w:p>
    <w:p w14:paraId="24424736" w14:textId="77777777" w:rsidR="00764718" w:rsidRPr="00764718" w:rsidRDefault="00764718" w:rsidP="00764718">
      <w:pPr>
        <w:pStyle w:val="EndNoteBibliography"/>
        <w:spacing w:after="0"/>
      </w:pPr>
    </w:p>
    <w:p w14:paraId="2CDDC548" w14:textId="77777777" w:rsidR="00764718" w:rsidRPr="00764718" w:rsidRDefault="00764718" w:rsidP="00764718">
      <w:pPr>
        <w:pStyle w:val="EndNoteBibliography"/>
      </w:pPr>
      <w:r w:rsidRPr="00764718">
        <w:t>Smith SA, Moore MJ, Brown JW, Yang Y. 2015. Analysis of phylogenomic datasets reveals conflict, concordance, and gene duplications with examples from animals and plants. BMC Evol Biol 15:150.</w:t>
      </w:r>
    </w:p>
    <w:p w14:paraId="6307DDC4" w14:textId="77777777" w:rsidR="00764718" w:rsidRPr="00764718" w:rsidRDefault="00764718" w:rsidP="00764718">
      <w:pPr>
        <w:pStyle w:val="EndNoteBibliography"/>
        <w:spacing w:after="0"/>
      </w:pPr>
    </w:p>
    <w:p w14:paraId="76269910" w14:textId="77777777" w:rsidR="00764718" w:rsidRPr="00764718" w:rsidRDefault="00764718" w:rsidP="00764718">
      <w:pPr>
        <w:pStyle w:val="EndNoteBibliography"/>
      </w:pPr>
      <w:r w:rsidRPr="00764718">
        <w:t>Stanyon R, Yang F, Cavagna P, O'Brien P, Bagga M, Ferguson-Smith M, Wienberg J. 1999. Animal Cytogenetics and Comparative Mapping-Reciprocal chromosome painting shows that genomic rearrangement between rat and mouse proceeds ten times faster than between humans and cats. Cytogenetics and Cell Genetics 84:150-155.</w:t>
      </w:r>
    </w:p>
    <w:p w14:paraId="23E71060" w14:textId="77777777" w:rsidR="00764718" w:rsidRPr="00764718" w:rsidRDefault="00764718" w:rsidP="00764718">
      <w:pPr>
        <w:pStyle w:val="EndNoteBibliography"/>
        <w:spacing w:after="0"/>
      </w:pPr>
    </w:p>
    <w:p w14:paraId="3F961949" w14:textId="77777777" w:rsidR="00764718" w:rsidRPr="00764718" w:rsidRDefault="00764718" w:rsidP="00764718">
      <w:pPr>
        <w:pStyle w:val="EndNoteBibliography"/>
      </w:pPr>
      <w:r w:rsidRPr="00764718">
        <w:t>Stapley J, Feulner PGD, Johnston SE, Santure AW, Smadja CM. 2017. Variation in recombination frequency and distribution across eukaryotes: patterns and processes. Philos Trans R Soc Lond B Biol Sci 372.</w:t>
      </w:r>
    </w:p>
    <w:p w14:paraId="5E82842C" w14:textId="77777777" w:rsidR="00764718" w:rsidRPr="00764718" w:rsidRDefault="00764718" w:rsidP="00764718">
      <w:pPr>
        <w:pStyle w:val="EndNoteBibliography"/>
        <w:spacing w:after="0"/>
      </w:pPr>
    </w:p>
    <w:p w14:paraId="37BB8C5B" w14:textId="77777777" w:rsidR="00764718" w:rsidRPr="00764718" w:rsidRDefault="00764718" w:rsidP="00764718">
      <w:pPr>
        <w:pStyle w:val="EndNoteBibliography"/>
      </w:pPr>
      <w:r w:rsidRPr="00764718">
        <w:t>Steppan SJ, Adkins RM, Spinks PQ, Hale C. 2005. Multigene phylogeny of the Old World mice, Murinae, reveals distinct geographic lineages and the declining utility of mitochondrial genes compared to nuclear genes. Mol Phylogenet Evol 37:370-388.</w:t>
      </w:r>
    </w:p>
    <w:p w14:paraId="0E352858" w14:textId="77777777" w:rsidR="00764718" w:rsidRPr="00764718" w:rsidRDefault="00764718" w:rsidP="00764718">
      <w:pPr>
        <w:pStyle w:val="EndNoteBibliography"/>
        <w:spacing w:after="0"/>
      </w:pPr>
    </w:p>
    <w:p w14:paraId="17D7272E" w14:textId="77777777" w:rsidR="00764718" w:rsidRPr="00764718" w:rsidRDefault="00764718" w:rsidP="00764718">
      <w:pPr>
        <w:pStyle w:val="EndNoteBibliography"/>
      </w:pPr>
      <w:r w:rsidRPr="00764718">
        <w:t>Steppan SJ, Schenk JJ. 2017. Muroid rodent phylogenetics: 900-species tree reveals increasing diversification rates. PLoS One 12:e0183070.</w:t>
      </w:r>
    </w:p>
    <w:p w14:paraId="03834E37" w14:textId="77777777" w:rsidR="00764718" w:rsidRPr="00764718" w:rsidRDefault="00764718" w:rsidP="00764718">
      <w:pPr>
        <w:pStyle w:val="EndNoteBibliography"/>
        <w:spacing w:after="0"/>
      </w:pPr>
    </w:p>
    <w:p w14:paraId="322F5ED6" w14:textId="77777777" w:rsidR="00764718" w:rsidRPr="00764718" w:rsidRDefault="00764718" w:rsidP="00764718">
      <w:pPr>
        <w:pStyle w:val="EndNoteBibliography"/>
      </w:pPr>
      <w:r w:rsidRPr="00764718">
        <w:t>Stevison LS, Woerner AE, Kidd JM, Kelley JL, Veeramah KR, McManus KF, Great Ape Genome P, Bustamante CD, Hammer MF, Wall JD. 2016. The Time Scale of Recombination Rate Evolution in Great Apes. Mol Biol Evol 33:928-945.</w:t>
      </w:r>
    </w:p>
    <w:p w14:paraId="227B0604" w14:textId="77777777" w:rsidR="00764718" w:rsidRPr="00764718" w:rsidRDefault="00764718" w:rsidP="00764718">
      <w:pPr>
        <w:pStyle w:val="EndNoteBibliography"/>
        <w:spacing w:after="0"/>
      </w:pPr>
    </w:p>
    <w:p w14:paraId="79FE7638" w14:textId="77777777" w:rsidR="00764718" w:rsidRPr="00764718" w:rsidRDefault="00764718" w:rsidP="00764718">
      <w:pPr>
        <w:pStyle w:val="EndNoteBibliography"/>
      </w:pPr>
      <w:r w:rsidRPr="00764718">
        <w:t>Sun C, Huang J, Wang Y, Zhao X, Su L, Thomas GWC, Zhao M, Zhang X, Jungreis I, Kellis M, et al. 2021. Genus-Wide Characterization of Bumblebee Genomes Provides Insights into Their Evolution and Variation in Ecological and Behavioral Traits. Mol Biol Evol 38:486-501.</w:t>
      </w:r>
    </w:p>
    <w:p w14:paraId="4AD392C8" w14:textId="77777777" w:rsidR="00764718" w:rsidRPr="00764718" w:rsidRDefault="00764718" w:rsidP="00764718">
      <w:pPr>
        <w:pStyle w:val="EndNoteBibliography"/>
        <w:spacing w:after="0"/>
      </w:pPr>
    </w:p>
    <w:p w14:paraId="35A7E6F9" w14:textId="77777777" w:rsidR="00764718" w:rsidRPr="00764718" w:rsidRDefault="00764718" w:rsidP="00764718">
      <w:pPr>
        <w:pStyle w:val="EndNoteBibliography"/>
      </w:pPr>
      <w:r w:rsidRPr="00764718">
        <w:t>Suzuki H, Shimada T, Terashima M, Tsuchiya K, Aplin K. 2004. Temporal, spatial, and ecological modes of evolution of Eurasian Mus based on mitochondrial and nuclear gene sequences. Mol Phylogenet Evol 33:626-646.</w:t>
      </w:r>
    </w:p>
    <w:p w14:paraId="1DECF042" w14:textId="77777777" w:rsidR="00764718" w:rsidRPr="00764718" w:rsidRDefault="00764718" w:rsidP="00764718">
      <w:pPr>
        <w:pStyle w:val="EndNoteBibliography"/>
        <w:spacing w:after="0"/>
      </w:pPr>
    </w:p>
    <w:p w14:paraId="47B1FF42" w14:textId="77777777" w:rsidR="00764718" w:rsidRPr="00764718" w:rsidRDefault="00764718" w:rsidP="00764718">
      <w:pPr>
        <w:pStyle w:val="EndNoteBibliography"/>
      </w:pPr>
      <w:r w:rsidRPr="00764718">
        <w:t>Tange O. 2018. GNU Parallel.</w:t>
      </w:r>
    </w:p>
    <w:p w14:paraId="4775841D" w14:textId="77777777" w:rsidR="00764718" w:rsidRPr="00764718" w:rsidRDefault="00764718" w:rsidP="00764718">
      <w:pPr>
        <w:pStyle w:val="EndNoteBibliography"/>
        <w:spacing w:after="0"/>
      </w:pPr>
    </w:p>
    <w:p w14:paraId="59E626DF" w14:textId="77777777" w:rsidR="00764718" w:rsidRPr="00764718" w:rsidRDefault="00764718" w:rsidP="00764718">
      <w:pPr>
        <w:pStyle w:val="EndNoteBibliography"/>
      </w:pPr>
      <w:r w:rsidRPr="00764718">
        <w:t>To TH, Jung M, Lycett S, Gascuel O. 2016. Fast Dating Using Least-Squares Criteria and Algorithms. Syst Biol 65:82-97.</w:t>
      </w:r>
    </w:p>
    <w:p w14:paraId="32D61DDF" w14:textId="77777777" w:rsidR="00764718" w:rsidRPr="00764718" w:rsidRDefault="00764718" w:rsidP="00764718">
      <w:pPr>
        <w:pStyle w:val="EndNoteBibliography"/>
        <w:spacing w:after="0"/>
      </w:pPr>
    </w:p>
    <w:p w14:paraId="5BD200D0" w14:textId="77777777" w:rsidR="00764718" w:rsidRPr="00764718" w:rsidRDefault="00764718" w:rsidP="00764718">
      <w:pPr>
        <w:pStyle w:val="EndNoteBibliography"/>
      </w:pPr>
      <w:r w:rsidRPr="00764718">
        <w:t>Treaster S, Deelen J, Daane JM, Murabito J, Karasik D, Harris MP. 2023. Convergent genomics of longevity in rockfishes highlights the genetics of human life span variation. Sci Adv 9:eadd2743.</w:t>
      </w:r>
    </w:p>
    <w:p w14:paraId="276BF30E" w14:textId="77777777" w:rsidR="00764718" w:rsidRPr="00764718" w:rsidRDefault="00764718" w:rsidP="00764718">
      <w:pPr>
        <w:pStyle w:val="EndNoteBibliography"/>
        <w:spacing w:after="0"/>
      </w:pPr>
    </w:p>
    <w:p w14:paraId="7E051158" w14:textId="77777777" w:rsidR="00764718" w:rsidRPr="00764718" w:rsidRDefault="00764718" w:rsidP="00764718">
      <w:pPr>
        <w:pStyle w:val="EndNoteBibliography"/>
      </w:pPr>
      <w:r w:rsidRPr="00764718">
        <w:t>van der Valk T, Pecnerova P, Diez-Del-Molino D, Bergstrom A, Oppenheimer J, Hartmann S, Xenikoudakis G, Thomas JA, Dehasque M, Saglican E, et al. 2021. Million-year-old DNA sheds light on the genomic history of mammoths. Nature 591:265-269.</w:t>
      </w:r>
    </w:p>
    <w:p w14:paraId="33B46486" w14:textId="77777777" w:rsidR="00764718" w:rsidRPr="00764718" w:rsidRDefault="00764718" w:rsidP="00764718">
      <w:pPr>
        <w:pStyle w:val="EndNoteBibliography"/>
        <w:spacing w:after="0"/>
      </w:pPr>
    </w:p>
    <w:p w14:paraId="71497278" w14:textId="77777777" w:rsidR="00764718" w:rsidRPr="00764718" w:rsidRDefault="00764718" w:rsidP="00764718">
      <w:pPr>
        <w:pStyle w:val="EndNoteBibliography"/>
      </w:pPr>
      <w:r w:rsidRPr="00764718">
        <w:t>Vanderpool D, Minh BQ, Lanfear R, Hughes D, Murali S, Harris RA, Raveendran M, Muzny DM, Hibbins MS, Williamson RJ, et al. 2020. Primate phylogenomics uncovers multiple rapid radiations and ancient interspecific introgression. PLoS Biol 18:e3000954.</w:t>
      </w:r>
    </w:p>
    <w:p w14:paraId="48BC9245" w14:textId="77777777" w:rsidR="00764718" w:rsidRPr="00764718" w:rsidRDefault="00764718" w:rsidP="00764718">
      <w:pPr>
        <w:pStyle w:val="EndNoteBibliography"/>
        <w:spacing w:after="0"/>
      </w:pPr>
    </w:p>
    <w:p w14:paraId="1002A1D5" w14:textId="77777777" w:rsidR="00764718" w:rsidRPr="00764718" w:rsidRDefault="00764718" w:rsidP="00764718">
      <w:pPr>
        <w:pStyle w:val="EndNoteBibliography"/>
      </w:pPr>
      <w:r w:rsidRPr="00764718">
        <w:t>Wang LG, Lam TT, Xu S, Dai Z, Zhou L, Feng T, Guo P, Dunn CW, Jones BR, Bradley T, et al. 2020. Treeio: An R Package for Phylogenetic Tree Input and Output with Richly Annotated and Associated Data. Mol Biol Evol 37:599-603.</w:t>
      </w:r>
    </w:p>
    <w:p w14:paraId="3AA4FF2A" w14:textId="77777777" w:rsidR="00764718" w:rsidRPr="00764718" w:rsidRDefault="00764718" w:rsidP="00764718">
      <w:pPr>
        <w:pStyle w:val="EndNoteBibliography"/>
        <w:spacing w:after="0"/>
      </w:pPr>
    </w:p>
    <w:p w14:paraId="63C58A99" w14:textId="77777777" w:rsidR="00764718" w:rsidRPr="00764718" w:rsidRDefault="00764718" w:rsidP="00764718">
      <w:pPr>
        <w:pStyle w:val="EndNoteBibliography"/>
      </w:pPr>
      <w:r w:rsidRPr="00764718">
        <w:t>White MA, Ane C, Dewey CN, Larget BR, Payseur BA. 2009. Fine-scale phylogenetic discordance across the house mouse genome. PLoS Genet 5:e1000729.</w:t>
      </w:r>
    </w:p>
    <w:p w14:paraId="6E4D701B" w14:textId="77777777" w:rsidR="00764718" w:rsidRPr="00764718" w:rsidRDefault="00764718" w:rsidP="00764718">
      <w:pPr>
        <w:pStyle w:val="EndNoteBibliography"/>
        <w:spacing w:after="0"/>
      </w:pPr>
    </w:p>
    <w:p w14:paraId="71E02D3D" w14:textId="77777777" w:rsidR="00764718" w:rsidRPr="00764718" w:rsidRDefault="00764718" w:rsidP="00764718">
      <w:pPr>
        <w:pStyle w:val="EndNoteBibliography"/>
      </w:pPr>
      <w:r w:rsidRPr="00764718">
        <w:t>Yalcin B, Wong K, Agam A, Goodson M, Keane TM, Gan X, Nellaker C, Goodstadt L, Nicod J, Bhomra A, et al. 2011. Sequence-based characterization of structural variation in the mouse genome. Nature 477:326-329.</w:t>
      </w:r>
    </w:p>
    <w:p w14:paraId="39442453" w14:textId="77777777" w:rsidR="00764718" w:rsidRPr="00764718" w:rsidRDefault="00764718" w:rsidP="00764718">
      <w:pPr>
        <w:pStyle w:val="EndNoteBibliography"/>
        <w:spacing w:after="0"/>
      </w:pPr>
    </w:p>
    <w:p w14:paraId="5560CA0A" w14:textId="77777777" w:rsidR="00764718" w:rsidRPr="00764718" w:rsidRDefault="00764718" w:rsidP="00764718">
      <w:pPr>
        <w:pStyle w:val="EndNoteBibliography"/>
      </w:pPr>
      <w:r w:rsidRPr="00764718">
        <w:lastRenderedPageBreak/>
        <w:t>Yang Z. 2007. PAML 4: phylogenetic analysis by maximum likelihood. Mol Biol Evol 24:1586-1591.</w:t>
      </w:r>
    </w:p>
    <w:p w14:paraId="4607B2FB" w14:textId="77777777" w:rsidR="00764718" w:rsidRPr="00764718" w:rsidRDefault="00764718" w:rsidP="00764718">
      <w:pPr>
        <w:pStyle w:val="EndNoteBibliography"/>
        <w:spacing w:after="0"/>
      </w:pPr>
    </w:p>
    <w:p w14:paraId="3BEA4106" w14:textId="77777777" w:rsidR="00764718" w:rsidRPr="00764718" w:rsidRDefault="00764718" w:rsidP="00764718">
      <w:pPr>
        <w:pStyle w:val="EndNoteBibliography"/>
      </w:pPr>
      <w:r w:rsidRPr="00764718">
        <w:t>Yekutieli D, Benjamini Y. 1999. Resampling-based false discovery rate controlling multiple test procedures for correlated test statistics. Journal of Statistical Planning and Inference 82:171-196.</w:t>
      </w:r>
    </w:p>
    <w:p w14:paraId="738230FD" w14:textId="77777777" w:rsidR="00764718" w:rsidRPr="00764718" w:rsidRDefault="00764718" w:rsidP="00764718">
      <w:pPr>
        <w:pStyle w:val="EndNoteBibliography"/>
        <w:spacing w:after="0"/>
      </w:pPr>
    </w:p>
    <w:p w14:paraId="663AC071" w14:textId="77777777" w:rsidR="00764718" w:rsidRPr="00764718" w:rsidRDefault="00764718" w:rsidP="00764718">
      <w:pPr>
        <w:pStyle w:val="EndNoteBibliography"/>
      </w:pPr>
      <w:r w:rsidRPr="00764718">
        <w:t>Yu G. 2020. Using ggtree to Visualize Data on Tree-Like Structures. Curr Protoc Bioinformatics 69:e96.</w:t>
      </w:r>
    </w:p>
    <w:p w14:paraId="4A3FE310" w14:textId="77777777" w:rsidR="00764718" w:rsidRPr="00764718" w:rsidRDefault="00764718" w:rsidP="00764718">
      <w:pPr>
        <w:pStyle w:val="EndNoteBibliography"/>
        <w:spacing w:after="0"/>
      </w:pPr>
    </w:p>
    <w:p w14:paraId="04AD8EA8" w14:textId="77777777" w:rsidR="00764718" w:rsidRPr="00764718" w:rsidRDefault="00764718" w:rsidP="00764718">
      <w:pPr>
        <w:pStyle w:val="EndNoteBibliography"/>
      </w:pPr>
      <w:r w:rsidRPr="00764718">
        <w:t>Yu G, Smith DK, Zhu H, Guan Y, Lam TT-Y. 2017. ggtree: an r package for visualization and annotation of phylogenetic trees with their covariates and other associated data. Methods in Ecology and Evolution 8:28-36.</w:t>
      </w:r>
    </w:p>
    <w:p w14:paraId="584B5EBE" w14:textId="77777777" w:rsidR="00764718" w:rsidRPr="00764718" w:rsidRDefault="00764718" w:rsidP="00764718">
      <w:pPr>
        <w:pStyle w:val="EndNoteBibliography"/>
        <w:spacing w:after="0"/>
      </w:pPr>
    </w:p>
    <w:p w14:paraId="44D87184" w14:textId="77777777" w:rsidR="00764718" w:rsidRPr="00764718" w:rsidRDefault="00764718" w:rsidP="00764718">
      <w:pPr>
        <w:pStyle w:val="EndNoteBibliography"/>
      </w:pPr>
      <w:r w:rsidRPr="00764718">
        <w:t>Zhang C, Rabiee M, Sayyari E, Mirarab S. 2018. ASTRAL-III: polynomial time species tree reconstruction from partially resolved gene trees. BMC Bioinformatics 19:153.</w:t>
      </w:r>
    </w:p>
    <w:p w14:paraId="7726C975" w14:textId="77777777" w:rsidR="00764718" w:rsidRPr="00764718" w:rsidRDefault="00764718" w:rsidP="00764718">
      <w:pPr>
        <w:pStyle w:val="EndNoteBibliography"/>
      </w:pPr>
    </w:p>
    <w:p w14:paraId="4E5B64FE" w14:textId="3E87B490"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rsidSect="004325D8">
      <w:headerReference w:type="default" r:id="rId24"/>
      <w:footerReference w:type="default" r:id="rId2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E32679" w14:textId="77777777" w:rsidR="00E02C6D" w:rsidRDefault="00E02C6D" w:rsidP="007E3690">
      <w:pPr>
        <w:spacing w:after="0" w:line="240" w:lineRule="auto"/>
      </w:pPr>
      <w:r>
        <w:separator/>
      </w:r>
    </w:p>
  </w:endnote>
  <w:endnote w:type="continuationSeparator" w:id="0">
    <w:p w14:paraId="0A8E4EDD" w14:textId="77777777" w:rsidR="00E02C6D" w:rsidRDefault="00E02C6D" w:rsidP="007E3690">
      <w:pPr>
        <w:spacing w:after="0" w:line="240" w:lineRule="auto"/>
      </w:pPr>
      <w:r>
        <w:continuationSeparator/>
      </w:r>
    </w:p>
  </w:endnote>
  <w:endnote w:type="continuationNotice" w:id="1">
    <w:p w14:paraId="535CD30E" w14:textId="77777777" w:rsidR="00E02C6D" w:rsidRDefault="00E02C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33649"/>
      <w:docPartObj>
        <w:docPartGallery w:val="Page Numbers (Bottom of Page)"/>
        <w:docPartUnique/>
      </w:docPartObj>
    </w:sdtPr>
    <w:sdtEndPr>
      <w:rPr>
        <w:noProof/>
      </w:rPr>
    </w:sdtEndPr>
    <w:sdtContent>
      <w:p w14:paraId="740C6336" w14:textId="38C7609F" w:rsidR="003E42EC" w:rsidRDefault="003E42EC">
        <w:pPr>
          <w:pStyle w:val="Footer"/>
          <w:jc w:val="center"/>
        </w:pPr>
        <w:r>
          <w:fldChar w:fldCharType="begin"/>
        </w:r>
        <w:r>
          <w:instrText xml:space="preserve"> PAGE   \* MERGEFORMAT </w:instrText>
        </w:r>
        <w:r>
          <w:fldChar w:fldCharType="separate"/>
        </w:r>
        <w:r w:rsidR="004B3BB1">
          <w:rPr>
            <w:noProof/>
          </w:rPr>
          <w:t>21</w:t>
        </w:r>
        <w:r>
          <w:rPr>
            <w:noProof/>
          </w:rPr>
          <w:fldChar w:fldCharType="end"/>
        </w:r>
      </w:p>
    </w:sdtContent>
  </w:sdt>
  <w:p w14:paraId="559007D4" w14:textId="77777777" w:rsidR="003E42EC" w:rsidRDefault="003E42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610418" w14:textId="77777777" w:rsidR="00E02C6D" w:rsidRDefault="00E02C6D" w:rsidP="007E3690">
      <w:pPr>
        <w:spacing w:after="0" w:line="240" w:lineRule="auto"/>
      </w:pPr>
      <w:r>
        <w:separator/>
      </w:r>
    </w:p>
  </w:footnote>
  <w:footnote w:type="continuationSeparator" w:id="0">
    <w:p w14:paraId="76E0F5E9" w14:textId="77777777" w:rsidR="00E02C6D" w:rsidRDefault="00E02C6D" w:rsidP="007E3690">
      <w:pPr>
        <w:spacing w:after="0" w:line="240" w:lineRule="auto"/>
      </w:pPr>
      <w:r>
        <w:continuationSeparator/>
      </w:r>
    </w:p>
  </w:footnote>
  <w:footnote w:type="continuationNotice" w:id="1">
    <w:p w14:paraId="4F095332" w14:textId="77777777" w:rsidR="00E02C6D" w:rsidRDefault="00E02C6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00790" w14:textId="77777777" w:rsidR="00113FE2" w:rsidRDefault="00113F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8594574">
    <w:abstractNumId w:val="1"/>
  </w:num>
  <w:num w:numId="2" w16cid:durableId="239407787">
    <w:abstractNumId w:val="4"/>
  </w:num>
  <w:num w:numId="3" w16cid:durableId="1926569840">
    <w:abstractNumId w:val="5"/>
  </w:num>
  <w:num w:numId="4" w16cid:durableId="1870684749">
    <w:abstractNumId w:val="0"/>
  </w:num>
  <w:num w:numId="5" w16cid:durableId="2141455577">
    <w:abstractNumId w:val="3"/>
  </w:num>
  <w:num w:numId="6" w16cid:durableId="9641027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homas, Gregg">
    <w15:presenceInfo w15:providerId="AD" w15:userId="S::gthomas@fas.harvard.edu::dfa61f86-18d4-44e1-a72b-c953fd59092c"/>
  </w15:person>
  <w15:person w15:author="Thomas, Gregg [2]">
    <w15:presenceInfo w15:providerId="AD" w15:userId="S::gregg.thomas@umt.edu::a9f431c7-9204-47a4-b1ca-563800683e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5&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1&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1&lt;/item&gt;&lt;item&gt;222&lt;/item&gt;&lt;item&gt;223&lt;/item&gt;&lt;item&gt;224&lt;/item&gt;&lt;item&gt;225&lt;/item&gt;&lt;item&gt;226&lt;/item&gt;&lt;item&gt;227&lt;/item&gt;&lt;item&gt;228&lt;/item&gt;&lt;item&gt;229&lt;/item&gt;&lt;item&gt;230&lt;/item&gt;&lt;item&gt;232&lt;/item&gt;&lt;item&gt;233&lt;/item&gt;&lt;item&gt;234&lt;/item&gt;&lt;item&gt;235&lt;/item&gt;&lt;item&gt;236&lt;/item&gt;&lt;item&gt;238&lt;/item&gt;&lt;item&gt;239&lt;/item&gt;&lt;item&gt;241&lt;/item&gt;&lt;item&gt;242&lt;/item&gt;&lt;item&gt;243&lt;/item&gt;&lt;item&gt;244&lt;/item&gt;&lt;item&gt;245&lt;/item&gt;&lt;item&gt;247&lt;/item&gt;&lt;/record-ids&gt;&lt;/item&gt;&lt;/Libraries&gt;"/>
  </w:docVars>
  <w:rsids>
    <w:rsidRoot w:val="00AA4ADE"/>
    <w:rsid w:val="00000E5D"/>
    <w:rsid w:val="000018E0"/>
    <w:rsid w:val="00003ABB"/>
    <w:rsid w:val="000041F7"/>
    <w:rsid w:val="000049C9"/>
    <w:rsid w:val="00004FE6"/>
    <w:rsid w:val="00011409"/>
    <w:rsid w:val="00014D67"/>
    <w:rsid w:val="000152B1"/>
    <w:rsid w:val="0001588F"/>
    <w:rsid w:val="000173BB"/>
    <w:rsid w:val="00020AE9"/>
    <w:rsid w:val="00020FEE"/>
    <w:rsid w:val="000211C3"/>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370A6"/>
    <w:rsid w:val="000439E4"/>
    <w:rsid w:val="00044B6B"/>
    <w:rsid w:val="000450A5"/>
    <w:rsid w:val="00045BDB"/>
    <w:rsid w:val="00046639"/>
    <w:rsid w:val="000468D1"/>
    <w:rsid w:val="00047BC0"/>
    <w:rsid w:val="0005026E"/>
    <w:rsid w:val="00051291"/>
    <w:rsid w:val="000523BD"/>
    <w:rsid w:val="00053587"/>
    <w:rsid w:val="00053D98"/>
    <w:rsid w:val="00055754"/>
    <w:rsid w:val="00057393"/>
    <w:rsid w:val="00057E1A"/>
    <w:rsid w:val="00057E8E"/>
    <w:rsid w:val="0006000E"/>
    <w:rsid w:val="00060397"/>
    <w:rsid w:val="00062FA5"/>
    <w:rsid w:val="00065343"/>
    <w:rsid w:val="00065536"/>
    <w:rsid w:val="00065A73"/>
    <w:rsid w:val="00066A79"/>
    <w:rsid w:val="00066FE6"/>
    <w:rsid w:val="00070201"/>
    <w:rsid w:val="00072172"/>
    <w:rsid w:val="00075439"/>
    <w:rsid w:val="000763F7"/>
    <w:rsid w:val="00076419"/>
    <w:rsid w:val="00076AC0"/>
    <w:rsid w:val="00077886"/>
    <w:rsid w:val="00081B7F"/>
    <w:rsid w:val="00082F77"/>
    <w:rsid w:val="00086687"/>
    <w:rsid w:val="00086771"/>
    <w:rsid w:val="00090335"/>
    <w:rsid w:val="0009105C"/>
    <w:rsid w:val="000919FA"/>
    <w:rsid w:val="000923D3"/>
    <w:rsid w:val="0009342D"/>
    <w:rsid w:val="00096E6F"/>
    <w:rsid w:val="00097621"/>
    <w:rsid w:val="0009786C"/>
    <w:rsid w:val="000A103F"/>
    <w:rsid w:val="000A78C1"/>
    <w:rsid w:val="000A7DA1"/>
    <w:rsid w:val="000B02BA"/>
    <w:rsid w:val="000B7FC4"/>
    <w:rsid w:val="000C0807"/>
    <w:rsid w:val="000C4A77"/>
    <w:rsid w:val="000C597D"/>
    <w:rsid w:val="000D0485"/>
    <w:rsid w:val="000D04BE"/>
    <w:rsid w:val="000D23EF"/>
    <w:rsid w:val="000D26E7"/>
    <w:rsid w:val="000D344C"/>
    <w:rsid w:val="000D346E"/>
    <w:rsid w:val="000D3E43"/>
    <w:rsid w:val="000D5948"/>
    <w:rsid w:val="000D64AE"/>
    <w:rsid w:val="000E014B"/>
    <w:rsid w:val="000E07B9"/>
    <w:rsid w:val="000E0D59"/>
    <w:rsid w:val="000E1B36"/>
    <w:rsid w:val="000E3F06"/>
    <w:rsid w:val="000E4228"/>
    <w:rsid w:val="000E455C"/>
    <w:rsid w:val="000E5705"/>
    <w:rsid w:val="000E678A"/>
    <w:rsid w:val="000E72EA"/>
    <w:rsid w:val="000F0263"/>
    <w:rsid w:val="000F0CAD"/>
    <w:rsid w:val="000F2137"/>
    <w:rsid w:val="000F2586"/>
    <w:rsid w:val="000F31AA"/>
    <w:rsid w:val="000F335E"/>
    <w:rsid w:val="000F3461"/>
    <w:rsid w:val="000F7AF9"/>
    <w:rsid w:val="0010028B"/>
    <w:rsid w:val="00101668"/>
    <w:rsid w:val="001023D9"/>
    <w:rsid w:val="00103DB8"/>
    <w:rsid w:val="0010702C"/>
    <w:rsid w:val="0010719C"/>
    <w:rsid w:val="001125E2"/>
    <w:rsid w:val="00113028"/>
    <w:rsid w:val="00113FE2"/>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54C6"/>
    <w:rsid w:val="00146890"/>
    <w:rsid w:val="00147AF7"/>
    <w:rsid w:val="00150552"/>
    <w:rsid w:val="001556AF"/>
    <w:rsid w:val="001567E0"/>
    <w:rsid w:val="00156BD7"/>
    <w:rsid w:val="00161406"/>
    <w:rsid w:val="0016153B"/>
    <w:rsid w:val="001624A9"/>
    <w:rsid w:val="00162F74"/>
    <w:rsid w:val="00164082"/>
    <w:rsid w:val="00165655"/>
    <w:rsid w:val="00165BF7"/>
    <w:rsid w:val="00167C33"/>
    <w:rsid w:val="00170904"/>
    <w:rsid w:val="00173845"/>
    <w:rsid w:val="00176836"/>
    <w:rsid w:val="0018081A"/>
    <w:rsid w:val="001811CE"/>
    <w:rsid w:val="00181C4E"/>
    <w:rsid w:val="0018202E"/>
    <w:rsid w:val="001824EF"/>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6F4"/>
    <w:rsid w:val="001B1ADC"/>
    <w:rsid w:val="001B3523"/>
    <w:rsid w:val="001B4DB7"/>
    <w:rsid w:val="001B6D59"/>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00F8"/>
    <w:rsid w:val="002113F4"/>
    <w:rsid w:val="00211419"/>
    <w:rsid w:val="00211CAC"/>
    <w:rsid w:val="00212A71"/>
    <w:rsid w:val="00213DE4"/>
    <w:rsid w:val="00214FED"/>
    <w:rsid w:val="00220496"/>
    <w:rsid w:val="00224BB8"/>
    <w:rsid w:val="00224BFE"/>
    <w:rsid w:val="00226386"/>
    <w:rsid w:val="00227B62"/>
    <w:rsid w:val="00230385"/>
    <w:rsid w:val="00230BE7"/>
    <w:rsid w:val="00230EC9"/>
    <w:rsid w:val="002319DB"/>
    <w:rsid w:val="00231BBB"/>
    <w:rsid w:val="00231CAE"/>
    <w:rsid w:val="002322EE"/>
    <w:rsid w:val="00232CAF"/>
    <w:rsid w:val="00232ED1"/>
    <w:rsid w:val="00232FC4"/>
    <w:rsid w:val="00233CBA"/>
    <w:rsid w:val="00235B87"/>
    <w:rsid w:val="0023612C"/>
    <w:rsid w:val="002366A0"/>
    <w:rsid w:val="00236995"/>
    <w:rsid w:val="00237838"/>
    <w:rsid w:val="00237D7D"/>
    <w:rsid w:val="002409B7"/>
    <w:rsid w:val="0024311A"/>
    <w:rsid w:val="0024445D"/>
    <w:rsid w:val="00245F14"/>
    <w:rsid w:val="00247FEB"/>
    <w:rsid w:val="002505CF"/>
    <w:rsid w:val="00250F70"/>
    <w:rsid w:val="00251C72"/>
    <w:rsid w:val="00251D63"/>
    <w:rsid w:val="00255FB1"/>
    <w:rsid w:val="002564CE"/>
    <w:rsid w:val="0025681A"/>
    <w:rsid w:val="00257B1D"/>
    <w:rsid w:val="00260995"/>
    <w:rsid w:val="0026437C"/>
    <w:rsid w:val="00264EA4"/>
    <w:rsid w:val="0026539F"/>
    <w:rsid w:val="00265EE4"/>
    <w:rsid w:val="002668A9"/>
    <w:rsid w:val="002706C3"/>
    <w:rsid w:val="002732E7"/>
    <w:rsid w:val="002733B1"/>
    <w:rsid w:val="00275A59"/>
    <w:rsid w:val="00276E07"/>
    <w:rsid w:val="00277641"/>
    <w:rsid w:val="00280107"/>
    <w:rsid w:val="00280CB5"/>
    <w:rsid w:val="00281410"/>
    <w:rsid w:val="002816F7"/>
    <w:rsid w:val="0028357A"/>
    <w:rsid w:val="00283689"/>
    <w:rsid w:val="002869CE"/>
    <w:rsid w:val="00287B3F"/>
    <w:rsid w:val="00287BA6"/>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C4B0B"/>
    <w:rsid w:val="002D00D7"/>
    <w:rsid w:val="002D0229"/>
    <w:rsid w:val="002D2DF9"/>
    <w:rsid w:val="002D3280"/>
    <w:rsid w:val="002D3D2B"/>
    <w:rsid w:val="002D4BD4"/>
    <w:rsid w:val="002D738A"/>
    <w:rsid w:val="002D7D7D"/>
    <w:rsid w:val="002E215E"/>
    <w:rsid w:val="002E25D3"/>
    <w:rsid w:val="002E3C2C"/>
    <w:rsid w:val="002E718C"/>
    <w:rsid w:val="002E769D"/>
    <w:rsid w:val="002F1C0B"/>
    <w:rsid w:val="002F1D62"/>
    <w:rsid w:val="002F4A62"/>
    <w:rsid w:val="002F50EA"/>
    <w:rsid w:val="002F605F"/>
    <w:rsid w:val="002F6781"/>
    <w:rsid w:val="002F7376"/>
    <w:rsid w:val="00300B97"/>
    <w:rsid w:val="003020F8"/>
    <w:rsid w:val="00303C27"/>
    <w:rsid w:val="00304D5D"/>
    <w:rsid w:val="00304F44"/>
    <w:rsid w:val="0030626E"/>
    <w:rsid w:val="00306472"/>
    <w:rsid w:val="00306ED0"/>
    <w:rsid w:val="003071D6"/>
    <w:rsid w:val="003078EA"/>
    <w:rsid w:val="003104FF"/>
    <w:rsid w:val="003106CE"/>
    <w:rsid w:val="00312928"/>
    <w:rsid w:val="0031410F"/>
    <w:rsid w:val="00314565"/>
    <w:rsid w:val="00314783"/>
    <w:rsid w:val="00317E4A"/>
    <w:rsid w:val="00317FB4"/>
    <w:rsid w:val="0032023D"/>
    <w:rsid w:val="0032143B"/>
    <w:rsid w:val="00321C65"/>
    <w:rsid w:val="003251C0"/>
    <w:rsid w:val="00326C4B"/>
    <w:rsid w:val="003309DE"/>
    <w:rsid w:val="003357C0"/>
    <w:rsid w:val="00340D8F"/>
    <w:rsid w:val="00343821"/>
    <w:rsid w:val="003438E5"/>
    <w:rsid w:val="00346423"/>
    <w:rsid w:val="00350FE5"/>
    <w:rsid w:val="00351AE6"/>
    <w:rsid w:val="0035281C"/>
    <w:rsid w:val="00352DEE"/>
    <w:rsid w:val="003543C6"/>
    <w:rsid w:val="00355078"/>
    <w:rsid w:val="00356D65"/>
    <w:rsid w:val="00356DE9"/>
    <w:rsid w:val="003605B0"/>
    <w:rsid w:val="003622DE"/>
    <w:rsid w:val="00363932"/>
    <w:rsid w:val="003641BC"/>
    <w:rsid w:val="00364964"/>
    <w:rsid w:val="00364AAA"/>
    <w:rsid w:val="003662C7"/>
    <w:rsid w:val="0036696C"/>
    <w:rsid w:val="00366CD6"/>
    <w:rsid w:val="003671B7"/>
    <w:rsid w:val="0037023D"/>
    <w:rsid w:val="00372855"/>
    <w:rsid w:val="00372B94"/>
    <w:rsid w:val="003731D0"/>
    <w:rsid w:val="003739E1"/>
    <w:rsid w:val="00375F5F"/>
    <w:rsid w:val="003768D0"/>
    <w:rsid w:val="00376E24"/>
    <w:rsid w:val="003777B8"/>
    <w:rsid w:val="00380ED0"/>
    <w:rsid w:val="0038102D"/>
    <w:rsid w:val="00385513"/>
    <w:rsid w:val="00385A99"/>
    <w:rsid w:val="0039042B"/>
    <w:rsid w:val="00393DAA"/>
    <w:rsid w:val="00394C3B"/>
    <w:rsid w:val="003979B2"/>
    <w:rsid w:val="00397D34"/>
    <w:rsid w:val="003A3CF9"/>
    <w:rsid w:val="003A4335"/>
    <w:rsid w:val="003A4B35"/>
    <w:rsid w:val="003A5D2E"/>
    <w:rsid w:val="003A6919"/>
    <w:rsid w:val="003A75A6"/>
    <w:rsid w:val="003A782A"/>
    <w:rsid w:val="003A7E6B"/>
    <w:rsid w:val="003B02C1"/>
    <w:rsid w:val="003B0DE3"/>
    <w:rsid w:val="003B3E01"/>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D765D"/>
    <w:rsid w:val="003E11C2"/>
    <w:rsid w:val="003E2699"/>
    <w:rsid w:val="003E42EC"/>
    <w:rsid w:val="003E4E7C"/>
    <w:rsid w:val="003E69F8"/>
    <w:rsid w:val="003E7171"/>
    <w:rsid w:val="003E745C"/>
    <w:rsid w:val="003E7B41"/>
    <w:rsid w:val="003F002B"/>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5C93"/>
    <w:rsid w:val="00407388"/>
    <w:rsid w:val="00410D59"/>
    <w:rsid w:val="0041108A"/>
    <w:rsid w:val="004123F9"/>
    <w:rsid w:val="004130A9"/>
    <w:rsid w:val="00416C6E"/>
    <w:rsid w:val="0041788E"/>
    <w:rsid w:val="0042040A"/>
    <w:rsid w:val="004207A5"/>
    <w:rsid w:val="004215A1"/>
    <w:rsid w:val="004218FA"/>
    <w:rsid w:val="00422B04"/>
    <w:rsid w:val="00422BF0"/>
    <w:rsid w:val="0042542A"/>
    <w:rsid w:val="00425805"/>
    <w:rsid w:val="00426302"/>
    <w:rsid w:val="004264BD"/>
    <w:rsid w:val="0043070A"/>
    <w:rsid w:val="004310CA"/>
    <w:rsid w:val="004325D8"/>
    <w:rsid w:val="00432768"/>
    <w:rsid w:val="00432781"/>
    <w:rsid w:val="00432EE1"/>
    <w:rsid w:val="00433355"/>
    <w:rsid w:val="00433A0E"/>
    <w:rsid w:val="00433B29"/>
    <w:rsid w:val="0043483E"/>
    <w:rsid w:val="00434B3B"/>
    <w:rsid w:val="0043720D"/>
    <w:rsid w:val="00440E88"/>
    <w:rsid w:val="0044278D"/>
    <w:rsid w:val="00442D96"/>
    <w:rsid w:val="00445D61"/>
    <w:rsid w:val="004471BA"/>
    <w:rsid w:val="004472CD"/>
    <w:rsid w:val="0045137E"/>
    <w:rsid w:val="00454863"/>
    <w:rsid w:val="004553B6"/>
    <w:rsid w:val="00455506"/>
    <w:rsid w:val="004557BE"/>
    <w:rsid w:val="00455A46"/>
    <w:rsid w:val="00455BDD"/>
    <w:rsid w:val="00456257"/>
    <w:rsid w:val="00457F2B"/>
    <w:rsid w:val="00461D22"/>
    <w:rsid w:val="00462D94"/>
    <w:rsid w:val="00463CCA"/>
    <w:rsid w:val="00464824"/>
    <w:rsid w:val="0046549A"/>
    <w:rsid w:val="004659F9"/>
    <w:rsid w:val="00466868"/>
    <w:rsid w:val="00467880"/>
    <w:rsid w:val="004707B4"/>
    <w:rsid w:val="004719DD"/>
    <w:rsid w:val="004720FE"/>
    <w:rsid w:val="004730B8"/>
    <w:rsid w:val="00473159"/>
    <w:rsid w:val="00474D5E"/>
    <w:rsid w:val="00476B5A"/>
    <w:rsid w:val="004772A9"/>
    <w:rsid w:val="004804CF"/>
    <w:rsid w:val="0048178A"/>
    <w:rsid w:val="00481C73"/>
    <w:rsid w:val="00482581"/>
    <w:rsid w:val="00485937"/>
    <w:rsid w:val="00485CEA"/>
    <w:rsid w:val="00486581"/>
    <w:rsid w:val="004917CC"/>
    <w:rsid w:val="00494136"/>
    <w:rsid w:val="00496880"/>
    <w:rsid w:val="004A2232"/>
    <w:rsid w:val="004A4637"/>
    <w:rsid w:val="004A48A2"/>
    <w:rsid w:val="004A4A0D"/>
    <w:rsid w:val="004A4B17"/>
    <w:rsid w:val="004A65C6"/>
    <w:rsid w:val="004A6B20"/>
    <w:rsid w:val="004A71FE"/>
    <w:rsid w:val="004A72DE"/>
    <w:rsid w:val="004B081A"/>
    <w:rsid w:val="004B088B"/>
    <w:rsid w:val="004B3BB1"/>
    <w:rsid w:val="004B3FC5"/>
    <w:rsid w:val="004B463C"/>
    <w:rsid w:val="004B61FB"/>
    <w:rsid w:val="004C0993"/>
    <w:rsid w:val="004C0F6A"/>
    <w:rsid w:val="004C1620"/>
    <w:rsid w:val="004C27CA"/>
    <w:rsid w:val="004C2FAA"/>
    <w:rsid w:val="004C4138"/>
    <w:rsid w:val="004C727D"/>
    <w:rsid w:val="004C737D"/>
    <w:rsid w:val="004C7F4A"/>
    <w:rsid w:val="004D1166"/>
    <w:rsid w:val="004D20EC"/>
    <w:rsid w:val="004D2F5F"/>
    <w:rsid w:val="004D2FF2"/>
    <w:rsid w:val="004D50F9"/>
    <w:rsid w:val="004D547D"/>
    <w:rsid w:val="004E0C77"/>
    <w:rsid w:val="004E0DDF"/>
    <w:rsid w:val="004E117A"/>
    <w:rsid w:val="004E19EF"/>
    <w:rsid w:val="004E2A0B"/>
    <w:rsid w:val="004E4812"/>
    <w:rsid w:val="004E522E"/>
    <w:rsid w:val="004E62B2"/>
    <w:rsid w:val="004E6B8A"/>
    <w:rsid w:val="004E7CCE"/>
    <w:rsid w:val="004F0A06"/>
    <w:rsid w:val="004F2D4F"/>
    <w:rsid w:val="004F378B"/>
    <w:rsid w:val="004F3805"/>
    <w:rsid w:val="004F3CFB"/>
    <w:rsid w:val="004F3D87"/>
    <w:rsid w:val="004F4671"/>
    <w:rsid w:val="004F4818"/>
    <w:rsid w:val="004F4DD0"/>
    <w:rsid w:val="004F5D25"/>
    <w:rsid w:val="004F5E95"/>
    <w:rsid w:val="004F7533"/>
    <w:rsid w:val="004F7E19"/>
    <w:rsid w:val="004F7FD3"/>
    <w:rsid w:val="00500045"/>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041"/>
    <w:rsid w:val="005235A3"/>
    <w:rsid w:val="00526B46"/>
    <w:rsid w:val="00526F59"/>
    <w:rsid w:val="00527BE4"/>
    <w:rsid w:val="005303E3"/>
    <w:rsid w:val="0053166A"/>
    <w:rsid w:val="00531B31"/>
    <w:rsid w:val="00534160"/>
    <w:rsid w:val="00534E01"/>
    <w:rsid w:val="005364CC"/>
    <w:rsid w:val="005404E8"/>
    <w:rsid w:val="00540B8D"/>
    <w:rsid w:val="005449B5"/>
    <w:rsid w:val="005457FC"/>
    <w:rsid w:val="00547037"/>
    <w:rsid w:val="005517A5"/>
    <w:rsid w:val="00551E35"/>
    <w:rsid w:val="00551F2C"/>
    <w:rsid w:val="0055377C"/>
    <w:rsid w:val="005539AE"/>
    <w:rsid w:val="00554C8E"/>
    <w:rsid w:val="00555930"/>
    <w:rsid w:val="005602D3"/>
    <w:rsid w:val="00560F39"/>
    <w:rsid w:val="0056288D"/>
    <w:rsid w:val="00562FAD"/>
    <w:rsid w:val="00563923"/>
    <w:rsid w:val="005674E9"/>
    <w:rsid w:val="005704B7"/>
    <w:rsid w:val="00570DA5"/>
    <w:rsid w:val="00571AE0"/>
    <w:rsid w:val="005725C6"/>
    <w:rsid w:val="00575417"/>
    <w:rsid w:val="00575511"/>
    <w:rsid w:val="00576128"/>
    <w:rsid w:val="00580E1E"/>
    <w:rsid w:val="00581B20"/>
    <w:rsid w:val="00583F62"/>
    <w:rsid w:val="005860B1"/>
    <w:rsid w:val="00586A8D"/>
    <w:rsid w:val="0058706F"/>
    <w:rsid w:val="00587DCF"/>
    <w:rsid w:val="00587E09"/>
    <w:rsid w:val="00587F19"/>
    <w:rsid w:val="00590495"/>
    <w:rsid w:val="00590E56"/>
    <w:rsid w:val="005912F6"/>
    <w:rsid w:val="00592068"/>
    <w:rsid w:val="005926B1"/>
    <w:rsid w:val="00592881"/>
    <w:rsid w:val="005A1264"/>
    <w:rsid w:val="005A2A84"/>
    <w:rsid w:val="005A3F18"/>
    <w:rsid w:val="005A4659"/>
    <w:rsid w:val="005A4F89"/>
    <w:rsid w:val="005B1333"/>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42B"/>
    <w:rsid w:val="005C7E8D"/>
    <w:rsid w:val="005C7F94"/>
    <w:rsid w:val="005D0C22"/>
    <w:rsid w:val="005D23E1"/>
    <w:rsid w:val="005D2E99"/>
    <w:rsid w:val="005D2EA3"/>
    <w:rsid w:val="005D3A4E"/>
    <w:rsid w:val="005D42A9"/>
    <w:rsid w:val="005D462C"/>
    <w:rsid w:val="005D473E"/>
    <w:rsid w:val="005E1B4E"/>
    <w:rsid w:val="005E23C1"/>
    <w:rsid w:val="005E2890"/>
    <w:rsid w:val="005E3AC8"/>
    <w:rsid w:val="005E64EF"/>
    <w:rsid w:val="005E7C10"/>
    <w:rsid w:val="005F0A89"/>
    <w:rsid w:val="005F0EBF"/>
    <w:rsid w:val="005F1E33"/>
    <w:rsid w:val="005F1E76"/>
    <w:rsid w:val="005F34BB"/>
    <w:rsid w:val="005F6398"/>
    <w:rsid w:val="005F6DDC"/>
    <w:rsid w:val="005F744C"/>
    <w:rsid w:val="006017A7"/>
    <w:rsid w:val="00603E87"/>
    <w:rsid w:val="00604409"/>
    <w:rsid w:val="006045B5"/>
    <w:rsid w:val="00605B04"/>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24AF"/>
    <w:rsid w:val="00634220"/>
    <w:rsid w:val="0063711C"/>
    <w:rsid w:val="00637BC1"/>
    <w:rsid w:val="006409FA"/>
    <w:rsid w:val="00641E52"/>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1A0C"/>
    <w:rsid w:val="006A2348"/>
    <w:rsid w:val="006A55AD"/>
    <w:rsid w:val="006A5E32"/>
    <w:rsid w:val="006A7AC9"/>
    <w:rsid w:val="006B091E"/>
    <w:rsid w:val="006B1778"/>
    <w:rsid w:val="006B1CDB"/>
    <w:rsid w:val="006B2BE7"/>
    <w:rsid w:val="006B3732"/>
    <w:rsid w:val="006B5117"/>
    <w:rsid w:val="006B5F13"/>
    <w:rsid w:val="006B7148"/>
    <w:rsid w:val="006C0D34"/>
    <w:rsid w:val="006C1351"/>
    <w:rsid w:val="006C1D3D"/>
    <w:rsid w:val="006C2289"/>
    <w:rsid w:val="006C3AB4"/>
    <w:rsid w:val="006C4B0C"/>
    <w:rsid w:val="006C4F7A"/>
    <w:rsid w:val="006C5575"/>
    <w:rsid w:val="006C6680"/>
    <w:rsid w:val="006C78BD"/>
    <w:rsid w:val="006D0342"/>
    <w:rsid w:val="006D0F3A"/>
    <w:rsid w:val="006D673E"/>
    <w:rsid w:val="006E16FF"/>
    <w:rsid w:val="006E3399"/>
    <w:rsid w:val="006E413F"/>
    <w:rsid w:val="006E5D47"/>
    <w:rsid w:val="006E660A"/>
    <w:rsid w:val="006E78FF"/>
    <w:rsid w:val="006F0055"/>
    <w:rsid w:val="006F156E"/>
    <w:rsid w:val="006F1602"/>
    <w:rsid w:val="006F1B99"/>
    <w:rsid w:val="006F4021"/>
    <w:rsid w:val="006F7B5F"/>
    <w:rsid w:val="007010F8"/>
    <w:rsid w:val="00702AD3"/>
    <w:rsid w:val="00705798"/>
    <w:rsid w:val="007076F3"/>
    <w:rsid w:val="0071044A"/>
    <w:rsid w:val="0071077D"/>
    <w:rsid w:val="007133DF"/>
    <w:rsid w:val="007146C0"/>
    <w:rsid w:val="007222D5"/>
    <w:rsid w:val="0072643E"/>
    <w:rsid w:val="00726A42"/>
    <w:rsid w:val="00727C10"/>
    <w:rsid w:val="00727C3C"/>
    <w:rsid w:val="007315E3"/>
    <w:rsid w:val="00731ABC"/>
    <w:rsid w:val="007336E1"/>
    <w:rsid w:val="00734B4F"/>
    <w:rsid w:val="0073640B"/>
    <w:rsid w:val="0073765D"/>
    <w:rsid w:val="00737B9F"/>
    <w:rsid w:val="0074132E"/>
    <w:rsid w:val="00743C7E"/>
    <w:rsid w:val="00743E55"/>
    <w:rsid w:val="00747E40"/>
    <w:rsid w:val="00751894"/>
    <w:rsid w:val="00751B61"/>
    <w:rsid w:val="00753CF0"/>
    <w:rsid w:val="007549D4"/>
    <w:rsid w:val="007556EF"/>
    <w:rsid w:val="007558D7"/>
    <w:rsid w:val="00756294"/>
    <w:rsid w:val="00756A13"/>
    <w:rsid w:val="00760385"/>
    <w:rsid w:val="007617E0"/>
    <w:rsid w:val="00761992"/>
    <w:rsid w:val="007628D6"/>
    <w:rsid w:val="00764718"/>
    <w:rsid w:val="00766CF7"/>
    <w:rsid w:val="007670A8"/>
    <w:rsid w:val="007673D5"/>
    <w:rsid w:val="00767731"/>
    <w:rsid w:val="00771345"/>
    <w:rsid w:val="00771587"/>
    <w:rsid w:val="00773C6F"/>
    <w:rsid w:val="00773EA5"/>
    <w:rsid w:val="007753F1"/>
    <w:rsid w:val="0077627E"/>
    <w:rsid w:val="0078018B"/>
    <w:rsid w:val="0078218F"/>
    <w:rsid w:val="00783267"/>
    <w:rsid w:val="007850AD"/>
    <w:rsid w:val="00785CCB"/>
    <w:rsid w:val="00786BCF"/>
    <w:rsid w:val="007903E2"/>
    <w:rsid w:val="00790956"/>
    <w:rsid w:val="0079322A"/>
    <w:rsid w:val="00793867"/>
    <w:rsid w:val="007942FB"/>
    <w:rsid w:val="00795598"/>
    <w:rsid w:val="00795BCA"/>
    <w:rsid w:val="00796392"/>
    <w:rsid w:val="007970C3"/>
    <w:rsid w:val="00797A10"/>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554A"/>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3795A"/>
    <w:rsid w:val="00840AE5"/>
    <w:rsid w:val="0084247A"/>
    <w:rsid w:val="0084441A"/>
    <w:rsid w:val="00845235"/>
    <w:rsid w:val="00845E6D"/>
    <w:rsid w:val="00850842"/>
    <w:rsid w:val="00851079"/>
    <w:rsid w:val="00851991"/>
    <w:rsid w:val="008523AD"/>
    <w:rsid w:val="008533D4"/>
    <w:rsid w:val="00853F4D"/>
    <w:rsid w:val="00854D7B"/>
    <w:rsid w:val="0085504E"/>
    <w:rsid w:val="00861F67"/>
    <w:rsid w:val="00863B6A"/>
    <w:rsid w:val="00864074"/>
    <w:rsid w:val="00865380"/>
    <w:rsid w:val="00865B19"/>
    <w:rsid w:val="00866C14"/>
    <w:rsid w:val="00867044"/>
    <w:rsid w:val="00870E1C"/>
    <w:rsid w:val="008715FA"/>
    <w:rsid w:val="008743AC"/>
    <w:rsid w:val="00874994"/>
    <w:rsid w:val="0087504C"/>
    <w:rsid w:val="0087563B"/>
    <w:rsid w:val="00884771"/>
    <w:rsid w:val="008859D5"/>
    <w:rsid w:val="00885CB2"/>
    <w:rsid w:val="008862CD"/>
    <w:rsid w:val="0088749D"/>
    <w:rsid w:val="00891483"/>
    <w:rsid w:val="00893681"/>
    <w:rsid w:val="00893D02"/>
    <w:rsid w:val="00893DA9"/>
    <w:rsid w:val="0089437D"/>
    <w:rsid w:val="0089713D"/>
    <w:rsid w:val="0089723E"/>
    <w:rsid w:val="008972A7"/>
    <w:rsid w:val="008A2B0A"/>
    <w:rsid w:val="008A31F9"/>
    <w:rsid w:val="008A394E"/>
    <w:rsid w:val="008A4AF9"/>
    <w:rsid w:val="008A5CE6"/>
    <w:rsid w:val="008A75E7"/>
    <w:rsid w:val="008B2049"/>
    <w:rsid w:val="008B36D2"/>
    <w:rsid w:val="008B682F"/>
    <w:rsid w:val="008C1398"/>
    <w:rsid w:val="008C1C31"/>
    <w:rsid w:val="008C306A"/>
    <w:rsid w:val="008C347C"/>
    <w:rsid w:val="008C63C6"/>
    <w:rsid w:val="008C6D7E"/>
    <w:rsid w:val="008C6F17"/>
    <w:rsid w:val="008C75C1"/>
    <w:rsid w:val="008C7603"/>
    <w:rsid w:val="008C7672"/>
    <w:rsid w:val="008C77EA"/>
    <w:rsid w:val="008D101F"/>
    <w:rsid w:val="008D15D3"/>
    <w:rsid w:val="008D2A3B"/>
    <w:rsid w:val="008D3F29"/>
    <w:rsid w:val="008D3FBC"/>
    <w:rsid w:val="008D459C"/>
    <w:rsid w:val="008D7A3A"/>
    <w:rsid w:val="008E22A9"/>
    <w:rsid w:val="008E44E5"/>
    <w:rsid w:val="008E686B"/>
    <w:rsid w:val="008E69ED"/>
    <w:rsid w:val="008E71B1"/>
    <w:rsid w:val="008F0FD3"/>
    <w:rsid w:val="008F18E0"/>
    <w:rsid w:val="008F1ECC"/>
    <w:rsid w:val="008F33BD"/>
    <w:rsid w:val="008F416F"/>
    <w:rsid w:val="008F4473"/>
    <w:rsid w:val="008F6E86"/>
    <w:rsid w:val="00901601"/>
    <w:rsid w:val="00901E21"/>
    <w:rsid w:val="00904577"/>
    <w:rsid w:val="00906B27"/>
    <w:rsid w:val="00906BA7"/>
    <w:rsid w:val="00910A9F"/>
    <w:rsid w:val="00913C95"/>
    <w:rsid w:val="009147E6"/>
    <w:rsid w:val="0091678A"/>
    <w:rsid w:val="00921E31"/>
    <w:rsid w:val="00922EB0"/>
    <w:rsid w:val="00923209"/>
    <w:rsid w:val="00926971"/>
    <w:rsid w:val="00926D74"/>
    <w:rsid w:val="00927E73"/>
    <w:rsid w:val="00931071"/>
    <w:rsid w:val="00931FEF"/>
    <w:rsid w:val="009320C6"/>
    <w:rsid w:val="00932AAA"/>
    <w:rsid w:val="00937095"/>
    <w:rsid w:val="00937356"/>
    <w:rsid w:val="009375AB"/>
    <w:rsid w:val="0093760B"/>
    <w:rsid w:val="009376C7"/>
    <w:rsid w:val="009418B1"/>
    <w:rsid w:val="00941CD1"/>
    <w:rsid w:val="00942E44"/>
    <w:rsid w:val="00945637"/>
    <w:rsid w:val="00947FE3"/>
    <w:rsid w:val="009548FD"/>
    <w:rsid w:val="00955CAE"/>
    <w:rsid w:val="00956E36"/>
    <w:rsid w:val="00957370"/>
    <w:rsid w:val="009574F1"/>
    <w:rsid w:val="00957FCA"/>
    <w:rsid w:val="00960DAD"/>
    <w:rsid w:val="00961948"/>
    <w:rsid w:val="009624B8"/>
    <w:rsid w:val="00962935"/>
    <w:rsid w:val="00962954"/>
    <w:rsid w:val="00964887"/>
    <w:rsid w:val="00964FB8"/>
    <w:rsid w:val="009650C5"/>
    <w:rsid w:val="00965C55"/>
    <w:rsid w:val="00965E8A"/>
    <w:rsid w:val="00966089"/>
    <w:rsid w:val="00966EB4"/>
    <w:rsid w:val="00967279"/>
    <w:rsid w:val="00967428"/>
    <w:rsid w:val="00970F40"/>
    <w:rsid w:val="009710D7"/>
    <w:rsid w:val="009713C6"/>
    <w:rsid w:val="00975209"/>
    <w:rsid w:val="00975C95"/>
    <w:rsid w:val="009763D4"/>
    <w:rsid w:val="009800C3"/>
    <w:rsid w:val="00981BBE"/>
    <w:rsid w:val="00981E85"/>
    <w:rsid w:val="0098461C"/>
    <w:rsid w:val="009851EC"/>
    <w:rsid w:val="00987135"/>
    <w:rsid w:val="00987FDF"/>
    <w:rsid w:val="00990BE7"/>
    <w:rsid w:val="00993019"/>
    <w:rsid w:val="009930D8"/>
    <w:rsid w:val="00995898"/>
    <w:rsid w:val="009964EF"/>
    <w:rsid w:val="009965E8"/>
    <w:rsid w:val="009968A2"/>
    <w:rsid w:val="00996C78"/>
    <w:rsid w:val="00997B40"/>
    <w:rsid w:val="009A0CCD"/>
    <w:rsid w:val="009A1E00"/>
    <w:rsid w:val="009A46B2"/>
    <w:rsid w:val="009A501C"/>
    <w:rsid w:val="009A50A6"/>
    <w:rsid w:val="009A7519"/>
    <w:rsid w:val="009B06EA"/>
    <w:rsid w:val="009B1158"/>
    <w:rsid w:val="009B34FB"/>
    <w:rsid w:val="009B43C4"/>
    <w:rsid w:val="009B48E2"/>
    <w:rsid w:val="009B506F"/>
    <w:rsid w:val="009B6BD0"/>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9F7039"/>
    <w:rsid w:val="009F76C0"/>
    <w:rsid w:val="00A01216"/>
    <w:rsid w:val="00A03219"/>
    <w:rsid w:val="00A0402C"/>
    <w:rsid w:val="00A0406F"/>
    <w:rsid w:val="00A05F97"/>
    <w:rsid w:val="00A06EDD"/>
    <w:rsid w:val="00A1069B"/>
    <w:rsid w:val="00A1117F"/>
    <w:rsid w:val="00A1132B"/>
    <w:rsid w:val="00A12CDF"/>
    <w:rsid w:val="00A150BF"/>
    <w:rsid w:val="00A15B4F"/>
    <w:rsid w:val="00A21B9E"/>
    <w:rsid w:val="00A21C56"/>
    <w:rsid w:val="00A22613"/>
    <w:rsid w:val="00A24D2D"/>
    <w:rsid w:val="00A2583D"/>
    <w:rsid w:val="00A2666E"/>
    <w:rsid w:val="00A2667D"/>
    <w:rsid w:val="00A30057"/>
    <w:rsid w:val="00A3043B"/>
    <w:rsid w:val="00A30EEC"/>
    <w:rsid w:val="00A33492"/>
    <w:rsid w:val="00A3410D"/>
    <w:rsid w:val="00A35E3F"/>
    <w:rsid w:val="00A37DF6"/>
    <w:rsid w:val="00A40119"/>
    <w:rsid w:val="00A409BC"/>
    <w:rsid w:val="00A41AE6"/>
    <w:rsid w:val="00A43809"/>
    <w:rsid w:val="00A43EAA"/>
    <w:rsid w:val="00A50454"/>
    <w:rsid w:val="00A50799"/>
    <w:rsid w:val="00A50A99"/>
    <w:rsid w:val="00A50E98"/>
    <w:rsid w:val="00A51312"/>
    <w:rsid w:val="00A5241E"/>
    <w:rsid w:val="00A53792"/>
    <w:rsid w:val="00A55A81"/>
    <w:rsid w:val="00A55B52"/>
    <w:rsid w:val="00A57D46"/>
    <w:rsid w:val="00A60D66"/>
    <w:rsid w:val="00A61220"/>
    <w:rsid w:val="00A63A2F"/>
    <w:rsid w:val="00A64663"/>
    <w:rsid w:val="00A64945"/>
    <w:rsid w:val="00A661DF"/>
    <w:rsid w:val="00A66E97"/>
    <w:rsid w:val="00A709D0"/>
    <w:rsid w:val="00A71E5D"/>
    <w:rsid w:val="00A73E54"/>
    <w:rsid w:val="00A73FD8"/>
    <w:rsid w:val="00A747AD"/>
    <w:rsid w:val="00A75AB4"/>
    <w:rsid w:val="00A76FC9"/>
    <w:rsid w:val="00A81B43"/>
    <w:rsid w:val="00A8214B"/>
    <w:rsid w:val="00A83DB7"/>
    <w:rsid w:val="00A849E6"/>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3055"/>
    <w:rsid w:val="00AB4893"/>
    <w:rsid w:val="00AB48C5"/>
    <w:rsid w:val="00AB65E3"/>
    <w:rsid w:val="00AC06A3"/>
    <w:rsid w:val="00AC133A"/>
    <w:rsid w:val="00AC141F"/>
    <w:rsid w:val="00AC14C8"/>
    <w:rsid w:val="00AC1DEA"/>
    <w:rsid w:val="00AC5744"/>
    <w:rsid w:val="00AD3A93"/>
    <w:rsid w:val="00AD4424"/>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564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2231"/>
    <w:rsid w:val="00B22763"/>
    <w:rsid w:val="00B237C2"/>
    <w:rsid w:val="00B23B40"/>
    <w:rsid w:val="00B243F2"/>
    <w:rsid w:val="00B246A2"/>
    <w:rsid w:val="00B2490E"/>
    <w:rsid w:val="00B30100"/>
    <w:rsid w:val="00B30752"/>
    <w:rsid w:val="00B335C4"/>
    <w:rsid w:val="00B348B2"/>
    <w:rsid w:val="00B3593A"/>
    <w:rsid w:val="00B35B86"/>
    <w:rsid w:val="00B36414"/>
    <w:rsid w:val="00B3724E"/>
    <w:rsid w:val="00B41648"/>
    <w:rsid w:val="00B416AB"/>
    <w:rsid w:val="00B4446C"/>
    <w:rsid w:val="00B445B3"/>
    <w:rsid w:val="00B4466B"/>
    <w:rsid w:val="00B44E5F"/>
    <w:rsid w:val="00B453A6"/>
    <w:rsid w:val="00B45C0B"/>
    <w:rsid w:val="00B46078"/>
    <w:rsid w:val="00B46743"/>
    <w:rsid w:val="00B46AF9"/>
    <w:rsid w:val="00B52F40"/>
    <w:rsid w:val="00B551CB"/>
    <w:rsid w:val="00B57DDF"/>
    <w:rsid w:val="00B57F29"/>
    <w:rsid w:val="00B60BCE"/>
    <w:rsid w:val="00B62A9E"/>
    <w:rsid w:val="00B62CA2"/>
    <w:rsid w:val="00B63ACE"/>
    <w:rsid w:val="00B63FFD"/>
    <w:rsid w:val="00B644CA"/>
    <w:rsid w:val="00B65604"/>
    <w:rsid w:val="00B65D53"/>
    <w:rsid w:val="00B6622C"/>
    <w:rsid w:val="00B70479"/>
    <w:rsid w:val="00B72AA6"/>
    <w:rsid w:val="00B72DFC"/>
    <w:rsid w:val="00B747C5"/>
    <w:rsid w:val="00B75690"/>
    <w:rsid w:val="00B76717"/>
    <w:rsid w:val="00B77FD0"/>
    <w:rsid w:val="00B77FF8"/>
    <w:rsid w:val="00B80154"/>
    <w:rsid w:val="00B80E0F"/>
    <w:rsid w:val="00B8137C"/>
    <w:rsid w:val="00B81667"/>
    <w:rsid w:val="00B84C77"/>
    <w:rsid w:val="00B85CFD"/>
    <w:rsid w:val="00B877C3"/>
    <w:rsid w:val="00B87AA2"/>
    <w:rsid w:val="00B902DB"/>
    <w:rsid w:val="00B90E01"/>
    <w:rsid w:val="00B91982"/>
    <w:rsid w:val="00B9306D"/>
    <w:rsid w:val="00B9415D"/>
    <w:rsid w:val="00B947EA"/>
    <w:rsid w:val="00B977DF"/>
    <w:rsid w:val="00B97875"/>
    <w:rsid w:val="00BA0003"/>
    <w:rsid w:val="00BA2805"/>
    <w:rsid w:val="00BA3A63"/>
    <w:rsid w:val="00BA612B"/>
    <w:rsid w:val="00BA6BB2"/>
    <w:rsid w:val="00BA7D05"/>
    <w:rsid w:val="00BB56A8"/>
    <w:rsid w:val="00BB5D86"/>
    <w:rsid w:val="00BB7DD6"/>
    <w:rsid w:val="00BC0DE6"/>
    <w:rsid w:val="00BC1E57"/>
    <w:rsid w:val="00BC48B3"/>
    <w:rsid w:val="00BC53EE"/>
    <w:rsid w:val="00BC5D1E"/>
    <w:rsid w:val="00BC5D92"/>
    <w:rsid w:val="00BC7F34"/>
    <w:rsid w:val="00BD1339"/>
    <w:rsid w:val="00BD6335"/>
    <w:rsid w:val="00BD6EF9"/>
    <w:rsid w:val="00BD7316"/>
    <w:rsid w:val="00BE5B09"/>
    <w:rsid w:val="00BE5E87"/>
    <w:rsid w:val="00BE613A"/>
    <w:rsid w:val="00BF08A1"/>
    <w:rsid w:val="00BF08AC"/>
    <w:rsid w:val="00BF3D2B"/>
    <w:rsid w:val="00BF633A"/>
    <w:rsid w:val="00BF6E50"/>
    <w:rsid w:val="00BF7C47"/>
    <w:rsid w:val="00C008C5"/>
    <w:rsid w:val="00C03B76"/>
    <w:rsid w:val="00C04E5F"/>
    <w:rsid w:val="00C06FA6"/>
    <w:rsid w:val="00C102DF"/>
    <w:rsid w:val="00C10680"/>
    <w:rsid w:val="00C120DB"/>
    <w:rsid w:val="00C122F0"/>
    <w:rsid w:val="00C14D2B"/>
    <w:rsid w:val="00C15749"/>
    <w:rsid w:val="00C159A9"/>
    <w:rsid w:val="00C16894"/>
    <w:rsid w:val="00C1711B"/>
    <w:rsid w:val="00C222A4"/>
    <w:rsid w:val="00C229ED"/>
    <w:rsid w:val="00C23706"/>
    <w:rsid w:val="00C2419A"/>
    <w:rsid w:val="00C2480A"/>
    <w:rsid w:val="00C2719D"/>
    <w:rsid w:val="00C27CF2"/>
    <w:rsid w:val="00C300C0"/>
    <w:rsid w:val="00C300CE"/>
    <w:rsid w:val="00C30630"/>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204B"/>
    <w:rsid w:val="00C62A7F"/>
    <w:rsid w:val="00C6351D"/>
    <w:rsid w:val="00C64A0B"/>
    <w:rsid w:val="00C64CAB"/>
    <w:rsid w:val="00C6648A"/>
    <w:rsid w:val="00C66B2A"/>
    <w:rsid w:val="00C67146"/>
    <w:rsid w:val="00C701EC"/>
    <w:rsid w:val="00C714E7"/>
    <w:rsid w:val="00C7234D"/>
    <w:rsid w:val="00C728BB"/>
    <w:rsid w:val="00C7388D"/>
    <w:rsid w:val="00C73931"/>
    <w:rsid w:val="00C75391"/>
    <w:rsid w:val="00C760E7"/>
    <w:rsid w:val="00C80532"/>
    <w:rsid w:val="00C810B7"/>
    <w:rsid w:val="00C8118E"/>
    <w:rsid w:val="00C815A4"/>
    <w:rsid w:val="00C8256C"/>
    <w:rsid w:val="00C83D28"/>
    <w:rsid w:val="00C85301"/>
    <w:rsid w:val="00C857C1"/>
    <w:rsid w:val="00C85CF3"/>
    <w:rsid w:val="00C863A7"/>
    <w:rsid w:val="00C86E31"/>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58A3"/>
    <w:rsid w:val="00CB71D0"/>
    <w:rsid w:val="00CB7634"/>
    <w:rsid w:val="00CB7676"/>
    <w:rsid w:val="00CB787E"/>
    <w:rsid w:val="00CC1088"/>
    <w:rsid w:val="00CC2409"/>
    <w:rsid w:val="00CC29A8"/>
    <w:rsid w:val="00CC35AC"/>
    <w:rsid w:val="00CC3A81"/>
    <w:rsid w:val="00CC57F4"/>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6F30"/>
    <w:rsid w:val="00D16F5D"/>
    <w:rsid w:val="00D177D0"/>
    <w:rsid w:val="00D17870"/>
    <w:rsid w:val="00D1794F"/>
    <w:rsid w:val="00D20C68"/>
    <w:rsid w:val="00D22A5C"/>
    <w:rsid w:val="00D22E99"/>
    <w:rsid w:val="00D238DF"/>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CF"/>
    <w:rsid w:val="00D432EA"/>
    <w:rsid w:val="00D453F8"/>
    <w:rsid w:val="00D47675"/>
    <w:rsid w:val="00D5030E"/>
    <w:rsid w:val="00D526C2"/>
    <w:rsid w:val="00D52DC0"/>
    <w:rsid w:val="00D552CA"/>
    <w:rsid w:val="00D559F8"/>
    <w:rsid w:val="00D6169B"/>
    <w:rsid w:val="00D6234F"/>
    <w:rsid w:val="00D62D31"/>
    <w:rsid w:val="00D63D2E"/>
    <w:rsid w:val="00D64654"/>
    <w:rsid w:val="00D65A70"/>
    <w:rsid w:val="00D70473"/>
    <w:rsid w:val="00D7206F"/>
    <w:rsid w:val="00D72636"/>
    <w:rsid w:val="00D74755"/>
    <w:rsid w:val="00D77B8F"/>
    <w:rsid w:val="00D813A7"/>
    <w:rsid w:val="00D820F9"/>
    <w:rsid w:val="00D82B77"/>
    <w:rsid w:val="00D83660"/>
    <w:rsid w:val="00D83A78"/>
    <w:rsid w:val="00D85EEC"/>
    <w:rsid w:val="00D87733"/>
    <w:rsid w:val="00D9065C"/>
    <w:rsid w:val="00D91D57"/>
    <w:rsid w:val="00D92E9C"/>
    <w:rsid w:val="00D938F5"/>
    <w:rsid w:val="00D969B5"/>
    <w:rsid w:val="00D97F51"/>
    <w:rsid w:val="00DA1580"/>
    <w:rsid w:val="00DA2986"/>
    <w:rsid w:val="00DA388E"/>
    <w:rsid w:val="00DA4F47"/>
    <w:rsid w:val="00DA66CC"/>
    <w:rsid w:val="00DB18B3"/>
    <w:rsid w:val="00DB3499"/>
    <w:rsid w:val="00DB413A"/>
    <w:rsid w:val="00DB4B2B"/>
    <w:rsid w:val="00DB566A"/>
    <w:rsid w:val="00DB65A2"/>
    <w:rsid w:val="00DB6699"/>
    <w:rsid w:val="00DC1A28"/>
    <w:rsid w:val="00DC27CF"/>
    <w:rsid w:val="00DC2F5B"/>
    <w:rsid w:val="00DC381C"/>
    <w:rsid w:val="00DC4690"/>
    <w:rsid w:val="00DC6999"/>
    <w:rsid w:val="00DC77C5"/>
    <w:rsid w:val="00DC7C74"/>
    <w:rsid w:val="00DD27E4"/>
    <w:rsid w:val="00DD6ADB"/>
    <w:rsid w:val="00DD7998"/>
    <w:rsid w:val="00DE017B"/>
    <w:rsid w:val="00DE0DCD"/>
    <w:rsid w:val="00DE0F26"/>
    <w:rsid w:val="00DE47D8"/>
    <w:rsid w:val="00DE507A"/>
    <w:rsid w:val="00DE58C1"/>
    <w:rsid w:val="00DE5927"/>
    <w:rsid w:val="00DE63AF"/>
    <w:rsid w:val="00DE7355"/>
    <w:rsid w:val="00DE73F4"/>
    <w:rsid w:val="00DE7478"/>
    <w:rsid w:val="00DF0483"/>
    <w:rsid w:val="00DF123F"/>
    <w:rsid w:val="00DF1CE4"/>
    <w:rsid w:val="00DF25D4"/>
    <w:rsid w:val="00DF3244"/>
    <w:rsid w:val="00DF4696"/>
    <w:rsid w:val="00DF4DCD"/>
    <w:rsid w:val="00DF5069"/>
    <w:rsid w:val="00DF6E7C"/>
    <w:rsid w:val="00E00888"/>
    <w:rsid w:val="00E01A1D"/>
    <w:rsid w:val="00E027D5"/>
    <w:rsid w:val="00E02C6D"/>
    <w:rsid w:val="00E047BA"/>
    <w:rsid w:val="00E10D27"/>
    <w:rsid w:val="00E113CC"/>
    <w:rsid w:val="00E12D32"/>
    <w:rsid w:val="00E13CD9"/>
    <w:rsid w:val="00E15915"/>
    <w:rsid w:val="00E15CF4"/>
    <w:rsid w:val="00E164BA"/>
    <w:rsid w:val="00E21115"/>
    <w:rsid w:val="00E212DF"/>
    <w:rsid w:val="00E23F63"/>
    <w:rsid w:val="00E245F1"/>
    <w:rsid w:val="00E24EAD"/>
    <w:rsid w:val="00E2554E"/>
    <w:rsid w:val="00E2577C"/>
    <w:rsid w:val="00E25CF3"/>
    <w:rsid w:val="00E25DC5"/>
    <w:rsid w:val="00E26691"/>
    <w:rsid w:val="00E26E5E"/>
    <w:rsid w:val="00E2729E"/>
    <w:rsid w:val="00E276AB"/>
    <w:rsid w:val="00E27E14"/>
    <w:rsid w:val="00E322A4"/>
    <w:rsid w:val="00E33E99"/>
    <w:rsid w:val="00E34E7A"/>
    <w:rsid w:val="00E358E6"/>
    <w:rsid w:val="00E36463"/>
    <w:rsid w:val="00E409EC"/>
    <w:rsid w:val="00E41C86"/>
    <w:rsid w:val="00E4229C"/>
    <w:rsid w:val="00E43363"/>
    <w:rsid w:val="00E44640"/>
    <w:rsid w:val="00E46077"/>
    <w:rsid w:val="00E474D8"/>
    <w:rsid w:val="00E5055B"/>
    <w:rsid w:val="00E51274"/>
    <w:rsid w:val="00E540E8"/>
    <w:rsid w:val="00E54808"/>
    <w:rsid w:val="00E54BBB"/>
    <w:rsid w:val="00E556AD"/>
    <w:rsid w:val="00E56207"/>
    <w:rsid w:val="00E56652"/>
    <w:rsid w:val="00E56D9A"/>
    <w:rsid w:val="00E6058E"/>
    <w:rsid w:val="00E60B2F"/>
    <w:rsid w:val="00E6507A"/>
    <w:rsid w:val="00E65A92"/>
    <w:rsid w:val="00E6760A"/>
    <w:rsid w:val="00E7006D"/>
    <w:rsid w:val="00E72663"/>
    <w:rsid w:val="00E73A3C"/>
    <w:rsid w:val="00E73F5A"/>
    <w:rsid w:val="00E7441A"/>
    <w:rsid w:val="00E74745"/>
    <w:rsid w:val="00E8187B"/>
    <w:rsid w:val="00E849B0"/>
    <w:rsid w:val="00E85F6D"/>
    <w:rsid w:val="00E867AA"/>
    <w:rsid w:val="00E8757C"/>
    <w:rsid w:val="00E87C19"/>
    <w:rsid w:val="00E900C6"/>
    <w:rsid w:val="00E9101C"/>
    <w:rsid w:val="00E91341"/>
    <w:rsid w:val="00E92792"/>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4E3A"/>
    <w:rsid w:val="00EB6ECE"/>
    <w:rsid w:val="00EB717B"/>
    <w:rsid w:val="00EB7C0D"/>
    <w:rsid w:val="00EC0C7E"/>
    <w:rsid w:val="00EC1504"/>
    <w:rsid w:val="00EC1A1B"/>
    <w:rsid w:val="00EC2CA2"/>
    <w:rsid w:val="00EC3D24"/>
    <w:rsid w:val="00EC41A6"/>
    <w:rsid w:val="00EC4654"/>
    <w:rsid w:val="00EC4A6B"/>
    <w:rsid w:val="00EC4F0D"/>
    <w:rsid w:val="00EC57AE"/>
    <w:rsid w:val="00ED2A8C"/>
    <w:rsid w:val="00ED3A6B"/>
    <w:rsid w:val="00ED45CD"/>
    <w:rsid w:val="00ED4FCE"/>
    <w:rsid w:val="00ED56BA"/>
    <w:rsid w:val="00ED58BF"/>
    <w:rsid w:val="00ED664F"/>
    <w:rsid w:val="00EE1969"/>
    <w:rsid w:val="00EE19AF"/>
    <w:rsid w:val="00EE3DD8"/>
    <w:rsid w:val="00EE4E68"/>
    <w:rsid w:val="00EE6447"/>
    <w:rsid w:val="00EF12BE"/>
    <w:rsid w:val="00EF1638"/>
    <w:rsid w:val="00EF1EE0"/>
    <w:rsid w:val="00EF7604"/>
    <w:rsid w:val="00EF7F54"/>
    <w:rsid w:val="00F0016C"/>
    <w:rsid w:val="00F005EA"/>
    <w:rsid w:val="00F02275"/>
    <w:rsid w:val="00F02A1F"/>
    <w:rsid w:val="00F10069"/>
    <w:rsid w:val="00F10728"/>
    <w:rsid w:val="00F1086C"/>
    <w:rsid w:val="00F11416"/>
    <w:rsid w:val="00F11507"/>
    <w:rsid w:val="00F11772"/>
    <w:rsid w:val="00F125BA"/>
    <w:rsid w:val="00F126B3"/>
    <w:rsid w:val="00F145AB"/>
    <w:rsid w:val="00F14B6F"/>
    <w:rsid w:val="00F15368"/>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3A37"/>
    <w:rsid w:val="00F55350"/>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4C67"/>
    <w:rsid w:val="00F74E20"/>
    <w:rsid w:val="00F75921"/>
    <w:rsid w:val="00F75BB4"/>
    <w:rsid w:val="00F7664A"/>
    <w:rsid w:val="00F76A21"/>
    <w:rsid w:val="00F77BBD"/>
    <w:rsid w:val="00F810BC"/>
    <w:rsid w:val="00F816E6"/>
    <w:rsid w:val="00F82A3D"/>
    <w:rsid w:val="00F83EB8"/>
    <w:rsid w:val="00F858D7"/>
    <w:rsid w:val="00F85BD9"/>
    <w:rsid w:val="00F85D98"/>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324"/>
    <w:rsid w:val="00FC2775"/>
    <w:rsid w:val="00FC2AF9"/>
    <w:rsid w:val="00FC4A16"/>
    <w:rsid w:val="00FC54B4"/>
    <w:rsid w:val="00FC63C4"/>
    <w:rsid w:val="00FD0B8D"/>
    <w:rsid w:val="00FD0EEF"/>
    <w:rsid w:val="00FD1267"/>
    <w:rsid w:val="00FD1A33"/>
    <w:rsid w:val="00FD1D68"/>
    <w:rsid w:val="00FD2913"/>
    <w:rsid w:val="00FD60C1"/>
    <w:rsid w:val="00FD60FA"/>
    <w:rsid w:val="00FD7176"/>
    <w:rsid w:val="00FE019E"/>
    <w:rsid w:val="00FE0321"/>
    <w:rsid w:val="00FE0EA2"/>
    <w:rsid w:val="00FE1A83"/>
    <w:rsid w:val="00FE342D"/>
    <w:rsid w:val="00FE437A"/>
    <w:rsid w:val="00FE567E"/>
    <w:rsid w:val="00FE6D2B"/>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3C2591F7-D86E-40E9-A3DB-41CECD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customStyle="1" w:styleId="UnresolvedMention4">
    <w:name w:val="Unresolved Mention4"/>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 w:type="character" w:styleId="UnresolvedMention">
    <w:name w:val="Unresolved Mention"/>
    <w:basedOn w:val="DefaultParagraphFont"/>
    <w:uiPriority w:val="99"/>
    <w:semiHidden/>
    <w:unhideWhenUsed/>
    <w:rsid w:val="00405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thomas@fas.harvard.edu"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aleodb.org/" TargetMode="External"/><Relationship Id="rId7" Type="http://schemas.openxmlformats.org/officeDocument/2006/relationships/endnotes" Target="endnotes.xml"/><Relationship Id="rId12" Type="http://schemas.openxmlformats.org/officeDocument/2006/relationships/hyperlink" Target="https://github.com/gwct/murine-discordance"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5061/dryad.866t1g1wq"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repeatmasker.org" TargetMode="External"/><Relationship Id="rId28" Type="http://schemas.openxmlformats.org/officeDocument/2006/relationships/theme" Target="theme/theme1.xml"/><Relationship Id="rId10" Type="http://schemas.openxmlformats.org/officeDocument/2006/relationships/hyperlink" Target="https://github.com/dwinter/pafr"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goodest-goodlab/pseudo-it" TargetMode="External"/><Relationship Id="rId14" Type="http://schemas.openxmlformats.org/officeDocument/2006/relationships/image" Target="media/image2.png"/><Relationship Id="rId22" Type="http://schemas.openxmlformats.org/officeDocument/2006/relationships/hyperlink" Target="http://www.robertlanfear.com/blog/files/concordance_factors.html"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C2E97-2DFD-4F0B-B4E8-7343E9358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46</Pages>
  <Words>27360</Words>
  <Characters>155952</Characters>
  <Application>Microsoft Office Word</Application>
  <DocSecurity>0</DocSecurity>
  <Lines>1299</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13</cp:revision>
  <cp:lastPrinted>2024-06-07T19:36:00Z</cp:lastPrinted>
  <dcterms:created xsi:type="dcterms:W3CDTF">2024-08-02T21:50:00Z</dcterms:created>
  <dcterms:modified xsi:type="dcterms:W3CDTF">2024-10-16T14:04:00Z</dcterms:modified>
</cp:coreProperties>
</file>