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77F3A552"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del w:id="0" w:author="Thomas, Gregg" w:date="2024-10-01T11:00:00Z" w16du:dateUtc="2024-10-01T15:00:00Z">
        <w:r w:rsidR="00BE5B09" w:rsidRPr="00004FE6">
          <w:rPr>
            <w:rFonts w:ascii="Times New Roman" w:hAnsi="Times New Roman" w:cs="Times New Roman"/>
            <w:b/>
            <w:bCs/>
            <w:sz w:val="24"/>
            <w:szCs w:val="24"/>
          </w:rPr>
          <w:delText>Old World mice and rats</w:delText>
        </w:r>
      </w:del>
      <w:ins w:id="1" w:author="Thomas, Gregg" w:date="2024-10-01T11:00:00Z" w16du:dateUtc="2024-10-01T15:00:00Z">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ins>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0EDBEA22"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w:t>
      </w:r>
      <w:del w:id="2" w:author="Thomas, Gregg" w:date="2024-10-01T11:00:00Z" w16du:dateUtc="2024-10-01T15:00:00Z">
        <w:r w:rsidR="00D0250C">
          <w:rPr>
            <w:rFonts w:ascii="Times New Roman" w:hAnsi="Times New Roman" w:cs="Times New Roman"/>
            <w:sz w:val="24"/>
            <w:szCs w:val="24"/>
          </w:rPr>
          <w:delText>(Old World mice and rats)</w:delText>
        </w:r>
        <w:r w:rsidR="0089437D">
          <w:rPr>
            <w:rFonts w:ascii="Times New Roman" w:hAnsi="Times New Roman" w:cs="Times New Roman"/>
            <w:sz w:val="24"/>
            <w:szCs w:val="24"/>
          </w:rPr>
          <w:delText xml:space="preserve"> </w:delText>
        </w:r>
      </w:del>
      <w:r w:rsidR="0089437D">
        <w:rPr>
          <w:rFonts w:ascii="Times New Roman" w:hAnsi="Times New Roman" w:cs="Times New Roman"/>
          <w:sz w:val="24"/>
          <w:szCs w:val="24"/>
        </w:rPr>
        <w:t xml:space="preserve">–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gave rise to the</w:t>
      </w:r>
      <w:ins w:id="3" w:author="Thomas, Gregg" w:date="2024-10-01T11:00:00Z" w16du:dateUtc="2024-10-01T15:00:00Z">
        <w:r w:rsidR="00893681">
          <w:rPr>
            <w:rFonts w:ascii="Times New Roman" w:hAnsi="Times New Roman" w:cs="Times New Roman"/>
            <w:sz w:val="24"/>
            <w:szCs w:val="24"/>
          </w:rPr>
          <w:t xml:space="preserve"> </w:t>
        </w:r>
        <w:r w:rsidR="0042542A">
          <w:rPr>
            <w:rFonts w:ascii="Times New Roman" w:hAnsi="Times New Roman" w:cs="Times New Roman"/>
            <w:sz w:val="24"/>
            <w:szCs w:val="24"/>
          </w:rPr>
          <w:t>laboratory</w:t>
        </w:r>
      </w:ins>
      <w:r w:rsidR="0042542A">
        <w:rPr>
          <w:rFonts w:ascii="Times New Roman" w:hAnsi="Times New Roman" w:cs="Times New Roman"/>
          <w:sz w:val="24"/>
          <w:szCs w:val="24"/>
        </w:rPr>
        <w:t xml:space="preserv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ins w:id="4" w:author="Thomas, Gregg" w:date="2024-10-01T11:00:00Z" w16du:dateUtc="2024-10-01T15:00:00Z">
        <w:r w:rsidR="00A03219">
          <w:rPr>
            <w:rFonts w:ascii="Times New Roman" w:hAnsi="Times New Roman" w:cs="Times New Roman"/>
            <w:sz w:val="24"/>
            <w:szCs w:val="24"/>
          </w:rPr>
          <w:t xml:space="preserve">time-calibrated </w:t>
        </w:r>
      </w:ins>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del w:id="5" w:author="Thomas, Gregg" w:date="2024-10-01T11:00:00Z" w16du:dateUtc="2024-10-01T15:00:00Z">
        <w:r w:rsidR="00796392">
          <w:rPr>
            <w:rFonts w:ascii="Times New Roman" w:hAnsi="Times New Roman" w:cs="Times New Roman"/>
            <w:sz w:val="24"/>
            <w:szCs w:val="24"/>
          </w:rPr>
          <w:delText>and</w:delText>
        </w:r>
      </w:del>
      <w:ins w:id="6" w:author="Thomas, Gregg" w:date="2024-10-01T11:00:00Z" w16du:dateUtc="2024-10-01T15:00:00Z">
        <w:r w:rsidR="00A03219">
          <w:rPr>
            <w:rFonts w:ascii="Times New Roman" w:hAnsi="Times New Roman" w:cs="Times New Roman"/>
            <w:sz w:val="24"/>
            <w:szCs w:val="24"/>
          </w:rPr>
          <w:t>across 12 million years of divergence. We</w:t>
        </w:r>
      </w:ins>
      <w:r w:rsidR="00A03219">
        <w:rPr>
          <w:rFonts w:ascii="Times New Roman" w:hAnsi="Times New Roman" w:cs="Times New Roman"/>
          <w:sz w:val="24"/>
          <w:szCs w:val="24"/>
        </w:rPr>
        <w:t xml:space="preserv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del w:id="7" w:author="Thomas, Gregg" w:date="2024-10-01T11:00:00Z" w16du:dateUtc="2024-10-01T15:00:00Z">
        <w:r w:rsidR="003C2652">
          <w:rPr>
            <w:rFonts w:ascii="Times New Roman" w:hAnsi="Times New Roman" w:cs="Times New Roman"/>
            <w:sz w:val="24"/>
            <w:szCs w:val="24"/>
          </w:rPr>
          <w:delText>.</w:delText>
        </w:r>
        <w:r w:rsidR="00727C10">
          <w:rPr>
            <w:rFonts w:ascii="Times New Roman" w:hAnsi="Times New Roman" w:cs="Times New Roman"/>
            <w:sz w:val="24"/>
            <w:szCs w:val="24"/>
          </w:rPr>
          <w:delText xml:space="preserve"> </w:delText>
        </w:r>
        <w:r w:rsidR="00247FEB">
          <w:rPr>
            <w:rFonts w:ascii="Times New Roman" w:hAnsi="Times New Roman" w:cs="Times New Roman"/>
            <w:sz w:val="24"/>
            <w:szCs w:val="24"/>
          </w:rPr>
          <w:delText>While we f</w:delText>
        </w:r>
        <w:r w:rsidR="00981BBE">
          <w:rPr>
            <w:rFonts w:ascii="Times New Roman" w:hAnsi="Times New Roman" w:cs="Times New Roman"/>
            <w:sz w:val="24"/>
            <w:szCs w:val="24"/>
          </w:rPr>
          <w:delText>ou</w:delText>
        </w:r>
        <w:r w:rsidR="00247FEB">
          <w:rPr>
            <w:rFonts w:ascii="Times New Roman" w:hAnsi="Times New Roman" w:cs="Times New Roman"/>
            <w:sz w:val="24"/>
            <w:szCs w:val="24"/>
          </w:rPr>
          <w:delText>nd</w:delText>
        </w:r>
      </w:del>
      <w:ins w:id="8" w:author="Thomas, Gregg" w:date="2024-10-01T11:00:00Z" w16du:dateUtc="2024-10-01T15:00:00Z">
        <w:r w:rsidR="00734B4F">
          <w:rPr>
            <w:rFonts w:ascii="Times New Roman" w:hAnsi="Times New Roman" w:cs="Times New Roman"/>
            <w:sz w:val="24"/>
            <w:szCs w:val="24"/>
          </w:rPr>
          <w:t>,</w:t>
        </w:r>
        <w:r w:rsidR="00A03219">
          <w:rPr>
            <w:rFonts w:ascii="Times New Roman" w:hAnsi="Times New Roman" w:cs="Times New Roman"/>
            <w:sz w:val="24"/>
            <w:szCs w:val="24"/>
          </w:rPr>
          <w:t xml:space="preserve"> but</w:t>
        </w:r>
      </w:ins>
      <w:r w:rsidR="00A03219">
        <w:rPr>
          <w:rFonts w:ascii="Times New Roman" w:hAnsi="Times New Roman" w:cs="Times New Roman"/>
          <w:sz w:val="24"/>
          <w:szCs w:val="24"/>
        </w:rPr>
        <w:t xml:space="preserve">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ins w:id="9" w:author="Thomas, Gregg" w:date="2024-10-01T11:00:00Z" w16du:dateUtc="2024-10-01T15:00:00Z">
        <w:r w:rsidR="00A03219">
          <w:rPr>
            <w:rFonts w:ascii="Times New Roman" w:hAnsi="Times New Roman" w:cs="Times New Roman"/>
            <w:sz w:val="24"/>
            <w:szCs w:val="24"/>
          </w:rPr>
          <w:t>. However</w:t>
        </w:r>
      </w:ins>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ins w:id="10" w:author="Thomas, Gregg" w:date="2024-10-01T11:00:00Z" w16du:dateUtc="2024-10-01T15:00:00Z">
        <w:r w:rsidR="00734B4F">
          <w:rPr>
            <w:rFonts w:ascii="Times New Roman" w:hAnsi="Times New Roman" w:cs="Times New Roman"/>
            <w:sz w:val="24"/>
            <w:szCs w:val="24"/>
          </w:rPr>
          <w:t xml:space="preserve">appreciably </w:t>
        </w:r>
      </w:ins>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0713B41A"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del w:id="11" w:author="Thomas, Gregg" w:date="2024-10-01T11:00:00Z" w16du:dateUtc="2024-10-01T15:00:00Z">
        <w:r w:rsidR="00EC57AE">
          <w:rPr>
            <w:rFonts w:ascii="Times New Roman" w:hAnsi="Times New Roman" w:cs="Times New Roman"/>
            <w:sz w:val="24"/>
            <w:szCs w:val="24"/>
          </w:rPr>
          <w:delText xml:space="preserve">with the availability of </w:delText>
        </w:r>
      </w:del>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del w:id="12" w:author="Thomas, Gregg" w:date="2024-10-01T11:00:00Z" w16du:dateUtc="2024-10-01T15:00:00Z">
        <w:r w:rsidR="006F1602">
          <w:rPr>
            <w:rFonts w:ascii="Times New Roman" w:hAnsi="Times New Roman" w:cs="Times New Roman"/>
            <w:sz w:val="24"/>
            <w:szCs w:val="24"/>
          </w:rPr>
          <w:delText xml:space="preserve">it </w:delText>
        </w:r>
      </w:del>
      <w:r w:rsidR="00EC57AE">
        <w:rPr>
          <w:rFonts w:ascii="Times New Roman" w:hAnsi="Times New Roman" w:cs="Times New Roman"/>
          <w:sz w:val="24"/>
          <w:szCs w:val="24"/>
        </w:rPr>
        <w:t>has</w:t>
      </w:r>
      <w:r w:rsidR="00340D8F">
        <w:rPr>
          <w:rFonts w:ascii="Times New Roman" w:hAnsi="Times New Roman" w:cs="Times New Roman"/>
          <w:sz w:val="24"/>
          <w:szCs w:val="24"/>
        </w:rPr>
        <w:t xml:space="preserve"> </w:t>
      </w:r>
      <w:del w:id="13" w:author="Thomas, Gregg" w:date="2024-10-01T11:00:00Z" w16du:dateUtc="2024-10-01T15:00:00Z">
        <w:r w:rsidR="00EC57AE">
          <w:rPr>
            <w:rFonts w:ascii="Times New Roman" w:hAnsi="Times New Roman" w:cs="Times New Roman"/>
            <w:sz w:val="24"/>
            <w:szCs w:val="24"/>
          </w:rPr>
          <w:delText>become apparent</w:delText>
        </w:r>
      </w:del>
      <w:ins w:id="14" w:author="Thomas, Gregg" w:date="2024-10-01T11:00:00Z" w16du:dateUtc="2024-10-01T15:00:00Z">
        <w:r w:rsidR="00340D8F">
          <w:rPr>
            <w:rFonts w:ascii="Times New Roman" w:hAnsi="Times New Roman" w:cs="Times New Roman"/>
            <w:sz w:val="24"/>
            <w:szCs w:val="24"/>
          </w:rPr>
          <w:t>now revealed</w:t>
        </w:r>
      </w:ins>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del w:id="15" w:author="Thomas, Gregg" w:date="2024-10-01T11:00:00Z" w16du:dateUtc="2024-10-01T15:00:00Z">
        <w:r w:rsidR="00F71891">
          <w:rPr>
            <w:rFonts w:ascii="Times New Roman" w:hAnsi="Times New Roman" w:cs="Times New Roman"/>
            <w:sz w:val="24"/>
            <w:szCs w:val="24"/>
          </w:rPr>
          <w:delText xml:space="preserve">may </w:delText>
        </w:r>
        <w:r w:rsidR="007D5C2F">
          <w:rPr>
            <w:rFonts w:ascii="Times New Roman" w:hAnsi="Times New Roman" w:cs="Times New Roman"/>
            <w:sz w:val="24"/>
            <w:szCs w:val="24"/>
          </w:rPr>
          <w:delText>exist</w:delText>
        </w:r>
      </w:del>
      <w:ins w:id="16" w:author="Thomas, Gregg" w:date="2024-10-01T11:00:00Z" w16du:dateUtc="2024-10-01T15:00:00Z">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ins>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del w:id="17" w:author="Thomas, Gregg" w:date="2024-10-01T11:00:00Z" w16du:dateUtc="2024-10-01T15:00:00Z">
        <w:r w:rsidR="00E8757C">
          <w:rPr>
            <w:rFonts w:ascii="Times New Roman" w:hAnsi="Times New Roman" w:cs="Times New Roman"/>
            <w:sz w:val="24"/>
            <w:szCs w:val="24"/>
          </w:rPr>
          <w:delText xml:space="preserve">through </w:delText>
        </w:r>
        <w:r w:rsidR="00AA27E5">
          <w:rPr>
            <w:rFonts w:ascii="Times New Roman" w:hAnsi="Times New Roman" w:cs="Times New Roman"/>
            <w:sz w:val="24"/>
            <w:szCs w:val="24"/>
          </w:rPr>
          <w:delText xml:space="preserve">hybridization </w:delText>
        </w:r>
      </w:del>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del w:id="18" w:author="Thomas, Gregg" w:date="2024-10-01T11:00:00Z" w16du:dateUtc="2024-10-01T15:00:00Z">
        <w:r w:rsidR="007D5C2F">
          <w:rPr>
            <w:rFonts w:ascii="Times New Roman" w:hAnsi="Times New Roman" w:cs="Times New Roman"/>
            <w:sz w:val="24"/>
            <w:szCs w:val="24"/>
          </w:rPr>
          <w:delText>.</w:delText>
        </w:r>
        <w:r w:rsidR="00EC2CA2">
          <w:rPr>
            <w:rFonts w:ascii="Times New Roman" w:hAnsi="Times New Roman" w:cs="Times New Roman"/>
            <w:sz w:val="24"/>
            <w:szCs w:val="24"/>
          </w:rPr>
          <w:delText xml:space="preserve"> Several </w:delText>
        </w:r>
        <w:r w:rsidR="00EE4E68">
          <w:rPr>
            <w:rFonts w:ascii="Times New Roman" w:hAnsi="Times New Roman" w:cs="Times New Roman"/>
            <w:sz w:val="24"/>
            <w:szCs w:val="24"/>
          </w:rPr>
          <w:delText xml:space="preserve">recent </w:delText>
        </w:r>
        <w:r w:rsidR="00EC2CA2">
          <w:rPr>
            <w:rFonts w:ascii="Times New Roman" w:hAnsi="Times New Roman" w:cs="Times New Roman"/>
            <w:sz w:val="24"/>
            <w:szCs w:val="24"/>
          </w:rPr>
          <w:delText xml:space="preserve">studies focused on analyzing phylogenetic discordance among the genomes of specific taxonomic groups </w:delText>
        </w:r>
      </w:del>
      <w:ins w:id="19" w:author="Thomas, Gregg" w:date="2024-10-01T11:00:00Z" w16du:dateUtc="2024-10-01T15:00:00Z">
        <w:r w:rsidR="00340D8F">
          <w:rPr>
            <w:rFonts w:ascii="Times New Roman" w:hAnsi="Times New Roman" w:cs="Times New Roman"/>
            <w:sz w:val="24"/>
            <w:szCs w:val="24"/>
          </w:rPr>
          <w:t xml:space="preserve"> </w:t>
        </w:r>
      </w:ins>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w:t>
      </w:r>
      <w:ins w:id="2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2022; Gable</w:t>
      </w:r>
      <w:ins w:id="2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2022; Smith</w:t>
      </w:r>
      <w:ins w:id="2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del w:id="23" w:author="Thomas, Gregg" w:date="2024-10-01T11:00:00Z" w16du:dateUtc="2024-10-01T15:00:00Z">
        <w:r w:rsidR="00EC2CA2">
          <w:rPr>
            <w:rFonts w:ascii="Times New Roman" w:hAnsi="Times New Roman" w:cs="Times New Roman"/>
            <w:sz w:val="24"/>
            <w:szCs w:val="24"/>
          </w:rPr>
          <w:delText>Among others</w:delText>
        </w:r>
      </w:del>
      <w:ins w:id="24" w:author="Thomas, Gregg" w:date="2024-10-01T11:00:00Z" w16du:dateUtc="2024-10-01T15:00:00Z">
        <w:r w:rsidR="00340D8F">
          <w:rPr>
            <w:rFonts w:ascii="Times New Roman" w:hAnsi="Times New Roman" w:cs="Times New Roman"/>
            <w:sz w:val="24"/>
            <w:szCs w:val="24"/>
          </w:rPr>
          <w:t>For example</w:t>
        </w:r>
      </w:ins>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w:t>
      </w:r>
      <w:ins w:id="2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del w:id="26" w:author="Thomas, Gregg" w:date="2024-10-01T11:00:00Z" w16du:dateUtc="2024-10-01T15:00:00Z">
        <w:r w:rsidR="006831BB">
          <w:rPr>
            <w:rFonts w:ascii="Times New Roman" w:hAnsi="Times New Roman" w:cs="Times New Roman"/>
            <w:sz w:val="24"/>
            <w:szCs w:val="24"/>
          </w:rPr>
          <w:delText>seals</w:delText>
        </w:r>
      </w:del>
      <w:ins w:id="27" w:author="Thomas, Gregg" w:date="2024-10-01T11:00:00Z" w16du:dateUtc="2024-10-01T15:00:00Z">
        <w:r w:rsidR="00340D8F">
          <w:rPr>
            <w:rFonts w:ascii="Times New Roman" w:hAnsi="Times New Roman" w:cs="Times New Roman"/>
            <w:sz w:val="24"/>
            <w:szCs w:val="24"/>
          </w:rPr>
          <w:t>mammals</w:t>
        </w:r>
      </w:ins>
      <w:r w:rsidR="00340D8F">
        <w:rPr>
          <w:rFonts w:ascii="Times New Roman" w:hAnsi="Times New Roman" w:cs="Times New Roman"/>
          <w:sz w:val="24"/>
          <w:szCs w:val="24"/>
        </w:rPr>
        <w:t xml:space="preserve">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6831BB">
        <w:rPr>
          <w:rFonts w:ascii="Times New Roman" w:hAnsi="Times New Roman" w:cs="Times New Roman"/>
          <w:sz w:val="24"/>
          <w:szCs w:val="24"/>
        </w:rPr>
        <w:fldChar w:fldCharType="separate"/>
      </w:r>
      <w:r w:rsidR="00764718">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del w:id="28" w:author="Thomas, Gregg" w:date="2024-10-01T11:00:00Z" w16du:dateUtc="2024-10-01T15:00:00Z">
        <w:r w:rsidR="006831BB">
          <w:rPr>
            <w:rFonts w:ascii="Times New Roman" w:hAnsi="Times New Roman" w:cs="Times New Roman"/>
            <w:sz w:val="24"/>
            <w:szCs w:val="24"/>
          </w:rPr>
          <w:delText>tomatoes</w:delText>
        </w:r>
      </w:del>
      <w:ins w:id="29" w:author="Thomas, Gregg" w:date="2024-10-01T11:00:00Z" w16du:dateUtc="2024-10-01T15:00:00Z">
        <w:r w:rsidR="00340D8F">
          <w:rPr>
            <w:rFonts w:ascii="Times New Roman" w:hAnsi="Times New Roman" w:cs="Times New Roman"/>
            <w:sz w:val="24"/>
            <w:szCs w:val="24"/>
          </w:rPr>
          <w:t>plants</w:t>
        </w:r>
      </w:ins>
      <w:r w:rsidR="00340D8F">
        <w:rPr>
          <w:rFonts w:ascii="Times New Roman" w:hAnsi="Times New Roman" w:cs="Times New Roman"/>
          <w:sz w:val="24"/>
          <w:szCs w:val="24"/>
        </w:rPr>
        <w:t xml:space="preserve"> </w:t>
      </w:r>
      <w:del w:id="30" w:author="Thomas, Gregg" w:date="2024-10-01T11:00:00Z" w16du:dateUtc="2024-10-01T15:00:00Z">
        <w:r w:rsidR="001556AF">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del w:id="31" w:author="Thomas, Gregg" w:date="2024-10-01T11:00:00Z" w16du:dateUtc="2024-10-01T15:00:00Z">
        <w:r w:rsidR="001556AF">
          <w:rPr>
            <w:rFonts w:ascii="Times New Roman" w:hAnsi="Times New Roman" w:cs="Times New Roman"/>
            <w:sz w:val="24"/>
            <w:szCs w:val="24"/>
          </w:rPr>
          <w:fldChar w:fldCharType="separate"/>
        </w:r>
      </w:del>
      <w:r w:rsidR="00764718">
        <w:rPr>
          <w:rFonts w:ascii="Times New Roman" w:hAnsi="Times New Roman" w:cs="Times New Roman"/>
          <w:noProof/>
          <w:sz w:val="24"/>
          <w:szCs w:val="24"/>
        </w:rPr>
        <w:t>(Pease, et al. 2016)</w:t>
      </w:r>
      <w:del w:id="32" w:author="Thomas, Gregg" w:date="2024-10-01T11:00:00Z" w16du:dateUtc="2024-10-01T15:00:00Z">
        <w:r w:rsidR="001556AF">
          <w:rPr>
            <w:rFonts w:ascii="Times New Roman" w:hAnsi="Times New Roman" w:cs="Times New Roman"/>
            <w:sz w:val="24"/>
            <w:szCs w:val="24"/>
          </w:rPr>
          <w:fldChar w:fldCharType="end"/>
        </w:r>
        <w:r w:rsidR="0037023D">
          <w:rPr>
            <w:rFonts w:ascii="Times New Roman" w:hAnsi="Times New Roman" w:cs="Times New Roman"/>
            <w:sz w:val="24"/>
            <w:szCs w:val="24"/>
          </w:rPr>
          <w:delText xml:space="preserve">, </w:delText>
        </w:r>
        <w:r w:rsidR="00A64945">
          <w:rPr>
            <w:rFonts w:ascii="Times New Roman" w:hAnsi="Times New Roman" w:cs="Times New Roman"/>
            <w:sz w:val="24"/>
            <w:szCs w:val="24"/>
          </w:rPr>
          <w:delText>bumblebees</w:delText>
        </w:r>
        <w:r w:rsidR="001556AF">
          <w:rPr>
            <w:rFonts w:ascii="Times New Roman" w:hAnsi="Times New Roman" w:cs="Times New Roman"/>
            <w:sz w:val="24"/>
            <w:szCs w:val="24"/>
          </w:rPr>
          <w:delText xml:space="preserve"> </w:delText>
        </w:r>
      </w:del>
      <w:ins w:id="33" w:author="Thomas, Gregg" w:date="2024-10-01T11:00:00Z" w16du:dateUtc="2024-10-01T15:00:00Z">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ins>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w:t>
      </w:r>
      <w:ins w:id="3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ins w:id="35" w:author="Thomas, Gregg" w:date="2024-10-01T11:00:00Z" w16du:dateUtc="2024-10-01T15:00:00Z">
        <w:r w:rsidR="001B6D59">
          <w:rPr>
            <w:rFonts w:ascii="Times New Roman" w:hAnsi="Times New Roman" w:cs="Times New Roman"/>
            <w:noProof/>
            <w:sz w:val="24"/>
            <w:szCs w:val="24"/>
          </w:rPr>
          <w:t>; He, et al. 2023</w:t>
        </w:r>
      </w:ins>
      <w:r w:rsidR="001B6D59">
        <w:rPr>
          <w:rFonts w:ascii="Times New Roman" w:hAnsi="Times New Roman" w:cs="Times New Roman"/>
          <w:noProof/>
          <w:sz w:val="24"/>
          <w:szCs w:val="24"/>
        </w:rPr>
        <w:t>)</w:t>
      </w:r>
      <w:r w:rsidR="001556AF">
        <w:rPr>
          <w:rFonts w:ascii="Times New Roman" w:hAnsi="Times New Roman" w:cs="Times New Roman"/>
          <w:sz w:val="24"/>
          <w:szCs w:val="24"/>
        </w:rPr>
        <w:fldChar w:fldCharType="end"/>
      </w:r>
      <w:del w:id="36" w:author="Thomas, Gregg" w:date="2024-10-01T11:00:00Z" w16du:dateUtc="2024-10-01T15:00:00Z">
        <w:r w:rsidR="00A64945">
          <w:rPr>
            <w:rFonts w:ascii="Times New Roman" w:hAnsi="Times New Roman" w:cs="Times New Roman"/>
            <w:sz w:val="24"/>
            <w:szCs w:val="24"/>
          </w:rPr>
          <w:delText xml:space="preserve">, and butterflies </w:delText>
        </w:r>
        <w:r w:rsidR="00A64945">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del w:id="37" w:author="Thomas, Gregg" w:date="2024-10-01T11:00:00Z" w16du:dateUtc="2024-10-01T15:00:00Z">
        <w:r w:rsidR="00A64945">
          <w:rPr>
            <w:rFonts w:ascii="Times New Roman" w:hAnsi="Times New Roman" w:cs="Times New Roman"/>
            <w:sz w:val="24"/>
            <w:szCs w:val="24"/>
          </w:rPr>
          <w:fldChar w:fldCharType="separate"/>
        </w:r>
      </w:del>
      <w:r w:rsidR="00764718">
        <w:rPr>
          <w:rFonts w:ascii="Times New Roman" w:hAnsi="Times New Roman" w:cs="Times New Roman"/>
          <w:noProof/>
          <w:sz w:val="24"/>
          <w:szCs w:val="24"/>
        </w:rPr>
        <w:t>(He, et al. 2023)</w:t>
      </w:r>
      <w:del w:id="38" w:author="Thomas, Gregg" w:date="2024-10-01T11:00:00Z" w16du:dateUtc="2024-10-01T15:00:00Z">
        <w:r w:rsidR="00A64945">
          <w:rPr>
            <w:rFonts w:ascii="Times New Roman" w:hAnsi="Times New Roman" w:cs="Times New Roman"/>
            <w:sz w:val="24"/>
            <w:szCs w:val="24"/>
          </w:rPr>
          <w:fldChar w:fldCharType="end"/>
        </w:r>
      </w:del>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04DAD045" w:rsidR="00A06EDD" w:rsidRDefault="001C6851" w:rsidP="005D3A4E">
      <w:pPr>
        <w:spacing w:after="0"/>
        <w:jc w:val="both"/>
        <w:rPr>
          <w:rFonts w:ascii="Times New Roman" w:hAnsi="Times New Roman" w:cs="Times New Roman"/>
          <w:sz w:val="24"/>
          <w:szCs w:val="24"/>
        </w:rPr>
      </w:pPr>
      <w:del w:id="39" w:author="Thomas, Gregg" w:date="2024-10-01T11:00:00Z" w16du:dateUtc="2024-10-01T15:00:00Z">
        <w:r>
          <w:rPr>
            <w:rFonts w:ascii="Times New Roman" w:hAnsi="Times New Roman" w:cs="Times New Roman"/>
            <w:sz w:val="24"/>
            <w:szCs w:val="24"/>
          </w:rPr>
          <w:tab/>
        </w:r>
        <w:r w:rsidR="00A06EDD">
          <w:rPr>
            <w:rFonts w:ascii="Times New Roman" w:hAnsi="Times New Roman" w:cs="Times New Roman"/>
            <w:sz w:val="24"/>
            <w:szCs w:val="24"/>
          </w:rPr>
          <w:delText>From a practical perspective</w:delText>
        </w:r>
      </w:del>
      <w:ins w:id="40" w:author="Thomas, Gregg" w:date="2024-10-01T11:00:00Z" w16du:dateUtc="2024-10-01T15:00:00Z">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ins>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w:t>
      </w:r>
      <w:ins w:id="4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 Yang 2007; Hu</w:t>
      </w:r>
      <w:ins w:id="4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2019; Kowalczyk</w:t>
      </w:r>
      <w:ins w:id="4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del w:id="44" w:author="Thomas, Gregg" w:date="2024-10-01T11:00:00Z" w16du:dateUtc="2024-10-01T15:00:00Z">
        <w:r w:rsidR="006515CF">
          <w:rPr>
            <w:rFonts w:ascii="Times New Roman" w:hAnsi="Times New Roman" w:cs="Times New Roman"/>
            <w:sz w:val="24"/>
            <w:szCs w:val="24"/>
          </w:rPr>
          <w:delText>compromise</w:delText>
        </w:r>
      </w:del>
      <w:ins w:id="45" w:author="Thomas, Gregg" w:date="2024-10-01T11:00:00Z" w16du:dateUtc="2024-10-01T15:00:00Z">
        <w:r w:rsidR="00E60B2F">
          <w:rPr>
            <w:rFonts w:ascii="Times New Roman" w:hAnsi="Times New Roman" w:cs="Times New Roman"/>
            <w:sz w:val="24"/>
            <w:szCs w:val="24"/>
          </w:rPr>
          <w:t>cause erroneous</w:t>
        </w:r>
      </w:ins>
      <w:r w:rsidR="00E60B2F">
        <w:rPr>
          <w:rFonts w:ascii="Times New Roman" w:hAnsi="Times New Roman" w:cs="Times New Roman"/>
          <w:sz w:val="24"/>
          <w:szCs w:val="24"/>
        </w:rPr>
        <w:t xml:space="preserve">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w:t>
      </w:r>
      <w:ins w:id="4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w:t>
      </w:r>
      <w:ins w:id="4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 Hibbins</w:t>
      </w:r>
      <w:ins w:id="4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w:t>
      </w:r>
      <w:ins w:id="4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2015</w:t>
      </w:r>
      <w:ins w:id="50" w:author="Thomas, Gregg" w:date="2024-10-01T11:00:00Z" w16du:dateUtc="2024-10-01T15:00:00Z">
        <w:r w:rsidR="001B6D59">
          <w:rPr>
            <w:rFonts w:ascii="Times New Roman" w:hAnsi="Times New Roman" w:cs="Times New Roman"/>
            <w:noProof/>
            <w:sz w:val="24"/>
            <w:szCs w:val="24"/>
          </w:rPr>
          <w:t>; Foley, et al. 2024</w:t>
        </w:r>
      </w:ins>
      <w:r w:rsidR="001B6D59">
        <w:rPr>
          <w:rFonts w:ascii="Times New Roman" w:hAnsi="Times New Roman" w:cs="Times New Roman"/>
          <w:noProof/>
          <w:sz w:val="24"/>
          <w:szCs w:val="24"/>
        </w:rPr>
        <w:t>)</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1715A3AF"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 xml:space="preserve">as a stochastic consequence of </w:t>
      </w:r>
      <w:r w:rsidR="000D23EF">
        <w:rPr>
          <w:rFonts w:ascii="Times New Roman" w:hAnsi="Times New Roman" w:cs="Times New Roman"/>
          <w:sz w:val="24"/>
          <w:szCs w:val="24"/>
        </w:rPr>
        <w:lastRenderedPageBreak/>
        <w:t>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w:t>
      </w:r>
      <w:del w:id="51" w:author="Thomas, Gregg" w:date="2024-10-01T11:00:00Z" w16du:dateUtc="2024-10-01T15:00:00Z">
        <w:r w:rsidR="00B03EF4">
          <w:rPr>
            <w:rFonts w:ascii="Times New Roman" w:hAnsi="Times New Roman" w:cs="Times New Roman"/>
            <w:sz w:val="24"/>
            <w:szCs w:val="24"/>
          </w:rPr>
          <w:delText xml:space="preserve"> the potential for</w:delText>
        </w:r>
      </w:del>
      <w:r w:rsidR="00B03EF4">
        <w:rPr>
          <w:rFonts w:ascii="Times New Roman" w:hAnsi="Times New Roman" w:cs="Times New Roman"/>
          <w:sz w:val="24"/>
          <w:szCs w:val="24"/>
        </w:rPr>
        <w:t xml:space="preserv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w:t>
      </w:r>
      <w:ins w:id="5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del w:id="53" w:author="Thomas, Gregg" w:date="2024-10-01T11:00:00Z" w16du:dateUtc="2024-10-01T15:00:00Z">
        <w:r w:rsidR="005A2A84">
          <w:rPr>
            <w:rFonts w:ascii="Times New Roman" w:hAnsi="Times New Roman" w:cs="Times New Roman"/>
            <w:sz w:val="24"/>
            <w:szCs w:val="24"/>
          </w:rPr>
          <w:delText>differing</w:delText>
        </w:r>
      </w:del>
      <w:ins w:id="54" w:author="Thomas, Gregg" w:date="2024-10-01T11:00:00Z" w16du:dateUtc="2024-10-01T15:00:00Z">
        <w:r w:rsidR="00DE0DCD">
          <w:rPr>
            <w:rFonts w:ascii="Times New Roman" w:hAnsi="Times New Roman" w:cs="Times New Roman"/>
            <w:sz w:val="24"/>
            <w:szCs w:val="24"/>
          </w:rPr>
          <w:t>different genomic</w:t>
        </w:r>
      </w:ins>
      <w:r w:rsidR="00DE0DCD">
        <w:rPr>
          <w:rFonts w:ascii="Times New Roman" w:hAnsi="Times New Roman" w:cs="Times New Roman"/>
          <w:sz w:val="24"/>
          <w:szCs w:val="24"/>
        </w:rPr>
        <w:t xml:space="preserve"> </w:t>
      </w:r>
      <w:r w:rsidR="005A2A84">
        <w:rPr>
          <w:rFonts w:ascii="Times New Roman" w:hAnsi="Times New Roman" w:cs="Times New Roman"/>
          <w:sz w:val="24"/>
          <w:szCs w:val="24"/>
        </w:rPr>
        <w:t>signals</w:t>
      </w:r>
      <w:del w:id="55" w:author="Thomas, Gregg" w:date="2024-10-01T11:00:00Z" w16du:dateUtc="2024-10-01T15:00:00Z">
        <w:r w:rsidR="005A2A84">
          <w:rPr>
            <w:rFonts w:ascii="Times New Roman" w:hAnsi="Times New Roman" w:cs="Times New Roman"/>
            <w:sz w:val="24"/>
            <w:szCs w:val="24"/>
          </w:rPr>
          <w:delText xml:space="preserve"> </w:delText>
        </w:r>
        <w:r w:rsidR="00CC3A81">
          <w:rPr>
            <w:rFonts w:ascii="Times New Roman" w:hAnsi="Times New Roman" w:cs="Times New Roman"/>
            <w:sz w:val="24"/>
            <w:szCs w:val="24"/>
          </w:rPr>
          <w:delText xml:space="preserve">across </w:delText>
        </w:r>
        <w:r w:rsidR="003E745C">
          <w:rPr>
            <w:rFonts w:ascii="Times New Roman" w:hAnsi="Times New Roman" w:cs="Times New Roman"/>
            <w:sz w:val="24"/>
            <w:szCs w:val="24"/>
          </w:rPr>
          <w:delText xml:space="preserve">a sample of </w:delText>
        </w:r>
        <w:r w:rsidR="00CC3A81">
          <w:rPr>
            <w:rFonts w:ascii="Times New Roman" w:hAnsi="Times New Roman" w:cs="Times New Roman"/>
            <w:sz w:val="24"/>
            <w:szCs w:val="24"/>
          </w:rPr>
          <w:delText>genomes</w:delText>
        </w:r>
      </w:del>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w:t>
      </w:r>
      <w:ins w:id="5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 Kulathinal</w:t>
      </w:r>
      <w:ins w:id="5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 Green</w:t>
      </w:r>
      <w:ins w:id="5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2010; Vanderpool</w:t>
      </w:r>
      <w:ins w:id="5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del w:id="60" w:author="Thomas, Gregg" w:date="2024-10-01T11:00:00Z" w16du:dateUtc="2024-10-01T15:00:00Z">
        <w:r w:rsidR="007673D5" w:rsidRPr="00197A2B">
          <w:rPr>
            <w:rFonts w:ascii="Times New Roman" w:hAnsi="Times New Roman" w:cs="Times New Roman"/>
            <w:sz w:val="24"/>
            <w:szCs w:val="24"/>
          </w:rPr>
          <w:delText>posit</w:delText>
        </w:r>
      </w:del>
      <w:ins w:id="61" w:author="Thomas, Gregg" w:date="2024-10-01T11:00:00Z" w16du:dateUtc="2024-10-01T15:00:00Z">
        <w:r w:rsidR="00B445B3">
          <w:rPr>
            <w:rFonts w:ascii="Times New Roman" w:hAnsi="Times New Roman" w:cs="Times New Roman"/>
            <w:sz w:val="24"/>
            <w:szCs w:val="24"/>
          </w:rPr>
          <w:t>confirm</w:t>
        </w:r>
      </w:ins>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ins w:id="62" w:author="Thomas, Gregg" w:date="2024-10-01T11:00:00Z" w16du:dateUtc="2024-10-01T15:00:00Z">
        <w:r w:rsidR="00E60B2F">
          <w:rPr>
            <w:rFonts w:ascii="Times New Roman" w:hAnsi="Times New Roman" w:cs="Times New Roman"/>
            <w:sz w:val="24"/>
            <w:szCs w:val="24"/>
          </w:rPr>
          <w:t xml:space="preserve">empirical </w:t>
        </w:r>
      </w:ins>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del w:id="63" w:author="Thomas, Gregg" w:date="2024-10-01T11:00:00Z" w16du:dateUtc="2024-10-01T15:00:00Z">
        <w:r w:rsidR="00AB65E3">
          <w:rPr>
            <w:rFonts w:ascii="Times New Roman" w:hAnsi="Times New Roman" w:cs="Times New Roman"/>
            <w:sz w:val="24"/>
            <w:szCs w:val="24"/>
          </w:rPr>
          <w:delText>of</w:delText>
        </w:r>
        <w:r w:rsidR="00E24EAD">
          <w:rPr>
            <w:rFonts w:ascii="Times New Roman" w:hAnsi="Times New Roman" w:cs="Times New Roman"/>
            <w:sz w:val="24"/>
            <w:szCs w:val="24"/>
          </w:rPr>
          <w:delText xml:space="preserve"> mammals</w:delText>
        </w:r>
        <w:r w:rsidR="0091678A">
          <w:rPr>
            <w:rFonts w:ascii="Times New Roman" w:hAnsi="Times New Roman" w:cs="Times New Roman"/>
            <w:sz w:val="24"/>
            <w:szCs w:val="24"/>
          </w:rPr>
          <w:delText xml:space="preserve"> </w:delText>
        </w:r>
      </w:del>
      <w:r w:rsidR="0091678A">
        <w:rPr>
          <w:rFonts w:ascii="Times New Roman" w:hAnsi="Times New Roman" w:cs="Times New Roman"/>
          <w:sz w:val="24"/>
          <w:szCs w:val="24"/>
        </w:rPr>
        <w:t xml:space="preserve">have been inconclusive regarding the relationship between </w:t>
      </w:r>
      <w:del w:id="64" w:author="Thomas, Gregg" w:date="2024-10-01T11:00:00Z" w16du:dateUtc="2024-10-01T15:00:00Z">
        <w:r w:rsidR="0091678A">
          <w:rPr>
            <w:rFonts w:ascii="Times New Roman" w:hAnsi="Times New Roman" w:cs="Times New Roman"/>
            <w:sz w:val="24"/>
            <w:szCs w:val="24"/>
          </w:rPr>
          <w:delText xml:space="preserve">phylogenetic </w:delText>
        </w:r>
      </w:del>
      <w:r w:rsidR="0091678A">
        <w:rPr>
          <w:rFonts w:ascii="Times New Roman" w:hAnsi="Times New Roman" w:cs="Times New Roman"/>
          <w:sz w:val="24"/>
          <w:szCs w:val="24"/>
        </w:rPr>
        <w:t>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del w:id="65" w:author="Thomas, Gregg" w:date="2024-10-01T11:00:00Z" w16du:dateUtc="2024-10-01T15:00:00Z">
        <w:r w:rsidR="0091678A">
          <w:rPr>
            <w:rFonts w:ascii="Times New Roman" w:hAnsi="Times New Roman" w:cs="Times New Roman"/>
            <w:sz w:val="24"/>
            <w:szCs w:val="24"/>
          </w:rPr>
          <w:delText>correlation</w:delText>
        </w:r>
      </w:del>
      <w:ins w:id="66" w:author="Thomas, Gregg" w:date="2024-10-01T11:00:00Z" w16du:dateUtc="2024-10-01T15:00:00Z">
        <w:r w:rsidR="00DE0DCD">
          <w:rPr>
            <w:rFonts w:ascii="Times New Roman" w:hAnsi="Times New Roman" w:cs="Times New Roman"/>
            <w:sz w:val="24"/>
            <w:szCs w:val="24"/>
          </w:rPr>
          <w:t>relationship</w:t>
        </w:r>
      </w:ins>
      <w:r w:rsidR="00DE0DCD">
        <w:rPr>
          <w:rFonts w:ascii="Times New Roman" w:hAnsi="Times New Roman" w:cs="Times New Roman"/>
          <w:sz w:val="24"/>
          <w:szCs w:val="24"/>
        </w:rPr>
        <w:t xml:space="preserve">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w:t>
      </w:r>
      <w:ins w:id="6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2007)</w:t>
      </w:r>
      <w:r w:rsidR="0091678A">
        <w:rPr>
          <w:rFonts w:ascii="Times New Roman" w:hAnsi="Times New Roman" w:cs="Times New Roman"/>
          <w:sz w:val="24"/>
          <w:szCs w:val="24"/>
        </w:rPr>
        <w:fldChar w:fldCharType="end"/>
      </w:r>
      <w:del w:id="68" w:author="Thomas, Gregg" w:date="2024-10-01T11:00:00Z" w16du:dateUtc="2024-10-01T15:00:00Z">
        <w:r w:rsidR="0091678A">
          <w:rPr>
            <w:rFonts w:ascii="Times New Roman" w:hAnsi="Times New Roman" w:cs="Times New Roman"/>
            <w:sz w:val="24"/>
            <w:szCs w:val="24"/>
          </w:rPr>
          <w:delText xml:space="preserve"> </w:delText>
        </w:r>
        <w:r w:rsidR="006A2348">
          <w:rPr>
            <w:rFonts w:ascii="Times New Roman" w:hAnsi="Times New Roman" w:cs="Times New Roman"/>
            <w:sz w:val="24"/>
            <w:szCs w:val="24"/>
          </w:rPr>
          <w:delText>to</w:delText>
        </w:r>
      </w:del>
      <w:ins w:id="69" w:author="Thomas, Gregg" w:date="2024-10-01T11:00:00Z" w16du:dateUtc="2024-10-01T15:00:00Z">
        <w:r w:rsidR="00DE0DCD">
          <w:rPr>
            <w:rFonts w:ascii="Times New Roman" w:hAnsi="Times New Roman" w:cs="Times New Roman"/>
            <w:sz w:val="24"/>
            <w:szCs w:val="24"/>
          </w:rPr>
          <w:t>,</w:t>
        </w:r>
      </w:ins>
      <w:r w:rsidR="0091678A">
        <w:rPr>
          <w:rFonts w:ascii="Times New Roman" w:hAnsi="Times New Roman" w:cs="Times New Roman"/>
          <w:sz w:val="24"/>
          <w:szCs w:val="24"/>
        </w:rPr>
        <w:t xml:space="preserve"> a weak</w:t>
      </w:r>
      <w:ins w:id="70" w:author="Thomas, Gregg" w:date="2024-10-01T11:00:00Z" w16du:dateUtc="2024-10-01T15:00:00Z">
        <w:r w:rsidR="0091678A">
          <w:rPr>
            <w:rFonts w:ascii="Times New Roman" w:hAnsi="Times New Roman" w:cs="Times New Roman"/>
            <w:sz w:val="24"/>
            <w:szCs w:val="24"/>
          </w:rPr>
          <w:t xml:space="preserve"> </w:t>
        </w:r>
        <w:r w:rsidR="00DE0DCD">
          <w:rPr>
            <w:rFonts w:ascii="Times New Roman" w:hAnsi="Times New Roman" w:cs="Times New Roman"/>
            <w:sz w:val="24"/>
            <w:szCs w:val="24"/>
          </w:rPr>
          <w:t>positive</w:t>
        </w:r>
      </w:ins>
      <w:r w:rsidR="00DE0DCD">
        <w:rPr>
          <w:rFonts w:ascii="Times New Roman" w:hAnsi="Times New Roman" w:cs="Times New Roman"/>
          <w:sz w:val="24"/>
          <w:szCs w:val="24"/>
        </w:rPr>
        <w:t xml:space="preser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del w:id="71" w:author="Thomas, Gregg" w:date="2024-10-01T11:00:00Z" w16du:dateUtc="2024-10-01T15:00:00Z">
        <w:r w:rsidR="0091678A">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del w:id="72" w:author="Thomas, Gregg" w:date="2024-10-01T11:00:00Z" w16du:dateUtc="2024-10-01T15:00:00Z">
        <w:r w:rsidR="0091678A">
          <w:rPr>
            <w:rFonts w:ascii="Times New Roman" w:hAnsi="Times New Roman" w:cs="Times New Roman"/>
            <w:sz w:val="24"/>
            <w:szCs w:val="24"/>
          </w:rPr>
          <w:fldChar w:fldCharType="separate"/>
        </w:r>
      </w:del>
      <w:r w:rsidR="00764718">
        <w:rPr>
          <w:rFonts w:ascii="Times New Roman" w:hAnsi="Times New Roman" w:cs="Times New Roman"/>
          <w:noProof/>
          <w:sz w:val="24"/>
          <w:szCs w:val="24"/>
        </w:rPr>
        <w:t>(White, et al. 2009)</w:t>
      </w:r>
      <w:del w:id="73" w:author="Thomas, Gregg" w:date="2024-10-01T11:00:00Z" w16du:dateUtc="2024-10-01T15:00:00Z">
        <w:r w:rsidR="0091678A">
          <w:rPr>
            <w:rFonts w:ascii="Times New Roman" w:hAnsi="Times New Roman" w:cs="Times New Roman"/>
            <w:sz w:val="24"/>
            <w:szCs w:val="24"/>
          </w:rPr>
          <w:fldChar w:fldCharType="end"/>
        </w:r>
        <w:r w:rsidR="0091678A">
          <w:rPr>
            <w:rFonts w:ascii="Times New Roman" w:hAnsi="Times New Roman" w:cs="Times New Roman"/>
            <w:sz w:val="24"/>
            <w:szCs w:val="24"/>
          </w:rPr>
          <w:delText>.</w:delText>
        </w:r>
        <w:r w:rsidR="00247FEB">
          <w:rPr>
            <w:rFonts w:ascii="Times New Roman" w:hAnsi="Times New Roman" w:cs="Times New Roman"/>
            <w:sz w:val="24"/>
            <w:szCs w:val="24"/>
          </w:rPr>
          <w:delText xml:space="preserve"> Some studies have also linked increased amounts of phylogenetic discordance to areas of the genome with lower recombination rates</w:delText>
        </w:r>
        <w:r w:rsidR="00F92FFA">
          <w:rPr>
            <w:rFonts w:ascii="Times New Roman" w:hAnsi="Times New Roman" w:cs="Times New Roman"/>
            <w:sz w:val="24"/>
            <w:szCs w:val="24"/>
          </w:rPr>
          <w:delText xml:space="preserve"> </w:delText>
        </w:r>
      </w:del>
      <w:ins w:id="74" w:author="Thomas, Gregg" w:date="2024-10-01T11:00:00Z" w16du:dateUtc="2024-10-01T15:00:00Z">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ins>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DE0DCD">
        <w:rPr>
          <w:rFonts w:ascii="Times New Roman" w:hAnsi="Times New Roman" w:cs="Times New Roman"/>
          <w:sz w:val="24"/>
          <w:szCs w:val="24"/>
        </w:rPr>
        <w:fldChar w:fldCharType="separate"/>
      </w:r>
      <w:r w:rsidR="00764718">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del w:id="75" w:author="Thomas, Gregg" w:date="2024-10-01T11:00:00Z" w16du:dateUtc="2024-10-01T15:00:00Z">
        <w:r w:rsidR="00F43E15">
          <w:rPr>
            <w:rFonts w:ascii="Times New Roman" w:hAnsi="Times New Roman" w:cs="Times New Roman"/>
            <w:sz w:val="24"/>
            <w:szCs w:val="24"/>
          </w:rPr>
          <w:delText>.</w:delText>
        </w:r>
        <w:r w:rsidR="00247FEB">
          <w:rPr>
            <w:rFonts w:ascii="Times New Roman" w:hAnsi="Times New Roman" w:cs="Times New Roman"/>
            <w:sz w:val="24"/>
            <w:szCs w:val="24"/>
          </w:rPr>
          <w:delText xml:space="preserve"> More recently, </w:delText>
        </w:r>
      </w:del>
      <w:ins w:id="76" w:author="Thomas, Gregg" w:date="2024-10-01T11:00:00Z" w16du:dateUtc="2024-10-01T15:00:00Z">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ins>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F43E15">
        <w:rPr>
          <w:rFonts w:ascii="Times New Roman" w:hAnsi="Times New Roman" w:cs="Times New Roman"/>
          <w:sz w:val="24"/>
          <w:szCs w:val="24"/>
        </w:rPr>
        <w:fldChar w:fldCharType="separate"/>
      </w:r>
      <w:r w:rsidR="00764718">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del w:id="77" w:author="Thomas, Gregg" w:date="2024-10-01T11:00:00Z" w16du:dateUtc="2024-10-01T15:00:00Z">
        <w:r w:rsidR="00247FEB">
          <w:rPr>
            <w:rFonts w:ascii="Times New Roman" w:hAnsi="Times New Roman" w:cs="Times New Roman"/>
            <w:sz w:val="24"/>
            <w:szCs w:val="24"/>
          </w:rPr>
          <w:delText xml:space="preserve"> have found a strong correlation between levels of ILS and recombination rate through a detailed study of the primate phylogeny.</w:delText>
        </w:r>
        <w:r w:rsidR="0091678A">
          <w:rPr>
            <w:rFonts w:ascii="Times New Roman" w:hAnsi="Times New Roman" w:cs="Times New Roman"/>
            <w:sz w:val="24"/>
            <w:szCs w:val="24"/>
          </w:rPr>
          <w:delText xml:space="preserve"> </w:delText>
        </w:r>
        <w:r w:rsidR="00D77B8F" w:rsidRPr="00197A2B">
          <w:rPr>
            <w:rFonts w:ascii="Times New Roman" w:hAnsi="Times New Roman" w:cs="Times New Roman"/>
            <w:sz w:val="24"/>
            <w:szCs w:val="24"/>
          </w:rPr>
          <w:delText>However</w:delText>
        </w:r>
      </w:del>
      <w:ins w:id="78" w:author="Thomas, Gregg" w:date="2024-10-01T11:00:00Z" w16du:dateUtc="2024-10-01T15:00:00Z">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ins>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del w:id="79" w:author="Thomas, Gregg" w:date="2024-10-01T11:00:00Z" w16du:dateUtc="2024-10-01T15:00:00Z">
        <w:r w:rsidR="00F43E15">
          <w:rPr>
            <w:rFonts w:ascii="Times New Roman" w:hAnsi="Times New Roman" w:cs="Times New Roman"/>
            <w:sz w:val="24"/>
            <w:szCs w:val="24"/>
          </w:rPr>
          <w:delText>.</w:delText>
        </w:r>
      </w:del>
      <w:ins w:id="80" w:author="Thomas, Gregg" w:date="2024-10-01T11:00:00Z" w16du:dateUtc="2024-10-01T15:00:00Z">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ins>
      <w:r w:rsidR="00D77B8F" w:rsidRPr="00197A2B">
        <w:rPr>
          <w:rFonts w:ascii="Times New Roman" w:hAnsi="Times New Roman" w:cs="Times New Roman"/>
          <w:sz w:val="24"/>
          <w:szCs w:val="24"/>
        </w:rPr>
        <w:t xml:space="preserve"> </w:t>
      </w:r>
    </w:p>
    <w:p w14:paraId="1F534B65" w14:textId="71D624DA"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del w:id="81" w:author="Thomas, Gregg" w:date="2024-10-01T11:00:00Z" w16du:dateUtc="2024-10-01T15:00:00Z">
        <w:r w:rsidR="00426302">
          <w:rPr>
            <w:rFonts w:ascii="Times New Roman" w:hAnsi="Times New Roman" w:cs="Times New Roman"/>
            <w:sz w:val="24"/>
            <w:szCs w:val="24"/>
          </w:rPr>
          <w:delText>mouse</w:delText>
        </w:r>
      </w:del>
      <w:ins w:id="82" w:author="Thomas, Gregg" w:date="2024-10-01T11:00:00Z" w16du:dateUtc="2024-10-01T15:00:00Z">
        <w:r w:rsidR="00B445B3">
          <w:rPr>
            <w:rFonts w:ascii="Times New Roman" w:hAnsi="Times New Roman" w:cs="Times New Roman"/>
            <w:sz w:val="24"/>
            <w:szCs w:val="24"/>
          </w:rPr>
          <w:t>mice</w:t>
        </w:r>
      </w:ins>
      <w:r w:rsidR="00B445B3">
        <w:rPr>
          <w:rFonts w:ascii="Times New Roman" w:hAnsi="Times New Roman" w:cs="Times New Roman"/>
          <w:sz w:val="24"/>
          <w:szCs w:val="24"/>
        </w:rPr>
        <w:t xml:space="preserv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del w:id="83" w:author="Thomas, Gregg" w:date="2024-10-01T11:00:00Z" w16du:dateUtc="2024-10-01T15:00:00Z">
        <w:r w:rsidR="006E78FF" w:rsidRPr="00E358E6">
          <w:rPr>
            <w:rFonts w:ascii="Times New Roman" w:hAnsi="Times New Roman" w:cs="Times New Roman"/>
            <w:sz w:val="24"/>
            <w:szCs w:val="24"/>
          </w:rPr>
          <w:delText>Old</w:delText>
        </w:r>
        <w:r w:rsidR="00462D94">
          <w:rPr>
            <w:rFonts w:ascii="Times New Roman" w:hAnsi="Times New Roman" w:cs="Times New Roman"/>
            <w:sz w:val="24"/>
            <w:szCs w:val="24"/>
          </w:rPr>
          <w:delText xml:space="preserve"> </w:delText>
        </w:r>
        <w:r w:rsidR="006E78FF" w:rsidRPr="00E358E6">
          <w:rPr>
            <w:rFonts w:ascii="Times New Roman" w:hAnsi="Times New Roman" w:cs="Times New Roman"/>
            <w:sz w:val="24"/>
            <w:szCs w:val="24"/>
          </w:rPr>
          <w:delText>World</w:delText>
        </w:r>
        <w:r w:rsidR="00426302" w:rsidRPr="00E358E6">
          <w:rPr>
            <w:rFonts w:ascii="Times New Roman" w:hAnsi="Times New Roman" w:cs="Times New Roman"/>
            <w:sz w:val="24"/>
            <w:szCs w:val="24"/>
          </w:rPr>
          <w:delText xml:space="preserve"> </w:delText>
        </w:r>
      </w:del>
      <w:r w:rsidR="00426302" w:rsidRPr="00E358E6">
        <w:rPr>
          <w:rFonts w:ascii="Times New Roman" w:hAnsi="Times New Roman" w:cs="Times New Roman"/>
          <w:sz w:val="24"/>
          <w:szCs w:val="24"/>
        </w:rPr>
        <w:t>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del w:id="84" w:author="Thomas, Gregg" w:date="2024-10-01T11:00:00Z" w16du:dateUtc="2024-10-01T15:00:00Z">
        <w:r w:rsidR="00030AC9">
          <w:rPr>
            <w:rFonts w:ascii="Times New Roman" w:hAnsi="Times New Roman" w:cs="Times New Roman"/>
            <w:sz w:val="24"/>
            <w:szCs w:val="24"/>
          </w:rPr>
          <w:delText>.</w:delText>
        </w:r>
      </w:del>
      <w:ins w:id="85" w:author="Thomas, Gregg" w:date="2024-10-01T11:00:00Z" w16du:dateUtc="2024-10-01T15:00:00Z">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ins>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w:t>
      </w:r>
      <w:ins w:id="8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ins w:id="87" w:author="Thomas, Gregg" w:date="2024-10-01T11:00:00Z" w16du:dateUtc="2024-10-01T15:00:00Z">
        <w:r w:rsidR="00394C3B">
          <w:rPr>
            <w:rFonts w:ascii="Times New Roman" w:hAnsi="Times New Roman" w:cs="Times New Roman"/>
            <w:sz w:val="24"/>
            <w:szCs w:val="24"/>
          </w:rPr>
          <w:t xml:space="preserve"> </w:t>
        </w:r>
        <w:r w:rsidR="00B445B3">
          <w:rPr>
            <w:rFonts w:ascii="Times New Roman" w:hAnsi="Times New Roman" w:cs="Times New Roman"/>
            <w:sz w:val="24"/>
            <w:szCs w:val="24"/>
          </w:rPr>
          <w:t>relatively</w:t>
        </w:r>
      </w:ins>
      <w:r w:rsidR="00B445B3">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ins w:id="88" w:author="Thomas, Gregg" w:date="2024-10-01T11:00:00Z" w16du:dateUtc="2024-10-01T15:00:00Z">
        <w:r w:rsidR="00372855">
          <w:rPr>
            <w:rFonts w:ascii="Times New Roman" w:hAnsi="Times New Roman" w:cs="Times New Roman"/>
            <w:sz w:val="24"/>
            <w:szCs w:val="24"/>
          </w:rPr>
          <w:tab/>
        </w:r>
      </w:ins>
    </w:p>
    <w:p w14:paraId="3093FDA3" w14:textId="49E06A90" w:rsidR="00EA1EF2" w:rsidRDefault="00394C3B" w:rsidP="00372855">
      <w:pPr>
        <w:spacing w:after="0"/>
        <w:ind w:firstLine="720"/>
        <w:jc w:val="both"/>
        <w:rPr>
          <w:rFonts w:ascii="Times New Roman" w:hAnsi="Times New Roman" w:cs="Times New Roman"/>
          <w:sz w:val="24"/>
          <w:szCs w:val="24"/>
        </w:rPr>
      </w:pPr>
      <w:del w:id="89" w:author="Thomas, Gregg" w:date="2024-10-01T11:00:00Z" w16du:dateUtc="2024-10-01T15:00:00Z">
        <w:r>
          <w:rPr>
            <w:rFonts w:ascii="Times New Roman" w:hAnsi="Times New Roman" w:cs="Times New Roman"/>
            <w:sz w:val="24"/>
            <w:szCs w:val="24"/>
          </w:rPr>
          <w:delText>In the present work, we</w:delText>
        </w:r>
      </w:del>
      <w:ins w:id="90" w:author="Thomas, Gregg" w:date="2024-10-01T11:00:00Z" w16du:dateUtc="2024-10-01T15:00:00Z">
        <w:r w:rsidR="00372855">
          <w:rPr>
            <w:rFonts w:ascii="Times New Roman" w:hAnsi="Times New Roman" w:cs="Times New Roman"/>
            <w:sz w:val="24"/>
            <w:szCs w:val="24"/>
          </w:rPr>
          <w:t>W</w:t>
        </w:r>
        <w:r>
          <w:rPr>
            <w:rFonts w:ascii="Times New Roman" w:hAnsi="Times New Roman" w:cs="Times New Roman"/>
            <w:sz w:val="24"/>
            <w:szCs w:val="24"/>
          </w:rPr>
          <w:t>e</w:t>
        </w:r>
      </w:ins>
      <w:r>
        <w:rPr>
          <w:rFonts w:ascii="Times New Roman" w:hAnsi="Times New Roman" w:cs="Times New Roman"/>
          <w:sz w:val="24"/>
          <w:szCs w:val="24"/>
        </w:rPr>
        <w:t xml:space="preserv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del w:id="91" w:author="Thomas, Gregg" w:date="2024-10-01T11:00:00Z" w16du:dateUtc="2024-10-01T15:00:00Z">
        <w:r w:rsidR="00426302">
          <w:rPr>
            <w:rFonts w:ascii="Times New Roman" w:hAnsi="Times New Roman" w:cs="Times New Roman"/>
            <w:sz w:val="24"/>
            <w:szCs w:val="24"/>
          </w:rPr>
          <w:delText>genome sequences</w:delText>
        </w:r>
      </w:del>
      <w:ins w:id="92" w:author="Thomas, Gregg" w:date="2024-10-01T11:00:00Z" w16du:dateUtc="2024-10-01T15:00:00Z">
        <w:r w:rsidR="00426302">
          <w:rPr>
            <w:rFonts w:ascii="Times New Roman" w:hAnsi="Times New Roman" w:cs="Times New Roman"/>
            <w:sz w:val="24"/>
            <w:szCs w:val="24"/>
          </w:rPr>
          <w:t>genome</w:t>
        </w:r>
        <w:r w:rsidR="00B445B3">
          <w:rPr>
            <w:rFonts w:ascii="Times New Roman" w:hAnsi="Times New Roman" w:cs="Times New Roman"/>
            <w:sz w:val="24"/>
            <w:szCs w:val="24"/>
          </w:rPr>
          <w:t>s</w:t>
        </w:r>
      </w:ins>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w:t>
      </w:r>
      <w:del w:id="93" w:author="Thomas, Gregg" w:date="2024-10-01T11:00:00Z" w16du:dateUtc="2024-10-01T15:00:00Z">
        <w:r w:rsidR="00426302" w:rsidRPr="00E358E6">
          <w:rPr>
            <w:rFonts w:ascii="Times New Roman" w:hAnsi="Times New Roman" w:cs="Times New Roman"/>
            <w:sz w:val="24"/>
            <w:szCs w:val="24"/>
          </w:rPr>
          <w:delText xml:space="preserve"> rodent</w:delText>
        </w:r>
      </w:del>
      <w:r w:rsidR="00426302" w:rsidRPr="00E358E6">
        <w:rPr>
          <w:rFonts w:ascii="Times New Roman" w:hAnsi="Times New Roman" w:cs="Times New Roman"/>
          <w:sz w:val="24"/>
          <w:szCs w:val="24"/>
        </w:rPr>
        <w:t xml:space="preserv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9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w:t>
      </w:r>
      <w:del w:id="95" w:author="Thomas, Gregg" w:date="2024-10-01T11:00:00Z" w16du:dateUtc="2024-10-01T15:00:00Z">
        <w:r w:rsidR="00426302" w:rsidRPr="00E358E6">
          <w:rPr>
            <w:rFonts w:ascii="Times New Roman" w:hAnsi="Times New Roman" w:cs="Times New Roman"/>
            <w:sz w:val="24"/>
            <w:szCs w:val="24"/>
          </w:rPr>
          <w:delText xml:space="preserve"> rodent</w:delText>
        </w:r>
      </w:del>
      <w:r w:rsidR="00426302" w:rsidRPr="00E358E6">
        <w:rPr>
          <w:rFonts w:ascii="Times New Roman" w:hAnsi="Times New Roman" w:cs="Times New Roman"/>
          <w:sz w:val="24"/>
          <w:szCs w:val="24"/>
        </w:rPr>
        <w:t xml:space="preserve">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sz w:val="24"/>
          <w:szCs w:val="24"/>
        </w:rPr>
        <w:lastRenderedPageBreak/>
        <w:t xml:space="preserve">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ins w:id="96" w:author="Thomas, Gregg" w:date="2024-10-01T11:00:00Z" w16du:dateUtc="2024-10-01T15:00:00Z">
        <w:r w:rsidR="00045BDB">
          <w:rPr>
            <w:rFonts w:ascii="Times New Roman" w:hAnsi="Times New Roman" w:cs="Times New Roman"/>
            <w:sz w:val="24"/>
            <w:szCs w:val="24"/>
          </w:rPr>
          <w:t xml:space="preserve">commonly used </w:t>
        </w:r>
      </w:ins>
      <w:r w:rsidR="00020FEE">
        <w:rPr>
          <w:rFonts w:ascii="Times New Roman" w:hAnsi="Times New Roman" w:cs="Times New Roman"/>
          <w:sz w:val="24"/>
          <w:szCs w:val="24"/>
        </w:rPr>
        <w:t>ultra-conserved elements (UCEs</w:t>
      </w:r>
      <w:del w:id="97" w:author="Thomas, Gregg" w:date="2024-10-01T11:00:00Z" w16du:dateUtc="2024-10-01T15:00:00Z">
        <w:r w:rsidR="00020FEE">
          <w:rPr>
            <w:rFonts w:ascii="Times New Roman" w:hAnsi="Times New Roman" w:cs="Times New Roman"/>
            <w:sz w:val="24"/>
            <w:szCs w:val="24"/>
          </w:rPr>
          <w:delText>)</w:delText>
        </w:r>
      </w:del>
      <w:ins w:id="98" w:author="Thomas, Gregg" w:date="2024-10-01T11:00:00Z" w16du:dateUtc="2024-10-01T15:00:00Z">
        <w:r w:rsidR="00020FEE">
          <w:rPr>
            <w:rFonts w:ascii="Times New Roman" w:hAnsi="Times New Roman" w:cs="Times New Roman"/>
            <w:sz w:val="24"/>
            <w:szCs w:val="24"/>
          </w:rPr>
          <w:t>)</w:t>
        </w:r>
        <w:bookmarkStart w:id="99" w:name="_Hlk114747009"/>
        <w:r w:rsidR="00045BDB">
          <w:rPr>
            <w:rFonts w:ascii="Times New Roman" w:hAnsi="Times New Roman" w:cs="Times New Roman"/>
            <w:sz w:val="24"/>
            <w:szCs w:val="24"/>
          </w:rPr>
          <w:t>. We used these UCE data</w:t>
        </w:r>
      </w:ins>
      <w:r w:rsidR="00045BDB">
        <w:rPr>
          <w:rFonts w:ascii="Times New Roman" w:hAnsi="Times New Roman" w:cs="Times New Roman"/>
          <w:sz w:val="24"/>
          <w:szCs w:val="24"/>
        </w:rPr>
        <w:t xml:space="preserve"> </w:t>
      </w:r>
      <w:r w:rsidR="00045BDB" w:rsidRPr="00075439">
        <w:rPr>
          <w:rFonts w:ascii="Times New Roman" w:hAnsi="Times New Roman" w:cs="Times New Roman"/>
          <w:sz w:val="24"/>
          <w:szCs w:val="24"/>
        </w:rPr>
        <w:t xml:space="preserve">to </w:t>
      </w:r>
      <w:del w:id="100" w:author="Thomas, Gregg" w:date="2024-10-01T11:00:00Z" w16du:dateUtc="2024-10-01T15:00:00Z">
        <w:r w:rsidR="00B57DDF">
          <w:rPr>
            <w:rFonts w:ascii="Times New Roman" w:hAnsi="Times New Roman" w:cs="Times New Roman"/>
            <w:sz w:val="24"/>
            <w:szCs w:val="24"/>
          </w:rPr>
          <w:delText xml:space="preserve">promote </w:delText>
        </w:r>
        <w:r w:rsidR="003B427E">
          <w:rPr>
            <w:rFonts w:ascii="Times New Roman" w:hAnsi="Times New Roman" w:cs="Times New Roman"/>
            <w:sz w:val="24"/>
            <w:szCs w:val="24"/>
          </w:rPr>
          <w:delText>broader comparisons</w:delText>
        </w:r>
        <w:r w:rsidR="00003ABB">
          <w:rPr>
            <w:rFonts w:ascii="Times New Roman" w:hAnsi="Times New Roman" w:cs="Times New Roman"/>
            <w:sz w:val="24"/>
            <w:szCs w:val="24"/>
          </w:rPr>
          <w:delText xml:space="preserve"> across genomes </w:delText>
        </w:r>
      </w:del>
      <w:ins w:id="101" w:author="Thomas, Gregg" w:date="2024-10-01T11:00:00Z" w16du:dateUtc="2024-10-01T15:00:00Z">
        <w:r w:rsidR="00045BDB" w:rsidRPr="00075439">
          <w:rPr>
            <w:rFonts w:ascii="Times New Roman" w:hAnsi="Times New Roman" w:cs="Times New Roman"/>
            <w:sz w:val="24"/>
            <w:szCs w:val="24"/>
          </w:rPr>
          <w:t xml:space="preserve">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w:t>
        </w:r>
      </w:ins>
      <w:r w:rsidR="00045BDB" w:rsidRPr="00075439">
        <w:rPr>
          <w:rFonts w:ascii="Times New Roman" w:hAnsi="Times New Roman" w:cs="Times New Roman"/>
          <w:sz w:val="24"/>
          <w:szCs w:val="24"/>
        </w:rPr>
        <w:t xml:space="preserve">of </w:t>
      </w:r>
      <w:del w:id="102" w:author="Thomas, Gregg" w:date="2024-10-01T11:00:00Z" w16du:dateUtc="2024-10-01T15:00:00Z">
        <w:r w:rsidR="00003ABB">
          <w:rPr>
            <w:rFonts w:ascii="Times New Roman" w:hAnsi="Times New Roman" w:cs="Times New Roman"/>
            <w:sz w:val="24"/>
            <w:szCs w:val="24"/>
          </w:rPr>
          <w:delText>variable quality</w:delText>
        </w:r>
        <w:r w:rsidR="00020FEE">
          <w:rPr>
            <w:rFonts w:ascii="Times New Roman" w:hAnsi="Times New Roman" w:cs="Times New Roman"/>
            <w:sz w:val="24"/>
            <w:szCs w:val="24"/>
          </w:rPr>
          <w:delText>.</w:delText>
        </w:r>
        <w:r w:rsidR="005A3F18">
          <w:rPr>
            <w:rFonts w:ascii="Times New Roman" w:hAnsi="Times New Roman" w:cs="Times New Roman"/>
            <w:sz w:val="24"/>
            <w:szCs w:val="24"/>
          </w:rPr>
          <w:delText xml:space="preserve"> </w:delText>
        </w:r>
        <w:r w:rsidR="00FA2AA1">
          <w:rPr>
            <w:rFonts w:ascii="Times New Roman" w:hAnsi="Times New Roman" w:cs="Times New Roman"/>
            <w:sz w:val="24"/>
            <w:szCs w:val="24"/>
          </w:rPr>
          <w:delText>We</w:delText>
        </w:r>
        <w:r w:rsidR="00D010DB">
          <w:rPr>
            <w:rFonts w:ascii="Times New Roman" w:hAnsi="Times New Roman" w:cs="Times New Roman"/>
            <w:sz w:val="24"/>
            <w:szCs w:val="24"/>
          </w:rPr>
          <w:delText xml:space="preserve"> </w:delText>
        </w:r>
      </w:del>
      <w:ins w:id="103" w:author="Thomas, Gregg" w:date="2024-10-01T11:00:00Z" w16du:dateUtc="2024-10-01T15:00:00Z">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99"/>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ins>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del w:id="104" w:author="Thomas, Gregg" w:date="2024-10-01T11:00:00Z" w16du:dateUtc="2024-10-01T15:00:00Z">
        <w:r w:rsidR="00D010DB">
          <w:rPr>
            <w:rFonts w:ascii="Times New Roman" w:hAnsi="Times New Roman" w:cs="Times New Roman"/>
            <w:sz w:val="24"/>
            <w:szCs w:val="24"/>
          </w:rPr>
          <w:delText xml:space="preserve">whole </w:delText>
        </w:r>
        <w:r w:rsidR="008D2A3B">
          <w:rPr>
            <w:rFonts w:ascii="Times New Roman" w:hAnsi="Times New Roman" w:cs="Times New Roman"/>
            <w:sz w:val="24"/>
            <w:szCs w:val="24"/>
          </w:rPr>
          <w:delText>genome</w:delText>
        </w:r>
        <w:r w:rsidR="00D010DB">
          <w:rPr>
            <w:rFonts w:ascii="Times New Roman" w:hAnsi="Times New Roman" w:cs="Times New Roman"/>
            <w:sz w:val="24"/>
            <w:szCs w:val="24"/>
          </w:rPr>
          <w:delText xml:space="preserve"> sequences</w:delText>
        </w:r>
        <w:r w:rsidR="00F92FFA">
          <w:rPr>
            <w:rFonts w:ascii="Times New Roman" w:hAnsi="Times New Roman" w:cs="Times New Roman"/>
            <w:sz w:val="24"/>
            <w:szCs w:val="24"/>
          </w:rPr>
          <w:delText xml:space="preserve"> from </w:delText>
        </w:r>
      </w:del>
      <w:r w:rsidR="00312928">
        <w:rPr>
          <w:rFonts w:ascii="Times New Roman" w:hAnsi="Times New Roman" w:cs="Times New Roman"/>
          <w:sz w:val="24"/>
          <w:szCs w:val="24"/>
        </w:rPr>
        <w:t xml:space="preserve">a subset of </w:t>
      </w:r>
      <w:del w:id="105" w:author="Thomas, Gregg" w:date="2024-10-01T11:00:00Z" w16du:dateUtc="2024-10-01T15:00:00Z">
        <w:r w:rsidR="00F92FFA">
          <w:rPr>
            <w:rFonts w:ascii="Times New Roman" w:hAnsi="Times New Roman" w:cs="Times New Roman"/>
            <w:sz w:val="24"/>
            <w:szCs w:val="24"/>
          </w:rPr>
          <w:delText>these genomes</w:delText>
        </w:r>
        <w:r w:rsidR="009D6AFD">
          <w:rPr>
            <w:rFonts w:ascii="Times New Roman" w:hAnsi="Times New Roman" w:cs="Times New Roman"/>
            <w:sz w:val="24"/>
            <w:szCs w:val="24"/>
          </w:rPr>
          <w:delText>,</w:delText>
        </w:r>
      </w:del>
      <w:ins w:id="106" w:author="Thomas, Gregg" w:date="2024-10-01T11:00:00Z" w16du:dateUtc="2024-10-01T15:00:00Z">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sidR="00372855">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w:t>
        </w:r>
      </w:ins>
      <w:r w:rsidR="00045BDB">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del w:id="107" w:author="Thomas, Gregg" w:date="2024-10-01T11:00:00Z" w16du:dateUtc="2024-10-01T15:00:00Z">
        <w:r w:rsidR="009D6AFD">
          <w:rPr>
            <w:rFonts w:ascii="Times New Roman" w:hAnsi="Times New Roman" w:cs="Times New Roman"/>
            <w:sz w:val="24"/>
            <w:szCs w:val="24"/>
          </w:rPr>
          <w:delText>,</w:delText>
        </w:r>
      </w:del>
      <w:r w:rsidR="009D6AFD">
        <w:rPr>
          <w:rFonts w:ascii="Times New Roman" w:hAnsi="Times New Roman" w:cs="Times New Roman"/>
          <w:sz w:val="24"/>
          <w:szCs w:val="24"/>
        </w:rPr>
        <w:t xml:space="preserve"> and </w:t>
      </w:r>
      <w:ins w:id="108" w:author="Thomas, Gregg" w:date="2024-10-01T11:00:00Z" w16du:dateUtc="2024-10-01T15:00:00Z">
        <w:r w:rsidR="00312928">
          <w:rPr>
            <w:rFonts w:ascii="Times New Roman" w:hAnsi="Times New Roman" w:cs="Times New Roman"/>
            <w:sz w:val="24"/>
            <w:szCs w:val="24"/>
          </w:rPr>
          <w:t xml:space="preserve">functional </w:t>
        </w:r>
      </w:ins>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del w:id="109" w:author="Thomas, Gregg" w:date="2024-10-01T11:00:00Z" w16du:dateUtc="2024-10-01T15:00:00Z">
        <w:r w:rsidR="009D6AFD">
          <w:rPr>
            <w:rFonts w:ascii="Times New Roman" w:hAnsi="Times New Roman" w:cs="Times New Roman"/>
            <w:sz w:val="24"/>
            <w:szCs w:val="24"/>
          </w:rPr>
          <w:delText>information</w:delText>
        </w:r>
        <w:r w:rsidR="00426302" w:rsidRPr="00E358E6">
          <w:rPr>
            <w:rFonts w:ascii="Times New Roman" w:hAnsi="Times New Roman" w:cs="Times New Roman"/>
            <w:sz w:val="24"/>
            <w:szCs w:val="24"/>
          </w:rPr>
          <w:delText xml:space="preserve"> </w:delText>
        </w:r>
      </w:del>
      <w:r w:rsidR="00426302" w:rsidRPr="00E358E6">
        <w:rPr>
          <w:rFonts w:ascii="Times New Roman" w:hAnsi="Times New Roman" w:cs="Times New Roman"/>
          <w:sz w:val="24"/>
          <w:szCs w:val="24"/>
        </w:rPr>
        <w:t>from</w:t>
      </w:r>
      <w:ins w:id="110" w:author="Thomas, Gregg" w:date="2024-10-01T11:00:00Z" w16du:dateUtc="2024-10-01T15:00:00Z">
        <w:r w:rsidR="00F253F3">
          <w:rPr>
            <w:rFonts w:ascii="Times New Roman" w:hAnsi="Times New Roman" w:cs="Times New Roman"/>
            <w:sz w:val="24"/>
            <w:szCs w:val="24"/>
          </w:rPr>
          <w:t xml:space="preserve"> </w:t>
        </w:r>
        <w:r w:rsidR="00045BDB">
          <w:rPr>
            <w:rFonts w:ascii="Times New Roman" w:hAnsi="Times New Roman" w:cs="Times New Roman"/>
            <w:sz w:val="24"/>
            <w:szCs w:val="24"/>
          </w:rPr>
          <w:t>the powerful</w:t>
        </w:r>
      </w:ins>
      <w:r w:rsidR="00045BDB">
        <w:rPr>
          <w:rFonts w:ascii="Times New Roman" w:hAnsi="Times New Roman" w:cs="Times New Roman"/>
          <w:sz w:val="24"/>
          <w:szCs w:val="24"/>
        </w:rPr>
        <w:t xml:space="preserve"> </w:t>
      </w:r>
      <w:r w:rsidR="00F253F3">
        <w:rPr>
          <w:rFonts w:ascii="Times New Roman" w:hAnsi="Times New Roman" w:cs="Times New Roman"/>
          <w:sz w:val="24"/>
          <w:szCs w:val="24"/>
        </w:rPr>
        <w:t xml:space="preserve">house </w:t>
      </w:r>
      <w:del w:id="111" w:author="Thomas, Gregg" w:date="2024-10-01T11:00:00Z" w16du:dateUtc="2024-10-01T15:00:00Z">
        <w:r w:rsidR="00F253F3">
          <w:rPr>
            <w:rFonts w:ascii="Times New Roman" w:hAnsi="Times New Roman" w:cs="Times New Roman"/>
            <w:sz w:val="24"/>
            <w:szCs w:val="24"/>
          </w:rPr>
          <w:delText>mice</w:delText>
        </w:r>
        <w:r w:rsidR="00426302" w:rsidRPr="00E358E6">
          <w:rPr>
            <w:rFonts w:ascii="Times New Roman" w:hAnsi="Times New Roman" w:cs="Times New Roman"/>
            <w:sz w:val="24"/>
            <w:szCs w:val="24"/>
          </w:rPr>
          <w:delText xml:space="preserve"> </w:delText>
        </w:r>
        <w:r w:rsidR="00B57DDF">
          <w:rPr>
            <w:rFonts w:ascii="Times New Roman" w:hAnsi="Times New Roman" w:cs="Times New Roman"/>
            <w:sz w:val="24"/>
            <w:szCs w:val="24"/>
          </w:rPr>
          <w:delText xml:space="preserve">to describe </w:delText>
        </w:r>
        <w:r w:rsidR="00B57DDF" w:rsidRPr="00197A2B">
          <w:rPr>
            <w:rFonts w:ascii="Times New Roman" w:hAnsi="Times New Roman" w:cs="Times New Roman"/>
            <w:sz w:val="24"/>
            <w:szCs w:val="24"/>
          </w:rPr>
          <w:delText xml:space="preserve">the </w:delText>
        </w:r>
        <w:r w:rsidR="00B57DDF">
          <w:rPr>
            <w:rFonts w:ascii="Times New Roman" w:hAnsi="Times New Roman" w:cs="Times New Roman"/>
            <w:sz w:val="24"/>
            <w:szCs w:val="24"/>
          </w:rPr>
          <w:delText>genomic</w:delText>
        </w:r>
        <w:r w:rsidR="00B57DDF" w:rsidRPr="00197A2B">
          <w:rPr>
            <w:rFonts w:ascii="Times New Roman" w:hAnsi="Times New Roman" w:cs="Times New Roman"/>
            <w:sz w:val="24"/>
            <w:szCs w:val="24"/>
          </w:rPr>
          <w:delText xml:space="preserve"> context of phylogenetic discordance</w:delText>
        </w:r>
        <w:r w:rsidR="005D2E99">
          <w:rPr>
            <w:rFonts w:ascii="Times New Roman" w:hAnsi="Times New Roman" w:cs="Times New Roman"/>
            <w:sz w:val="24"/>
            <w:szCs w:val="24"/>
          </w:rPr>
          <w:delText xml:space="preserve"> </w:delText>
        </w:r>
        <w:r w:rsidR="00F253F3">
          <w:rPr>
            <w:rFonts w:ascii="Times New Roman" w:hAnsi="Times New Roman" w:cs="Times New Roman"/>
            <w:sz w:val="24"/>
            <w:szCs w:val="24"/>
          </w:rPr>
          <w:delText xml:space="preserve">across murine rodents </w:delText>
        </w:r>
        <w:r w:rsidR="00B57DDF">
          <w:rPr>
            <w:rFonts w:ascii="Times New Roman" w:hAnsi="Times New Roman" w:cs="Times New Roman"/>
            <w:sz w:val="24"/>
            <w:szCs w:val="24"/>
          </w:rPr>
          <w:delText>and</w:delText>
        </w:r>
        <w:r w:rsidR="00FA2AA1">
          <w:rPr>
            <w:rFonts w:ascii="Times New Roman" w:hAnsi="Times New Roman" w:cs="Times New Roman"/>
            <w:sz w:val="24"/>
            <w:szCs w:val="24"/>
          </w:rPr>
          <w:delText xml:space="preserve"> evaluate</w:delText>
        </w:r>
      </w:del>
      <w:ins w:id="112" w:author="Thomas, Gregg" w:date="2024-10-01T11:00:00Z" w16du:dateUtc="2024-10-01T15:00:00Z">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test</w:t>
        </w:r>
      </w:ins>
      <w:r w:rsidR="00045BDB">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ins w:id="113" w:author="Thomas, Gregg" w:date="2024-10-01T11:00:00Z" w16du:dateUtc="2024-10-01T15:00:00Z">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patterns of</w:t>
        </w:r>
      </w:ins>
      <w:r w:rsidR="00045BDB">
        <w:rPr>
          <w:rFonts w:ascii="Times New Roman" w:hAnsi="Times New Roman" w:cs="Times New Roman"/>
          <w:sz w:val="24"/>
          <w:szCs w:val="24"/>
        </w:rPr>
        <w:t xml:space="preserve">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ins w:id="114" w:author="Thomas, Gregg" w:date="2024-10-01T11:00:00Z" w16du:dateUtc="2024-10-01T15:00:00Z">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ins>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rPr>
          <w:ins w:id="115" w:author="Thomas, Gregg" w:date="2024-10-01T11:00:00Z" w16du:dateUtc="2024-10-01T15:00:00Z"/>
        </w:rPr>
      </w:pPr>
      <w:ins w:id="116" w:author="Thomas, Gregg" w:date="2024-10-01T11:00:00Z" w16du:dateUtc="2024-10-01T15:00:00Z">
        <w:r>
          <w:t>Estimation of a m</w:t>
        </w:r>
        <w:r w:rsidR="001B7F12">
          <w:t xml:space="preserve">urine </w:t>
        </w:r>
        <w:r w:rsidR="002F605F">
          <w:t>s</w:t>
        </w:r>
        <w:r w:rsidR="00FD0B8D" w:rsidRPr="00031896">
          <w:t>pecies tree</w:t>
        </w:r>
      </w:ins>
    </w:p>
    <w:p w14:paraId="2088ABF5" w14:textId="5DB22DD5" w:rsidR="002F605F" w:rsidRDefault="00072172" w:rsidP="005D3A4E">
      <w:pPr>
        <w:spacing w:after="0"/>
        <w:jc w:val="both"/>
      </w:pPr>
      <w:ins w:id="117" w:author="Thomas, Gregg" w:date="2024-10-01T11:00:00Z" w16du:dateUtc="2024-10-01T15:00:00Z">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ins>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w:t>
      </w:r>
      <w:ins w:id="118" w:author="Thomas, Gregg" w:date="2024-10-01T11:00:00Z" w16du:dateUtc="2024-10-01T15:00:00Z">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considerable</w:t>
        </w:r>
      </w:ins>
      <w:r w:rsidR="003B3E01">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76A80CCF" w14:textId="10951A97"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ins w:id="119" w:author="Thomas, Gregg" w:date="2024-10-01T11:00:00Z" w16du:dateUtc="2024-10-01T15:00:00Z">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 xml:space="preserve">then </w:t>
        </w:r>
        <w:r w:rsidR="008B36D2">
          <w:rPr>
            <w:rFonts w:ascii="Times New Roman" w:hAnsi="Times New Roman" w:cs="Times New Roman"/>
            <w:sz w:val="24"/>
            <w:szCs w:val="24"/>
          </w:rPr>
          <w:lastRenderedPageBreak/>
          <w:t>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ins>
      <w:r w:rsidR="00A03219">
        <w:rPr>
          <w:rFonts w:ascii="Times New Roman" w:hAnsi="Times New Roman" w:cs="Times New Roman"/>
          <w:sz w:val="24"/>
          <w:szCs w:val="24"/>
        </w:rPr>
        <w:t>.</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ins w:id="120" w:author="Thomas, Gregg" w:date="2024-10-01T11:00:00Z" w16du:dateUtc="2024-10-01T15:00:00Z">
        <w:r>
          <w:rPr>
            <w:rFonts w:ascii="Times New Roman" w:hAnsi="Times New Roman" w:cs="Times New Roman"/>
            <w:sz w:val="24"/>
            <w:szCs w:val="24"/>
          </w:rPr>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Fig.</w:t>
        </w:r>
      </w:ins>
      <w:r w:rsidR="006E16FF">
        <w:rPr>
          <w:rFonts w:ascii="Times New Roman" w:hAnsi="Times New Roman" w:cs="Times New Roman"/>
          <w:sz w:val="24"/>
          <w:szCs w:val="24"/>
        </w:rPr>
        <w:t xml:space="preserve">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ins w:id="121" w:author="Thomas, Gregg" w:date="2024-10-01T11:00:00Z" w16du:dateUtc="2024-10-01T15:00:00Z">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ins>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ins w:id="122" w:author="Thomas, Gregg" w:date="2024-10-01T11:00:00Z" w16du:dateUtc="2024-10-01T15:00:00Z">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ins>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7D7B9D16"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ins w:id="123" w:author="Thomas, Gregg" w:date="2024-10-01T11:00:00Z" w16du:dateUtc="2024-10-01T15:00:00Z">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ins>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D5BAE38" w:rsidR="005D3A4E" w:rsidRDefault="00DB65A2" w:rsidP="009A1E00">
      <w:pPr>
        <w:spacing w:after="0"/>
        <w:ind w:firstLine="720"/>
        <w:jc w:val="both"/>
        <w:rPr>
          <w:ins w:id="124" w:author="Thomas, Gregg" w:date="2024-10-01T11:00:00Z" w16du:dateUtc="2024-10-01T15:00:00Z"/>
          <w:rFonts w:ascii="Times New Roman" w:hAnsi="Times New Roman" w:cs="Times New Roman"/>
          <w:sz w:val="24"/>
          <w:szCs w:val="24"/>
        </w:rPr>
      </w:pPr>
      <w:ins w:id="125" w:author="Thomas, Gregg" w:date="2024-10-01T11:00:00Z" w16du:dateUtc="2024-10-01T15:00:00Z">
        <w:r>
          <w:rPr>
            <w:rFonts w:ascii="Times New Roman" w:hAnsi="Times New Roman" w:cs="Times New Roman"/>
            <w:sz w:val="24"/>
            <w:szCs w:val="24"/>
          </w:rPr>
          <w:lastRenderedPageBreak/>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ins>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ins w:id="126" w:author="Thomas, Gregg" w:date="2024-10-01T11:00:00Z" w16du:dateUtc="2024-10-01T15:00:00Z">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w:t>
        </w:r>
      </w:ins>
      <w:r w:rsidR="009A1E00">
        <w:rPr>
          <w:rFonts w:ascii="Times New Roman" w:hAnsi="Times New Roman" w:cs="Times New Roman"/>
          <w:sz w:val="24"/>
          <w:szCs w:val="24"/>
        </w:rPr>
        <w:t xml:space="preserv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w:t>
      </w:r>
      <w:ins w:id="127" w:author="Thomas, Gregg" w:date="2024-10-01T11:00:00Z" w16du:dateUtc="2024-10-01T15:00:00Z">
        <w:r w:rsidR="00696496">
          <w:rPr>
            <w:rFonts w:ascii="Times New Roman" w:hAnsi="Times New Roman" w:cs="Times New Roman"/>
            <w:sz w:val="24"/>
            <w:szCs w:val="24"/>
          </w:rPr>
          <w:t xml:space="preserve">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ins>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71946EE6" w:rsidR="00653871" w:rsidRPr="00031896" w:rsidRDefault="00AD773B" w:rsidP="00F413E3">
      <w:pPr>
        <w:spacing w:after="0"/>
        <w:jc w:val="both"/>
        <w:rPr>
          <w:ins w:id="128" w:author="Thomas, Gregg" w:date="2024-10-01T11:00:00Z" w16du:dateUtc="2024-10-01T15:00:00Z"/>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ins w:id="129" w:author="Thomas, Gregg" w:date="2024-10-01T11:00:00Z" w16du:dateUtc="2024-10-01T15:00:00Z">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ins>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 xml:space="preserve">Fig. 4A) and the rate at which tree similarity changes between the first </w:t>
      </w:r>
      <w:ins w:id="130" w:author="Thomas, Gregg" w:date="2024-10-01T11:00:00Z" w16du:dateUtc="2024-10-01T15:00:00Z">
        <w:r w:rsidR="00CC2409">
          <w:rPr>
            <w:rFonts w:ascii="Times New Roman" w:hAnsi="Times New Roman" w:cs="Times New Roman"/>
            <w:sz w:val="24"/>
            <w:szCs w:val="24"/>
          </w:rPr>
          <w:t>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 xml:space="preserve">Fig. </w:t>
        </w:r>
      </w:ins>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ins w:id="131" w:author="Thomas, Gregg" w:date="2024-10-01T11:00:00Z" w16du:dateUtc="2024-10-01T15:00:00Z">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w:t>
        </w:r>
      </w:ins>
      <w:r w:rsidR="00CC2409">
        <w:rPr>
          <w:rFonts w:ascii="Times New Roman" w:hAnsi="Times New Roman" w:cs="Times New Roman"/>
          <w:sz w:val="24"/>
          <w:szCs w:val="24"/>
        </w:rPr>
        <w:t xml:space="preserve">4C). </w:t>
      </w:r>
      <w:ins w:id="132" w:author="Thomas, Gregg" w:date="2024-10-01T11:00:00Z" w16du:dateUtc="2024-10-01T15:00:00Z">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these regions</w:t>
        </w:r>
      </w:ins>
      <w:r w:rsidR="00231CAE">
        <w:rPr>
          <w:rFonts w:ascii="Times New Roman" w:hAnsi="Times New Roman" w:cs="Times New Roman"/>
          <w:sz w:val="24"/>
          <w:szCs w:val="24"/>
        </w:rPr>
        <w:t xml:space="preserve">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ins w:id="133" w:author="Thomas, Gregg" w:date="2024-10-01T11:00:00Z" w16du:dateUtc="2024-10-01T15:00:00Z">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ins>
    </w:p>
    <w:p w14:paraId="5195C993" w14:textId="432FB939"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lastRenderedPageBreak/>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ins w:id="134" w:author="Thomas, Gregg" w:date="2024-10-01T11:00:00Z" w16du:dateUtc="2024-10-01T15:00:00Z">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 xml:space="preserve">Fig.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 xml:space="preserve">windows without annotated genomic features (Fig. </w:t>
        </w:r>
      </w:ins>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ins w:id="135" w:author="Thomas, Gregg" w:date="2024-10-01T11:00:00Z" w16du:dateUtc="2024-10-01T15:00:00Z">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(Fig. 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but the effect was much less pronounced than observed at UCEs.</w:t>
        </w:r>
      </w:ins>
      <w:r w:rsidR="00D72636">
        <w:rPr>
          <w:rFonts w:ascii="Times New Roman" w:hAnsi="Times New Roman" w:cs="Times New Roman"/>
          <w:sz w:val="24"/>
          <w:szCs w:val="24"/>
        </w:rPr>
        <w:t xml:space="preserve">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pPr>
        <w:pStyle w:val="Heading2"/>
        <w:pPrChange w:id="136" w:author="Thomas, Gregg" w:date="2024-10-01T11:00:00Z" w16du:dateUtc="2024-10-01T15:00:00Z">
          <w:pPr>
            <w:pStyle w:val="Heading2"/>
            <w:spacing w:after="0"/>
          </w:pPr>
        </w:pPrChange>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ins w:id="137" w:author="Thomas, Gregg" w:date="2024-10-01T11:00:00Z" w16du:dateUtc="2024-10-01T15:00:00Z"/>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ins w:id="138" w:author="Thomas, Gregg" w:date="2024-10-01T11:00:00Z" w16du:dateUtc="2024-10-01T15:00:00Z">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ins>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w:t>
      </w:r>
      <w:ins w:id="139" w:author="Thomas, Gregg" w:date="2024-10-01T11:00:00Z" w16du:dateUtc="2024-10-01T15:00:00Z">
        <w:r w:rsidR="005404E8">
          <w:rPr>
            <w:rFonts w:ascii="Times New Roman" w:hAnsi="Times New Roman" w:cs="Times New Roman"/>
            <w:sz w:val="24"/>
            <w:szCs w:val="24"/>
          </w:rPr>
          <w:t>albeit correlated</w:t>
        </w:r>
        <w:r w:rsidR="00E977A7" w:rsidRPr="00031896">
          <w:rPr>
            <w:rFonts w:ascii="Times New Roman" w:hAnsi="Times New Roman" w:cs="Times New Roman"/>
            <w:sz w:val="24"/>
            <w:szCs w:val="24"/>
          </w:rPr>
          <w:t xml:space="preserve"> histories.</w:t>
        </w:r>
      </w:ins>
    </w:p>
    <w:p w14:paraId="71C8106E" w14:textId="28B7485B"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w:t>
      </w:r>
      <w:ins w:id="140" w:author="Thomas, Gregg" w:date="2024-10-01T11:00:00Z" w16du:dateUtc="2024-10-01T15:00:00Z">
        <w:r w:rsidR="00352DEE">
          <w:rPr>
            <w:rFonts w:ascii="Times New Roman" w:hAnsi="Times New Roman" w:cs="Times New Roman"/>
            <w:sz w:val="24"/>
            <w:szCs w:val="24"/>
          </w:rPr>
          <w:t xml:space="preserve">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still</w:t>
        </w:r>
      </w:ins>
      <w:r w:rsidR="005404E8">
        <w:rPr>
          <w:rFonts w:ascii="Times New Roman" w:hAnsi="Times New Roman" w:cs="Times New Roman"/>
          <w:sz w:val="24"/>
          <w:szCs w:val="24"/>
        </w:rPr>
        <w:t xml:space="preserve">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ins w:id="141" w:author="Thomas, Gregg" w:date="2024-10-01T11:00:00Z" w16du:dateUtc="2024-10-01T15:00:00Z">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w:t>
        </w:r>
      </w:ins>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ins w:id="142" w:author="Thomas, Gregg" w:date="2024-10-01T11:00:00Z" w16du:dateUtc="2024-10-01T15:00:00Z">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ins>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w:t>
      </w:r>
      <w:r w:rsidR="00F55350">
        <w:rPr>
          <w:rFonts w:ascii="Times New Roman" w:hAnsi="Times New Roman" w:cs="Times New Roman"/>
          <w:sz w:val="24"/>
          <w:szCs w:val="24"/>
        </w:rPr>
        <w:lastRenderedPageBreak/>
        <w:t>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ins w:id="143" w:author="Thomas, Gregg" w:date="2024-10-01T11:00:00Z" w16du:dateUtc="2024-10-01T15:00:00Z"/>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w:t>
      </w:r>
      <w:ins w:id="144" w:author="Thomas, Gregg" w:date="2024-10-01T11:00:00Z" w16du:dateUtc="2024-10-01T15:00:00Z">
        <w:r w:rsidR="00D1794F">
          <w:rPr>
            <w:rFonts w:ascii="Times New Roman" w:hAnsi="Times New Roman" w:cs="Times New Roman"/>
            <w:sz w:val="24"/>
            <w:szCs w:val="24"/>
          </w:rPr>
          <w:t xml:space="preserve">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ins>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ins w:id="145" w:author="Thomas, Gregg" w:date="2024-10-01T11:00:00Z" w16du:dateUtc="2024-10-01T15:00:00Z"/>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ins w:id="146" w:author="Thomas, Gregg" w:date="2024-10-01T11:00:00Z" w16du:dateUtc="2024-10-01T15:00:00Z">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w:t>
        </w:r>
      </w:ins>
      <w:r w:rsidRPr="00B17D7F">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ins w:id="147" w:author="Thomas, Gregg" w:date="2024-10-01T11:00:00Z" w16du:dateUtc="2024-10-01T15:00:00Z">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ins>
    </w:p>
    <w:p w14:paraId="43BB69AE" w14:textId="4DDC4667" w:rsidR="00500045" w:rsidRPr="00237D7D" w:rsidRDefault="001C6851" w:rsidP="005D3A4E">
      <w:pPr>
        <w:spacing w:after="0"/>
        <w:jc w:val="both"/>
        <w:rPr>
          <w:ins w:id="148" w:author="Thomas, Gregg" w:date="2024-10-01T11:00:00Z" w16du:dateUtc="2024-10-01T15:00:00Z"/>
          <w:rFonts w:ascii="Times New Roman" w:hAnsi="Times New Roman" w:cs="Times New Roman"/>
          <w:sz w:val="24"/>
          <w:szCs w:val="24"/>
        </w:rPr>
      </w:pPr>
      <w:ins w:id="149" w:author="Thomas, Gregg" w:date="2024-10-01T11:00:00Z" w16du:dateUtc="2024-10-01T15:00:00Z">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ins>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 xml:space="preserve">substantial gene tree discordance (Fig. 1, branches D, E, H, and J), with two recovered clades (E and J) being </w:t>
      </w:r>
      <w:r w:rsidR="004F3805">
        <w:rPr>
          <w:rFonts w:ascii="Times New Roman" w:hAnsi="Times New Roman" w:cs="Times New Roman"/>
          <w:sz w:val="24"/>
          <w:szCs w:val="24"/>
        </w:rPr>
        <w:lastRenderedPageBreak/>
        <w:t>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ins w:id="150" w:author="Thomas, Gregg" w:date="2024-10-01T11:00:00Z" w16du:dateUtc="2024-10-01T15:00:00Z">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ins>
    </w:p>
    <w:p w14:paraId="63E5AF5F" w14:textId="3DF8BA91" w:rsidR="005D3A4E" w:rsidRDefault="001C6851" w:rsidP="002F1C0B">
      <w:pPr>
        <w:spacing w:after="0"/>
        <w:jc w:val="both"/>
        <w:rPr>
          <w:ins w:id="151" w:author="Thomas, Gregg" w:date="2024-10-01T11:00:00Z" w16du:dateUtc="2024-10-01T15:00:00Z"/>
          <w:rFonts w:ascii="Times New Roman" w:hAnsi="Times New Roman" w:cs="Times New Roman"/>
          <w:sz w:val="24"/>
          <w:szCs w:val="24"/>
        </w:rPr>
      </w:pPr>
      <w:ins w:id="152" w:author="Thomas, Gregg" w:date="2024-10-01T11:00:00Z" w16du:dateUtc="2024-10-01T15:00:00Z">
        <w:r>
          <w:rPr>
            <w:rFonts w:ascii="Times New Roman" w:hAnsi="Times New Roman" w:cs="Times New Roman"/>
            <w:sz w:val="24"/>
            <w:szCs w:val="24"/>
          </w:rPr>
          <w:tab/>
        </w:r>
      </w:ins>
    </w:p>
    <w:p w14:paraId="150DD5AE" w14:textId="661848AB" w:rsidR="001C6851" w:rsidRPr="00534E01" w:rsidRDefault="002C320E" w:rsidP="00562FAD">
      <w:pPr>
        <w:pStyle w:val="Heading2"/>
        <w:rPr>
          <w:ins w:id="153" w:author="Thomas, Gregg" w:date="2024-10-01T11:00:00Z" w16du:dateUtc="2024-10-01T15:00:00Z"/>
        </w:rPr>
      </w:pPr>
      <w:ins w:id="154" w:author="Thomas, Gregg" w:date="2024-10-01T11:00:00Z" w16du:dateUtc="2024-10-01T15:00:00Z">
        <w:r w:rsidRPr="00534E01">
          <w:t>The genomic landscape of phylogenetic discordance</w:t>
        </w:r>
      </w:ins>
    </w:p>
    <w:p w14:paraId="176F2346" w14:textId="4B086FA0" w:rsidR="005926B1" w:rsidRDefault="00DD27E4" w:rsidP="001C6851">
      <w:pPr>
        <w:spacing w:after="0"/>
        <w:jc w:val="both"/>
        <w:rPr>
          <w:ins w:id="155" w:author="Thomas, Gregg" w:date="2024-10-01T11:00:00Z" w16du:dateUtc="2024-10-01T15:00:00Z"/>
          <w:rFonts w:ascii="Times New Roman" w:hAnsi="Times New Roman" w:cs="Times New Roman"/>
          <w:sz w:val="24"/>
          <w:szCs w:val="24"/>
        </w:rPr>
      </w:pPr>
      <w:ins w:id="156" w:author="Thomas, Gregg" w:date="2024-10-01T11:00:00Z" w16du:dateUtc="2024-10-01T15:00:00Z">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(Fig. 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ins>
    </w:p>
    <w:p w14:paraId="08696E1D" w14:textId="5993358B" w:rsidR="007E554A" w:rsidRDefault="004E19EF" w:rsidP="001B16F4">
      <w:pPr>
        <w:spacing w:after="0"/>
        <w:ind w:firstLine="720"/>
        <w:jc w:val="both"/>
        <w:rPr>
          <w:rFonts w:ascii="Times New Roman" w:hAnsi="Times New Roman" w:cs="Times New Roman"/>
          <w:sz w:val="24"/>
          <w:szCs w:val="24"/>
        </w:rPr>
      </w:pPr>
      <w:ins w:id="157" w:author="Thomas, Gregg" w:date="2024-10-01T11:00:00Z" w16du:dateUtc="2024-10-01T15:00:00Z">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w:t>
        </w:r>
      </w:ins>
      <w:ins w:id="158" w:author="Thomas, Gregg [2]" w:date="2024-10-01T12:11:00Z" w16du:dateUtc="2024-10-01T16:11:00Z">
        <w:r w:rsidR="00A75AB4">
          <w:rPr>
            <w:rFonts w:ascii="Times New Roman" w:hAnsi="Times New Roman" w:cs="Times New Roman"/>
            <w:sz w:val="24"/>
            <w:szCs w:val="24"/>
          </w:rPr>
          <w:t xml:space="preserve">other </w:t>
        </w:r>
      </w:ins>
      <w:ins w:id="159" w:author="Thomas, Gregg" w:date="2024-10-01T11:00:00Z" w16du:dateUtc="2024-10-01T15:00:00Z">
        <w:r w:rsidR="00B63FFD">
          <w:rPr>
            <w:rFonts w:ascii="Times New Roman" w:hAnsi="Times New Roman" w:cs="Times New Roman"/>
            <w:sz w:val="24"/>
            <w:szCs w:val="24"/>
          </w:rPr>
          <w:t xml:space="preserve">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ins>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ins w:id="160" w:author="Thomas, Gregg" w:date="2024-10-01T11:00:00Z" w16du:dateUtc="2024-10-01T15:00:00Z">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lastRenderedPageBreak/>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ins>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ins w:id="161" w:author="Thomas, Gregg" w:date="2024-10-01T11:00:00Z" w16du:dateUtc="2024-10-01T15:00:00Z">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ins>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5452CB6C" w:rsidR="0089723E" w:rsidRDefault="00D27115" w:rsidP="006F0055">
      <w:pPr>
        <w:spacing w:after="0"/>
        <w:ind w:firstLine="720"/>
        <w:jc w:val="both"/>
        <w:rPr>
          <w:ins w:id="162" w:author="Thomas, Gregg" w:date="2024-10-01T11:00:00Z" w16du:dateUtc="2024-10-01T15:00:00Z"/>
          <w:rFonts w:ascii="Times New Roman" w:hAnsi="Times New Roman" w:cs="Times New Roman"/>
          <w:sz w:val="24"/>
          <w:szCs w:val="24"/>
        </w:rPr>
      </w:pPr>
      <w:ins w:id="163" w:author="Thomas, Gregg" w:date="2024-10-01T11:00:00Z" w16du:dateUtc="2024-10-01T15:00:00Z">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(Fig.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(Fig. </w:t>
        </w:r>
      </w:ins>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ins w:id="164" w:author="Thomas, Gregg" w:date="2024-10-01T11:00:00Z" w16du:dateUtc="2024-10-01T15:00:00Z">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ins>
    </w:p>
    <w:p w14:paraId="3FD9A6D4" w14:textId="6756B225" w:rsidR="00232ED1" w:rsidRDefault="00526F59" w:rsidP="00F53A37">
      <w:pPr>
        <w:spacing w:after="0"/>
        <w:ind w:firstLine="720"/>
        <w:jc w:val="both"/>
        <w:rPr>
          <w:rFonts w:ascii="Times New Roman" w:hAnsi="Times New Roman" w:cs="Times New Roman"/>
          <w:sz w:val="24"/>
          <w:szCs w:val="24"/>
        </w:rPr>
      </w:pPr>
      <w:ins w:id="165" w:author="Thomas, Gregg" w:date="2024-10-01T11:00:00Z" w16du:dateUtc="2024-10-01T15:00:00Z">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w:t>
        </w:r>
      </w:ins>
      <w:r>
        <w:rPr>
          <w:rFonts w:ascii="Times New Roman" w:hAnsi="Times New Roman" w:cs="Times New Roman"/>
          <w:sz w:val="24"/>
          <w:szCs w:val="24"/>
        </w:rPr>
        <w:t xml:space="preserve">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 xml:space="preserve">coding genes). </w:t>
      </w:r>
      <w:ins w:id="166" w:author="Thomas, Gregg" w:date="2024-10-01T11:00:00Z" w16du:dateUtc="2024-10-01T15:00:00Z">
        <w:r>
          <w:rPr>
            <w:rFonts w:ascii="Times New Roman" w:hAnsi="Times New Roman" w:cs="Times New Roman"/>
            <w:sz w:val="24"/>
            <w:szCs w:val="24"/>
          </w:rPr>
          <w:t>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lastRenderedPageBreak/>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ins>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ins w:id="167" w:author="Thomas, Gregg" w:date="2024-10-01T11:00:00Z" w16du:dateUtc="2024-10-01T15:00:00Z"/>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ins w:id="168" w:author="Thomas, Gregg" w:date="2024-10-01T11:00:00Z" w16du:dateUtc="2024-10-01T15:00:00Z">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ins>
    </w:p>
    <w:p w14:paraId="6749C450" w14:textId="37997EFD" w:rsidR="0002598C" w:rsidRDefault="00D052F4" w:rsidP="00A55B52">
      <w:pPr>
        <w:spacing w:after="0"/>
        <w:ind w:firstLine="720"/>
        <w:jc w:val="both"/>
        <w:rPr>
          <w:rFonts w:ascii="Times New Roman" w:hAnsi="Times New Roman" w:cs="Times New Roman"/>
          <w:sz w:val="24"/>
          <w:szCs w:val="24"/>
        </w:rPr>
      </w:pPr>
      <w:ins w:id="169" w:author="Thomas, Gregg" w:date="2024-10-01T11:00:00Z" w16du:dateUtc="2024-10-01T15:00:00Z">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Fig</w:t>
        </w:r>
        <w:r w:rsidR="00702AD3">
          <w:rPr>
            <w:rFonts w:ascii="Times New Roman" w:hAnsi="Times New Roman" w:cs="Times New Roman"/>
            <w:sz w:val="24"/>
            <w:szCs w:val="24"/>
          </w:rPr>
          <w:t>.</w:t>
        </w:r>
      </w:ins>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ins w:id="170" w:author="Thomas, Gregg" w:date="2024-10-01T11:00:00Z" w16du:dateUtc="2024-10-01T15:00:00Z">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selection.</w:t>
        </w:r>
      </w:ins>
      <w:r w:rsidR="00C445FE">
        <w:rPr>
          <w:rFonts w:ascii="Times New Roman" w:hAnsi="Times New Roman" w:cs="Times New Roman"/>
          <w:sz w:val="24"/>
          <w:szCs w:val="24"/>
        </w:rPr>
        <w:t xml:space="preserve">  </w:t>
      </w:r>
      <w:r w:rsidRPr="00031896">
        <w:rPr>
          <w:rFonts w:ascii="Times New Roman" w:hAnsi="Times New Roman" w:cs="Times New Roman"/>
          <w:sz w:val="24"/>
          <w:szCs w:val="24"/>
        </w:rPr>
        <w:t xml:space="preserve"> </w:t>
      </w:r>
    </w:p>
    <w:p w14:paraId="4164F253" w14:textId="77777777" w:rsidR="005D3A4E" w:rsidRPr="00E358E6" w:rsidRDefault="00C445FE" w:rsidP="005D3A4E">
      <w:pPr>
        <w:spacing w:after="0"/>
        <w:jc w:val="both"/>
        <w:rPr>
          <w:del w:id="171" w:author="Thomas, Gregg" w:date="2024-10-01T11:00:00Z" w16du:dateUtc="2024-10-01T15:00:00Z"/>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ins w:id="172" w:author="Thomas, Gregg" w:date="2024-10-01T11:00:00Z" w16du:dateUtc="2024-10-01T15:00:00Z">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ins>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ins w:id="173" w:author="Thomas, Gregg" w:date="2024-10-01T11:00:00Z" w16du:dateUtc="2024-10-01T15:00:00Z">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 xml:space="preserve">genomic distance between the </w:t>
        </w:r>
        <w:r w:rsidR="002F50EA">
          <w:rPr>
            <w:rFonts w:ascii="Times New Roman" w:hAnsi="Times New Roman" w:cs="Times New Roman"/>
            <w:sz w:val="24"/>
            <w:szCs w:val="24"/>
          </w:rPr>
          <w:lastRenderedPageBreak/>
          <w:t>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w:t>
        </w:r>
      </w:ins>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p>
    <w:p w14:paraId="7C65493C" w14:textId="58B13617" w:rsidR="00B75690" w:rsidRDefault="00B75690" w:rsidP="005D3A4E">
      <w:pPr>
        <w:spacing w:after="0"/>
        <w:jc w:val="both"/>
        <w:rPr>
          <w:ins w:id="174" w:author="Thomas, Gregg" w:date="2024-10-01T11:00:00Z" w16du:dateUtc="2024-10-01T15:00:00Z"/>
          <w:rFonts w:ascii="Times New Roman" w:hAnsi="Times New Roman" w:cs="Times New Roman"/>
          <w:sz w:val="24"/>
          <w:szCs w:val="24"/>
        </w:rPr>
      </w:pPr>
      <w:ins w:id="175" w:author="Thomas, Gregg" w:date="2024-10-01T11:00:00Z" w16du:dateUtc="2024-10-01T15:00:00Z">
        <w:r>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Pr>
            <w:rFonts w:ascii="Times New Roman" w:hAnsi="Times New Roman" w:cs="Times New Roman"/>
            <w:sz w:val="24"/>
            <w:szCs w:val="24"/>
          </w:rPr>
          <w:t xml:space="preserve"> that reduce genome-wide levels of discordance, such as through </w:t>
        </w:r>
        <w:r w:rsidRPr="00372B94">
          <w:rPr>
            <w:rFonts w:ascii="Times New Roman" w:hAnsi="Times New Roman" w:cs="Times New Roman"/>
            <w:i/>
            <w:iCs/>
            <w:sz w:val="24"/>
            <w:szCs w:val="24"/>
          </w:rPr>
          <w:t>post hoc</w:t>
        </w:r>
        <w:r>
          <w:rPr>
            <w:rFonts w:ascii="Times New Roman" w:hAnsi="Times New Roman" w:cs="Times New Roman"/>
            <w:sz w:val="24"/>
            <w:szCs w:val="24"/>
          </w:rPr>
          <w:t xml:space="preserve"> pruning of species that disproportionately contribute to unresolved nodes. </w:t>
        </w:r>
      </w:ins>
    </w:p>
    <w:p w14:paraId="74B68322" w14:textId="67B317A6" w:rsidR="005D3A4E" w:rsidRDefault="00B75690" w:rsidP="00372B94">
      <w:pPr>
        <w:spacing w:after="0"/>
        <w:ind w:firstLine="720"/>
        <w:jc w:val="both"/>
        <w:rPr>
          <w:ins w:id="176" w:author="Thomas, Gregg" w:date="2024-10-01T11:00:00Z" w16du:dateUtc="2024-10-01T15:00:00Z"/>
          <w:rFonts w:ascii="Times New Roman" w:hAnsi="Times New Roman" w:cs="Times New Roman"/>
          <w:sz w:val="24"/>
          <w:szCs w:val="24"/>
        </w:rPr>
      </w:pPr>
      <w:ins w:id="177" w:author="Thomas, Gregg" w:date="2024-10-01T11:00:00Z" w16du:dateUtc="2024-10-01T15:00:00Z">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ins>
    </w:p>
    <w:p w14:paraId="6E963037" w14:textId="0649DCEE" w:rsidR="004557BE" w:rsidRDefault="004557BE" w:rsidP="005D3A4E">
      <w:pPr>
        <w:spacing w:after="0"/>
        <w:jc w:val="both"/>
        <w:rPr>
          <w:ins w:id="178" w:author="Thomas, Gregg" w:date="2024-10-01T11:00:00Z" w16du:dateUtc="2024-10-01T15:00:00Z"/>
          <w:rFonts w:ascii="Times New Roman" w:hAnsi="Times New Roman" w:cs="Times New Roman"/>
          <w:sz w:val="24"/>
          <w:szCs w:val="24"/>
        </w:rPr>
      </w:pPr>
    </w:p>
    <w:p w14:paraId="35255AC1" w14:textId="0CC8C12D" w:rsidR="004557BE" w:rsidRPr="009376C7" w:rsidRDefault="004557BE" w:rsidP="005D3A4E">
      <w:pPr>
        <w:spacing w:after="0"/>
        <w:jc w:val="both"/>
        <w:rPr>
          <w:ins w:id="179" w:author="Thomas, Gregg" w:date="2024-10-01T11:00:00Z" w16du:dateUtc="2024-10-01T15:00:00Z"/>
          <w:rFonts w:ascii="Times New Roman" w:hAnsi="Times New Roman" w:cs="Times New Roman"/>
          <w:i/>
          <w:iCs/>
          <w:sz w:val="24"/>
          <w:szCs w:val="24"/>
        </w:rPr>
      </w:pPr>
      <w:ins w:id="180" w:author="Thomas, Gregg" w:date="2024-10-01T11:00:00Z" w16du:dateUtc="2024-10-01T15:00:00Z">
        <w:r w:rsidRPr="009376C7">
          <w:rPr>
            <w:rFonts w:ascii="Times New Roman" w:hAnsi="Times New Roman" w:cs="Times New Roman"/>
            <w:i/>
            <w:iCs/>
            <w:sz w:val="24"/>
            <w:szCs w:val="24"/>
          </w:rPr>
          <w:t>Conclusions</w:t>
        </w:r>
      </w:ins>
    </w:p>
    <w:p w14:paraId="67C2F15C" w14:textId="69CBF343" w:rsidR="002C4B0B" w:rsidRDefault="004557BE" w:rsidP="009376C7">
      <w:pPr>
        <w:spacing w:after="160" w:line="259" w:lineRule="auto"/>
        <w:jc w:val="both"/>
        <w:rPr>
          <w:ins w:id="181" w:author="Thomas, Gregg" w:date="2024-10-01T11:00:00Z" w16du:dateUtc="2024-10-01T15:00:00Z"/>
          <w:rFonts w:ascii="Times New Roman" w:hAnsi="Times New Roman" w:cs="Times New Roman"/>
          <w:sz w:val="24"/>
          <w:szCs w:val="24"/>
        </w:rPr>
      </w:pPr>
      <w:ins w:id="182" w:author="Thomas, Gregg" w:date="2024-10-01T11:00:00Z" w16du:dateUtc="2024-10-01T15:00:00Z">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ins>
    </w:p>
    <w:p w14:paraId="196C9861" w14:textId="77777777" w:rsidR="005D3A4E" w:rsidRPr="00D1036D" w:rsidRDefault="005D3A4E" w:rsidP="005D3A4E">
      <w:pPr>
        <w:spacing w:after="0"/>
        <w:jc w:val="both"/>
        <w:rPr>
          <w:ins w:id="183" w:author="Thomas, Gregg" w:date="2024-10-01T11:00:00Z" w16du:dateUtc="2024-10-01T15:00:00Z"/>
          <w:rFonts w:ascii="Times New Roman" w:hAnsi="Times New Roman" w:cs="Times New Roman"/>
          <w:i/>
          <w:iCs/>
          <w:sz w:val="24"/>
          <w:szCs w:val="24"/>
        </w:rPr>
      </w:pPr>
    </w:p>
    <w:p w14:paraId="60C13A0E" w14:textId="49B05720" w:rsidR="00A849E6" w:rsidRDefault="001811CE" w:rsidP="00A849E6">
      <w:pPr>
        <w:pStyle w:val="Heading1"/>
        <w:jc w:val="both"/>
      </w:pPr>
      <w:ins w:id="184" w:author="Thomas, Gregg" w:date="2024-10-01T11:00:00Z" w16du:dateUtc="2024-10-01T15:00:00Z">
        <w:r>
          <w:t xml:space="preserve">Materials &amp; </w:t>
        </w:r>
      </w:ins>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4449CA92"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del w:id="185" w:author="Thomas, Gregg" w:date="2024-10-01T11:00:00Z" w16du:dateUtc="2024-10-01T15:00:00Z">
        <w:r w:rsidR="00EC4654">
          <w:rPr>
            <w:rFonts w:ascii="Times New Roman" w:hAnsi="Times New Roman" w:cs="Times New Roman"/>
            <w:sz w:val="24"/>
            <w:szCs w:val="24"/>
          </w:rPr>
          <w:delText>2</w:delText>
        </w:r>
      </w:del>
      <w:ins w:id="186" w:author="Thomas, Gregg" w:date="2024-10-01T11:00:00Z" w16du:dateUtc="2024-10-01T15:00:00Z">
        <w:r w:rsidR="004C27CA">
          <w:rPr>
            <w:rFonts w:ascii="Times New Roman" w:hAnsi="Times New Roman" w:cs="Times New Roman"/>
            <w:sz w:val="24"/>
            <w:szCs w:val="24"/>
          </w:rPr>
          <w:t>two</w:t>
        </w:r>
      </w:ins>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18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del w:id="188" w:author="Thomas, Gregg" w:date="2024-10-01T11:00:00Z" w16du:dateUtc="2024-10-01T15:00:00Z">
        <w:r w:rsidR="00FD60C1">
          <w:rPr>
            <w:rFonts w:ascii="Times New Roman" w:hAnsi="Times New Roman" w:cs="Times New Roman"/>
            <w:sz w:val="24"/>
            <w:szCs w:val="24"/>
          </w:rPr>
          <w:delText>1</w:delText>
        </w:r>
      </w:del>
      <w:ins w:id="189" w:author="Thomas, Gregg" w:date="2024-10-01T11:00:00Z" w16du:dateUtc="2024-10-01T15:00:00Z">
        <w:r w:rsidR="005E3AC8">
          <w:rPr>
            <w:rFonts w:ascii="Times New Roman" w:hAnsi="Times New Roman" w:cs="Times New Roman"/>
            <w:sz w:val="24"/>
            <w:szCs w:val="24"/>
          </w:rPr>
          <w:t>S1</w:t>
        </w:r>
      </w:ins>
      <w:r>
        <w:rPr>
          <w:rFonts w:ascii="Times New Roman" w:hAnsi="Times New Roman" w:cs="Times New Roman"/>
          <w:sz w:val="24"/>
          <w:szCs w:val="24"/>
        </w:rPr>
        <w:t xml:space="preserve"> for full list of samples and sources). We also report the </w:t>
      </w:r>
      <w:del w:id="190" w:author="Thomas, Gregg" w:date="2024-10-01T11:00:00Z" w16du:dateUtc="2024-10-01T15:00:00Z">
        <w:r w:rsidR="00FD60C1">
          <w:rPr>
            <w:rFonts w:ascii="Times New Roman" w:hAnsi="Times New Roman" w:cs="Times New Roman"/>
            <w:sz w:val="24"/>
            <w:szCs w:val="24"/>
          </w:rPr>
          <w:delText>sampling</w:delText>
        </w:r>
      </w:del>
      <w:ins w:id="191" w:author="Thomas, Gregg" w:date="2024-10-01T11:00:00Z" w16du:dateUtc="2024-10-01T15:00:00Z">
        <w:r w:rsidR="003E42EC">
          <w:rPr>
            <w:rFonts w:ascii="Times New Roman" w:hAnsi="Times New Roman" w:cs="Times New Roman"/>
            <w:sz w:val="24"/>
            <w:szCs w:val="24"/>
          </w:rPr>
          <w:t>genome</w:t>
        </w:r>
      </w:ins>
      <w:r w:rsidR="003E42EC">
        <w:rPr>
          <w:rFonts w:ascii="Times New Roman" w:hAnsi="Times New Roman" w:cs="Times New Roman"/>
          <w:sz w:val="24"/>
          <w:szCs w:val="24"/>
        </w:rPr>
        <w:t xml:space="preserv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19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w:t>
      </w:r>
      <w:r w:rsidRPr="004207A5">
        <w:rPr>
          <w:rFonts w:ascii="Times New Roman" w:hAnsi="Times New Roman" w:cs="Times New Roman"/>
          <w:sz w:val="24"/>
          <w:szCs w:val="24"/>
        </w:rPr>
        <w:lastRenderedPageBreak/>
        <w:t xml:space="preserve">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w:t>
      </w:r>
      <w:ins w:id="19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del w:id="194" w:author="Thomas, Gregg" w:date="2024-10-01T11:00:00Z" w16du:dateUtc="2024-10-01T15:00:00Z">
        <w:r w:rsidR="00FD60C1">
          <w:rPr>
            <w:rFonts w:ascii="Times New Roman" w:hAnsi="Times New Roman" w:cs="Times New Roman"/>
            <w:sz w:val="24"/>
            <w:szCs w:val="24"/>
          </w:rPr>
          <w:fldChar w:fldCharType="begin">
            <w:fldData xml:space="preserve">PEVuZE5vdGU+PENpdGU+PEF1dGhvcj5KYWNrbWFuPC9BdXRob3I+PFllYXI+MjAxNzwvWWVhcj48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=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PEVuZE5vdGU+PENpdGU+PEF1dGhvcj5KYWNrbWFuPC9BdXRob3I+PFllYXI+MjAxNzwvWWVhcj48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=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195" w:author="Thomas, Gregg" w:date="2024-10-01T11:00:00Z" w16du:dateUtc="2024-10-01T15:00:00Z">
        <w:r w:rsidR="00FD60C1">
          <w:rPr>
            <w:rFonts w:ascii="Times New Roman" w:hAnsi="Times New Roman" w:cs="Times New Roman"/>
            <w:sz w:val="24"/>
            <w:szCs w:val="24"/>
          </w:rPr>
          <w:fldChar w:fldCharType="separate"/>
        </w:r>
      </w:del>
      <w:r w:rsidR="00764718">
        <w:rPr>
          <w:rFonts w:ascii="Times New Roman" w:hAnsi="Times New Roman" w:cs="Times New Roman"/>
          <w:noProof/>
          <w:sz w:val="24"/>
          <w:szCs w:val="24"/>
        </w:rPr>
        <w:t>(Jackman, et al. 2017)</w:t>
      </w:r>
      <w:del w:id="196" w:author="Thomas, Gregg" w:date="2024-10-01T11:00:00Z" w16du:dateUtc="2024-10-01T15:00:00Z">
        <w:r w:rsidR="00FD60C1">
          <w:rPr>
            <w:rFonts w:ascii="Times New Roman" w:hAnsi="Times New Roman" w:cs="Times New Roman"/>
            <w:sz w:val="24"/>
            <w:szCs w:val="24"/>
          </w:rPr>
          <w:fldChar w:fldCharType="end"/>
        </w:r>
      </w:del>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24935931"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ins w:id="197" w:author="Thomas, Gregg" w:date="2024-10-01T11:00:00Z" w16du:dateUtc="2024-10-01T15:00:00Z">
        <w:r>
          <w:rPr>
            <w:rFonts w:ascii="Times New Roman" w:hAnsi="Times New Roman" w:cs="Times New Roman"/>
            <w:sz w:val="24"/>
            <w:szCs w:val="24"/>
          </w:rPr>
          <w:t>Fig. 1</w:t>
        </w:r>
        <w:r w:rsidR="005E3AC8">
          <w:rPr>
            <w:rFonts w:ascii="Times New Roman" w:hAnsi="Times New Roman" w:cs="Times New Roman"/>
            <w:sz w:val="24"/>
            <w:szCs w:val="24"/>
          </w:rPr>
          <w:t xml:space="preserve">; </w:t>
        </w:r>
      </w:ins>
      <w:r w:rsidR="005E3AC8">
        <w:rPr>
          <w:rFonts w:ascii="Times New Roman" w:hAnsi="Times New Roman" w:cs="Times New Roman"/>
          <w:sz w:val="24"/>
          <w:szCs w:val="24"/>
        </w:rPr>
        <w:t xml:space="preserve">Table </w:t>
      </w:r>
      <w:del w:id="198" w:author="Thomas, Gregg" w:date="2024-10-01T11:00:00Z" w16du:dateUtc="2024-10-01T15:00:00Z">
        <w:r w:rsidR="00FD60C1">
          <w:rPr>
            <w:rFonts w:ascii="Times New Roman" w:hAnsi="Times New Roman" w:cs="Times New Roman"/>
            <w:sz w:val="24"/>
            <w:szCs w:val="24"/>
          </w:rPr>
          <w:delText>1; Fig. 1</w:delText>
        </w:r>
      </w:del>
      <w:ins w:id="199" w:author="Thomas, Gregg" w:date="2024-10-01T11:00:00Z" w16du:dateUtc="2024-10-01T15:00:00Z">
        <w:r w:rsidR="005E3AC8">
          <w:rPr>
            <w:rFonts w:ascii="Times New Roman" w:hAnsi="Times New Roman" w:cs="Times New Roman"/>
            <w:sz w:val="24"/>
            <w:szCs w:val="24"/>
          </w:rPr>
          <w:t>S1</w:t>
        </w:r>
      </w:ins>
      <w:r>
        <w:rPr>
          <w:rFonts w:ascii="Times New Roman" w:hAnsi="Times New Roman" w:cs="Times New Roman"/>
          <w:sz w:val="24"/>
          <w:szCs w:val="24"/>
        </w:rPr>
        <w:t xml:space="preserve">), we generated reference-based pseudo-assemblies with iterative mapping using an updated version pseudo-it v3.1.1 </w:t>
      </w:r>
      <w:del w:id="200" w:author="Thomas, Gregg" w:date="2024-10-01T11:00:00Z" w16du:dateUtc="2024-10-01T15:00:00Z">
        <w:r w:rsidR="00096E6F">
          <w:rPr>
            <w:rFonts w:ascii="Times New Roman" w:hAnsi="Times New Roman" w:cs="Times New Roman"/>
            <w:sz w:val="24"/>
            <w:szCs w:val="24"/>
          </w:rPr>
          <w:fldChar w:fldCharType="begin">
            <w:fldData xml:space="preserve">PEVuZE5vdGU+PENpdGU+PEF1dGhvcj5TYXJ2ZXI8L0F1dGhvcj48WWVhcj4yMDE3PC9ZZWFyPjxS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PEVuZE5vdGU+PENpdGU+PEF1dGhvcj5TYXJ2ZXI8L0F1dGhvcj48WWVhcj4yMDE3PC9ZZWFyPjxS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01" w:author="Thomas, Gregg" w:date="2024-10-01T11:00:00Z" w16du:dateUtc="2024-10-01T15:00:00Z">
        <w:r w:rsidR="00096E6F">
          <w:rPr>
            <w:rFonts w:ascii="Times New Roman" w:hAnsi="Times New Roman" w:cs="Times New Roman"/>
            <w:sz w:val="24"/>
            <w:szCs w:val="24"/>
          </w:rPr>
          <w:fldChar w:fldCharType="separate"/>
        </w:r>
      </w:del>
      <w:r w:rsidR="00764718">
        <w:rPr>
          <w:rFonts w:ascii="Times New Roman" w:hAnsi="Times New Roman" w:cs="Times New Roman"/>
          <w:noProof/>
          <w:sz w:val="24"/>
          <w:szCs w:val="24"/>
        </w:rPr>
        <w:t>(Sarver, et al. 2017)</w:t>
      </w:r>
      <w:del w:id="202" w:author="Thomas, Gregg" w:date="2024-10-01T11:00:00Z" w16du:dateUtc="2024-10-01T15:00:00Z">
        <w:r w:rsidR="00096E6F">
          <w:rPr>
            <w:rFonts w:ascii="Times New Roman" w:hAnsi="Times New Roman" w:cs="Times New Roman"/>
            <w:sz w:val="24"/>
            <w:szCs w:val="24"/>
          </w:rPr>
          <w:fldChar w:fldCharType="end"/>
        </w:r>
      </w:del>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del w:id="203" w:author="Thomas, Gregg" w:date="2024-10-01T11:00:00Z" w16du:dateUtc="2024-10-01T15:00:00Z">
        <w:r w:rsidR="000B7FC4">
          <w:rPr>
            <w:rFonts w:ascii="Times New Roman" w:hAnsi="Times New Roman" w:cs="Times New Roman"/>
            <w:sz w:val="24"/>
            <w:szCs w:val="24"/>
          </w:rPr>
          <w:fldChar w:fldCharType="begin">
            <w:fldData xml:space="preserve">PEVuZE5vdGU+PENpdGU+PEF1dGhvcj5Qb3BsaW48L0F1dGhvcj48WWVhcj4yMDE4PC9ZZWFyPjxS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PEVuZE5vdGU+PENpdGU+PEF1dGhvcj5Qb3BsaW48L0F1dGhvcj48WWVhcj4yMDE4PC9ZZWFyPjxS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04" w:author="Thomas, Gregg" w:date="2024-10-01T11:00:00Z" w16du:dateUtc="2024-10-01T15:00:00Z">
        <w:r w:rsidR="000B7FC4">
          <w:rPr>
            <w:rFonts w:ascii="Times New Roman" w:hAnsi="Times New Roman" w:cs="Times New Roman"/>
            <w:sz w:val="24"/>
            <w:szCs w:val="24"/>
          </w:rPr>
          <w:fldChar w:fldCharType="separate"/>
        </w:r>
      </w:del>
      <w:r w:rsidR="00764718">
        <w:rPr>
          <w:rFonts w:ascii="Times New Roman" w:hAnsi="Times New Roman" w:cs="Times New Roman"/>
          <w:noProof/>
          <w:sz w:val="24"/>
          <w:szCs w:val="24"/>
        </w:rPr>
        <w:t>(Poplin, et al. 2018)</w:t>
      </w:r>
      <w:del w:id="205" w:author="Thomas, Gregg" w:date="2024-10-01T11:00:00Z" w16du:dateUtc="2024-10-01T15:00:00Z">
        <w:r w:rsidR="000B7FC4">
          <w:rPr>
            <w:rFonts w:ascii="Times New Roman" w:hAnsi="Times New Roman" w:cs="Times New Roman"/>
            <w:sz w:val="24"/>
            <w:szCs w:val="24"/>
          </w:rPr>
          <w:fldChar w:fldCharType="end"/>
        </w:r>
      </w:del>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w:t>
      </w:r>
      <w:ins w:id="20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65F5223D" w:rsidR="00A849E6" w:rsidRPr="009376C7" w:rsidRDefault="00086687" w:rsidP="00A849E6">
      <w:pPr>
        <w:spacing w:after="0"/>
        <w:jc w:val="both"/>
        <w:rPr>
          <w:rFonts w:ascii="Times New Roman" w:hAnsi="Times New Roman"/>
          <w:sz w:val="24"/>
          <w:rPrChange w:id="207" w:author="Thomas, Gregg" w:date="2024-10-01T11:00:00Z" w16du:dateUtc="2024-10-01T15:00:00Z">
            <w:rPr/>
          </w:rPrChange>
        </w:rPr>
      </w:pPr>
      <w:del w:id="208" w:author="Thomas, Gregg" w:date="2024-10-01T11:00:00Z" w16du:dateUtc="2024-10-01T15:00:00Z">
        <w:r>
          <w:rPr>
            <w:rFonts w:ascii="Times New Roman" w:hAnsi="Times New Roman" w:cs="Times New Roman"/>
            <w:sz w:val="24"/>
            <w:szCs w:val="24"/>
          </w:rPr>
          <w:delText>To</w:delText>
        </w:r>
      </w:del>
      <w:ins w:id="209" w:author="Thomas, Gregg" w:date="2024-10-01T11:00:00Z" w16du:dateUtc="2024-10-01T15:00:00Z">
        <w:r w:rsidR="00B63ACE">
          <w:rPr>
            <w:rFonts w:ascii="Times New Roman" w:hAnsi="Times New Roman" w:cs="Times New Roman"/>
            <w:sz w:val="24"/>
            <w:szCs w:val="24"/>
          </w:rPr>
          <w:t>We first set out to</w:t>
        </w:r>
      </w:ins>
      <w:r w:rsidR="00B63ACE">
        <w:rPr>
          <w:rFonts w:ascii="Times New Roman" w:hAnsi="Times New Roman" w:cs="Times New Roman"/>
          <w:sz w:val="24"/>
          <w:szCs w:val="24"/>
        </w:rPr>
        <w:t xml:space="preserve"> </w:t>
      </w:r>
      <w:r w:rsidR="00A849E6">
        <w:rPr>
          <w:rFonts w:ascii="Times New Roman" w:hAnsi="Times New Roman" w:cs="Times New Roman"/>
          <w:sz w:val="24"/>
          <w:szCs w:val="24"/>
        </w:rPr>
        <w:t xml:space="preserve">reconstruct a </w:t>
      </w:r>
      <w:del w:id="210" w:author="Thomas, Gregg" w:date="2024-10-01T11:00:00Z" w16du:dateUtc="2024-10-01T15:00:00Z">
        <w:r w:rsidR="00F0016C">
          <w:rPr>
            <w:rFonts w:ascii="Times New Roman" w:hAnsi="Times New Roman" w:cs="Times New Roman"/>
            <w:sz w:val="24"/>
            <w:szCs w:val="24"/>
          </w:rPr>
          <w:delText xml:space="preserve">broad </w:delText>
        </w:r>
      </w:del>
      <w:r w:rsidR="00A849E6">
        <w:rPr>
          <w:rFonts w:ascii="Times New Roman" w:hAnsi="Times New Roman" w:cs="Times New Roman"/>
          <w:sz w:val="24"/>
          <w:szCs w:val="24"/>
        </w:rPr>
        <w:t xml:space="preserve">phylogeny of </w:t>
      </w:r>
      <w:ins w:id="211" w:author="Thomas, Gregg" w:date="2024-10-01T11:00:00Z" w16du:dateUtc="2024-10-01T15:00:00Z">
        <w:r w:rsidR="00B63ACE">
          <w:rPr>
            <w:rFonts w:ascii="Times New Roman" w:hAnsi="Times New Roman" w:cs="Times New Roman"/>
            <w:sz w:val="24"/>
            <w:szCs w:val="24"/>
          </w:rPr>
          <w:t xml:space="preserve">sequenced </w:t>
        </w:r>
      </w:ins>
      <w:r w:rsidR="00A849E6">
        <w:rPr>
          <w:rFonts w:ascii="Times New Roman" w:hAnsi="Times New Roman" w:cs="Times New Roman"/>
          <w:sz w:val="24"/>
          <w:szCs w:val="24"/>
        </w:rPr>
        <w:t>murine rodents</w:t>
      </w:r>
      <w:del w:id="212" w:author="Thomas, Gregg" w:date="2024-10-01T11:00:00Z" w16du:dateUtc="2024-10-01T15:00:00Z">
        <w:r w:rsidR="009D28FB">
          <w:rPr>
            <w:rFonts w:ascii="Times New Roman" w:hAnsi="Times New Roman" w:cs="Times New Roman"/>
            <w:sz w:val="24"/>
            <w:szCs w:val="24"/>
          </w:rPr>
          <w:delText>,</w:delText>
        </w:r>
        <w:r w:rsidR="00F0016C" w:rsidRPr="00C8256C">
          <w:rPr>
            <w:rFonts w:ascii="Times New Roman" w:hAnsi="Times New Roman" w:cs="Times New Roman"/>
            <w:sz w:val="24"/>
            <w:szCs w:val="24"/>
          </w:rPr>
          <w:delText xml:space="preserve"> </w:delText>
        </w:r>
        <w:r w:rsidR="00F0016C">
          <w:rPr>
            <w:rFonts w:ascii="Times New Roman" w:hAnsi="Times New Roman" w:cs="Times New Roman"/>
            <w:sz w:val="24"/>
            <w:szCs w:val="24"/>
          </w:rPr>
          <w:delText>w</w:delText>
        </w:r>
        <w:r w:rsidR="00D14B44" w:rsidRPr="00C8256C">
          <w:rPr>
            <w:rFonts w:ascii="Times New Roman" w:hAnsi="Times New Roman" w:cs="Times New Roman"/>
            <w:sz w:val="24"/>
            <w:szCs w:val="24"/>
          </w:rPr>
          <w:delText>e</w:delText>
        </w:r>
      </w:del>
      <w:ins w:id="213" w:author="Thomas, Gregg" w:date="2024-10-01T11:00:00Z" w16du:dateUtc="2024-10-01T15:00:00Z">
        <w:r w:rsidR="00B63ACE">
          <w:rPr>
            <w:rFonts w:ascii="Times New Roman" w:hAnsi="Times New Roman" w:cs="Times New Roman"/>
            <w:sz w:val="24"/>
            <w:szCs w:val="24"/>
          </w:rPr>
          <w:t xml:space="preserve"> to provide both a </w:t>
        </w:r>
      </w:ins>
      <w:ins w:id="214" w:author="Thomas, Gregg [2]" w:date="2024-10-01T12:00:00Z" w16du:dateUtc="2024-10-01T16:00:00Z">
        <w:r w:rsidR="00592068">
          <w:rPr>
            <w:rFonts w:ascii="Times New Roman" w:hAnsi="Times New Roman" w:cs="Times New Roman"/>
            <w:sz w:val="24"/>
            <w:szCs w:val="24"/>
          </w:rPr>
          <w:t>useful</w:t>
        </w:r>
      </w:ins>
      <w:ins w:id="215" w:author="Thomas, Gregg" w:date="2024-10-01T11:00:00Z" w16du:dateUtc="2024-10-01T15:00:00Z">
        <w:r w:rsidR="00B63ACE">
          <w:rPr>
            <w:rFonts w:ascii="Times New Roman" w:hAnsi="Times New Roman" w:cs="Times New Roman"/>
            <w:sz w:val="24"/>
            <w:szCs w:val="24"/>
          </w:rPr>
          <w:t xml:space="preserve"> resource for future comparative genomic studies within this important group as well as a time-calibrated </w:t>
        </w:r>
        <w:r w:rsidR="00B63ACE" w:rsidRPr="00075439">
          <w:rPr>
            <w:rFonts w:ascii="Times New Roman" w:hAnsi="Times New Roman" w:cs="Times New Roman"/>
            <w:sz w:val="24"/>
            <w:szCs w:val="24"/>
          </w:rPr>
          <w:t xml:space="preserve">phylogeny </w:t>
        </w:r>
        <w:r w:rsidR="00B63ACE">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sidR="00B63ACE">
          <w:rPr>
            <w:rFonts w:ascii="Times New Roman" w:hAnsi="Times New Roman" w:cs="Times New Roman"/>
            <w:sz w:val="24"/>
            <w:szCs w:val="24"/>
          </w:rPr>
          <w:t>W</w:t>
        </w:r>
        <w:r w:rsidR="00A849E6" w:rsidRPr="00C8256C">
          <w:rPr>
            <w:rFonts w:ascii="Times New Roman" w:hAnsi="Times New Roman" w:cs="Times New Roman"/>
            <w:sz w:val="24"/>
            <w:szCs w:val="24"/>
          </w:rPr>
          <w:t>e</w:t>
        </w:r>
      </w:ins>
      <w:r w:rsidR="00A849E6" w:rsidRPr="00C8256C">
        <w:rPr>
          <w:rFonts w:ascii="Times New Roman" w:hAnsi="Times New Roman" w:cs="Times New Roman"/>
          <w:sz w:val="24"/>
          <w:szCs w:val="24"/>
        </w:rPr>
        <w:t xml:space="preserv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del w:id="216" w:author="Thomas, Gregg" w:date="2024-10-01T11:00:00Z" w16du:dateUtc="2024-10-01T15:00:00Z">
        <w:r w:rsidR="00D14B44">
          <w:rPr>
            <w:rFonts w:ascii="Times New Roman" w:hAnsi="Times New Roman" w:cs="Times New Roman"/>
            <w:sz w:val="24"/>
            <w:szCs w:val="24"/>
          </w:rPr>
          <w:delText xml:space="preserve">genomes from </w:delText>
        </w:r>
        <w:r w:rsidR="00F0016C">
          <w:rPr>
            <w:rFonts w:ascii="Times New Roman" w:hAnsi="Times New Roman" w:cs="Times New Roman"/>
            <w:sz w:val="24"/>
            <w:szCs w:val="24"/>
          </w:rPr>
          <w:delText>other Old</w:delText>
        </w:r>
        <w:r w:rsidR="00D14B44">
          <w:rPr>
            <w:rFonts w:ascii="Times New Roman" w:hAnsi="Times New Roman" w:cs="Times New Roman"/>
            <w:sz w:val="24"/>
            <w:szCs w:val="24"/>
          </w:rPr>
          <w:delText xml:space="preserve"> World mice and rats (subfamily Murinae)</w:delText>
        </w:r>
      </w:del>
      <w:ins w:id="217" w:author="Thomas, Gregg" w:date="2024-10-01T11:00:00Z" w16du:dateUtc="2024-10-01T15:00:00Z">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w:t>
        </w:r>
      </w:ins>
      <w:r w:rsidR="00A849E6">
        <w:rPr>
          <w:rFonts w:ascii="Times New Roman" w:hAnsi="Times New Roman" w:cs="Times New Roman"/>
          <w:sz w:val="24"/>
          <w:szCs w:val="24"/>
        </w:rPr>
        <w:t xml:space="preserve">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w:t>
      </w:r>
      <w:ins w:id="21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del w:id="219" w:author="Thomas, Gregg" w:date="2024-10-01T11:00:00Z" w16du:dateUtc="2024-10-01T15:00:00Z">
        <w:r w:rsidR="006C1351">
          <w:rPr>
            <w:rFonts w:ascii="Times New Roman" w:hAnsi="Times New Roman" w:cs="Times New Roman"/>
            <w:sz w:val="24"/>
            <w:szCs w:val="24"/>
          </w:rPr>
          <w:fldChar w:fldCharType="begin">
            <w:fldData xml:space="preserve">PEVuZE5vdGU+PENpdGU+PEF1dGhvcj5Nb29yZTwvQXV0aG9yPjxZZWFyPjIwMjI8L1llYXI+PFJl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PEVuZE5vdGU+PENpdGU+PEF1dGhvcj5Nb29yZTwvQXV0aG9yPjxZZWFyPjIwMjI8L1llYXI+PFJl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20" w:author="Thomas, Gregg" w:date="2024-10-01T11:00:00Z" w16du:dateUtc="2024-10-01T15:00:00Z">
        <w:r w:rsidR="006C1351">
          <w:rPr>
            <w:rFonts w:ascii="Times New Roman" w:hAnsi="Times New Roman" w:cs="Times New Roman"/>
            <w:sz w:val="24"/>
            <w:szCs w:val="24"/>
          </w:rPr>
          <w:fldChar w:fldCharType="separate"/>
        </w:r>
      </w:del>
      <w:r w:rsidR="00764718">
        <w:rPr>
          <w:rFonts w:ascii="Times New Roman" w:hAnsi="Times New Roman" w:cs="Times New Roman"/>
          <w:noProof/>
          <w:sz w:val="24"/>
          <w:szCs w:val="24"/>
        </w:rPr>
        <w:t>(Moore, et al. 2022)</w:t>
      </w:r>
      <w:del w:id="221" w:author="Thomas, Gregg" w:date="2024-10-01T11:00:00Z" w16du:dateUtc="2024-10-01T15:00:00Z">
        <w:r w:rsidR="006C1351">
          <w:rPr>
            <w:rFonts w:ascii="Times New Roman" w:hAnsi="Times New Roman" w:cs="Times New Roman"/>
            <w:sz w:val="24"/>
            <w:szCs w:val="24"/>
          </w:rPr>
          <w:fldChar w:fldCharType="end"/>
        </w:r>
      </w:del>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w:t>
      </w:r>
      <w:ins w:id="22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del w:id="223" w:author="Thomas, Gregg" w:date="2024-10-01T11:00:00Z" w16du:dateUtc="2024-10-01T15:00:00Z">
        <w:r w:rsidR="00B12D60" w:rsidRPr="00DF4DCD">
          <w:rPr>
            <w:rFonts w:ascii="Times New Roman" w:hAnsi="Times New Roman" w:cs="Times New Roman"/>
            <w:sz w:val="24"/>
            <w:szCs w:val="24"/>
          </w:rPr>
          <w:delText>1</w:delText>
        </w:r>
      </w:del>
      <w:ins w:id="224" w:author="Thomas, Gregg" w:date="2024-10-01T11:00:00Z" w16du:dateUtc="2024-10-01T15:00:00Z">
        <w:r w:rsidR="005E3AC8">
          <w:rPr>
            <w:rFonts w:ascii="Times New Roman" w:hAnsi="Times New Roman" w:cs="Times New Roman"/>
            <w:sz w:val="24"/>
            <w:szCs w:val="24"/>
          </w:rPr>
          <w:t>S1</w:t>
        </w:r>
      </w:ins>
      <w:r w:rsidR="00A849E6" w:rsidRPr="00DF4DCD">
        <w:rPr>
          <w:rFonts w:ascii="Times New Roman" w:hAnsi="Times New Roman" w:cs="Times New Roman"/>
          <w:sz w:val="24"/>
          <w:szCs w:val="24"/>
        </w:rPr>
        <w:t>).</w:t>
      </w:r>
      <w:r w:rsidR="00A849E6" w:rsidRPr="00B12D60">
        <w:t xml:space="preserve"> </w:t>
      </w:r>
    </w:p>
    <w:p w14:paraId="5568C040" w14:textId="43BBB6FE"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del w:id="225" w:author="Thomas, Gregg" w:date="2024-10-01T11:00:00Z" w16du:dateUtc="2024-10-01T15:00:00Z">
        <w:r w:rsidR="0067720F">
          <w:rPr>
            <w:rFonts w:ascii="Times New Roman" w:hAnsi="Times New Roman" w:cs="Times New Roman"/>
            <w:sz w:val="24"/>
            <w:szCs w:val="24"/>
          </w:rPr>
          <w:fldChar w:fldCharType="begin">
            <w:fldData xml:space="preserve">PEVuZE5vdGU+PENpdGU+PEF1dGhvcj5CcmFkbGV5PC9BdXRob3I+PFllYXI+MjAwOTwvWWVhcj48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PEVuZE5vdGU+PENpdGU+PEF1dGhvcj5CcmFkbGV5PC9BdXRob3I+PFllYXI+MjAwOTwvWWVhcj48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26" w:author="Thomas, Gregg" w:date="2024-10-01T11:00:00Z" w16du:dateUtc="2024-10-01T15:00:00Z">
        <w:r w:rsidR="0067720F">
          <w:rPr>
            <w:rFonts w:ascii="Times New Roman" w:hAnsi="Times New Roman" w:cs="Times New Roman"/>
            <w:sz w:val="24"/>
            <w:szCs w:val="24"/>
          </w:rPr>
          <w:fldChar w:fldCharType="separate"/>
        </w:r>
      </w:del>
      <w:r w:rsidR="00764718">
        <w:rPr>
          <w:rFonts w:ascii="Times New Roman" w:hAnsi="Times New Roman" w:cs="Times New Roman"/>
          <w:noProof/>
          <w:sz w:val="24"/>
          <w:szCs w:val="24"/>
        </w:rPr>
        <w:t>(Bradley, et al. 2009)</w:t>
      </w:r>
      <w:del w:id="227" w:author="Thomas, Gregg" w:date="2024-10-01T11:00:00Z" w16du:dateUtc="2024-10-01T15:00:00Z">
        <w:r w:rsidR="0067720F">
          <w:rPr>
            <w:rFonts w:ascii="Times New Roman" w:hAnsi="Times New Roman" w:cs="Times New Roman"/>
            <w:sz w:val="24"/>
            <w:szCs w:val="24"/>
          </w:rPr>
          <w:fldChar w:fldCharType="end"/>
        </w:r>
      </w:del>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del w:id="228" w:author="Thomas, Gregg" w:date="2024-10-01T11:00:00Z" w16du:dateUtc="2024-10-01T15:00:00Z">
        <w:r w:rsidR="0067720F">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29" w:author="Thomas, Gregg" w:date="2024-10-01T11:00:00Z" w16du:dateUtc="2024-10-01T15:00:00Z">
        <w:r w:rsidR="0067720F">
          <w:rPr>
            <w:rFonts w:ascii="Times New Roman" w:hAnsi="Times New Roman" w:cs="Times New Roman"/>
            <w:sz w:val="24"/>
            <w:szCs w:val="24"/>
          </w:rPr>
          <w:fldChar w:fldCharType="separate"/>
        </w:r>
      </w:del>
      <w:r w:rsidR="00764718">
        <w:rPr>
          <w:rFonts w:ascii="Times New Roman" w:hAnsi="Times New Roman" w:cs="Times New Roman"/>
          <w:noProof/>
          <w:sz w:val="24"/>
          <w:szCs w:val="24"/>
        </w:rPr>
        <w:t>(Capella-Gutierrez, et al. 2009)</w:t>
      </w:r>
      <w:del w:id="230" w:author="Thomas, Gregg" w:date="2024-10-01T11:00:00Z" w16du:dateUtc="2024-10-01T15:00:00Z">
        <w:r w:rsidR="0067720F">
          <w:rPr>
            <w:rFonts w:ascii="Times New Roman" w:hAnsi="Times New Roman" w:cs="Times New Roman"/>
            <w:sz w:val="24"/>
            <w:szCs w:val="24"/>
          </w:rPr>
          <w:fldChar w:fldCharType="end"/>
        </w:r>
      </w:del>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1B51992B"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w:t>
      </w:r>
      <w:r>
        <w:rPr>
          <w:rFonts w:ascii="Times New Roman" w:hAnsi="Times New Roman" w:cs="Times New Roman"/>
          <w:sz w:val="24"/>
          <w:szCs w:val="24"/>
        </w:rPr>
        <w:lastRenderedPageBreak/>
        <w:t xml:space="preserve">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w:t>
      </w:r>
      <w:ins w:id="23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w:t>
      </w:r>
      <w:ins w:id="23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del w:id="233" w:author="Thomas, Gregg" w:date="2024-10-01T11:00:00Z" w16du:dateUtc="2024-10-01T15:00:00Z">
        <w:r w:rsidR="001B0E99">
          <w:rPr>
            <w:rFonts w:ascii="Times New Roman" w:hAnsi="Times New Roman" w:cs="Times New Roman"/>
            <w:sz w:val="24"/>
            <w:szCs w:val="24"/>
          </w:rPr>
          <w:fldChar w:fldCharType="begin">
            <w:fldData xml:space="preserve">PEVuZE5vdGU+PENpdGU+PEF1dGhvcj5Ib2FuZzwvQXV0aG9yPjxZZWFyPjIwMTg8L1llYXI+PFJl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PEVuZE5vdGU+PENpdGU+PEF1dGhvcj5Ib2FuZzwvQXV0aG9yPjxZZWFyPjIwMTg8L1llYXI+PFJl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34" w:author="Thomas, Gregg" w:date="2024-10-01T11:00:00Z" w16du:dateUtc="2024-10-01T15:00:00Z">
        <w:r w:rsidR="001B0E99">
          <w:rPr>
            <w:rFonts w:ascii="Times New Roman" w:hAnsi="Times New Roman" w:cs="Times New Roman"/>
            <w:sz w:val="24"/>
            <w:szCs w:val="24"/>
          </w:rPr>
          <w:fldChar w:fldCharType="separate"/>
        </w:r>
      </w:del>
      <w:r w:rsidR="00764718">
        <w:rPr>
          <w:rFonts w:ascii="Times New Roman" w:hAnsi="Times New Roman" w:cs="Times New Roman"/>
          <w:noProof/>
          <w:sz w:val="24"/>
          <w:szCs w:val="24"/>
        </w:rPr>
        <w:t>(Hoang, et al. 2018)</w:t>
      </w:r>
      <w:del w:id="235" w:author="Thomas, Gregg" w:date="2024-10-01T11:00:00Z" w16du:dateUtc="2024-10-01T15:00:00Z">
        <w:r w:rsidR="001B0E99">
          <w:rPr>
            <w:rFonts w:ascii="Times New Roman" w:hAnsi="Times New Roman" w:cs="Times New Roman"/>
            <w:sz w:val="24"/>
            <w:szCs w:val="24"/>
          </w:rPr>
          <w:fldChar w:fldCharType="end"/>
        </w:r>
      </w:del>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del w:id="236" w:author="Thomas, Gregg" w:date="2024-10-01T11:00:00Z" w16du:dateUtc="2024-10-01T15:00:00Z">
        <w:r w:rsidR="001B0E99">
          <w:rPr>
            <w:rFonts w:ascii="Times New Roman" w:hAnsi="Times New Roman" w:cs="Times New Roman"/>
            <w:sz w:val="24"/>
            <w:szCs w:val="24"/>
          </w:rPr>
          <w:fldChar w:fldCharType="begin">
            <w:fldData xml:space="preserve">PEVuZE5vdGU+PENpdGU+PEF1dGhvcj5HdWluZG9uPC9BdXRob3I+PFllYXI+MjAxMDwvWWVhcj48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PEVuZE5vdGU+PENpdGU+PEF1dGhvcj5HdWluZG9uPC9BdXRob3I+PFllYXI+MjAxMDwvWWVhcj48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37" w:author="Thomas, Gregg" w:date="2024-10-01T11:00:00Z" w16du:dateUtc="2024-10-01T15:00:00Z">
        <w:r w:rsidR="001B0E99">
          <w:rPr>
            <w:rFonts w:ascii="Times New Roman" w:hAnsi="Times New Roman" w:cs="Times New Roman"/>
            <w:sz w:val="24"/>
            <w:szCs w:val="24"/>
          </w:rPr>
          <w:fldChar w:fldCharType="separate"/>
        </w:r>
      </w:del>
      <w:r w:rsidR="00764718">
        <w:rPr>
          <w:rFonts w:ascii="Times New Roman" w:hAnsi="Times New Roman" w:cs="Times New Roman"/>
          <w:noProof/>
          <w:sz w:val="24"/>
          <w:szCs w:val="24"/>
        </w:rPr>
        <w:t>(Guindon, et al. 2010)</w:t>
      </w:r>
      <w:del w:id="238" w:author="Thomas, Gregg" w:date="2024-10-01T11:00:00Z" w16du:dateUtc="2024-10-01T15:00:00Z">
        <w:r w:rsidR="001B0E99">
          <w:rPr>
            <w:rFonts w:ascii="Times New Roman" w:hAnsi="Times New Roman" w:cs="Times New Roman"/>
            <w:sz w:val="24"/>
            <w:szCs w:val="24"/>
          </w:rPr>
          <w:fldChar w:fldCharType="end"/>
        </w:r>
      </w:del>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w:t>
      </w:r>
      <w:ins w:id="23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w:t>
      </w:r>
      <w:ins w:id="24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w:t>
      </w:r>
      <w:ins w:id="24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23917FC5"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del w:id="242" w:author="Thomas, Gregg" w:date="2024-10-01T11:00:00Z" w16du:dateUtc="2024-10-01T15:00:00Z">
        <w:r w:rsidR="00F82A3D">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del w:id="243" w:author="Thomas, Gregg" w:date="2024-10-01T11:00:00Z" w16du:dateUtc="2024-10-01T15:00:00Z">
        <w:r w:rsidR="00F82A3D">
          <w:rPr>
            <w:rFonts w:ascii="Times New Roman" w:hAnsi="Times New Roman" w:cs="Times New Roman"/>
            <w:sz w:val="24"/>
            <w:szCs w:val="24"/>
          </w:rPr>
          <w:fldChar w:fldCharType="separate"/>
        </w:r>
      </w:del>
      <w:r w:rsidR="00764718">
        <w:rPr>
          <w:rFonts w:ascii="Times New Roman" w:hAnsi="Times New Roman" w:cs="Times New Roman"/>
          <w:noProof/>
          <w:sz w:val="24"/>
          <w:szCs w:val="24"/>
        </w:rPr>
        <w:t>(Minh, Hahn, et al. 2020)</w:t>
      </w:r>
      <w:del w:id="244" w:author="Thomas, Gregg" w:date="2024-10-01T11:00:00Z" w16du:dateUtc="2024-10-01T15:00:00Z">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w:delText>
        </w:r>
      </w:del>
      <w:ins w:id="245" w:author="Thomas, Gregg" w:date="2024-10-01T11:00:00Z" w16du:dateUtc="2024-10-01T15:00:00Z">
        <w:r>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ins>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5203F85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w:t>
      </w:r>
      <w:ins w:id="24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Pr>
          <w:rFonts w:ascii="Times New Roman" w:hAnsi="Times New Roman" w:cs="Times New Roman"/>
          <w:sz w:val="24"/>
          <w:szCs w:val="24"/>
        </w:rPr>
        <w:fldChar w:fldCharType="end"/>
      </w:r>
      <w:del w:id="247" w:author="Thomas, Gregg" w:date="2024-10-01T11:00:00Z" w16du:dateUtc="2024-10-01T15:00:00Z">
        <w:r w:rsidR="00A50454">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 xml:space="preserve">To improve divergence-time estimation, </w:delText>
        </w:r>
        <w:r w:rsidR="003F0F5D">
          <w:rPr>
            <w:rFonts w:ascii="Times New Roman" w:hAnsi="Times New Roman" w:cs="Times New Roman"/>
            <w:sz w:val="24"/>
            <w:szCs w:val="24"/>
          </w:rPr>
          <w:delText xml:space="preserve">we used </w:delText>
        </w:r>
        <w:r w:rsidR="00B12D60" w:rsidRPr="00B12D60">
          <w:rPr>
            <w:rFonts w:ascii="Times New Roman" w:hAnsi="Times New Roman" w:cs="Times New Roman"/>
            <w:sz w:val="24"/>
            <w:szCs w:val="24"/>
          </w:rPr>
          <w:delText>SortaDate</w:delText>
        </w:r>
        <w:r w:rsidR="00A50454">
          <w:rPr>
            <w:rFonts w:ascii="Times New Roman" w:hAnsi="Times New Roman" w:cs="Times New Roman"/>
            <w:sz w:val="24"/>
            <w:szCs w:val="24"/>
          </w:rPr>
          <w:delText xml:space="preserve"> </w:delText>
        </w:r>
        <w:r w:rsidR="00A50454">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del w:id="248" w:author="Thomas, Gregg" w:date="2024-10-01T11:00:00Z" w16du:dateUtc="2024-10-01T15:00:00Z">
        <w:r w:rsidR="00A50454">
          <w:rPr>
            <w:rFonts w:ascii="Times New Roman" w:hAnsi="Times New Roman" w:cs="Times New Roman"/>
            <w:sz w:val="24"/>
            <w:szCs w:val="24"/>
          </w:rPr>
          <w:fldChar w:fldCharType="separate"/>
        </w:r>
      </w:del>
      <w:r w:rsidR="00764718">
        <w:rPr>
          <w:rFonts w:ascii="Times New Roman" w:hAnsi="Times New Roman" w:cs="Times New Roman"/>
          <w:noProof/>
          <w:sz w:val="24"/>
          <w:szCs w:val="24"/>
        </w:rPr>
        <w:t>(Smith, et al. 2018)</w:t>
      </w:r>
      <w:del w:id="249" w:author="Thomas, Gregg" w:date="2024-10-01T11:00:00Z" w16du:dateUtc="2024-10-01T15:00:00Z">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to identify a set of 1</w:delText>
        </w:r>
        <w:r w:rsidR="007B17B5">
          <w:rPr>
            <w:rFonts w:ascii="Times New Roman" w:hAnsi="Times New Roman" w:cs="Times New Roman"/>
            <w:sz w:val="24"/>
            <w:szCs w:val="24"/>
          </w:rPr>
          <w:delText>0</w:delText>
        </w:r>
        <w:r w:rsidR="00B12D60" w:rsidRPr="00B12D60">
          <w:rPr>
            <w:rFonts w:ascii="Times New Roman" w:hAnsi="Times New Roman" w:cs="Times New Roman"/>
            <w:sz w:val="24"/>
            <w:szCs w:val="24"/>
          </w:rPr>
          <w:delText xml:space="preserve">0 UCE loci that </w:delText>
        </w:r>
        <w:r w:rsidR="00975209">
          <w:rPr>
            <w:rFonts w:ascii="Times New Roman" w:hAnsi="Times New Roman" w:cs="Times New Roman"/>
            <w:sz w:val="24"/>
            <w:szCs w:val="24"/>
          </w:rPr>
          <w:delText>exhibit highly</w:delText>
        </w:r>
        <w:r w:rsidR="00B12D60" w:rsidRPr="00B12D60">
          <w:rPr>
            <w:rFonts w:ascii="Times New Roman" w:hAnsi="Times New Roman" w:cs="Times New Roman"/>
            <w:sz w:val="24"/>
            <w:szCs w:val="24"/>
          </w:rPr>
          <w:delText xml:space="preserve"> clocklike behavior and </w:delText>
        </w:r>
        <w:r w:rsidR="00C159A9">
          <w:rPr>
            <w:rFonts w:ascii="Times New Roman" w:hAnsi="Times New Roman" w:cs="Times New Roman"/>
            <w:sz w:val="24"/>
            <w:szCs w:val="24"/>
          </w:rPr>
          <w:delText>minimized</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 xml:space="preserve">topological conflict with the </w:delText>
        </w:r>
        <w:r w:rsidR="003F0F5D">
          <w:rPr>
            <w:rFonts w:ascii="Times New Roman" w:hAnsi="Times New Roman" w:cs="Times New Roman"/>
            <w:sz w:val="24"/>
            <w:szCs w:val="24"/>
          </w:rPr>
          <w:delText>concatenated</w:delText>
        </w:r>
        <w:r w:rsidR="00B12D60" w:rsidRPr="00B12D60">
          <w:rPr>
            <w:rFonts w:ascii="Times New Roman" w:hAnsi="Times New Roman" w:cs="Times New Roman"/>
            <w:sz w:val="24"/>
            <w:szCs w:val="24"/>
          </w:rPr>
          <w:delText xml:space="preserve"> species tree</w:delText>
        </w:r>
        <w:r w:rsidR="00975209">
          <w:rPr>
            <w:rFonts w:ascii="Times New Roman" w:hAnsi="Times New Roman" w:cs="Times New Roman"/>
            <w:sz w:val="24"/>
            <w:szCs w:val="24"/>
          </w:rPr>
          <w:delText xml:space="preserve">. </w:delText>
        </w:r>
        <w:r w:rsidR="00C159A9">
          <w:rPr>
            <w:rFonts w:ascii="Times New Roman" w:hAnsi="Times New Roman" w:cs="Times New Roman"/>
            <w:sz w:val="24"/>
            <w:szCs w:val="24"/>
          </w:rPr>
          <w:delText>We applied node</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age calibrations</w:delText>
        </w:r>
        <w:r w:rsidR="00D87733">
          <w:rPr>
            <w:rFonts w:ascii="Times New Roman" w:hAnsi="Times New Roman" w:cs="Times New Roman"/>
            <w:sz w:val="24"/>
            <w:szCs w:val="24"/>
          </w:rPr>
          <w:delText xml:space="preserve"> (Table 2)</w:delText>
        </w:r>
        <w:r w:rsidR="00B12D60" w:rsidRPr="00B12D60">
          <w:rPr>
            <w:rFonts w:ascii="Times New Roman" w:hAnsi="Times New Roman" w:cs="Times New Roman"/>
            <w:sz w:val="24"/>
            <w:szCs w:val="24"/>
          </w:rPr>
          <w:delText xml:space="preserve"> from Schenk et al.</w:delText>
        </w:r>
        <w:r w:rsidR="00A40119">
          <w:rPr>
            <w:rFonts w:ascii="Times New Roman" w:hAnsi="Times New Roman" w:cs="Times New Roman"/>
            <w:sz w:val="24"/>
            <w:szCs w:val="24"/>
          </w:rPr>
          <w:delText xml:space="preserve"> </w:delTex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delText>(2013)</w:delTex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and Steppan and Schenk</w:delText>
        </w:r>
        <w:r w:rsidR="00A40119">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del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del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delText>(2017)</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which in turn </w:delText>
        </w:r>
        <w:r w:rsidR="00C159A9">
          <w:rPr>
            <w:rFonts w:ascii="Times New Roman" w:hAnsi="Times New Roman" w:cs="Times New Roman"/>
            <w:sz w:val="24"/>
            <w:szCs w:val="24"/>
          </w:rPr>
          <w:delText>were</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sourced from fossil calibrations described on Paleobiology Database</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delText>(2011)</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As </w:delText>
        </w:r>
        <w:r w:rsidR="00B12D60" w:rsidRPr="00B12D60">
          <w:rPr>
            <w:rFonts w:ascii="Times New Roman" w:hAnsi="Times New Roman" w:cs="Times New Roman"/>
            <w:i/>
            <w:iCs/>
            <w:sz w:val="24"/>
            <w:szCs w:val="24"/>
          </w:rPr>
          <w:delText>Rattus</w:delText>
        </w:r>
        <w:r w:rsidR="00B12D60" w:rsidRPr="00B12D60">
          <w:rPr>
            <w:rFonts w:ascii="Times New Roman" w:hAnsi="Times New Roman" w:cs="Times New Roman"/>
            <w:sz w:val="24"/>
            <w:szCs w:val="24"/>
          </w:rPr>
          <w:delText xml:space="preserve"> is paraphyletic, the maximum age is taken from the earliest crown group fossil on Paleobiology Database</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delText>(2011)</w:delTex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delText xml:space="preserve">. In contrast, </w:delText>
        </w:r>
        <w:r w:rsidR="00B12D60" w:rsidRPr="00B12D60">
          <w:rPr>
            <w:rFonts w:ascii="Times New Roman" w:hAnsi="Times New Roman" w:cs="Times New Roman"/>
            <w:sz w:val="24"/>
            <w:szCs w:val="24"/>
          </w:rPr>
          <w:delText xml:space="preserve">the estimated </w:delText>
        </w:r>
        <w:r w:rsidR="00B12D60" w:rsidRPr="00B12D60">
          <w:rPr>
            <w:rFonts w:ascii="Times New Roman" w:hAnsi="Times New Roman" w:cs="Times New Roman"/>
            <w:i/>
            <w:iCs/>
            <w:sz w:val="24"/>
            <w:szCs w:val="24"/>
          </w:rPr>
          <w:delText>Rattus</w:delText>
        </w:r>
        <w:r w:rsidR="00B12D60" w:rsidRPr="00B12D60">
          <w:rPr>
            <w:rFonts w:ascii="Times New Roman" w:hAnsi="Times New Roman" w:cs="Times New Roman"/>
            <w:sz w:val="24"/>
            <w:szCs w:val="24"/>
          </w:rPr>
          <w:delText xml:space="preserve"> node age from Schenk et al</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delText>(2013)</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was used as the minimum age. Branch lengths were resampled 100 times to produce confidence intervals. To return a single solution, least square dating typically requires that one calibration be fixed and not a range. We select</w:delText>
        </w:r>
        <w:r w:rsidR="0068523A">
          <w:rPr>
            <w:rFonts w:ascii="Times New Roman" w:hAnsi="Times New Roman" w:cs="Times New Roman"/>
            <w:sz w:val="24"/>
            <w:szCs w:val="24"/>
          </w:rPr>
          <w:delText>ed</w:delText>
        </w:r>
        <w:r w:rsidR="00B12D60" w:rsidRPr="00B12D60">
          <w:rPr>
            <w:rFonts w:ascii="Times New Roman" w:hAnsi="Times New Roman" w:cs="Times New Roman"/>
            <w:sz w:val="24"/>
            <w:szCs w:val="24"/>
          </w:rPr>
          <w:delText xml:space="preserve"> one calibration node (here</w:delText>
        </w:r>
        <w:r w:rsidR="0068523A">
          <w:rPr>
            <w:rFonts w:ascii="Times New Roman" w:hAnsi="Times New Roman" w:cs="Times New Roman"/>
            <w:sz w:val="24"/>
            <w:szCs w:val="24"/>
          </w:rPr>
          <w:delText>,</w:delText>
        </w:r>
        <w:r w:rsidR="00B12D60" w:rsidRPr="00B12D60">
          <w:rPr>
            <w:rFonts w:ascii="Times New Roman" w:hAnsi="Times New Roman" w:cs="Times New Roman"/>
            <w:sz w:val="24"/>
            <w:szCs w:val="24"/>
          </w:rPr>
          <w:delText xml:space="preserve"> the</w:delText>
        </w:r>
        <w:r w:rsidR="00231BBB">
          <w:rPr>
            <w:rFonts w:ascii="Times New Roman" w:hAnsi="Times New Roman" w:cs="Times New Roman"/>
            <w:sz w:val="24"/>
            <w:szCs w:val="24"/>
          </w:rPr>
          <w:delText xml:space="preserve"> branch leading to</w:delText>
        </w:r>
        <w:r w:rsidR="00B12D60" w:rsidRPr="00B12D60">
          <w:rPr>
            <w:rFonts w:ascii="Times New Roman" w:hAnsi="Times New Roman" w:cs="Times New Roman"/>
            <w:sz w:val="24"/>
            <w:szCs w:val="24"/>
          </w:rPr>
          <w:delText xml:space="preserve"> </w:delText>
        </w:r>
        <w:r w:rsidR="00B12D60" w:rsidRPr="00B12D60">
          <w:rPr>
            <w:rFonts w:ascii="Times New Roman" w:hAnsi="Times New Roman" w:cs="Times New Roman"/>
            <w:iCs/>
            <w:sz w:val="24"/>
            <w:szCs w:val="24"/>
          </w:rPr>
          <w:delText>Murinae</w:delText>
        </w:r>
        <w:r w:rsidR="00B12D60" w:rsidRPr="00B12D60">
          <w:rPr>
            <w:rFonts w:ascii="Times New Roman" w:hAnsi="Times New Roman" w:cs="Times New Roman"/>
            <w:sz w:val="24"/>
            <w:szCs w:val="24"/>
          </w:rPr>
          <w:delText>) and estimat</w:delText>
        </w:r>
        <w:r w:rsidR="0068523A">
          <w:rPr>
            <w:rFonts w:ascii="Times New Roman" w:hAnsi="Times New Roman" w:cs="Times New Roman"/>
            <w:sz w:val="24"/>
            <w:szCs w:val="24"/>
          </w:rPr>
          <w:delText>ed</w:delText>
        </w:r>
        <w:r w:rsidR="00B12D60" w:rsidRPr="00B12D60">
          <w:rPr>
            <w:rFonts w:ascii="Times New Roman" w:hAnsi="Times New Roman" w:cs="Times New Roman"/>
            <w:sz w:val="24"/>
            <w:szCs w:val="24"/>
          </w:rPr>
          <w:delText xml:space="preserve"> dates across the tree when this node is set to its minimum, its maximum, and its midpoint ages. On the midpoint calibrated tree, we plot confidence </w:delText>
        </w:r>
        <w:r w:rsidR="00B12D60" w:rsidRPr="00B12D60">
          <w:rPr>
            <w:rFonts w:ascii="Times New Roman" w:hAnsi="Times New Roman" w:cs="Times New Roman"/>
            <w:sz w:val="24"/>
            <w:szCs w:val="24"/>
          </w:rPr>
          <w:lastRenderedPageBreak/>
          <w:delText>intervals for each node representing the lowest minimum and highest maximum ages estimated across the three dating analyses</w:delText>
        </w:r>
        <w:r w:rsidR="005B538D" w:rsidRPr="00B12D60">
          <w:rPr>
            <w:rFonts w:ascii="Times New Roman" w:hAnsi="Times New Roman" w:cs="Times New Roman"/>
            <w:sz w:val="24"/>
            <w:szCs w:val="24"/>
          </w:rPr>
          <w:delText>.</w:delText>
        </w:r>
      </w:del>
      <w:ins w:id="250" w:author="Thomas, Gregg" w:date="2024-10-01T11:00:00Z" w16du:dateUtc="2024-10-01T15:00:00Z">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Maximum ages were set for Otomyini+Arvicanthini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ins>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1FCB150F" w:rsidR="00A849E6" w:rsidRDefault="00A849E6" w:rsidP="00A849E6">
      <w:pPr>
        <w:spacing w:after="0"/>
        <w:jc w:val="both"/>
        <w:rPr>
          <w:rFonts w:ascii="Times New Roman" w:hAnsi="Times New Roman" w:cs="Times New Roman"/>
          <w:sz w:val="24"/>
          <w:szCs w:val="24"/>
        </w:rPr>
      </w:pPr>
      <w:ins w:id="251" w:author="Thomas, Gregg" w:date="2024-10-01T11:00:00Z" w16du:dateUtc="2024-10-01T15:00:00Z">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 xml:space="preserve">set of the murine genomes used to infer the species tree and relate that discordance to other features of the genome, such as recombination rate, proximity to genes, and rates of molecular evolution. </w:t>
        </w:r>
      </w:ins>
      <w:r>
        <w:rPr>
          <w:rFonts w:ascii="Times New Roman" w:hAnsi="Times New Roman" w:cs="Times New Roman"/>
          <w:sz w:val="24"/>
          <w:szCs w:val="24"/>
        </w:rPr>
        <w:t xml:space="preserve">To assess the distribution of phylogenetic discordance across </w:t>
      </w:r>
      <w:del w:id="252" w:author="Thomas, Gregg" w:date="2024-10-01T11:00:00Z" w16du:dateUtc="2024-10-01T15:00:00Z">
        <w:r w:rsidR="00D14B44">
          <w:rPr>
            <w:rFonts w:ascii="Times New Roman" w:hAnsi="Times New Roman" w:cs="Times New Roman"/>
            <w:sz w:val="24"/>
            <w:szCs w:val="24"/>
          </w:rPr>
          <w:delText xml:space="preserve">the </w:delText>
        </w:r>
      </w:del>
      <w:r>
        <w:rPr>
          <w:rFonts w:ascii="Times New Roman" w:hAnsi="Times New Roman" w:cs="Times New Roman"/>
          <w:sz w:val="24"/>
          <w:szCs w:val="24"/>
        </w:rPr>
        <w:t xml:space="preserve">rodent </w:t>
      </w:r>
      <w:del w:id="253" w:author="Thomas, Gregg" w:date="2024-10-01T11:00:00Z" w16du:dateUtc="2024-10-01T15:00:00Z">
        <w:r w:rsidR="00D14B44">
          <w:rPr>
            <w:rFonts w:ascii="Times New Roman" w:hAnsi="Times New Roman" w:cs="Times New Roman"/>
            <w:sz w:val="24"/>
            <w:szCs w:val="24"/>
          </w:rPr>
          <w:delText>genome</w:delText>
        </w:r>
      </w:del>
      <w:ins w:id="254" w:author="Thomas, Gregg" w:date="2024-10-01T11:00:00Z" w16du:dateUtc="2024-10-01T15:00:00Z">
        <w:r>
          <w:rPr>
            <w:rFonts w:ascii="Times New Roman" w:hAnsi="Times New Roman" w:cs="Times New Roman"/>
            <w:sz w:val="24"/>
            <w:szCs w:val="24"/>
          </w:rPr>
          <w:t>genome</w:t>
        </w:r>
        <w:r w:rsidR="000211C3">
          <w:rPr>
            <w:rFonts w:ascii="Times New Roman" w:hAnsi="Times New Roman" w:cs="Times New Roman"/>
            <w:sz w:val="24"/>
            <w:szCs w:val="24"/>
          </w:rPr>
          <w:t>s</w:t>
        </w:r>
      </w:ins>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09B66986"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w:t>
      </w:r>
      <w:ins w:id="25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25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del w:id="257" w:author="Thomas, Gregg" w:date="2024-10-01T11:00:00Z" w16du:dateUtc="2024-10-01T15:00:00Z">
        <w:r w:rsidR="009C4222">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Cite&gt;&lt;Author&gt;Smit&lt;/Author&gt;&lt;Year&gt;2013-2015&lt;/Year&gt;&lt;RecNum&gt;52&lt;/RecNum&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del w:id="258" w:author="Thomas, Gregg" w:date="2024-10-01T11:00:00Z" w16du:dateUtc="2024-10-01T15:00:00Z">
        <w:r w:rsidR="009C4222">
          <w:rPr>
            <w:rFonts w:ascii="Times New Roman" w:hAnsi="Times New Roman" w:cs="Times New Roman"/>
            <w:sz w:val="24"/>
            <w:szCs w:val="24"/>
          </w:rPr>
          <w:fldChar w:fldCharType="separate"/>
        </w:r>
      </w:del>
      <w:r w:rsidR="00764718">
        <w:rPr>
          <w:rFonts w:ascii="Times New Roman" w:hAnsi="Times New Roman" w:cs="Times New Roman"/>
          <w:noProof/>
          <w:sz w:val="24"/>
          <w:szCs w:val="24"/>
        </w:rPr>
        <w:t>(Smit, et al. 2013-2015)</w:t>
      </w:r>
      <w:del w:id="259" w:author="Thomas, Gregg" w:date="2024-10-01T11:00:00Z" w16du:dateUtc="2024-10-01T15:00:00Z">
        <w:r w:rsidR="009C4222">
          <w:rPr>
            <w:rFonts w:ascii="Times New Roman" w:hAnsi="Times New Roman" w:cs="Times New Roman"/>
            <w:sz w:val="24"/>
            <w:szCs w:val="24"/>
          </w:rPr>
          <w:fldChar w:fldCharType="end"/>
        </w:r>
      </w:del>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26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del w:id="261" w:author="Thomas, Gregg" w:date="2024-10-01T11:00:00Z" w16du:dateUtc="2024-10-01T15:00:00Z">
        <w:r w:rsidR="00955CAE" w:rsidRPr="00031896">
          <w:rPr>
            <w:rFonts w:ascii="Times New Roman" w:hAnsi="Times New Roman" w:cs="Times New Roman"/>
            <w:sz w:val="24"/>
            <w:szCs w:val="24"/>
          </w:rPr>
          <w:delText>3</w:delText>
        </w:r>
      </w:del>
      <w:ins w:id="262" w:author="Thomas, Gregg" w:date="2024-10-01T11:00:00Z" w16du:dateUtc="2024-10-01T15:00:00Z">
        <w:r w:rsidR="00440E88">
          <w:rPr>
            <w:rFonts w:ascii="Times New Roman" w:hAnsi="Times New Roman" w:cs="Times New Roman"/>
            <w:sz w:val="24"/>
            <w:szCs w:val="24"/>
          </w:rPr>
          <w:t>three</w:t>
        </w:r>
      </w:ins>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del w:id="263" w:author="Thomas, Gregg" w:date="2024-10-01T11:00:00Z" w16du:dateUtc="2024-10-01T15:00:00Z">
        <w:r w:rsidR="006277FC">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64" w:author="Thomas, Gregg" w:date="2024-10-01T11:00:00Z" w16du:dateUtc="2024-10-01T15:00:00Z">
        <w:r w:rsidR="006277FC">
          <w:rPr>
            <w:rFonts w:ascii="Times New Roman" w:hAnsi="Times New Roman" w:cs="Times New Roman"/>
            <w:sz w:val="24"/>
            <w:szCs w:val="24"/>
          </w:rPr>
          <w:fldChar w:fldCharType="separate"/>
        </w:r>
      </w:del>
      <w:r w:rsidR="00764718">
        <w:rPr>
          <w:rFonts w:ascii="Times New Roman" w:hAnsi="Times New Roman" w:cs="Times New Roman"/>
          <w:noProof/>
          <w:sz w:val="24"/>
          <w:szCs w:val="24"/>
        </w:rPr>
        <w:t>(Capella-Gutierrez, et al. 2009)</w:t>
      </w:r>
      <w:del w:id="265" w:author="Thomas, Gregg" w:date="2024-10-01T11:00:00Z" w16du:dateUtc="2024-10-01T15:00:00Z">
        <w:r w:rsidR="006277FC">
          <w:rPr>
            <w:rFonts w:ascii="Times New Roman" w:hAnsi="Times New Roman" w:cs="Times New Roman"/>
            <w:sz w:val="24"/>
            <w:szCs w:val="24"/>
          </w:rPr>
          <w:fldChar w:fldCharType="end"/>
        </w:r>
      </w:del>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w:t>
      </w:r>
      <w:ins w:id="26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5B9FE1BF"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del w:id="267" w:author="Thomas, Gregg" w:date="2024-10-01T11:00:00Z" w16du:dateUtc="2024-10-01T15:00:00Z">
        <w:r w:rsidR="00AE34E0">
          <w:rPr>
            <w:rFonts w:ascii="Times New Roman" w:hAnsi="Times New Roman" w:cs="Times New Roman"/>
            <w:sz w:val="24"/>
            <w:szCs w:val="24"/>
          </w:rPr>
          <w:fldChar w:fldCharType="begin">
            <w:fldData xml:space="preserve">PEVuZE5vdGU+PENpdGU+PEF1dGhvcj5Cw7Zja2VyPC9BdXRob3I+PFllYXI+MjAxMzwvWWVhcj48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PEVuZE5vdGU+PENpdGU+PEF1dGhvcj5Cw7Zja2VyPC9BdXRob3I+PFllYXI+MjAxMzwvWWVhcj48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68" w:author="Thomas, Gregg" w:date="2024-10-01T11:00:00Z" w16du:dateUtc="2024-10-01T15:00:00Z">
        <w:r w:rsidR="00AE34E0">
          <w:rPr>
            <w:rFonts w:ascii="Times New Roman" w:hAnsi="Times New Roman" w:cs="Times New Roman"/>
            <w:sz w:val="24"/>
            <w:szCs w:val="24"/>
          </w:rPr>
          <w:fldChar w:fldCharType="separate"/>
        </w:r>
      </w:del>
      <w:r w:rsidR="00764718">
        <w:rPr>
          <w:rFonts w:ascii="Times New Roman" w:hAnsi="Times New Roman" w:cs="Times New Roman"/>
          <w:noProof/>
          <w:sz w:val="24"/>
          <w:szCs w:val="24"/>
        </w:rPr>
        <w:t>(Robinson and Foulds 1981; Böcker, et al. 2013)</w:t>
      </w:r>
      <w:del w:id="269" w:author="Thomas, Gregg" w:date="2024-10-01T11:00:00Z" w16du:dateUtc="2024-10-01T15:00:00Z">
        <w:r w:rsidR="00AE34E0">
          <w:rPr>
            <w:rFonts w:ascii="Times New Roman" w:hAnsi="Times New Roman" w:cs="Times New Roman"/>
            <w:sz w:val="24"/>
            <w:szCs w:val="24"/>
          </w:rPr>
          <w:fldChar w:fldCharType="end"/>
        </w:r>
      </w:del>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w:t>
      </w:r>
      <w:r>
        <w:rPr>
          <w:rFonts w:ascii="Times New Roman" w:hAnsi="Times New Roman" w:cs="Times New Roman"/>
          <w:sz w:val="24"/>
          <w:szCs w:val="24"/>
        </w:rPr>
        <w:lastRenderedPageBreak/>
        <w:t>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w:t>
      </w:r>
      <w:ins w:id="27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DF14A3B" w:rsidR="00A849E6" w:rsidRPr="00EB41AF" w:rsidRDefault="00A849E6" w:rsidP="00A849E6">
      <w:pPr>
        <w:spacing w:after="0"/>
        <w:jc w:val="both"/>
        <w:rPr>
          <w:rFonts w:ascii="Times New Roman" w:hAnsi="Times New Roman" w:cs="Times New Roman"/>
          <w:sz w:val="24"/>
          <w:szCs w:val="24"/>
        </w:rPr>
      </w:pPr>
      <w:ins w:id="271" w:author="Thomas, Gregg" w:date="2024-10-01T11:00:00Z" w16du:dateUtc="2024-10-01T15:00:00Z">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t>
        </w:r>
      </w:ins>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w:t>
      </w:r>
      <w:ins w:id="27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w:t>
      </w:r>
      <w:del w:id="273" w:author="Thomas, Gregg" w:date="2024-10-01T11:00:00Z" w16du:dateUtc="2024-10-01T15:00:00Z">
        <w:r w:rsidR="00EB41AF">
          <w:rPr>
            <w:rFonts w:ascii="Times New Roman" w:hAnsi="Times New Roman" w:cs="Times New Roman"/>
            <w:sz w:val="24"/>
            <w:szCs w:val="24"/>
          </w:rPr>
          <w:delText xml:space="preserve">to </w:delText>
        </w:r>
      </w:del>
      <w:r>
        <w:rPr>
          <w:rFonts w:ascii="Times New Roman" w:hAnsi="Times New Roman" w:cs="Times New Roman"/>
          <w:sz w:val="24"/>
          <w:szCs w:val="24"/>
        </w:rPr>
        <w:t xml:space="preserve">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w:t>
      </w:r>
      <w:ins w:id="27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 Cox</w:t>
      </w:r>
      <w:ins w:id="27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27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w:t>
      </w:r>
      <w:ins w:id="27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 Kartje</w:t>
      </w:r>
      <w:ins w:id="27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w:t>
      </w:r>
      <w:ins w:id="279"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w:t>
      </w:r>
      <w:ins w:id="28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w:t>
      </w:r>
      <w:ins w:id="281"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w:t>
      </w:r>
      <w:ins w:id="282"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t>
      </w:r>
      <w:r>
        <w:rPr>
          <w:rFonts w:ascii="Times New Roman" w:hAnsi="Times New Roman" w:cs="Times New Roman"/>
          <w:iCs/>
          <w:sz w:val="24"/>
          <w:szCs w:val="24"/>
        </w:rPr>
        <w:lastRenderedPageBreak/>
        <w:t xml:space="preserve">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09E8893E"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28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del w:id="284" w:author="Thomas, Gregg" w:date="2024-10-01T11:00:00Z" w16du:dateUtc="2024-10-01T15:00:00Z">
        <w:r w:rsidR="006A5E32">
          <w:rPr>
            <w:rFonts w:ascii="Times New Roman" w:hAnsi="Times New Roman" w:cs="Times New Roman"/>
            <w:sz w:val="24"/>
            <w:szCs w:val="24"/>
          </w:rPr>
          <w:delText>7</w:delText>
        </w:r>
      </w:del>
      <w:ins w:id="285" w:author="Thomas, Gregg" w:date="2024-10-01T11:00:00Z" w16du:dateUtc="2024-10-01T15:00:00Z">
        <w:r w:rsidR="008C7603">
          <w:rPr>
            <w:rFonts w:ascii="Times New Roman" w:hAnsi="Times New Roman" w:cs="Times New Roman"/>
            <w:sz w:val="24"/>
            <w:szCs w:val="24"/>
          </w:rPr>
          <w:t>seven</w:t>
        </w:r>
      </w:ins>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del w:id="286" w:author="Thomas, Gregg" w:date="2024-10-01T11:00:00Z" w16du:dateUtc="2024-10-01T15:00:00Z">
        <w:r w:rsidR="00D31360">
          <w:rPr>
            <w:rFonts w:ascii="Times New Roman" w:hAnsi="Times New Roman" w:cs="Times New Roman"/>
            <w:sz w:val="24"/>
            <w:szCs w:val="24"/>
          </w:rPr>
          <w:fldChar w:fldCharType="begin">
            <w:fldData xml:space="preserve">PEVuZE5vdGU+PENpdGU+PEF1dGhvcj5SYW53ZXo8L0F1dGhvcj48WWVhcj4yMDE4PC9ZZWFyPjxS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PEVuZE5vdGU+PENpdGU+PEF1dGhvcj5SYW53ZXo8L0F1dGhvcj48WWVhcj4yMDE4PC9ZZWFyPjxS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87" w:author="Thomas, Gregg" w:date="2024-10-01T11:00:00Z" w16du:dateUtc="2024-10-01T15:00:00Z">
        <w:r w:rsidR="00D31360">
          <w:rPr>
            <w:rFonts w:ascii="Times New Roman" w:hAnsi="Times New Roman" w:cs="Times New Roman"/>
            <w:sz w:val="24"/>
            <w:szCs w:val="24"/>
          </w:rPr>
          <w:fldChar w:fldCharType="separate"/>
        </w:r>
      </w:del>
      <w:r w:rsidR="00764718">
        <w:rPr>
          <w:rFonts w:ascii="Times New Roman" w:hAnsi="Times New Roman" w:cs="Times New Roman"/>
          <w:noProof/>
          <w:sz w:val="24"/>
          <w:szCs w:val="24"/>
        </w:rPr>
        <w:t>(Ranwez, et al. 2018)</w:t>
      </w:r>
      <w:del w:id="288" w:author="Thomas, Gregg" w:date="2024-10-01T11:00:00Z" w16du:dateUtc="2024-10-01T15:00:00Z">
        <w:r w:rsidR="00D31360">
          <w:rPr>
            <w:rFonts w:ascii="Times New Roman" w:hAnsi="Times New Roman" w:cs="Times New Roman"/>
            <w:sz w:val="24"/>
            <w:szCs w:val="24"/>
          </w:rPr>
          <w:fldChar w:fldCharType="end"/>
        </w:r>
      </w:del>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del w:id="289" w:author="Thomas, Gregg" w:date="2024-10-01T11:00:00Z" w16du:dateUtc="2024-10-01T15:00:00Z">
        <w:r w:rsidR="00EF7604">
          <w:rPr>
            <w:rFonts w:ascii="Times New Roman" w:hAnsi="Times New Roman" w:cs="Times New Roman"/>
            <w:sz w:val="24"/>
            <w:szCs w:val="24"/>
          </w:rPr>
          <w:delText>3</w:delText>
        </w:r>
      </w:del>
      <w:ins w:id="290" w:author="Thomas, Gregg" w:date="2024-10-01T11:00:00Z" w16du:dateUtc="2024-10-01T15:00:00Z">
        <w:r w:rsidR="008C7603">
          <w:rPr>
            <w:rFonts w:ascii="Times New Roman" w:hAnsi="Times New Roman" w:cs="Times New Roman"/>
            <w:sz w:val="24"/>
            <w:szCs w:val="24"/>
          </w:rPr>
          <w:t>three</w:t>
        </w:r>
      </w:ins>
      <w:r>
        <w:rPr>
          <w:rFonts w:ascii="Times New Roman" w:hAnsi="Times New Roman" w:cs="Times New Roman"/>
          <w:sz w:val="24"/>
          <w:szCs w:val="24"/>
        </w:rPr>
        <w:t xml:space="preserve"> or fewer unique sequences among the </w:t>
      </w:r>
      <w:del w:id="291" w:author="Thomas, Gregg" w:date="2024-10-01T11:00:00Z" w16du:dateUtc="2024-10-01T15:00:00Z">
        <w:r w:rsidR="00EF7604">
          <w:rPr>
            <w:rFonts w:ascii="Times New Roman" w:hAnsi="Times New Roman" w:cs="Times New Roman"/>
            <w:sz w:val="24"/>
            <w:szCs w:val="24"/>
          </w:rPr>
          <w:delText>7</w:delText>
        </w:r>
      </w:del>
      <w:ins w:id="292" w:author="Thomas, Gregg" w:date="2024-10-01T11:00:00Z" w16du:dateUtc="2024-10-01T15:00:00Z">
        <w:r w:rsidR="008C7603">
          <w:rPr>
            <w:rFonts w:ascii="Times New Roman" w:hAnsi="Times New Roman" w:cs="Times New Roman"/>
            <w:sz w:val="24"/>
            <w:szCs w:val="24"/>
          </w:rPr>
          <w:t>seven</w:t>
        </w:r>
      </w:ins>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6ADEE9BC"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w:t>
      </w:r>
      <w:ins w:id="29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53CBACC6"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The end point</w:t>
      </w:r>
      <w:del w:id="294" w:author="Thomas, Gregg" w:date="2024-10-01T11:00:00Z" w16du:dateUtc="2024-10-01T15:00:00Z">
        <w:r w:rsidR="002A5742" w:rsidRPr="00031896">
          <w:rPr>
            <w:rFonts w:ascii="Times New Roman" w:hAnsi="Times New Roman" w:cs="Times New Roman"/>
            <w:sz w:val="24"/>
            <w:szCs w:val="24"/>
          </w:rPr>
          <w:delText xml:space="preserve"> of each</w:delText>
        </w:r>
      </w:del>
      <w:r w:rsidRPr="00031896">
        <w:rPr>
          <w:rFonts w:ascii="Times New Roman" w:hAnsi="Times New Roman" w:cs="Times New Roman"/>
          <w:sz w:val="24"/>
          <w:szCs w:val="24"/>
        </w:rPr>
        <w:t xml:space="preserve">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del w:id="295" w:author="Thomas, Gregg" w:date="2024-10-01T11:00:00Z" w16du:dateUtc="2024-10-01T15:00:00Z">
        <w:r w:rsidR="00164082" w:rsidRPr="00031896">
          <w:rPr>
            <w:rFonts w:ascii="Times New Roman" w:hAnsi="Times New Roman" w:cs="Times New Roman"/>
            <w:sz w:val="24"/>
            <w:szCs w:val="24"/>
          </w:rPr>
          <w:delText>2</w:delText>
        </w:r>
      </w:del>
      <w:ins w:id="296" w:author="Thomas, Gregg" w:date="2024-10-01T11:00:00Z" w16du:dateUtc="2024-10-01T15:00:00Z">
        <w:r w:rsidR="008C7603">
          <w:rPr>
            <w:rFonts w:ascii="Times New Roman" w:hAnsi="Times New Roman" w:cs="Times New Roman"/>
            <w:sz w:val="24"/>
            <w:szCs w:val="24"/>
          </w:rPr>
          <w:t>two</w:t>
        </w:r>
      </w:ins>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w:t>
      </w:r>
      <w:ins w:id="29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w:t>
      </w:r>
      <w:ins w:id="29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ins w:id="299" w:author="Thomas, Gregg" w:date="2024-10-01T11:00:00Z" w16du:dateUtc="2024-10-01T15:00:00Z"/>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ins w:id="300" w:author="Thomas, Gregg" w:date="2024-10-01T11:00:00Z" w16du:dateUtc="2024-10-01T15:00:00Z">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ins>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r w:rsidR="00E25CF3">
        <w:fldChar w:fldCharType="begin"/>
      </w:r>
      <w:r w:rsidR="00E25CF3">
        <w:instrText>HYPERLINK "https://doi.org/10.5061/dryad.866t1g1wq"</w:instrText>
      </w:r>
      <w:ins w:id="301" w:author="Thomas, Gregg" w:date="2024-10-01T11:00:00Z" w16du:dateUtc="2024-10-01T15:00:00Z"/>
      <w:r w:rsidR="00E25CF3">
        <w:fldChar w:fldCharType="separate"/>
      </w:r>
      <w:r w:rsidR="00E25CF3" w:rsidRPr="0046404D">
        <w:rPr>
          <w:rStyle w:val="Hyperlink"/>
          <w:rFonts w:ascii="Times New Roman" w:hAnsi="Times New Roman" w:cs="Times New Roman"/>
          <w:sz w:val="24"/>
          <w:szCs w:val="24"/>
        </w:rPr>
        <w:t>https://doi.org/10.5061/dryad.866t1g1wq</w:t>
      </w:r>
      <w:r w:rsidR="00E25CF3">
        <w:rPr>
          <w:rStyle w:val="Hyperlink"/>
          <w:rFonts w:ascii="Times New Roman" w:hAnsi="Times New Roman" w:cs="Times New Roman"/>
          <w:sz w:val="24"/>
          <w:szCs w:val="24"/>
        </w:rPr>
        <w:fldChar w:fldCharType="end"/>
      </w:r>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r w:rsidR="00E25CF3">
        <w:fldChar w:fldCharType="begin"/>
      </w:r>
      <w:r w:rsidR="00E25CF3">
        <w:instrText>HYPERLINK "https://github.com/gwct/murine-discordance"</w:instrText>
      </w:r>
      <w:ins w:id="302" w:author="Thomas, Gregg" w:date="2024-10-01T11:00:00Z" w16du:dateUtc="2024-10-01T15:00:00Z"/>
      <w:r w:rsidR="00E25CF3">
        <w:fldChar w:fldCharType="separate"/>
      </w:r>
      <w:r w:rsidR="00E25CF3" w:rsidRPr="0046404D">
        <w:rPr>
          <w:rStyle w:val="Hyperlink"/>
          <w:rFonts w:ascii="Times New Roman" w:hAnsi="Times New Roman" w:cs="Times New Roman"/>
          <w:sz w:val="24"/>
          <w:szCs w:val="24"/>
        </w:rPr>
        <w:t>https://github.com/gwct/murine-discordance</w:t>
      </w:r>
      <w:r w:rsidR="00E25CF3">
        <w:rPr>
          <w:rStyle w:val="Hyperlink"/>
          <w:rFonts w:ascii="Times New Roman" w:hAnsi="Times New Roman" w:cs="Times New Roman"/>
          <w:sz w:val="24"/>
          <w:szCs w:val="24"/>
        </w:rPr>
        <w:fldChar w:fldCharType="end"/>
      </w:r>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4F6B23DA" w14:textId="77777777" w:rsidR="005D3A4E" w:rsidRPr="00D1036D" w:rsidRDefault="005D3A4E" w:rsidP="005D3A4E">
      <w:pPr>
        <w:spacing w:after="0"/>
        <w:jc w:val="both"/>
        <w:rPr>
          <w:del w:id="303" w:author="Thomas, Gregg" w:date="2024-10-01T11:00:00Z" w16du:dateUtc="2024-10-01T15:00:00Z"/>
          <w:rFonts w:ascii="Times New Roman" w:hAnsi="Times New Roman" w:cs="Times New Roman"/>
          <w:i/>
          <w:iCs/>
          <w:sz w:val="24"/>
          <w:szCs w:val="24"/>
        </w:rPr>
      </w:pPr>
    </w:p>
    <w:p w14:paraId="2500CD7F" w14:textId="5C4B50CA" w:rsidR="00A849E6" w:rsidRDefault="00A849E6" w:rsidP="00A849E6">
      <w:pPr>
        <w:pStyle w:val="Heading1"/>
      </w:pPr>
      <w:r>
        <w:t>Acknowledgments</w:t>
      </w:r>
    </w:p>
    <w:p w14:paraId="2AD859C7" w14:textId="2220E8A8"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J.</w:t>
      </w:r>
      <w:del w:id="304" w:author="Thomas, Gregg" w:date="2024-10-01T11:00:00Z" w16du:dateUtc="2024-10-01T15:00:00Z">
        <w:r w:rsidR="00D40C88" w:rsidRPr="00AF0B2F">
          <w:rPr>
            <w:rFonts w:ascii="Times New Roman" w:hAnsi="Times New Roman" w:cs="Times New Roman"/>
            <w:sz w:val="24"/>
            <w:szCs w:val="24"/>
          </w:rPr>
          <w:delText xml:space="preserve"> </w:delText>
        </w:r>
      </w:del>
      <w:r w:rsidRPr="00AF0B2F">
        <w:rPr>
          <w:rFonts w:ascii="Times New Roman" w:hAnsi="Times New Roman" w:cs="Times New Roman"/>
          <w:sz w:val="24"/>
          <w:szCs w:val="24"/>
        </w:rPr>
        <w:t>S.</w:t>
      </w:r>
      <w:del w:id="305" w:author="Thomas, Gregg" w:date="2024-10-01T11:00:00Z" w16du:dateUtc="2024-10-01T15:00:00Z">
        <w:r w:rsidR="00D40C88" w:rsidRPr="00AF0B2F">
          <w:rPr>
            <w:rFonts w:ascii="Times New Roman" w:hAnsi="Times New Roman" w:cs="Times New Roman"/>
            <w:sz w:val="24"/>
            <w:szCs w:val="24"/>
          </w:rPr>
          <w:delText xml:space="preserve"> </w:delText>
        </w:r>
      </w:del>
      <w:r w:rsidRPr="00AF0B2F">
        <w:rPr>
          <w:rFonts w:ascii="Times New Roman" w:hAnsi="Times New Roman" w:cs="Times New Roman"/>
          <w:sz w:val="24"/>
          <w:szCs w:val="24"/>
        </w:rPr>
        <w:t xml:space="preserve">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46AE83D3" w14:textId="77777777" w:rsidR="00231BBB" w:rsidRPr="008C347C" w:rsidRDefault="00F94241" w:rsidP="00F413E3">
      <w:pPr>
        <w:pStyle w:val="Heading3"/>
        <w:rPr>
          <w:del w:id="306" w:author="Thomas, Gregg" w:date="2024-10-01T11:00:00Z" w16du:dateUtc="2024-10-01T15:00:00Z"/>
        </w:rPr>
      </w:pPr>
      <w:r w:rsidRPr="00197A2B">
        <w:t xml:space="preserve">Table </w:t>
      </w:r>
      <w:r w:rsidR="00CC57F4">
        <w:t>1</w:t>
      </w:r>
      <w:del w:id="307" w:author="Thomas, Gregg" w:date="2024-10-01T11:00:00Z" w16du:dateUtc="2024-10-01T15:00:00Z">
        <w:r w:rsidR="00231BBB" w:rsidRPr="008C347C">
          <w:delText xml:space="preserve">: All taxa whose genomes were included in this study, the source of the assembly, and the assembly level of each genome. </w:delText>
        </w:r>
        <w:r w:rsidR="00966089">
          <w:delText>For the six samples used in the genome-wide discordance analyses (column 5, except for mm10), we also generated reference-based pseudo-assemblies using the mouse genome (mm10) as the reference.</w:delText>
        </w:r>
      </w:del>
    </w:p>
    <w:tbl>
      <w:tblPr>
        <w:tblW w:w="9576" w:type="dxa"/>
        <w:tblLook w:val="04A0" w:firstRow="1" w:lastRow="0" w:firstColumn="1" w:lastColumn="0" w:noHBand="0" w:noVBand="1"/>
      </w:tblPr>
      <w:tblGrid>
        <w:gridCol w:w="1908"/>
        <w:gridCol w:w="3240"/>
        <w:gridCol w:w="1800"/>
        <w:gridCol w:w="817"/>
        <w:gridCol w:w="1811"/>
      </w:tblGrid>
      <w:tr w:rsidR="00113FE2" w:rsidRPr="00231BBB" w14:paraId="12E8C9AB" w14:textId="77777777" w:rsidTr="00E25CF3">
        <w:trPr>
          <w:trHeight w:val="288"/>
          <w:del w:id="308" w:author="Thomas, Gregg" w:date="2024-10-01T11:00:00Z"/>
        </w:trPr>
        <w:tc>
          <w:tcPr>
            <w:tcW w:w="1908" w:type="dxa"/>
            <w:tcBorders>
              <w:top w:val="single" w:sz="4" w:space="0" w:color="auto"/>
              <w:bottom w:val="single" w:sz="4" w:space="0" w:color="auto"/>
            </w:tcBorders>
            <w:shd w:val="clear" w:color="auto" w:fill="auto"/>
            <w:noWrap/>
            <w:vAlign w:val="bottom"/>
            <w:hideMark/>
          </w:tcPr>
          <w:p w14:paraId="3004108B" w14:textId="77777777" w:rsidR="008C347C" w:rsidRPr="00231BBB" w:rsidRDefault="008C347C" w:rsidP="00F413E3">
            <w:pPr>
              <w:spacing w:after="0" w:line="240" w:lineRule="auto"/>
              <w:jc w:val="both"/>
              <w:rPr>
                <w:del w:id="309" w:author="Thomas, Gregg" w:date="2024-10-01T11:00:00Z" w16du:dateUtc="2024-10-01T15:00:00Z"/>
                <w:rFonts w:ascii="Times New Roman" w:eastAsia="Times New Roman" w:hAnsi="Times New Roman" w:cs="Times New Roman"/>
                <w:b/>
                <w:bCs/>
                <w:color w:val="000000"/>
                <w:sz w:val="24"/>
                <w:szCs w:val="24"/>
              </w:rPr>
            </w:pPr>
            <w:del w:id="310" w:author="Thomas, Gregg" w:date="2024-10-01T11:00:00Z" w16du:dateUtc="2024-10-01T15:00:00Z">
              <w:r w:rsidRPr="00231BBB">
                <w:rPr>
                  <w:rFonts w:ascii="Times New Roman" w:eastAsia="Times New Roman" w:hAnsi="Times New Roman" w:cs="Times New Roman"/>
                  <w:b/>
                  <w:bCs/>
                  <w:color w:val="000000"/>
                  <w:sz w:val="24"/>
                  <w:szCs w:val="24"/>
                </w:rPr>
                <w:delText>Taxon</w:delText>
              </w:r>
            </w:del>
          </w:p>
        </w:tc>
        <w:tc>
          <w:tcPr>
            <w:tcW w:w="3240" w:type="dxa"/>
            <w:tcBorders>
              <w:top w:val="single" w:sz="4" w:space="0" w:color="auto"/>
              <w:bottom w:val="single" w:sz="4" w:space="0" w:color="auto"/>
            </w:tcBorders>
            <w:shd w:val="clear" w:color="auto" w:fill="auto"/>
            <w:noWrap/>
            <w:vAlign w:val="bottom"/>
            <w:hideMark/>
          </w:tcPr>
          <w:p w14:paraId="26FB64A3" w14:textId="77777777" w:rsidR="008C347C" w:rsidRPr="00231BBB" w:rsidRDefault="008C347C" w:rsidP="00F413E3">
            <w:pPr>
              <w:spacing w:after="0" w:line="240" w:lineRule="auto"/>
              <w:jc w:val="both"/>
              <w:rPr>
                <w:del w:id="311" w:author="Thomas, Gregg" w:date="2024-10-01T11:00:00Z" w16du:dateUtc="2024-10-01T15:00:00Z"/>
                <w:rFonts w:ascii="Times New Roman" w:eastAsia="Times New Roman" w:hAnsi="Times New Roman" w:cs="Times New Roman"/>
                <w:b/>
                <w:bCs/>
                <w:color w:val="000000"/>
                <w:sz w:val="24"/>
                <w:szCs w:val="24"/>
              </w:rPr>
            </w:pPr>
            <w:del w:id="312" w:author="Thomas, Gregg" w:date="2024-10-01T11:00:00Z" w16du:dateUtc="2024-10-01T15:00:00Z">
              <w:r w:rsidRPr="00231BBB">
                <w:rPr>
                  <w:rFonts w:ascii="Times New Roman" w:eastAsia="Times New Roman" w:hAnsi="Times New Roman" w:cs="Times New Roman"/>
                  <w:b/>
                  <w:bCs/>
                  <w:color w:val="000000"/>
                  <w:sz w:val="24"/>
                  <w:szCs w:val="24"/>
                </w:rPr>
                <w:delText>Assembly source</w:delText>
              </w:r>
            </w:del>
          </w:p>
        </w:tc>
        <w:tc>
          <w:tcPr>
            <w:tcW w:w="1800" w:type="dxa"/>
            <w:tcBorders>
              <w:top w:val="single" w:sz="4" w:space="0" w:color="auto"/>
              <w:bottom w:val="single" w:sz="4" w:space="0" w:color="auto"/>
            </w:tcBorders>
            <w:shd w:val="clear" w:color="auto" w:fill="auto"/>
            <w:noWrap/>
            <w:vAlign w:val="bottom"/>
            <w:hideMark/>
          </w:tcPr>
          <w:p w14:paraId="15508747" w14:textId="77777777" w:rsidR="008C347C" w:rsidRPr="00231BBB" w:rsidRDefault="008C347C" w:rsidP="00F413E3">
            <w:pPr>
              <w:spacing w:after="0" w:line="240" w:lineRule="auto"/>
              <w:jc w:val="both"/>
              <w:rPr>
                <w:del w:id="313" w:author="Thomas, Gregg" w:date="2024-10-01T11:00:00Z" w16du:dateUtc="2024-10-01T15:00:00Z"/>
                <w:rFonts w:ascii="Times New Roman" w:eastAsia="Times New Roman" w:hAnsi="Times New Roman" w:cs="Times New Roman"/>
                <w:b/>
                <w:bCs/>
                <w:color w:val="000000"/>
                <w:sz w:val="24"/>
                <w:szCs w:val="24"/>
              </w:rPr>
            </w:pPr>
            <w:del w:id="314" w:author="Thomas, Gregg" w:date="2024-10-01T11:00:00Z" w16du:dateUtc="2024-10-01T15:00:00Z">
              <w:r w:rsidRPr="00231BBB">
                <w:rPr>
                  <w:rFonts w:ascii="Times New Roman" w:eastAsia="Times New Roman" w:hAnsi="Times New Roman" w:cs="Times New Roman"/>
                  <w:b/>
                  <w:bCs/>
                  <w:color w:val="000000"/>
                  <w:sz w:val="24"/>
                  <w:szCs w:val="24"/>
                </w:rPr>
                <w:delText>Assembly level</w:delText>
              </w:r>
            </w:del>
          </w:p>
        </w:tc>
        <w:tc>
          <w:tcPr>
            <w:tcW w:w="810" w:type="dxa"/>
            <w:tcBorders>
              <w:top w:val="single" w:sz="4" w:space="0" w:color="auto"/>
              <w:bottom w:val="single" w:sz="4" w:space="0" w:color="auto"/>
            </w:tcBorders>
          </w:tcPr>
          <w:p w14:paraId="4D625BE6" w14:textId="77777777" w:rsidR="002031D5" w:rsidRDefault="002031D5" w:rsidP="002031D5">
            <w:pPr>
              <w:spacing w:after="0" w:line="240" w:lineRule="auto"/>
              <w:rPr>
                <w:del w:id="315" w:author="Thomas, Gregg" w:date="2024-10-01T11:00:00Z" w16du:dateUtc="2024-10-01T15:00:00Z"/>
                <w:rFonts w:ascii="Times New Roman" w:eastAsia="Times New Roman" w:hAnsi="Times New Roman" w:cs="Times New Roman"/>
                <w:b/>
                <w:bCs/>
                <w:color w:val="000000"/>
                <w:sz w:val="24"/>
                <w:szCs w:val="24"/>
              </w:rPr>
            </w:pPr>
          </w:p>
          <w:p w14:paraId="516C6DBB" w14:textId="77777777" w:rsidR="002031D5" w:rsidRDefault="002031D5" w:rsidP="002031D5">
            <w:pPr>
              <w:spacing w:after="0" w:line="240" w:lineRule="auto"/>
              <w:rPr>
                <w:del w:id="316" w:author="Thomas, Gregg" w:date="2024-10-01T11:00:00Z" w16du:dateUtc="2024-10-01T15:00:00Z"/>
                <w:rFonts w:ascii="Times New Roman" w:eastAsia="Times New Roman" w:hAnsi="Times New Roman" w:cs="Times New Roman"/>
                <w:b/>
                <w:bCs/>
                <w:color w:val="000000"/>
                <w:sz w:val="24"/>
                <w:szCs w:val="24"/>
              </w:rPr>
            </w:pPr>
          </w:p>
          <w:p w14:paraId="47BA7D58" w14:textId="77777777" w:rsidR="008C347C" w:rsidRPr="002031D5" w:rsidRDefault="008C347C" w:rsidP="002031D5">
            <w:pPr>
              <w:spacing w:after="0" w:line="240" w:lineRule="auto"/>
              <w:rPr>
                <w:del w:id="317" w:author="Thomas, Gregg" w:date="2024-10-01T11:00:00Z" w16du:dateUtc="2024-10-01T15:00:00Z"/>
                <w:rFonts w:ascii="Times New Roman" w:eastAsia="Times New Roman" w:hAnsi="Times New Roman" w:cs="Times New Roman"/>
                <w:b/>
                <w:bCs/>
                <w:color w:val="000000"/>
                <w:sz w:val="24"/>
                <w:szCs w:val="24"/>
              </w:rPr>
            </w:pPr>
            <w:del w:id="318" w:author="Thomas, Gregg" w:date="2024-10-01T11:00:00Z" w16du:dateUtc="2024-10-01T15:00:00Z">
              <w:r w:rsidRPr="002031D5">
                <w:rPr>
                  <w:rFonts w:ascii="Times New Roman" w:eastAsia="Times New Roman" w:hAnsi="Times New Roman" w:cs="Times New Roman"/>
                  <w:b/>
                  <w:bCs/>
                  <w:color w:val="000000"/>
                  <w:sz w:val="24"/>
                  <w:szCs w:val="24"/>
                </w:rPr>
                <w:delText>No. UCEs</w:delText>
              </w:r>
            </w:del>
          </w:p>
        </w:tc>
        <w:tc>
          <w:tcPr>
            <w:tcW w:w="1818" w:type="dxa"/>
            <w:tcBorders>
              <w:top w:val="single" w:sz="4" w:space="0" w:color="auto"/>
              <w:bottom w:val="single" w:sz="4" w:space="0" w:color="auto"/>
            </w:tcBorders>
          </w:tcPr>
          <w:p w14:paraId="58676DB6" w14:textId="77777777" w:rsidR="008C347C" w:rsidRPr="00231BBB" w:rsidRDefault="008C347C" w:rsidP="00BC53EE">
            <w:pPr>
              <w:spacing w:after="0" w:line="240" w:lineRule="auto"/>
              <w:rPr>
                <w:del w:id="319" w:author="Thomas, Gregg" w:date="2024-10-01T11:00:00Z" w16du:dateUtc="2024-10-01T15:00:00Z"/>
                <w:rFonts w:ascii="Times New Roman" w:eastAsia="Times New Roman" w:hAnsi="Times New Roman" w:cs="Times New Roman"/>
                <w:b/>
                <w:bCs/>
                <w:color w:val="000000"/>
                <w:sz w:val="24"/>
                <w:szCs w:val="24"/>
              </w:rPr>
            </w:pPr>
            <w:del w:id="320" w:author="Thomas, Gregg" w:date="2024-10-01T11:00:00Z" w16du:dateUtc="2024-10-01T15:00:00Z">
              <w:r>
                <w:rPr>
                  <w:rFonts w:ascii="Times New Roman" w:eastAsia="Times New Roman" w:hAnsi="Times New Roman" w:cs="Times New Roman"/>
                  <w:b/>
                  <w:bCs/>
                  <w:color w:val="000000"/>
                  <w:sz w:val="24"/>
                  <w:szCs w:val="24"/>
                </w:rPr>
                <w:delText>Used in genome-wide discordance analyses</w:delText>
              </w:r>
            </w:del>
          </w:p>
        </w:tc>
      </w:tr>
      <w:tr w:rsidR="00113FE2" w:rsidRPr="00231BBB" w14:paraId="25308A9E" w14:textId="77777777" w:rsidTr="008C347C">
        <w:trPr>
          <w:trHeight w:val="288"/>
          <w:del w:id="321" w:author="Thomas, Gregg" w:date="2024-10-01T11:00:00Z"/>
        </w:trPr>
        <w:tc>
          <w:tcPr>
            <w:tcW w:w="1908" w:type="dxa"/>
            <w:tcBorders>
              <w:top w:val="single" w:sz="4" w:space="0" w:color="auto"/>
              <w:bottom w:val="nil"/>
            </w:tcBorders>
            <w:shd w:val="clear" w:color="auto" w:fill="auto"/>
            <w:noWrap/>
            <w:vAlign w:val="bottom"/>
            <w:hideMark/>
          </w:tcPr>
          <w:p w14:paraId="078D63D7" w14:textId="77777777" w:rsidR="008C347C" w:rsidRPr="00231BBB" w:rsidRDefault="008C347C" w:rsidP="00F413E3">
            <w:pPr>
              <w:spacing w:after="0" w:line="240" w:lineRule="auto"/>
              <w:jc w:val="both"/>
              <w:rPr>
                <w:del w:id="322" w:author="Thomas, Gregg" w:date="2024-10-01T11:00:00Z" w16du:dateUtc="2024-10-01T15:00:00Z"/>
                <w:rFonts w:ascii="Times New Roman" w:eastAsia="Times New Roman" w:hAnsi="Times New Roman" w:cs="Times New Roman"/>
                <w:i/>
                <w:iCs/>
                <w:color w:val="000000"/>
                <w:sz w:val="24"/>
                <w:szCs w:val="24"/>
              </w:rPr>
            </w:pPr>
            <w:del w:id="323" w:author="Thomas, Gregg" w:date="2024-10-01T11:00:00Z" w16du:dateUtc="2024-10-01T15:00:00Z">
              <w:r w:rsidRPr="00231BBB">
                <w:rPr>
                  <w:rFonts w:ascii="Times New Roman" w:eastAsia="Times New Roman" w:hAnsi="Times New Roman" w:cs="Times New Roman"/>
                  <w:i/>
                  <w:iCs/>
                  <w:color w:val="000000"/>
                  <w:sz w:val="24"/>
                  <w:szCs w:val="24"/>
                </w:rPr>
                <w:delText>Apodemus speciosus</w:delText>
              </w:r>
            </w:del>
          </w:p>
        </w:tc>
        <w:tc>
          <w:tcPr>
            <w:tcW w:w="3240" w:type="dxa"/>
            <w:tcBorders>
              <w:top w:val="single" w:sz="4" w:space="0" w:color="auto"/>
              <w:bottom w:val="nil"/>
            </w:tcBorders>
            <w:shd w:val="clear" w:color="auto" w:fill="auto"/>
            <w:noWrap/>
            <w:vAlign w:val="bottom"/>
            <w:hideMark/>
          </w:tcPr>
          <w:p w14:paraId="563BE3DB" w14:textId="77777777" w:rsidR="008C347C" w:rsidRPr="00231BBB" w:rsidRDefault="008C347C" w:rsidP="00F413E3">
            <w:pPr>
              <w:spacing w:after="0" w:line="240" w:lineRule="auto"/>
              <w:jc w:val="both"/>
              <w:rPr>
                <w:del w:id="324" w:author="Thomas, Gregg" w:date="2024-10-01T11:00:00Z" w16du:dateUtc="2024-10-01T15:00:00Z"/>
                <w:rFonts w:ascii="Times New Roman" w:eastAsia="Times New Roman" w:hAnsi="Times New Roman" w:cs="Times New Roman"/>
                <w:color w:val="000000"/>
                <w:sz w:val="24"/>
                <w:szCs w:val="24"/>
              </w:rPr>
            </w:pPr>
            <w:del w:id="325" w:author="Thomas, Gregg" w:date="2024-10-01T11:00:00Z" w16du:dateUtc="2024-10-01T15:00:00Z">
              <w:r w:rsidRPr="00231BBB">
                <w:rPr>
                  <w:rFonts w:ascii="Times New Roman" w:eastAsia="Times New Roman" w:hAnsi="Times New Roman" w:cs="Times New Roman"/>
                  <w:color w:val="000000"/>
                  <w:sz w:val="24"/>
                  <w:szCs w:val="24"/>
                </w:rPr>
                <w:delText>GenBank: GCA_002335545.1</w:delText>
              </w:r>
            </w:del>
          </w:p>
        </w:tc>
        <w:tc>
          <w:tcPr>
            <w:tcW w:w="1800" w:type="dxa"/>
            <w:tcBorders>
              <w:top w:val="single" w:sz="4" w:space="0" w:color="auto"/>
              <w:left w:val="nil"/>
              <w:bottom w:val="nil"/>
            </w:tcBorders>
            <w:shd w:val="clear" w:color="auto" w:fill="auto"/>
            <w:noWrap/>
            <w:vAlign w:val="bottom"/>
            <w:hideMark/>
          </w:tcPr>
          <w:p w14:paraId="52A11D9A" w14:textId="77777777" w:rsidR="008C347C" w:rsidRPr="00231BBB" w:rsidRDefault="008C347C" w:rsidP="00F413E3">
            <w:pPr>
              <w:spacing w:after="0" w:line="240" w:lineRule="auto"/>
              <w:jc w:val="both"/>
              <w:rPr>
                <w:del w:id="326" w:author="Thomas, Gregg" w:date="2024-10-01T11:00:00Z" w16du:dateUtc="2024-10-01T15:00:00Z"/>
                <w:rFonts w:ascii="Times New Roman" w:eastAsia="Times New Roman" w:hAnsi="Times New Roman" w:cs="Times New Roman"/>
                <w:color w:val="000000"/>
                <w:sz w:val="24"/>
                <w:szCs w:val="24"/>
              </w:rPr>
            </w:pPr>
            <w:del w:id="327"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single" w:sz="4" w:space="0" w:color="auto"/>
              <w:left w:val="nil"/>
              <w:bottom w:val="nil"/>
            </w:tcBorders>
          </w:tcPr>
          <w:p w14:paraId="09F97D02" w14:textId="77777777" w:rsidR="008C347C" w:rsidRPr="00231BBB" w:rsidRDefault="00A76FC9" w:rsidP="00F413E3">
            <w:pPr>
              <w:spacing w:after="0" w:line="240" w:lineRule="auto"/>
              <w:jc w:val="both"/>
              <w:rPr>
                <w:del w:id="328" w:author="Thomas, Gregg" w:date="2024-10-01T11:00:00Z" w16du:dateUtc="2024-10-01T15:00:00Z"/>
                <w:rFonts w:ascii="Times New Roman" w:eastAsia="Times New Roman" w:hAnsi="Times New Roman" w:cs="Times New Roman"/>
                <w:color w:val="000000"/>
                <w:sz w:val="24"/>
                <w:szCs w:val="24"/>
              </w:rPr>
            </w:pPr>
            <w:del w:id="329" w:author="Thomas, Gregg" w:date="2024-10-01T11:00:00Z" w16du:dateUtc="2024-10-01T15:00:00Z">
              <w:r>
                <w:rPr>
                  <w:rFonts w:ascii="Times New Roman" w:eastAsia="Times New Roman" w:hAnsi="Times New Roman" w:cs="Times New Roman"/>
                  <w:color w:val="000000"/>
                  <w:sz w:val="24"/>
                  <w:szCs w:val="24"/>
                </w:rPr>
                <w:delText>2336</w:delText>
              </w:r>
            </w:del>
          </w:p>
        </w:tc>
        <w:tc>
          <w:tcPr>
            <w:tcW w:w="1818" w:type="dxa"/>
            <w:tcBorders>
              <w:top w:val="single" w:sz="4" w:space="0" w:color="auto"/>
              <w:left w:val="nil"/>
              <w:bottom w:val="nil"/>
            </w:tcBorders>
          </w:tcPr>
          <w:p w14:paraId="433D63F5" w14:textId="77777777" w:rsidR="008C347C" w:rsidRPr="00231BBB" w:rsidRDefault="008C347C" w:rsidP="00F413E3">
            <w:pPr>
              <w:spacing w:after="0" w:line="240" w:lineRule="auto"/>
              <w:jc w:val="both"/>
              <w:rPr>
                <w:del w:id="330" w:author="Thomas, Gregg" w:date="2024-10-01T11:00:00Z" w16du:dateUtc="2024-10-01T15:00:00Z"/>
                <w:rFonts w:ascii="Times New Roman" w:eastAsia="Times New Roman" w:hAnsi="Times New Roman" w:cs="Times New Roman"/>
                <w:color w:val="000000"/>
                <w:sz w:val="24"/>
                <w:szCs w:val="24"/>
              </w:rPr>
            </w:pPr>
          </w:p>
        </w:tc>
      </w:tr>
      <w:tr w:rsidR="00113FE2" w:rsidRPr="00231BBB" w14:paraId="3927920E" w14:textId="77777777" w:rsidTr="008C347C">
        <w:trPr>
          <w:trHeight w:val="288"/>
          <w:del w:id="331" w:author="Thomas, Gregg" w:date="2024-10-01T11:00:00Z"/>
        </w:trPr>
        <w:tc>
          <w:tcPr>
            <w:tcW w:w="1908" w:type="dxa"/>
            <w:tcBorders>
              <w:top w:val="nil"/>
              <w:bottom w:val="nil"/>
            </w:tcBorders>
            <w:shd w:val="clear" w:color="auto" w:fill="auto"/>
            <w:noWrap/>
            <w:vAlign w:val="bottom"/>
            <w:hideMark/>
          </w:tcPr>
          <w:p w14:paraId="5242965B" w14:textId="77777777" w:rsidR="008C347C" w:rsidRPr="00231BBB" w:rsidRDefault="008C347C" w:rsidP="00F413E3">
            <w:pPr>
              <w:spacing w:after="0" w:line="240" w:lineRule="auto"/>
              <w:jc w:val="both"/>
              <w:rPr>
                <w:del w:id="332" w:author="Thomas, Gregg" w:date="2024-10-01T11:00:00Z" w16du:dateUtc="2024-10-01T15:00:00Z"/>
                <w:rFonts w:ascii="Times New Roman" w:eastAsia="Times New Roman" w:hAnsi="Times New Roman" w:cs="Times New Roman"/>
                <w:i/>
                <w:iCs/>
                <w:color w:val="000000"/>
                <w:sz w:val="24"/>
                <w:szCs w:val="24"/>
              </w:rPr>
            </w:pPr>
            <w:del w:id="333" w:author="Thomas, Gregg" w:date="2024-10-01T11:00:00Z" w16du:dateUtc="2024-10-01T15:00:00Z">
              <w:r w:rsidRPr="00231BBB">
                <w:rPr>
                  <w:rFonts w:ascii="Times New Roman" w:eastAsia="Times New Roman" w:hAnsi="Times New Roman" w:cs="Times New Roman"/>
                  <w:i/>
                  <w:iCs/>
                  <w:color w:val="000000"/>
                  <w:sz w:val="24"/>
                  <w:szCs w:val="24"/>
                </w:rPr>
                <w:delText>Apodemus sylvaticus</w:delText>
              </w:r>
            </w:del>
          </w:p>
        </w:tc>
        <w:tc>
          <w:tcPr>
            <w:tcW w:w="3240" w:type="dxa"/>
            <w:tcBorders>
              <w:top w:val="nil"/>
              <w:bottom w:val="nil"/>
            </w:tcBorders>
            <w:shd w:val="clear" w:color="auto" w:fill="auto"/>
            <w:noWrap/>
            <w:vAlign w:val="bottom"/>
            <w:hideMark/>
          </w:tcPr>
          <w:p w14:paraId="5F8EFB6C" w14:textId="77777777" w:rsidR="008C347C" w:rsidRPr="00231BBB" w:rsidRDefault="008C347C" w:rsidP="00F413E3">
            <w:pPr>
              <w:spacing w:after="0" w:line="240" w:lineRule="auto"/>
              <w:jc w:val="both"/>
              <w:rPr>
                <w:del w:id="334" w:author="Thomas, Gregg" w:date="2024-10-01T11:00:00Z" w16du:dateUtc="2024-10-01T15:00:00Z"/>
                <w:rFonts w:ascii="Times New Roman" w:eastAsia="Times New Roman" w:hAnsi="Times New Roman" w:cs="Times New Roman"/>
                <w:color w:val="000000"/>
                <w:sz w:val="24"/>
                <w:szCs w:val="24"/>
              </w:rPr>
            </w:pPr>
            <w:del w:id="335" w:author="Thomas, Gregg" w:date="2024-10-01T11:00:00Z" w16du:dateUtc="2024-10-01T15:00:00Z">
              <w:r w:rsidRPr="00231BBB">
                <w:rPr>
                  <w:rFonts w:ascii="Times New Roman" w:eastAsia="Times New Roman" w:hAnsi="Times New Roman" w:cs="Times New Roman"/>
                  <w:color w:val="000000"/>
                  <w:sz w:val="24"/>
                  <w:szCs w:val="24"/>
                </w:rPr>
                <w:delText>GenBank: GCA_001305905.1</w:delText>
              </w:r>
            </w:del>
          </w:p>
        </w:tc>
        <w:tc>
          <w:tcPr>
            <w:tcW w:w="1800" w:type="dxa"/>
            <w:tcBorders>
              <w:top w:val="nil"/>
              <w:left w:val="nil"/>
              <w:bottom w:val="nil"/>
            </w:tcBorders>
            <w:shd w:val="clear" w:color="auto" w:fill="auto"/>
            <w:noWrap/>
            <w:vAlign w:val="bottom"/>
            <w:hideMark/>
          </w:tcPr>
          <w:p w14:paraId="0B503A53" w14:textId="77777777" w:rsidR="008C347C" w:rsidRPr="00231BBB" w:rsidRDefault="008C347C" w:rsidP="00F413E3">
            <w:pPr>
              <w:spacing w:after="0" w:line="240" w:lineRule="auto"/>
              <w:jc w:val="both"/>
              <w:rPr>
                <w:del w:id="336" w:author="Thomas, Gregg" w:date="2024-10-01T11:00:00Z" w16du:dateUtc="2024-10-01T15:00:00Z"/>
                <w:rFonts w:ascii="Times New Roman" w:eastAsia="Times New Roman" w:hAnsi="Times New Roman" w:cs="Times New Roman"/>
                <w:color w:val="000000"/>
                <w:sz w:val="24"/>
                <w:szCs w:val="24"/>
              </w:rPr>
            </w:pPr>
            <w:del w:id="337"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1FDA3EB2" w14:textId="77777777" w:rsidR="008C347C" w:rsidRPr="00231BBB" w:rsidRDefault="00A76FC9" w:rsidP="00F413E3">
            <w:pPr>
              <w:spacing w:after="0" w:line="240" w:lineRule="auto"/>
              <w:jc w:val="both"/>
              <w:rPr>
                <w:del w:id="338" w:author="Thomas, Gregg" w:date="2024-10-01T11:00:00Z" w16du:dateUtc="2024-10-01T15:00:00Z"/>
                <w:rFonts w:ascii="Times New Roman" w:eastAsia="Times New Roman" w:hAnsi="Times New Roman" w:cs="Times New Roman"/>
                <w:color w:val="000000"/>
                <w:sz w:val="24"/>
                <w:szCs w:val="24"/>
              </w:rPr>
            </w:pPr>
            <w:del w:id="339" w:author="Thomas, Gregg" w:date="2024-10-01T11:00:00Z" w16du:dateUtc="2024-10-01T15:00:00Z">
              <w:r>
                <w:rPr>
                  <w:rFonts w:ascii="Times New Roman" w:eastAsia="Times New Roman" w:hAnsi="Times New Roman" w:cs="Times New Roman"/>
                  <w:color w:val="000000"/>
                  <w:sz w:val="24"/>
                  <w:szCs w:val="24"/>
                </w:rPr>
                <w:delText>2510</w:delText>
              </w:r>
            </w:del>
          </w:p>
        </w:tc>
        <w:tc>
          <w:tcPr>
            <w:tcW w:w="1818" w:type="dxa"/>
            <w:tcBorders>
              <w:top w:val="nil"/>
              <w:left w:val="nil"/>
              <w:bottom w:val="nil"/>
            </w:tcBorders>
          </w:tcPr>
          <w:p w14:paraId="12A40384" w14:textId="77777777" w:rsidR="008C347C" w:rsidRPr="00231BBB" w:rsidRDefault="008C347C" w:rsidP="00F413E3">
            <w:pPr>
              <w:spacing w:after="0" w:line="240" w:lineRule="auto"/>
              <w:jc w:val="both"/>
              <w:rPr>
                <w:del w:id="340" w:author="Thomas, Gregg" w:date="2024-10-01T11:00:00Z" w16du:dateUtc="2024-10-01T15:00:00Z"/>
                <w:rFonts w:ascii="Times New Roman" w:eastAsia="Times New Roman" w:hAnsi="Times New Roman" w:cs="Times New Roman"/>
                <w:color w:val="000000"/>
                <w:sz w:val="24"/>
                <w:szCs w:val="24"/>
              </w:rPr>
            </w:pPr>
          </w:p>
        </w:tc>
      </w:tr>
      <w:tr w:rsidR="00113FE2" w:rsidRPr="00231BBB" w14:paraId="3B67F437" w14:textId="77777777" w:rsidTr="008C347C">
        <w:trPr>
          <w:trHeight w:val="288"/>
          <w:del w:id="341" w:author="Thomas, Gregg" w:date="2024-10-01T11:00:00Z"/>
        </w:trPr>
        <w:tc>
          <w:tcPr>
            <w:tcW w:w="1908" w:type="dxa"/>
            <w:tcBorders>
              <w:top w:val="nil"/>
              <w:bottom w:val="nil"/>
            </w:tcBorders>
            <w:shd w:val="clear" w:color="auto" w:fill="auto"/>
            <w:noWrap/>
            <w:vAlign w:val="bottom"/>
            <w:hideMark/>
          </w:tcPr>
          <w:p w14:paraId="3E1AF848" w14:textId="77777777" w:rsidR="008C347C" w:rsidRPr="00231BBB" w:rsidRDefault="008C347C" w:rsidP="00F413E3">
            <w:pPr>
              <w:spacing w:after="0" w:line="240" w:lineRule="auto"/>
              <w:jc w:val="both"/>
              <w:rPr>
                <w:del w:id="342" w:author="Thomas, Gregg" w:date="2024-10-01T11:00:00Z" w16du:dateUtc="2024-10-01T15:00:00Z"/>
                <w:rFonts w:ascii="Times New Roman" w:eastAsia="Times New Roman" w:hAnsi="Times New Roman" w:cs="Times New Roman"/>
                <w:i/>
                <w:iCs/>
                <w:color w:val="000000"/>
                <w:sz w:val="24"/>
                <w:szCs w:val="24"/>
              </w:rPr>
            </w:pPr>
            <w:del w:id="343" w:author="Thomas, Gregg" w:date="2024-10-01T11:00:00Z" w16du:dateUtc="2024-10-01T15:00:00Z">
              <w:r w:rsidRPr="00231BBB">
                <w:rPr>
                  <w:rFonts w:ascii="Times New Roman" w:eastAsia="Times New Roman" w:hAnsi="Times New Roman" w:cs="Times New Roman"/>
                  <w:i/>
                  <w:iCs/>
                  <w:color w:val="000000"/>
                  <w:sz w:val="24"/>
                  <w:szCs w:val="24"/>
                </w:rPr>
                <w:delText>Arvicanthis niloticus</w:delText>
              </w:r>
            </w:del>
          </w:p>
        </w:tc>
        <w:tc>
          <w:tcPr>
            <w:tcW w:w="3240" w:type="dxa"/>
            <w:tcBorders>
              <w:top w:val="nil"/>
              <w:bottom w:val="nil"/>
            </w:tcBorders>
            <w:shd w:val="clear" w:color="auto" w:fill="auto"/>
            <w:noWrap/>
            <w:vAlign w:val="bottom"/>
            <w:hideMark/>
          </w:tcPr>
          <w:p w14:paraId="2BB3A9CA" w14:textId="77777777" w:rsidR="008C347C" w:rsidRPr="00231BBB" w:rsidRDefault="008C347C" w:rsidP="00F413E3">
            <w:pPr>
              <w:spacing w:after="0" w:line="240" w:lineRule="auto"/>
              <w:jc w:val="both"/>
              <w:rPr>
                <w:del w:id="344" w:author="Thomas, Gregg" w:date="2024-10-01T11:00:00Z" w16du:dateUtc="2024-10-01T15:00:00Z"/>
                <w:rFonts w:ascii="Times New Roman" w:eastAsia="Times New Roman" w:hAnsi="Times New Roman" w:cs="Times New Roman"/>
                <w:color w:val="000000"/>
                <w:sz w:val="24"/>
                <w:szCs w:val="24"/>
              </w:rPr>
            </w:pPr>
            <w:del w:id="345" w:author="Thomas, Gregg" w:date="2024-10-01T11:00:00Z" w16du:dateUtc="2024-10-01T15:00:00Z">
              <w:r w:rsidRPr="00231BBB">
                <w:rPr>
                  <w:rFonts w:ascii="Times New Roman" w:eastAsia="Times New Roman" w:hAnsi="Times New Roman" w:cs="Times New Roman"/>
                  <w:color w:val="000000"/>
                  <w:sz w:val="24"/>
                  <w:szCs w:val="24"/>
                </w:rPr>
                <w:delText>GenBank: GCA_011762505.1</w:delText>
              </w:r>
            </w:del>
          </w:p>
        </w:tc>
        <w:tc>
          <w:tcPr>
            <w:tcW w:w="1800" w:type="dxa"/>
            <w:tcBorders>
              <w:top w:val="nil"/>
              <w:left w:val="nil"/>
              <w:bottom w:val="nil"/>
            </w:tcBorders>
            <w:shd w:val="clear" w:color="auto" w:fill="auto"/>
            <w:noWrap/>
            <w:vAlign w:val="bottom"/>
            <w:hideMark/>
          </w:tcPr>
          <w:p w14:paraId="268576BD" w14:textId="77777777" w:rsidR="008C347C" w:rsidRPr="00231BBB" w:rsidRDefault="008C347C" w:rsidP="00F413E3">
            <w:pPr>
              <w:spacing w:after="0" w:line="240" w:lineRule="auto"/>
              <w:jc w:val="both"/>
              <w:rPr>
                <w:del w:id="346" w:author="Thomas, Gregg" w:date="2024-10-01T11:00:00Z" w16du:dateUtc="2024-10-01T15:00:00Z"/>
                <w:rFonts w:ascii="Times New Roman" w:eastAsia="Times New Roman" w:hAnsi="Times New Roman" w:cs="Times New Roman"/>
                <w:color w:val="000000"/>
                <w:sz w:val="24"/>
                <w:szCs w:val="24"/>
              </w:rPr>
            </w:pPr>
            <w:del w:id="347"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928E7A8" w14:textId="77777777" w:rsidR="008C347C" w:rsidRPr="00231BBB" w:rsidRDefault="00A76FC9" w:rsidP="00F413E3">
            <w:pPr>
              <w:spacing w:after="0" w:line="240" w:lineRule="auto"/>
              <w:jc w:val="both"/>
              <w:rPr>
                <w:del w:id="348" w:author="Thomas, Gregg" w:date="2024-10-01T11:00:00Z" w16du:dateUtc="2024-10-01T15:00:00Z"/>
                <w:rFonts w:ascii="Times New Roman" w:eastAsia="Times New Roman" w:hAnsi="Times New Roman" w:cs="Times New Roman"/>
                <w:color w:val="000000"/>
                <w:sz w:val="24"/>
                <w:szCs w:val="24"/>
              </w:rPr>
            </w:pPr>
            <w:del w:id="349" w:author="Thomas, Gregg" w:date="2024-10-01T11:00:00Z" w16du:dateUtc="2024-10-01T15:00:00Z">
              <w:r>
                <w:rPr>
                  <w:rFonts w:ascii="Times New Roman" w:eastAsia="Times New Roman" w:hAnsi="Times New Roman" w:cs="Times New Roman"/>
                  <w:color w:val="000000"/>
                  <w:sz w:val="24"/>
                  <w:szCs w:val="24"/>
                </w:rPr>
                <w:delText>2563</w:delText>
              </w:r>
            </w:del>
          </w:p>
        </w:tc>
        <w:tc>
          <w:tcPr>
            <w:tcW w:w="1818" w:type="dxa"/>
            <w:tcBorders>
              <w:top w:val="nil"/>
              <w:left w:val="nil"/>
              <w:bottom w:val="nil"/>
            </w:tcBorders>
          </w:tcPr>
          <w:p w14:paraId="614BFE4F" w14:textId="77777777" w:rsidR="008C347C" w:rsidRPr="00231BBB" w:rsidRDefault="008C347C" w:rsidP="00F413E3">
            <w:pPr>
              <w:spacing w:after="0" w:line="240" w:lineRule="auto"/>
              <w:jc w:val="both"/>
              <w:rPr>
                <w:del w:id="350" w:author="Thomas, Gregg" w:date="2024-10-01T11:00:00Z" w16du:dateUtc="2024-10-01T15:00:00Z"/>
                <w:rFonts w:ascii="Times New Roman" w:eastAsia="Times New Roman" w:hAnsi="Times New Roman" w:cs="Times New Roman"/>
                <w:color w:val="000000"/>
                <w:sz w:val="24"/>
                <w:szCs w:val="24"/>
              </w:rPr>
            </w:pPr>
          </w:p>
        </w:tc>
      </w:tr>
      <w:tr w:rsidR="00113FE2" w:rsidRPr="00231BBB" w14:paraId="1778F6F0" w14:textId="77777777" w:rsidTr="008C347C">
        <w:trPr>
          <w:trHeight w:val="288"/>
          <w:del w:id="351" w:author="Thomas, Gregg" w:date="2024-10-01T11:00:00Z"/>
        </w:trPr>
        <w:tc>
          <w:tcPr>
            <w:tcW w:w="1908" w:type="dxa"/>
            <w:tcBorders>
              <w:top w:val="nil"/>
              <w:bottom w:val="nil"/>
            </w:tcBorders>
            <w:shd w:val="clear" w:color="auto" w:fill="auto"/>
            <w:noWrap/>
            <w:vAlign w:val="bottom"/>
            <w:hideMark/>
          </w:tcPr>
          <w:p w14:paraId="1E10C1D1" w14:textId="77777777" w:rsidR="008C347C" w:rsidRPr="00231BBB" w:rsidRDefault="008C347C" w:rsidP="00F413E3">
            <w:pPr>
              <w:spacing w:after="0" w:line="240" w:lineRule="auto"/>
              <w:jc w:val="both"/>
              <w:rPr>
                <w:del w:id="352" w:author="Thomas, Gregg" w:date="2024-10-01T11:00:00Z" w16du:dateUtc="2024-10-01T15:00:00Z"/>
                <w:rFonts w:ascii="Times New Roman" w:eastAsia="Times New Roman" w:hAnsi="Times New Roman" w:cs="Times New Roman"/>
                <w:i/>
                <w:iCs/>
                <w:color w:val="000000"/>
                <w:sz w:val="24"/>
                <w:szCs w:val="24"/>
              </w:rPr>
            </w:pPr>
            <w:del w:id="353" w:author="Thomas, Gregg" w:date="2024-10-01T11:00:00Z" w16du:dateUtc="2024-10-01T15:00:00Z">
              <w:r w:rsidRPr="00231BBB">
                <w:rPr>
                  <w:rFonts w:ascii="Times New Roman" w:eastAsia="Times New Roman" w:hAnsi="Times New Roman" w:cs="Times New Roman"/>
                  <w:i/>
                  <w:iCs/>
                  <w:color w:val="000000"/>
                  <w:sz w:val="24"/>
                  <w:szCs w:val="24"/>
                </w:rPr>
                <w:delText>Grammomys dolichurus</w:delText>
              </w:r>
            </w:del>
          </w:p>
        </w:tc>
        <w:tc>
          <w:tcPr>
            <w:tcW w:w="3240" w:type="dxa"/>
            <w:tcBorders>
              <w:top w:val="nil"/>
              <w:bottom w:val="nil"/>
            </w:tcBorders>
            <w:shd w:val="clear" w:color="auto" w:fill="auto"/>
            <w:noWrap/>
            <w:vAlign w:val="bottom"/>
            <w:hideMark/>
          </w:tcPr>
          <w:p w14:paraId="03E82E9E" w14:textId="77777777" w:rsidR="008C347C" w:rsidRPr="00231BBB" w:rsidRDefault="00A76FC9" w:rsidP="00F413E3">
            <w:pPr>
              <w:spacing w:after="0" w:line="240" w:lineRule="auto"/>
              <w:jc w:val="both"/>
              <w:rPr>
                <w:del w:id="354" w:author="Thomas, Gregg" w:date="2024-10-01T11:00:00Z" w16du:dateUtc="2024-10-01T15:00:00Z"/>
                <w:rFonts w:ascii="Times New Roman" w:eastAsia="Times New Roman" w:hAnsi="Times New Roman" w:cs="Times New Roman"/>
                <w:color w:val="000000"/>
                <w:sz w:val="24"/>
                <w:szCs w:val="24"/>
              </w:rPr>
            </w:pPr>
            <w:del w:id="355"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7D512602" w14:textId="77777777" w:rsidR="008C347C" w:rsidRPr="00231BBB" w:rsidRDefault="008C347C" w:rsidP="00F413E3">
            <w:pPr>
              <w:spacing w:after="0" w:line="240" w:lineRule="auto"/>
              <w:jc w:val="both"/>
              <w:rPr>
                <w:del w:id="356" w:author="Thomas, Gregg" w:date="2024-10-01T11:00:00Z" w16du:dateUtc="2024-10-01T15:00:00Z"/>
                <w:rFonts w:ascii="Times New Roman" w:eastAsia="Times New Roman" w:hAnsi="Times New Roman" w:cs="Times New Roman"/>
                <w:color w:val="000000"/>
                <w:sz w:val="24"/>
                <w:szCs w:val="24"/>
              </w:rPr>
            </w:pPr>
            <w:del w:id="357"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2D2C06ED" w14:textId="77777777" w:rsidR="008C347C" w:rsidRPr="00231BBB" w:rsidRDefault="00A76FC9" w:rsidP="00F413E3">
            <w:pPr>
              <w:spacing w:after="0" w:line="240" w:lineRule="auto"/>
              <w:jc w:val="both"/>
              <w:rPr>
                <w:del w:id="358" w:author="Thomas, Gregg" w:date="2024-10-01T11:00:00Z" w16du:dateUtc="2024-10-01T15:00:00Z"/>
                <w:rFonts w:ascii="Times New Roman" w:eastAsia="Times New Roman" w:hAnsi="Times New Roman" w:cs="Times New Roman"/>
                <w:color w:val="000000"/>
                <w:sz w:val="24"/>
                <w:szCs w:val="24"/>
              </w:rPr>
            </w:pPr>
            <w:del w:id="359" w:author="Thomas, Gregg" w:date="2024-10-01T11:00:00Z" w16du:dateUtc="2024-10-01T15:00:00Z">
              <w:r>
                <w:rPr>
                  <w:rFonts w:ascii="Times New Roman" w:eastAsia="Times New Roman" w:hAnsi="Times New Roman" w:cs="Times New Roman"/>
                  <w:color w:val="000000"/>
                  <w:sz w:val="24"/>
                  <w:szCs w:val="24"/>
                </w:rPr>
                <w:delText>2395</w:delText>
              </w:r>
            </w:del>
          </w:p>
        </w:tc>
        <w:tc>
          <w:tcPr>
            <w:tcW w:w="1818" w:type="dxa"/>
            <w:tcBorders>
              <w:top w:val="nil"/>
              <w:left w:val="nil"/>
              <w:bottom w:val="nil"/>
            </w:tcBorders>
          </w:tcPr>
          <w:p w14:paraId="0D1270AB" w14:textId="77777777" w:rsidR="008C347C" w:rsidRPr="00231BBB" w:rsidRDefault="008C347C" w:rsidP="00F413E3">
            <w:pPr>
              <w:spacing w:after="0" w:line="240" w:lineRule="auto"/>
              <w:jc w:val="both"/>
              <w:rPr>
                <w:del w:id="360" w:author="Thomas, Gregg" w:date="2024-10-01T11:00:00Z" w16du:dateUtc="2024-10-01T15:00:00Z"/>
                <w:rFonts w:ascii="Times New Roman" w:eastAsia="Times New Roman" w:hAnsi="Times New Roman" w:cs="Times New Roman"/>
                <w:color w:val="000000"/>
                <w:sz w:val="24"/>
                <w:szCs w:val="24"/>
              </w:rPr>
            </w:pPr>
            <w:del w:id="361"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41A141FA" w14:textId="77777777" w:rsidTr="008C347C">
        <w:trPr>
          <w:trHeight w:val="288"/>
          <w:del w:id="362" w:author="Thomas, Gregg" w:date="2024-10-01T11:00:00Z"/>
        </w:trPr>
        <w:tc>
          <w:tcPr>
            <w:tcW w:w="1908" w:type="dxa"/>
            <w:tcBorders>
              <w:top w:val="nil"/>
              <w:bottom w:val="nil"/>
            </w:tcBorders>
            <w:shd w:val="clear" w:color="auto" w:fill="auto"/>
            <w:noWrap/>
            <w:vAlign w:val="bottom"/>
            <w:hideMark/>
          </w:tcPr>
          <w:p w14:paraId="16A60C1D" w14:textId="77777777" w:rsidR="008C347C" w:rsidRPr="00231BBB" w:rsidRDefault="008C347C" w:rsidP="00F413E3">
            <w:pPr>
              <w:spacing w:after="0" w:line="240" w:lineRule="auto"/>
              <w:jc w:val="both"/>
              <w:rPr>
                <w:del w:id="363" w:author="Thomas, Gregg" w:date="2024-10-01T11:00:00Z" w16du:dateUtc="2024-10-01T15:00:00Z"/>
                <w:rFonts w:ascii="Times New Roman" w:eastAsia="Times New Roman" w:hAnsi="Times New Roman" w:cs="Times New Roman"/>
                <w:i/>
                <w:iCs/>
                <w:color w:val="000000"/>
                <w:sz w:val="24"/>
                <w:szCs w:val="24"/>
              </w:rPr>
            </w:pPr>
            <w:del w:id="364" w:author="Thomas, Gregg" w:date="2024-10-01T11:00:00Z" w16du:dateUtc="2024-10-01T15:00:00Z">
              <w:r w:rsidRPr="00231BBB">
                <w:rPr>
                  <w:rFonts w:ascii="Times New Roman" w:eastAsia="Times New Roman" w:hAnsi="Times New Roman" w:cs="Times New Roman"/>
                  <w:i/>
                  <w:iCs/>
                  <w:color w:val="000000"/>
                  <w:sz w:val="24"/>
                  <w:szCs w:val="24"/>
                </w:rPr>
                <w:delText>Hylomyscus alleni</w:delText>
              </w:r>
            </w:del>
          </w:p>
        </w:tc>
        <w:tc>
          <w:tcPr>
            <w:tcW w:w="3240" w:type="dxa"/>
            <w:tcBorders>
              <w:top w:val="nil"/>
              <w:bottom w:val="nil"/>
            </w:tcBorders>
            <w:shd w:val="clear" w:color="auto" w:fill="auto"/>
            <w:noWrap/>
            <w:vAlign w:val="bottom"/>
            <w:hideMark/>
          </w:tcPr>
          <w:p w14:paraId="7B2B6D7A" w14:textId="77777777" w:rsidR="008C347C" w:rsidRPr="00231BBB" w:rsidRDefault="00A76FC9" w:rsidP="00F413E3">
            <w:pPr>
              <w:spacing w:after="0" w:line="240" w:lineRule="auto"/>
              <w:jc w:val="both"/>
              <w:rPr>
                <w:del w:id="365" w:author="Thomas, Gregg" w:date="2024-10-01T11:00:00Z" w16du:dateUtc="2024-10-01T15:00:00Z"/>
                <w:rFonts w:ascii="Times New Roman" w:eastAsia="Times New Roman" w:hAnsi="Times New Roman" w:cs="Times New Roman"/>
                <w:color w:val="000000"/>
                <w:sz w:val="24"/>
                <w:szCs w:val="24"/>
              </w:rPr>
            </w:pPr>
            <w:del w:id="366"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4C13E352" w14:textId="77777777" w:rsidR="008C347C" w:rsidRPr="00231BBB" w:rsidRDefault="008C347C" w:rsidP="00F413E3">
            <w:pPr>
              <w:spacing w:after="0" w:line="240" w:lineRule="auto"/>
              <w:jc w:val="both"/>
              <w:rPr>
                <w:del w:id="367" w:author="Thomas, Gregg" w:date="2024-10-01T11:00:00Z" w16du:dateUtc="2024-10-01T15:00:00Z"/>
                <w:rFonts w:ascii="Times New Roman" w:eastAsia="Times New Roman" w:hAnsi="Times New Roman" w:cs="Times New Roman"/>
                <w:color w:val="000000"/>
                <w:sz w:val="24"/>
                <w:szCs w:val="24"/>
              </w:rPr>
            </w:pPr>
            <w:del w:id="368"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3204A053" w14:textId="77777777" w:rsidR="008C347C" w:rsidRPr="00231BBB" w:rsidRDefault="00A76FC9" w:rsidP="00F413E3">
            <w:pPr>
              <w:spacing w:after="0" w:line="240" w:lineRule="auto"/>
              <w:jc w:val="both"/>
              <w:rPr>
                <w:del w:id="369" w:author="Thomas, Gregg" w:date="2024-10-01T11:00:00Z" w16du:dateUtc="2024-10-01T15:00:00Z"/>
                <w:rFonts w:ascii="Times New Roman" w:eastAsia="Times New Roman" w:hAnsi="Times New Roman" w:cs="Times New Roman"/>
                <w:color w:val="000000"/>
                <w:sz w:val="24"/>
                <w:szCs w:val="24"/>
              </w:rPr>
            </w:pPr>
            <w:del w:id="370" w:author="Thomas, Gregg" w:date="2024-10-01T11:00:00Z" w16du:dateUtc="2024-10-01T15:00:00Z">
              <w:r>
                <w:rPr>
                  <w:rFonts w:ascii="Times New Roman" w:eastAsia="Times New Roman" w:hAnsi="Times New Roman" w:cs="Times New Roman"/>
                  <w:color w:val="000000"/>
                  <w:sz w:val="24"/>
                  <w:szCs w:val="24"/>
                </w:rPr>
                <w:delText>2392</w:delText>
              </w:r>
            </w:del>
          </w:p>
        </w:tc>
        <w:tc>
          <w:tcPr>
            <w:tcW w:w="1818" w:type="dxa"/>
            <w:tcBorders>
              <w:top w:val="nil"/>
              <w:left w:val="nil"/>
              <w:bottom w:val="nil"/>
            </w:tcBorders>
          </w:tcPr>
          <w:p w14:paraId="76875A54" w14:textId="77777777" w:rsidR="008C347C" w:rsidRPr="00231BBB" w:rsidRDefault="008C347C" w:rsidP="00F413E3">
            <w:pPr>
              <w:spacing w:after="0" w:line="240" w:lineRule="auto"/>
              <w:jc w:val="both"/>
              <w:rPr>
                <w:del w:id="371" w:author="Thomas, Gregg" w:date="2024-10-01T11:00:00Z" w16du:dateUtc="2024-10-01T15:00:00Z"/>
                <w:rFonts w:ascii="Times New Roman" w:eastAsia="Times New Roman" w:hAnsi="Times New Roman" w:cs="Times New Roman"/>
                <w:color w:val="000000"/>
                <w:sz w:val="24"/>
                <w:szCs w:val="24"/>
              </w:rPr>
            </w:pPr>
            <w:del w:id="372"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0A61170A" w14:textId="77777777" w:rsidTr="008C347C">
        <w:trPr>
          <w:trHeight w:val="288"/>
          <w:del w:id="373" w:author="Thomas, Gregg" w:date="2024-10-01T11:00:00Z"/>
        </w:trPr>
        <w:tc>
          <w:tcPr>
            <w:tcW w:w="1908" w:type="dxa"/>
            <w:tcBorders>
              <w:top w:val="nil"/>
              <w:bottom w:val="nil"/>
            </w:tcBorders>
            <w:shd w:val="clear" w:color="auto" w:fill="auto"/>
            <w:noWrap/>
            <w:vAlign w:val="bottom"/>
            <w:hideMark/>
          </w:tcPr>
          <w:p w14:paraId="626CD83A" w14:textId="77777777" w:rsidR="008C347C" w:rsidRPr="00231BBB" w:rsidRDefault="008C347C" w:rsidP="00F413E3">
            <w:pPr>
              <w:spacing w:after="0" w:line="240" w:lineRule="auto"/>
              <w:jc w:val="both"/>
              <w:rPr>
                <w:del w:id="374" w:author="Thomas, Gregg" w:date="2024-10-01T11:00:00Z" w16du:dateUtc="2024-10-01T15:00:00Z"/>
                <w:rFonts w:ascii="Times New Roman" w:eastAsia="Times New Roman" w:hAnsi="Times New Roman" w:cs="Times New Roman"/>
                <w:i/>
                <w:iCs/>
                <w:color w:val="000000"/>
                <w:sz w:val="24"/>
                <w:szCs w:val="24"/>
              </w:rPr>
            </w:pPr>
            <w:del w:id="375" w:author="Thomas, Gregg" w:date="2024-10-01T11:00:00Z" w16du:dateUtc="2024-10-01T15:00:00Z">
              <w:r w:rsidRPr="00231BBB">
                <w:rPr>
                  <w:rFonts w:ascii="Times New Roman" w:eastAsia="Times New Roman" w:hAnsi="Times New Roman" w:cs="Times New Roman"/>
                  <w:i/>
                  <w:iCs/>
                  <w:color w:val="000000"/>
                  <w:sz w:val="24"/>
                  <w:szCs w:val="24"/>
                </w:rPr>
                <w:delText>Mastomys natalensis</w:delText>
              </w:r>
            </w:del>
          </w:p>
        </w:tc>
        <w:tc>
          <w:tcPr>
            <w:tcW w:w="3240" w:type="dxa"/>
            <w:tcBorders>
              <w:top w:val="nil"/>
              <w:bottom w:val="nil"/>
            </w:tcBorders>
            <w:shd w:val="clear" w:color="auto" w:fill="auto"/>
            <w:noWrap/>
            <w:vAlign w:val="bottom"/>
            <w:hideMark/>
          </w:tcPr>
          <w:p w14:paraId="04B0230F" w14:textId="77777777" w:rsidR="008C347C" w:rsidRPr="00231BBB" w:rsidRDefault="00A76FC9" w:rsidP="00F413E3">
            <w:pPr>
              <w:spacing w:after="0" w:line="240" w:lineRule="auto"/>
              <w:jc w:val="both"/>
              <w:rPr>
                <w:del w:id="376" w:author="Thomas, Gregg" w:date="2024-10-01T11:00:00Z" w16du:dateUtc="2024-10-01T15:00:00Z"/>
                <w:rFonts w:ascii="Times New Roman" w:eastAsia="Times New Roman" w:hAnsi="Times New Roman" w:cs="Times New Roman"/>
                <w:color w:val="000000"/>
                <w:sz w:val="24"/>
                <w:szCs w:val="24"/>
              </w:rPr>
            </w:pPr>
            <w:del w:id="377"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743D9ED5" w14:textId="77777777" w:rsidR="008C347C" w:rsidRPr="00231BBB" w:rsidRDefault="008C347C" w:rsidP="00F413E3">
            <w:pPr>
              <w:spacing w:after="0" w:line="240" w:lineRule="auto"/>
              <w:jc w:val="both"/>
              <w:rPr>
                <w:del w:id="378" w:author="Thomas, Gregg" w:date="2024-10-01T11:00:00Z" w16du:dateUtc="2024-10-01T15:00:00Z"/>
                <w:rFonts w:ascii="Times New Roman" w:eastAsia="Times New Roman" w:hAnsi="Times New Roman" w:cs="Times New Roman"/>
                <w:color w:val="000000"/>
                <w:sz w:val="24"/>
                <w:szCs w:val="24"/>
              </w:rPr>
            </w:pPr>
            <w:del w:id="379"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B034DE8" w14:textId="77777777" w:rsidR="008C347C" w:rsidRPr="00231BBB" w:rsidRDefault="00A76FC9" w:rsidP="00F413E3">
            <w:pPr>
              <w:spacing w:after="0" w:line="240" w:lineRule="auto"/>
              <w:jc w:val="both"/>
              <w:rPr>
                <w:del w:id="380" w:author="Thomas, Gregg" w:date="2024-10-01T11:00:00Z" w16du:dateUtc="2024-10-01T15:00:00Z"/>
                <w:rFonts w:ascii="Times New Roman" w:eastAsia="Times New Roman" w:hAnsi="Times New Roman" w:cs="Times New Roman"/>
                <w:color w:val="000000"/>
                <w:sz w:val="24"/>
                <w:szCs w:val="24"/>
              </w:rPr>
            </w:pPr>
            <w:del w:id="381" w:author="Thomas, Gregg" w:date="2024-10-01T11:00:00Z" w16du:dateUtc="2024-10-01T15:00:00Z">
              <w:r>
                <w:rPr>
                  <w:rFonts w:ascii="Times New Roman" w:eastAsia="Times New Roman" w:hAnsi="Times New Roman" w:cs="Times New Roman"/>
                  <w:color w:val="000000"/>
                  <w:sz w:val="24"/>
                  <w:szCs w:val="24"/>
                </w:rPr>
                <w:delText>2483</w:delText>
              </w:r>
            </w:del>
          </w:p>
        </w:tc>
        <w:tc>
          <w:tcPr>
            <w:tcW w:w="1818" w:type="dxa"/>
            <w:tcBorders>
              <w:top w:val="nil"/>
              <w:left w:val="nil"/>
              <w:bottom w:val="nil"/>
            </w:tcBorders>
          </w:tcPr>
          <w:p w14:paraId="48D0B94A" w14:textId="77777777" w:rsidR="008C347C" w:rsidRPr="00231BBB" w:rsidRDefault="008C347C" w:rsidP="00F413E3">
            <w:pPr>
              <w:spacing w:after="0" w:line="240" w:lineRule="auto"/>
              <w:jc w:val="both"/>
              <w:rPr>
                <w:del w:id="382" w:author="Thomas, Gregg" w:date="2024-10-01T11:00:00Z" w16du:dateUtc="2024-10-01T15:00:00Z"/>
                <w:rFonts w:ascii="Times New Roman" w:eastAsia="Times New Roman" w:hAnsi="Times New Roman" w:cs="Times New Roman"/>
                <w:color w:val="000000"/>
                <w:sz w:val="24"/>
                <w:szCs w:val="24"/>
              </w:rPr>
            </w:pPr>
            <w:del w:id="383"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672FE909" w14:textId="77777777" w:rsidTr="008C347C">
        <w:trPr>
          <w:trHeight w:val="288"/>
          <w:del w:id="384" w:author="Thomas, Gregg" w:date="2024-10-01T11:00:00Z"/>
        </w:trPr>
        <w:tc>
          <w:tcPr>
            <w:tcW w:w="1908" w:type="dxa"/>
            <w:tcBorders>
              <w:top w:val="nil"/>
              <w:bottom w:val="nil"/>
            </w:tcBorders>
            <w:shd w:val="clear" w:color="auto" w:fill="auto"/>
            <w:noWrap/>
            <w:vAlign w:val="bottom"/>
            <w:hideMark/>
          </w:tcPr>
          <w:p w14:paraId="49BD953A" w14:textId="77777777" w:rsidR="008C347C" w:rsidRPr="00231BBB" w:rsidRDefault="008C347C" w:rsidP="00F413E3">
            <w:pPr>
              <w:spacing w:after="0" w:line="240" w:lineRule="auto"/>
              <w:jc w:val="both"/>
              <w:rPr>
                <w:del w:id="385" w:author="Thomas, Gregg" w:date="2024-10-01T11:00:00Z" w16du:dateUtc="2024-10-01T15:00:00Z"/>
                <w:rFonts w:ascii="Times New Roman" w:eastAsia="Times New Roman" w:hAnsi="Times New Roman" w:cs="Times New Roman"/>
                <w:i/>
                <w:iCs/>
                <w:color w:val="000000"/>
                <w:sz w:val="24"/>
                <w:szCs w:val="24"/>
              </w:rPr>
            </w:pPr>
            <w:del w:id="386" w:author="Thomas, Gregg" w:date="2024-10-01T11:00:00Z" w16du:dateUtc="2024-10-01T15:00:00Z">
              <w:r w:rsidRPr="00231BBB">
                <w:rPr>
                  <w:rFonts w:ascii="Times New Roman" w:eastAsia="Times New Roman" w:hAnsi="Times New Roman" w:cs="Times New Roman"/>
                  <w:i/>
                  <w:iCs/>
                  <w:color w:val="000000"/>
                  <w:sz w:val="24"/>
                  <w:szCs w:val="24"/>
                </w:rPr>
                <w:delText>Mus caroli</w:delText>
              </w:r>
            </w:del>
          </w:p>
        </w:tc>
        <w:tc>
          <w:tcPr>
            <w:tcW w:w="3240" w:type="dxa"/>
            <w:tcBorders>
              <w:top w:val="nil"/>
              <w:bottom w:val="nil"/>
            </w:tcBorders>
            <w:shd w:val="clear" w:color="auto" w:fill="auto"/>
            <w:noWrap/>
            <w:vAlign w:val="bottom"/>
            <w:hideMark/>
          </w:tcPr>
          <w:p w14:paraId="0912AD90" w14:textId="77777777" w:rsidR="008C347C" w:rsidRPr="00231BBB" w:rsidRDefault="008C347C" w:rsidP="00F413E3">
            <w:pPr>
              <w:spacing w:after="0" w:line="240" w:lineRule="auto"/>
              <w:jc w:val="both"/>
              <w:rPr>
                <w:del w:id="387" w:author="Thomas, Gregg" w:date="2024-10-01T11:00:00Z" w16du:dateUtc="2024-10-01T15:00:00Z"/>
                <w:rFonts w:ascii="Times New Roman" w:eastAsia="Times New Roman" w:hAnsi="Times New Roman" w:cs="Times New Roman"/>
                <w:color w:val="000000"/>
                <w:sz w:val="24"/>
                <w:szCs w:val="24"/>
              </w:rPr>
            </w:pPr>
            <w:del w:id="388" w:author="Thomas, Gregg" w:date="2024-10-01T11:00:00Z" w16du:dateUtc="2024-10-01T15:00:00Z">
              <w:r w:rsidRPr="00231BBB">
                <w:rPr>
                  <w:rFonts w:ascii="Times New Roman" w:eastAsia="Times New Roman" w:hAnsi="Times New Roman" w:cs="Times New Roman"/>
                  <w:color w:val="000000"/>
                  <w:sz w:val="24"/>
                  <w:szCs w:val="24"/>
                </w:rPr>
                <w:delText>GenBank: GCA_900094665.2</w:delText>
              </w:r>
            </w:del>
          </w:p>
        </w:tc>
        <w:tc>
          <w:tcPr>
            <w:tcW w:w="1800" w:type="dxa"/>
            <w:tcBorders>
              <w:top w:val="nil"/>
              <w:left w:val="nil"/>
              <w:bottom w:val="nil"/>
            </w:tcBorders>
            <w:shd w:val="clear" w:color="auto" w:fill="auto"/>
            <w:noWrap/>
            <w:vAlign w:val="bottom"/>
            <w:hideMark/>
          </w:tcPr>
          <w:p w14:paraId="2C991879" w14:textId="77777777" w:rsidR="008C347C" w:rsidRPr="00231BBB" w:rsidRDefault="008C347C" w:rsidP="00F413E3">
            <w:pPr>
              <w:spacing w:after="0" w:line="240" w:lineRule="auto"/>
              <w:jc w:val="both"/>
              <w:rPr>
                <w:del w:id="389" w:author="Thomas, Gregg" w:date="2024-10-01T11:00:00Z" w16du:dateUtc="2024-10-01T15:00:00Z"/>
                <w:rFonts w:ascii="Times New Roman" w:eastAsia="Times New Roman" w:hAnsi="Times New Roman" w:cs="Times New Roman"/>
                <w:color w:val="000000"/>
                <w:sz w:val="24"/>
                <w:szCs w:val="24"/>
              </w:rPr>
            </w:pPr>
            <w:del w:id="390"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084CA56A" w14:textId="77777777" w:rsidR="008C347C" w:rsidRPr="00231BBB" w:rsidRDefault="00A76FC9" w:rsidP="00F413E3">
            <w:pPr>
              <w:spacing w:after="0" w:line="240" w:lineRule="auto"/>
              <w:jc w:val="both"/>
              <w:rPr>
                <w:del w:id="391" w:author="Thomas, Gregg" w:date="2024-10-01T11:00:00Z" w16du:dateUtc="2024-10-01T15:00:00Z"/>
                <w:rFonts w:ascii="Times New Roman" w:eastAsia="Times New Roman" w:hAnsi="Times New Roman" w:cs="Times New Roman"/>
                <w:color w:val="000000"/>
                <w:sz w:val="24"/>
                <w:szCs w:val="24"/>
              </w:rPr>
            </w:pPr>
            <w:del w:id="392" w:author="Thomas, Gregg" w:date="2024-10-01T11:00:00Z" w16du:dateUtc="2024-10-01T15:00:00Z">
              <w:r>
                <w:rPr>
                  <w:rFonts w:ascii="Times New Roman" w:eastAsia="Times New Roman" w:hAnsi="Times New Roman" w:cs="Times New Roman"/>
                  <w:color w:val="000000"/>
                  <w:sz w:val="24"/>
                  <w:szCs w:val="24"/>
                </w:rPr>
                <w:delText>2584</w:delText>
              </w:r>
            </w:del>
          </w:p>
        </w:tc>
        <w:tc>
          <w:tcPr>
            <w:tcW w:w="1818" w:type="dxa"/>
            <w:tcBorders>
              <w:top w:val="nil"/>
              <w:left w:val="nil"/>
              <w:bottom w:val="nil"/>
            </w:tcBorders>
          </w:tcPr>
          <w:p w14:paraId="7F72839C" w14:textId="77777777" w:rsidR="008C347C" w:rsidRPr="00231BBB" w:rsidRDefault="008C347C" w:rsidP="00F413E3">
            <w:pPr>
              <w:spacing w:after="0" w:line="240" w:lineRule="auto"/>
              <w:jc w:val="both"/>
              <w:rPr>
                <w:del w:id="393" w:author="Thomas, Gregg" w:date="2024-10-01T11:00:00Z" w16du:dateUtc="2024-10-01T15:00:00Z"/>
                <w:rFonts w:ascii="Times New Roman" w:eastAsia="Times New Roman" w:hAnsi="Times New Roman" w:cs="Times New Roman"/>
                <w:color w:val="000000"/>
                <w:sz w:val="24"/>
                <w:szCs w:val="24"/>
              </w:rPr>
            </w:pPr>
          </w:p>
        </w:tc>
      </w:tr>
      <w:tr w:rsidR="00113FE2" w:rsidRPr="00231BBB" w14:paraId="16A1F873" w14:textId="77777777" w:rsidTr="008C347C">
        <w:trPr>
          <w:trHeight w:val="288"/>
          <w:del w:id="394" w:author="Thomas, Gregg" w:date="2024-10-01T11:00:00Z"/>
        </w:trPr>
        <w:tc>
          <w:tcPr>
            <w:tcW w:w="1908" w:type="dxa"/>
            <w:tcBorders>
              <w:top w:val="nil"/>
              <w:bottom w:val="nil"/>
            </w:tcBorders>
            <w:shd w:val="clear" w:color="auto" w:fill="auto"/>
            <w:noWrap/>
            <w:vAlign w:val="bottom"/>
            <w:hideMark/>
          </w:tcPr>
          <w:p w14:paraId="340BF7BB" w14:textId="77777777" w:rsidR="008C347C" w:rsidRPr="00231BBB" w:rsidRDefault="008C347C" w:rsidP="00F413E3">
            <w:pPr>
              <w:spacing w:after="0" w:line="240" w:lineRule="auto"/>
              <w:jc w:val="both"/>
              <w:rPr>
                <w:del w:id="395" w:author="Thomas, Gregg" w:date="2024-10-01T11:00:00Z" w16du:dateUtc="2024-10-01T15:00:00Z"/>
                <w:rFonts w:ascii="Times New Roman" w:eastAsia="Times New Roman" w:hAnsi="Times New Roman" w:cs="Times New Roman"/>
                <w:i/>
                <w:iCs/>
                <w:color w:val="000000"/>
                <w:sz w:val="24"/>
                <w:szCs w:val="24"/>
              </w:rPr>
            </w:pPr>
            <w:del w:id="396" w:author="Thomas, Gregg" w:date="2024-10-01T11:00:00Z" w16du:dateUtc="2024-10-01T15:00:00Z">
              <w:r w:rsidRPr="00231BBB">
                <w:rPr>
                  <w:rFonts w:ascii="Times New Roman" w:eastAsia="Times New Roman" w:hAnsi="Times New Roman" w:cs="Times New Roman"/>
                  <w:i/>
                  <w:iCs/>
                  <w:color w:val="000000"/>
                  <w:sz w:val="24"/>
                  <w:szCs w:val="24"/>
                </w:rPr>
                <w:delText>Mus musculus</w:delText>
              </w:r>
            </w:del>
          </w:p>
        </w:tc>
        <w:tc>
          <w:tcPr>
            <w:tcW w:w="3240" w:type="dxa"/>
            <w:tcBorders>
              <w:top w:val="nil"/>
              <w:bottom w:val="nil"/>
            </w:tcBorders>
            <w:shd w:val="clear" w:color="auto" w:fill="auto"/>
            <w:noWrap/>
            <w:vAlign w:val="bottom"/>
            <w:hideMark/>
          </w:tcPr>
          <w:p w14:paraId="4A2B8545" w14:textId="77777777" w:rsidR="008C347C" w:rsidRPr="00231BBB" w:rsidRDefault="008C347C" w:rsidP="00F413E3">
            <w:pPr>
              <w:spacing w:after="0" w:line="240" w:lineRule="auto"/>
              <w:jc w:val="both"/>
              <w:rPr>
                <w:del w:id="397" w:author="Thomas, Gregg" w:date="2024-10-01T11:00:00Z" w16du:dateUtc="2024-10-01T15:00:00Z"/>
                <w:rFonts w:ascii="Times New Roman" w:eastAsia="Times New Roman" w:hAnsi="Times New Roman" w:cs="Times New Roman"/>
                <w:color w:val="000000"/>
                <w:sz w:val="24"/>
                <w:szCs w:val="24"/>
              </w:rPr>
            </w:pPr>
            <w:del w:id="398" w:author="Thomas, Gregg" w:date="2024-10-01T11:00:00Z" w16du:dateUtc="2024-10-01T15:00:00Z">
              <w:r w:rsidRPr="00231BBB">
                <w:rPr>
                  <w:rFonts w:ascii="Times New Roman" w:eastAsia="Times New Roman" w:hAnsi="Times New Roman" w:cs="Times New Roman"/>
                  <w:color w:val="000000"/>
                  <w:sz w:val="24"/>
                  <w:szCs w:val="24"/>
                </w:rPr>
                <w:delText>GenBank: GRCm38.p6/mm10</w:delText>
              </w:r>
            </w:del>
          </w:p>
        </w:tc>
        <w:tc>
          <w:tcPr>
            <w:tcW w:w="1800" w:type="dxa"/>
            <w:tcBorders>
              <w:top w:val="nil"/>
              <w:left w:val="nil"/>
              <w:bottom w:val="nil"/>
            </w:tcBorders>
            <w:shd w:val="clear" w:color="auto" w:fill="auto"/>
            <w:noWrap/>
            <w:vAlign w:val="bottom"/>
            <w:hideMark/>
          </w:tcPr>
          <w:p w14:paraId="02A474B9" w14:textId="77777777" w:rsidR="008C347C" w:rsidRPr="00231BBB" w:rsidRDefault="008C347C" w:rsidP="00F413E3">
            <w:pPr>
              <w:spacing w:after="0" w:line="240" w:lineRule="auto"/>
              <w:jc w:val="both"/>
              <w:rPr>
                <w:del w:id="399" w:author="Thomas, Gregg" w:date="2024-10-01T11:00:00Z" w16du:dateUtc="2024-10-01T15:00:00Z"/>
                <w:rFonts w:ascii="Times New Roman" w:eastAsia="Times New Roman" w:hAnsi="Times New Roman" w:cs="Times New Roman"/>
                <w:color w:val="000000"/>
                <w:sz w:val="24"/>
                <w:szCs w:val="24"/>
              </w:rPr>
            </w:pPr>
            <w:del w:id="400"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A1E89B6" w14:textId="77777777" w:rsidR="008C347C" w:rsidRPr="00231BBB" w:rsidRDefault="00A76FC9" w:rsidP="00F413E3">
            <w:pPr>
              <w:spacing w:after="0" w:line="240" w:lineRule="auto"/>
              <w:jc w:val="both"/>
              <w:rPr>
                <w:del w:id="401" w:author="Thomas, Gregg" w:date="2024-10-01T11:00:00Z" w16du:dateUtc="2024-10-01T15:00:00Z"/>
                <w:rFonts w:ascii="Times New Roman" w:eastAsia="Times New Roman" w:hAnsi="Times New Roman" w:cs="Times New Roman"/>
                <w:color w:val="000000"/>
                <w:sz w:val="24"/>
                <w:szCs w:val="24"/>
              </w:rPr>
            </w:pPr>
            <w:del w:id="402" w:author="Thomas, Gregg" w:date="2024-10-01T11:00:00Z" w16du:dateUtc="2024-10-01T15:00:00Z">
              <w:r>
                <w:rPr>
                  <w:rFonts w:ascii="Times New Roman" w:eastAsia="Times New Roman" w:hAnsi="Times New Roman" w:cs="Times New Roman"/>
                  <w:color w:val="000000"/>
                  <w:sz w:val="24"/>
                  <w:szCs w:val="24"/>
                </w:rPr>
                <w:delText>2294</w:delText>
              </w:r>
            </w:del>
          </w:p>
        </w:tc>
        <w:tc>
          <w:tcPr>
            <w:tcW w:w="1818" w:type="dxa"/>
            <w:tcBorders>
              <w:top w:val="nil"/>
              <w:left w:val="nil"/>
              <w:bottom w:val="nil"/>
            </w:tcBorders>
          </w:tcPr>
          <w:p w14:paraId="00960748" w14:textId="77777777" w:rsidR="008C347C" w:rsidRPr="00231BBB" w:rsidRDefault="008C347C" w:rsidP="00F413E3">
            <w:pPr>
              <w:spacing w:after="0" w:line="240" w:lineRule="auto"/>
              <w:jc w:val="both"/>
              <w:rPr>
                <w:del w:id="403" w:author="Thomas, Gregg" w:date="2024-10-01T11:00:00Z" w16du:dateUtc="2024-10-01T15:00:00Z"/>
                <w:rFonts w:ascii="Times New Roman" w:eastAsia="Times New Roman" w:hAnsi="Times New Roman" w:cs="Times New Roman"/>
                <w:color w:val="000000"/>
                <w:sz w:val="24"/>
                <w:szCs w:val="24"/>
              </w:rPr>
            </w:pPr>
            <w:del w:id="404"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7E68A9F1" w14:textId="77777777" w:rsidTr="008C347C">
        <w:trPr>
          <w:trHeight w:val="288"/>
          <w:del w:id="405" w:author="Thomas, Gregg" w:date="2024-10-01T11:00:00Z"/>
        </w:trPr>
        <w:tc>
          <w:tcPr>
            <w:tcW w:w="1908" w:type="dxa"/>
            <w:tcBorders>
              <w:top w:val="nil"/>
              <w:bottom w:val="nil"/>
            </w:tcBorders>
            <w:shd w:val="clear" w:color="auto" w:fill="auto"/>
            <w:noWrap/>
            <w:vAlign w:val="bottom"/>
            <w:hideMark/>
          </w:tcPr>
          <w:p w14:paraId="5EC51C75" w14:textId="77777777" w:rsidR="008C347C" w:rsidRPr="00231BBB" w:rsidRDefault="008C347C" w:rsidP="00F413E3">
            <w:pPr>
              <w:spacing w:after="0" w:line="240" w:lineRule="auto"/>
              <w:jc w:val="both"/>
              <w:rPr>
                <w:del w:id="406" w:author="Thomas, Gregg" w:date="2024-10-01T11:00:00Z" w16du:dateUtc="2024-10-01T15:00:00Z"/>
                <w:rFonts w:ascii="Times New Roman" w:eastAsia="Times New Roman" w:hAnsi="Times New Roman" w:cs="Times New Roman"/>
                <w:i/>
                <w:iCs/>
                <w:color w:val="000000"/>
                <w:sz w:val="24"/>
                <w:szCs w:val="24"/>
              </w:rPr>
            </w:pPr>
            <w:del w:id="407" w:author="Thomas, Gregg" w:date="2024-10-01T11:00:00Z" w16du:dateUtc="2024-10-01T15:00:00Z">
              <w:r w:rsidRPr="00231BBB">
                <w:rPr>
                  <w:rFonts w:ascii="Times New Roman" w:eastAsia="Times New Roman" w:hAnsi="Times New Roman" w:cs="Times New Roman"/>
                  <w:i/>
                  <w:iCs/>
                  <w:color w:val="000000"/>
                  <w:sz w:val="24"/>
                  <w:szCs w:val="24"/>
                </w:rPr>
                <w:delText>Mus pahari</w:delText>
              </w:r>
            </w:del>
          </w:p>
        </w:tc>
        <w:tc>
          <w:tcPr>
            <w:tcW w:w="3240" w:type="dxa"/>
            <w:tcBorders>
              <w:top w:val="nil"/>
              <w:bottom w:val="nil"/>
            </w:tcBorders>
            <w:shd w:val="clear" w:color="auto" w:fill="auto"/>
            <w:noWrap/>
            <w:vAlign w:val="bottom"/>
            <w:hideMark/>
          </w:tcPr>
          <w:p w14:paraId="4AE1A130" w14:textId="77777777" w:rsidR="008C347C" w:rsidRPr="00231BBB" w:rsidRDefault="008C347C" w:rsidP="00F413E3">
            <w:pPr>
              <w:spacing w:after="0" w:line="240" w:lineRule="auto"/>
              <w:jc w:val="both"/>
              <w:rPr>
                <w:del w:id="408" w:author="Thomas, Gregg" w:date="2024-10-01T11:00:00Z" w16du:dateUtc="2024-10-01T15:00:00Z"/>
                <w:rFonts w:ascii="Times New Roman" w:eastAsia="Times New Roman" w:hAnsi="Times New Roman" w:cs="Times New Roman"/>
                <w:color w:val="000000"/>
                <w:sz w:val="24"/>
                <w:szCs w:val="24"/>
              </w:rPr>
            </w:pPr>
            <w:del w:id="409" w:author="Thomas, Gregg" w:date="2024-10-01T11:00:00Z" w16du:dateUtc="2024-10-01T15:00:00Z">
              <w:r w:rsidRPr="00231BBB">
                <w:rPr>
                  <w:rFonts w:ascii="Times New Roman" w:eastAsia="Times New Roman" w:hAnsi="Times New Roman" w:cs="Times New Roman"/>
                  <w:color w:val="000000"/>
                  <w:sz w:val="24"/>
                  <w:szCs w:val="24"/>
                </w:rPr>
                <w:delText>GenBank: GCA_900095145.2</w:delText>
              </w:r>
            </w:del>
          </w:p>
        </w:tc>
        <w:tc>
          <w:tcPr>
            <w:tcW w:w="1800" w:type="dxa"/>
            <w:tcBorders>
              <w:top w:val="nil"/>
              <w:left w:val="nil"/>
              <w:bottom w:val="nil"/>
            </w:tcBorders>
            <w:shd w:val="clear" w:color="auto" w:fill="auto"/>
            <w:noWrap/>
            <w:vAlign w:val="bottom"/>
            <w:hideMark/>
          </w:tcPr>
          <w:p w14:paraId="4CF18727" w14:textId="77777777" w:rsidR="008C347C" w:rsidRPr="00231BBB" w:rsidRDefault="008C347C" w:rsidP="00F413E3">
            <w:pPr>
              <w:spacing w:after="0" w:line="240" w:lineRule="auto"/>
              <w:jc w:val="both"/>
              <w:rPr>
                <w:del w:id="410" w:author="Thomas, Gregg" w:date="2024-10-01T11:00:00Z" w16du:dateUtc="2024-10-01T15:00:00Z"/>
                <w:rFonts w:ascii="Times New Roman" w:eastAsia="Times New Roman" w:hAnsi="Times New Roman" w:cs="Times New Roman"/>
                <w:color w:val="000000"/>
                <w:sz w:val="24"/>
                <w:szCs w:val="24"/>
              </w:rPr>
            </w:pPr>
            <w:del w:id="41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8DABF67" w14:textId="77777777" w:rsidR="008C347C" w:rsidRPr="00231BBB" w:rsidRDefault="00A76FC9" w:rsidP="00F413E3">
            <w:pPr>
              <w:spacing w:after="0" w:line="240" w:lineRule="auto"/>
              <w:jc w:val="both"/>
              <w:rPr>
                <w:del w:id="412" w:author="Thomas, Gregg" w:date="2024-10-01T11:00:00Z" w16du:dateUtc="2024-10-01T15:00:00Z"/>
                <w:rFonts w:ascii="Times New Roman" w:eastAsia="Times New Roman" w:hAnsi="Times New Roman" w:cs="Times New Roman"/>
                <w:color w:val="000000"/>
                <w:sz w:val="24"/>
                <w:szCs w:val="24"/>
              </w:rPr>
            </w:pPr>
            <w:del w:id="413" w:author="Thomas, Gregg" w:date="2024-10-01T11:00:00Z" w16du:dateUtc="2024-10-01T15:00:00Z">
              <w:r>
                <w:rPr>
                  <w:rFonts w:ascii="Times New Roman" w:eastAsia="Times New Roman" w:hAnsi="Times New Roman" w:cs="Times New Roman"/>
                  <w:color w:val="000000"/>
                  <w:sz w:val="24"/>
                  <w:szCs w:val="24"/>
                </w:rPr>
                <w:delText>2556</w:delText>
              </w:r>
            </w:del>
          </w:p>
        </w:tc>
        <w:tc>
          <w:tcPr>
            <w:tcW w:w="1818" w:type="dxa"/>
            <w:tcBorders>
              <w:top w:val="nil"/>
              <w:left w:val="nil"/>
              <w:bottom w:val="nil"/>
            </w:tcBorders>
          </w:tcPr>
          <w:p w14:paraId="2AEDC343" w14:textId="77777777" w:rsidR="008C347C" w:rsidRPr="00231BBB" w:rsidRDefault="008C347C" w:rsidP="00F413E3">
            <w:pPr>
              <w:spacing w:after="0" w:line="240" w:lineRule="auto"/>
              <w:jc w:val="both"/>
              <w:rPr>
                <w:del w:id="414" w:author="Thomas, Gregg" w:date="2024-10-01T11:00:00Z" w16du:dateUtc="2024-10-01T15:00:00Z"/>
                <w:rFonts w:ascii="Times New Roman" w:eastAsia="Times New Roman" w:hAnsi="Times New Roman" w:cs="Times New Roman"/>
                <w:color w:val="000000"/>
                <w:sz w:val="24"/>
                <w:szCs w:val="24"/>
              </w:rPr>
            </w:pPr>
          </w:p>
        </w:tc>
      </w:tr>
      <w:tr w:rsidR="00113FE2" w:rsidRPr="00231BBB" w14:paraId="6E640C36" w14:textId="77777777" w:rsidTr="008C347C">
        <w:trPr>
          <w:trHeight w:val="288"/>
          <w:del w:id="415" w:author="Thomas, Gregg" w:date="2024-10-01T11:00:00Z"/>
        </w:trPr>
        <w:tc>
          <w:tcPr>
            <w:tcW w:w="1908" w:type="dxa"/>
            <w:tcBorders>
              <w:top w:val="nil"/>
              <w:bottom w:val="nil"/>
            </w:tcBorders>
            <w:shd w:val="clear" w:color="auto" w:fill="auto"/>
            <w:noWrap/>
            <w:vAlign w:val="bottom"/>
            <w:hideMark/>
          </w:tcPr>
          <w:p w14:paraId="104C8322" w14:textId="77777777" w:rsidR="008C347C" w:rsidRPr="00231BBB" w:rsidRDefault="008C347C" w:rsidP="00F413E3">
            <w:pPr>
              <w:spacing w:after="0" w:line="240" w:lineRule="auto"/>
              <w:jc w:val="both"/>
              <w:rPr>
                <w:del w:id="416" w:author="Thomas, Gregg" w:date="2024-10-01T11:00:00Z" w16du:dateUtc="2024-10-01T15:00:00Z"/>
                <w:rFonts w:ascii="Times New Roman" w:eastAsia="Times New Roman" w:hAnsi="Times New Roman" w:cs="Times New Roman"/>
                <w:i/>
                <w:iCs/>
                <w:color w:val="000000"/>
                <w:sz w:val="24"/>
                <w:szCs w:val="24"/>
              </w:rPr>
            </w:pPr>
            <w:del w:id="417" w:author="Thomas, Gregg" w:date="2024-10-01T11:00:00Z" w16du:dateUtc="2024-10-01T15:00:00Z">
              <w:r w:rsidRPr="00231BBB">
                <w:rPr>
                  <w:rFonts w:ascii="Times New Roman" w:eastAsia="Times New Roman" w:hAnsi="Times New Roman" w:cs="Times New Roman"/>
                  <w:i/>
                  <w:iCs/>
                  <w:color w:val="000000"/>
                  <w:sz w:val="24"/>
                  <w:szCs w:val="24"/>
                </w:rPr>
                <w:delText>Mus spretus</w:delText>
              </w:r>
            </w:del>
          </w:p>
        </w:tc>
        <w:tc>
          <w:tcPr>
            <w:tcW w:w="3240" w:type="dxa"/>
            <w:tcBorders>
              <w:top w:val="nil"/>
              <w:bottom w:val="nil"/>
            </w:tcBorders>
            <w:shd w:val="clear" w:color="auto" w:fill="auto"/>
            <w:noWrap/>
            <w:vAlign w:val="bottom"/>
            <w:hideMark/>
          </w:tcPr>
          <w:p w14:paraId="624F5723" w14:textId="77777777" w:rsidR="008C347C" w:rsidRPr="00231BBB" w:rsidRDefault="008C347C" w:rsidP="00F413E3">
            <w:pPr>
              <w:spacing w:after="0" w:line="240" w:lineRule="auto"/>
              <w:jc w:val="both"/>
              <w:rPr>
                <w:del w:id="418" w:author="Thomas, Gregg" w:date="2024-10-01T11:00:00Z" w16du:dateUtc="2024-10-01T15:00:00Z"/>
                <w:rFonts w:ascii="Times New Roman" w:eastAsia="Times New Roman" w:hAnsi="Times New Roman" w:cs="Times New Roman"/>
                <w:color w:val="000000"/>
                <w:sz w:val="24"/>
                <w:szCs w:val="24"/>
              </w:rPr>
            </w:pPr>
            <w:del w:id="419" w:author="Thomas, Gregg" w:date="2024-10-01T11:00:00Z" w16du:dateUtc="2024-10-01T15:00:00Z">
              <w:r w:rsidRPr="00231BBB">
                <w:rPr>
                  <w:rFonts w:ascii="Times New Roman" w:eastAsia="Times New Roman" w:hAnsi="Times New Roman" w:cs="Times New Roman"/>
                  <w:color w:val="000000"/>
                  <w:sz w:val="24"/>
                  <w:szCs w:val="24"/>
                </w:rPr>
                <w:delText>GenBank: GCA_001624865.1</w:delText>
              </w:r>
            </w:del>
          </w:p>
        </w:tc>
        <w:tc>
          <w:tcPr>
            <w:tcW w:w="1800" w:type="dxa"/>
            <w:tcBorders>
              <w:top w:val="nil"/>
              <w:left w:val="nil"/>
              <w:bottom w:val="nil"/>
            </w:tcBorders>
            <w:shd w:val="clear" w:color="auto" w:fill="auto"/>
            <w:noWrap/>
            <w:vAlign w:val="bottom"/>
            <w:hideMark/>
          </w:tcPr>
          <w:p w14:paraId="18CEC4DD" w14:textId="77777777" w:rsidR="008C347C" w:rsidRPr="00231BBB" w:rsidRDefault="008C347C" w:rsidP="00F413E3">
            <w:pPr>
              <w:spacing w:after="0" w:line="240" w:lineRule="auto"/>
              <w:jc w:val="both"/>
              <w:rPr>
                <w:del w:id="420" w:author="Thomas, Gregg" w:date="2024-10-01T11:00:00Z" w16du:dateUtc="2024-10-01T15:00:00Z"/>
                <w:rFonts w:ascii="Times New Roman" w:eastAsia="Times New Roman" w:hAnsi="Times New Roman" w:cs="Times New Roman"/>
                <w:color w:val="000000"/>
                <w:sz w:val="24"/>
                <w:szCs w:val="24"/>
              </w:rPr>
            </w:pPr>
            <w:del w:id="42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4F632262" w14:textId="77777777" w:rsidR="008C347C" w:rsidRPr="00231BBB" w:rsidRDefault="00A76FC9" w:rsidP="00F413E3">
            <w:pPr>
              <w:spacing w:after="0" w:line="240" w:lineRule="auto"/>
              <w:jc w:val="both"/>
              <w:rPr>
                <w:del w:id="422" w:author="Thomas, Gregg" w:date="2024-10-01T11:00:00Z" w16du:dateUtc="2024-10-01T15:00:00Z"/>
                <w:rFonts w:ascii="Times New Roman" w:eastAsia="Times New Roman" w:hAnsi="Times New Roman" w:cs="Times New Roman"/>
                <w:color w:val="000000"/>
                <w:sz w:val="24"/>
                <w:szCs w:val="24"/>
              </w:rPr>
            </w:pPr>
            <w:del w:id="423" w:author="Thomas, Gregg" w:date="2024-10-01T11:00:00Z" w16du:dateUtc="2024-10-01T15:00:00Z">
              <w:r>
                <w:rPr>
                  <w:rFonts w:ascii="Times New Roman" w:eastAsia="Times New Roman" w:hAnsi="Times New Roman" w:cs="Times New Roman"/>
                  <w:color w:val="000000"/>
                  <w:sz w:val="24"/>
                  <w:szCs w:val="24"/>
                </w:rPr>
                <w:delText>2578</w:delText>
              </w:r>
            </w:del>
          </w:p>
        </w:tc>
        <w:tc>
          <w:tcPr>
            <w:tcW w:w="1818" w:type="dxa"/>
            <w:tcBorders>
              <w:top w:val="nil"/>
              <w:left w:val="nil"/>
              <w:bottom w:val="nil"/>
            </w:tcBorders>
          </w:tcPr>
          <w:p w14:paraId="292AEA1C" w14:textId="77777777" w:rsidR="008C347C" w:rsidRPr="00231BBB" w:rsidRDefault="008C347C" w:rsidP="00F413E3">
            <w:pPr>
              <w:spacing w:after="0" w:line="240" w:lineRule="auto"/>
              <w:jc w:val="both"/>
              <w:rPr>
                <w:del w:id="424" w:author="Thomas, Gregg" w:date="2024-10-01T11:00:00Z" w16du:dateUtc="2024-10-01T15:00:00Z"/>
                <w:rFonts w:ascii="Times New Roman" w:eastAsia="Times New Roman" w:hAnsi="Times New Roman" w:cs="Times New Roman"/>
                <w:color w:val="000000"/>
                <w:sz w:val="24"/>
                <w:szCs w:val="24"/>
              </w:rPr>
            </w:pPr>
          </w:p>
        </w:tc>
      </w:tr>
      <w:tr w:rsidR="00113FE2" w:rsidRPr="00231BBB" w14:paraId="6DD98191" w14:textId="77777777" w:rsidTr="008C347C">
        <w:trPr>
          <w:trHeight w:val="288"/>
          <w:del w:id="425" w:author="Thomas, Gregg" w:date="2024-10-01T11:00:00Z"/>
        </w:trPr>
        <w:tc>
          <w:tcPr>
            <w:tcW w:w="1908" w:type="dxa"/>
            <w:tcBorders>
              <w:top w:val="nil"/>
              <w:bottom w:val="nil"/>
            </w:tcBorders>
            <w:shd w:val="clear" w:color="auto" w:fill="auto"/>
            <w:noWrap/>
            <w:vAlign w:val="bottom"/>
            <w:hideMark/>
          </w:tcPr>
          <w:p w14:paraId="0F355DDE" w14:textId="77777777" w:rsidR="008C347C" w:rsidRPr="00231BBB" w:rsidRDefault="008C347C" w:rsidP="00F413E3">
            <w:pPr>
              <w:spacing w:after="0" w:line="240" w:lineRule="auto"/>
              <w:jc w:val="both"/>
              <w:rPr>
                <w:del w:id="426" w:author="Thomas, Gregg" w:date="2024-10-01T11:00:00Z" w16du:dateUtc="2024-10-01T15:00:00Z"/>
                <w:rFonts w:ascii="Times New Roman" w:eastAsia="Times New Roman" w:hAnsi="Times New Roman" w:cs="Times New Roman"/>
                <w:i/>
                <w:iCs/>
                <w:color w:val="000000"/>
                <w:sz w:val="24"/>
                <w:szCs w:val="24"/>
              </w:rPr>
            </w:pPr>
            <w:del w:id="427" w:author="Thomas, Gregg" w:date="2024-10-01T11:00:00Z" w16du:dateUtc="2024-10-01T15:00:00Z">
              <w:r w:rsidRPr="00231BBB">
                <w:rPr>
                  <w:rFonts w:ascii="Times New Roman" w:eastAsia="Times New Roman" w:hAnsi="Times New Roman" w:cs="Times New Roman"/>
                  <w:i/>
                  <w:iCs/>
                  <w:color w:val="000000"/>
                  <w:sz w:val="24"/>
                  <w:szCs w:val="24"/>
                </w:rPr>
                <w:delText>Otomys typus</w:delText>
              </w:r>
            </w:del>
          </w:p>
        </w:tc>
        <w:tc>
          <w:tcPr>
            <w:tcW w:w="3240" w:type="dxa"/>
            <w:tcBorders>
              <w:top w:val="nil"/>
              <w:bottom w:val="nil"/>
            </w:tcBorders>
            <w:shd w:val="clear" w:color="auto" w:fill="auto"/>
            <w:noWrap/>
            <w:vAlign w:val="bottom"/>
            <w:hideMark/>
          </w:tcPr>
          <w:p w14:paraId="0D5ED702" w14:textId="77777777" w:rsidR="008C347C" w:rsidRPr="00231BBB" w:rsidRDefault="008C347C" w:rsidP="00F413E3">
            <w:pPr>
              <w:spacing w:after="0" w:line="240" w:lineRule="auto"/>
              <w:jc w:val="both"/>
              <w:rPr>
                <w:del w:id="428" w:author="Thomas, Gregg" w:date="2024-10-01T11:00:00Z" w16du:dateUtc="2024-10-01T15:00:00Z"/>
                <w:rFonts w:ascii="Times New Roman" w:eastAsia="Times New Roman" w:hAnsi="Times New Roman" w:cs="Times New Roman"/>
                <w:color w:val="000000"/>
                <w:sz w:val="24"/>
                <w:szCs w:val="24"/>
              </w:rPr>
            </w:pPr>
            <w:del w:id="429" w:author="Thomas, Gregg" w:date="2024-10-01T11:00:00Z" w16du:dateUtc="2024-10-01T15:00:00Z">
              <w:r w:rsidRPr="00231BBB">
                <w:rPr>
                  <w:rFonts w:ascii="Times New Roman" w:eastAsia="Times New Roman" w:hAnsi="Times New Roman" w:cs="Times New Roman"/>
                  <w:color w:val="000000"/>
                  <w:sz w:val="24"/>
                  <w:szCs w:val="24"/>
                </w:rPr>
                <w:delText xml:space="preserve">This study: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sidRPr="00231BBB">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0A6B148A" w14:textId="77777777" w:rsidR="008C347C" w:rsidRPr="00231BBB" w:rsidRDefault="008C347C" w:rsidP="00F413E3">
            <w:pPr>
              <w:spacing w:after="0" w:line="240" w:lineRule="auto"/>
              <w:jc w:val="both"/>
              <w:rPr>
                <w:del w:id="430" w:author="Thomas, Gregg" w:date="2024-10-01T11:00:00Z" w16du:dateUtc="2024-10-01T15:00:00Z"/>
                <w:rFonts w:ascii="Times New Roman" w:eastAsia="Times New Roman" w:hAnsi="Times New Roman" w:cs="Times New Roman"/>
                <w:color w:val="000000"/>
                <w:sz w:val="24"/>
                <w:szCs w:val="24"/>
              </w:rPr>
            </w:pPr>
            <w:del w:id="431"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48FF9712" w14:textId="77777777" w:rsidR="008C347C" w:rsidRPr="00231BBB" w:rsidRDefault="00A76FC9" w:rsidP="00F413E3">
            <w:pPr>
              <w:spacing w:after="0" w:line="240" w:lineRule="auto"/>
              <w:jc w:val="both"/>
              <w:rPr>
                <w:del w:id="432" w:author="Thomas, Gregg" w:date="2024-10-01T11:00:00Z" w16du:dateUtc="2024-10-01T15:00:00Z"/>
                <w:rFonts w:ascii="Times New Roman" w:eastAsia="Times New Roman" w:hAnsi="Times New Roman" w:cs="Times New Roman"/>
                <w:color w:val="000000"/>
                <w:sz w:val="24"/>
                <w:szCs w:val="24"/>
              </w:rPr>
            </w:pPr>
            <w:del w:id="433" w:author="Thomas, Gregg" w:date="2024-10-01T11:00:00Z" w16du:dateUtc="2024-10-01T15:00:00Z">
              <w:r>
                <w:rPr>
                  <w:rFonts w:ascii="Times New Roman" w:eastAsia="Times New Roman" w:hAnsi="Times New Roman" w:cs="Times New Roman"/>
                  <w:color w:val="000000"/>
                  <w:sz w:val="24"/>
                  <w:szCs w:val="24"/>
                </w:rPr>
                <w:delText>2627</w:delText>
              </w:r>
            </w:del>
          </w:p>
        </w:tc>
        <w:tc>
          <w:tcPr>
            <w:tcW w:w="1818" w:type="dxa"/>
            <w:tcBorders>
              <w:top w:val="nil"/>
              <w:left w:val="nil"/>
              <w:bottom w:val="nil"/>
            </w:tcBorders>
          </w:tcPr>
          <w:p w14:paraId="10537C70" w14:textId="77777777" w:rsidR="008C347C" w:rsidRPr="00231BBB" w:rsidRDefault="008C347C" w:rsidP="00F413E3">
            <w:pPr>
              <w:spacing w:after="0" w:line="240" w:lineRule="auto"/>
              <w:jc w:val="both"/>
              <w:rPr>
                <w:del w:id="434" w:author="Thomas, Gregg" w:date="2024-10-01T11:00:00Z" w16du:dateUtc="2024-10-01T15:00:00Z"/>
                <w:rFonts w:ascii="Times New Roman" w:eastAsia="Times New Roman" w:hAnsi="Times New Roman" w:cs="Times New Roman"/>
                <w:color w:val="000000"/>
                <w:sz w:val="24"/>
                <w:szCs w:val="24"/>
              </w:rPr>
            </w:pPr>
          </w:p>
        </w:tc>
      </w:tr>
      <w:tr w:rsidR="00113FE2" w:rsidRPr="00231BBB" w14:paraId="18A7F571" w14:textId="77777777" w:rsidTr="008C347C">
        <w:trPr>
          <w:trHeight w:val="288"/>
          <w:del w:id="435" w:author="Thomas, Gregg" w:date="2024-10-01T11:00:00Z"/>
        </w:trPr>
        <w:tc>
          <w:tcPr>
            <w:tcW w:w="1908" w:type="dxa"/>
            <w:tcBorders>
              <w:top w:val="nil"/>
              <w:bottom w:val="nil"/>
            </w:tcBorders>
            <w:shd w:val="clear" w:color="auto" w:fill="auto"/>
            <w:noWrap/>
            <w:vAlign w:val="bottom"/>
            <w:hideMark/>
          </w:tcPr>
          <w:p w14:paraId="4C4C904F" w14:textId="77777777" w:rsidR="008C347C" w:rsidRPr="00231BBB" w:rsidRDefault="008C347C" w:rsidP="00F413E3">
            <w:pPr>
              <w:spacing w:after="0" w:line="240" w:lineRule="auto"/>
              <w:jc w:val="both"/>
              <w:rPr>
                <w:del w:id="436" w:author="Thomas, Gregg" w:date="2024-10-01T11:00:00Z" w16du:dateUtc="2024-10-01T15:00:00Z"/>
                <w:rFonts w:ascii="Times New Roman" w:eastAsia="Times New Roman" w:hAnsi="Times New Roman" w:cs="Times New Roman"/>
                <w:i/>
                <w:iCs/>
                <w:color w:val="000000"/>
                <w:sz w:val="24"/>
                <w:szCs w:val="24"/>
              </w:rPr>
            </w:pPr>
            <w:del w:id="437" w:author="Thomas, Gregg" w:date="2024-10-01T11:00:00Z" w16du:dateUtc="2024-10-01T15:00:00Z">
              <w:r w:rsidRPr="00231BBB">
                <w:rPr>
                  <w:rFonts w:ascii="Times New Roman" w:eastAsia="Times New Roman" w:hAnsi="Times New Roman" w:cs="Times New Roman"/>
                  <w:i/>
                  <w:iCs/>
                  <w:color w:val="000000"/>
                  <w:sz w:val="24"/>
                  <w:szCs w:val="24"/>
                </w:rPr>
                <w:delText>Phodopus sungorus</w:delText>
              </w:r>
            </w:del>
          </w:p>
        </w:tc>
        <w:tc>
          <w:tcPr>
            <w:tcW w:w="3240" w:type="dxa"/>
            <w:tcBorders>
              <w:top w:val="nil"/>
              <w:bottom w:val="nil"/>
            </w:tcBorders>
            <w:shd w:val="clear" w:color="auto" w:fill="auto"/>
            <w:noWrap/>
            <w:vAlign w:val="bottom"/>
            <w:hideMark/>
          </w:tcPr>
          <w:p w14:paraId="304911A0" w14:textId="77777777" w:rsidR="008C347C" w:rsidRPr="00231BBB" w:rsidRDefault="008C347C" w:rsidP="00F413E3">
            <w:pPr>
              <w:spacing w:after="0" w:line="240" w:lineRule="auto"/>
              <w:jc w:val="both"/>
              <w:rPr>
                <w:del w:id="438" w:author="Thomas, Gregg" w:date="2024-10-01T11:00:00Z" w16du:dateUtc="2024-10-01T15:00:00Z"/>
                <w:rFonts w:ascii="Times New Roman" w:eastAsia="Times New Roman" w:hAnsi="Times New Roman" w:cs="Times New Roman"/>
                <w:color w:val="000000"/>
                <w:sz w:val="24"/>
                <w:szCs w:val="24"/>
                <w:lang w:val="it-IT"/>
              </w:rPr>
            </w:pPr>
            <w:del w:id="439" w:author="Thomas, Gregg" w:date="2024-10-01T11:00:00Z" w16du:dateUtc="2024-10-01T15:00:00Z">
              <w:r w:rsidRPr="00231BBB">
                <w:rPr>
                  <w:rFonts w:ascii="Times New Roman" w:eastAsia="Times New Roman" w:hAnsi="Times New Roman" w:cs="Times New Roman"/>
                  <w:color w:val="000000"/>
                  <w:sz w:val="24"/>
                  <w:szCs w:val="24"/>
                  <w:lang w:val="it-IT"/>
                </w:rPr>
                <w:delText xml:space="preserve">Moore et al., 2022: </w:delText>
              </w:r>
              <w:r w:rsidR="00966089" w:rsidRPr="00966089">
                <w:rPr>
                  <w:rFonts w:ascii="Times New Roman" w:eastAsia="Times New Roman" w:hAnsi="Times New Roman" w:cs="Times New Roman"/>
                  <w:i/>
                  <w:iCs/>
                  <w:color w:val="000000"/>
                  <w:sz w:val="24"/>
                  <w:szCs w:val="24"/>
                  <w:lang w:val="it-IT"/>
                </w:rPr>
                <w:delText>d</w:delText>
              </w:r>
              <w:r w:rsidRPr="00966089">
                <w:rPr>
                  <w:rFonts w:ascii="Times New Roman" w:eastAsia="Times New Roman" w:hAnsi="Times New Roman" w:cs="Times New Roman"/>
                  <w:i/>
                  <w:iCs/>
                  <w:color w:val="000000"/>
                  <w:sz w:val="24"/>
                  <w:szCs w:val="24"/>
                  <w:lang w:val="it-IT"/>
                </w:rPr>
                <w:delText>e novo</w:delText>
              </w:r>
              <w:r w:rsidRPr="00231BBB">
                <w:rPr>
                  <w:rFonts w:ascii="Times New Roman" w:eastAsia="Times New Roman" w:hAnsi="Times New Roman" w:cs="Times New Roman"/>
                  <w:color w:val="000000"/>
                  <w:sz w:val="24"/>
                  <w:szCs w:val="24"/>
                  <w:lang w:val="it-IT"/>
                </w:rPr>
                <w:delText xml:space="preserve"> assembled</w:delText>
              </w:r>
            </w:del>
          </w:p>
        </w:tc>
        <w:tc>
          <w:tcPr>
            <w:tcW w:w="1800" w:type="dxa"/>
            <w:tcBorders>
              <w:top w:val="nil"/>
              <w:left w:val="nil"/>
              <w:bottom w:val="nil"/>
            </w:tcBorders>
            <w:shd w:val="clear" w:color="auto" w:fill="auto"/>
            <w:noWrap/>
            <w:vAlign w:val="bottom"/>
            <w:hideMark/>
          </w:tcPr>
          <w:p w14:paraId="7E35E251" w14:textId="77777777" w:rsidR="008C347C" w:rsidRPr="00231BBB" w:rsidRDefault="008C347C" w:rsidP="00F413E3">
            <w:pPr>
              <w:spacing w:after="0" w:line="240" w:lineRule="auto"/>
              <w:jc w:val="both"/>
              <w:rPr>
                <w:del w:id="440" w:author="Thomas, Gregg" w:date="2024-10-01T11:00:00Z" w16du:dateUtc="2024-10-01T15:00:00Z"/>
                <w:rFonts w:ascii="Times New Roman" w:eastAsia="Times New Roman" w:hAnsi="Times New Roman" w:cs="Times New Roman"/>
                <w:color w:val="000000"/>
                <w:sz w:val="24"/>
                <w:szCs w:val="24"/>
              </w:rPr>
            </w:pPr>
            <w:del w:id="44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4382A4B" w14:textId="77777777" w:rsidR="008C347C" w:rsidRPr="00231BBB" w:rsidRDefault="00A76FC9" w:rsidP="00F413E3">
            <w:pPr>
              <w:spacing w:after="0" w:line="240" w:lineRule="auto"/>
              <w:jc w:val="both"/>
              <w:rPr>
                <w:del w:id="442" w:author="Thomas, Gregg" w:date="2024-10-01T11:00:00Z" w16du:dateUtc="2024-10-01T15:00:00Z"/>
                <w:rFonts w:ascii="Times New Roman" w:eastAsia="Times New Roman" w:hAnsi="Times New Roman" w:cs="Times New Roman"/>
                <w:color w:val="000000"/>
                <w:sz w:val="24"/>
                <w:szCs w:val="24"/>
              </w:rPr>
            </w:pPr>
            <w:del w:id="443" w:author="Thomas, Gregg" w:date="2024-10-01T11:00:00Z" w16du:dateUtc="2024-10-01T15:00:00Z">
              <w:r>
                <w:rPr>
                  <w:rFonts w:ascii="Times New Roman" w:eastAsia="Times New Roman" w:hAnsi="Times New Roman" w:cs="Times New Roman"/>
                  <w:color w:val="000000"/>
                  <w:sz w:val="24"/>
                  <w:szCs w:val="24"/>
                </w:rPr>
                <w:delText>2633</w:delText>
              </w:r>
            </w:del>
          </w:p>
        </w:tc>
        <w:tc>
          <w:tcPr>
            <w:tcW w:w="1818" w:type="dxa"/>
            <w:tcBorders>
              <w:top w:val="nil"/>
              <w:left w:val="nil"/>
              <w:bottom w:val="nil"/>
            </w:tcBorders>
          </w:tcPr>
          <w:p w14:paraId="29BB7C9A" w14:textId="77777777" w:rsidR="008C347C" w:rsidRPr="00231BBB" w:rsidRDefault="008C347C" w:rsidP="00F413E3">
            <w:pPr>
              <w:spacing w:after="0" w:line="240" w:lineRule="auto"/>
              <w:jc w:val="both"/>
              <w:rPr>
                <w:del w:id="444" w:author="Thomas, Gregg" w:date="2024-10-01T11:00:00Z" w16du:dateUtc="2024-10-01T15:00:00Z"/>
                <w:rFonts w:ascii="Times New Roman" w:eastAsia="Times New Roman" w:hAnsi="Times New Roman" w:cs="Times New Roman"/>
                <w:color w:val="000000"/>
                <w:sz w:val="24"/>
                <w:szCs w:val="24"/>
              </w:rPr>
            </w:pPr>
          </w:p>
        </w:tc>
      </w:tr>
      <w:tr w:rsidR="00113FE2" w:rsidRPr="00231BBB" w14:paraId="24A5FC6B" w14:textId="77777777" w:rsidTr="008C347C">
        <w:trPr>
          <w:trHeight w:val="288"/>
          <w:del w:id="445" w:author="Thomas, Gregg" w:date="2024-10-01T11:00:00Z"/>
        </w:trPr>
        <w:tc>
          <w:tcPr>
            <w:tcW w:w="1908" w:type="dxa"/>
            <w:tcBorders>
              <w:top w:val="nil"/>
              <w:bottom w:val="nil"/>
            </w:tcBorders>
            <w:shd w:val="clear" w:color="auto" w:fill="auto"/>
            <w:noWrap/>
            <w:vAlign w:val="bottom"/>
            <w:hideMark/>
          </w:tcPr>
          <w:p w14:paraId="7E7FAD30" w14:textId="77777777" w:rsidR="008C347C" w:rsidRPr="00231BBB" w:rsidRDefault="008C347C" w:rsidP="00F413E3">
            <w:pPr>
              <w:spacing w:after="0" w:line="240" w:lineRule="auto"/>
              <w:jc w:val="both"/>
              <w:rPr>
                <w:del w:id="446" w:author="Thomas, Gregg" w:date="2024-10-01T11:00:00Z" w16du:dateUtc="2024-10-01T15:00:00Z"/>
                <w:rFonts w:ascii="Times New Roman" w:eastAsia="Times New Roman" w:hAnsi="Times New Roman" w:cs="Times New Roman"/>
                <w:i/>
                <w:iCs/>
                <w:color w:val="000000"/>
                <w:sz w:val="24"/>
                <w:szCs w:val="24"/>
              </w:rPr>
            </w:pPr>
            <w:del w:id="447" w:author="Thomas, Gregg" w:date="2024-10-01T11:00:00Z" w16du:dateUtc="2024-10-01T15:00:00Z">
              <w:r w:rsidRPr="00231BBB">
                <w:rPr>
                  <w:rFonts w:ascii="Times New Roman" w:eastAsia="Times New Roman" w:hAnsi="Times New Roman" w:cs="Times New Roman"/>
                  <w:i/>
                  <w:iCs/>
                  <w:color w:val="000000"/>
                  <w:sz w:val="24"/>
                  <w:szCs w:val="24"/>
                </w:rPr>
                <w:delText>Praomys delectorum</w:delText>
              </w:r>
            </w:del>
          </w:p>
        </w:tc>
        <w:tc>
          <w:tcPr>
            <w:tcW w:w="3240" w:type="dxa"/>
            <w:tcBorders>
              <w:top w:val="nil"/>
              <w:bottom w:val="nil"/>
            </w:tcBorders>
            <w:shd w:val="clear" w:color="auto" w:fill="auto"/>
            <w:noWrap/>
            <w:vAlign w:val="bottom"/>
            <w:hideMark/>
          </w:tcPr>
          <w:p w14:paraId="03241309" w14:textId="77777777" w:rsidR="008C347C" w:rsidRPr="00231BBB" w:rsidRDefault="00A76FC9" w:rsidP="00F413E3">
            <w:pPr>
              <w:spacing w:after="0" w:line="240" w:lineRule="auto"/>
              <w:jc w:val="both"/>
              <w:rPr>
                <w:del w:id="448" w:author="Thomas, Gregg" w:date="2024-10-01T11:00:00Z" w16du:dateUtc="2024-10-01T15:00:00Z"/>
                <w:rFonts w:ascii="Times New Roman" w:eastAsia="Times New Roman" w:hAnsi="Times New Roman" w:cs="Times New Roman"/>
                <w:color w:val="000000"/>
                <w:sz w:val="24"/>
                <w:szCs w:val="24"/>
              </w:rPr>
            </w:pPr>
            <w:del w:id="449"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19FAF8D8" w14:textId="77777777" w:rsidR="008C347C" w:rsidRPr="00231BBB" w:rsidRDefault="008C347C" w:rsidP="00F413E3">
            <w:pPr>
              <w:spacing w:after="0" w:line="240" w:lineRule="auto"/>
              <w:jc w:val="both"/>
              <w:rPr>
                <w:del w:id="450" w:author="Thomas, Gregg" w:date="2024-10-01T11:00:00Z" w16du:dateUtc="2024-10-01T15:00:00Z"/>
                <w:rFonts w:ascii="Times New Roman" w:eastAsia="Times New Roman" w:hAnsi="Times New Roman" w:cs="Times New Roman"/>
                <w:color w:val="000000"/>
                <w:sz w:val="24"/>
                <w:szCs w:val="24"/>
              </w:rPr>
            </w:pPr>
            <w:del w:id="45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4C292F44" w14:textId="77777777" w:rsidR="008C347C" w:rsidRPr="00231BBB" w:rsidRDefault="00A76FC9" w:rsidP="00F413E3">
            <w:pPr>
              <w:spacing w:after="0" w:line="240" w:lineRule="auto"/>
              <w:jc w:val="both"/>
              <w:rPr>
                <w:del w:id="452" w:author="Thomas, Gregg" w:date="2024-10-01T11:00:00Z" w16du:dateUtc="2024-10-01T15:00:00Z"/>
                <w:rFonts w:ascii="Times New Roman" w:eastAsia="Times New Roman" w:hAnsi="Times New Roman" w:cs="Times New Roman"/>
                <w:color w:val="000000"/>
                <w:sz w:val="24"/>
                <w:szCs w:val="24"/>
              </w:rPr>
            </w:pPr>
            <w:del w:id="453" w:author="Thomas, Gregg" w:date="2024-10-01T11:00:00Z" w16du:dateUtc="2024-10-01T15:00:00Z">
              <w:r>
                <w:rPr>
                  <w:rFonts w:ascii="Times New Roman" w:eastAsia="Times New Roman" w:hAnsi="Times New Roman" w:cs="Times New Roman"/>
                  <w:color w:val="000000"/>
                  <w:sz w:val="24"/>
                  <w:szCs w:val="24"/>
                </w:rPr>
                <w:delText>2549</w:delText>
              </w:r>
            </w:del>
          </w:p>
        </w:tc>
        <w:tc>
          <w:tcPr>
            <w:tcW w:w="1818" w:type="dxa"/>
            <w:tcBorders>
              <w:top w:val="nil"/>
              <w:left w:val="nil"/>
              <w:bottom w:val="nil"/>
            </w:tcBorders>
          </w:tcPr>
          <w:p w14:paraId="63072868" w14:textId="77777777" w:rsidR="008C347C" w:rsidRPr="00231BBB" w:rsidRDefault="008C347C" w:rsidP="00F413E3">
            <w:pPr>
              <w:spacing w:after="0" w:line="240" w:lineRule="auto"/>
              <w:jc w:val="both"/>
              <w:rPr>
                <w:del w:id="454" w:author="Thomas, Gregg" w:date="2024-10-01T11:00:00Z" w16du:dateUtc="2024-10-01T15:00:00Z"/>
                <w:rFonts w:ascii="Times New Roman" w:eastAsia="Times New Roman" w:hAnsi="Times New Roman" w:cs="Times New Roman"/>
                <w:color w:val="000000"/>
                <w:sz w:val="24"/>
                <w:szCs w:val="24"/>
              </w:rPr>
            </w:pPr>
            <w:del w:id="455"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380470A9" w14:textId="77777777" w:rsidTr="008C347C">
        <w:trPr>
          <w:trHeight w:val="288"/>
          <w:del w:id="456" w:author="Thomas, Gregg" w:date="2024-10-01T11:00:00Z"/>
        </w:trPr>
        <w:tc>
          <w:tcPr>
            <w:tcW w:w="1908" w:type="dxa"/>
            <w:tcBorders>
              <w:top w:val="nil"/>
              <w:bottom w:val="nil"/>
            </w:tcBorders>
            <w:shd w:val="clear" w:color="auto" w:fill="auto"/>
            <w:noWrap/>
            <w:vAlign w:val="bottom"/>
            <w:hideMark/>
          </w:tcPr>
          <w:p w14:paraId="0ED15829" w14:textId="77777777" w:rsidR="008C347C" w:rsidRPr="00231BBB" w:rsidRDefault="008C347C" w:rsidP="00F413E3">
            <w:pPr>
              <w:spacing w:after="0" w:line="240" w:lineRule="auto"/>
              <w:jc w:val="both"/>
              <w:rPr>
                <w:del w:id="457" w:author="Thomas, Gregg" w:date="2024-10-01T11:00:00Z" w16du:dateUtc="2024-10-01T15:00:00Z"/>
                <w:rFonts w:ascii="Times New Roman" w:eastAsia="Times New Roman" w:hAnsi="Times New Roman" w:cs="Times New Roman"/>
                <w:i/>
                <w:iCs/>
                <w:color w:val="000000"/>
                <w:sz w:val="24"/>
                <w:szCs w:val="24"/>
              </w:rPr>
            </w:pPr>
            <w:del w:id="458" w:author="Thomas, Gregg" w:date="2024-10-01T11:00:00Z" w16du:dateUtc="2024-10-01T15:00:00Z">
              <w:r w:rsidRPr="00231BBB">
                <w:rPr>
                  <w:rFonts w:ascii="Times New Roman" w:eastAsia="Times New Roman" w:hAnsi="Times New Roman" w:cs="Times New Roman"/>
                  <w:i/>
                  <w:iCs/>
                  <w:color w:val="000000"/>
                  <w:sz w:val="24"/>
                  <w:szCs w:val="24"/>
                </w:rPr>
                <w:delText>Rattus norvegicus</w:delText>
              </w:r>
            </w:del>
          </w:p>
        </w:tc>
        <w:tc>
          <w:tcPr>
            <w:tcW w:w="3240" w:type="dxa"/>
            <w:tcBorders>
              <w:top w:val="nil"/>
              <w:bottom w:val="nil"/>
            </w:tcBorders>
            <w:shd w:val="clear" w:color="auto" w:fill="auto"/>
            <w:noWrap/>
            <w:vAlign w:val="bottom"/>
            <w:hideMark/>
          </w:tcPr>
          <w:p w14:paraId="102FD4B8" w14:textId="77777777" w:rsidR="008C347C" w:rsidRPr="00231BBB" w:rsidRDefault="008C347C" w:rsidP="00F413E3">
            <w:pPr>
              <w:spacing w:after="0" w:line="240" w:lineRule="auto"/>
              <w:jc w:val="both"/>
              <w:rPr>
                <w:del w:id="459" w:author="Thomas, Gregg" w:date="2024-10-01T11:00:00Z" w16du:dateUtc="2024-10-01T15:00:00Z"/>
                <w:rFonts w:ascii="Times New Roman" w:eastAsia="Times New Roman" w:hAnsi="Times New Roman" w:cs="Times New Roman"/>
                <w:color w:val="000000"/>
                <w:sz w:val="24"/>
                <w:szCs w:val="24"/>
              </w:rPr>
            </w:pPr>
            <w:del w:id="460" w:author="Thomas, Gregg" w:date="2024-10-01T11:00:00Z" w16du:dateUtc="2024-10-01T15:00:00Z">
              <w:r w:rsidRPr="00231BBB">
                <w:rPr>
                  <w:rFonts w:ascii="Times New Roman" w:eastAsia="Times New Roman" w:hAnsi="Times New Roman" w:cs="Times New Roman"/>
                  <w:color w:val="000000"/>
                  <w:sz w:val="24"/>
                  <w:szCs w:val="24"/>
                </w:rPr>
                <w:delText>GenBank: GCA_015227675.2</w:delText>
              </w:r>
            </w:del>
          </w:p>
        </w:tc>
        <w:tc>
          <w:tcPr>
            <w:tcW w:w="1800" w:type="dxa"/>
            <w:tcBorders>
              <w:top w:val="nil"/>
              <w:left w:val="nil"/>
              <w:bottom w:val="nil"/>
            </w:tcBorders>
            <w:shd w:val="clear" w:color="auto" w:fill="auto"/>
            <w:noWrap/>
            <w:vAlign w:val="bottom"/>
            <w:hideMark/>
          </w:tcPr>
          <w:p w14:paraId="160056AF" w14:textId="77777777" w:rsidR="008C347C" w:rsidRPr="00231BBB" w:rsidRDefault="008C347C" w:rsidP="00F413E3">
            <w:pPr>
              <w:spacing w:after="0" w:line="240" w:lineRule="auto"/>
              <w:jc w:val="both"/>
              <w:rPr>
                <w:del w:id="461" w:author="Thomas, Gregg" w:date="2024-10-01T11:00:00Z" w16du:dateUtc="2024-10-01T15:00:00Z"/>
                <w:rFonts w:ascii="Times New Roman" w:eastAsia="Times New Roman" w:hAnsi="Times New Roman" w:cs="Times New Roman"/>
                <w:color w:val="000000"/>
                <w:sz w:val="24"/>
                <w:szCs w:val="24"/>
              </w:rPr>
            </w:pPr>
            <w:del w:id="462"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260A4820" w14:textId="77777777" w:rsidR="008C347C" w:rsidRPr="00231BBB" w:rsidRDefault="00A76FC9" w:rsidP="00F413E3">
            <w:pPr>
              <w:spacing w:after="0" w:line="240" w:lineRule="auto"/>
              <w:jc w:val="both"/>
              <w:rPr>
                <w:del w:id="463" w:author="Thomas, Gregg" w:date="2024-10-01T11:00:00Z" w16du:dateUtc="2024-10-01T15:00:00Z"/>
                <w:rFonts w:ascii="Times New Roman" w:eastAsia="Times New Roman" w:hAnsi="Times New Roman" w:cs="Times New Roman"/>
                <w:color w:val="000000"/>
                <w:sz w:val="24"/>
                <w:szCs w:val="24"/>
              </w:rPr>
            </w:pPr>
            <w:del w:id="464" w:author="Thomas, Gregg" w:date="2024-10-01T11:00:00Z" w16du:dateUtc="2024-10-01T15:00:00Z">
              <w:r>
                <w:rPr>
                  <w:rFonts w:ascii="Times New Roman" w:eastAsia="Times New Roman" w:hAnsi="Times New Roman" w:cs="Times New Roman"/>
                  <w:color w:val="000000"/>
                  <w:sz w:val="24"/>
                  <w:szCs w:val="24"/>
                </w:rPr>
                <w:delText>2425</w:delText>
              </w:r>
            </w:del>
          </w:p>
        </w:tc>
        <w:tc>
          <w:tcPr>
            <w:tcW w:w="1818" w:type="dxa"/>
            <w:tcBorders>
              <w:top w:val="nil"/>
              <w:left w:val="nil"/>
              <w:bottom w:val="nil"/>
            </w:tcBorders>
          </w:tcPr>
          <w:p w14:paraId="737DB137" w14:textId="77777777" w:rsidR="008C347C" w:rsidRPr="00231BBB" w:rsidRDefault="008C347C" w:rsidP="00F413E3">
            <w:pPr>
              <w:spacing w:after="0" w:line="240" w:lineRule="auto"/>
              <w:jc w:val="both"/>
              <w:rPr>
                <w:del w:id="465" w:author="Thomas, Gregg" w:date="2024-10-01T11:00:00Z" w16du:dateUtc="2024-10-01T15:00:00Z"/>
                <w:rFonts w:ascii="Times New Roman" w:eastAsia="Times New Roman" w:hAnsi="Times New Roman" w:cs="Times New Roman"/>
                <w:color w:val="000000"/>
                <w:sz w:val="24"/>
                <w:szCs w:val="24"/>
              </w:rPr>
            </w:pPr>
          </w:p>
        </w:tc>
      </w:tr>
      <w:tr w:rsidR="00113FE2" w:rsidRPr="00231BBB" w14:paraId="1CC0C61B" w14:textId="77777777" w:rsidTr="008C347C">
        <w:trPr>
          <w:trHeight w:val="288"/>
          <w:del w:id="466" w:author="Thomas, Gregg" w:date="2024-10-01T11:00:00Z"/>
        </w:trPr>
        <w:tc>
          <w:tcPr>
            <w:tcW w:w="1908" w:type="dxa"/>
            <w:tcBorders>
              <w:top w:val="nil"/>
              <w:bottom w:val="nil"/>
            </w:tcBorders>
            <w:shd w:val="clear" w:color="auto" w:fill="auto"/>
            <w:noWrap/>
            <w:vAlign w:val="bottom"/>
            <w:hideMark/>
          </w:tcPr>
          <w:p w14:paraId="1D62C99B" w14:textId="77777777" w:rsidR="008C347C" w:rsidRPr="00231BBB" w:rsidRDefault="008C347C" w:rsidP="00F413E3">
            <w:pPr>
              <w:spacing w:after="0" w:line="240" w:lineRule="auto"/>
              <w:jc w:val="both"/>
              <w:rPr>
                <w:del w:id="467" w:author="Thomas, Gregg" w:date="2024-10-01T11:00:00Z" w16du:dateUtc="2024-10-01T15:00:00Z"/>
                <w:rFonts w:ascii="Times New Roman" w:eastAsia="Times New Roman" w:hAnsi="Times New Roman" w:cs="Times New Roman"/>
                <w:i/>
                <w:iCs/>
                <w:color w:val="000000"/>
                <w:sz w:val="24"/>
                <w:szCs w:val="24"/>
              </w:rPr>
            </w:pPr>
            <w:del w:id="468" w:author="Thomas, Gregg" w:date="2024-10-01T11:00:00Z" w16du:dateUtc="2024-10-01T15:00:00Z">
              <w:r w:rsidRPr="00231BBB">
                <w:rPr>
                  <w:rFonts w:ascii="Times New Roman" w:eastAsia="Times New Roman" w:hAnsi="Times New Roman" w:cs="Times New Roman"/>
                  <w:i/>
                  <w:iCs/>
                  <w:color w:val="000000"/>
                  <w:sz w:val="24"/>
                  <w:szCs w:val="24"/>
                </w:rPr>
                <w:delText>Rattus rattus</w:delText>
              </w:r>
            </w:del>
          </w:p>
        </w:tc>
        <w:tc>
          <w:tcPr>
            <w:tcW w:w="3240" w:type="dxa"/>
            <w:tcBorders>
              <w:top w:val="nil"/>
              <w:bottom w:val="nil"/>
            </w:tcBorders>
            <w:shd w:val="clear" w:color="auto" w:fill="auto"/>
            <w:noWrap/>
            <w:vAlign w:val="bottom"/>
            <w:hideMark/>
          </w:tcPr>
          <w:p w14:paraId="71DCFA59" w14:textId="77777777" w:rsidR="008C347C" w:rsidRPr="00231BBB" w:rsidRDefault="008C347C" w:rsidP="00F413E3">
            <w:pPr>
              <w:spacing w:after="0" w:line="240" w:lineRule="auto"/>
              <w:jc w:val="both"/>
              <w:rPr>
                <w:del w:id="469" w:author="Thomas, Gregg" w:date="2024-10-01T11:00:00Z" w16du:dateUtc="2024-10-01T15:00:00Z"/>
                <w:rFonts w:ascii="Times New Roman" w:eastAsia="Times New Roman" w:hAnsi="Times New Roman" w:cs="Times New Roman"/>
                <w:color w:val="000000"/>
                <w:sz w:val="24"/>
                <w:szCs w:val="24"/>
              </w:rPr>
            </w:pPr>
            <w:del w:id="470" w:author="Thomas, Gregg" w:date="2024-10-01T11:00:00Z" w16du:dateUtc="2024-10-01T15:00:00Z">
              <w:r w:rsidRPr="00231BBB">
                <w:rPr>
                  <w:rFonts w:ascii="Times New Roman" w:eastAsia="Times New Roman" w:hAnsi="Times New Roman" w:cs="Times New Roman"/>
                  <w:color w:val="000000"/>
                  <w:sz w:val="24"/>
                  <w:szCs w:val="24"/>
                </w:rPr>
                <w:delText>GenBank: GCA_011064425.1</w:delText>
              </w:r>
            </w:del>
          </w:p>
        </w:tc>
        <w:tc>
          <w:tcPr>
            <w:tcW w:w="1800" w:type="dxa"/>
            <w:tcBorders>
              <w:top w:val="nil"/>
              <w:left w:val="nil"/>
              <w:bottom w:val="nil"/>
            </w:tcBorders>
            <w:shd w:val="clear" w:color="auto" w:fill="auto"/>
            <w:noWrap/>
            <w:vAlign w:val="bottom"/>
            <w:hideMark/>
          </w:tcPr>
          <w:p w14:paraId="457D2DA1" w14:textId="77777777" w:rsidR="008C347C" w:rsidRPr="00231BBB" w:rsidRDefault="008C347C" w:rsidP="00F413E3">
            <w:pPr>
              <w:spacing w:after="0" w:line="240" w:lineRule="auto"/>
              <w:jc w:val="both"/>
              <w:rPr>
                <w:del w:id="471" w:author="Thomas, Gregg" w:date="2024-10-01T11:00:00Z" w16du:dateUtc="2024-10-01T15:00:00Z"/>
                <w:rFonts w:ascii="Times New Roman" w:eastAsia="Times New Roman" w:hAnsi="Times New Roman" w:cs="Times New Roman"/>
                <w:color w:val="000000"/>
                <w:sz w:val="24"/>
                <w:szCs w:val="24"/>
              </w:rPr>
            </w:pPr>
            <w:del w:id="472"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E4C58B8" w14:textId="77777777" w:rsidR="008C347C" w:rsidRPr="00231BBB" w:rsidRDefault="00A76FC9" w:rsidP="00F413E3">
            <w:pPr>
              <w:spacing w:after="0" w:line="240" w:lineRule="auto"/>
              <w:jc w:val="both"/>
              <w:rPr>
                <w:del w:id="473" w:author="Thomas, Gregg" w:date="2024-10-01T11:00:00Z" w16du:dateUtc="2024-10-01T15:00:00Z"/>
                <w:rFonts w:ascii="Times New Roman" w:eastAsia="Times New Roman" w:hAnsi="Times New Roman" w:cs="Times New Roman"/>
                <w:color w:val="000000"/>
                <w:sz w:val="24"/>
                <w:szCs w:val="24"/>
              </w:rPr>
            </w:pPr>
            <w:del w:id="474" w:author="Thomas, Gregg" w:date="2024-10-01T11:00:00Z" w16du:dateUtc="2024-10-01T15:00:00Z">
              <w:r>
                <w:rPr>
                  <w:rFonts w:ascii="Times New Roman" w:eastAsia="Times New Roman" w:hAnsi="Times New Roman" w:cs="Times New Roman"/>
                  <w:color w:val="000000"/>
                  <w:sz w:val="24"/>
                  <w:szCs w:val="24"/>
                </w:rPr>
                <w:delText>2443</w:delText>
              </w:r>
            </w:del>
          </w:p>
        </w:tc>
        <w:tc>
          <w:tcPr>
            <w:tcW w:w="1818" w:type="dxa"/>
            <w:tcBorders>
              <w:top w:val="nil"/>
              <w:left w:val="nil"/>
              <w:bottom w:val="nil"/>
            </w:tcBorders>
          </w:tcPr>
          <w:p w14:paraId="01F485E1" w14:textId="77777777" w:rsidR="008C347C" w:rsidRPr="00231BBB" w:rsidRDefault="008C347C" w:rsidP="00F413E3">
            <w:pPr>
              <w:spacing w:after="0" w:line="240" w:lineRule="auto"/>
              <w:jc w:val="both"/>
              <w:rPr>
                <w:del w:id="475" w:author="Thomas, Gregg" w:date="2024-10-01T11:00:00Z" w16du:dateUtc="2024-10-01T15:00:00Z"/>
                <w:rFonts w:ascii="Times New Roman" w:eastAsia="Times New Roman" w:hAnsi="Times New Roman" w:cs="Times New Roman"/>
                <w:color w:val="000000"/>
                <w:sz w:val="24"/>
                <w:szCs w:val="24"/>
              </w:rPr>
            </w:pPr>
          </w:p>
        </w:tc>
      </w:tr>
      <w:tr w:rsidR="00113FE2" w:rsidRPr="00231BBB" w14:paraId="19BA744A" w14:textId="77777777" w:rsidTr="008C347C">
        <w:trPr>
          <w:trHeight w:val="288"/>
          <w:del w:id="476" w:author="Thomas, Gregg" w:date="2024-10-01T11:00:00Z"/>
        </w:trPr>
        <w:tc>
          <w:tcPr>
            <w:tcW w:w="1908" w:type="dxa"/>
            <w:tcBorders>
              <w:top w:val="nil"/>
              <w:bottom w:val="nil"/>
            </w:tcBorders>
            <w:shd w:val="clear" w:color="auto" w:fill="auto"/>
            <w:noWrap/>
            <w:vAlign w:val="bottom"/>
            <w:hideMark/>
          </w:tcPr>
          <w:p w14:paraId="2A7CCA96" w14:textId="77777777" w:rsidR="008C347C" w:rsidRPr="00231BBB" w:rsidRDefault="008C347C" w:rsidP="00F413E3">
            <w:pPr>
              <w:spacing w:after="0" w:line="240" w:lineRule="auto"/>
              <w:jc w:val="both"/>
              <w:rPr>
                <w:del w:id="477" w:author="Thomas, Gregg" w:date="2024-10-01T11:00:00Z" w16du:dateUtc="2024-10-01T15:00:00Z"/>
                <w:rFonts w:ascii="Times New Roman" w:eastAsia="Times New Roman" w:hAnsi="Times New Roman" w:cs="Times New Roman"/>
                <w:i/>
                <w:iCs/>
                <w:color w:val="000000"/>
                <w:sz w:val="24"/>
                <w:szCs w:val="24"/>
              </w:rPr>
            </w:pPr>
            <w:del w:id="478" w:author="Thomas, Gregg" w:date="2024-10-01T11:00:00Z" w16du:dateUtc="2024-10-01T15:00:00Z">
              <w:r w:rsidRPr="00231BBB">
                <w:rPr>
                  <w:rFonts w:ascii="Times New Roman" w:eastAsia="Times New Roman" w:hAnsi="Times New Roman" w:cs="Times New Roman"/>
                  <w:i/>
                  <w:iCs/>
                  <w:color w:val="000000"/>
                  <w:sz w:val="24"/>
                  <w:szCs w:val="24"/>
                </w:rPr>
                <w:delText>Rhabdomys dilectus</w:delText>
              </w:r>
            </w:del>
          </w:p>
        </w:tc>
        <w:tc>
          <w:tcPr>
            <w:tcW w:w="3240" w:type="dxa"/>
            <w:tcBorders>
              <w:top w:val="nil"/>
              <w:bottom w:val="nil"/>
            </w:tcBorders>
            <w:shd w:val="clear" w:color="auto" w:fill="auto"/>
            <w:noWrap/>
            <w:vAlign w:val="bottom"/>
            <w:hideMark/>
          </w:tcPr>
          <w:p w14:paraId="10749FA2" w14:textId="77777777" w:rsidR="008C347C" w:rsidRPr="00231BBB" w:rsidRDefault="00A76FC9" w:rsidP="00F413E3">
            <w:pPr>
              <w:spacing w:after="0" w:line="240" w:lineRule="auto"/>
              <w:jc w:val="both"/>
              <w:rPr>
                <w:del w:id="479" w:author="Thomas, Gregg" w:date="2024-10-01T11:00:00Z" w16du:dateUtc="2024-10-01T15:00:00Z"/>
                <w:rFonts w:ascii="Times New Roman" w:eastAsia="Times New Roman" w:hAnsi="Times New Roman" w:cs="Times New Roman"/>
                <w:color w:val="000000"/>
                <w:sz w:val="24"/>
                <w:szCs w:val="24"/>
              </w:rPr>
            </w:pPr>
            <w:del w:id="480"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651CB3BC" w14:textId="77777777" w:rsidR="008C347C" w:rsidRPr="00231BBB" w:rsidRDefault="008C347C" w:rsidP="00F413E3">
            <w:pPr>
              <w:spacing w:after="0" w:line="240" w:lineRule="auto"/>
              <w:jc w:val="both"/>
              <w:rPr>
                <w:del w:id="481" w:author="Thomas, Gregg" w:date="2024-10-01T11:00:00Z" w16du:dateUtc="2024-10-01T15:00:00Z"/>
                <w:rFonts w:ascii="Times New Roman" w:eastAsia="Times New Roman" w:hAnsi="Times New Roman" w:cs="Times New Roman"/>
                <w:color w:val="000000"/>
                <w:sz w:val="24"/>
                <w:szCs w:val="24"/>
              </w:rPr>
            </w:pPr>
            <w:del w:id="482"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192821BE" w14:textId="77777777" w:rsidR="008C347C" w:rsidRPr="00231BBB" w:rsidRDefault="00A76FC9" w:rsidP="00F413E3">
            <w:pPr>
              <w:spacing w:after="0" w:line="240" w:lineRule="auto"/>
              <w:jc w:val="both"/>
              <w:rPr>
                <w:del w:id="483" w:author="Thomas, Gregg" w:date="2024-10-01T11:00:00Z" w16du:dateUtc="2024-10-01T15:00:00Z"/>
                <w:rFonts w:ascii="Times New Roman" w:eastAsia="Times New Roman" w:hAnsi="Times New Roman" w:cs="Times New Roman"/>
                <w:color w:val="000000"/>
                <w:sz w:val="24"/>
                <w:szCs w:val="24"/>
              </w:rPr>
            </w:pPr>
            <w:del w:id="484" w:author="Thomas, Gregg" w:date="2024-10-01T11:00:00Z" w16du:dateUtc="2024-10-01T15:00:00Z">
              <w:r>
                <w:rPr>
                  <w:rFonts w:ascii="Times New Roman" w:eastAsia="Times New Roman" w:hAnsi="Times New Roman" w:cs="Times New Roman"/>
                  <w:color w:val="000000"/>
                  <w:sz w:val="24"/>
                  <w:szCs w:val="24"/>
                </w:rPr>
                <w:delText>2546</w:delText>
              </w:r>
            </w:del>
          </w:p>
        </w:tc>
        <w:tc>
          <w:tcPr>
            <w:tcW w:w="1818" w:type="dxa"/>
            <w:tcBorders>
              <w:top w:val="nil"/>
              <w:left w:val="nil"/>
              <w:bottom w:val="nil"/>
            </w:tcBorders>
          </w:tcPr>
          <w:p w14:paraId="33A345D3" w14:textId="77777777" w:rsidR="008C347C" w:rsidRPr="00231BBB" w:rsidRDefault="008C347C" w:rsidP="00F413E3">
            <w:pPr>
              <w:spacing w:after="0" w:line="240" w:lineRule="auto"/>
              <w:jc w:val="both"/>
              <w:rPr>
                <w:del w:id="485" w:author="Thomas, Gregg" w:date="2024-10-01T11:00:00Z" w16du:dateUtc="2024-10-01T15:00:00Z"/>
                <w:rFonts w:ascii="Times New Roman" w:eastAsia="Times New Roman" w:hAnsi="Times New Roman" w:cs="Times New Roman"/>
                <w:color w:val="000000"/>
                <w:sz w:val="24"/>
                <w:szCs w:val="24"/>
              </w:rPr>
            </w:pPr>
            <w:del w:id="486"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054669D8" w14:textId="77777777" w:rsidTr="008C347C">
        <w:trPr>
          <w:trHeight w:val="288"/>
          <w:del w:id="487" w:author="Thomas, Gregg" w:date="2024-10-01T11:00:00Z"/>
        </w:trPr>
        <w:tc>
          <w:tcPr>
            <w:tcW w:w="1908" w:type="dxa"/>
            <w:tcBorders>
              <w:top w:val="nil"/>
              <w:bottom w:val="nil"/>
            </w:tcBorders>
            <w:shd w:val="clear" w:color="auto" w:fill="auto"/>
            <w:noWrap/>
            <w:vAlign w:val="bottom"/>
            <w:hideMark/>
          </w:tcPr>
          <w:p w14:paraId="210BFD0C" w14:textId="77777777" w:rsidR="008C347C" w:rsidRPr="00231BBB" w:rsidRDefault="008C347C" w:rsidP="00F413E3">
            <w:pPr>
              <w:spacing w:after="0" w:line="240" w:lineRule="auto"/>
              <w:jc w:val="both"/>
              <w:rPr>
                <w:del w:id="488" w:author="Thomas, Gregg" w:date="2024-10-01T11:00:00Z" w16du:dateUtc="2024-10-01T15:00:00Z"/>
                <w:rFonts w:ascii="Times New Roman" w:eastAsia="Times New Roman" w:hAnsi="Times New Roman" w:cs="Times New Roman"/>
                <w:i/>
                <w:iCs/>
                <w:color w:val="000000"/>
                <w:sz w:val="24"/>
                <w:szCs w:val="24"/>
              </w:rPr>
            </w:pPr>
            <w:del w:id="489" w:author="Thomas, Gregg" w:date="2024-10-01T11:00:00Z" w16du:dateUtc="2024-10-01T15:00:00Z">
              <w:r w:rsidRPr="00231BBB">
                <w:rPr>
                  <w:rFonts w:ascii="Times New Roman" w:eastAsia="Times New Roman" w:hAnsi="Times New Roman" w:cs="Times New Roman"/>
                  <w:i/>
                  <w:iCs/>
                  <w:color w:val="000000"/>
                  <w:sz w:val="24"/>
                  <w:szCs w:val="24"/>
                </w:rPr>
                <w:delText>Rhombomys opimus</w:delText>
              </w:r>
            </w:del>
          </w:p>
        </w:tc>
        <w:tc>
          <w:tcPr>
            <w:tcW w:w="3240" w:type="dxa"/>
            <w:tcBorders>
              <w:top w:val="nil"/>
              <w:bottom w:val="nil"/>
            </w:tcBorders>
            <w:shd w:val="clear" w:color="auto" w:fill="auto"/>
            <w:noWrap/>
            <w:vAlign w:val="bottom"/>
            <w:hideMark/>
          </w:tcPr>
          <w:p w14:paraId="63F777BE" w14:textId="77777777" w:rsidR="008C347C" w:rsidRPr="00231BBB" w:rsidRDefault="008C347C" w:rsidP="00F413E3">
            <w:pPr>
              <w:spacing w:after="0" w:line="240" w:lineRule="auto"/>
              <w:jc w:val="both"/>
              <w:rPr>
                <w:del w:id="490" w:author="Thomas, Gregg" w:date="2024-10-01T11:00:00Z" w16du:dateUtc="2024-10-01T15:00:00Z"/>
                <w:rFonts w:ascii="Times New Roman" w:eastAsia="Times New Roman" w:hAnsi="Times New Roman" w:cs="Times New Roman"/>
                <w:color w:val="000000"/>
                <w:sz w:val="24"/>
                <w:szCs w:val="24"/>
              </w:rPr>
            </w:pPr>
            <w:del w:id="491" w:author="Thomas, Gregg" w:date="2024-10-01T11:00:00Z" w16du:dateUtc="2024-10-01T15:00:00Z">
              <w:r w:rsidRPr="00231BBB">
                <w:rPr>
                  <w:rFonts w:ascii="Times New Roman" w:eastAsia="Times New Roman" w:hAnsi="Times New Roman" w:cs="Times New Roman"/>
                  <w:color w:val="000000"/>
                  <w:sz w:val="24"/>
                  <w:szCs w:val="24"/>
                </w:rPr>
                <w:delText>GenBank: GCA_010120015.1</w:delText>
              </w:r>
            </w:del>
          </w:p>
        </w:tc>
        <w:tc>
          <w:tcPr>
            <w:tcW w:w="1800" w:type="dxa"/>
            <w:tcBorders>
              <w:top w:val="nil"/>
              <w:left w:val="nil"/>
              <w:bottom w:val="nil"/>
            </w:tcBorders>
            <w:shd w:val="clear" w:color="auto" w:fill="auto"/>
            <w:noWrap/>
            <w:vAlign w:val="bottom"/>
            <w:hideMark/>
          </w:tcPr>
          <w:p w14:paraId="27B9B1AE" w14:textId="77777777" w:rsidR="008C347C" w:rsidRPr="00231BBB" w:rsidRDefault="008C347C" w:rsidP="00F413E3">
            <w:pPr>
              <w:spacing w:after="0" w:line="240" w:lineRule="auto"/>
              <w:jc w:val="both"/>
              <w:rPr>
                <w:del w:id="492" w:author="Thomas, Gregg" w:date="2024-10-01T11:00:00Z" w16du:dateUtc="2024-10-01T15:00:00Z"/>
                <w:rFonts w:ascii="Times New Roman" w:eastAsia="Times New Roman" w:hAnsi="Times New Roman" w:cs="Times New Roman"/>
                <w:color w:val="000000"/>
                <w:sz w:val="24"/>
                <w:szCs w:val="24"/>
              </w:rPr>
            </w:pPr>
            <w:del w:id="493"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19E22B24" w14:textId="77777777" w:rsidR="008C347C" w:rsidRPr="00231BBB" w:rsidRDefault="00A76FC9" w:rsidP="00F413E3">
            <w:pPr>
              <w:spacing w:after="0" w:line="240" w:lineRule="auto"/>
              <w:jc w:val="both"/>
              <w:rPr>
                <w:del w:id="494" w:author="Thomas, Gregg" w:date="2024-10-01T11:00:00Z" w16du:dateUtc="2024-10-01T15:00:00Z"/>
                <w:rFonts w:ascii="Times New Roman" w:eastAsia="Times New Roman" w:hAnsi="Times New Roman" w:cs="Times New Roman"/>
                <w:color w:val="000000"/>
                <w:sz w:val="24"/>
                <w:szCs w:val="24"/>
              </w:rPr>
            </w:pPr>
            <w:del w:id="495" w:author="Thomas, Gregg" w:date="2024-10-01T11:00:00Z" w16du:dateUtc="2024-10-01T15:00:00Z">
              <w:r>
                <w:rPr>
                  <w:rFonts w:ascii="Times New Roman" w:eastAsia="Times New Roman" w:hAnsi="Times New Roman" w:cs="Times New Roman"/>
                  <w:color w:val="000000"/>
                  <w:sz w:val="24"/>
                  <w:szCs w:val="24"/>
                </w:rPr>
                <w:delText>2627</w:delText>
              </w:r>
            </w:del>
          </w:p>
        </w:tc>
        <w:tc>
          <w:tcPr>
            <w:tcW w:w="1818" w:type="dxa"/>
            <w:tcBorders>
              <w:top w:val="nil"/>
              <w:left w:val="nil"/>
              <w:bottom w:val="nil"/>
            </w:tcBorders>
          </w:tcPr>
          <w:p w14:paraId="149DD022" w14:textId="77777777" w:rsidR="008C347C" w:rsidRPr="00231BBB" w:rsidRDefault="008C347C" w:rsidP="00F413E3">
            <w:pPr>
              <w:spacing w:after="0" w:line="240" w:lineRule="auto"/>
              <w:jc w:val="both"/>
              <w:rPr>
                <w:del w:id="496" w:author="Thomas, Gregg" w:date="2024-10-01T11:00:00Z" w16du:dateUtc="2024-10-01T15:00:00Z"/>
                <w:rFonts w:ascii="Times New Roman" w:eastAsia="Times New Roman" w:hAnsi="Times New Roman" w:cs="Times New Roman"/>
                <w:color w:val="000000"/>
                <w:sz w:val="24"/>
                <w:szCs w:val="24"/>
              </w:rPr>
            </w:pPr>
          </w:p>
        </w:tc>
      </w:tr>
      <w:tr w:rsidR="00113FE2" w:rsidRPr="00231BBB" w14:paraId="67A05C92" w14:textId="77777777" w:rsidTr="008C347C">
        <w:trPr>
          <w:trHeight w:val="288"/>
          <w:del w:id="497" w:author="Thomas, Gregg" w:date="2024-10-01T11:00:00Z"/>
        </w:trPr>
        <w:tc>
          <w:tcPr>
            <w:tcW w:w="1908" w:type="dxa"/>
            <w:tcBorders>
              <w:top w:val="nil"/>
              <w:bottom w:val="single" w:sz="4" w:space="0" w:color="auto"/>
            </w:tcBorders>
            <w:shd w:val="clear" w:color="auto" w:fill="auto"/>
            <w:noWrap/>
            <w:vAlign w:val="bottom"/>
            <w:hideMark/>
          </w:tcPr>
          <w:p w14:paraId="79572D80" w14:textId="77777777" w:rsidR="008C347C" w:rsidRPr="00231BBB" w:rsidRDefault="008C347C" w:rsidP="00F413E3">
            <w:pPr>
              <w:spacing w:after="0" w:line="240" w:lineRule="auto"/>
              <w:jc w:val="both"/>
              <w:rPr>
                <w:del w:id="498" w:author="Thomas, Gregg" w:date="2024-10-01T11:00:00Z" w16du:dateUtc="2024-10-01T15:00:00Z"/>
                <w:rFonts w:ascii="Times New Roman" w:eastAsia="Times New Roman" w:hAnsi="Times New Roman" w:cs="Times New Roman"/>
                <w:i/>
                <w:iCs/>
                <w:color w:val="000000"/>
                <w:sz w:val="24"/>
                <w:szCs w:val="24"/>
              </w:rPr>
            </w:pPr>
            <w:del w:id="499" w:author="Thomas, Gregg" w:date="2024-10-01T11:00:00Z" w16du:dateUtc="2024-10-01T15:00:00Z">
              <w:r w:rsidRPr="00231BBB">
                <w:rPr>
                  <w:rFonts w:ascii="Times New Roman" w:eastAsia="Times New Roman" w:hAnsi="Times New Roman" w:cs="Times New Roman"/>
                  <w:i/>
                  <w:iCs/>
                  <w:color w:val="000000"/>
                  <w:sz w:val="24"/>
                  <w:szCs w:val="24"/>
                </w:rPr>
                <w:delText>Rhynchomys soricoides</w:delText>
              </w:r>
            </w:del>
          </w:p>
        </w:tc>
        <w:tc>
          <w:tcPr>
            <w:tcW w:w="3240" w:type="dxa"/>
            <w:tcBorders>
              <w:top w:val="nil"/>
              <w:bottom w:val="single" w:sz="4" w:space="0" w:color="auto"/>
            </w:tcBorders>
            <w:shd w:val="clear" w:color="auto" w:fill="auto"/>
            <w:noWrap/>
            <w:vAlign w:val="bottom"/>
            <w:hideMark/>
          </w:tcPr>
          <w:p w14:paraId="207983E2" w14:textId="77777777" w:rsidR="008C347C" w:rsidRPr="00231BBB" w:rsidRDefault="00A76FC9" w:rsidP="00F413E3">
            <w:pPr>
              <w:spacing w:after="0" w:line="240" w:lineRule="auto"/>
              <w:jc w:val="both"/>
              <w:rPr>
                <w:del w:id="500" w:author="Thomas, Gregg" w:date="2024-10-01T11:00:00Z" w16du:dateUtc="2024-10-01T15:00:00Z"/>
                <w:rFonts w:ascii="Times New Roman" w:eastAsia="Times New Roman" w:hAnsi="Times New Roman" w:cs="Times New Roman"/>
                <w:color w:val="000000"/>
                <w:sz w:val="24"/>
                <w:szCs w:val="24"/>
              </w:rPr>
            </w:pPr>
            <w:del w:id="501"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single" w:sz="4" w:space="0" w:color="auto"/>
            </w:tcBorders>
            <w:shd w:val="clear" w:color="auto" w:fill="auto"/>
            <w:noWrap/>
            <w:vAlign w:val="bottom"/>
            <w:hideMark/>
          </w:tcPr>
          <w:p w14:paraId="70C53CA8" w14:textId="77777777" w:rsidR="008C347C" w:rsidRPr="00231BBB" w:rsidRDefault="008C347C" w:rsidP="00F413E3">
            <w:pPr>
              <w:spacing w:after="0" w:line="240" w:lineRule="auto"/>
              <w:jc w:val="both"/>
              <w:rPr>
                <w:del w:id="502" w:author="Thomas, Gregg" w:date="2024-10-01T11:00:00Z" w16du:dateUtc="2024-10-01T15:00:00Z"/>
                <w:rFonts w:ascii="Times New Roman" w:eastAsia="Times New Roman" w:hAnsi="Times New Roman" w:cs="Times New Roman"/>
                <w:color w:val="000000"/>
                <w:sz w:val="24"/>
                <w:szCs w:val="24"/>
              </w:rPr>
            </w:pPr>
            <w:del w:id="503"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single" w:sz="4" w:space="0" w:color="auto"/>
            </w:tcBorders>
          </w:tcPr>
          <w:p w14:paraId="59B4E4C7" w14:textId="77777777" w:rsidR="008C347C" w:rsidRPr="00231BBB" w:rsidRDefault="00A76FC9" w:rsidP="00F413E3">
            <w:pPr>
              <w:spacing w:after="0" w:line="240" w:lineRule="auto"/>
              <w:jc w:val="both"/>
              <w:rPr>
                <w:del w:id="504" w:author="Thomas, Gregg" w:date="2024-10-01T11:00:00Z" w16du:dateUtc="2024-10-01T15:00:00Z"/>
                <w:rFonts w:ascii="Times New Roman" w:eastAsia="Times New Roman" w:hAnsi="Times New Roman" w:cs="Times New Roman"/>
                <w:color w:val="000000"/>
                <w:sz w:val="24"/>
                <w:szCs w:val="24"/>
              </w:rPr>
            </w:pPr>
            <w:del w:id="505" w:author="Thomas, Gregg" w:date="2024-10-01T11:00:00Z" w16du:dateUtc="2024-10-01T15:00:00Z">
              <w:r>
                <w:rPr>
                  <w:rFonts w:ascii="Times New Roman" w:eastAsia="Times New Roman" w:hAnsi="Times New Roman" w:cs="Times New Roman"/>
                  <w:color w:val="000000"/>
                  <w:sz w:val="24"/>
                  <w:szCs w:val="24"/>
                </w:rPr>
                <w:delText>2570</w:delText>
              </w:r>
            </w:del>
          </w:p>
        </w:tc>
        <w:tc>
          <w:tcPr>
            <w:tcW w:w="1818" w:type="dxa"/>
            <w:tcBorders>
              <w:top w:val="nil"/>
              <w:left w:val="nil"/>
              <w:bottom w:val="single" w:sz="4" w:space="0" w:color="auto"/>
            </w:tcBorders>
          </w:tcPr>
          <w:p w14:paraId="0BB987EE" w14:textId="77777777" w:rsidR="008C347C" w:rsidRPr="00231BBB" w:rsidRDefault="008C347C" w:rsidP="00F413E3">
            <w:pPr>
              <w:spacing w:after="0" w:line="240" w:lineRule="auto"/>
              <w:jc w:val="both"/>
              <w:rPr>
                <w:del w:id="506" w:author="Thomas, Gregg" w:date="2024-10-01T11:00:00Z" w16du:dateUtc="2024-10-01T15:00:00Z"/>
                <w:rFonts w:ascii="Times New Roman" w:eastAsia="Times New Roman" w:hAnsi="Times New Roman" w:cs="Times New Roman"/>
                <w:color w:val="000000"/>
                <w:sz w:val="24"/>
                <w:szCs w:val="24"/>
              </w:rPr>
            </w:pPr>
            <w:del w:id="507" w:author="Thomas, Gregg" w:date="2024-10-01T11:00:00Z" w16du:dateUtc="2024-10-01T15:00:00Z">
              <w:r>
                <w:rPr>
                  <w:rFonts w:ascii="Times New Roman" w:eastAsia="Times New Roman" w:hAnsi="Times New Roman" w:cs="Times New Roman"/>
                  <w:color w:val="000000"/>
                  <w:sz w:val="24"/>
                  <w:szCs w:val="24"/>
                </w:rPr>
                <w:delText>*</w:delText>
              </w:r>
            </w:del>
          </w:p>
        </w:tc>
      </w:tr>
    </w:tbl>
    <w:p w14:paraId="0E0C4634" w14:textId="77777777" w:rsidR="00231BBB" w:rsidRDefault="00231BBB" w:rsidP="00F413E3">
      <w:pPr>
        <w:jc w:val="both"/>
        <w:rPr>
          <w:del w:id="508" w:author="Thomas, Gregg" w:date="2024-10-01T11:00:00Z" w16du:dateUtc="2024-10-01T15:00:00Z"/>
        </w:rPr>
      </w:pPr>
    </w:p>
    <w:p w14:paraId="07EDE15B" w14:textId="77777777" w:rsidR="00231BBB" w:rsidRDefault="00231BBB" w:rsidP="00F413E3">
      <w:pPr>
        <w:jc w:val="both"/>
        <w:rPr>
          <w:del w:id="509" w:author="Thomas, Gregg" w:date="2024-10-01T11:00:00Z" w16du:dateUtc="2024-10-01T15:00:00Z"/>
        </w:rPr>
      </w:pPr>
    </w:p>
    <w:p w14:paraId="4BEB16D5" w14:textId="77777777" w:rsidR="008C347C" w:rsidRDefault="008C347C" w:rsidP="00F413E3">
      <w:pPr>
        <w:jc w:val="both"/>
        <w:rPr>
          <w:del w:id="510" w:author="Thomas, Gregg" w:date="2024-10-01T11:00:00Z" w16du:dateUtc="2024-10-01T15:00:00Z"/>
        </w:rPr>
      </w:pPr>
    </w:p>
    <w:p w14:paraId="14D7BAC1" w14:textId="77777777" w:rsidR="008C347C" w:rsidRDefault="008C347C" w:rsidP="00F413E3">
      <w:pPr>
        <w:jc w:val="both"/>
        <w:rPr>
          <w:del w:id="511" w:author="Thomas, Gregg" w:date="2024-10-01T11:00:00Z" w16du:dateUtc="2024-10-01T15:00:00Z"/>
        </w:rPr>
      </w:pPr>
    </w:p>
    <w:p w14:paraId="33243BA1" w14:textId="77777777" w:rsidR="008C347C" w:rsidRPr="007061AA" w:rsidRDefault="008C347C" w:rsidP="00F413E3">
      <w:pPr>
        <w:pStyle w:val="Heading3"/>
        <w:rPr>
          <w:del w:id="512" w:author="Thomas, Gregg" w:date="2024-10-01T11:00:00Z" w16du:dateUtc="2024-10-01T15:00:00Z"/>
        </w:rPr>
      </w:pPr>
      <w:del w:id="513" w:author="Thomas, Gregg" w:date="2024-10-01T11:00:00Z" w16du:dateUtc="2024-10-01T15:00:00Z">
        <w:r>
          <w:delText xml:space="preserve">Table 2: Prior node ages used in phylogenetic dating in millions of years before present. </w:delText>
        </w:r>
      </w:del>
    </w:p>
    <w:tbl>
      <w:tblPr>
        <w:tblW w:w="8085" w:type="dxa"/>
        <w:jc w:val="center"/>
        <w:tblLook w:val="04A0" w:firstRow="1" w:lastRow="0" w:firstColumn="1" w:lastColumn="0" w:noHBand="0" w:noVBand="1"/>
      </w:tblPr>
      <w:tblGrid>
        <w:gridCol w:w="1425"/>
        <w:gridCol w:w="1800"/>
        <w:gridCol w:w="1995"/>
        <w:gridCol w:w="2865"/>
      </w:tblGrid>
      <w:tr w:rsidR="008C347C" w:rsidRPr="006B09C6" w14:paraId="3B71C743" w14:textId="77777777" w:rsidTr="00E25CF3">
        <w:trPr>
          <w:trHeight w:val="288"/>
          <w:jc w:val="center"/>
          <w:del w:id="514" w:author="Thomas, Gregg" w:date="2024-10-01T11:00:00Z"/>
        </w:trPr>
        <w:tc>
          <w:tcPr>
            <w:tcW w:w="1425" w:type="dxa"/>
            <w:tcBorders>
              <w:top w:val="single" w:sz="4" w:space="0" w:color="auto"/>
              <w:bottom w:val="single" w:sz="4" w:space="0" w:color="auto"/>
            </w:tcBorders>
            <w:shd w:val="clear" w:color="auto" w:fill="auto"/>
            <w:noWrap/>
            <w:vAlign w:val="bottom"/>
            <w:hideMark/>
          </w:tcPr>
          <w:p w14:paraId="10106E33" w14:textId="77777777" w:rsidR="008C347C" w:rsidRPr="008C347C" w:rsidRDefault="008C347C" w:rsidP="00F413E3">
            <w:pPr>
              <w:spacing w:after="0" w:line="240" w:lineRule="auto"/>
              <w:jc w:val="both"/>
              <w:rPr>
                <w:del w:id="515" w:author="Thomas, Gregg" w:date="2024-10-01T11:00:00Z" w16du:dateUtc="2024-10-01T15:00:00Z"/>
                <w:rFonts w:ascii="Times New Roman" w:eastAsia="Times New Roman" w:hAnsi="Times New Roman" w:cs="Times New Roman"/>
                <w:b/>
                <w:bCs/>
                <w:color w:val="000000"/>
                <w:sz w:val="24"/>
                <w:szCs w:val="24"/>
              </w:rPr>
            </w:pPr>
            <w:del w:id="516" w:author="Thomas, Gregg" w:date="2024-10-01T11:00:00Z" w16du:dateUtc="2024-10-01T15:00:00Z">
              <w:r w:rsidRPr="008C347C">
                <w:rPr>
                  <w:rFonts w:ascii="Times New Roman" w:eastAsia="Times New Roman" w:hAnsi="Times New Roman" w:cs="Times New Roman"/>
                  <w:b/>
                  <w:bCs/>
                  <w:color w:val="000000"/>
                  <w:sz w:val="24"/>
                  <w:szCs w:val="24"/>
                </w:rPr>
                <w:delText>Clade</w:delText>
              </w:r>
            </w:del>
          </w:p>
        </w:tc>
        <w:tc>
          <w:tcPr>
            <w:tcW w:w="1800" w:type="dxa"/>
            <w:tcBorders>
              <w:top w:val="single" w:sz="4" w:space="0" w:color="auto"/>
              <w:bottom w:val="single" w:sz="4" w:space="0" w:color="auto"/>
            </w:tcBorders>
          </w:tcPr>
          <w:p w14:paraId="616064C8" w14:textId="77777777" w:rsidR="008C347C" w:rsidRPr="008C347C" w:rsidRDefault="008C347C" w:rsidP="00F413E3">
            <w:pPr>
              <w:spacing w:after="0" w:line="240" w:lineRule="auto"/>
              <w:jc w:val="both"/>
              <w:rPr>
                <w:del w:id="517" w:author="Thomas, Gregg" w:date="2024-10-01T11:00:00Z" w16du:dateUtc="2024-10-01T15:00:00Z"/>
                <w:rFonts w:ascii="Times New Roman" w:eastAsia="Times New Roman" w:hAnsi="Times New Roman" w:cs="Times New Roman"/>
                <w:b/>
                <w:bCs/>
                <w:color w:val="000000"/>
                <w:sz w:val="24"/>
                <w:szCs w:val="24"/>
              </w:rPr>
            </w:pPr>
            <w:del w:id="518" w:author="Thomas, Gregg" w:date="2024-10-01T11:00:00Z" w16du:dateUtc="2024-10-01T15:00:00Z">
              <w:r w:rsidRPr="008C347C">
                <w:rPr>
                  <w:rFonts w:ascii="Times New Roman" w:eastAsia="Times New Roman" w:hAnsi="Times New Roman" w:cs="Times New Roman"/>
                  <w:b/>
                  <w:bCs/>
                  <w:color w:val="000000"/>
                  <w:sz w:val="24"/>
                  <w:szCs w:val="24"/>
                </w:rPr>
                <w:delText xml:space="preserve">Minimum Age </w:delText>
              </w:r>
            </w:del>
          </w:p>
        </w:tc>
        <w:tc>
          <w:tcPr>
            <w:tcW w:w="1995" w:type="dxa"/>
            <w:tcBorders>
              <w:top w:val="single" w:sz="4" w:space="0" w:color="auto"/>
              <w:bottom w:val="single" w:sz="4" w:space="0" w:color="auto"/>
            </w:tcBorders>
            <w:shd w:val="clear" w:color="auto" w:fill="auto"/>
            <w:noWrap/>
            <w:vAlign w:val="bottom"/>
            <w:hideMark/>
          </w:tcPr>
          <w:p w14:paraId="4A0726B8" w14:textId="77777777" w:rsidR="008C347C" w:rsidRPr="008C347C" w:rsidRDefault="008C347C" w:rsidP="00F413E3">
            <w:pPr>
              <w:spacing w:after="0" w:line="240" w:lineRule="auto"/>
              <w:jc w:val="both"/>
              <w:rPr>
                <w:del w:id="519" w:author="Thomas, Gregg" w:date="2024-10-01T11:00:00Z" w16du:dateUtc="2024-10-01T15:00:00Z"/>
                <w:rFonts w:ascii="Times New Roman" w:eastAsia="Times New Roman" w:hAnsi="Times New Roman" w:cs="Times New Roman"/>
                <w:b/>
                <w:bCs/>
                <w:color w:val="000000"/>
                <w:sz w:val="24"/>
                <w:szCs w:val="24"/>
              </w:rPr>
            </w:pPr>
            <w:del w:id="520" w:author="Thomas, Gregg" w:date="2024-10-01T11:00:00Z" w16du:dateUtc="2024-10-01T15:00:00Z">
              <w:r w:rsidRPr="008C347C">
                <w:rPr>
                  <w:rFonts w:ascii="Times New Roman" w:eastAsia="Times New Roman" w:hAnsi="Times New Roman" w:cs="Times New Roman"/>
                  <w:b/>
                  <w:bCs/>
                  <w:color w:val="000000"/>
                  <w:sz w:val="24"/>
                  <w:szCs w:val="24"/>
                </w:rPr>
                <w:delText>Maximum Age</w:delText>
              </w:r>
            </w:del>
          </w:p>
        </w:tc>
        <w:tc>
          <w:tcPr>
            <w:tcW w:w="2865" w:type="dxa"/>
            <w:tcBorders>
              <w:top w:val="single" w:sz="4" w:space="0" w:color="auto"/>
              <w:bottom w:val="single" w:sz="4" w:space="0" w:color="auto"/>
            </w:tcBorders>
            <w:shd w:val="clear" w:color="auto" w:fill="auto"/>
            <w:noWrap/>
            <w:vAlign w:val="bottom"/>
            <w:hideMark/>
          </w:tcPr>
          <w:p w14:paraId="0F65476D" w14:textId="77777777" w:rsidR="008C347C" w:rsidRPr="008C347C" w:rsidRDefault="008C347C" w:rsidP="00F413E3">
            <w:pPr>
              <w:spacing w:after="0" w:line="240" w:lineRule="auto"/>
              <w:jc w:val="both"/>
              <w:rPr>
                <w:del w:id="521" w:author="Thomas, Gregg" w:date="2024-10-01T11:00:00Z" w16du:dateUtc="2024-10-01T15:00:00Z"/>
                <w:rFonts w:ascii="Times New Roman" w:eastAsia="Times New Roman" w:hAnsi="Times New Roman" w:cs="Times New Roman"/>
                <w:b/>
                <w:bCs/>
                <w:color w:val="000000"/>
                <w:sz w:val="24"/>
                <w:szCs w:val="24"/>
              </w:rPr>
            </w:pPr>
            <w:del w:id="522" w:author="Thomas, Gregg" w:date="2024-10-01T11:00:00Z" w16du:dateUtc="2024-10-01T15:00:00Z">
              <w:r w:rsidRPr="008C347C">
                <w:rPr>
                  <w:rFonts w:ascii="Times New Roman" w:eastAsia="Times New Roman" w:hAnsi="Times New Roman" w:cs="Times New Roman"/>
                  <w:b/>
                  <w:bCs/>
                  <w:color w:val="000000"/>
                  <w:sz w:val="24"/>
                  <w:szCs w:val="24"/>
                </w:rPr>
                <w:delText>Citation</w:delText>
              </w:r>
            </w:del>
          </w:p>
        </w:tc>
      </w:tr>
      <w:tr w:rsidR="008C347C" w:rsidRPr="006B09C6" w14:paraId="19196D77" w14:textId="77777777" w:rsidTr="00E25CF3">
        <w:trPr>
          <w:trHeight w:val="288"/>
          <w:jc w:val="center"/>
          <w:del w:id="523" w:author="Thomas, Gregg" w:date="2024-10-01T11:00:00Z"/>
        </w:trPr>
        <w:tc>
          <w:tcPr>
            <w:tcW w:w="1425" w:type="dxa"/>
            <w:tcBorders>
              <w:top w:val="single" w:sz="4" w:space="0" w:color="auto"/>
              <w:bottom w:val="nil"/>
              <w:right w:val="single" w:sz="4" w:space="0" w:color="auto"/>
            </w:tcBorders>
            <w:shd w:val="clear" w:color="auto" w:fill="auto"/>
            <w:noWrap/>
            <w:vAlign w:val="bottom"/>
            <w:hideMark/>
          </w:tcPr>
          <w:p w14:paraId="16F624B1" w14:textId="77777777" w:rsidR="008C347C" w:rsidRPr="008C347C" w:rsidRDefault="008C347C" w:rsidP="00F413E3">
            <w:pPr>
              <w:spacing w:after="0" w:line="240" w:lineRule="auto"/>
              <w:jc w:val="both"/>
              <w:rPr>
                <w:del w:id="524" w:author="Thomas, Gregg" w:date="2024-10-01T11:00:00Z" w16du:dateUtc="2024-10-01T15:00:00Z"/>
                <w:rFonts w:ascii="Times New Roman" w:eastAsia="Times New Roman" w:hAnsi="Times New Roman" w:cs="Times New Roman"/>
                <w:i/>
                <w:iCs/>
                <w:color w:val="000000"/>
                <w:sz w:val="24"/>
                <w:szCs w:val="24"/>
              </w:rPr>
            </w:pPr>
            <w:del w:id="525" w:author="Thomas, Gregg" w:date="2024-10-01T11:00:00Z" w16du:dateUtc="2024-10-01T15:00:00Z">
              <w:r w:rsidRPr="008C347C">
                <w:rPr>
                  <w:rFonts w:ascii="Times New Roman" w:eastAsia="Times New Roman" w:hAnsi="Times New Roman" w:cs="Times New Roman"/>
                  <w:i/>
                  <w:iCs/>
                  <w:color w:val="000000"/>
                  <w:sz w:val="24"/>
                  <w:szCs w:val="24"/>
                </w:rPr>
                <w:delText>Mus</w:delText>
              </w:r>
            </w:del>
          </w:p>
        </w:tc>
        <w:tc>
          <w:tcPr>
            <w:tcW w:w="1800" w:type="dxa"/>
            <w:tcBorders>
              <w:top w:val="single" w:sz="4" w:space="0" w:color="auto"/>
              <w:left w:val="single" w:sz="4" w:space="0" w:color="auto"/>
              <w:bottom w:val="nil"/>
              <w:right w:val="single" w:sz="4" w:space="0" w:color="auto"/>
            </w:tcBorders>
          </w:tcPr>
          <w:p w14:paraId="7BEA5B7C" w14:textId="77777777" w:rsidR="008C347C" w:rsidRPr="008C347C" w:rsidRDefault="008C347C" w:rsidP="00F413E3">
            <w:pPr>
              <w:spacing w:after="0" w:line="240" w:lineRule="auto"/>
              <w:jc w:val="both"/>
              <w:rPr>
                <w:del w:id="526" w:author="Thomas, Gregg" w:date="2024-10-01T11:00:00Z" w16du:dateUtc="2024-10-01T15:00:00Z"/>
                <w:rFonts w:ascii="Times New Roman" w:eastAsia="Times New Roman" w:hAnsi="Times New Roman" w:cs="Times New Roman"/>
                <w:color w:val="000000"/>
                <w:sz w:val="24"/>
                <w:szCs w:val="24"/>
              </w:rPr>
            </w:pPr>
            <w:del w:id="527" w:author="Thomas, Gregg" w:date="2024-10-01T11:00:00Z" w16du:dateUtc="2024-10-01T15:00:00Z">
              <w:r w:rsidRPr="008C347C">
                <w:rPr>
                  <w:rFonts w:ascii="Times New Roman" w:eastAsia="Times New Roman" w:hAnsi="Times New Roman" w:cs="Times New Roman"/>
                  <w:color w:val="000000"/>
                  <w:sz w:val="24"/>
                  <w:szCs w:val="24"/>
                </w:rPr>
                <w:delText>5.3</w:delText>
              </w:r>
            </w:del>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68C4A54C" w14:textId="77777777" w:rsidR="008C347C" w:rsidRPr="008C347C" w:rsidRDefault="008C347C" w:rsidP="00F413E3">
            <w:pPr>
              <w:spacing w:after="0" w:line="240" w:lineRule="auto"/>
              <w:jc w:val="both"/>
              <w:rPr>
                <w:del w:id="528" w:author="Thomas, Gregg" w:date="2024-10-01T11:00:00Z" w16du:dateUtc="2024-10-01T15:00:00Z"/>
                <w:rFonts w:ascii="Times New Roman" w:eastAsia="Times New Roman" w:hAnsi="Times New Roman" w:cs="Times New Roman"/>
                <w:color w:val="000000"/>
                <w:sz w:val="24"/>
                <w:szCs w:val="24"/>
              </w:rPr>
            </w:pPr>
            <w:del w:id="529" w:author="Thomas, Gregg" w:date="2024-10-01T11:00:00Z" w16du:dateUtc="2024-10-01T15:00:00Z">
              <w:r w:rsidRPr="008C347C">
                <w:rPr>
                  <w:rFonts w:ascii="Times New Roman" w:eastAsia="Times New Roman" w:hAnsi="Times New Roman" w:cs="Times New Roman"/>
                  <w:color w:val="000000"/>
                  <w:sz w:val="24"/>
                  <w:szCs w:val="24"/>
                </w:rPr>
                <w:delText>7.2</w:delText>
              </w:r>
            </w:del>
          </w:p>
        </w:tc>
        <w:tc>
          <w:tcPr>
            <w:tcW w:w="2865" w:type="dxa"/>
            <w:tcBorders>
              <w:top w:val="single" w:sz="4" w:space="0" w:color="auto"/>
              <w:left w:val="single" w:sz="4" w:space="0" w:color="auto"/>
              <w:bottom w:val="nil"/>
            </w:tcBorders>
            <w:shd w:val="clear" w:color="auto" w:fill="auto"/>
            <w:noWrap/>
            <w:vAlign w:val="bottom"/>
            <w:hideMark/>
          </w:tcPr>
          <w:p w14:paraId="5B063B2F" w14:textId="77777777" w:rsidR="008C347C" w:rsidRPr="008C347C" w:rsidRDefault="008C347C" w:rsidP="00F413E3">
            <w:pPr>
              <w:spacing w:after="0" w:line="240" w:lineRule="auto"/>
              <w:jc w:val="both"/>
              <w:rPr>
                <w:del w:id="530" w:author="Thomas, Gregg" w:date="2024-10-01T11:00:00Z" w16du:dateUtc="2024-10-01T15:00:00Z"/>
                <w:rFonts w:ascii="Times New Roman" w:eastAsia="Times New Roman" w:hAnsi="Times New Roman" w:cs="Times New Roman"/>
                <w:color w:val="000000"/>
                <w:sz w:val="24"/>
                <w:szCs w:val="24"/>
              </w:rPr>
            </w:pPr>
            <w:del w:id="531" w:author="Thomas, Gregg" w:date="2024-10-01T11:00:00Z" w16du:dateUtc="2024-10-01T15:00:00Z">
              <w:r w:rsidRPr="008C347C">
                <w:rPr>
                  <w:rFonts w:ascii="Times New Roman" w:eastAsia="Times New Roman" w:hAnsi="Times New Roman" w:cs="Times New Roman"/>
                  <w:color w:val="000000"/>
                  <w:sz w:val="24"/>
                  <w:szCs w:val="24"/>
                </w:rPr>
                <w:delText>Steppan and Schenk, 2017</w:delText>
              </w:r>
            </w:del>
          </w:p>
        </w:tc>
      </w:tr>
      <w:tr w:rsidR="008C347C" w:rsidRPr="006B09C6" w14:paraId="733E6F83" w14:textId="77777777" w:rsidTr="00E25CF3">
        <w:trPr>
          <w:trHeight w:val="288"/>
          <w:jc w:val="center"/>
          <w:del w:id="532" w:author="Thomas, Gregg" w:date="2024-10-01T11:00:00Z"/>
        </w:trPr>
        <w:tc>
          <w:tcPr>
            <w:tcW w:w="1425" w:type="dxa"/>
            <w:tcBorders>
              <w:top w:val="nil"/>
              <w:bottom w:val="nil"/>
              <w:right w:val="single" w:sz="4" w:space="0" w:color="auto"/>
            </w:tcBorders>
            <w:shd w:val="clear" w:color="auto" w:fill="auto"/>
            <w:noWrap/>
            <w:vAlign w:val="bottom"/>
            <w:hideMark/>
          </w:tcPr>
          <w:p w14:paraId="7F893D93" w14:textId="77777777" w:rsidR="008C347C" w:rsidRPr="008C347C" w:rsidRDefault="008C347C" w:rsidP="00F413E3">
            <w:pPr>
              <w:spacing w:after="0" w:line="240" w:lineRule="auto"/>
              <w:jc w:val="both"/>
              <w:rPr>
                <w:del w:id="533" w:author="Thomas, Gregg" w:date="2024-10-01T11:00:00Z" w16du:dateUtc="2024-10-01T15:00:00Z"/>
                <w:rFonts w:ascii="Times New Roman" w:eastAsia="Times New Roman" w:hAnsi="Times New Roman" w:cs="Times New Roman"/>
                <w:i/>
                <w:iCs/>
                <w:color w:val="000000"/>
                <w:sz w:val="24"/>
                <w:szCs w:val="24"/>
              </w:rPr>
            </w:pPr>
            <w:del w:id="534" w:author="Thomas, Gregg" w:date="2024-10-01T11:00:00Z" w16du:dateUtc="2024-10-01T15:00:00Z">
              <w:r w:rsidRPr="008C347C">
                <w:rPr>
                  <w:rFonts w:ascii="Times New Roman" w:eastAsia="Times New Roman" w:hAnsi="Times New Roman" w:cs="Times New Roman"/>
                  <w:i/>
                  <w:iCs/>
                  <w:color w:val="000000"/>
                  <w:sz w:val="24"/>
                  <w:szCs w:val="24"/>
                </w:rPr>
                <w:delText xml:space="preserve">Apodemus </w:delText>
              </w:r>
            </w:del>
          </w:p>
        </w:tc>
        <w:tc>
          <w:tcPr>
            <w:tcW w:w="1800" w:type="dxa"/>
            <w:tcBorders>
              <w:top w:val="nil"/>
              <w:left w:val="single" w:sz="4" w:space="0" w:color="auto"/>
              <w:bottom w:val="nil"/>
              <w:right w:val="single" w:sz="4" w:space="0" w:color="auto"/>
            </w:tcBorders>
          </w:tcPr>
          <w:p w14:paraId="4F0C3E51" w14:textId="77777777" w:rsidR="008C347C" w:rsidRPr="008C347C" w:rsidRDefault="008C347C" w:rsidP="00F413E3">
            <w:pPr>
              <w:spacing w:after="0" w:line="240" w:lineRule="auto"/>
              <w:jc w:val="both"/>
              <w:rPr>
                <w:del w:id="535" w:author="Thomas, Gregg" w:date="2024-10-01T11:00:00Z" w16du:dateUtc="2024-10-01T15:00:00Z"/>
                <w:rFonts w:ascii="Times New Roman" w:eastAsia="Times New Roman" w:hAnsi="Times New Roman" w:cs="Times New Roman"/>
                <w:color w:val="000000"/>
                <w:sz w:val="24"/>
                <w:szCs w:val="24"/>
              </w:rPr>
            </w:pPr>
            <w:del w:id="536" w:author="Thomas, Gregg" w:date="2024-10-01T11:00:00Z" w16du:dateUtc="2024-10-01T15:00:00Z">
              <w:r w:rsidRPr="008C347C">
                <w:rPr>
                  <w:rFonts w:ascii="Times New Roman" w:eastAsia="Times New Roman" w:hAnsi="Times New Roman" w:cs="Times New Roman"/>
                  <w:color w:val="000000"/>
                  <w:sz w:val="24"/>
                  <w:szCs w:val="24"/>
                </w:rPr>
                <w:delText>5.3</w:delText>
              </w:r>
            </w:del>
          </w:p>
        </w:tc>
        <w:tc>
          <w:tcPr>
            <w:tcW w:w="1995" w:type="dxa"/>
            <w:tcBorders>
              <w:top w:val="nil"/>
              <w:left w:val="single" w:sz="4" w:space="0" w:color="auto"/>
              <w:bottom w:val="nil"/>
              <w:right w:val="single" w:sz="4" w:space="0" w:color="auto"/>
            </w:tcBorders>
            <w:shd w:val="clear" w:color="auto" w:fill="auto"/>
            <w:noWrap/>
            <w:vAlign w:val="bottom"/>
            <w:hideMark/>
          </w:tcPr>
          <w:p w14:paraId="23BF8477" w14:textId="77777777" w:rsidR="008C347C" w:rsidRPr="008C347C" w:rsidRDefault="008C347C" w:rsidP="00F413E3">
            <w:pPr>
              <w:spacing w:after="0" w:line="240" w:lineRule="auto"/>
              <w:jc w:val="both"/>
              <w:rPr>
                <w:del w:id="537" w:author="Thomas, Gregg" w:date="2024-10-01T11:00:00Z" w16du:dateUtc="2024-10-01T15:00:00Z"/>
                <w:rFonts w:ascii="Times New Roman" w:eastAsia="Times New Roman" w:hAnsi="Times New Roman" w:cs="Times New Roman"/>
                <w:color w:val="000000"/>
                <w:sz w:val="24"/>
                <w:szCs w:val="24"/>
              </w:rPr>
            </w:pPr>
            <w:del w:id="538" w:author="Thomas, Gregg" w:date="2024-10-01T11:00:00Z" w16du:dateUtc="2024-10-01T15:00:00Z">
              <w:r w:rsidRPr="008C347C">
                <w:rPr>
                  <w:rFonts w:ascii="Times New Roman" w:eastAsia="Times New Roman" w:hAnsi="Times New Roman" w:cs="Times New Roman"/>
                  <w:color w:val="000000"/>
                  <w:sz w:val="24"/>
                  <w:szCs w:val="24"/>
                </w:rPr>
                <w:delText>7.2</w:delText>
              </w:r>
            </w:del>
          </w:p>
        </w:tc>
        <w:tc>
          <w:tcPr>
            <w:tcW w:w="2865" w:type="dxa"/>
            <w:tcBorders>
              <w:top w:val="nil"/>
              <w:left w:val="single" w:sz="4" w:space="0" w:color="auto"/>
              <w:bottom w:val="nil"/>
            </w:tcBorders>
            <w:shd w:val="clear" w:color="auto" w:fill="auto"/>
            <w:noWrap/>
            <w:vAlign w:val="bottom"/>
            <w:hideMark/>
          </w:tcPr>
          <w:p w14:paraId="0549974F" w14:textId="77777777" w:rsidR="008C347C" w:rsidRPr="008C347C" w:rsidRDefault="008C347C" w:rsidP="00F413E3">
            <w:pPr>
              <w:spacing w:after="0" w:line="240" w:lineRule="auto"/>
              <w:jc w:val="both"/>
              <w:rPr>
                <w:del w:id="539" w:author="Thomas, Gregg" w:date="2024-10-01T11:00:00Z" w16du:dateUtc="2024-10-01T15:00:00Z"/>
                <w:rFonts w:ascii="Times New Roman" w:eastAsia="Times New Roman" w:hAnsi="Times New Roman" w:cs="Times New Roman"/>
                <w:color w:val="000000"/>
                <w:sz w:val="24"/>
                <w:szCs w:val="24"/>
              </w:rPr>
            </w:pPr>
            <w:del w:id="540" w:author="Thomas, Gregg" w:date="2024-10-01T11:00:00Z" w16du:dateUtc="2024-10-01T15:00:00Z">
              <w:r w:rsidRPr="008C347C">
                <w:rPr>
                  <w:rFonts w:ascii="Times New Roman" w:eastAsia="Times New Roman" w:hAnsi="Times New Roman" w:cs="Times New Roman"/>
                  <w:color w:val="000000"/>
                  <w:sz w:val="24"/>
                  <w:szCs w:val="24"/>
                </w:rPr>
                <w:delText>Schenk et al., 2013</w:delText>
              </w:r>
            </w:del>
          </w:p>
        </w:tc>
      </w:tr>
      <w:tr w:rsidR="008C347C" w:rsidRPr="00F379CE" w14:paraId="1922BCC2" w14:textId="77777777" w:rsidTr="00E25CF3">
        <w:trPr>
          <w:trHeight w:val="288"/>
          <w:jc w:val="center"/>
          <w:del w:id="541" w:author="Thomas, Gregg" w:date="2024-10-01T11:00:00Z"/>
        </w:trPr>
        <w:tc>
          <w:tcPr>
            <w:tcW w:w="1425" w:type="dxa"/>
            <w:tcBorders>
              <w:top w:val="nil"/>
              <w:bottom w:val="nil"/>
              <w:right w:val="single" w:sz="4" w:space="0" w:color="auto"/>
            </w:tcBorders>
            <w:shd w:val="clear" w:color="auto" w:fill="auto"/>
            <w:noWrap/>
            <w:vAlign w:val="bottom"/>
          </w:tcPr>
          <w:p w14:paraId="3D48EF2C" w14:textId="77777777" w:rsidR="008C347C" w:rsidRPr="008C347C" w:rsidRDefault="008C347C" w:rsidP="00F413E3">
            <w:pPr>
              <w:spacing w:after="0" w:line="240" w:lineRule="auto"/>
              <w:jc w:val="both"/>
              <w:rPr>
                <w:del w:id="542" w:author="Thomas, Gregg" w:date="2024-10-01T11:00:00Z" w16du:dateUtc="2024-10-01T15:00:00Z"/>
                <w:rFonts w:ascii="Times New Roman" w:eastAsia="Times New Roman" w:hAnsi="Times New Roman" w:cs="Times New Roman"/>
                <w:i/>
                <w:iCs/>
                <w:color w:val="000000"/>
                <w:sz w:val="24"/>
                <w:szCs w:val="24"/>
              </w:rPr>
            </w:pPr>
            <w:del w:id="543" w:author="Thomas, Gregg" w:date="2024-10-01T11:00:00Z" w16du:dateUtc="2024-10-01T15:00:00Z">
              <w:r w:rsidRPr="008C347C">
                <w:rPr>
                  <w:rFonts w:ascii="Times New Roman" w:eastAsia="Times New Roman" w:hAnsi="Times New Roman" w:cs="Times New Roman"/>
                  <w:i/>
                  <w:iCs/>
                  <w:color w:val="000000"/>
                  <w:sz w:val="24"/>
                  <w:szCs w:val="24"/>
                </w:rPr>
                <w:delText>Rattus</w:delText>
              </w:r>
            </w:del>
          </w:p>
        </w:tc>
        <w:tc>
          <w:tcPr>
            <w:tcW w:w="1800" w:type="dxa"/>
            <w:tcBorders>
              <w:top w:val="nil"/>
              <w:left w:val="single" w:sz="4" w:space="0" w:color="auto"/>
              <w:bottom w:val="nil"/>
              <w:right w:val="single" w:sz="4" w:space="0" w:color="auto"/>
            </w:tcBorders>
          </w:tcPr>
          <w:p w14:paraId="320C4B1E" w14:textId="77777777" w:rsidR="008C347C" w:rsidRPr="008C347C" w:rsidRDefault="008C347C" w:rsidP="00F413E3">
            <w:pPr>
              <w:spacing w:after="0" w:line="240" w:lineRule="auto"/>
              <w:jc w:val="both"/>
              <w:rPr>
                <w:del w:id="544" w:author="Thomas, Gregg" w:date="2024-10-01T11:00:00Z" w16du:dateUtc="2024-10-01T15:00:00Z"/>
                <w:rFonts w:ascii="Times New Roman" w:eastAsia="Times New Roman" w:hAnsi="Times New Roman" w:cs="Times New Roman"/>
                <w:color w:val="000000"/>
                <w:sz w:val="24"/>
                <w:szCs w:val="24"/>
              </w:rPr>
            </w:pPr>
            <w:del w:id="545" w:author="Thomas, Gregg" w:date="2024-10-01T11:00:00Z" w16du:dateUtc="2024-10-01T15:00:00Z">
              <w:r w:rsidRPr="008C347C">
                <w:rPr>
                  <w:rFonts w:ascii="Times New Roman" w:eastAsia="Times New Roman" w:hAnsi="Times New Roman" w:cs="Times New Roman"/>
                  <w:color w:val="000000"/>
                  <w:sz w:val="24"/>
                  <w:szCs w:val="24"/>
                </w:rPr>
                <w:delText>2.4</w:delText>
              </w:r>
            </w:del>
          </w:p>
        </w:tc>
        <w:tc>
          <w:tcPr>
            <w:tcW w:w="1995" w:type="dxa"/>
            <w:tcBorders>
              <w:top w:val="nil"/>
              <w:left w:val="single" w:sz="4" w:space="0" w:color="auto"/>
              <w:bottom w:val="nil"/>
              <w:right w:val="single" w:sz="4" w:space="0" w:color="auto"/>
            </w:tcBorders>
            <w:shd w:val="clear" w:color="auto" w:fill="auto"/>
            <w:noWrap/>
            <w:vAlign w:val="bottom"/>
          </w:tcPr>
          <w:p w14:paraId="1CAA9977" w14:textId="77777777" w:rsidR="008C347C" w:rsidRPr="008C347C" w:rsidRDefault="008C347C" w:rsidP="00F413E3">
            <w:pPr>
              <w:spacing w:after="0" w:line="240" w:lineRule="auto"/>
              <w:jc w:val="both"/>
              <w:rPr>
                <w:del w:id="546" w:author="Thomas, Gregg" w:date="2024-10-01T11:00:00Z" w16du:dateUtc="2024-10-01T15:00:00Z"/>
                <w:rFonts w:ascii="Times New Roman" w:eastAsia="Times New Roman" w:hAnsi="Times New Roman" w:cs="Times New Roman"/>
                <w:color w:val="000000"/>
                <w:sz w:val="24"/>
                <w:szCs w:val="24"/>
              </w:rPr>
            </w:pPr>
            <w:del w:id="547" w:author="Thomas, Gregg" w:date="2024-10-01T11:00:00Z" w16du:dateUtc="2024-10-01T15:00:00Z">
              <w:r w:rsidRPr="008C347C">
                <w:rPr>
                  <w:rFonts w:ascii="Times New Roman" w:eastAsia="Times New Roman" w:hAnsi="Times New Roman" w:cs="Times New Roman"/>
                  <w:color w:val="000000"/>
                  <w:sz w:val="24"/>
                  <w:szCs w:val="24"/>
                </w:rPr>
                <w:delText>3.6</w:delText>
              </w:r>
            </w:del>
          </w:p>
        </w:tc>
        <w:tc>
          <w:tcPr>
            <w:tcW w:w="2865" w:type="dxa"/>
            <w:tcBorders>
              <w:top w:val="nil"/>
              <w:left w:val="single" w:sz="4" w:space="0" w:color="auto"/>
              <w:bottom w:val="nil"/>
            </w:tcBorders>
            <w:shd w:val="clear" w:color="auto" w:fill="auto"/>
            <w:noWrap/>
            <w:vAlign w:val="bottom"/>
          </w:tcPr>
          <w:p w14:paraId="57CE1C5B" w14:textId="77777777" w:rsidR="008C347C" w:rsidRPr="008C347C" w:rsidRDefault="008C347C" w:rsidP="00F413E3">
            <w:pPr>
              <w:spacing w:after="0" w:line="240" w:lineRule="auto"/>
              <w:jc w:val="both"/>
              <w:rPr>
                <w:del w:id="548" w:author="Thomas, Gregg" w:date="2024-10-01T11:00:00Z" w16du:dateUtc="2024-10-01T15:00:00Z"/>
                <w:rFonts w:ascii="Times New Roman" w:eastAsia="Times New Roman" w:hAnsi="Times New Roman" w:cs="Times New Roman"/>
                <w:color w:val="000000"/>
                <w:sz w:val="24"/>
                <w:szCs w:val="24"/>
              </w:rPr>
            </w:pPr>
            <w:del w:id="549" w:author="Thomas, Gregg" w:date="2024-10-01T11:00:00Z" w16du:dateUtc="2024-10-01T15:00:00Z">
              <w:r w:rsidRPr="008C347C">
                <w:rPr>
                  <w:rFonts w:ascii="Times New Roman" w:eastAsia="Times New Roman" w:hAnsi="Times New Roman" w:cs="Times New Roman"/>
                  <w:color w:val="000000"/>
                  <w:sz w:val="24"/>
                  <w:szCs w:val="24"/>
                </w:rPr>
                <w:delText>Steppan and Schenk, 2017</w:delText>
              </w:r>
            </w:del>
          </w:p>
        </w:tc>
      </w:tr>
      <w:tr w:rsidR="008C347C" w:rsidRPr="006B09C6" w14:paraId="3AAA7C24" w14:textId="77777777" w:rsidTr="00E25CF3">
        <w:trPr>
          <w:trHeight w:val="288"/>
          <w:jc w:val="center"/>
          <w:del w:id="550" w:author="Thomas, Gregg" w:date="2024-10-01T11:00:00Z"/>
        </w:trPr>
        <w:tc>
          <w:tcPr>
            <w:tcW w:w="1425" w:type="dxa"/>
            <w:tcBorders>
              <w:top w:val="nil"/>
              <w:bottom w:val="nil"/>
              <w:right w:val="single" w:sz="4" w:space="0" w:color="auto"/>
            </w:tcBorders>
            <w:shd w:val="clear" w:color="auto" w:fill="auto"/>
            <w:noWrap/>
            <w:vAlign w:val="bottom"/>
          </w:tcPr>
          <w:p w14:paraId="64B00EF4" w14:textId="77777777" w:rsidR="008C347C" w:rsidRPr="008C347C" w:rsidRDefault="008C347C" w:rsidP="00F413E3">
            <w:pPr>
              <w:spacing w:after="0" w:line="240" w:lineRule="auto"/>
              <w:jc w:val="both"/>
              <w:rPr>
                <w:del w:id="551" w:author="Thomas, Gregg" w:date="2024-10-01T11:00:00Z" w16du:dateUtc="2024-10-01T15:00:00Z"/>
                <w:rFonts w:ascii="Times New Roman" w:eastAsia="Times New Roman" w:hAnsi="Times New Roman" w:cs="Times New Roman"/>
                <w:iCs/>
                <w:color w:val="000000"/>
                <w:sz w:val="24"/>
                <w:szCs w:val="24"/>
              </w:rPr>
            </w:pPr>
            <w:del w:id="552" w:author="Thomas, Gregg" w:date="2024-10-01T11:00:00Z" w16du:dateUtc="2024-10-01T15:00:00Z">
              <w:r w:rsidRPr="008C347C">
                <w:rPr>
                  <w:rFonts w:ascii="Times New Roman" w:eastAsia="Times New Roman" w:hAnsi="Times New Roman" w:cs="Times New Roman"/>
                  <w:iCs/>
                  <w:color w:val="000000"/>
                  <w:sz w:val="24"/>
                  <w:szCs w:val="24"/>
                </w:rPr>
                <w:delText>Murinae</w:delText>
              </w:r>
            </w:del>
          </w:p>
        </w:tc>
        <w:tc>
          <w:tcPr>
            <w:tcW w:w="1800" w:type="dxa"/>
            <w:tcBorders>
              <w:top w:val="nil"/>
              <w:left w:val="single" w:sz="4" w:space="0" w:color="auto"/>
              <w:bottom w:val="nil"/>
              <w:right w:val="single" w:sz="4" w:space="0" w:color="auto"/>
            </w:tcBorders>
          </w:tcPr>
          <w:p w14:paraId="513A947C" w14:textId="77777777" w:rsidR="008C347C" w:rsidRPr="008C347C" w:rsidRDefault="008C347C" w:rsidP="00F413E3">
            <w:pPr>
              <w:spacing w:after="0" w:line="240" w:lineRule="auto"/>
              <w:jc w:val="both"/>
              <w:rPr>
                <w:del w:id="553" w:author="Thomas, Gregg" w:date="2024-10-01T11:00:00Z" w16du:dateUtc="2024-10-01T15:00:00Z"/>
                <w:rFonts w:ascii="Times New Roman" w:eastAsia="Times New Roman" w:hAnsi="Times New Roman" w:cs="Times New Roman"/>
                <w:color w:val="000000"/>
                <w:sz w:val="24"/>
                <w:szCs w:val="24"/>
              </w:rPr>
            </w:pPr>
            <w:del w:id="554" w:author="Thomas, Gregg" w:date="2024-10-01T11:00:00Z" w16du:dateUtc="2024-10-01T15:00:00Z">
              <w:r w:rsidRPr="008C347C">
                <w:rPr>
                  <w:rFonts w:ascii="Times New Roman" w:eastAsia="Times New Roman" w:hAnsi="Times New Roman" w:cs="Times New Roman"/>
                  <w:color w:val="000000"/>
                  <w:sz w:val="24"/>
                  <w:szCs w:val="24"/>
                </w:rPr>
                <w:delText>12.1</w:delText>
              </w:r>
            </w:del>
          </w:p>
        </w:tc>
        <w:tc>
          <w:tcPr>
            <w:tcW w:w="1995" w:type="dxa"/>
            <w:tcBorders>
              <w:top w:val="nil"/>
              <w:left w:val="single" w:sz="4" w:space="0" w:color="auto"/>
              <w:bottom w:val="nil"/>
              <w:right w:val="single" w:sz="4" w:space="0" w:color="auto"/>
            </w:tcBorders>
            <w:shd w:val="clear" w:color="auto" w:fill="auto"/>
            <w:noWrap/>
            <w:vAlign w:val="bottom"/>
          </w:tcPr>
          <w:p w14:paraId="4F5F3DD3" w14:textId="77777777" w:rsidR="008C347C" w:rsidRPr="008C347C" w:rsidRDefault="008C347C" w:rsidP="00F413E3">
            <w:pPr>
              <w:spacing w:after="0" w:line="240" w:lineRule="auto"/>
              <w:jc w:val="both"/>
              <w:rPr>
                <w:del w:id="555" w:author="Thomas, Gregg" w:date="2024-10-01T11:00:00Z" w16du:dateUtc="2024-10-01T15:00:00Z"/>
                <w:rFonts w:ascii="Times New Roman" w:eastAsia="Times New Roman" w:hAnsi="Times New Roman" w:cs="Times New Roman"/>
                <w:color w:val="000000"/>
                <w:sz w:val="24"/>
                <w:szCs w:val="24"/>
              </w:rPr>
            </w:pPr>
            <w:del w:id="556" w:author="Thomas, Gregg" w:date="2024-10-01T11:00:00Z" w16du:dateUtc="2024-10-01T15:00:00Z">
              <w:r w:rsidRPr="008C347C">
                <w:rPr>
                  <w:rFonts w:ascii="Times New Roman" w:eastAsia="Times New Roman" w:hAnsi="Times New Roman" w:cs="Times New Roman"/>
                  <w:color w:val="000000"/>
                  <w:sz w:val="24"/>
                  <w:szCs w:val="24"/>
                </w:rPr>
                <w:delText>14.05</w:delText>
              </w:r>
            </w:del>
          </w:p>
        </w:tc>
        <w:tc>
          <w:tcPr>
            <w:tcW w:w="2865" w:type="dxa"/>
            <w:tcBorders>
              <w:top w:val="nil"/>
              <w:left w:val="single" w:sz="4" w:space="0" w:color="auto"/>
              <w:bottom w:val="nil"/>
            </w:tcBorders>
            <w:shd w:val="clear" w:color="auto" w:fill="auto"/>
            <w:noWrap/>
            <w:vAlign w:val="bottom"/>
          </w:tcPr>
          <w:p w14:paraId="13D3AD42" w14:textId="77777777" w:rsidR="008C347C" w:rsidRPr="008C347C" w:rsidRDefault="008C347C" w:rsidP="00F413E3">
            <w:pPr>
              <w:spacing w:after="0" w:line="240" w:lineRule="auto"/>
              <w:jc w:val="both"/>
              <w:rPr>
                <w:del w:id="557" w:author="Thomas, Gregg" w:date="2024-10-01T11:00:00Z" w16du:dateUtc="2024-10-01T15:00:00Z"/>
                <w:rFonts w:ascii="Times New Roman" w:eastAsia="Times New Roman" w:hAnsi="Times New Roman" w:cs="Times New Roman"/>
                <w:color w:val="000000"/>
                <w:sz w:val="24"/>
                <w:szCs w:val="24"/>
              </w:rPr>
            </w:pPr>
            <w:del w:id="558" w:author="Thomas, Gregg" w:date="2024-10-01T11:00:00Z" w16du:dateUtc="2024-10-01T15:00:00Z">
              <w:r w:rsidRPr="008C347C">
                <w:rPr>
                  <w:rFonts w:ascii="Times New Roman" w:eastAsia="Times New Roman" w:hAnsi="Times New Roman" w:cs="Times New Roman"/>
                  <w:color w:val="000000"/>
                  <w:sz w:val="24"/>
                  <w:szCs w:val="24"/>
                </w:rPr>
                <w:delText>Schenk et al., 2013</w:delText>
              </w:r>
            </w:del>
          </w:p>
        </w:tc>
      </w:tr>
    </w:tbl>
    <w:p w14:paraId="39694FA3" w14:textId="77777777" w:rsidR="008C347C" w:rsidRPr="00DD7998" w:rsidRDefault="008C347C" w:rsidP="00F413E3">
      <w:pPr>
        <w:jc w:val="both"/>
        <w:rPr>
          <w:del w:id="559" w:author="Thomas, Gregg" w:date="2024-10-01T11:00:00Z" w16du:dateUtc="2024-10-01T15:00:00Z"/>
        </w:rPr>
      </w:pPr>
    </w:p>
    <w:p w14:paraId="182102E6" w14:textId="77777777" w:rsidR="00CD624D" w:rsidRPr="00197A2B" w:rsidRDefault="00CD624D" w:rsidP="00F413E3">
      <w:pPr>
        <w:pStyle w:val="Heading3"/>
        <w:rPr>
          <w:del w:id="560" w:author="Thomas, Gregg" w:date="2024-10-01T11:00:00Z" w16du:dateUtc="2024-10-01T15:00:00Z"/>
        </w:rPr>
      </w:pPr>
      <w:del w:id="561" w:author="Thomas, Gregg" w:date="2024-10-01T11:00:00Z" w16du:dateUtc="2024-10-01T15:00:00Z">
        <w:r w:rsidRPr="00197A2B">
          <w:delText xml:space="preserve">Table </w:delText>
        </w:r>
        <w:r w:rsidR="008C347C">
          <w:delText>3</w:delText>
        </w:r>
        <w:r w:rsidRPr="00197A2B">
          <w:delText xml:space="preserve">: The most frequently recovered topologies across all 10kb windows. RS = </w:delText>
        </w:r>
        <w:r w:rsidRPr="00BC53EE">
          <w:rPr>
            <w:i/>
          </w:rPr>
          <w:delText>Rhyncomys soricoides</w:delText>
        </w:r>
        <w:r w:rsidRPr="00197A2B">
          <w:delText xml:space="preserve">, GD = </w:delText>
        </w:r>
        <w:r w:rsidRPr="00BC53EE">
          <w:rPr>
            <w:i/>
          </w:rPr>
          <w:delText>Grammomys dolichurus</w:delText>
        </w:r>
        <w:r w:rsidRPr="00197A2B">
          <w:delText xml:space="preserve">, RD = </w:delText>
        </w:r>
        <w:r w:rsidRPr="00BC53EE">
          <w:rPr>
            <w:i/>
          </w:rPr>
          <w:delText>Rhabdomys dilectus</w:delText>
        </w:r>
        <w:r w:rsidRPr="00197A2B">
          <w:delText xml:space="preserve">, MM = </w:delText>
        </w:r>
        <w:r w:rsidRPr="00BC53EE">
          <w:rPr>
            <w:i/>
          </w:rPr>
          <w:delText>Mus musculus</w:delText>
        </w:r>
        <w:r w:rsidRPr="00197A2B">
          <w:delText xml:space="preserve">, HA = </w:delText>
        </w:r>
        <w:r w:rsidRPr="00BC53EE">
          <w:rPr>
            <w:i/>
          </w:rPr>
          <w:delText>Hylomyscus alleni</w:delText>
        </w:r>
        <w:r w:rsidRPr="00197A2B">
          <w:delText xml:space="preserve">, MN = </w:delText>
        </w:r>
        <w:r w:rsidRPr="00BC53EE">
          <w:rPr>
            <w:i/>
          </w:rPr>
          <w:delText>Mastomys natalensis</w:delText>
        </w:r>
        <w:r w:rsidRPr="00197A2B">
          <w:delText xml:space="preserve">, PD = </w:delText>
        </w:r>
        <w:r w:rsidRPr="00BC53EE">
          <w:rPr>
            <w:i/>
          </w:rPr>
          <w:delText>Praomys delectorum</w:delText>
        </w:r>
        <w:r w:rsidRPr="00197A2B">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4E2C92ED" w14:textId="77777777" w:rsidTr="00CD624D">
        <w:trPr>
          <w:del w:id="562" w:author="Thomas, Gregg" w:date="2024-10-01T11:00:00Z"/>
        </w:trPr>
        <w:tc>
          <w:tcPr>
            <w:tcW w:w="1018" w:type="dxa"/>
            <w:tcBorders>
              <w:top w:val="single" w:sz="4" w:space="0" w:color="auto"/>
              <w:bottom w:val="single" w:sz="4" w:space="0" w:color="auto"/>
            </w:tcBorders>
            <w:vAlign w:val="center"/>
          </w:tcPr>
          <w:p w14:paraId="4578ED7F" w14:textId="77777777" w:rsidR="00CD624D" w:rsidRPr="00197A2B" w:rsidRDefault="00CD624D" w:rsidP="00F413E3">
            <w:pPr>
              <w:spacing w:after="0"/>
              <w:jc w:val="both"/>
              <w:rPr>
                <w:del w:id="563" w:author="Thomas, Gregg" w:date="2024-10-01T11:00:00Z" w16du:dateUtc="2024-10-01T15:00:00Z"/>
                <w:rFonts w:ascii="Times New Roman" w:hAnsi="Times New Roman" w:cs="Times New Roman"/>
                <w:sz w:val="24"/>
                <w:szCs w:val="24"/>
              </w:rPr>
            </w:pPr>
            <w:del w:id="564" w:author="Thomas, Gregg" w:date="2024-10-01T11:00:00Z" w16du:dateUtc="2024-10-01T15:00:00Z">
              <w:r w:rsidRPr="00197A2B">
                <w:rPr>
                  <w:rFonts w:ascii="Times New Roman" w:hAnsi="Times New Roman" w:cs="Times New Roman"/>
                  <w:sz w:val="24"/>
                  <w:szCs w:val="24"/>
                </w:rPr>
                <w:delText>Rank</w:delText>
              </w:r>
            </w:del>
          </w:p>
        </w:tc>
        <w:tc>
          <w:tcPr>
            <w:tcW w:w="4197" w:type="dxa"/>
            <w:tcBorders>
              <w:top w:val="single" w:sz="4" w:space="0" w:color="auto"/>
              <w:bottom w:val="single" w:sz="4" w:space="0" w:color="auto"/>
            </w:tcBorders>
            <w:vAlign w:val="center"/>
          </w:tcPr>
          <w:p w14:paraId="4B3C06F7" w14:textId="77777777" w:rsidR="00CD624D" w:rsidRPr="00197A2B" w:rsidRDefault="00CD624D" w:rsidP="00F413E3">
            <w:pPr>
              <w:spacing w:after="0"/>
              <w:jc w:val="both"/>
              <w:rPr>
                <w:del w:id="565" w:author="Thomas, Gregg" w:date="2024-10-01T11:00:00Z" w16du:dateUtc="2024-10-01T15:00:00Z"/>
                <w:rFonts w:ascii="Times New Roman" w:hAnsi="Times New Roman" w:cs="Times New Roman"/>
                <w:sz w:val="24"/>
                <w:szCs w:val="24"/>
              </w:rPr>
            </w:pPr>
            <w:del w:id="566" w:author="Thomas, Gregg" w:date="2024-10-01T11:00:00Z" w16du:dateUtc="2024-10-01T15:00:00Z">
              <w:r w:rsidRPr="00197A2B">
                <w:rPr>
                  <w:rFonts w:ascii="Times New Roman" w:hAnsi="Times New Roman" w:cs="Times New Roman"/>
                  <w:sz w:val="24"/>
                  <w:szCs w:val="24"/>
                </w:rPr>
                <w:delText>Topology</w:delText>
              </w:r>
            </w:del>
          </w:p>
        </w:tc>
        <w:tc>
          <w:tcPr>
            <w:tcW w:w="1684" w:type="dxa"/>
            <w:tcBorders>
              <w:top w:val="single" w:sz="4" w:space="0" w:color="auto"/>
              <w:bottom w:val="single" w:sz="4" w:space="0" w:color="auto"/>
            </w:tcBorders>
            <w:vAlign w:val="center"/>
          </w:tcPr>
          <w:p w14:paraId="58E405CC" w14:textId="77777777" w:rsidR="00CD624D" w:rsidRPr="00197A2B" w:rsidRDefault="00CD624D" w:rsidP="00F413E3">
            <w:pPr>
              <w:spacing w:after="0"/>
              <w:jc w:val="both"/>
              <w:rPr>
                <w:del w:id="567" w:author="Thomas, Gregg" w:date="2024-10-01T11:00:00Z" w16du:dateUtc="2024-10-01T15:00:00Z"/>
                <w:rFonts w:ascii="Times New Roman" w:hAnsi="Times New Roman" w:cs="Times New Roman"/>
                <w:sz w:val="24"/>
                <w:szCs w:val="24"/>
              </w:rPr>
            </w:pPr>
            <w:del w:id="568" w:author="Thomas, Gregg" w:date="2024-10-01T11:00:00Z" w16du:dateUtc="2024-10-01T15:00:00Z">
              <w:r w:rsidRPr="00197A2B">
                <w:rPr>
                  <w:rFonts w:ascii="Times New Roman" w:hAnsi="Times New Roman" w:cs="Times New Roman"/>
                  <w:sz w:val="24"/>
                  <w:szCs w:val="24"/>
                </w:rPr>
                <w:delText># of windows</w:delText>
              </w:r>
            </w:del>
          </w:p>
        </w:tc>
        <w:tc>
          <w:tcPr>
            <w:tcW w:w="2451" w:type="dxa"/>
            <w:tcBorders>
              <w:top w:val="single" w:sz="4" w:space="0" w:color="auto"/>
              <w:bottom w:val="single" w:sz="4" w:space="0" w:color="auto"/>
            </w:tcBorders>
            <w:vAlign w:val="center"/>
          </w:tcPr>
          <w:p w14:paraId="3EBF5BAB" w14:textId="77777777" w:rsidR="00CD624D" w:rsidRPr="00197A2B" w:rsidRDefault="00CD624D" w:rsidP="00F413E3">
            <w:pPr>
              <w:spacing w:after="0"/>
              <w:jc w:val="both"/>
              <w:rPr>
                <w:del w:id="569" w:author="Thomas, Gregg" w:date="2024-10-01T11:00:00Z" w16du:dateUtc="2024-10-01T15:00:00Z"/>
                <w:rFonts w:ascii="Times New Roman" w:hAnsi="Times New Roman" w:cs="Times New Roman"/>
                <w:sz w:val="24"/>
                <w:szCs w:val="24"/>
              </w:rPr>
            </w:pPr>
            <w:del w:id="570" w:author="Thomas, Gregg" w:date="2024-10-01T11:00:00Z" w16du:dateUtc="2024-10-01T15:00:00Z">
              <w:r w:rsidRPr="00197A2B">
                <w:rPr>
                  <w:rFonts w:ascii="Times New Roman" w:hAnsi="Times New Roman" w:cs="Times New Roman"/>
                  <w:sz w:val="24"/>
                  <w:szCs w:val="24"/>
                </w:rPr>
                <w:delText>Proportion of windows</w:delText>
              </w:r>
            </w:del>
          </w:p>
        </w:tc>
      </w:tr>
      <w:tr w:rsidR="002505CF" w:rsidRPr="00197A2B" w14:paraId="1B802B4E" w14:textId="77777777" w:rsidTr="005C2974">
        <w:trPr>
          <w:trHeight w:val="300"/>
          <w:del w:id="571" w:author="Thomas, Gregg" w:date="2024-10-01T11:00:00Z"/>
        </w:trPr>
        <w:tc>
          <w:tcPr>
            <w:tcW w:w="1018" w:type="dxa"/>
            <w:tcBorders>
              <w:top w:val="single" w:sz="4" w:space="0" w:color="auto"/>
            </w:tcBorders>
            <w:noWrap/>
            <w:vAlign w:val="bottom"/>
            <w:hideMark/>
          </w:tcPr>
          <w:p w14:paraId="1F0D65D7" w14:textId="77777777" w:rsidR="002505CF" w:rsidRPr="00851991" w:rsidRDefault="002505CF" w:rsidP="002505CF">
            <w:pPr>
              <w:spacing w:after="0" w:line="240" w:lineRule="auto"/>
              <w:jc w:val="both"/>
              <w:rPr>
                <w:del w:id="572" w:author="Thomas, Gregg" w:date="2024-10-01T11:00:00Z" w16du:dateUtc="2024-10-01T15:00:00Z"/>
                <w:rFonts w:ascii="Times New Roman" w:eastAsia="Times New Roman" w:hAnsi="Times New Roman" w:cs="Times New Roman"/>
                <w:color w:val="000000"/>
              </w:rPr>
            </w:pPr>
            <w:del w:id="573" w:author="Thomas, Gregg" w:date="2024-10-01T11:00:00Z" w16du:dateUtc="2024-10-01T15:00:00Z">
              <w:r w:rsidRPr="00851991">
                <w:rPr>
                  <w:rFonts w:ascii="Times New Roman" w:hAnsi="Times New Roman" w:cs="Times New Roman"/>
                  <w:color w:val="000000"/>
                </w:rPr>
                <w:delText>1</w:delText>
              </w:r>
            </w:del>
          </w:p>
        </w:tc>
        <w:tc>
          <w:tcPr>
            <w:tcW w:w="4197" w:type="dxa"/>
            <w:tcBorders>
              <w:top w:val="single" w:sz="4" w:space="0" w:color="auto"/>
            </w:tcBorders>
            <w:noWrap/>
            <w:vAlign w:val="bottom"/>
            <w:hideMark/>
          </w:tcPr>
          <w:p w14:paraId="6008B77B" w14:textId="77777777" w:rsidR="002505CF" w:rsidRPr="00851991" w:rsidRDefault="002505CF" w:rsidP="002505CF">
            <w:pPr>
              <w:spacing w:after="0" w:line="240" w:lineRule="auto"/>
              <w:jc w:val="both"/>
              <w:rPr>
                <w:del w:id="574" w:author="Thomas, Gregg" w:date="2024-10-01T11:00:00Z" w16du:dateUtc="2024-10-01T15:00:00Z"/>
                <w:rFonts w:ascii="Times New Roman" w:eastAsia="Times New Roman" w:hAnsi="Times New Roman" w:cs="Times New Roman"/>
                <w:color w:val="000000"/>
              </w:rPr>
            </w:pPr>
            <w:del w:id="575" w:author="Thomas, Gregg" w:date="2024-10-01T11:00:00Z" w16du:dateUtc="2024-10-01T15:00:00Z">
              <w:r w:rsidRPr="00851991">
                <w:rPr>
                  <w:rFonts w:ascii="Times New Roman" w:hAnsi="Times New Roman" w:cs="Times New Roman"/>
                  <w:color w:val="000000"/>
                </w:rPr>
                <w:delText>(RS,((GD,RD),(MM,((HA,MN),PD))));</w:delText>
              </w:r>
            </w:del>
          </w:p>
        </w:tc>
        <w:tc>
          <w:tcPr>
            <w:tcW w:w="1684" w:type="dxa"/>
            <w:tcBorders>
              <w:top w:val="single" w:sz="4" w:space="0" w:color="auto"/>
            </w:tcBorders>
            <w:noWrap/>
            <w:vAlign w:val="bottom"/>
            <w:hideMark/>
          </w:tcPr>
          <w:p w14:paraId="4973C35F" w14:textId="77777777" w:rsidR="002505CF" w:rsidRPr="00851991" w:rsidRDefault="002505CF" w:rsidP="002505CF">
            <w:pPr>
              <w:spacing w:after="0" w:line="240" w:lineRule="auto"/>
              <w:jc w:val="both"/>
              <w:rPr>
                <w:del w:id="576" w:author="Thomas, Gregg" w:date="2024-10-01T11:00:00Z" w16du:dateUtc="2024-10-01T15:00:00Z"/>
                <w:rFonts w:ascii="Times New Roman" w:eastAsia="Times New Roman" w:hAnsi="Times New Roman" w:cs="Times New Roman"/>
                <w:color w:val="000000"/>
              </w:rPr>
            </w:pPr>
            <w:del w:id="577" w:author="Thomas, Gregg" w:date="2024-10-01T11:00:00Z" w16du:dateUtc="2024-10-01T15:00:00Z">
              <w:r w:rsidRPr="00851991">
                <w:rPr>
                  <w:rFonts w:ascii="Times New Roman" w:hAnsi="Times New Roman" w:cs="Times New Roman"/>
                  <w:color w:val="000000"/>
                </w:rPr>
                <w:delText>23864</w:delText>
              </w:r>
            </w:del>
          </w:p>
        </w:tc>
        <w:tc>
          <w:tcPr>
            <w:tcW w:w="2451" w:type="dxa"/>
            <w:tcBorders>
              <w:top w:val="single" w:sz="4" w:space="0" w:color="auto"/>
            </w:tcBorders>
            <w:noWrap/>
            <w:vAlign w:val="bottom"/>
            <w:hideMark/>
          </w:tcPr>
          <w:p w14:paraId="791AFD9B" w14:textId="77777777" w:rsidR="002505CF" w:rsidRPr="00851991" w:rsidRDefault="002505CF" w:rsidP="002505CF">
            <w:pPr>
              <w:spacing w:after="0" w:line="240" w:lineRule="auto"/>
              <w:jc w:val="both"/>
              <w:rPr>
                <w:del w:id="578" w:author="Thomas, Gregg" w:date="2024-10-01T11:00:00Z" w16du:dateUtc="2024-10-01T15:00:00Z"/>
                <w:rFonts w:ascii="Times New Roman" w:eastAsia="Times New Roman" w:hAnsi="Times New Roman" w:cs="Times New Roman"/>
                <w:color w:val="000000"/>
              </w:rPr>
            </w:pPr>
            <w:del w:id="579" w:author="Thomas, Gregg" w:date="2024-10-01T11:00:00Z" w16du:dateUtc="2024-10-01T15:00:00Z">
              <w:r w:rsidRPr="00851991">
                <w:rPr>
                  <w:rFonts w:ascii="Times New Roman" w:hAnsi="Times New Roman" w:cs="Times New Roman"/>
                  <w:color w:val="000000"/>
                </w:rPr>
                <w:delText>0.146</w:delText>
              </w:r>
            </w:del>
          </w:p>
        </w:tc>
      </w:tr>
      <w:tr w:rsidR="002505CF" w:rsidRPr="00197A2B" w14:paraId="43470EEC" w14:textId="77777777" w:rsidTr="005C2974">
        <w:trPr>
          <w:trHeight w:val="300"/>
          <w:del w:id="580" w:author="Thomas, Gregg" w:date="2024-10-01T11:00:00Z"/>
        </w:trPr>
        <w:tc>
          <w:tcPr>
            <w:tcW w:w="1018" w:type="dxa"/>
            <w:noWrap/>
            <w:vAlign w:val="bottom"/>
            <w:hideMark/>
          </w:tcPr>
          <w:p w14:paraId="1F0A1CE4" w14:textId="77777777" w:rsidR="002505CF" w:rsidRPr="00851991" w:rsidRDefault="002505CF" w:rsidP="002505CF">
            <w:pPr>
              <w:spacing w:after="0" w:line="240" w:lineRule="auto"/>
              <w:jc w:val="both"/>
              <w:rPr>
                <w:del w:id="581" w:author="Thomas, Gregg" w:date="2024-10-01T11:00:00Z" w16du:dateUtc="2024-10-01T15:00:00Z"/>
                <w:rFonts w:ascii="Times New Roman" w:eastAsia="Times New Roman" w:hAnsi="Times New Roman" w:cs="Times New Roman"/>
                <w:color w:val="000000"/>
              </w:rPr>
            </w:pPr>
            <w:del w:id="582" w:author="Thomas, Gregg" w:date="2024-10-01T11:00:00Z" w16du:dateUtc="2024-10-01T15:00:00Z">
              <w:r w:rsidRPr="00851991">
                <w:rPr>
                  <w:rFonts w:ascii="Times New Roman" w:hAnsi="Times New Roman" w:cs="Times New Roman"/>
                  <w:color w:val="000000"/>
                </w:rPr>
                <w:delText>2</w:delText>
              </w:r>
            </w:del>
          </w:p>
        </w:tc>
        <w:tc>
          <w:tcPr>
            <w:tcW w:w="4197" w:type="dxa"/>
            <w:noWrap/>
            <w:vAlign w:val="bottom"/>
            <w:hideMark/>
          </w:tcPr>
          <w:p w14:paraId="62030A3A" w14:textId="77777777" w:rsidR="002505CF" w:rsidRPr="00851991" w:rsidRDefault="002505CF" w:rsidP="002505CF">
            <w:pPr>
              <w:spacing w:after="0" w:line="240" w:lineRule="auto"/>
              <w:jc w:val="both"/>
              <w:rPr>
                <w:del w:id="583" w:author="Thomas, Gregg" w:date="2024-10-01T11:00:00Z" w16du:dateUtc="2024-10-01T15:00:00Z"/>
                <w:rFonts w:ascii="Times New Roman" w:eastAsia="Times New Roman" w:hAnsi="Times New Roman" w:cs="Times New Roman"/>
                <w:color w:val="000000"/>
              </w:rPr>
            </w:pPr>
            <w:del w:id="584" w:author="Thomas, Gregg" w:date="2024-10-01T11:00:00Z" w16du:dateUtc="2024-10-01T15:00:00Z">
              <w:r w:rsidRPr="00851991">
                <w:rPr>
                  <w:rFonts w:ascii="Times New Roman" w:hAnsi="Times New Roman" w:cs="Times New Roman"/>
                  <w:color w:val="000000"/>
                </w:rPr>
                <w:delText>(RS,((GD,RD),(MM,((HA,PD),MN))));</w:delText>
              </w:r>
            </w:del>
          </w:p>
        </w:tc>
        <w:tc>
          <w:tcPr>
            <w:tcW w:w="1684" w:type="dxa"/>
            <w:noWrap/>
            <w:vAlign w:val="bottom"/>
            <w:hideMark/>
          </w:tcPr>
          <w:p w14:paraId="29AC4424" w14:textId="77777777" w:rsidR="002505CF" w:rsidRPr="00851991" w:rsidRDefault="002505CF" w:rsidP="002505CF">
            <w:pPr>
              <w:spacing w:after="0" w:line="240" w:lineRule="auto"/>
              <w:jc w:val="both"/>
              <w:rPr>
                <w:del w:id="585" w:author="Thomas, Gregg" w:date="2024-10-01T11:00:00Z" w16du:dateUtc="2024-10-01T15:00:00Z"/>
                <w:rFonts w:ascii="Times New Roman" w:eastAsia="Times New Roman" w:hAnsi="Times New Roman" w:cs="Times New Roman"/>
                <w:color w:val="000000"/>
              </w:rPr>
            </w:pPr>
            <w:del w:id="586" w:author="Thomas, Gregg" w:date="2024-10-01T11:00:00Z" w16du:dateUtc="2024-10-01T15:00:00Z">
              <w:r w:rsidRPr="00851991">
                <w:rPr>
                  <w:rFonts w:ascii="Times New Roman" w:hAnsi="Times New Roman" w:cs="Times New Roman"/>
                  <w:color w:val="000000"/>
                </w:rPr>
                <w:delText>23836</w:delText>
              </w:r>
            </w:del>
          </w:p>
        </w:tc>
        <w:tc>
          <w:tcPr>
            <w:tcW w:w="2451" w:type="dxa"/>
            <w:noWrap/>
            <w:vAlign w:val="bottom"/>
            <w:hideMark/>
          </w:tcPr>
          <w:p w14:paraId="50BED03A" w14:textId="77777777" w:rsidR="002505CF" w:rsidRPr="00851991" w:rsidRDefault="002505CF" w:rsidP="002505CF">
            <w:pPr>
              <w:spacing w:after="0" w:line="240" w:lineRule="auto"/>
              <w:jc w:val="both"/>
              <w:rPr>
                <w:del w:id="587" w:author="Thomas, Gregg" w:date="2024-10-01T11:00:00Z" w16du:dateUtc="2024-10-01T15:00:00Z"/>
                <w:rFonts w:ascii="Times New Roman" w:eastAsia="Times New Roman" w:hAnsi="Times New Roman" w:cs="Times New Roman"/>
                <w:color w:val="000000"/>
              </w:rPr>
            </w:pPr>
            <w:del w:id="588" w:author="Thomas, Gregg" w:date="2024-10-01T11:00:00Z" w16du:dateUtc="2024-10-01T15:00:00Z">
              <w:r w:rsidRPr="00851991">
                <w:rPr>
                  <w:rFonts w:ascii="Times New Roman" w:hAnsi="Times New Roman" w:cs="Times New Roman"/>
                  <w:color w:val="000000"/>
                </w:rPr>
                <w:delText>0.146</w:delText>
              </w:r>
            </w:del>
          </w:p>
        </w:tc>
      </w:tr>
      <w:tr w:rsidR="002505CF" w:rsidRPr="00197A2B" w14:paraId="116729AF" w14:textId="77777777" w:rsidTr="005C2974">
        <w:trPr>
          <w:trHeight w:val="300"/>
          <w:del w:id="589" w:author="Thomas, Gregg" w:date="2024-10-01T11:00:00Z"/>
        </w:trPr>
        <w:tc>
          <w:tcPr>
            <w:tcW w:w="1018" w:type="dxa"/>
            <w:noWrap/>
            <w:vAlign w:val="bottom"/>
            <w:hideMark/>
          </w:tcPr>
          <w:p w14:paraId="18144303" w14:textId="77777777" w:rsidR="002505CF" w:rsidRPr="00851991" w:rsidRDefault="002505CF" w:rsidP="002505CF">
            <w:pPr>
              <w:spacing w:after="0" w:line="240" w:lineRule="auto"/>
              <w:jc w:val="both"/>
              <w:rPr>
                <w:del w:id="590" w:author="Thomas, Gregg" w:date="2024-10-01T11:00:00Z" w16du:dateUtc="2024-10-01T15:00:00Z"/>
                <w:rFonts w:ascii="Times New Roman" w:eastAsia="Times New Roman" w:hAnsi="Times New Roman" w:cs="Times New Roman"/>
                <w:color w:val="000000"/>
              </w:rPr>
            </w:pPr>
            <w:del w:id="591" w:author="Thomas, Gregg" w:date="2024-10-01T11:00:00Z" w16du:dateUtc="2024-10-01T15:00:00Z">
              <w:r w:rsidRPr="00851991">
                <w:rPr>
                  <w:rFonts w:ascii="Times New Roman" w:hAnsi="Times New Roman" w:cs="Times New Roman"/>
                  <w:color w:val="000000"/>
                </w:rPr>
                <w:delText>3*</w:delText>
              </w:r>
            </w:del>
          </w:p>
        </w:tc>
        <w:tc>
          <w:tcPr>
            <w:tcW w:w="4197" w:type="dxa"/>
            <w:noWrap/>
            <w:vAlign w:val="bottom"/>
            <w:hideMark/>
          </w:tcPr>
          <w:p w14:paraId="5C5B844F" w14:textId="77777777" w:rsidR="002505CF" w:rsidRPr="00851991" w:rsidRDefault="002505CF" w:rsidP="002505CF">
            <w:pPr>
              <w:spacing w:after="0" w:line="240" w:lineRule="auto"/>
              <w:jc w:val="both"/>
              <w:rPr>
                <w:del w:id="592" w:author="Thomas, Gregg" w:date="2024-10-01T11:00:00Z" w16du:dateUtc="2024-10-01T15:00:00Z"/>
                <w:rFonts w:ascii="Times New Roman" w:eastAsia="Times New Roman" w:hAnsi="Times New Roman" w:cs="Times New Roman"/>
                <w:color w:val="000000"/>
              </w:rPr>
            </w:pPr>
            <w:del w:id="593" w:author="Thomas, Gregg" w:date="2024-10-01T11:00:00Z" w16du:dateUtc="2024-10-01T15:00:00Z">
              <w:r w:rsidRPr="00851991">
                <w:rPr>
                  <w:rFonts w:ascii="Times New Roman" w:hAnsi="Times New Roman" w:cs="Times New Roman"/>
                  <w:color w:val="000000"/>
                </w:rPr>
                <w:delText>(RS,((GD,RD),(MM,(HA,(MN,PD)))));</w:delText>
              </w:r>
            </w:del>
          </w:p>
        </w:tc>
        <w:tc>
          <w:tcPr>
            <w:tcW w:w="1684" w:type="dxa"/>
            <w:noWrap/>
            <w:vAlign w:val="bottom"/>
            <w:hideMark/>
          </w:tcPr>
          <w:p w14:paraId="3DEFA9B5" w14:textId="77777777" w:rsidR="002505CF" w:rsidRPr="00851991" w:rsidRDefault="002505CF" w:rsidP="002505CF">
            <w:pPr>
              <w:spacing w:after="0" w:line="240" w:lineRule="auto"/>
              <w:jc w:val="both"/>
              <w:rPr>
                <w:del w:id="594" w:author="Thomas, Gregg" w:date="2024-10-01T11:00:00Z" w16du:dateUtc="2024-10-01T15:00:00Z"/>
                <w:rFonts w:ascii="Times New Roman" w:eastAsia="Times New Roman" w:hAnsi="Times New Roman" w:cs="Times New Roman"/>
                <w:color w:val="000000"/>
              </w:rPr>
            </w:pPr>
            <w:del w:id="595" w:author="Thomas, Gregg" w:date="2024-10-01T11:00:00Z" w16du:dateUtc="2024-10-01T15:00:00Z">
              <w:r w:rsidRPr="00851991">
                <w:rPr>
                  <w:rFonts w:ascii="Times New Roman" w:hAnsi="Times New Roman" w:cs="Times New Roman"/>
                  <w:color w:val="000000"/>
                </w:rPr>
                <w:delText>21509</w:delText>
              </w:r>
            </w:del>
          </w:p>
        </w:tc>
        <w:tc>
          <w:tcPr>
            <w:tcW w:w="2451" w:type="dxa"/>
            <w:noWrap/>
            <w:vAlign w:val="bottom"/>
            <w:hideMark/>
          </w:tcPr>
          <w:p w14:paraId="2E4E6AE2" w14:textId="77777777" w:rsidR="002505CF" w:rsidRPr="00851991" w:rsidRDefault="002505CF" w:rsidP="002505CF">
            <w:pPr>
              <w:spacing w:after="0" w:line="240" w:lineRule="auto"/>
              <w:jc w:val="both"/>
              <w:rPr>
                <w:del w:id="596" w:author="Thomas, Gregg" w:date="2024-10-01T11:00:00Z" w16du:dateUtc="2024-10-01T15:00:00Z"/>
                <w:rFonts w:ascii="Times New Roman" w:eastAsia="Times New Roman" w:hAnsi="Times New Roman" w:cs="Times New Roman"/>
                <w:color w:val="000000"/>
              </w:rPr>
            </w:pPr>
            <w:del w:id="597" w:author="Thomas, Gregg" w:date="2024-10-01T11:00:00Z" w16du:dateUtc="2024-10-01T15:00:00Z">
              <w:r w:rsidRPr="00851991">
                <w:rPr>
                  <w:rFonts w:ascii="Times New Roman" w:hAnsi="Times New Roman" w:cs="Times New Roman"/>
                  <w:color w:val="000000"/>
                </w:rPr>
                <w:delText>0.131</w:delText>
              </w:r>
            </w:del>
          </w:p>
        </w:tc>
      </w:tr>
      <w:tr w:rsidR="002505CF" w:rsidRPr="00197A2B" w14:paraId="7C98DE6B" w14:textId="77777777" w:rsidTr="005C2974">
        <w:trPr>
          <w:trHeight w:val="300"/>
          <w:del w:id="598" w:author="Thomas, Gregg" w:date="2024-10-01T11:00:00Z"/>
        </w:trPr>
        <w:tc>
          <w:tcPr>
            <w:tcW w:w="1018" w:type="dxa"/>
            <w:noWrap/>
            <w:vAlign w:val="bottom"/>
            <w:hideMark/>
          </w:tcPr>
          <w:p w14:paraId="3DB6E049" w14:textId="77777777" w:rsidR="002505CF" w:rsidRPr="00851991" w:rsidRDefault="002505CF" w:rsidP="002505CF">
            <w:pPr>
              <w:spacing w:after="0" w:line="240" w:lineRule="auto"/>
              <w:jc w:val="both"/>
              <w:rPr>
                <w:del w:id="599" w:author="Thomas, Gregg" w:date="2024-10-01T11:00:00Z" w16du:dateUtc="2024-10-01T15:00:00Z"/>
                <w:rFonts w:ascii="Times New Roman" w:eastAsia="Times New Roman" w:hAnsi="Times New Roman" w:cs="Times New Roman"/>
                <w:color w:val="000000"/>
              </w:rPr>
            </w:pPr>
            <w:del w:id="600" w:author="Thomas, Gregg" w:date="2024-10-01T11:00:00Z" w16du:dateUtc="2024-10-01T15:00:00Z">
              <w:r w:rsidRPr="00851991">
                <w:rPr>
                  <w:rFonts w:ascii="Times New Roman" w:hAnsi="Times New Roman" w:cs="Times New Roman"/>
                  <w:color w:val="000000"/>
                </w:rPr>
                <w:delText>4</w:delText>
              </w:r>
            </w:del>
          </w:p>
        </w:tc>
        <w:tc>
          <w:tcPr>
            <w:tcW w:w="4197" w:type="dxa"/>
            <w:noWrap/>
            <w:vAlign w:val="bottom"/>
            <w:hideMark/>
          </w:tcPr>
          <w:p w14:paraId="2BC735D3" w14:textId="77777777" w:rsidR="002505CF" w:rsidRPr="00851991" w:rsidRDefault="002505CF" w:rsidP="002505CF">
            <w:pPr>
              <w:spacing w:after="0" w:line="240" w:lineRule="auto"/>
              <w:jc w:val="both"/>
              <w:rPr>
                <w:del w:id="601" w:author="Thomas, Gregg" w:date="2024-10-01T11:00:00Z" w16du:dateUtc="2024-10-01T15:00:00Z"/>
                <w:rFonts w:ascii="Times New Roman" w:eastAsia="Times New Roman" w:hAnsi="Times New Roman" w:cs="Times New Roman"/>
                <w:color w:val="000000"/>
              </w:rPr>
            </w:pPr>
            <w:del w:id="602" w:author="Thomas, Gregg" w:date="2024-10-01T11:00:00Z" w16du:dateUtc="2024-10-01T15:00:00Z">
              <w:r w:rsidRPr="00851991">
                <w:rPr>
                  <w:rFonts w:ascii="Times New Roman" w:hAnsi="Times New Roman" w:cs="Times New Roman"/>
                  <w:color w:val="000000"/>
                </w:rPr>
                <w:delText>(RS,(MM,((GD,RD),((HA,MN),PD))));</w:delText>
              </w:r>
            </w:del>
          </w:p>
        </w:tc>
        <w:tc>
          <w:tcPr>
            <w:tcW w:w="1684" w:type="dxa"/>
            <w:noWrap/>
            <w:vAlign w:val="bottom"/>
            <w:hideMark/>
          </w:tcPr>
          <w:p w14:paraId="1468A94F" w14:textId="77777777" w:rsidR="002505CF" w:rsidRPr="00851991" w:rsidRDefault="002505CF" w:rsidP="002505CF">
            <w:pPr>
              <w:spacing w:after="0" w:line="240" w:lineRule="auto"/>
              <w:jc w:val="both"/>
              <w:rPr>
                <w:del w:id="603" w:author="Thomas, Gregg" w:date="2024-10-01T11:00:00Z" w16du:dateUtc="2024-10-01T15:00:00Z"/>
                <w:rFonts w:ascii="Times New Roman" w:eastAsia="Times New Roman" w:hAnsi="Times New Roman" w:cs="Times New Roman"/>
                <w:color w:val="000000"/>
              </w:rPr>
            </w:pPr>
            <w:del w:id="604" w:author="Thomas, Gregg" w:date="2024-10-01T11:00:00Z" w16du:dateUtc="2024-10-01T15:00:00Z">
              <w:r w:rsidRPr="00851991">
                <w:rPr>
                  <w:rFonts w:ascii="Times New Roman" w:hAnsi="Times New Roman" w:cs="Times New Roman"/>
                  <w:color w:val="000000"/>
                </w:rPr>
                <w:delText>14417</w:delText>
              </w:r>
            </w:del>
          </w:p>
        </w:tc>
        <w:tc>
          <w:tcPr>
            <w:tcW w:w="2451" w:type="dxa"/>
            <w:noWrap/>
            <w:vAlign w:val="bottom"/>
            <w:hideMark/>
          </w:tcPr>
          <w:p w14:paraId="0E340462" w14:textId="77777777" w:rsidR="002505CF" w:rsidRPr="00851991" w:rsidRDefault="002505CF" w:rsidP="002505CF">
            <w:pPr>
              <w:spacing w:after="0" w:line="240" w:lineRule="auto"/>
              <w:jc w:val="both"/>
              <w:rPr>
                <w:del w:id="605" w:author="Thomas, Gregg" w:date="2024-10-01T11:00:00Z" w16du:dateUtc="2024-10-01T15:00:00Z"/>
                <w:rFonts w:ascii="Times New Roman" w:eastAsia="Times New Roman" w:hAnsi="Times New Roman" w:cs="Times New Roman"/>
                <w:color w:val="000000"/>
              </w:rPr>
            </w:pPr>
            <w:del w:id="606" w:author="Thomas, Gregg" w:date="2024-10-01T11:00:00Z" w16du:dateUtc="2024-10-01T15:00:00Z">
              <w:r w:rsidRPr="00851991">
                <w:rPr>
                  <w:rFonts w:ascii="Times New Roman" w:hAnsi="Times New Roman" w:cs="Times New Roman"/>
                  <w:color w:val="000000"/>
                </w:rPr>
                <w:delText>0.088</w:delText>
              </w:r>
            </w:del>
          </w:p>
        </w:tc>
      </w:tr>
      <w:tr w:rsidR="002505CF" w:rsidRPr="00197A2B" w14:paraId="6F8B5F59" w14:textId="77777777" w:rsidTr="005C2974">
        <w:trPr>
          <w:trHeight w:val="300"/>
          <w:del w:id="607" w:author="Thomas, Gregg" w:date="2024-10-01T11:00:00Z"/>
        </w:trPr>
        <w:tc>
          <w:tcPr>
            <w:tcW w:w="1018" w:type="dxa"/>
            <w:noWrap/>
            <w:vAlign w:val="bottom"/>
            <w:hideMark/>
          </w:tcPr>
          <w:p w14:paraId="0F999F44" w14:textId="77777777" w:rsidR="002505CF" w:rsidRPr="00851991" w:rsidRDefault="002505CF" w:rsidP="002505CF">
            <w:pPr>
              <w:spacing w:after="0" w:line="240" w:lineRule="auto"/>
              <w:jc w:val="both"/>
              <w:rPr>
                <w:del w:id="608" w:author="Thomas, Gregg" w:date="2024-10-01T11:00:00Z" w16du:dateUtc="2024-10-01T15:00:00Z"/>
                <w:rFonts w:ascii="Times New Roman" w:eastAsia="Times New Roman" w:hAnsi="Times New Roman" w:cs="Times New Roman"/>
                <w:color w:val="000000"/>
              </w:rPr>
            </w:pPr>
            <w:del w:id="609" w:author="Thomas, Gregg" w:date="2024-10-01T11:00:00Z" w16du:dateUtc="2024-10-01T15:00:00Z">
              <w:r w:rsidRPr="00851991">
                <w:rPr>
                  <w:rFonts w:ascii="Times New Roman" w:hAnsi="Times New Roman" w:cs="Times New Roman"/>
                  <w:color w:val="000000"/>
                </w:rPr>
                <w:delText>5</w:delText>
              </w:r>
            </w:del>
          </w:p>
        </w:tc>
        <w:tc>
          <w:tcPr>
            <w:tcW w:w="4197" w:type="dxa"/>
            <w:noWrap/>
            <w:vAlign w:val="bottom"/>
            <w:hideMark/>
          </w:tcPr>
          <w:p w14:paraId="137FB8DD" w14:textId="77777777" w:rsidR="002505CF" w:rsidRPr="00851991" w:rsidRDefault="002505CF" w:rsidP="002505CF">
            <w:pPr>
              <w:spacing w:after="0" w:line="240" w:lineRule="auto"/>
              <w:jc w:val="both"/>
              <w:rPr>
                <w:del w:id="610" w:author="Thomas, Gregg" w:date="2024-10-01T11:00:00Z" w16du:dateUtc="2024-10-01T15:00:00Z"/>
                <w:rFonts w:ascii="Times New Roman" w:eastAsia="Times New Roman" w:hAnsi="Times New Roman" w:cs="Times New Roman"/>
                <w:color w:val="000000"/>
              </w:rPr>
            </w:pPr>
            <w:del w:id="611" w:author="Thomas, Gregg" w:date="2024-10-01T11:00:00Z" w16du:dateUtc="2024-10-01T15:00:00Z">
              <w:r w:rsidRPr="00851991">
                <w:rPr>
                  <w:rFonts w:ascii="Times New Roman" w:hAnsi="Times New Roman" w:cs="Times New Roman"/>
                  <w:color w:val="000000"/>
                </w:rPr>
                <w:delText>(RS,(MM,((GD,RD),((HA,PD),MN))));</w:delText>
              </w:r>
            </w:del>
          </w:p>
        </w:tc>
        <w:tc>
          <w:tcPr>
            <w:tcW w:w="1684" w:type="dxa"/>
            <w:noWrap/>
            <w:vAlign w:val="bottom"/>
            <w:hideMark/>
          </w:tcPr>
          <w:p w14:paraId="25E3C2DD" w14:textId="77777777" w:rsidR="002505CF" w:rsidRPr="00851991" w:rsidRDefault="002505CF" w:rsidP="002505CF">
            <w:pPr>
              <w:spacing w:after="0" w:line="240" w:lineRule="auto"/>
              <w:jc w:val="both"/>
              <w:rPr>
                <w:del w:id="612" w:author="Thomas, Gregg" w:date="2024-10-01T11:00:00Z" w16du:dateUtc="2024-10-01T15:00:00Z"/>
                <w:rFonts w:ascii="Times New Roman" w:eastAsia="Times New Roman" w:hAnsi="Times New Roman" w:cs="Times New Roman"/>
                <w:color w:val="000000"/>
              </w:rPr>
            </w:pPr>
            <w:del w:id="613" w:author="Thomas, Gregg" w:date="2024-10-01T11:00:00Z" w16du:dateUtc="2024-10-01T15:00:00Z">
              <w:r w:rsidRPr="00851991">
                <w:rPr>
                  <w:rFonts w:ascii="Times New Roman" w:hAnsi="Times New Roman" w:cs="Times New Roman"/>
                  <w:color w:val="000000"/>
                </w:rPr>
                <w:delText>14321</w:delText>
              </w:r>
            </w:del>
          </w:p>
        </w:tc>
        <w:tc>
          <w:tcPr>
            <w:tcW w:w="2451" w:type="dxa"/>
            <w:noWrap/>
            <w:vAlign w:val="bottom"/>
            <w:hideMark/>
          </w:tcPr>
          <w:p w14:paraId="2DB76430" w14:textId="77777777" w:rsidR="002505CF" w:rsidRPr="00851991" w:rsidRDefault="002505CF" w:rsidP="002505CF">
            <w:pPr>
              <w:spacing w:after="0" w:line="240" w:lineRule="auto"/>
              <w:jc w:val="both"/>
              <w:rPr>
                <w:del w:id="614" w:author="Thomas, Gregg" w:date="2024-10-01T11:00:00Z" w16du:dateUtc="2024-10-01T15:00:00Z"/>
                <w:rFonts w:ascii="Times New Roman" w:eastAsia="Times New Roman" w:hAnsi="Times New Roman" w:cs="Times New Roman"/>
                <w:color w:val="000000"/>
              </w:rPr>
            </w:pPr>
            <w:del w:id="615" w:author="Thomas, Gregg" w:date="2024-10-01T11:00:00Z" w16du:dateUtc="2024-10-01T15:00:00Z">
              <w:r w:rsidRPr="00851991">
                <w:rPr>
                  <w:rFonts w:ascii="Times New Roman" w:hAnsi="Times New Roman" w:cs="Times New Roman"/>
                  <w:color w:val="000000"/>
                </w:rPr>
                <w:delText>0.0874</w:delText>
              </w:r>
            </w:del>
          </w:p>
        </w:tc>
      </w:tr>
      <w:tr w:rsidR="002505CF" w:rsidRPr="00197A2B" w14:paraId="104FE0D9" w14:textId="77777777" w:rsidTr="005C2974">
        <w:trPr>
          <w:trHeight w:val="300"/>
          <w:del w:id="616" w:author="Thomas, Gregg" w:date="2024-10-01T11:00:00Z"/>
        </w:trPr>
        <w:tc>
          <w:tcPr>
            <w:tcW w:w="1018" w:type="dxa"/>
            <w:noWrap/>
            <w:vAlign w:val="bottom"/>
            <w:hideMark/>
          </w:tcPr>
          <w:p w14:paraId="50D5D856" w14:textId="77777777" w:rsidR="002505CF" w:rsidRPr="00851991" w:rsidRDefault="002505CF" w:rsidP="002505CF">
            <w:pPr>
              <w:spacing w:after="0" w:line="240" w:lineRule="auto"/>
              <w:jc w:val="both"/>
              <w:rPr>
                <w:del w:id="617" w:author="Thomas, Gregg" w:date="2024-10-01T11:00:00Z" w16du:dateUtc="2024-10-01T15:00:00Z"/>
                <w:rFonts w:ascii="Times New Roman" w:eastAsia="Times New Roman" w:hAnsi="Times New Roman" w:cs="Times New Roman"/>
                <w:color w:val="000000"/>
              </w:rPr>
            </w:pPr>
            <w:del w:id="618" w:author="Thomas, Gregg" w:date="2024-10-01T11:00:00Z" w16du:dateUtc="2024-10-01T15:00:00Z">
              <w:r w:rsidRPr="00851991">
                <w:rPr>
                  <w:rFonts w:ascii="Times New Roman" w:hAnsi="Times New Roman" w:cs="Times New Roman"/>
                  <w:color w:val="000000"/>
                </w:rPr>
                <w:delText>6</w:delText>
              </w:r>
            </w:del>
          </w:p>
        </w:tc>
        <w:tc>
          <w:tcPr>
            <w:tcW w:w="4197" w:type="dxa"/>
            <w:noWrap/>
            <w:vAlign w:val="bottom"/>
            <w:hideMark/>
          </w:tcPr>
          <w:p w14:paraId="36D93096" w14:textId="77777777" w:rsidR="002505CF" w:rsidRPr="00851991" w:rsidRDefault="002505CF" w:rsidP="002505CF">
            <w:pPr>
              <w:spacing w:after="0" w:line="240" w:lineRule="auto"/>
              <w:jc w:val="both"/>
              <w:rPr>
                <w:del w:id="619" w:author="Thomas, Gregg" w:date="2024-10-01T11:00:00Z" w16du:dateUtc="2024-10-01T15:00:00Z"/>
                <w:rFonts w:ascii="Times New Roman" w:eastAsia="Times New Roman" w:hAnsi="Times New Roman" w:cs="Times New Roman"/>
                <w:color w:val="000000"/>
              </w:rPr>
            </w:pPr>
            <w:del w:id="620" w:author="Thomas, Gregg" w:date="2024-10-01T11:00:00Z" w16du:dateUtc="2024-10-01T15:00:00Z">
              <w:r w:rsidRPr="00851991">
                <w:rPr>
                  <w:rFonts w:ascii="Times New Roman" w:hAnsi="Times New Roman" w:cs="Times New Roman"/>
                  <w:color w:val="000000"/>
                </w:rPr>
                <w:delText>(RS,(MM,((GD,RD),(HA,(MN,PD)))));</w:delText>
              </w:r>
            </w:del>
          </w:p>
        </w:tc>
        <w:tc>
          <w:tcPr>
            <w:tcW w:w="1684" w:type="dxa"/>
            <w:noWrap/>
            <w:vAlign w:val="bottom"/>
            <w:hideMark/>
          </w:tcPr>
          <w:p w14:paraId="4529C00F" w14:textId="77777777" w:rsidR="002505CF" w:rsidRPr="00851991" w:rsidRDefault="002505CF" w:rsidP="002505CF">
            <w:pPr>
              <w:spacing w:after="0" w:line="240" w:lineRule="auto"/>
              <w:jc w:val="both"/>
              <w:rPr>
                <w:del w:id="621" w:author="Thomas, Gregg" w:date="2024-10-01T11:00:00Z" w16du:dateUtc="2024-10-01T15:00:00Z"/>
                <w:rFonts w:ascii="Times New Roman" w:eastAsia="Times New Roman" w:hAnsi="Times New Roman" w:cs="Times New Roman"/>
                <w:color w:val="000000"/>
              </w:rPr>
            </w:pPr>
            <w:del w:id="622" w:author="Thomas, Gregg" w:date="2024-10-01T11:00:00Z" w16du:dateUtc="2024-10-01T15:00:00Z">
              <w:r w:rsidRPr="00851991">
                <w:rPr>
                  <w:rFonts w:ascii="Times New Roman" w:hAnsi="Times New Roman" w:cs="Times New Roman"/>
                  <w:color w:val="000000"/>
                </w:rPr>
                <w:delText>14044</w:delText>
              </w:r>
            </w:del>
          </w:p>
        </w:tc>
        <w:tc>
          <w:tcPr>
            <w:tcW w:w="2451" w:type="dxa"/>
            <w:noWrap/>
            <w:vAlign w:val="bottom"/>
            <w:hideMark/>
          </w:tcPr>
          <w:p w14:paraId="6DB9E9EB" w14:textId="77777777" w:rsidR="002505CF" w:rsidRPr="00851991" w:rsidRDefault="002505CF" w:rsidP="002505CF">
            <w:pPr>
              <w:spacing w:after="0" w:line="240" w:lineRule="auto"/>
              <w:jc w:val="both"/>
              <w:rPr>
                <w:del w:id="623" w:author="Thomas, Gregg" w:date="2024-10-01T11:00:00Z" w16du:dateUtc="2024-10-01T15:00:00Z"/>
                <w:rFonts w:ascii="Times New Roman" w:eastAsia="Times New Roman" w:hAnsi="Times New Roman" w:cs="Times New Roman"/>
                <w:color w:val="000000"/>
              </w:rPr>
            </w:pPr>
            <w:del w:id="624" w:author="Thomas, Gregg" w:date="2024-10-01T11:00:00Z" w16du:dateUtc="2024-10-01T15:00:00Z">
              <w:r w:rsidRPr="00851991">
                <w:rPr>
                  <w:rFonts w:ascii="Times New Roman" w:hAnsi="Times New Roman" w:cs="Times New Roman"/>
                  <w:color w:val="000000"/>
                </w:rPr>
                <w:delText>0.0858</w:delText>
              </w:r>
            </w:del>
          </w:p>
        </w:tc>
      </w:tr>
      <w:tr w:rsidR="002505CF" w:rsidRPr="00197A2B" w14:paraId="7AF602C2" w14:textId="77777777" w:rsidTr="005C2974">
        <w:trPr>
          <w:trHeight w:val="300"/>
          <w:del w:id="625" w:author="Thomas, Gregg" w:date="2024-10-01T11:00:00Z"/>
        </w:trPr>
        <w:tc>
          <w:tcPr>
            <w:tcW w:w="1018" w:type="dxa"/>
            <w:noWrap/>
            <w:vAlign w:val="bottom"/>
            <w:hideMark/>
          </w:tcPr>
          <w:p w14:paraId="63719DB3" w14:textId="77777777" w:rsidR="002505CF" w:rsidRPr="00851991" w:rsidRDefault="002505CF" w:rsidP="002505CF">
            <w:pPr>
              <w:spacing w:after="0" w:line="240" w:lineRule="auto"/>
              <w:jc w:val="both"/>
              <w:rPr>
                <w:del w:id="626" w:author="Thomas, Gregg" w:date="2024-10-01T11:00:00Z" w16du:dateUtc="2024-10-01T15:00:00Z"/>
                <w:rFonts w:ascii="Times New Roman" w:eastAsia="Times New Roman" w:hAnsi="Times New Roman" w:cs="Times New Roman"/>
                <w:color w:val="000000"/>
              </w:rPr>
            </w:pPr>
            <w:del w:id="627" w:author="Thomas, Gregg" w:date="2024-10-01T11:00:00Z" w16du:dateUtc="2024-10-01T15:00:00Z">
              <w:r w:rsidRPr="00851991">
                <w:rPr>
                  <w:rFonts w:ascii="Times New Roman" w:hAnsi="Times New Roman" w:cs="Times New Roman"/>
                  <w:color w:val="000000"/>
                </w:rPr>
                <w:delText>7</w:delText>
              </w:r>
            </w:del>
          </w:p>
        </w:tc>
        <w:tc>
          <w:tcPr>
            <w:tcW w:w="4197" w:type="dxa"/>
            <w:noWrap/>
            <w:vAlign w:val="bottom"/>
            <w:hideMark/>
          </w:tcPr>
          <w:p w14:paraId="18BBD710" w14:textId="77777777" w:rsidR="002505CF" w:rsidRPr="00851991" w:rsidRDefault="002505CF" w:rsidP="002505CF">
            <w:pPr>
              <w:spacing w:after="0" w:line="240" w:lineRule="auto"/>
              <w:jc w:val="both"/>
              <w:rPr>
                <w:del w:id="628" w:author="Thomas, Gregg" w:date="2024-10-01T11:00:00Z" w16du:dateUtc="2024-10-01T15:00:00Z"/>
                <w:rFonts w:ascii="Times New Roman" w:eastAsia="Times New Roman" w:hAnsi="Times New Roman" w:cs="Times New Roman"/>
                <w:color w:val="000000"/>
              </w:rPr>
            </w:pPr>
            <w:del w:id="629" w:author="Thomas, Gregg" w:date="2024-10-01T11:00:00Z" w16du:dateUtc="2024-10-01T15:00:00Z">
              <w:r w:rsidRPr="00851991">
                <w:rPr>
                  <w:rFonts w:ascii="Times New Roman" w:hAnsi="Times New Roman" w:cs="Times New Roman"/>
                  <w:color w:val="000000"/>
                </w:rPr>
                <w:delText>(RS,(((HA,PD),MN),(MM,(GD,RD))));</w:delText>
              </w:r>
            </w:del>
          </w:p>
        </w:tc>
        <w:tc>
          <w:tcPr>
            <w:tcW w:w="1684" w:type="dxa"/>
            <w:noWrap/>
            <w:vAlign w:val="bottom"/>
            <w:hideMark/>
          </w:tcPr>
          <w:p w14:paraId="79363E07" w14:textId="77777777" w:rsidR="002505CF" w:rsidRPr="00851991" w:rsidRDefault="002505CF" w:rsidP="002505CF">
            <w:pPr>
              <w:spacing w:after="0" w:line="240" w:lineRule="auto"/>
              <w:jc w:val="both"/>
              <w:rPr>
                <w:del w:id="630" w:author="Thomas, Gregg" w:date="2024-10-01T11:00:00Z" w16du:dateUtc="2024-10-01T15:00:00Z"/>
                <w:rFonts w:ascii="Times New Roman" w:eastAsia="Times New Roman" w:hAnsi="Times New Roman" w:cs="Times New Roman"/>
                <w:color w:val="000000"/>
              </w:rPr>
            </w:pPr>
            <w:del w:id="631" w:author="Thomas, Gregg" w:date="2024-10-01T11:00:00Z" w16du:dateUtc="2024-10-01T15:00:00Z">
              <w:r w:rsidRPr="00851991">
                <w:rPr>
                  <w:rFonts w:ascii="Times New Roman" w:hAnsi="Times New Roman" w:cs="Times New Roman"/>
                  <w:color w:val="000000"/>
                </w:rPr>
                <w:delText>11723</w:delText>
              </w:r>
            </w:del>
          </w:p>
        </w:tc>
        <w:tc>
          <w:tcPr>
            <w:tcW w:w="2451" w:type="dxa"/>
            <w:noWrap/>
            <w:vAlign w:val="bottom"/>
            <w:hideMark/>
          </w:tcPr>
          <w:p w14:paraId="30F67BBE" w14:textId="77777777" w:rsidR="002505CF" w:rsidRPr="00851991" w:rsidRDefault="002505CF" w:rsidP="002505CF">
            <w:pPr>
              <w:spacing w:after="0" w:line="240" w:lineRule="auto"/>
              <w:jc w:val="both"/>
              <w:rPr>
                <w:del w:id="632" w:author="Thomas, Gregg" w:date="2024-10-01T11:00:00Z" w16du:dateUtc="2024-10-01T15:00:00Z"/>
                <w:rFonts w:ascii="Times New Roman" w:eastAsia="Times New Roman" w:hAnsi="Times New Roman" w:cs="Times New Roman"/>
                <w:color w:val="000000"/>
              </w:rPr>
            </w:pPr>
            <w:del w:id="633" w:author="Thomas, Gregg" w:date="2024-10-01T11:00:00Z" w16du:dateUtc="2024-10-01T15:00:00Z">
              <w:r w:rsidRPr="00851991">
                <w:rPr>
                  <w:rFonts w:ascii="Times New Roman" w:hAnsi="Times New Roman" w:cs="Times New Roman"/>
                  <w:color w:val="000000"/>
                </w:rPr>
                <w:delText>0.0716</w:delText>
              </w:r>
            </w:del>
          </w:p>
        </w:tc>
      </w:tr>
      <w:tr w:rsidR="002505CF" w:rsidRPr="00197A2B" w14:paraId="2913BDF6" w14:textId="77777777" w:rsidTr="005C2974">
        <w:trPr>
          <w:trHeight w:val="300"/>
          <w:del w:id="634" w:author="Thomas, Gregg" w:date="2024-10-01T11:00:00Z"/>
        </w:trPr>
        <w:tc>
          <w:tcPr>
            <w:tcW w:w="1018" w:type="dxa"/>
            <w:tcBorders>
              <w:bottom w:val="single" w:sz="4" w:space="0" w:color="auto"/>
            </w:tcBorders>
            <w:noWrap/>
            <w:vAlign w:val="bottom"/>
            <w:hideMark/>
          </w:tcPr>
          <w:p w14:paraId="4AD4CB68" w14:textId="77777777" w:rsidR="002505CF" w:rsidRPr="00851991" w:rsidRDefault="002505CF" w:rsidP="002505CF">
            <w:pPr>
              <w:spacing w:after="0" w:line="240" w:lineRule="auto"/>
              <w:jc w:val="both"/>
              <w:rPr>
                <w:del w:id="635" w:author="Thomas, Gregg" w:date="2024-10-01T11:00:00Z" w16du:dateUtc="2024-10-01T15:00:00Z"/>
                <w:rFonts w:ascii="Times New Roman" w:eastAsia="Times New Roman" w:hAnsi="Times New Roman" w:cs="Times New Roman"/>
                <w:color w:val="000000"/>
              </w:rPr>
            </w:pPr>
            <w:del w:id="636" w:author="Thomas, Gregg" w:date="2024-10-01T11:00:00Z" w16du:dateUtc="2024-10-01T15:00:00Z">
              <w:r w:rsidRPr="00851991">
                <w:rPr>
                  <w:rFonts w:ascii="Times New Roman" w:hAnsi="Times New Roman" w:cs="Times New Roman"/>
                  <w:color w:val="000000"/>
                </w:rPr>
                <w:delText>8</w:delText>
              </w:r>
            </w:del>
          </w:p>
        </w:tc>
        <w:tc>
          <w:tcPr>
            <w:tcW w:w="4197" w:type="dxa"/>
            <w:tcBorders>
              <w:bottom w:val="single" w:sz="4" w:space="0" w:color="auto"/>
            </w:tcBorders>
            <w:noWrap/>
            <w:vAlign w:val="bottom"/>
            <w:hideMark/>
          </w:tcPr>
          <w:p w14:paraId="608C233B" w14:textId="77777777" w:rsidR="002505CF" w:rsidRPr="00851991" w:rsidRDefault="002505CF" w:rsidP="002505CF">
            <w:pPr>
              <w:spacing w:after="0" w:line="240" w:lineRule="auto"/>
              <w:jc w:val="both"/>
              <w:rPr>
                <w:del w:id="637" w:author="Thomas, Gregg" w:date="2024-10-01T11:00:00Z" w16du:dateUtc="2024-10-01T15:00:00Z"/>
                <w:rFonts w:ascii="Times New Roman" w:eastAsia="Times New Roman" w:hAnsi="Times New Roman" w:cs="Times New Roman"/>
                <w:color w:val="000000"/>
              </w:rPr>
            </w:pPr>
            <w:del w:id="638" w:author="Thomas, Gregg" w:date="2024-10-01T11:00:00Z" w16du:dateUtc="2024-10-01T15:00:00Z">
              <w:r w:rsidRPr="00851991">
                <w:rPr>
                  <w:rFonts w:ascii="Times New Roman" w:hAnsi="Times New Roman" w:cs="Times New Roman"/>
                  <w:color w:val="000000"/>
                </w:rPr>
                <w:delText>(RS,(((HA,MN),PD),(MM,(GD,RD))));</w:delText>
              </w:r>
            </w:del>
          </w:p>
        </w:tc>
        <w:tc>
          <w:tcPr>
            <w:tcW w:w="1684" w:type="dxa"/>
            <w:tcBorders>
              <w:bottom w:val="single" w:sz="4" w:space="0" w:color="auto"/>
            </w:tcBorders>
            <w:noWrap/>
            <w:vAlign w:val="bottom"/>
            <w:hideMark/>
          </w:tcPr>
          <w:p w14:paraId="7B306F16" w14:textId="77777777" w:rsidR="002505CF" w:rsidRPr="00851991" w:rsidRDefault="002505CF" w:rsidP="002505CF">
            <w:pPr>
              <w:spacing w:after="0" w:line="240" w:lineRule="auto"/>
              <w:jc w:val="both"/>
              <w:rPr>
                <w:del w:id="639" w:author="Thomas, Gregg" w:date="2024-10-01T11:00:00Z" w16du:dateUtc="2024-10-01T15:00:00Z"/>
                <w:rFonts w:ascii="Times New Roman" w:eastAsia="Times New Roman" w:hAnsi="Times New Roman" w:cs="Times New Roman"/>
                <w:color w:val="000000"/>
              </w:rPr>
            </w:pPr>
            <w:del w:id="640" w:author="Thomas, Gregg" w:date="2024-10-01T11:00:00Z" w16du:dateUtc="2024-10-01T15:00:00Z">
              <w:r w:rsidRPr="00851991">
                <w:rPr>
                  <w:rFonts w:ascii="Times New Roman" w:hAnsi="Times New Roman" w:cs="Times New Roman"/>
                  <w:color w:val="000000"/>
                </w:rPr>
                <w:delText>11308</w:delText>
              </w:r>
            </w:del>
          </w:p>
        </w:tc>
        <w:tc>
          <w:tcPr>
            <w:tcW w:w="2451" w:type="dxa"/>
            <w:tcBorders>
              <w:bottom w:val="single" w:sz="4" w:space="0" w:color="auto"/>
            </w:tcBorders>
            <w:noWrap/>
            <w:vAlign w:val="bottom"/>
            <w:hideMark/>
          </w:tcPr>
          <w:p w14:paraId="0C22AB56" w14:textId="77777777" w:rsidR="002505CF" w:rsidRPr="00851991" w:rsidRDefault="002505CF" w:rsidP="002505CF">
            <w:pPr>
              <w:spacing w:after="0" w:line="240" w:lineRule="auto"/>
              <w:jc w:val="both"/>
              <w:rPr>
                <w:del w:id="641" w:author="Thomas, Gregg" w:date="2024-10-01T11:00:00Z" w16du:dateUtc="2024-10-01T15:00:00Z"/>
                <w:rFonts w:ascii="Times New Roman" w:eastAsia="Times New Roman" w:hAnsi="Times New Roman" w:cs="Times New Roman"/>
                <w:color w:val="000000"/>
              </w:rPr>
            </w:pPr>
            <w:del w:id="642" w:author="Thomas, Gregg" w:date="2024-10-01T11:00:00Z" w16du:dateUtc="2024-10-01T15:00:00Z">
              <w:r w:rsidRPr="00851991">
                <w:rPr>
                  <w:rFonts w:ascii="Times New Roman" w:hAnsi="Times New Roman" w:cs="Times New Roman"/>
                  <w:color w:val="000000"/>
                </w:rPr>
                <w:delText>0.0691</w:delText>
              </w:r>
            </w:del>
          </w:p>
        </w:tc>
      </w:tr>
    </w:tbl>
    <w:p w14:paraId="756B5749" w14:textId="77777777" w:rsidR="00E44640" w:rsidRPr="00197A2B" w:rsidRDefault="008E686B" w:rsidP="00F413E3">
      <w:pPr>
        <w:ind w:left="90"/>
        <w:jc w:val="both"/>
        <w:rPr>
          <w:del w:id="643" w:author="Thomas, Gregg" w:date="2024-10-01T11:00:00Z" w16du:dateUtc="2024-10-01T15:00:00Z"/>
          <w:rFonts w:ascii="Times New Roman" w:hAnsi="Times New Roman" w:cs="Times New Roman"/>
          <w:sz w:val="24"/>
          <w:szCs w:val="24"/>
        </w:rPr>
      </w:pPr>
      <w:del w:id="644" w:author="Thomas, Gregg" w:date="2024-10-01T11:00:00Z" w16du:dateUtc="2024-10-01T15:00:00Z">
        <w:r>
          <w:rPr>
            <w:rFonts w:ascii="Times New Roman" w:hAnsi="Times New Roman" w:cs="Times New Roman"/>
            <w:sz w:val="24"/>
            <w:szCs w:val="24"/>
          </w:rPr>
          <w:delText>*The topology recovered from concatenation of genes</w:delText>
        </w:r>
        <w:r w:rsidR="00FE0EA2">
          <w:rPr>
            <w:rFonts w:ascii="Times New Roman" w:hAnsi="Times New Roman" w:cs="Times New Roman"/>
            <w:sz w:val="24"/>
            <w:szCs w:val="24"/>
          </w:rPr>
          <w:delText xml:space="preserve"> or UCEs</w:delText>
        </w:r>
      </w:del>
    </w:p>
    <w:p w14:paraId="32009251" w14:textId="77777777" w:rsidR="00606B35" w:rsidRPr="00197A2B" w:rsidRDefault="00606B35" w:rsidP="00F413E3">
      <w:pPr>
        <w:pStyle w:val="Heading3"/>
        <w:rPr>
          <w:del w:id="645" w:author="Thomas, Gregg" w:date="2024-10-01T11:00:00Z" w16du:dateUtc="2024-10-01T15:00:00Z"/>
        </w:rPr>
      </w:pPr>
      <w:del w:id="646" w:author="Thomas, Gregg" w:date="2024-10-01T11:00:00Z" w16du:dateUtc="2024-10-01T15:00:00Z">
        <w:r w:rsidRPr="00197A2B">
          <w:delText xml:space="preserve">Table </w:delText>
        </w:r>
        <w:r w:rsidR="008C347C">
          <w:delText>4</w:delText>
        </w:r>
        <w:r w:rsidRPr="00197A2B">
          <w:delText>: Summaries of phylogenies per chromosome.</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235579F3" w14:textId="77777777" w:rsidTr="00606B35">
        <w:trPr>
          <w:jc w:val="center"/>
          <w:del w:id="647" w:author="Thomas, Gregg" w:date="2024-10-01T11:00:00Z"/>
        </w:trPr>
        <w:tc>
          <w:tcPr>
            <w:tcW w:w="1620" w:type="dxa"/>
            <w:tcBorders>
              <w:top w:val="single" w:sz="4" w:space="0" w:color="auto"/>
              <w:bottom w:val="single" w:sz="4" w:space="0" w:color="auto"/>
            </w:tcBorders>
            <w:vAlign w:val="center"/>
          </w:tcPr>
          <w:p w14:paraId="5AF9FE92" w14:textId="77777777" w:rsidR="005C2974" w:rsidRPr="00197A2B" w:rsidRDefault="005C2974" w:rsidP="00F413E3">
            <w:pPr>
              <w:spacing w:after="0"/>
              <w:jc w:val="both"/>
              <w:rPr>
                <w:del w:id="648" w:author="Thomas, Gregg" w:date="2024-10-01T11:00:00Z" w16du:dateUtc="2024-10-01T15:00:00Z"/>
                <w:rFonts w:ascii="Times New Roman" w:hAnsi="Times New Roman" w:cs="Times New Roman"/>
                <w:sz w:val="24"/>
                <w:szCs w:val="24"/>
              </w:rPr>
            </w:pPr>
            <w:del w:id="649" w:author="Thomas, Gregg" w:date="2024-10-01T11:00:00Z" w16du:dateUtc="2024-10-01T15:00:00Z">
              <w:r w:rsidRPr="00197A2B">
                <w:rPr>
                  <w:rFonts w:ascii="Times New Roman" w:hAnsi="Times New Roman" w:cs="Times New Roman"/>
                  <w:sz w:val="24"/>
                  <w:szCs w:val="24"/>
                </w:rPr>
                <w:delText>Chromosome</w:delText>
              </w:r>
            </w:del>
          </w:p>
        </w:tc>
        <w:tc>
          <w:tcPr>
            <w:tcW w:w="3600" w:type="dxa"/>
            <w:tcBorders>
              <w:top w:val="single" w:sz="4" w:space="0" w:color="auto"/>
              <w:bottom w:val="single" w:sz="4" w:space="0" w:color="auto"/>
            </w:tcBorders>
            <w:vAlign w:val="center"/>
          </w:tcPr>
          <w:p w14:paraId="43A81C60" w14:textId="77777777" w:rsidR="005C2974" w:rsidRPr="00197A2B" w:rsidRDefault="005C2974" w:rsidP="00F413E3">
            <w:pPr>
              <w:spacing w:after="0"/>
              <w:jc w:val="both"/>
              <w:rPr>
                <w:del w:id="650" w:author="Thomas, Gregg" w:date="2024-10-01T11:00:00Z" w16du:dateUtc="2024-10-01T15:00:00Z"/>
                <w:rFonts w:ascii="Times New Roman" w:hAnsi="Times New Roman" w:cs="Times New Roman"/>
                <w:sz w:val="24"/>
                <w:szCs w:val="24"/>
              </w:rPr>
            </w:pPr>
            <w:del w:id="651" w:author="Thomas, Gregg" w:date="2024-10-01T11:00:00Z" w16du:dateUtc="2024-10-01T15:00:00Z">
              <w:r w:rsidRPr="00197A2B">
                <w:rPr>
                  <w:rFonts w:ascii="Times New Roman" w:hAnsi="Times New Roman" w:cs="Times New Roman"/>
                  <w:sz w:val="24"/>
                  <w:szCs w:val="24"/>
                </w:rPr>
                <w:delText># of unique topologies recovered</w:delText>
              </w:r>
            </w:del>
          </w:p>
        </w:tc>
      </w:tr>
      <w:tr w:rsidR="005C2974" w:rsidRPr="00197A2B" w14:paraId="1A0C4DD0" w14:textId="77777777" w:rsidTr="005C2974">
        <w:trPr>
          <w:jc w:val="center"/>
          <w:del w:id="652" w:author="Thomas, Gregg" w:date="2024-10-01T11:00:00Z"/>
        </w:trPr>
        <w:tc>
          <w:tcPr>
            <w:tcW w:w="1620" w:type="dxa"/>
            <w:tcBorders>
              <w:top w:val="single" w:sz="4" w:space="0" w:color="auto"/>
            </w:tcBorders>
            <w:vAlign w:val="bottom"/>
          </w:tcPr>
          <w:p w14:paraId="21342869" w14:textId="77777777" w:rsidR="005C2974" w:rsidRPr="00851991" w:rsidRDefault="005C2974" w:rsidP="008A2B0A">
            <w:pPr>
              <w:spacing w:after="0"/>
              <w:jc w:val="both"/>
              <w:rPr>
                <w:del w:id="653" w:author="Thomas, Gregg" w:date="2024-10-01T11:00:00Z" w16du:dateUtc="2024-10-01T15:00:00Z"/>
                <w:rFonts w:ascii="Times New Roman" w:hAnsi="Times New Roman" w:cs="Times New Roman"/>
                <w:sz w:val="24"/>
                <w:szCs w:val="24"/>
              </w:rPr>
            </w:pPr>
            <w:del w:id="654" w:author="Thomas, Gregg" w:date="2024-10-01T11:00:00Z" w16du:dateUtc="2024-10-01T15:00:00Z">
              <w:r w:rsidRPr="00851991">
                <w:rPr>
                  <w:rFonts w:ascii="Times New Roman" w:hAnsi="Times New Roman" w:cs="Times New Roman"/>
                  <w:color w:val="000000"/>
                  <w:sz w:val="24"/>
                  <w:szCs w:val="24"/>
                </w:rPr>
                <w:delText>1</w:delText>
              </w:r>
            </w:del>
          </w:p>
        </w:tc>
        <w:tc>
          <w:tcPr>
            <w:tcW w:w="3600" w:type="dxa"/>
            <w:tcBorders>
              <w:top w:val="single" w:sz="4" w:space="0" w:color="auto"/>
            </w:tcBorders>
            <w:vAlign w:val="bottom"/>
          </w:tcPr>
          <w:p w14:paraId="68FF0268" w14:textId="77777777" w:rsidR="005C2974" w:rsidRPr="00851991" w:rsidRDefault="005C2974" w:rsidP="008A2B0A">
            <w:pPr>
              <w:spacing w:after="0"/>
              <w:jc w:val="both"/>
              <w:rPr>
                <w:del w:id="655" w:author="Thomas, Gregg" w:date="2024-10-01T11:00:00Z" w16du:dateUtc="2024-10-01T15:00:00Z"/>
                <w:rFonts w:ascii="Times New Roman" w:hAnsi="Times New Roman" w:cs="Times New Roman"/>
                <w:sz w:val="24"/>
                <w:szCs w:val="24"/>
              </w:rPr>
            </w:pPr>
            <w:del w:id="656" w:author="Thomas, Gregg" w:date="2024-10-01T11:00:00Z" w16du:dateUtc="2024-10-01T15:00:00Z">
              <w:r w:rsidRPr="00851991">
                <w:rPr>
                  <w:rFonts w:ascii="Times New Roman" w:hAnsi="Times New Roman" w:cs="Times New Roman"/>
                  <w:color w:val="000000"/>
                  <w:sz w:val="24"/>
                  <w:szCs w:val="24"/>
                </w:rPr>
                <w:delText>184</w:delText>
              </w:r>
            </w:del>
          </w:p>
        </w:tc>
      </w:tr>
      <w:tr w:rsidR="005C2974" w:rsidRPr="00197A2B" w14:paraId="53F695A4" w14:textId="77777777" w:rsidTr="005C2974">
        <w:trPr>
          <w:jc w:val="center"/>
          <w:del w:id="657" w:author="Thomas, Gregg" w:date="2024-10-01T11:00:00Z"/>
        </w:trPr>
        <w:tc>
          <w:tcPr>
            <w:tcW w:w="1620" w:type="dxa"/>
            <w:vAlign w:val="bottom"/>
          </w:tcPr>
          <w:p w14:paraId="6511EBF8" w14:textId="77777777" w:rsidR="005C2974" w:rsidRPr="00851991" w:rsidRDefault="005C2974" w:rsidP="008A2B0A">
            <w:pPr>
              <w:spacing w:after="0"/>
              <w:jc w:val="both"/>
              <w:rPr>
                <w:del w:id="658" w:author="Thomas, Gregg" w:date="2024-10-01T11:00:00Z" w16du:dateUtc="2024-10-01T15:00:00Z"/>
                <w:rFonts w:ascii="Times New Roman" w:hAnsi="Times New Roman" w:cs="Times New Roman"/>
                <w:sz w:val="24"/>
                <w:szCs w:val="24"/>
              </w:rPr>
            </w:pPr>
            <w:del w:id="659" w:author="Thomas, Gregg" w:date="2024-10-01T11:00:00Z" w16du:dateUtc="2024-10-01T15:00:00Z">
              <w:r w:rsidRPr="00851991">
                <w:rPr>
                  <w:rFonts w:ascii="Times New Roman" w:hAnsi="Times New Roman" w:cs="Times New Roman"/>
                  <w:color w:val="000000"/>
                  <w:sz w:val="24"/>
                  <w:szCs w:val="24"/>
                </w:rPr>
                <w:delText>2</w:delText>
              </w:r>
            </w:del>
          </w:p>
        </w:tc>
        <w:tc>
          <w:tcPr>
            <w:tcW w:w="3600" w:type="dxa"/>
            <w:vAlign w:val="bottom"/>
          </w:tcPr>
          <w:p w14:paraId="7B9666E7" w14:textId="77777777" w:rsidR="005C2974" w:rsidRPr="00851991" w:rsidRDefault="005C2974" w:rsidP="008A2B0A">
            <w:pPr>
              <w:spacing w:after="0"/>
              <w:jc w:val="both"/>
              <w:rPr>
                <w:del w:id="660" w:author="Thomas, Gregg" w:date="2024-10-01T11:00:00Z" w16du:dateUtc="2024-10-01T15:00:00Z"/>
                <w:rFonts w:ascii="Times New Roman" w:hAnsi="Times New Roman" w:cs="Times New Roman"/>
                <w:sz w:val="24"/>
                <w:szCs w:val="24"/>
              </w:rPr>
            </w:pPr>
            <w:del w:id="661" w:author="Thomas, Gregg" w:date="2024-10-01T11:00:00Z" w16du:dateUtc="2024-10-01T15:00:00Z">
              <w:r w:rsidRPr="00851991">
                <w:rPr>
                  <w:rFonts w:ascii="Times New Roman" w:hAnsi="Times New Roman" w:cs="Times New Roman"/>
                  <w:color w:val="000000"/>
                  <w:sz w:val="24"/>
                  <w:szCs w:val="24"/>
                </w:rPr>
                <w:delText>123</w:delText>
              </w:r>
            </w:del>
          </w:p>
        </w:tc>
      </w:tr>
      <w:tr w:rsidR="005C2974" w:rsidRPr="00197A2B" w14:paraId="12DC3D45" w14:textId="77777777" w:rsidTr="005C2974">
        <w:trPr>
          <w:jc w:val="center"/>
          <w:del w:id="662" w:author="Thomas, Gregg" w:date="2024-10-01T11:00:00Z"/>
        </w:trPr>
        <w:tc>
          <w:tcPr>
            <w:tcW w:w="1620" w:type="dxa"/>
            <w:vAlign w:val="bottom"/>
          </w:tcPr>
          <w:p w14:paraId="35D799CF" w14:textId="77777777" w:rsidR="005C2974" w:rsidRPr="00851991" w:rsidRDefault="005C2974" w:rsidP="008A2B0A">
            <w:pPr>
              <w:spacing w:after="0"/>
              <w:jc w:val="both"/>
              <w:rPr>
                <w:del w:id="663" w:author="Thomas, Gregg" w:date="2024-10-01T11:00:00Z" w16du:dateUtc="2024-10-01T15:00:00Z"/>
                <w:rFonts w:ascii="Times New Roman" w:hAnsi="Times New Roman" w:cs="Times New Roman"/>
                <w:sz w:val="24"/>
                <w:szCs w:val="24"/>
              </w:rPr>
            </w:pPr>
            <w:del w:id="664" w:author="Thomas, Gregg" w:date="2024-10-01T11:00:00Z" w16du:dateUtc="2024-10-01T15:00:00Z">
              <w:r w:rsidRPr="00851991">
                <w:rPr>
                  <w:rFonts w:ascii="Times New Roman" w:hAnsi="Times New Roman" w:cs="Times New Roman"/>
                  <w:color w:val="000000"/>
                  <w:sz w:val="24"/>
                  <w:szCs w:val="24"/>
                </w:rPr>
                <w:delText>3</w:delText>
              </w:r>
            </w:del>
          </w:p>
        </w:tc>
        <w:tc>
          <w:tcPr>
            <w:tcW w:w="3600" w:type="dxa"/>
            <w:vAlign w:val="bottom"/>
          </w:tcPr>
          <w:p w14:paraId="2B345CE3" w14:textId="77777777" w:rsidR="005C2974" w:rsidRPr="00851991" w:rsidRDefault="005C2974" w:rsidP="008A2B0A">
            <w:pPr>
              <w:spacing w:after="0"/>
              <w:jc w:val="both"/>
              <w:rPr>
                <w:del w:id="665" w:author="Thomas, Gregg" w:date="2024-10-01T11:00:00Z" w16du:dateUtc="2024-10-01T15:00:00Z"/>
                <w:rFonts w:ascii="Times New Roman" w:hAnsi="Times New Roman" w:cs="Times New Roman"/>
                <w:sz w:val="24"/>
                <w:szCs w:val="24"/>
              </w:rPr>
            </w:pPr>
            <w:del w:id="666" w:author="Thomas, Gregg" w:date="2024-10-01T11:00:00Z" w16du:dateUtc="2024-10-01T15:00:00Z">
              <w:r w:rsidRPr="00851991">
                <w:rPr>
                  <w:rFonts w:ascii="Times New Roman" w:hAnsi="Times New Roman" w:cs="Times New Roman"/>
                  <w:color w:val="000000"/>
                  <w:sz w:val="24"/>
                  <w:szCs w:val="24"/>
                </w:rPr>
                <w:delText>114</w:delText>
              </w:r>
            </w:del>
          </w:p>
        </w:tc>
      </w:tr>
      <w:tr w:rsidR="005C2974" w:rsidRPr="00197A2B" w14:paraId="76F31BD7" w14:textId="77777777" w:rsidTr="005C2974">
        <w:trPr>
          <w:jc w:val="center"/>
          <w:del w:id="667" w:author="Thomas, Gregg" w:date="2024-10-01T11:00:00Z"/>
        </w:trPr>
        <w:tc>
          <w:tcPr>
            <w:tcW w:w="1620" w:type="dxa"/>
            <w:vAlign w:val="bottom"/>
          </w:tcPr>
          <w:p w14:paraId="26273A83" w14:textId="77777777" w:rsidR="005C2974" w:rsidRPr="00851991" w:rsidRDefault="005C2974" w:rsidP="008A2B0A">
            <w:pPr>
              <w:spacing w:after="0"/>
              <w:jc w:val="both"/>
              <w:rPr>
                <w:del w:id="668" w:author="Thomas, Gregg" w:date="2024-10-01T11:00:00Z" w16du:dateUtc="2024-10-01T15:00:00Z"/>
                <w:rFonts w:ascii="Times New Roman" w:hAnsi="Times New Roman" w:cs="Times New Roman"/>
                <w:sz w:val="24"/>
                <w:szCs w:val="24"/>
              </w:rPr>
            </w:pPr>
            <w:del w:id="669" w:author="Thomas, Gregg" w:date="2024-10-01T11:00:00Z" w16du:dateUtc="2024-10-01T15:00:00Z">
              <w:r w:rsidRPr="00851991">
                <w:rPr>
                  <w:rFonts w:ascii="Times New Roman" w:hAnsi="Times New Roman" w:cs="Times New Roman"/>
                  <w:color w:val="000000"/>
                  <w:sz w:val="24"/>
                  <w:szCs w:val="24"/>
                </w:rPr>
                <w:delText>4</w:delText>
              </w:r>
            </w:del>
          </w:p>
        </w:tc>
        <w:tc>
          <w:tcPr>
            <w:tcW w:w="3600" w:type="dxa"/>
            <w:vAlign w:val="bottom"/>
          </w:tcPr>
          <w:p w14:paraId="49FC8124" w14:textId="77777777" w:rsidR="005C2974" w:rsidRPr="00851991" w:rsidRDefault="005C2974" w:rsidP="008A2B0A">
            <w:pPr>
              <w:spacing w:after="0"/>
              <w:jc w:val="both"/>
              <w:rPr>
                <w:del w:id="670" w:author="Thomas, Gregg" w:date="2024-10-01T11:00:00Z" w16du:dateUtc="2024-10-01T15:00:00Z"/>
                <w:rFonts w:ascii="Times New Roman" w:hAnsi="Times New Roman" w:cs="Times New Roman"/>
                <w:sz w:val="24"/>
                <w:szCs w:val="24"/>
              </w:rPr>
            </w:pPr>
            <w:del w:id="671" w:author="Thomas, Gregg" w:date="2024-10-01T11:00:00Z" w16du:dateUtc="2024-10-01T15:00:00Z">
              <w:r w:rsidRPr="00851991">
                <w:rPr>
                  <w:rFonts w:ascii="Times New Roman" w:hAnsi="Times New Roman" w:cs="Times New Roman"/>
                  <w:color w:val="000000"/>
                  <w:sz w:val="24"/>
                  <w:szCs w:val="24"/>
                </w:rPr>
                <w:delText>144</w:delText>
              </w:r>
            </w:del>
          </w:p>
        </w:tc>
      </w:tr>
      <w:tr w:rsidR="005C2974" w:rsidRPr="00197A2B" w14:paraId="1A23EEDC" w14:textId="77777777" w:rsidTr="005C2974">
        <w:trPr>
          <w:jc w:val="center"/>
          <w:del w:id="672" w:author="Thomas, Gregg" w:date="2024-10-01T11:00:00Z"/>
        </w:trPr>
        <w:tc>
          <w:tcPr>
            <w:tcW w:w="1620" w:type="dxa"/>
            <w:vAlign w:val="bottom"/>
          </w:tcPr>
          <w:p w14:paraId="677FF82C" w14:textId="77777777" w:rsidR="005C2974" w:rsidRPr="00851991" w:rsidRDefault="005C2974" w:rsidP="008A2B0A">
            <w:pPr>
              <w:spacing w:after="0"/>
              <w:jc w:val="both"/>
              <w:rPr>
                <w:del w:id="673" w:author="Thomas, Gregg" w:date="2024-10-01T11:00:00Z" w16du:dateUtc="2024-10-01T15:00:00Z"/>
                <w:rFonts w:ascii="Times New Roman" w:hAnsi="Times New Roman" w:cs="Times New Roman"/>
                <w:sz w:val="24"/>
                <w:szCs w:val="24"/>
              </w:rPr>
            </w:pPr>
            <w:del w:id="674" w:author="Thomas, Gregg" w:date="2024-10-01T11:00:00Z" w16du:dateUtc="2024-10-01T15:00:00Z">
              <w:r w:rsidRPr="00851991">
                <w:rPr>
                  <w:rFonts w:ascii="Times New Roman" w:hAnsi="Times New Roman" w:cs="Times New Roman"/>
                  <w:color w:val="000000"/>
                  <w:sz w:val="24"/>
                  <w:szCs w:val="24"/>
                </w:rPr>
                <w:delText>5</w:delText>
              </w:r>
            </w:del>
          </w:p>
        </w:tc>
        <w:tc>
          <w:tcPr>
            <w:tcW w:w="3600" w:type="dxa"/>
            <w:vAlign w:val="bottom"/>
          </w:tcPr>
          <w:p w14:paraId="33608D92" w14:textId="77777777" w:rsidR="005C2974" w:rsidRPr="00851991" w:rsidRDefault="005C2974" w:rsidP="008A2B0A">
            <w:pPr>
              <w:spacing w:after="0"/>
              <w:jc w:val="both"/>
              <w:rPr>
                <w:del w:id="675" w:author="Thomas, Gregg" w:date="2024-10-01T11:00:00Z" w16du:dateUtc="2024-10-01T15:00:00Z"/>
                <w:rFonts w:ascii="Times New Roman" w:hAnsi="Times New Roman" w:cs="Times New Roman"/>
                <w:sz w:val="24"/>
                <w:szCs w:val="24"/>
              </w:rPr>
            </w:pPr>
            <w:del w:id="676" w:author="Thomas, Gregg" w:date="2024-10-01T11:00:00Z" w16du:dateUtc="2024-10-01T15:00:00Z">
              <w:r w:rsidRPr="00851991">
                <w:rPr>
                  <w:rFonts w:ascii="Times New Roman" w:hAnsi="Times New Roman" w:cs="Times New Roman"/>
                  <w:color w:val="000000"/>
                  <w:sz w:val="24"/>
                  <w:szCs w:val="24"/>
                </w:rPr>
                <w:delText>134</w:delText>
              </w:r>
            </w:del>
          </w:p>
        </w:tc>
      </w:tr>
      <w:tr w:rsidR="005C2974" w:rsidRPr="00197A2B" w14:paraId="20E2C990" w14:textId="77777777" w:rsidTr="005C2974">
        <w:trPr>
          <w:jc w:val="center"/>
          <w:del w:id="677" w:author="Thomas, Gregg" w:date="2024-10-01T11:00:00Z"/>
        </w:trPr>
        <w:tc>
          <w:tcPr>
            <w:tcW w:w="1620" w:type="dxa"/>
            <w:vAlign w:val="bottom"/>
          </w:tcPr>
          <w:p w14:paraId="6F8F3913" w14:textId="77777777" w:rsidR="005C2974" w:rsidRPr="00851991" w:rsidRDefault="005C2974" w:rsidP="008A2B0A">
            <w:pPr>
              <w:spacing w:after="0"/>
              <w:jc w:val="both"/>
              <w:rPr>
                <w:del w:id="678" w:author="Thomas, Gregg" w:date="2024-10-01T11:00:00Z" w16du:dateUtc="2024-10-01T15:00:00Z"/>
                <w:rFonts w:ascii="Times New Roman" w:hAnsi="Times New Roman" w:cs="Times New Roman"/>
                <w:sz w:val="24"/>
                <w:szCs w:val="24"/>
              </w:rPr>
            </w:pPr>
            <w:del w:id="679" w:author="Thomas, Gregg" w:date="2024-10-01T11:00:00Z" w16du:dateUtc="2024-10-01T15:00:00Z">
              <w:r w:rsidRPr="00851991">
                <w:rPr>
                  <w:rFonts w:ascii="Times New Roman" w:hAnsi="Times New Roman" w:cs="Times New Roman"/>
                  <w:color w:val="000000"/>
                  <w:sz w:val="24"/>
                  <w:szCs w:val="24"/>
                </w:rPr>
                <w:delText>6</w:delText>
              </w:r>
            </w:del>
          </w:p>
        </w:tc>
        <w:tc>
          <w:tcPr>
            <w:tcW w:w="3600" w:type="dxa"/>
            <w:vAlign w:val="bottom"/>
          </w:tcPr>
          <w:p w14:paraId="648D6EDC" w14:textId="77777777" w:rsidR="005C2974" w:rsidRPr="00851991" w:rsidRDefault="005C2974" w:rsidP="008A2B0A">
            <w:pPr>
              <w:spacing w:after="0"/>
              <w:jc w:val="both"/>
              <w:rPr>
                <w:del w:id="680" w:author="Thomas, Gregg" w:date="2024-10-01T11:00:00Z" w16du:dateUtc="2024-10-01T15:00:00Z"/>
                <w:rFonts w:ascii="Times New Roman" w:hAnsi="Times New Roman" w:cs="Times New Roman"/>
                <w:sz w:val="24"/>
                <w:szCs w:val="24"/>
              </w:rPr>
            </w:pPr>
            <w:del w:id="681" w:author="Thomas, Gregg" w:date="2024-10-01T11:00:00Z" w16du:dateUtc="2024-10-01T15:00:00Z">
              <w:r w:rsidRPr="00851991">
                <w:rPr>
                  <w:rFonts w:ascii="Times New Roman" w:hAnsi="Times New Roman" w:cs="Times New Roman"/>
                  <w:color w:val="000000"/>
                  <w:sz w:val="24"/>
                  <w:szCs w:val="24"/>
                </w:rPr>
                <w:delText>172</w:delText>
              </w:r>
            </w:del>
          </w:p>
        </w:tc>
      </w:tr>
      <w:tr w:rsidR="005C2974" w:rsidRPr="00197A2B" w14:paraId="3F8BFF47" w14:textId="77777777" w:rsidTr="005C2974">
        <w:trPr>
          <w:jc w:val="center"/>
          <w:del w:id="682" w:author="Thomas, Gregg" w:date="2024-10-01T11:00:00Z"/>
        </w:trPr>
        <w:tc>
          <w:tcPr>
            <w:tcW w:w="1620" w:type="dxa"/>
            <w:vAlign w:val="bottom"/>
          </w:tcPr>
          <w:p w14:paraId="375B5269" w14:textId="77777777" w:rsidR="005C2974" w:rsidRPr="00851991" w:rsidRDefault="005C2974" w:rsidP="008A2B0A">
            <w:pPr>
              <w:spacing w:after="0"/>
              <w:jc w:val="both"/>
              <w:rPr>
                <w:del w:id="683" w:author="Thomas, Gregg" w:date="2024-10-01T11:00:00Z" w16du:dateUtc="2024-10-01T15:00:00Z"/>
                <w:rFonts w:ascii="Times New Roman" w:hAnsi="Times New Roman" w:cs="Times New Roman"/>
                <w:sz w:val="24"/>
                <w:szCs w:val="24"/>
              </w:rPr>
            </w:pPr>
            <w:del w:id="684" w:author="Thomas, Gregg" w:date="2024-10-01T11:00:00Z" w16du:dateUtc="2024-10-01T15:00:00Z">
              <w:r w:rsidRPr="00851991">
                <w:rPr>
                  <w:rFonts w:ascii="Times New Roman" w:hAnsi="Times New Roman" w:cs="Times New Roman"/>
                  <w:color w:val="000000"/>
                  <w:sz w:val="24"/>
                  <w:szCs w:val="24"/>
                </w:rPr>
                <w:delText>7</w:delText>
              </w:r>
            </w:del>
          </w:p>
        </w:tc>
        <w:tc>
          <w:tcPr>
            <w:tcW w:w="3600" w:type="dxa"/>
            <w:vAlign w:val="bottom"/>
          </w:tcPr>
          <w:p w14:paraId="4575495B" w14:textId="77777777" w:rsidR="005C2974" w:rsidRPr="00851991" w:rsidRDefault="005C2974" w:rsidP="008A2B0A">
            <w:pPr>
              <w:spacing w:after="0"/>
              <w:jc w:val="both"/>
              <w:rPr>
                <w:del w:id="685" w:author="Thomas, Gregg" w:date="2024-10-01T11:00:00Z" w16du:dateUtc="2024-10-01T15:00:00Z"/>
                <w:rFonts w:ascii="Times New Roman" w:hAnsi="Times New Roman" w:cs="Times New Roman"/>
                <w:sz w:val="24"/>
                <w:szCs w:val="24"/>
              </w:rPr>
            </w:pPr>
            <w:del w:id="686" w:author="Thomas, Gregg" w:date="2024-10-01T11:00:00Z" w16du:dateUtc="2024-10-01T15:00:00Z">
              <w:r w:rsidRPr="00851991">
                <w:rPr>
                  <w:rFonts w:ascii="Times New Roman" w:hAnsi="Times New Roman" w:cs="Times New Roman"/>
                  <w:color w:val="000000"/>
                  <w:sz w:val="24"/>
                  <w:szCs w:val="24"/>
                </w:rPr>
                <w:delText>218</w:delText>
              </w:r>
            </w:del>
          </w:p>
        </w:tc>
      </w:tr>
      <w:tr w:rsidR="005C2974" w:rsidRPr="00197A2B" w14:paraId="5A87FE25" w14:textId="77777777" w:rsidTr="005C2974">
        <w:trPr>
          <w:jc w:val="center"/>
          <w:del w:id="687" w:author="Thomas, Gregg" w:date="2024-10-01T11:00:00Z"/>
        </w:trPr>
        <w:tc>
          <w:tcPr>
            <w:tcW w:w="1620" w:type="dxa"/>
            <w:vAlign w:val="bottom"/>
          </w:tcPr>
          <w:p w14:paraId="78CD0AC0" w14:textId="77777777" w:rsidR="005C2974" w:rsidRPr="00851991" w:rsidRDefault="005C2974" w:rsidP="008A2B0A">
            <w:pPr>
              <w:spacing w:after="0"/>
              <w:jc w:val="both"/>
              <w:rPr>
                <w:del w:id="688" w:author="Thomas, Gregg" w:date="2024-10-01T11:00:00Z" w16du:dateUtc="2024-10-01T15:00:00Z"/>
                <w:rFonts w:ascii="Times New Roman" w:hAnsi="Times New Roman" w:cs="Times New Roman"/>
                <w:sz w:val="24"/>
                <w:szCs w:val="24"/>
              </w:rPr>
            </w:pPr>
            <w:del w:id="689" w:author="Thomas, Gregg" w:date="2024-10-01T11:00:00Z" w16du:dateUtc="2024-10-01T15:00:00Z">
              <w:r w:rsidRPr="00851991">
                <w:rPr>
                  <w:rFonts w:ascii="Times New Roman" w:hAnsi="Times New Roman" w:cs="Times New Roman"/>
                  <w:color w:val="000000"/>
                  <w:sz w:val="24"/>
                  <w:szCs w:val="24"/>
                </w:rPr>
                <w:delText>8</w:delText>
              </w:r>
            </w:del>
          </w:p>
        </w:tc>
        <w:tc>
          <w:tcPr>
            <w:tcW w:w="3600" w:type="dxa"/>
            <w:vAlign w:val="bottom"/>
          </w:tcPr>
          <w:p w14:paraId="6D225E49" w14:textId="77777777" w:rsidR="005C2974" w:rsidRPr="00851991" w:rsidRDefault="005C2974" w:rsidP="008A2B0A">
            <w:pPr>
              <w:spacing w:after="0"/>
              <w:jc w:val="both"/>
              <w:rPr>
                <w:del w:id="690" w:author="Thomas, Gregg" w:date="2024-10-01T11:00:00Z" w16du:dateUtc="2024-10-01T15:00:00Z"/>
                <w:rFonts w:ascii="Times New Roman" w:hAnsi="Times New Roman" w:cs="Times New Roman"/>
                <w:sz w:val="24"/>
                <w:szCs w:val="24"/>
              </w:rPr>
            </w:pPr>
            <w:del w:id="691" w:author="Thomas, Gregg" w:date="2024-10-01T11:00:00Z" w16du:dateUtc="2024-10-01T15:00:00Z">
              <w:r w:rsidRPr="00851991">
                <w:rPr>
                  <w:rFonts w:ascii="Times New Roman" w:hAnsi="Times New Roman" w:cs="Times New Roman"/>
                  <w:color w:val="000000"/>
                  <w:sz w:val="24"/>
                  <w:szCs w:val="24"/>
                </w:rPr>
                <w:delText>133</w:delText>
              </w:r>
            </w:del>
          </w:p>
        </w:tc>
      </w:tr>
      <w:tr w:rsidR="005C2974" w:rsidRPr="00197A2B" w14:paraId="0790DC9A" w14:textId="77777777" w:rsidTr="005C2974">
        <w:trPr>
          <w:jc w:val="center"/>
          <w:del w:id="692" w:author="Thomas, Gregg" w:date="2024-10-01T11:00:00Z"/>
        </w:trPr>
        <w:tc>
          <w:tcPr>
            <w:tcW w:w="1620" w:type="dxa"/>
            <w:vAlign w:val="bottom"/>
          </w:tcPr>
          <w:p w14:paraId="2E2DB360" w14:textId="77777777" w:rsidR="005C2974" w:rsidRPr="00851991" w:rsidRDefault="005C2974" w:rsidP="008A2B0A">
            <w:pPr>
              <w:spacing w:after="0"/>
              <w:jc w:val="both"/>
              <w:rPr>
                <w:del w:id="693" w:author="Thomas, Gregg" w:date="2024-10-01T11:00:00Z" w16du:dateUtc="2024-10-01T15:00:00Z"/>
                <w:rFonts w:ascii="Times New Roman" w:hAnsi="Times New Roman" w:cs="Times New Roman"/>
                <w:sz w:val="24"/>
                <w:szCs w:val="24"/>
              </w:rPr>
            </w:pPr>
            <w:del w:id="694" w:author="Thomas, Gregg" w:date="2024-10-01T11:00:00Z" w16du:dateUtc="2024-10-01T15:00:00Z">
              <w:r w:rsidRPr="00851991">
                <w:rPr>
                  <w:rFonts w:ascii="Times New Roman" w:hAnsi="Times New Roman" w:cs="Times New Roman"/>
                  <w:color w:val="000000"/>
                  <w:sz w:val="24"/>
                  <w:szCs w:val="24"/>
                </w:rPr>
                <w:delText>9</w:delText>
              </w:r>
            </w:del>
          </w:p>
        </w:tc>
        <w:tc>
          <w:tcPr>
            <w:tcW w:w="3600" w:type="dxa"/>
            <w:vAlign w:val="bottom"/>
          </w:tcPr>
          <w:p w14:paraId="2A472CDD" w14:textId="77777777" w:rsidR="005C2974" w:rsidRPr="00851991" w:rsidRDefault="005C2974" w:rsidP="008A2B0A">
            <w:pPr>
              <w:spacing w:after="0"/>
              <w:jc w:val="both"/>
              <w:rPr>
                <w:del w:id="695" w:author="Thomas, Gregg" w:date="2024-10-01T11:00:00Z" w16du:dateUtc="2024-10-01T15:00:00Z"/>
                <w:rFonts w:ascii="Times New Roman" w:hAnsi="Times New Roman" w:cs="Times New Roman"/>
                <w:sz w:val="24"/>
                <w:szCs w:val="24"/>
              </w:rPr>
            </w:pPr>
            <w:del w:id="696" w:author="Thomas, Gregg" w:date="2024-10-01T11:00:00Z" w16du:dateUtc="2024-10-01T15:00:00Z">
              <w:r w:rsidRPr="00851991">
                <w:rPr>
                  <w:rFonts w:ascii="Times New Roman" w:hAnsi="Times New Roman" w:cs="Times New Roman"/>
                  <w:color w:val="000000"/>
                  <w:sz w:val="24"/>
                  <w:szCs w:val="24"/>
                </w:rPr>
                <w:delText>116</w:delText>
              </w:r>
            </w:del>
          </w:p>
        </w:tc>
      </w:tr>
      <w:tr w:rsidR="005C2974" w:rsidRPr="00197A2B" w14:paraId="6580A08E" w14:textId="77777777" w:rsidTr="005C2974">
        <w:trPr>
          <w:jc w:val="center"/>
          <w:del w:id="697" w:author="Thomas, Gregg" w:date="2024-10-01T11:00:00Z"/>
        </w:trPr>
        <w:tc>
          <w:tcPr>
            <w:tcW w:w="1620" w:type="dxa"/>
            <w:vAlign w:val="bottom"/>
          </w:tcPr>
          <w:p w14:paraId="5B6BA9E7" w14:textId="77777777" w:rsidR="005C2974" w:rsidRPr="00851991" w:rsidRDefault="005C2974" w:rsidP="008A2B0A">
            <w:pPr>
              <w:spacing w:after="0"/>
              <w:jc w:val="both"/>
              <w:rPr>
                <w:del w:id="698" w:author="Thomas, Gregg" w:date="2024-10-01T11:00:00Z" w16du:dateUtc="2024-10-01T15:00:00Z"/>
                <w:rFonts w:ascii="Times New Roman" w:hAnsi="Times New Roman" w:cs="Times New Roman"/>
                <w:sz w:val="24"/>
                <w:szCs w:val="24"/>
              </w:rPr>
            </w:pPr>
            <w:del w:id="699" w:author="Thomas, Gregg" w:date="2024-10-01T11:00:00Z" w16du:dateUtc="2024-10-01T15:00:00Z">
              <w:r w:rsidRPr="00851991">
                <w:rPr>
                  <w:rFonts w:ascii="Times New Roman" w:hAnsi="Times New Roman" w:cs="Times New Roman"/>
                  <w:color w:val="000000"/>
                  <w:sz w:val="24"/>
                  <w:szCs w:val="24"/>
                </w:rPr>
                <w:delText>10</w:delText>
              </w:r>
            </w:del>
          </w:p>
        </w:tc>
        <w:tc>
          <w:tcPr>
            <w:tcW w:w="3600" w:type="dxa"/>
            <w:vAlign w:val="bottom"/>
          </w:tcPr>
          <w:p w14:paraId="4C61F855" w14:textId="77777777" w:rsidR="005C2974" w:rsidRPr="00851991" w:rsidRDefault="005C2974" w:rsidP="008A2B0A">
            <w:pPr>
              <w:spacing w:after="0"/>
              <w:jc w:val="both"/>
              <w:rPr>
                <w:del w:id="700" w:author="Thomas, Gregg" w:date="2024-10-01T11:00:00Z" w16du:dateUtc="2024-10-01T15:00:00Z"/>
                <w:rFonts w:ascii="Times New Roman" w:hAnsi="Times New Roman" w:cs="Times New Roman"/>
                <w:sz w:val="24"/>
                <w:szCs w:val="24"/>
              </w:rPr>
            </w:pPr>
            <w:del w:id="701" w:author="Thomas, Gregg" w:date="2024-10-01T11:00:00Z" w16du:dateUtc="2024-10-01T15:00:00Z">
              <w:r w:rsidRPr="00851991">
                <w:rPr>
                  <w:rFonts w:ascii="Times New Roman" w:hAnsi="Times New Roman" w:cs="Times New Roman"/>
                  <w:color w:val="000000"/>
                  <w:sz w:val="24"/>
                  <w:szCs w:val="24"/>
                </w:rPr>
                <w:delText>110</w:delText>
              </w:r>
            </w:del>
          </w:p>
        </w:tc>
      </w:tr>
      <w:tr w:rsidR="005C2974" w:rsidRPr="00197A2B" w14:paraId="0C812EE0" w14:textId="77777777" w:rsidTr="005C2974">
        <w:trPr>
          <w:jc w:val="center"/>
          <w:del w:id="702" w:author="Thomas, Gregg" w:date="2024-10-01T11:00:00Z"/>
        </w:trPr>
        <w:tc>
          <w:tcPr>
            <w:tcW w:w="1620" w:type="dxa"/>
            <w:vAlign w:val="bottom"/>
          </w:tcPr>
          <w:p w14:paraId="129C52F6" w14:textId="77777777" w:rsidR="005C2974" w:rsidRPr="00851991" w:rsidRDefault="005C2974" w:rsidP="008A2B0A">
            <w:pPr>
              <w:spacing w:after="0"/>
              <w:jc w:val="both"/>
              <w:rPr>
                <w:del w:id="703" w:author="Thomas, Gregg" w:date="2024-10-01T11:00:00Z" w16du:dateUtc="2024-10-01T15:00:00Z"/>
                <w:rFonts w:ascii="Times New Roman" w:hAnsi="Times New Roman" w:cs="Times New Roman"/>
                <w:sz w:val="24"/>
                <w:szCs w:val="24"/>
              </w:rPr>
            </w:pPr>
            <w:del w:id="704" w:author="Thomas, Gregg" w:date="2024-10-01T11:00:00Z" w16du:dateUtc="2024-10-01T15:00:00Z">
              <w:r w:rsidRPr="00851991">
                <w:rPr>
                  <w:rFonts w:ascii="Times New Roman" w:hAnsi="Times New Roman" w:cs="Times New Roman"/>
                  <w:color w:val="000000"/>
                  <w:sz w:val="24"/>
                  <w:szCs w:val="24"/>
                </w:rPr>
                <w:delText>11</w:delText>
              </w:r>
            </w:del>
          </w:p>
        </w:tc>
        <w:tc>
          <w:tcPr>
            <w:tcW w:w="3600" w:type="dxa"/>
            <w:vAlign w:val="bottom"/>
          </w:tcPr>
          <w:p w14:paraId="12276603" w14:textId="77777777" w:rsidR="005C2974" w:rsidRPr="00851991" w:rsidRDefault="005C2974" w:rsidP="008A2B0A">
            <w:pPr>
              <w:spacing w:after="0"/>
              <w:jc w:val="both"/>
              <w:rPr>
                <w:del w:id="705" w:author="Thomas, Gregg" w:date="2024-10-01T11:00:00Z" w16du:dateUtc="2024-10-01T15:00:00Z"/>
                <w:rFonts w:ascii="Times New Roman" w:hAnsi="Times New Roman" w:cs="Times New Roman"/>
                <w:sz w:val="24"/>
                <w:szCs w:val="24"/>
              </w:rPr>
            </w:pPr>
            <w:del w:id="706" w:author="Thomas, Gregg" w:date="2024-10-01T11:00:00Z" w16du:dateUtc="2024-10-01T15:00:00Z">
              <w:r w:rsidRPr="00851991">
                <w:rPr>
                  <w:rFonts w:ascii="Times New Roman" w:hAnsi="Times New Roman" w:cs="Times New Roman"/>
                  <w:color w:val="000000"/>
                  <w:sz w:val="24"/>
                  <w:szCs w:val="24"/>
                </w:rPr>
                <w:delText>93</w:delText>
              </w:r>
            </w:del>
          </w:p>
        </w:tc>
      </w:tr>
      <w:tr w:rsidR="005C2974" w:rsidRPr="00197A2B" w14:paraId="2A9FBB06" w14:textId="77777777" w:rsidTr="005C2974">
        <w:trPr>
          <w:jc w:val="center"/>
          <w:del w:id="707" w:author="Thomas, Gregg" w:date="2024-10-01T11:00:00Z"/>
        </w:trPr>
        <w:tc>
          <w:tcPr>
            <w:tcW w:w="1620" w:type="dxa"/>
            <w:vAlign w:val="bottom"/>
          </w:tcPr>
          <w:p w14:paraId="52EFFA2D" w14:textId="77777777" w:rsidR="005C2974" w:rsidRPr="00851991" w:rsidRDefault="005C2974" w:rsidP="008A2B0A">
            <w:pPr>
              <w:spacing w:after="0"/>
              <w:jc w:val="both"/>
              <w:rPr>
                <w:del w:id="708" w:author="Thomas, Gregg" w:date="2024-10-01T11:00:00Z" w16du:dateUtc="2024-10-01T15:00:00Z"/>
                <w:rFonts w:ascii="Times New Roman" w:hAnsi="Times New Roman" w:cs="Times New Roman"/>
                <w:sz w:val="24"/>
                <w:szCs w:val="24"/>
              </w:rPr>
            </w:pPr>
            <w:del w:id="709" w:author="Thomas, Gregg" w:date="2024-10-01T11:00:00Z" w16du:dateUtc="2024-10-01T15:00:00Z">
              <w:r w:rsidRPr="00851991">
                <w:rPr>
                  <w:rFonts w:ascii="Times New Roman" w:hAnsi="Times New Roman" w:cs="Times New Roman"/>
                  <w:color w:val="000000"/>
                  <w:sz w:val="24"/>
                  <w:szCs w:val="24"/>
                </w:rPr>
                <w:delText>12</w:delText>
              </w:r>
            </w:del>
          </w:p>
        </w:tc>
        <w:tc>
          <w:tcPr>
            <w:tcW w:w="3600" w:type="dxa"/>
            <w:vAlign w:val="bottom"/>
          </w:tcPr>
          <w:p w14:paraId="5B5D7008" w14:textId="77777777" w:rsidR="005C2974" w:rsidRPr="00851991" w:rsidRDefault="005C2974" w:rsidP="008A2B0A">
            <w:pPr>
              <w:spacing w:after="0"/>
              <w:jc w:val="both"/>
              <w:rPr>
                <w:del w:id="710" w:author="Thomas, Gregg" w:date="2024-10-01T11:00:00Z" w16du:dateUtc="2024-10-01T15:00:00Z"/>
                <w:rFonts w:ascii="Times New Roman" w:hAnsi="Times New Roman" w:cs="Times New Roman"/>
                <w:sz w:val="24"/>
                <w:szCs w:val="24"/>
              </w:rPr>
            </w:pPr>
            <w:del w:id="711" w:author="Thomas, Gregg" w:date="2024-10-01T11:00:00Z" w16du:dateUtc="2024-10-01T15:00:00Z">
              <w:r w:rsidRPr="00851991">
                <w:rPr>
                  <w:rFonts w:ascii="Times New Roman" w:hAnsi="Times New Roman" w:cs="Times New Roman"/>
                  <w:color w:val="000000"/>
                  <w:sz w:val="24"/>
                  <w:szCs w:val="24"/>
                </w:rPr>
                <w:delText>179</w:delText>
              </w:r>
            </w:del>
          </w:p>
        </w:tc>
      </w:tr>
      <w:tr w:rsidR="005C2974" w:rsidRPr="00197A2B" w14:paraId="3052EEAB" w14:textId="77777777" w:rsidTr="005C2974">
        <w:trPr>
          <w:jc w:val="center"/>
          <w:del w:id="712" w:author="Thomas, Gregg" w:date="2024-10-01T11:00:00Z"/>
        </w:trPr>
        <w:tc>
          <w:tcPr>
            <w:tcW w:w="1620" w:type="dxa"/>
            <w:vAlign w:val="bottom"/>
          </w:tcPr>
          <w:p w14:paraId="4CD6A008" w14:textId="77777777" w:rsidR="005C2974" w:rsidRPr="00851991" w:rsidRDefault="005C2974" w:rsidP="008A2B0A">
            <w:pPr>
              <w:spacing w:after="0"/>
              <w:jc w:val="both"/>
              <w:rPr>
                <w:del w:id="713" w:author="Thomas, Gregg" w:date="2024-10-01T11:00:00Z" w16du:dateUtc="2024-10-01T15:00:00Z"/>
                <w:rFonts w:ascii="Times New Roman" w:hAnsi="Times New Roman" w:cs="Times New Roman"/>
                <w:sz w:val="24"/>
                <w:szCs w:val="24"/>
              </w:rPr>
            </w:pPr>
            <w:del w:id="714" w:author="Thomas, Gregg" w:date="2024-10-01T11:00:00Z" w16du:dateUtc="2024-10-01T15:00:00Z">
              <w:r w:rsidRPr="00851991">
                <w:rPr>
                  <w:rFonts w:ascii="Times New Roman" w:hAnsi="Times New Roman" w:cs="Times New Roman"/>
                  <w:color w:val="000000"/>
                  <w:sz w:val="24"/>
                  <w:szCs w:val="24"/>
                </w:rPr>
                <w:delText>13</w:delText>
              </w:r>
            </w:del>
          </w:p>
        </w:tc>
        <w:tc>
          <w:tcPr>
            <w:tcW w:w="3600" w:type="dxa"/>
            <w:vAlign w:val="bottom"/>
          </w:tcPr>
          <w:p w14:paraId="60C63E5A" w14:textId="77777777" w:rsidR="005C2974" w:rsidRPr="00851991" w:rsidRDefault="005C2974" w:rsidP="008A2B0A">
            <w:pPr>
              <w:spacing w:after="0"/>
              <w:jc w:val="both"/>
              <w:rPr>
                <w:del w:id="715" w:author="Thomas, Gregg" w:date="2024-10-01T11:00:00Z" w16du:dateUtc="2024-10-01T15:00:00Z"/>
                <w:rFonts w:ascii="Times New Roman" w:hAnsi="Times New Roman" w:cs="Times New Roman"/>
                <w:sz w:val="24"/>
                <w:szCs w:val="24"/>
              </w:rPr>
            </w:pPr>
            <w:del w:id="716" w:author="Thomas, Gregg" w:date="2024-10-01T11:00:00Z" w16du:dateUtc="2024-10-01T15:00:00Z">
              <w:r w:rsidRPr="00851991">
                <w:rPr>
                  <w:rFonts w:ascii="Times New Roman" w:hAnsi="Times New Roman" w:cs="Times New Roman"/>
                  <w:color w:val="000000"/>
                  <w:sz w:val="24"/>
                  <w:szCs w:val="24"/>
                </w:rPr>
                <w:delText>186</w:delText>
              </w:r>
            </w:del>
          </w:p>
        </w:tc>
      </w:tr>
      <w:tr w:rsidR="005C2974" w:rsidRPr="00197A2B" w14:paraId="5325636B" w14:textId="77777777" w:rsidTr="005C2974">
        <w:trPr>
          <w:jc w:val="center"/>
          <w:del w:id="717" w:author="Thomas, Gregg" w:date="2024-10-01T11:00:00Z"/>
        </w:trPr>
        <w:tc>
          <w:tcPr>
            <w:tcW w:w="1620" w:type="dxa"/>
            <w:vAlign w:val="bottom"/>
          </w:tcPr>
          <w:p w14:paraId="789AE624" w14:textId="77777777" w:rsidR="005C2974" w:rsidRPr="00851991" w:rsidRDefault="005C2974" w:rsidP="008A2B0A">
            <w:pPr>
              <w:spacing w:after="0"/>
              <w:jc w:val="both"/>
              <w:rPr>
                <w:del w:id="718" w:author="Thomas, Gregg" w:date="2024-10-01T11:00:00Z" w16du:dateUtc="2024-10-01T15:00:00Z"/>
                <w:rFonts w:ascii="Times New Roman" w:hAnsi="Times New Roman" w:cs="Times New Roman"/>
                <w:sz w:val="24"/>
                <w:szCs w:val="24"/>
              </w:rPr>
            </w:pPr>
            <w:del w:id="719" w:author="Thomas, Gregg" w:date="2024-10-01T11:00:00Z" w16du:dateUtc="2024-10-01T15:00:00Z">
              <w:r w:rsidRPr="00851991">
                <w:rPr>
                  <w:rFonts w:ascii="Times New Roman" w:hAnsi="Times New Roman" w:cs="Times New Roman"/>
                  <w:color w:val="000000"/>
                  <w:sz w:val="24"/>
                  <w:szCs w:val="24"/>
                </w:rPr>
                <w:delText>14</w:delText>
              </w:r>
            </w:del>
          </w:p>
        </w:tc>
        <w:tc>
          <w:tcPr>
            <w:tcW w:w="3600" w:type="dxa"/>
            <w:vAlign w:val="bottom"/>
          </w:tcPr>
          <w:p w14:paraId="697BF2FB" w14:textId="77777777" w:rsidR="005C2974" w:rsidRPr="00851991" w:rsidRDefault="005C2974" w:rsidP="008A2B0A">
            <w:pPr>
              <w:spacing w:after="0"/>
              <w:jc w:val="both"/>
              <w:rPr>
                <w:del w:id="720" w:author="Thomas, Gregg" w:date="2024-10-01T11:00:00Z" w16du:dateUtc="2024-10-01T15:00:00Z"/>
                <w:rFonts w:ascii="Times New Roman" w:hAnsi="Times New Roman" w:cs="Times New Roman"/>
                <w:sz w:val="24"/>
                <w:szCs w:val="24"/>
              </w:rPr>
            </w:pPr>
            <w:del w:id="721" w:author="Thomas, Gregg" w:date="2024-10-01T11:00:00Z" w16du:dateUtc="2024-10-01T15:00:00Z">
              <w:r w:rsidRPr="00851991">
                <w:rPr>
                  <w:rFonts w:ascii="Times New Roman" w:hAnsi="Times New Roman" w:cs="Times New Roman"/>
                  <w:color w:val="000000"/>
                  <w:sz w:val="24"/>
                  <w:szCs w:val="24"/>
                </w:rPr>
                <w:delText>173</w:delText>
              </w:r>
            </w:del>
          </w:p>
        </w:tc>
      </w:tr>
      <w:tr w:rsidR="005C2974" w:rsidRPr="00197A2B" w14:paraId="5330D734" w14:textId="77777777" w:rsidTr="005C2974">
        <w:trPr>
          <w:jc w:val="center"/>
          <w:del w:id="722" w:author="Thomas, Gregg" w:date="2024-10-01T11:00:00Z"/>
        </w:trPr>
        <w:tc>
          <w:tcPr>
            <w:tcW w:w="1620" w:type="dxa"/>
            <w:vAlign w:val="bottom"/>
          </w:tcPr>
          <w:p w14:paraId="5C63F0B6" w14:textId="77777777" w:rsidR="005C2974" w:rsidRPr="00851991" w:rsidRDefault="005C2974" w:rsidP="008A2B0A">
            <w:pPr>
              <w:spacing w:after="0"/>
              <w:jc w:val="both"/>
              <w:rPr>
                <w:del w:id="723" w:author="Thomas, Gregg" w:date="2024-10-01T11:00:00Z" w16du:dateUtc="2024-10-01T15:00:00Z"/>
                <w:rFonts w:ascii="Times New Roman" w:hAnsi="Times New Roman" w:cs="Times New Roman"/>
                <w:sz w:val="24"/>
                <w:szCs w:val="24"/>
              </w:rPr>
            </w:pPr>
            <w:del w:id="724" w:author="Thomas, Gregg" w:date="2024-10-01T11:00:00Z" w16du:dateUtc="2024-10-01T15:00:00Z">
              <w:r w:rsidRPr="00851991">
                <w:rPr>
                  <w:rFonts w:ascii="Times New Roman" w:hAnsi="Times New Roman" w:cs="Times New Roman"/>
                  <w:color w:val="000000"/>
                  <w:sz w:val="24"/>
                  <w:szCs w:val="24"/>
                </w:rPr>
                <w:lastRenderedPageBreak/>
                <w:delText>15</w:delText>
              </w:r>
            </w:del>
          </w:p>
        </w:tc>
        <w:tc>
          <w:tcPr>
            <w:tcW w:w="3600" w:type="dxa"/>
            <w:vAlign w:val="bottom"/>
          </w:tcPr>
          <w:p w14:paraId="01166517" w14:textId="77777777" w:rsidR="005C2974" w:rsidRPr="00851991" w:rsidRDefault="005C2974" w:rsidP="008A2B0A">
            <w:pPr>
              <w:spacing w:after="0"/>
              <w:jc w:val="both"/>
              <w:rPr>
                <w:del w:id="725" w:author="Thomas, Gregg" w:date="2024-10-01T11:00:00Z" w16du:dateUtc="2024-10-01T15:00:00Z"/>
                <w:rFonts w:ascii="Times New Roman" w:hAnsi="Times New Roman" w:cs="Times New Roman"/>
                <w:sz w:val="24"/>
                <w:szCs w:val="24"/>
              </w:rPr>
            </w:pPr>
            <w:del w:id="726" w:author="Thomas, Gregg" w:date="2024-10-01T11:00:00Z" w16du:dateUtc="2024-10-01T15:00:00Z">
              <w:r w:rsidRPr="00851991">
                <w:rPr>
                  <w:rFonts w:ascii="Times New Roman" w:hAnsi="Times New Roman" w:cs="Times New Roman"/>
                  <w:color w:val="000000"/>
                  <w:sz w:val="24"/>
                  <w:szCs w:val="24"/>
                </w:rPr>
                <w:delText>96</w:delText>
              </w:r>
            </w:del>
          </w:p>
        </w:tc>
      </w:tr>
      <w:tr w:rsidR="005C2974" w:rsidRPr="00197A2B" w14:paraId="3DBC32FD" w14:textId="77777777" w:rsidTr="005C2974">
        <w:trPr>
          <w:jc w:val="center"/>
          <w:del w:id="727" w:author="Thomas, Gregg" w:date="2024-10-01T11:00:00Z"/>
        </w:trPr>
        <w:tc>
          <w:tcPr>
            <w:tcW w:w="1620" w:type="dxa"/>
            <w:vAlign w:val="bottom"/>
          </w:tcPr>
          <w:p w14:paraId="13BCDA69" w14:textId="77777777" w:rsidR="005C2974" w:rsidRPr="00851991" w:rsidRDefault="005C2974" w:rsidP="008A2B0A">
            <w:pPr>
              <w:spacing w:after="0"/>
              <w:jc w:val="both"/>
              <w:rPr>
                <w:del w:id="728" w:author="Thomas, Gregg" w:date="2024-10-01T11:00:00Z" w16du:dateUtc="2024-10-01T15:00:00Z"/>
                <w:rFonts w:ascii="Times New Roman" w:hAnsi="Times New Roman" w:cs="Times New Roman"/>
                <w:sz w:val="24"/>
                <w:szCs w:val="24"/>
              </w:rPr>
            </w:pPr>
            <w:del w:id="729" w:author="Thomas, Gregg" w:date="2024-10-01T11:00:00Z" w16du:dateUtc="2024-10-01T15:00:00Z">
              <w:r w:rsidRPr="00851991">
                <w:rPr>
                  <w:rFonts w:ascii="Times New Roman" w:hAnsi="Times New Roman" w:cs="Times New Roman"/>
                  <w:color w:val="000000"/>
                  <w:sz w:val="24"/>
                  <w:szCs w:val="24"/>
                </w:rPr>
                <w:delText>16</w:delText>
              </w:r>
            </w:del>
          </w:p>
        </w:tc>
        <w:tc>
          <w:tcPr>
            <w:tcW w:w="3600" w:type="dxa"/>
            <w:vAlign w:val="bottom"/>
          </w:tcPr>
          <w:p w14:paraId="4F139807" w14:textId="77777777" w:rsidR="005C2974" w:rsidRPr="00851991" w:rsidRDefault="005C2974" w:rsidP="008A2B0A">
            <w:pPr>
              <w:spacing w:after="0"/>
              <w:jc w:val="both"/>
              <w:rPr>
                <w:del w:id="730" w:author="Thomas, Gregg" w:date="2024-10-01T11:00:00Z" w16du:dateUtc="2024-10-01T15:00:00Z"/>
                <w:rFonts w:ascii="Times New Roman" w:hAnsi="Times New Roman" w:cs="Times New Roman"/>
                <w:sz w:val="24"/>
                <w:szCs w:val="24"/>
              </w:rPr>
            </w:pPr>
            <w:del w:id="731" w:author="Thomas, Gregg" w:date="2024-10-01T11:00:00Z" w16du:dateUtc="2024-10-01T15:00:00Z">
              <w:r w:rsidRPr="00851991">
                <w:rPr>
                  <w:rFonts w:ascii="Times New Roman" w:hAnsi="Times New Roman" w:cs="Times New Roman"/>
                  <w:color w:val="000000"/>
                  <w:sz w:val="24"/>
                  <w:szCs w:val="24"/>
                </w:rPr>
                <w:delText>94</w:delText>
              </w:r>
            </w:del>
          </w:p>
        </w:tc>
      </w:tr>
      <w:tr w:rsidR="005C2974" w:rsidRPr="00197A2B" w14:paraId="30568B47" w14:textId="77777777" w:rsidTr="005C2974">
        <w:trPr>
          <w:jc w:val="center"/>
          <w:del w:id="732" w:author="Thomas, Gregg" w:date="2024-10-01T11:00:00Z"/>
        </w:trPr>
        <w:tc>
          <w:tcPr>
            <w:tcW w:w="1620" w:type="dxa"/>
            <w:vAlign w:val="bottom"/>
          </w:tcPr>
          <w:p w14:paraId="77FCE3B5" w14:textId="77777777" w:rsidR="005C2974" w:rsidRPr="00851991" w:rsidRDefault="005C2974" w:rsidP="008A2B0A">
            <w:pPr>
              <w:spacing w:after="0"/>
              <w:jc w:val="both"/>
              <w:rPr>
                <w:del w:id="733" w:author="Thomas, Gregg" w:date="2024-10-01T11:00:00Z" w16du:dateUtc="2024-10-01T15:00:00Z"/>
                <w:rFonts w:ascii="Times New Roman" w:hAnsi="Times New Roman" w:cs="Times New Roman"/>
                <w:sz w:val="24"/>
                <w:szCs w:val="24"/>
              </w:rPr>
            </w:pPr>
            <w:del w:id="734" w:author="Thomas, Gregg" w:date="2024-10-01T11:00:00Z" w16du:dateUtc="2024-10-01T15:00:00Z">
              <w:r w:rsidRPr="00851991">
                <w:rPr>
                  <w:rFonts w:ascii="Times New Roman" w:hAnsi="Times New Roman" w:cs="Times New Roman"/>
                  <w:color w:val="000000"/>
                  <w:sz w:val="24"/>
                  <w:szCs w:val="24"/>
                </w:rPr>
                <w:delText>17</w:delText>
              </w:r>
            </w:del>
          </w:p>
        </w:tc>
        <w:tc>
          <w:tcPr>
            <w:tcW w:w="3600" w:type="dxa"/>
            <w:vAlign w:val="bottom"/>
          </w:tcPr>
          <w:p w14:paraId="3BB881C1" w14:textId="77777777" w:rsidR="005C2974" w:rsidRPr="00851991" w:rsidRDefault="005C2974" w:rsidP="008A2B0A">
            <w:pPr>
              <w:spacing w:after="0"/>
              <w:jc w:val="both"/>
              <w:rPr>
                <w:del w:id="735" w:author="Thomas, Gregg" w:date="2024-10-01T11:00:00Z" w16du:dateUtc="2024-10-01T15:00:00Z"/>
                <w:rFonts w:ascii="Times New Roman" w:hAnsi="Times New Roman" w:cs="Times New Roman"/>
                <w:sz w:val="24"/>
                <w:szCs w:val="24"/>
              </w:rPr>
            </w:pPr>
            <w:del w:id="736" w:author="Thomas, Gregg" w:date="2024-10-01T11:00:00Z" w16du:dateUtc="2024-10-01T15:00:00Z">
              <w:r w:rsidRPr="00851991">
                <w:rPr>
                  <w:rFonts w:ascii="Times New Roman" w:hAnsi="Times New Roman" w:cs="Times New Roman"/>
                  <w:color w:val="000000"/>
                  <w:sz w:val="24"/>
                  <w:szCs w:val="24"/>
                </w:rPr>
                <w:delText>188</w:delText>
              </w:r>
            </w:del>
          </w:p>
        </w:tc>
      </w:tr>
      <w:tr w:rsidR="005C2974" w:rsidRPr="00197A2B" w14:paraId="24160A4C" w14:textId="77777777" w:rsidTr="005C2974">
        <w:trPr>
          <w:jc w:val="center"/>
          <w:del w:id="737" w:author="Thomas, Gregg" w:date="2024-10-01T11:00:00Z"/>
        </w:trPr>
        <w:tc>
          <w:tcPr>
            <w:tcW w:w="1620" w:type="dxa"/>
            <w:vAlign w:val="bottom"/>
          </w:tcPr>
          <w:p w14:paraId="0329E52F" w14:textId="77777777" w:rsidR="005C2974" w:rsidRPr="00851991" w:rsidRDefault="005C2974" w:rsidP="008A2B0A">
            <w:pPr>
              <w:spacing w:after="0"/>
              <w:jc w:val="both"/>
              <w:rPr>
                <w:del w:id="738" w:author="Thomas, Gregg" w:date="2024-10-01T11:00:00Z" w16du:dateUtc="2024-10-01T15:00:00Z"/>
                <w:rFonts w:ascii="Times New Roman" w:hAnsi="Times New Roman" w:cs="Times New Roman"/>
                <w:sz w:val="24"/>
                <w:szCs w:val="24"/>
              </w:rPr>
            </w:pPr>
            <w:del w:id="739" w:author="Thomas, Gregg" w:date="2024-10-01T11:00:00Z" w16du:dateUtc="2024-10-01T15:00:00Z">
              <w:r w:rsidRPr="00851991">
                <w:rPr>
                  <w:rFonts w:ascii="Times New Roman" w:hAnsi="Times New Roman" w:cs="Times New Roman"/>
                  <w:color w:val="000000"/>
                  <w:sz w:val="24"/>
                  <w:szCs w:val="24"/>
                </w:rPr>
                <w:delText>18</w:delText>
              </w:r>
            </w:del>
          </w:p>
        </w:tc>
        <w:tc>
          <w:tcPr>
            <w:tcW w:w="3600" w:type="dxa"/>
            <w:vAlign w:val="bottom"/>
          </w:tcPr>
          <w:p w14:paraId="7949ED00" w14:textId="77777777" w:rsidR="005C2974" w:rsidRPr="00851991" w:rsidRDefault="005C2974" w:rsidP="008A2B0A">
            <w:pPr>
              <w:spacing w:after="0"/>
              <w:jc w:val="both"/>
              <w:rPr>
                <w:del w:id="740" w:author="Thomas, Gregg" w:date="2024-10-01T11:00:00Z" w16du:dateUtc="2024-10-01T15:00:00Z"/>
                <w:rFonts w:ascii="Times New Roman" w:hAnsi="Times New Roman" w:cs="Times New Roman"/>
                <w:sz w:val="24"/>
                <w:szCs w:val="24"/>
              </w:rPr>
            </w:pPr>
            <w:del w:id="741" w:author="Thomas, Gregg" w:date="2024-10-01T11:00:00Z" w16du:dateUtc="2024-10-01T15:00:00Z">
              <w:r w:rsidRPr="00851991">
                <w:rPr>
                  <w:rFonts w:ascii="Times New Roman" w:hAnsi="Times New Roman" w:cs="Times New Roman"/>
                  <w:color w:val="000000"/>
                  <w:sz w:val="24"/>
                  <w:szCs w:val="24"/>
                </w:rPr>
                <w:delText>75</w:delText>
              </w:r>
            </w:del>
          </w:p>
        </w:tc>
      </w:tr>
      <w:tr w:rsidR="005C2974" w:rsidRPr="00197A2B" w14:paraId="208D67BE" w14:textId="77777777" w:rsidTr="005C2974">
        <w:trPr>
          <w:jc w:val="center"/>
          <w:del w:id="742" w:author="Thomas, Gregg" w:date="2024-10-01T11:00:00Z"/>
        </w:trPr>
        <w:tc>
          <w:tcPr>
            <w:tcW w:w="1620" w:type="dxa"/>
            <w:vAlign w:val="bottom"/>
          </w:tcPr>
          <w:p w14:paraId="7C95C25F" w14:textId="77777777" w:rsidR="005C2974" w:rsidRPr="00851991" w:rsidRDefault="005C2974" w:rsidP="008A2B0A">
            <w:pPr>
              <w:spacing w:after="0"/>
              <w:jc w:val="both"/>
              <w:rPr>
                <w:del w:id="743" w:author="Thomas, Gregg" w:date="2024-10-01T11:00:00Z" w16du:dateUtc="2024-10-01T15:00:00Z"/>
                <w:rFonts w:ascii="Times New Roman" w:hAnsi="Times New Roman" w:cs="Times New Roman"/>
                <w:sz w:val="24"/>
                <w:szCs w:val="24"/>
              </w:rPr>
            </w:pPr>
            <w:del w:id="744" w:author="Thomas, Gregg" w:date="2024-10-01T11:00:00Z" w16du:dateUtc="2024-10-01T15:00:00Z">
              <w:r w:rsidRPr="00851991">
                <w:rPr>
                  <w:rFonts w:ascii="Times New Roman" w:hAnsi="Times New Roman" w:cs="Times New Roman"/>
                  <w:color w:val="000000"/>
                  <w:sz w:val="24"/>
                  <w:szCs w:val="24"/>
                </w:rPr>
                <w:delText>19</w:delText>
              </w:r>
            </w:del>
          </w:p>
        </w:tc>
        <w:tc>
          <w:tcPr>
            <w:tcW w:w="3600" w:type="dxa"/>
            <w:vAlign w:val="bottom"/>
          </w:tcPr>
          <w:p w14:paraId="184EC2A1" w14:textId="77777777" w:rsidR="005C2974" w:rsidRPr="00851991" w:rsidRDefault="005C2974" w:rsidP="008A2B0A">
            <w:pPr>
              <w:spacing w:after="0"/>
              <w:jc w:val="both"/>
              <w:rPr>
                <w:del w:id="745" w:author="Thomas, Gregg" w:date="2024-10-01T11:00:00Z" w16du:dateUtc="2024-10-01T15:00:00Z"/>
                <w:rFonts w:ascii="Times New Roman" w:hAnsi="Times New Roman" w:cs="Times New Roman"/>
                <w:sz w:val="24"/>
                <w:szCs w:val="24"/>
              </w:rPr>
            </w:pPr>
            <w:del w:id="746" w:author="Thomas, Gregg" w:date="2024-10-01T11:00:00Z" w16du:dateUtc="2024-10-01T15:00:00Z">
              <w:r w:rsidRPr="00851991">
                <w:rPr>
                  <w:rFonts w:ascii="Times New Roman" w:hAnsi="Times New Roman" w:cs="Times New Roman"/>
                  <w:color w:val="000000"/>
                  <w:sz w:val="24"/>
                  <w:szCs w:val="24"/>
                </w:rPr>
                <w:delText>82</w:delText>
              </w:r>
            </w:del>
          </w:p>
        </w:tc>
      </w:tr>
      <w:tr w:rsidR="005C2974" w:rsidRPr="00197A2B" w14:paraId="22F97F41" w14:textId="77777777" w:rsidTr="005C2974">
        <w:trPr>
          <w:jc w:val="center"/>
          <w:del w:id="747" w:author="Thomas, Gregg" w:date="2024-10-01T11:00:00Z"/>
        </w:trPr>
        <w:tc>
          <w:tcPr>
            <w:tcW w:w="1620" w:type="dxa"/>
            <w:tcBorders>
              <w:bottom w:val="single" w:sz="4" w:space="0" w:color="auto"/>
            </w:tcBorders>
            <w:vAlign w:val="bottom"/>
          </w:tcPr>
          <w:p w14:paraId="6BD1A1E9" w14:textId="77777777" w:rsidR="005C2974" w:rsidRPr="00851991" w:rsidRDefault="005C2974" w:rsidP="008A2B0A">
            <w:pPr>
              <w:spacing w:after="0"/>
              <w:jc w:val="both"/>
              <w:rPr>
                <w:del w:id="748" w:author="Thomas, Gregg" w:date="2024-10-01T11:00:00Z" w16du:dateUtc="2024-10-01T15:00:00Z"/>
                <w:rFonts w:ascii="Times New Roman" w:hAnsi="Times New Roman" w:cs="Times New Roman"/>
                <w:sz w:val="24"/>
                <w:szCs w:val="24"/>
              </w:rPr>
            </w:pPr>
            <w:del w:id="749" w:author="Thomas, Gregg" w:date="2024-10-01T11:00:00Z" w16du:dateUtc="2024-10-01T15:00:00Z">
              <w:r w:rsidRPr="00851991">
                <w:rPr>
                  <w:rFonts w:ascii="Times New Roman" w:hAnsi="Times New Roman" w:cs="Times New Roman"/>
                  <w:color w:val="000000"/>
                  <w:sz w:val="24"/>
                  <w:szCs w:val="24"/>
                </w:rPr>
                <w:delText>X</w:delText>
              </w:r>
            </w:del>
          </w:p>
        </w:tc>
        <w:tc>
          <w:tcPr>
            <w:tcW w:w="3600" w:type="dxa"/>
            <w:tcBorders>
              <w:bottom w:val="single" w:sz="4" w:space="0" w:color="auto"/>
            </w:tcBorders>
            <w:vAlign w:val="bottom"/>
          </w:tcPr>
          <w:p w14:paraId="643D6932" w14:textId="77777777" w:rsidR="005C2974" w:rsidRPr="00851991" w:rsidRDefault="005C2974" w:rsidP="008A2B0A">
            <w:pPr>
              <w:spacing w:after="0"/>
              <w:jc w:val="both"/>
              <w:rPr>
                <w:del w:id="750" w:author="Thomas, Gregg" w:date="2024-10-01T11:00:00Z" w16du:dateUtc="2024-10-01T15:00:00Z"/>
                <w:rFonts w:ascii="Times New Roman" w:hAnsi="Times New Roman" w:cs="Times New Roman"/>
                <w:sz w:val="24"/>
                <w:szCs w:val="24"/>
              </w:rPr>
            </w:pPr>
            <w:del w:id="751" w:author="Thomas, Gregg" w:date="2024-10-01T11:00:00Z" w16du:dateUtc="2024-10-01T15:00:00Z">
              <w:r w:rsidRPr="00851991">
                <w:rPr>
                  <w:rFonts w:ascii="Times New Roman" w:hAnsi="Times New Roman" w:cs="Times New Roman"/>
                  <w:color w:val="000000"/>
                  <w:sz w:val="24"/>
                  <w:szCs w:val="24"/>
                </w:rPr>
                <w:delText>207</w:delText>
              </w:r>
            </w:del>
          </w:p>
        </w:tc>
      </w:tr>
    </w:tbl>
    <w:p w14:paraId="58939D27" w14:textId="77777777" w:rsidR="008C77EA" w:rsidRDefault="008C77EA" w:rsidP="008C77EA">
      <w:pPr>
        <w:rPr>
          <w:del w:id="752" w:author="Thomas, Gregg" w:date="2024-10-01T11:00:00Z" w16du:dateUtc="2024-10-01T15:00:00Z"/>
        </w:rPr>
      </w:pPr>
    </w:p>
    <w:p w14:paraId="19D4EA28" w14:textId="6579DAB3" w:rsidR="00F94241" w:rsidRPr="00B22231" w:rsidRDefault="00F94241" w:rsidP="00F413E3">
      <w:pPr>
        <w:pStyle w:val="Heading3"/>
        <w:rPr>
          <w:b w:val="0"/>
          <w:rPrChange w:id="753" w:author="Thomas, Gregg" w:date="2024-10-01T11:00:00Z" w16du:dateUtc="2024-10-01T15:00:00Z">
            <w:rPr/>
          </w:rPrChange>
        </w:rPr>
      </w:pPr>
      <w:del w:id="754" w:author="Thomas, Gregg" w:date="2024-10-01T11:00:00Z" w16du:dateUtc="2024-10-01T15:00:00Z">
        <w:r w:rsidRPr="00197A2B">
          <w:delText xml:space="preserve">Table </w:delText>
        </w:r>
        <w:r w:rsidR="008C347C">
          <w:delText>5</w:delText>
        </w:r>
        <w:r w:rsidRPr="00197A2B">
          <w:delText>:</w:delText>
        </w:r>
      </w:del>
      <w:ins w:id="755" w:author="Thomas, Gregg" w:date="2024-10-01T11:00:00Z" w16du:dateUtc="2024-10-01T15:00:00Z">
        <w:r w:rsidR="00C714E7">
          <w:t>.</w:t>
        </w:r>
      </w:ins>
      <w:r w:rsidRPr="00197A2B">
        <w:t xml:space="preserve"> </w:t>
      </w:r>
      <w:r>
        <w:t>Rates and types of error when using concatenated trees for gene-based selection tests</w:t>
      </w:r>
      <w:del w:id="756" w:author="Thomas, Gregg" w:date="2024-10-01T11:00:00Z" w16du:dateUtc="2024-10-01T15:00:00Z">
        <w:r w:rsidRPr="00197A2B">
          <w:delText>.</w:delText>
        </w:r>
      </w:del>
      <w:ins w:id="757" w:author="Thomas, Gregg" w:date="2024-10-01T11:00:00Z" w16du:dateUtc="2024-10-01T15:00:00Z">
        <w:r w:rsidR="00C102DF">
          <w:t xml:space="preserve"> (</w:t>
        </w:r>
        <w:r w:rsidR="00B22231" w:rsidRPr="00C102DF">
          <w:t>Assuming the gene tree topology is the correct topology</w:t>
        </w:r>
        <w:r w:rsidR="00C102DF" w:rsidRPr="00C102DF">
          <w:t>)</w:t>
        </w:r>
        <w:r w:rsidR="00B22231" w:rsidRPr="00C102DF">
          <w:t>.</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0EC80096" w14:textId="77777777" w:rsidR="00F94241" w:rsidRPr="00197A2B" w:rsidRDefault="00F94241" w:rsidP="00F413E3">
      <w:pPr>
        <w:jc w:val="both"/>
        <w:rPr>
          <w:del w:id="758" w:author="Thomas, Gregg" w:date="2024-10-01T11:00:00Z" w16du:dateUtc="2024-10-01T15:00:00Z"/>
          <w:rFonts w:ascii="Times New Roman" w:hAnsi="Times New Roman" w:cs="Times New Roman"/>
          <w:sz w:val="24"/>
          <w:szCs w:val="24"/>
        </w:rPr>
      </w:pPr>
    </w:p>
    <w:p w14:paraId="29CB4220" w14:textId="77777777" w:rsidR="00C31246" w:rsidRDefault="00C31246" w:rsidP="00F413E3">
      <w:pPr>
        <w:spacing w:after="160" w:line="259" w:lineRule="auto"/>
        <w:jc w:val="both"/>
        <w:rPr>
          <w:del w:id="759" w:author="Thomas, Gregg" w:date="2024-10-01T11:00:00Z" w16du:dateUtc="2024-10-01T15:00:00Z"/>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75B491F9" w14:textId="77777777" w:rsidR="00FA32F1" w:rsidRPr="00FA32F1" w:rsidRDefault="00FA32F1" w:rsidP="00FA32F1">
      <w:pPr>
        <w:jc w:val="center"/>
        <w:rPr>
          <w:del w:id="760" w:author="Thomas, Gregg" w:date="2024-10-01T11:00:00Z" w16du:dateUtc="2024-10-01T15:00:00Z"/>
        </w:rPr>
      </w:pPr>
      <w:del w:id="761" w:author="Thomas, Gregg" w:date="2024-10-01T11:00:00Z" w16du:dateUtc="2024-10-01T15:00:00Z">
        <w:r>
          <w:rPr>
            <w:noProof/>
          </w:rPr>
          <w:drawing>
            <wp:inline distT="0" distB="0" distL="0" distR="0" wp14:anchorId="2B51012F" wp14:editId="5DA72823">
              <wp:extent cx="4608945" cy="6381616"/>
              <wp:effectExtent l="0" t="0" r="1270" b="635"/>
              <wp:docPr id="145503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1"/>
                      <a:stretch>
                        <a:fillRect/>
                      </a:stretch>
                    </pic:blipFill>
                    <pic:spPr bwMode="auto">
                      <a:xfrm>
                        <a:off x="0" y="0"/>
                        <a:ext cx="4608945" cy="6381616"/>
                      </a:xfrm>
                      <a:prstGeom prst="rect">
                        <a:avLst/>
                      </a:prstGeom>
                      <a:noFill/>
                      <a:ln>
                        <a:noFill/>
                      </a:ln>
                    </pic:spPr>
                  </pic:pic>
                </a:graphicData>
              </a:graphic>
            </wp:inline>
          </w:drawing>
        </w:r>
      </w:del>
    </w:p>
    <w:p w14:paraId="54E6BBDF" w14:textId="179B73F6" w:rsidR="00FA32F1" w:rsidRPr="00FA32F1" w:rsidRDefault="00FA32F1" w:rsidP="00FA32F1">
      <w:pPr>
        <w:jc w:val="center"/>
        <w:rPr>
          <w:ins w:id="762" w:author="Thomas, Gregg" w:date="2024-10-01T11:00:00Z" w16du:dateUtc="2024-10-01T15:00:00Z"/>
        </w:rPr>
      </w:pPr>
      <w:ins w:id="763" w:author="Thomas, Gregg" w:date="2024-10-01T11:00:00Z" w16du:dateUtc="2024-10-01T15:00:00Z">
        <w:r>
          <w:rPr>
            <w:noProof/>
          </w:rPr>
          <w:lastRenderedPageBreak/>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2"/>
                      <a:stretch>
                        <a:fillRect/>
                      </a:stretch>
                    </pic:blipFill>
                    <pic:spPr bwMode="auto">
                      <a:xfrm>
                        <a:off x="0" y="0"/>
                        <a:ext cx="4599096" cy="6381616"/>
                      </a:xfrm>
                      <a:prstGeom prst="rect">
                        <a:avLst/>
                      </a:prstGeom>
                      <a:noFill/>
                      <a:ln>
                        <a:noFill/>
                      </a:ln>
                    </pic:spPr>
                  </pic:pic>
                </a:graphicData>
              </a:graphic>
            </wp:inline>
          </w:drawing>
        </w:r>
      </w:ins>
    </w:p>
    <w:p w14:paraId="6FAED16B" w14:textId="18BBBC70" w:rsidR="00FA32F1" w:rsidRDefault="00FA32F1" w:rsidP="00764718">
      <w:pPr>
        <w:jc w:val="both"/>
        <w:rPr>
          <w:rFonts w:ascii="Times New Roman" w:hAnsi="Times New Roman" w:cs="Times New Roman"/>
          <w:sz w:val="24"/>
          <w:szCs w:val="24"/>
        </w:rPr>
      </w:pPr>
      <w:r>
        <w:rPr>
          <w:rFonts w:ascii="Times New Roman" w:hAnsi="Times New Roman" w:cs="Times New Roman"/>
          <w:b/>
          <w:bCs/>
          <w:sz w:val="24"/>
          <w:szCs w:val="24"/>
        </w:rPr>
        <w:t>Figure 1</w:t>
      </w:r>
      <w:del w:id="764" w:author="Thomas, Gregg" w:date="2024-10-01T11:00:00Z" w16du:dateUtc="2024-10-01T15:00:00Z">
        <w:r>
          <w:rPr>
            <w:rFonts w:ascii="Times New Roman" w:hAnsi="Times New Roman" w:cs="Times New Roman"/>
            <w:b/>
            <w:bCs/>
            <w:sz w:val="24"/>
            <w:szCs w:val="24"/>
          </w:rPr>
          <w:delText>:</w:delText>
        </w:r>
      </w:del>
      <w:ins w:id="765"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del w:id="766" w:author="Thomas, Gregg" w:date="2024-10-01T11:00:00Z" w16du:dateUtc="2024-10-01T15:00:00Z">
        <w:r w:rsidR="00F85BD9">
          <w:rPr>
            <w:rFonts w:ascii="Times New Roman" w:hAnsi="Times New Roman" w:cs="Times New Roman"/>
            <w:sz w:val="24"/>
            <w:szCs w:val="24"/>
          </w:rPr>
          <w:delText xml:space="preserve">2 and S2, with </w:delText>
        </w:r>
        <w:r w:rsidR="002031D5">
          <w:rPr>
            <w:rFonts w:ascii="Times New Roman" w:hAnsi="Times New Roman" w:cs="Times New Roman"/>
            <w:sz w:val="24"/>
            <w:szCs w:val="24"/>
          </w:rPr>
          <w:delText>node</w:delText>
        </w:r>
        <w:r w:rsidR="00A9264F">
          <w:rPr>
            <w:rFonts w:ascii="Times New Roman" w:hAnsi="Times New Roman" w:cs="Times New Roman"/>
            <w:sz w:val="24"/>
            <w:szCs w:val="24"/>
          </w:rPr>
          <w:delText xml:space="preserve"> </w:delText>
        </w:r>
        <w:r w:rsidR="00F85BD9">
          <w:rPr>
            <w:rFonts w:ascii="Times New Roman" w:hAnsi="Times New Roman" w:cs="Times New Roman"/>
            <w:sz w:val="24"/>
            <w:szCs w:val="24"/>
          </w:rPr>
          <w:delText>C used as a fixed calibration point.</w:delText>
        </w:r>
      </w:del>
      <w:ins w:id="767" w:author="Thomas, Gregg" w:date="2024-10-01T11:00:00Z" w16du:dateUtc="2024-10-01T15:00:00Z">
        <w:r w:rsidR="00DF0483">
          <w:rPr>
            <w:rFonts w:ascii="Times New Roman" w:hAnsi="Times New Roman" w:cs="Times New Roman"/>
            <w:sz w:val="24"/>
            <w:szCs w:val="24"/>
          </w:rPr>
          <w:t>S</w:t>
        </w:r>
        <w:r w:rsidR="00F85BD9">
          <w:rPr>
            <w:rFonts w:ascii="Times New Roman" w:hAnsi="Times New Roman" w:cs="Times New Roman"/>
            <w:sz w:val="24"/>
            <w:szCs w:val="24"/>
          </w:rPr>
          <w:t>2 and S</w:t>
        </w:r>
        <w:r w:rsidR="00DF0483">
          <w:rPr>
            <w:rFonts w:ascii="Times New Roman" w:hAnsi="Times New Roman" w:cs="Times New Roman"/>
            <w:sz w:val="24"/>
            <w:szCs w:val="24"/>
          </w:rPr>
          <w:t>3</w:t>
        </w:r>
        <w:r w:rsidR="00F85BD9">
          <w:rPr>
            <w:rFonts w:ascii="Times New Roman" w:hAnsi="Times New Roman" w:cs="Times New Roman"/>
            <w:sz w:val="24"/>
            <w:szCs w:val="24"/>
          </w:rPr>
          <w:t>.</w:t>
        </w:r>
      </w:ins>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del w:id="768" w:author="Thomas, Gregg" w:date="2024-10-01T11:00:00Z" w16du:dateUtc="2024-10-01T15:00:00Z">
        <w:r w:rsidR="004218FA">
          <w:rPr>
            <w:rFonts w:ascii="Times New Roman" w:hAnsi="Times New Roman" w:cs="Times New Roman"/>
            <w:sz w:val="24"/>
            <w:szCs w:val="24"/>
          </w:rPr>
          <w:fldChar w:fldCharType="begin">
            <w:fldData xml:space="preserve">PEVuZE5vdGU+PENpdGUgQXV0aG9yWWVhcj0iMSI+PEF1dGhvcj5MZWNvbXB0ZTwvQXV0aG9yPjxZ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PEVuZE5vdGU+PENpdGUgQXV0aG9yWWVhcj0iMSI+PEF1dGhvcj5MZWNvbXB0ZTwvQXV0aG9yPjxZ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769" w:author="Thomas, Gregg" w:date="2024-10-01T11:00:00Z" w16du:dateUtc="2024-10-01T15:00:00Z">
        <w:r w:rsidR="004218FA">
          <w:rPr>
            <w:rFonts w:ascii="Times New Roman" w:hAnsi="Times New Roman" w:cs="Times New Roman"/>
            <w:sz w:val="24"/>
            <w:szCs w:val="24"/>
          </w:rPr>
          <w:fldChar w:fldCharType="separate"/>
        </w:r>
      </w:del>
      <w:r w:rsidR="00764718">
        <w:rPr>
          <w:rFonts w:ascii="Times New Roman" w:hAnsi="Times New Roman" w:cs="Times New Roman"/>
          <w:noProof/>
          <w:sz w:val="24"/>
          <w:szCs w:val="24"/>
        </w:rPr>
        <w:t>Lecompte, et al. (2008)</w:t>
      </w:r>
      <w:del w:id="770" w:author="Thomas, Gregg" w:date="2024-10-01T11:00:00Z" w16du:dateUtc="2024-10-01T15:00:00Z">
        <w:r w:rsidR="004218FA">
          <w:rPr>
            <w:rFonts w:ascii="Times New Roman" w:hAnsi="Times New Roman" w:cs="Times New Roman"/>
            <w:sz w:val="24"/>
            <w:szCs w:val="24"/>
          </w:rPr>
          <w:fldChar w:fldCharType="end"/>
        </w:r>
      </w:del>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3"/>
                    <a:stretch>
                      <a:fillRect/>
                    </a:stretch>
                  </pic:blipFill>
                  <pic:spPr bwMode="auto">
                    <a:xfrm>
                      <a:off x="0" y="0"/>
                      <a:ext cx="5135054" cy="6846740"/>
                    </a:xfrm>
                    <a:prstGeom prst="rect">
                      <a:avLst/>
                    </a:prstGeom>
                    <a:noFill/>
                    <a:ln>
                      <a:noFill/>
                    </a:ln>
                  </pic:spPr>
                </pic:pic>
              </a:graphicData>
            </a:graphic>
          </wp:inline>
        </w:drawing>
      </w:r>
    </w:p>
    <w:p w14:paraId="42ACC60B" w14:textId="1B87BDC0"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del w:id="771" w:author="Thomas, Gregg" w:date="2024-10-01T11:00:00Z" w16du:dateUtc="2024-10-01T15:00:00Z">
        <w:r>
          <w:rPr>
            <w:rFonts w:ascii="Times New Roman" w:hAnsi="Times New Roman" w:cs="Times New Roman"/>
            <w:b/>
            <w:bCs/>
            <w:sz w:val="24"/>
            <w:szCs w:val="24"/>
          </w:rPr>
          <w:delText>:</w:delText>
        </w:r>
      </w:del>
      <w:ins w:id="772"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ins w:id="773" w:author="Thomas, Gregg" w:date="2024-10-01T11:00:00Z" w16du:dateUtc="2024-10-01T15:00:00Z">
        <w:r>
          <w:rPr>
            <w:rFonts w:ascii="Times New Roman" w:hAnsi="Times New Roman" w:cs="Times New Roman"/>
            <w:sz w:val="24"/>
            <w:szCs w:val="24"/>
          </w:rPr>
          <w:br w:type="page"/>
        </w:r>
      </w:ins>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4"/>
                    <a:stretch>
                      <a:fillRect/>
                    </a:stretch>
                  </pic:blipFill>
                  <pic:spPr bwMode="auto">
                    <a:xfrm>
                      <a:off x="0" y="0"/>
                      <a:ext cx="5934075" cy="3708797"/>
                    </a:xfrm>
                    <a:prstGeom prst="rect">
                      <a:avLst/>
                    </a:prstGeom>
                    <a:noFill/>
                    <a:ln>
                      <a:noFill/>
                    </a:ln>
                  </pic:spPr>
                </pic:pic>
              </a:graphicData>
            </a:graphic>
          </wp:inline>
        </w:drawing>
      </w:r>
    </w:p>
    <w:p w14:paraId="659CB793" w14:textId="4664F88F"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del w:id="774" w:author="Thomas, Gregg" w:date="2024-10-01T11:00:00Z" w16du:dateUtc="2024-10-01T15:00:00Z">
        <w:r>
          <w:rPr>
            <w:rFonts w:ascii="Times New Roman" w:hAnsi="Times New Roman" w:cs="Times New Roman"/>
            <w:b/>
            <w:bCs/>
            <w:sz w:val="24"/>
            <w:szCs w:val="24"/>
          </w:rPr>
          <w:delText>:</w:delText>
        </w:r>
      </w:del>
      <w:ins w:id="775"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del w:id="776" w:author="Thomas, Gregg" w:date="2024-10-01T11:00:00Z" w16du:dateUtc="2024-10-01T15:00:00Z">
        <w:r w:rsidR="0041108A">
          <w:rPr>
            <w:rFonts w:ascii="Times New Roman" w:hAnsi="Times New Roman" w:cs="Times New Roman"/>
            <w:sz w:val="24"/>
            <w:szCs w:val="24"/>
          </w:rPr>
          <w:delText xml:space="preserve">The </w:delText>
        </w:r>
      </w:del>
      <w:ins w:id="777" w:author="Thomas, Gregg" w:date="2024-10-01T11:00:00Z" w16du:dateUtc="2024-10-01T15:00:00Z">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w:t>
        </w:r>
      </w:ins>
      <w:r w:rsidR="0041108A">
        <w:rPr>
          <w:rFonts w:ascii="Times New Roman" w:hAnsi="Times New Roman" w:cs="Times New Roman"/>
          <w:sz w:val="24"/>
          <w:szCs w:val="24"/>
        </w:rPr>
        <w:t xml:space="preserve">slopes of the correlation between genomic distance and tree distance </w:t>
      </w:r>
      <w:ins w:id="778" w:author="Thomas, Gregg" w:date="2024-10-01T11:00:00Z" w16du:dateUtc="2024-10-01T15:00:00Z">
        <w:r w:rsidR="00C102DF">
          <w:rPr>
            <w:rFonts w:ascii="Times New Roman" w:hAnsi="Times New Roman" w:cs="Times New Roman"/>
            <w:sz w:val="24"/>
            <w:szCs w:val="24"/>
          </w:rPr>
          <w:t xml:space="preserve">(lines </w:t>
        </w:r>
      </w:ins>
      <w:r w:rsidR="00C102DF">
        <w:rPr>
          <w:rFonts w:ascii="Times New Roman" w:hAnsi="Times New Roman" w:cs="Times New Roman"/>
          <w:sz w:val="24"/>
          <w:szCs w:val="24"/>
        </w:rPr>
        <w:t xml:space="preserve">from </w:t>
      </w:r>
      <w:r w:rsidR="0041108A">
        <w:rPr>
          <w:rFonts w:ascii="Times New Roman" w:hAnsi="Times New Roman" w:cs="Times New Roman"/>
          <w:sz w:val="24"/>
          <w:szCs w:val="24"/>
        </w:rPr>
        <w:t>panel B</w:t>
      </w:r>
      <w:del w:id="779" w:author="Thomas, Gregg" w:date="2024-10-01T11:00:00Z" w16du:dateUtc="2024-10-01T15:00:00Z">
        <w:r w:rsidR="0041108A">
          <w:rPr>
            <w:rFonts w:ascii="Times New Roman" w:hAnsi="Times New Roman" w:cs="Times New Roman"/>
            <w:sz w:val="24"/>
            <w:szCs w:val="24"/>
          </w:rPr>
          <w:delText xml:space="preserve"> represent</w:delText>
        </w:r>
      </w:del>
      <w:ins w:id="780" w:author="Thomas, Gregg" w:date="2024-10-01T11:00:00Z" w16du:dateUtc="2024-10-01T15:00:00Z">
        <w:r w:rsidR="00C102DF">
          <w:rPr>
            <w:rFonts w:ascii="Times New Roman" w:hAnsi="Times New Roman" w:cs="Times New Roman"/>
            <w:sz w:val="24"/>
            <w:szCs w:val="24"/>
          </w:rPr>
          <w:t>), which is</w:t>
        </w:r>
      </w:ins>
      <w:r w:rsidR="0041108A">
        <w:rPr>
          <w:rFonts w:ascii="Times New Roman" w:hAnsi="Times New Roman" w:cs="Times New Roman"/>
          <w:sz w:val="24"/>
          <w:szCs w:val="24"/>
        </w:rPr>
        <w:t xml:space="preserve"> the rate at which tree similarity decays across the genome</w:t>
      </w:r>
      <w:ins w:id="781" w:author="Thomas, Gregg" w:date="2024-10-01T11:00:00Z" w16du:dateUtc="2024-10-01T15:00:00Z">
        <w:r w:rsidR="0041108A">
          <w:rPr>
            <w:rFonts w:ascii="Times New Roman" w:hAnsi="Times New Roman" w:cs="Times New Roman"/>
            <w:sz w:val="24"/>
            <w:szCs w:val="24"/>
          </w:rPr>
          <w:t>.</w:t>
        </w:r>
        <w:r w:rsidR="000F2586">
          <w:rPr>
            <w:rFonts w:ascii="Times New Roman" w:hAnsi="Times New Roman" w:cs="Times New Roman"/>
            <w:sz w:val="24"/>
            <w:szCs w:val="24"/>
          </w:rPr>
          <w:t xml:space="preserve"> Dark grey dashed line is median </w:t>
        </w:r>
        <w:proofErr w:type="gramStart"/>
        <w:r w:rsidR="000F2586">
          <w:rPr>
            <w:rFonts w:ascii="Times New Roman" w:hAnsi="Times New Roman" w:cs="Times New Roman"/>
            <w:sz w:val="24"/>
            <w:szCs w:val="24"/>
          </w:rPr>
          <w:t>slope</w:t>
        </w:r>
        <w:proofErr w:type="gramEnd"/>
        <w:r w:rsidR="000F2586">
          <w:rPr>
            <w:rFonts w:ascii="Times New Roman" w:hAnsi="Times New Roman" w:cs="Times New Roman"/>
            <w:sz w:val="24"/>
            <w:szCs w:val="24"/>
          </w:rPr>
          <w:t xml:space="preserve"> and light grey dashed line is mean</w:t>
        </w:r>
      </w:ins>
      <w:r w:rsidR="000F2586">
        <w:rPr>
          <w:rFonts w:ascii="Times New Roman" w:hAnsi="Times New Roman" w:cs="Times New Roman"/>
          <w:sz w:val="24"/>
          <w:szCs w:val="24"/>
        </w:rPr>
        <w:t>.</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5"/>
                    <a:stretch>
                      <a:fillRect/>
                    </a:stretch>
                  </pic:blipFill>
                  <pic:spPr bwMode="auto">
                    <a:xfrm>
                      <a:off x="0" y="0"/>
                      <a:ext cx="5943600" cy="1981200"/>
                    </a:xfrm>
                    <a:prstGeom prst="rect">
                      <a:avLst/>
                    </a:prstGeom>
                    <a:noFill/>
                    <a:ln>
                      <a:noFill/>
                    </a:ln>
                  </pic:spPr>
                </pic:pic>
              </a:graphicData>
            </a:graphic>
          </wp:inline>
        </w:drawing>
      </w:r>
    </w:p>
    <w:p w14:paraId="4B53F6AD" w14:textId="653659FD"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del w:id="782" w:author="Thomas, Gregg" w:date="2024-10-01T11:00:00Z" w16du:dateUtc="2024-10-01T15:00:00Z">
        <w:r>
          <w:rPr>
            <w:rFonts w:ascii="Times New Roman" w:hAnsi="Times New Roman" w:cs="Times New Roman"/>
            <w:b/>
            <w:bCs/>
            <w:sz w:val="24"/>
            <w:szCs w:val="24"/>
          </w:rPr>
          <w:delText>:</w:delText>
        </w:r>
      </w:del>
      <w:ins w:id="783"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 xml:space="preserve">tree similarity and recombination rate in </w:t>
      </w:r>
      <w:del w:id="784" w:author="Thomas, Gregg" w:date="2024-10-01T11:00:00Z" w16du:dateUtc="2024-10-01T15:00:00Z">
        <w:r w:rsidR="006E5D47">
          <w:rPr>
            <w:rFonts w:ascii="Times New Roman" w:hAnsi="Times New Roman" w:cs="Times New Roman"/>
            <w:sz w:val="24"/>
            <w:szCs w:val="24"/>
          </w:rPr>
          <w:delText>5Mb</w:delText>
        </w:r>
      </w:del>
      <w:ins w:id="785" w:author="Thomas, Gregg" w:date="2024-10-01T11:00:00Z" w16du:dateUtc="2024-10-01T15:00:00Z">
        <w:r w:rsidR="006E5D47">
          <w:rPr>
            <w:rFonts w:ascii="Times New Roman" w:hAnsi="Times New Roman" w:cs="Times New Roman"/>
            <w:sz w:val="24"/>
            <w:szCs w:val="24"/>
          </w:rPr>
          <w:t>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w:t>
        </w:r>
      </w:ins>
      <w:r w:rsidR="006E5D47">
        <w:rPr>
          <w:rFonts w:ascii="Times New Roman" w:hAnsi="Times New Roman" w:cs="Times New Roman"/>
          <w:sz w:val="24"/>
          <w:szCs w:val="24"/>
        </w:rPr>
        <w:t xml:space="preserve">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 xml:space="preserve">distance between the first and last </w:t>
      </w:r>
      <w:del w:id="786" w:author="Thomas, Gregg" w:date="2024-10-01T11:00:00Z" w16du:dateUtc="2024-10-01T15:00:00Z">
        <w:r w:rsidR="006E5D47">
          <w:rPr>
            <w:rFonts w:ascii="Times New Roman" w:hAnsi="Times New Roman" w:cs="Times New Roman"/>
            <w:sz w:val="24"/>
            <w:szCs w:val="24"/>
          </w:rPr>
          <w:delText>10kb</w:delText>
        </w:r>
      </w:del>
      <w:ins w:id="787" w:author="Thomas, Gregg" w:date="2024-10-01T11:00:00Z" w16du:dateUtc="2024-10-01T15:00:00Z">
        <w:r w:rsidR="006E5D47">
          <w:rPr>
            <w:rFonts w:ascii="Times New Roman" w:hAnsi="Times New Roman" w:cs="Times New Roman"/>
            <w:sz w:val="24"/>
            <w:szCs w:val="24"/>
          </w:rPr>
          <w:t>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w:t>
        </w:r>
      </w:ins>
      <w:r w:rsidR="006E5D47">
        <w:rPr>
          <w:rFonts w:ascii="Times New Roman" w:hAnsi="Times New Roman" w:cs="Times New Roman"/>
          <w:sz w:val="24"/>
          <w:szCs w:val="24"/>
        </w:rPr>
        <w:t xml:space="preserve"> windows within the </w:t>
      </w:r>
      <w:del w:id="788" w:author="Thomas, Gregg" w:date="2024-10-01T11:00:00Z" w16du:dateUtc="2024-10-01T15:00:00Z">
        <w:r w:rsidR="006E5D47">
          <w:rPr>
            <w:rFonts w:ascii="Times New Roman" w:hAnsi="Times New Roman" w:cs="Times New Roman"/>
            <w:sz w:val="24"/>
            <w:szCs w:val="24"/>
          </w:rPr>
          <w:delText>5Mb</w:delText>
        </w:r>
      </w:del>
      <w:ins w:id="789" w:author="Thomas, Gregg" w:date="2024-10-01T11:00:00Z" w16du:dateUtc="2024-10-01T15:00:00Z">
        <w:r w:rsidR="006E5D47">
          <w:rPr>
            <w:rFonts w:ascii="Times New Roman" w:hAnsi="Times New Roman" w:cs="Times New Roman"/>
            <w:sz w:val="24"/>
            <w:szCs w:val="24"/>
          </w:rPr>
          <w:t>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w:t>
        </w:r>
      </w:ins>
      <w:r w:rsidR="006E5D47">
        <w:rPr>
          <w:rFonts w:ascii="Times New Roman" w:hAnsi="Times New Roman" w:cs="Times New Roman"/>
          <w:sz w:val="24"/>
          <w:szCs w:val="24"/>
        </w:rPr>
        <w:t xml:space="preserve"> window. B) The</w:t>
      </w:r>
      <w:r w:rsidR="00D24E78">
        <w:rPr>
          <w:rFonts w:ascii="Times New Roman" w:hAnsi="Times New Roman" w:cs="Times New Roman"/>
          <w:sz w:val="24"/>
          <w:szCs w:val="24"/>
        </w:rPr>
        <w:t xml:space="preserve"> slopes of the linear correlation between the weighted Robinson-Foulds distances between the first </w:t>
      </w:r>
      <w:del w:id="790" w:author="Thomas, Gregg" w:date="2024-10-01T11:00:00Z" w16du:dateUtc="2024-10-01T15:00:00Z">
        <w:r w:rsidR="00D24E78">
          <w:rPr>
            <w:rFonts w:ascii="Times New Roman" w:hAnsi="Times New Roman" w:cs="Times New Roman"/>
            <w:sz w:val="24"/>
            <w:szCs w:val="24"/>
          </w:rPr>
          <w:delText>10kb</w:delText>
        </w:r>
      </w:del>
      <w:ins w:id="791" w:author="Thomas, Gregg" w:date="2024-10-01T11:00:00Z" w16du:dateUtc="2024-10-01T15:00:00Z">
        <w:r w:rsidR="00D24E78">
          <w:rPr>
            <w:rFonts w:ascii="Times New Roman" w:hAnsi="Times New Roman" w:cs="Times New Roman"/>
            <w:sz w:val="24"/>
            <w:szCs w:val="24"/>
          </w:rPr>
          <w:t>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w:t>
        </w:r>
      </w:ins>
      <w:r w:rsidR="00D24E78">
        <w:rPr>
          <w:rFonts w:ascii="Times New Roman" w:hAnsi="Times New Roman" w:cs="Times New Roman"/>
          <w:sz w:val="24"/>
          <w:szCs w:val="24"/>
        </w:rPr>
        <w:t xml:space="preserve"> window and every other </w:t>
      </w:r>
      <w:del w:id="792" w:author="Thomas, Gregg" w:date="2024-10-01T11:00:00Z" w16du:dateUtc="2024-10-01T15:00:00Z">
        <w:r w:rsidR="00D24E78">
          <w:rPr>
            <w:rFonts w:ascii="Times New Roman" w:hAnsi="Times New Roman" w:cs="Times New Roman"/>
            <w:sz w:val="24"/>
            <w:szCs w:val="24"/>
          </w:rPr>
          <w:delText>10kb</w:delText>
        </w:r>
      </w:del>
      <w:ins w:id="793" w:author="Thomas, Gregg" w:date="2024-10-01T11:00:00Z" w16du:dateUtc="2024-10-01T15:00:00Z">
        <w:r w:rsidR="00D24E78">
          <w:rPr>
            <w:rFonts w:ascii="Times New Roman" w:hAnsi="Times New Roman" w:cs="Times New Roman"/>
            <w:sz w:val="24"/>
            <w:szCs w:val="24"/>
          </w:rPr>
          <w:t>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w:t>
        </w:r>
      </w:ins>
      <w:r w:rsidR="00D24E78">
        <w:rPr>
          <w:rFonts w:ascii="Times New Roman" w:hAnsi="Times New Roman" w:cs="Times New Roman"/>
          <w:sz w:val="24"/>
          <w:szCs w:val="24"/>
        </w:rPr>
        <w:t xml:space="preserve"> window within a </w:t>
      </w:r>
      <w:del w:id="794" w:author="Thomas, Gregg" w:date="2024-10-01T11:00:00Z" w16du:dateUtc="2024-10-01T15:00:00Z">
        <w:r w:rsidR="00D24E78">
          <w:rPr>
            <w:rFonts w:ascii="Times New Roman" w:hAnsi="Times New Roman" w:cs="Times New Roman"/>
            <w:sz w:val="24"/>
            <w:szCs w:val="24"/>
          </w:rPr>
          <w:delText>5Mb</w:delText>
        </w:r>
      </w:del>
      <w:ins w:id="795" w:author="Thomas, Gregg" w:date="2024-10-01T11:00:00Z" w16du:dateUtc="2024-10-01T15:00:00Z">
        <w:r w:rsidR="00D24E78">
          <w:rPr>
            <w:rFonts w:ascii="Times New Roman" w:hAnsi="Times New Roman" w:cs="Times New Roman"/>
            <w:sz w:val="24"/>
            <w:szCs w:val="24"/>
          </w:rPr>
          <w:t>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w:t>
        </w:r>
      </w:ins>
      <w:r w:rsidR="00D24E78">
        <w:rPr>
          <w:rFonts w:ascii="Times New Roman" w:hAnsi="Times New Roman" w:cs="Times New Roman"/>
          <w:sz w:val="24"/>
          <w:szCs w:val="24"/>
        </w:rPr>
        <w:t xml:space="preserve">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 xml:space="preserve">decays over each </w:t>
      </w:r>
      <w:del w:id="796" w:author="Thomas, Gregg" w:date="2024-10-01T11:00:00Z" w16du:dateUtc="2024-10-01T15:00:00Z">
        <w:r w:rsidR="00D24E78">
          <w:rPr>
            <w:rFonts w:ascii="Times New Roman" w:hAnsi="Times New Roman" w:cs="Times New Roman"/>
            <w:sz w:val="24"/>
            <w:szCs w:val="24"/>
          </w:rPr>
          <w:delText>5Mb</w:delText>
        </w:r>
      </w:del>
      <w:ins w:id="797" w:author="Thomas, Gregg" w:date="2024-10-01T11:00:00Z" w16du:dateUtc="2024-10-01T15:00:00Z">
        <w:r w:rsidR="00D24E78">
          <w:rPr>
            <w:rFonts w:ascii="Times New Roman" w:hAnsi="Times New Roman" w:cs="Times New Roman"/>
            <w:sz w:val="24"/>
            <w:szCs w:val="24"/>
          </w:rPr>
          <w:t>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w:t>
        </w:r>
      </w:ins>
      <w:r w:rsidR="00D24E78">
        <w:rPr>
          <w:rFonts w:ascii="Times New Roman" w:hAnsi="Times New Roman" w:cs="Times New Roman"/>
          <w:sz w:val="24"/>
          <w:szCs w:val="24"/>
        </w:rPr>
        <w:t xml:space="preserve">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w:t>
      </w:r>
      <w:del w:id="798" w:author="Thomas, Gregg" w:date="2024-10-01T11:00:00Z" w16du:dateUtc="2024-10-01T15:00:00Z">
        <w:r w:rsidR="001334F8">
          <w:rPr>
            <w:rFonts w:ascii="Times New Roman" w:hAnsi="Times New Roman" w:cs="Times New Roman"/>
            <w:sz w:val="24"/>
            <w:szCs w:val="24"/>
          </w:rPr>
          <w:delText>10kb</w:delText>
        </w:r>
      </w:del>
      <w:ins w:id="799" w:author="Thomas, Gregg" w:date="2024-10-01T11:00:00Z" w16du:dateUtc="2024-10-01T15:00:00Z">
        <w:r w:rsidR="001334F8">
          <w:rPr>
            <w:rFonts w:ascii="Times New Roman" w:hAnsi="Times New Roman" w:cs="Times New Roman"/>
            <w:sz w:val="24"/>
            <w:szCs w:val="24"/>
          </w:rPr>
          <w:t>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w:t>
        </w:r>
      </w:ins>
      <w:r w:rsidR="001334F8">
        <w:rPr>
          <w:rFonts w:ascii="Times New Roman" w:hAnsi="Times New Roman" w:cs="Times New Roman"/>
          <w:sz w:val="24"/>
          <w:szCs w:val="24"/>
        </w:rPr>
        <w:t xml:space="preserve">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712739A4" w14:textId="77777777" w:rsidR="00FA32F1" w:rsidRPr="00FA32F1" w:rsidRDefault="00FA32F1" w:rsidP="00FA32F1">
      <w:pPr>
        <w:jc w:val="center"/>
        <w:rPr>
          <w:del w:id="800" w:author="Thomas, Gregg" w:date="2024-10-01T11:00:00Z" w16du:dateUtc="2024-10-01T15:00:00Z"/>
        </w:rPr>
      </w:pPr>
      <w:del w:id="801" w:author="Thomas, Gregg" w:date="2024-10-01T11:00:00Z" w16du:dateUtc="2024-10-01T15:00:00Z">
        <w:r>
          <w:rPr>
            <w:noProof/>
          </w:rPr>
          <w:drawing>
            <wp:inline distT="0" distB="0" distL="0" distR="0" wp14:anchorId="08DB36A7" wp14:editId="5CCC51B3">
              <wp:extent cx="4981575" cy="6975820"/>
              <wp:effectExtent l="0" t="0" r="0" b="0"/>
              <wp:docPr id="149480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del>
    </w:p>
    <w:p w14:paraId="04CE04A3" w14:textId="432AEA23" w:rsidR="00FA32F1" w:rsidRPr="00FA32F1" w:rsidRDefault="00FA32F1" w:rsidP="00FA32F1">
      <w:pPr>
        <w:jc w:val="center"/>
        <w:rPr>
          <w:ins w:id="802" w:author="Thomas, Gregg" w:date="2024-10-01T11:00:00Z" w16du:dateUtc="2024-10-01T15:00:00Z"/>
        </w:rPr>
      </w:pPr>
      <w:ins w:id="803" w:author="Thomas, Gregg" w:date="2024-10-01T11:00:00Z" w16du:dateUtc="2024-10-01T15:00:00Z">
        <w:r>
          <w:rPr>
            <w:noProof/>
          </w:rPr>
          <w:lastRenderedPageBreak/>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7"/>
                      <a:stretch>
                        <a:fillRect/>
                      </a:stretch>
                    </pic:blipFill>
                    <pic:spPr bwMode="auto">
                      <a:xfrm>
                        <a:off x="0" y="0"/>
                        <a:ext cx="4985626" cy="5650376"/>
                      </a:xfrm>
                      <a:prstGeom prst="rect">
                        <a:avLst/>
                      </a:prstGeom>
                      <a:noFill/>
                      <a:ln>
                        <a:noFill/>
                      </a:ln>
                    </pic:spPr>
                  </pic:pic>
                </a:graphicData>
              </a:graphic>
            </wp:inline>
          </w:drawing>
        </w:r>
      </w:ins>
    </w:p>
    <w:p w14:paraId="1E0D7665" w14:textId="11E3EAE3"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del w:id="804" w:author="Thomas, Gregg" w:date="2024-10-01T11:00:00Z" w16du:dateUtc="2024-10-01T15:00:00Z">
        <w:r w:rsidRPr="00FA32F1">
          <w:rPr>
            <w:rFonts w:ascii="Times New Roman" w:hAnsi="Times New Roman" w:cs="Times New Roman"/>
            <w:b/>
            <w:bCs/>
            <w:sz w:val="24"/>
            <w:szCs w:val="24"/>
          </w:rPr>
          <w:delText>:</w:delText>
        </w:r>
      </w:del>
      <w:ins w:id="805"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del w:id="806" w:author="Thomas, Gregg" w:date="2024-10-01T11:00:00Z" w16du:dateUtc="2024-10-01T15:00:00Z">
        <w:r w:rsidR="00F330D6">
          <w:rPr>
            <w:rFonts w:ascii="Times New Roman" w:hAnsi="Times New Roman" w:cs="Times New Roman"/>
            <w:sz w:val="24"/>
            <w:szCs w:val="24"/>
          </w:rPr>
          <w:delText>A) The rate of decay of phylogenetic similarity</w:delText>
        </w:r>
        <w:r w:rsidR="00D24E78">
          <w:rPr>
            <w:rFonts w:ascii="Times New Roman" w:hAnsi="Times New Roman" w:cs="Times New Roman"/>
            <w:sz w:val="24"/>
            <w:szCs w:val="24"/>
          </w:rPr>
          <w:delText xml:space="preserve"> is</w:delText>
        </w:r>
        <w:r w:rsidR="00F330D6">
          <w:rPr>
            <w:rFonts w:ascii="Times New Roman" w:hAnsi="Times New Roman" w:cs="Times New Roman"/>
            <w:sz w:val="24"/>
            <w:szCs w:val="24"/>
          </w:rPr>
          <w:delText xml:space="preserve"> calculated as the slope of a linear regression between wRF and the log distance between each window up to 5Mb away from the feature window. B</w:delText>
        </w:r>
      </w:del>
      <w:ins w:id="807" w:author="Thomas, Gregg" w:date="2024-10-01T11:00:00Z" w16du:dateUtc="2024-10-01T15:00:00Z">
        <w:r w:rsidR="00A33492">
          <w:rPr>
            <w:rFonts w:ascii="Times New Roman" w:hAnsi="Times New Roman" w:cs="Times New Roman"/>
            <w:sz w:val="24"/>
            <w:szCs w:val="24"/>
          </w:rPr>
          <w:t>A</w:t>
        </w:r>
      </w:ins>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del w:id="808" w:author="Thomas, Gregg" w:date="2024-10-01T11:00:00Z" w16du:dateUtc="2024-10-01T15:00:00Z">
        <w:r w:rsidR="00F330D6">
          <w:rPr>
            <w:rFonts w:ascii="Times New Roman" w:hAnsi="Times New Roman" w:cs="Times New Roman"/>
            <w:sz w:val="24"/>
            <w:szCs w:val="24"/>
          </w:rPr>
          <w:delText>C</w:delText>
        </w:r>
      </w:del>
      <w:ins w:id="809" w:author="Thomas, Gregg" w:date="2024-10-01T11:00:00Z" w16du:dateUtc="2024-10-01T15:00:00Z">
        <w:r w:rsidR="00A33492">
          <w:rPr>
            <w:rFonts w:ascii="Times New Roman" w:hAnsi="Times New Roman" w:cs="Times New Roman"/>
            <w:sz w:val="24"/>
            <w:szCs w:val="24"/>
          </w:rPr>
          <w:t>B</w:t>
        </w:r>
      </w:ins>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6FB6CE2C"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del w:id="810" w:author="Thomas, Gregg" w:date="2024-10-01T11:00:00Z" w16du:dateUtc="2024-10-01T15:00:00Z">
        <w:r w:rsidRPr="00FA32F1">
          <w:rPr>
            <w:rFonts w:ascii="Times New Roman" w:hAnsi="Times New Roman" w:cs="Times New Roman"/>
            <w:b/>
            <w:bCs/>
            <w:sz w:val="24"/>
            <w:szCs w:val="24"/>
          </w:rPr>
          <w:delText>:</w:delText>
        </w:r>
      </w:del>
      <w:ins w:id="811"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1437DB6B" w14:textId="4D15442B" w:rsidR="00764718" w:rsidRPr="00764718" w:rsidRDefault="009418B1" w:rsidP="00764718">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764718" w:rsidRPr="00764718">
        <w:t xml:space="preserve">PDB (The Paleobiology Database) [Internet]. 2011 January 21st, 2022]. Available from: </w:t>
      </w:r>
      <w:hyperlink r:id="rId19" w:history="1">
        <w:r w:rsidR="00764718" w:rsidRPr="00764718">
          <w:rPr>
            <w:rStyle w:val="Hyperlink"/>
          </w:rPr>
          <w:t>http://paleodb.org/</w:t>
        </w:r>
      </w:hyperlink>
      <w:r w:rsidR="00764718" w:rsidRPr="00764718">
        <w:t xml:space="preserve"> </w:t>
      </w:r>
    </w:p>
    <w:p w14:paraId="3C2CEDC9" w14:textId="77777777" w:rsidR="00764718" w:rsidRPr="00764718" w:rsidRDefault="00764718" w:rsidP="00764718">
      <w:pPr>
        <w:pStyle w:val="EndNoteBibliography"/>
        <w:spacing w:after="0"/>
      </w:pPr>
    </w:p>
    <w:p w14:paraId="053FAE51" w14:textId="77777777" w:rsidR="00764718" w:rsidRPr="00764718" w:rsidRDefault="00764718" w:rsidP="00764718">
      <w:pPr>
        <w:pStyle w:val="EndNoteBibliography"/>
      </w:pPr>
      <w:r w:rsidRPr="00764718">
        <w:t>Aghova T, Kimura Y, Bryja J, Dobigny G, Granjon L, Kergoat GJ. 2018. Fossils know it best: Using a new set of fossil calibrations to improve the temporal phylogenetic framework of murid rodents (Rodentia: Muridae). Mol Phylogenet Evol 128:98-111.</w:t>
      </w:r>
    </w:p>
    <w:p w14:paraId="16DF120F" w14:textId="77777777" w:rsidR="00764718" w:rsidRPr="00764718" w:rsidRDefault="00764718" w:rsidP="00764718">
      <w:pPr>
        <w:pStyle w:val="EndNoteBibliography"/>
        <w:spacing w:after="0"/>
      </w:pPr>
    </w:p>
    <w:p w14:paraId="4EC4B7D6" w14:textId="77777777" w:rsidR="00764718" w:rsidRPr="00764718" w:rsidRDefault="00764718" w:rsidP="00764718">
      <w:pPr>
        <w:pStyle w:val="EndNoteBibliography"/>
      </w:pPr>
      <w:r w:rsidRPr="00764718">
        <w:t>Alda F, Ludt WB, Elias DJ, McMahan CD, Chakrabarty P. 2021. Comparing Ultraconserved Elements and Exons for Phylogenomic Analyses of Middle American Cichlids: When Data Agree to Disagree. Genome Biol Evol 13:evab161.</w:t>
      </w:r>
    </w:p>
    <w:p w14:paraId="44BC7315" w14:textId="77777777" w:rsidR="00764718" w:rsidRPr="00764718" w:rsidRDefault="00764718" w:rsidP="00764718">
      <w:pPr>
        <w:pStyle w:val="EndNoteBibliography"/>
        <w:spacing w:after="0"/>
      </w:pPr>
    </w:p>
    <w:p w14:paraId="57A64396" w14:textId="77777777" w:rsidR="00764718" w:rsidRPr="00764718" w:rsidRDefault="00764718" w:rsidP="00764718">
      <w:pPr>
        <w:pStyle w:val="EndNoteBibliography"/>
      </w:pPr>
      <w:r w:rsidRPr="00764718">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47C6DB3E" w14:textId="77777777" w:rsidR="00764718" w:rsidRPr="00764718" w:rsidRDefault="00764718" w:rsidP="00764718">
      <w:pPr>
        <w:pStyle w:val="EndNoteBibliography"/>
        <w:spacing w:after="0"/>
      </w:pPr>
    </w:p>
    <w:p w14:paraId="4C76DB23" w14:textId="77777777" w:rsidR="00764718" w:rsidRPr="00764718" w:rsidRDefault="00764718" w:rsidP="00764718">
      <w:pPr>
        <w:pStyle w:val="EndNoteBibliography"/>
      </w:pPr>
      <w:r w:rsidRPr="00764718">
        <w:t>Avise JC, Robinson TJ. 2008. Hemiplasy: a new term in the lexicon of phylogenetics. Syst Biol 57:503-507.</w:t>
      </w:r>
    </w:p>
    <w:p w14:paraId="4DD5A94D" w14:textId="77777777" w:rsidR="00764718" w:rsidRPr="00764718" w:rsidRDefault="00764718" w:rsidP="00764718">
      <w:pPr>
        <w:pStyle w:val="EndNoteBibliography"/>
        <w:spacing w:after="0"/>
      </w:pPr>
    </w:p>
    <w:p w14:paraId="15176C3D" w14:textId="77777777" w:rsidR="00764718" w:rsidRPr="00764718" w:rsidRDefault="00764718" w:rsidP="00764718">
      <w:pPr>
        <w:pStyle w:val="EndNoteBibliography"/>
      </w:pPr>
      <w:r w:rsidRPr="00764718">
        <w:t>Baudat F, Buard J, Grey C, Fledel-Alon A, Ober C, Przeworski M, Coop G, de Massy B. 2010. PRDM9 is a major determinant of meiotic recombination hotspots in humans and mice. Science 327:836-840.</w:t>
      </w:r>
    </w:p>
    <w:p w14:paraId="217C7F17" w14:textId="77777777" w:rsidR="00764718" w:rsidRPr="00764718" w:rsidRDefault="00764718" w:rsidP="00764718">
      <w:pPr>
        <w:pStyle w:val="EndNoteBibliography"/>
        <w:spacing w:after="0"/>
      </w:pPr>
    </w:p>
    <w:p w14:paraId="4F6BF29D" w14:textId="77777777" w:rsidR="00764718" w:rsidRPr="00764718" w:rsidRDefault="00764718" w:rsidP="00764718">
      <w:pPr>
        <w:pStyle w:val="EndNoteBibliography"/>
      </w:pPr>
      <w:r w:rsidRPr="00764718">
        <w:t>Baum DA. 2007. Concordance trees, concordance factors, and the exploration of reticulate genealogy. TAXON 56:417-426.</w:t>
      </w:r>
    </w:p>
    <w:p w14:paraId="799A3ED6" w14:textId="77777777" w:rsidR="00764718" w:rsidRPr="00764718" w:rsidRDefault="00764718" w:rsidP="00764718">
      <w:pPr>
        <w:pStyle w:val="EndNoteBibliography"/>
        <w:spacing w:after="0"/>
      </w:pPr>
    </w:p>
    <w:p w14:paraId="5B60A4EF" w14:textId="77777777" w:rsidR="00764718" w:rsidRPr="00764718" w:rsidRDefault="00764718" w:rsidP="00764718">
      <w:pPr>
        <w:pStyle w:val="EndNoteBibliography"/>
      </w:pPr>
      <w:r w:rsidRPr="00764718">
        <w:t>Benjamini Y, Hochberg Y. 1995. Controlling the false discovery rate: a practical and powerful approach to multiple testing. Journal of the Royal statistical society: series B (Methodological) 57:289-300.</w:t>
      </w:r>
    </w:p>
    <w:p w14:paraId="2D715E7A" w14:textId="77777777" w:rsidR="00764718" w:rsidRPr="00764718" w:rsidRDefault="00764718" w:rsidP="00764718">
      <w:pPr>
        <w:pStyle w:val="EndNoteBibliography"/>
        <w:spacing w:after="0"/>
      </w:pPr>
    </w:p>
    <w:p w14:paraId="3E6D5505" w14:textId="77777777" w:rsidR="00764718" w:rsidRPr="00764718" w:rsidRDefault="00764718" w:rsidP="00764718">
      <w:pPr>
        <w:pStyle w:val="EndNoteBibliography"/>
      </w:pPr>
      <w:r w:rsidRPr="00764718">
        <w:t>Bloom BH. 1970. Space/time trade-offs in hash coding with allowable errors. Commun. ACM 13:422–426.</w:t>
      </w:r>
    </w:p>
    <w:p w14:paraId="1C95D77D" w14:textId="77777777" w:rsidR="00764718" w:rsidRPr="00764718" w:rsidRDefault="00764718" w:rsidP="00764718">
      <w:pPr>
        <w:pStyle w:val="EndNoteBibliography"/>
        <w:spacing w:after="0"/>
      </w:pPr>
    </w:p>
    <w:p w14:paraId="1A8AF86C" w14:textId="77777777" w:rsidR="00764718" w:rsidRPr="00764718" w:rsidRDefault="00764718" w:rsidP="00764718">
      <w:pPr>
        <w:pStyle w:val="EndNoteBibliography"/>
      </w:pPr>
      <w:r w:rsidRPr="00764718">
        <w:t>Böcker S, Canzar S, Gunnar WK. 2013. The Generalized Robinson-Foulds Metric. In:  Darling A, Stoye J, editors. Algorithms in Bioinformatics. Berlin, Heidelberg: Springer.</w:t>
      </w:r>
    </w:p>
    <w:p w14:paraId="3A9CD94B" w14:textId="77777777" w:rsidR="00764718" w:rsidRPr="00764718" w:rsidRDefault="00764718" w:rsidP="00764718">
      <w:pPr>
        <w:pStyle w:val="EndNoteBibliography"/>
        <w:spacing w:after="0"/>
      </w:pPr>
    </w:p>
    <w:p w14:paraId="0A43B2A9" w14:textId="77777777" w:rsidR="00764718" w:rsidRPr="00764718" w:rsidRDefault="00764718" w:rsidP="00764718">
      <w:pPr>
        <w:pStyle w:val="EndNoteBibliography"/>
      </w:pPr>
      <w:r w:rsidRPr="00764718">
        <w:t>Bolger AM, Lohse M, Usadel B. 2014. Trimmomatic: a flexible trimmer for Illumina sequence data. Bioinformatics 30:2114-2120.</w:t>
      </w:r>
    </w:p>
    <w:p w14:paraId="75BADDF0" w14:textId="77777777" w:rsidR="00764718" w:rsidRPr="00764718" w:rsidRDefault="00764718" w:rsidP="00764718">
      <w:pPr>
        <w:pStyle w:val="EndNoteBibliography"/>
        <w:spacing w:after="0"/>
      </w:pPr>
    </w:p>
    <w:p w14:paraId="06F49F26" w14:textId="77777777" w:rsidR="00764718" w:rsidRPr="00764718" w:rsidRDefault="00764718" w:rsidP="00764718">
      <w:pPr>
        <w:pStyle w:val="EndNoteBibliography"/>
      </w:pPr>
      <w:r w:rsidRPr="00764718">
        <w:t>Borowiec ML. 2016. AMAS: a fast tool for alignment manipulation and computing of summary statistics. PeerJ 4:e1660.</w:t>
      </w:r>
    </w:p>
    <w:p w14:paraId="5E3AACAD" w14:textId="77777777" w:rsidR="00764718" w:rsidRPr="00764718" w:rsidRDefault="00764718" w:rsidP="00764718">
      <w:pPr>
        <w:pStyle w:val="EndNoteBibliography"/>
        <w:spacing w:after="0"/>
      </w:pPr>
    </w:p>
    <w:p w14:paraId="66112A6B" w14:textId="77777777" w:rsidR="00764718" w:rsidRPr="00764718" w:rsidRDefault="00764718" w:rsidP="00764718">
      <w:pPr>
        <w:pStyle w:val="EndNoteBibliography"/>
      </w:pPr>
      <w:r w:rsidRPr="00764718">
        <w:lastRenderedPageBreak/>
        <w:t>Bradley RK, Roberts A, Smoot M, Juvekar S, Do J, Dewey C, Holmes I, Pachter L. 2009. Fast statistical alignment. PLoS Comput Biol 5:e1000392.</w:t>
      </w:r>
    </w:p>
    <w:p w14:paraId="6696AA4B" w14:textId="77777777" w:rsidR="00764718" w:rsidRPr="00764718" w:rsidRDefault="00764718" w:rsidP="00764718">
      <w:pPr>
        <w:pStyle w:val="EndNoteBibliography"/>
        <w:spacing w:after="0"/>
      </w:pPr>
    </w:p>
    <w:p w14:paraId="7D5665DA" w14:textId="77777777" w:rsidR="00764718" w:rsidRPr="00764718" w:rsidRDefault="00764718" w:rsidP="00764718">
      <w:pPr>
        <w:pStyle w:val="EndNoteBibliography"/>
      </w:pPr>
      <w:r w:rsidRPr="00764718">
        <w:t>Capella-Gutierrez S, Silla-Martinez JM, Gabaldon T. 2009. trimAl: a tool for automated alignment trimming in large-scale phylogenetic analyses. Bioinformatics 25:1972-1973.</w:t>
      </w:r>
    </w:p>
    <w:p w14:paraId="4BC3E619" w14:textId="77777777" w:rsidR="00764718" w:rsidRPr="00764718" w:rsidRDefault="00764718" w:rsidP="00764718">
      <w:pPr>
        <w:pStyle w:val="EndNoteBibliography"/>
        <w:spacing w:after="0"/>
      </w:pPr>
    </w:p>
    <w:p w14:paraId="1F5C3249" w14:textId="77777777" w:rsidR="00764718" w:rsidRPr="00764718" w:rsidRDefault="00764718" w:rsidP="00764718">
      <w:pPr>
        <w:pStyle w:val="EndNoteBibliography"/>
      </w:pPr>
      <w:r w:rsidRPr="00764718">
        <w:t>Carbone L, Harris RA, Gnerre S, Veeramah KR, Lorente-Galdos B, Huddleston J, Meyer TJ, Herrero J, Roos C, Aken B, et al. 2014. Gibbon genome and the fast karyotype evolution of small apes. Nature 513:195-201.</w:t>
      </w:r>
    </w:p>
    <w:p w14:paraId="77984FA5" w14:textId="77777777" w:rsidR="00764718" w:rsidRPr="00764718" w:rsidRDefault="00764718" w:rsidP="00764718">
      <w:pPr>
        <w:pStyle w:val="EndNoteBibliography"/>
        <w:spacing w:after="0"/>
      </w:pPr>
    </w:p>
    <w:p w14:paraId="53550272" w14:textId="77777777" w:rsidR="00764718" w:rsidRPr="00764718" w:rsidRDefault="00764718" w:rsidP="00764718">
      <w:pPr>
        <w:pStyle w:val="EndNoteBibliography"/>
      </w:pPr>
      <w:r w:rsidRPr="00764718">
        <w:t>Chan KO, Hutter CR, Wood PL, Jr., Grismer LL, Brown RM. 2020. Target-capture phylogenomics provide insights on gene and species tree discordances in Old World treefrogs (Anura: Rhacophoridae). Proc Biol Sci 287:20202102.</w:t>
      </w:r>
    </w:p>
    <w:p w14:paraId="1646E1AA" w14:textId="77777777" w:rsidR="00764718" w:rsidRPr="00764718" w:rsidRDefault="00764718" w:rsidP="00764718">
      <w:pPr>
        <w:pStyle w:val="EndNoteBibliography"/>
        <w:spacing w:after="0"/>
      </w:pPr>
    </w:p>
    <w:p w14:paraId="75D89CAE" w14:textId="77777777" w:rsidR="00764718" w:rsidRPr="00764718" w:rsidRDefault="00764718" w:rsidP="00764718">
      <w:pPr>
        <w:pStyle w:val="EndNoteBibliography"/>
      </w:pPr>
      <w:r w:rsidRPr="00764718">
        <w:t>Charlesworth B, Morgan MT, Charlesworth D. 1993. The effect of deleterious mutations on neutral molecular variation. Genetics 134:1289-1303.</w:t>
      </w:r>
    </w:p>
    <w:p w14:paraId="176E2493" w14:textId="77777777" w:rsidR="00764718" w:rsidRPr="00764718" w:rsidRDefault="00764718" w:rsidP="00764718">
      <w:pPr>
        <w:pStyle w:val="EndNoteBibliography"/>
        <w:spacing w:after="0"/>
      </w:pPr>
    </w:p>
    <w:p w14:paraId="3472D180" w14:textId="77777777" w:rsidR="00764718" w:rsidRPr="00764718" w:rsidRDefault="00764718" w:rsidP="00764718">
      <w:pPr>
        <w:pStyle w:val="EndNoteBibliography"/>
      </w:pPr>
      <w:r w:rsidRPr="00764718">
        <w:t>Chernomor O, von Haeseler A, Minh BQ. 2016. Terrace Aware Data Structure for Phylogenomic Inference from Supermatrices. Syst Biol 65:997-1008.</w:t>
      </w:r>
    </w:p>
    <w:p w14:paraId="178B25DA" w14:textId="77777777" w:rsidR="00764718" w:rsidRPr="00764718" w:rsidRDefault="00764718" w:rsidP="00764718">
      <w:pPr>
        <w:pStyle w:val="EndNoteBibliography"/>
        <w:spacing w:after="0"/>
      </w:pPr>
    </w:p>
    <w:p w14:paraId="0A7F5A6C" w14:textId="77777777" w:rsidR="00764718" w:rsidRPr="00764718" w:rsidRDefault="00764718" w:rsidP="00764718">
      <w:pPr>
        <w:pStyle w:val="EndNoteBibliography"/>
      </w:pPr>
      <w:r w:rsidRPr="00764718">
        <w:t>Christmas MJ, Kaplow IM, Genereux DP, Dong MX, Hughes GM, Li X, Sullivan PF, Hindle AG, Andrews G, Armstrong JC, et al. 2023. Evolutionary constraint and innovation across hundreds of placental mammals. Science 380:eabn3943.</w:t>
      </w:r>
    </w:p>
    <w:p w14:paraId="29D82250" w14:textId="77777777" w:rsidR="00764718" w:rsidRPr="00764718" w:rsidRDefault="00764718" w:rsidP="00764718">
      <w:pPr>
        <w:pStyle w:val="EndNoteBibliography"/>
        <w:spacing w:after="0"/>
      </w:pPr>
    </w:p>
    <w:p w14:paraId="27A4ACFA" w14:textId="77777777" w:rsidR="00764718" w:rsidRPr="00764718" w:rsidRDefault="00764718" w:rsidP="00764718">
      <w:pPr>
        <w:pStyle w:val="EndNoteBibliography"/>
      </w:pPr>
      <w:r w:rsidRPr="00764718">
        <w:t>Cox A, Ackert-Bicknell CL, Dumont BL, Ding Y, Bell JT, Brockmann GA, Wergedal JE, Bult C, Paigen B, Flint J, et al. 2009. A new standard genetic map for the laboratory mouse. Genetics 182:1335-1344.</w:t>
      </w:r>
    </w:p>
    <w:p w14:paraId="7A974C72" w14:textId="77777777" w:rsidR="00764718" w:rsidRPr="00764718" w:rsidRDefault="00764718" w:rsidP="00764718">
      <w:pPr>
        <w:pStyle w:val="EndNoteBibliography"/>
        <w:spacing w:after="0"/>
      </w:pPr>
    </w:p>
    <w:p w14:paraId="73850ED9" w14:textId="77777777" w:rsidR="00764718" w:rsidRPr="00764718" w:rsidRDefault="00764718" w:rsidP="00764718">
      <w:pPr>
        <w:pStyle w:val="EndNoteBibliography"/>
      </w:pPr>
      <w:r w:rsidRPr="00764718">
        <w:t>Cunningham F, Allen JE, Allen J, Alvarez-Jarreta J, Amode MR, Armean IM, Austine-Orimoloye O, Azov AG, Barnes I, Bennett R, et al. 2022. Ensembl 2022. Nucleic Acids Res 50:D988-D995.</w:t>
      </w:r>
    </w:p>
    <w:p w14:paraId="1C15462D" w14:textId="77777777" w:rsidR="00764718" w:rsidRPr="00764718" w:rsidRDefault="00764718" w:rsidP="00764718">
      <w:pPr>
        <w:pStyle w:val="EndNoteBibliography"/>
        <w:spacing w:after="0"/>
      </w:pPr>
    </w:p>
    <w:p w14:paraId="5F57BBA3" w14:textId="77777777" w:rsidR="00764718" w:rsidRPr="00764718" w:rsidRDefault="00764718" w:rsidP="00764718">
      <w:pPr>
        <w:pStyle w:val="EndNoteBibliography"/>
      </w:pPr>
      <w:r w:rsidRPr="00764718">
        <w:t>Danecek P, Bonfield JK, Liddle J, Marshall J, Ohan V, Pollard MO, Whitwham A, Keane T, McCarthy SA, Davies RM, et al. 2021. Twelve years of SAMtools and BCFtools. Gigascience 10:giab008.</w:t>
      </w:r>
    </w:p>
    <w:p w14:paraId="27539A68" w14:textId="77777777" w:rsidR="00764718" w:rsidRPr="00764718" w:rsidRDefault="00764718" w:rsidP="00764718">
      <w:pPr>
        <w:pStyle w:val="EndNoteBibliography"/>
        <w:spacing w:after="0"/>
      </w:pPr>
    </w:p>
    <w:p w14:paraId="26E80062" w14:textId="77777777" w:rsidR="00764718" w:rsidRPr="00764718" w:rsidRDefault="00764718" w:rsidP="00764718">
      <w:pPr>
        <w:pStyle w:val="EndNoteBibliography"/>
      </w:pPr>
      <w:r w:rsidRPr="00764718">
        <w:t>Dapper AL, Payseur BA. 2017. Connecting theory and data to understand recombination rate evolution. Philos Trans R Soc Lond B Biol Sci 372.</w:t>
      </w:r>
    </w:p>
    <w:p w14:paraId="5B694A94" w14:textId="77777777" w:rsidR="00764718" w:rsidRPr="00764718" w:rsidRDefault="00764718" w:rsidP="00764718">
      <w:pPr>
        <w:pStyle w:val="EndNoteBibliography"/>
        <w:spacing w:after="0"/>
      </w:pPr>
    </w:p>
    <w:p w14:paraId="587436DD" w14:textId="77777777" w:rsidR="00764718" w:rsidRPr="00764718" w:rsidRDefault="00764718" w:rsidP="00764718">
      <w:pPr>
        <w:pStyle w:val="EndNoteBibliography"/>
      </w:pPr>
      <w:r w:rsidRPr="00764718">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5618C226" w14:textId="77777777" w:rsidR="00764718" w:rsidRPr="00764718" w:rsidRDefault="00764718" w:rsidP="00764718">
      <w:pPr>
        <w:pStyle w:val="EndNoteBibliography"/>
        <w:spacing w:after="0"/>
      </w:pPr>
    </w:p>
    <w:p w14:paraId="61E89228" w14:textId="77777777" w:rsidR="00764718" w:rsidRPr="00764718" w:rsidRDefault="00764718" w:rsidP="00764718">
      <w:pPr>
        <w:pStyle w:val="EndNoteBibliography"/>
      </w:pPr>
      <w:r w:rsidRPr="00764718">
        <w:t>Degnan JH, Rosenberg NA. 2006. Discordance of species trees with their most likely gene trees. PLoS Genet 2:e68.</w:t>
      </w:r>
    </w:p>
    <w:p w14:paraId="3F11C08E" w14:textId="77777777" w:rsidR="00764718" w:rsidRPr="00764718" w:rsidRDefault="00764718" w:rsidP="00764718">
      <w:pPr>
        <w:pStyle w:val="EndNoteBibliography"/>
        <w:spacing w:after="0"/>
      </w:pPr>
    </w:p>
    <w:p w14:paraId="65165B6B" w14:textId="77777777" w:rsidR="00764718" w:rsidRPr="00764718" w:rsidRDefault="00764718" w:rsidP="00764718">
      <w:pPr>
        <w:pStyle w:val="EndNoteBibliography"/>
      </w:pPr>
      <w:r w:rsidRPr="00764718">
        <w:t>Edwards SV. 2009. Is a new and general theory of molecular systematics emerging? Evolution 63:1-19.</w:t>
      </w:r>
    </w:p>
    <w:p w14:paraId="042DB670" w14:textId="77777777" w:rsidR="00764718" w:rsidRPr="00764718" w:rsidRDefault="00764718" w:rsidP="00764718">
      <w:pPr>
        <w:pStyle w:val="EndNoteBibliography"/>
        <w:spacing w:after="0"/>
      </w:pPr>
    </w:p>
    <w:p w14:paraId="26D1EAAA" w14:textId="77777777" w:rsidR="00764718" w:rsidRPr="00764718" w:rsidRDefault="00764718" w:rsidP="00764718">
      <w:pPr>
        <w:pStyle w:val="EndNoteBibliography"/>
      </w:pPr>
      <w:r w:rsidRPr="00764718">
        <w:t>Faircloth BC. 2013. illumiprocessor: a trimmomatic wrapper for parallel adapter and quality trimming.</w:t>
      </w:r>
    </w:p>
    <w:p w14:paraId="2FC1651D" w14:textId="77777777" w:rsidR="00764718" w:rsidRPr="00764718" w:rsidRDefault="00764718" w:rsidP="00764718">
      <w:pPr>
        <w:pStyle w:val="EndNoteBibliography"/>
        <w:spacing w:after="0"/>
      </w:pPr>
    </w:p>
    <w:p w14:paraId="10FEFB73" w14:textId="77777777" w:rsidR="00764718" w:rsidRPr="00764718" w:rsidRDefault="00764718" w:rsidP="00764718">
      <w:pPr>
        <w:pStyle w:val="EndNoteBibliography"/>
      </w:pPr>
      <w:r w:rsidRPr="00764718">
        <w:t>Faircloth BC. 2016. PHYLUCE is a software package for the analysis of conserved genomic loci. Bioinformatics 32:786-788.</w:t>
      </w:r>
    </w:p>
    <w:p w14:paraId="414EC82B" w14:textId="77777777" w:rsidR="00764718" w:rsidRPr="00764718" w:rsidRDefault="00764718" w:rsidP="00764718">
      <w:pPr>
        <w:pStyle w:val="EndNoteBibliography"/>
        <w:spacing w:after="0"/>
      </w:pPr>
    </w:p>
    <w:p w14:paraId="3E4F54E4" w14:textId="77777777" w:rsidR="00764718" w:rsidRPr="00764718" w:rsidRDefault="00764718" w:rsidP="00764718">
      <w:pPr>
        <w:pStyle w:val="EndNoteBibliography"/>
      </w:pPr>
      <w:r w:rsidRPr="00764718">
        <w:t>Faircloth BC, McCormack JE, Crawford NG, Harvey MG, Brumfield RT, Glenn TC. 2012. Ultraconserved elements anchor thousands of genetic markers spanning multiple evolutionary timescales. Syst Biol 61:717-726.</w:t>
      </w:r>
    </w:p>
    <w:p w14:paraId="1F7615EA" w14:textId="77777777" w:rsidR="00764718" w:rsidRPr="00764718" w:rsidRDefault="00764718" w:rsidP="00764718">
      <w:pPr>
        <w:pStyle w:val="EndNoteBibliography"/>
        <w:spacing w:after="0"/>
      </w:pPr>
    </w:p>
    <w:p w14:paraId="232FE506" w14:textId="77777777" w:rsidR="00764718" w:rsidRPr="00764718" w:rsidRDefault="00764718" w:rsidP="00764718">
      <w:pPr>
        <w:pStyle w:val="EndNoteBibliography"/>
      </w:pPr>
      <w:r w:rsidRPr="00764718">
        <w:t>Feng S, Bai M, Rivas-Gonzalez I, Li C, Liu S, Tong Y, Yang H, Chen G, Xie D, Sears KE, et al. 2022. Incomplete lineage sorting and phenotypic evolution in marsupials. Cell 185:1646-1660 e1618.</w:t>
      </w:r>
    </w:p>
    <w:p w14:paraId="5085E681" w14:textId="77777777" w:rsidR="00764718" w:rsidRPr="00764718" w:rsidRDefault="00764718" w:rsidP="00764718">
      <w:pPr>
        <w:pStyle w:val="EndNoteBibliography"/>
        <w:spacing w:after="0"/>
      </w:pPr>
    </w:p>
    <w:p w14:paraId="047EEDE8" w14:textId="77777777" w:rsidR="00764718" w:rsidRPr="00764718" w:rsidRDefault="00764718" w:rsidP="00764718">
      <w:pPr>
        <w:pStyle w:val="EndNoteBibliography"/>
      </w:pPr>
      <w:r w:rsidRPr="00764718">
        <w:t>Ferreira MS, Jones MR, Callahan CM, Farelo L, Tolesa Z, Suchentrunk F, Boursot P, Mills LS, Alves PC, Good JM, et al. 2021. The Legacy of Recurrent Introgression during the Radiation of Hares. Syst Biol 70:593-607.</w:t>
      </w:r>
    </w:p>
    <w:p w14:paraId="165CF808" w14:textId="77777777" w:rsidR="00764718" w:rsidRPr="00764718" w:rsidRDefault="00764718" w:rsidP="00764718">
      <w:pPr>
        <w:pStyle w:val="EndNoteBibliography"/>
        <w:spacing w:after="0"/>
      </w:pPr>
    </w:p>
    <w:p w14:paraId="23384E03" w14:textId="77777777" w:rsidR="00764718" w:rsidRPr="00764718" w:rsidRDefault="00764718" w:rsidP="00764718">
      <w:pPr>
        <w:pStyle w:val="EndNoteBibliography"/>
      </w:pPr>
      <w:r w:rsidRPr="00764718">
        <w:t>Foley NM, Harris AJ, Bredemeyer KR, Ruedi M, Puechmaille SJ, Teeling EC, Criscitiello MF, Murphy WJ. 2024. Karyotypic stasis and swarming influenced the evolution of viral tolerance in a species-rich bat radiation. Cell Genom 4:100482.</w:t>
      </w:r>
    </w:p>
    <w:p w14:paraId="51AB468E" w14:textId="77777777" w:rsidR="00764718" w:rsidRPr="00764718" w:rsidRDefault="00764718" w:rsidP="00764718">
      <w:pPr>
        <w:pStyle w:val="EndNoteBibliography"/>
        <w:spacing w:after="0"/>
      </w:pPr>
    </w:p>
    <w:p w14:paraId="23813D24" w14:textId="77777777" w:rsidR="00764718" w:rsidRPr="00764718" w:rsidRDefault="00764718" w:rsidP="00764718">
      <w:pPr>
        <w:pStyle w:val="EndNoteBibliography"/>
      </w:pPr>
      <w:r w:rsidRPr="00764718">
        <w:t>Foley NM, Mason VC, Harris AJ, Bredemeyer KR, Damas J, Lewin HA, Eizirik E, Gatesy J, Karlsson EK, Lindblad-Toh K, et al. 2023. A genomic timescale for placental mammal evolution. Science 380:eabl8189.</w:t>
      </w:r>
    </w:p>
    <w:p w14:paraId="72ABFDDE" w14:textId="77777777" w:rsidR="00764718" w:rsidRPr="00764718" w:rsidRDefault="00764718" w:rsidP="00764718">
      <w:pPr>
        <w:pStyle w:val="EndNoteBibliography"/>
        <w:spacing w:after="0"/>
      </w:pPr>
    </w:p>
    <w:p w14:paraId="321EA262" w14:textId="77777777" w:rsidR="00764718" w:rsidRPr="00764718" w:rsidRDefault="00764718" w:rsidP="00764718">
      <w:pPr>
        <w:pStyle w:val="EndNoteBibliography"/>
      </w:pPr>
      <w:r w:rsidRPr="00764718">
        <w:t>Fontaine MC, Pease JB, Steele A, Waterhouse RM, Neafsey DE, Sharakhov IV, Jiang X, Hall AB, Catteruccia F, Kakani E, et al. 2015. Mosquito genomics. Extensive introgression in a malaria vector species complex revealed by phylogenomics. Science 347:1258524.</w:t>
      </w:r>
    </w:p>
    <w:p w14:paraId="5C6162A8" w14:textId="77777777" w:rsidR="00764718" w:rsidRPr="00764718" w:rsidRDefault="00764718" w:rsidP="00764718">
      <w:pPr>
        <w:pStyle w:val="EndNoteBibliography"/>
        <w:spacing w:after="0"/>
      </w:pPr>
    </w:p>
    <w:p w14:paraId="3D78A672" w14:textId="77777777" w:rsidR="00764718" w:rsidRPr="00764718" w:rsidRDefault="00764718" w:rsidP="00764718">
      <w:pPr>
        <w:pStyle w:val="EndNoteBibliography"/>
      </w:pPr>
      <w:r w:rsidRPr="00764718">
        <w:t>Foote AD, Liu Y, Thomas GW, Vinar T, Alfoldi J, Deng J, Dugan S, van Elk CE, Hunter ME, Joshi V, et al. 2015. Convergent evolution of the genomes of marine mammals. Nat Genet 47:272-275.</w:t>
      </w:r>
    </w:p>
    <w:p w14:paraId="167C5B01" w14:textId="77777777" w:rsidR="00764718" w:rsidRPr="00764718" w:rsidRDefault="00764718" w:rsidP="00764718">
      <w:pPr>
        <w:pStyle w:val="EndNoteBibliography"/>
        <w:spacing w:after="0"/>
      </w:pPr>
    </w:p>
    <w:p w14:paraId="3447A19D" w14:textId="77777777" w:rsidR="00764718" w:rsidRPr="00764718" w:rsidRDefault="00764718" w:rsidP="00764718">
      <w:pPr>
        <w:pStyle w:val="EndNoteBibliography"/>
      </w:pPr>
      <w:r w:rsidRPr="00764718">
        <w:t>Gable SM, Byars MI, Literman R, Tollis M. 2022. A Genomic Perspective on the Evolutionary Diversification of Turtles. Syst Biol 71:1331-1347.</w:t>
      </w:r>
    </w:p>
    <w:p w14:paraId="6838E925" w14:textId="77777777" w:rsidR="00764718" w:rsidRPr="00764718" w:rsidRDefault="00764718" w:rsidP="00764718">
      <w:pPr>
        <w:pStyle w:val="EndNoteBibliography"/>
        <w:spacing w:after="0"/>
      </w:pPr>
    </w:p>
    <w:p w14:paraId="1330488D" w14:textId="77777777" w:rsidR="00764718" w:rsidRPr="00764718" w:rsidRDefault="00764718" w:rsidP="00764718">
      <w:pPr>
        <w:pStyle w:val="EndNoteBibliography"/>
      </w:pPr>
      <w:r w:rsidRPr="00764718">
        <w:lastRenderedPageBreak/>
        <w:t>Gibbs RA, Weinstock GM, Metzker ML, Muzny DM, Sodergren EJ, Scherer S, Scott G, Steffen D, Worley KC, Burch PE, et al. 2004. Genome sequence of the Brown Norway rat yields insights into mammalian evolution. Nature 428:493-521.</w:t>
      </w:r>
    </w:p>
    <w:p w14:paraId="6CC8D05E" w14:textId="77777777" w:rsidR="00764718" w:rsidRPr="00764718" w:rsidRDefault="00764718" w:rsidP="00764718">
      <w:pPr>
        <w:pStyle w:val="EndNoteBibliography"/>
        <w:spacing w:after="0"/>
      </w:pPr>
    </w:p>
    <w:p w14:paraId="3D0ED408" w14:textId="77777777" w:rsidR="00764718" w:rsidRPr="00764718" w:rsidRDefault="00764718" w:rsidP="00764718">
      <w:pPr>
        <w:pStyle w:val="EndNoteBibliography"/>
      </w:pPr>
      <w:r w:rsidRPr="00764718">
        <w:t>Good JM, Wiebe V, Albert FW, Burbano HA, Kircher M, Green RE, Halbwax M, Andre C, Atencia R, Fischer A, et al. 2013. Comparative population genomics of the ejaculate in humans and the great apes. Mol Biol Evol 30:964-976.</w:t>
      </w:r>
    </w:p>
    <w:p w14:paraId="10F58670" w14:textId="77777777" w:rsidR="00764718" w:rsidRPr="00764718" w:rsidRDefault="00764718" w:rsidP="00764718">
      <w:pPr>
        <w:pStyle w:val="EndNoteBibliography"/>
        <w:spacing w:after="0"/>
      </w:pPr>
    </w:p>
    <w:p w14:paraId="326B1BE2" w14:textId="77777777" w:rsidR="00764718" w:rsidRPr="00764718" w:rsidRDefault="00764718" w:rsidP="00764718">
      <w:pPr>
        <w:pStyle w:val="EndNoteBibliography"/>
      </w:pPr>
      <w:r w:rsidRPr="00764718">
        <w:t>Green RE, Krause J, Briggs AW, Maricic T, Stenzel U, Kircher M, Patterson N, Li H, Zhai W, Fritz MH, et al. 2010. A draft sequence of the Neandertal genome. Science 328:710-722.</w:t>
      </w:r>
    </w:p>
    <w:p w14:paraId="379FC5A1" w14:textId="77777777" w:rsidR="00764718" w:rsidRPr="00764718" w:rsidRDefault="00764718" w:rsidP="00764718">
      <w:pPr>
        <w:pStyle w:val="EndNoteBibliography"/>
        <w:spacing w:after="0"/>
      </w:pPr>
    </w:p>
    <w:p w14:paraId="2C3FC178" w14:textId="77777777" w:rsidR="00764718" w:rsidRPr="00764718" w:rsidRDefault="00764718" w:rsidP="00764718">
      <w:pPr>
        <w:pStyle w:val="EndNoteBibliography"/>
      </w:pPr>
      <w:r w:rsidRPr="00764718">
        <w:t>Guindon S, Dufayard JF, Lefort V, Anisimova M, Hordijk W, Gascuel O. 2010. New algorithms and methods to estimate maximum-likelihood phylogenies: assessing the performance of PhyML 3.0. Syst Biol 59:307-321.</w:t>
      </w:r>
    </w:p>
    <w:p w14:paraId="54E53BBD" w14:textId="77777777" w:rsidR="00764718" w:rsidRPr="00764718" w:rsidRDefault="00764718" w:rsidP="00764718">
      <w:pPr>
        <w:pStyle w:val="EndNoteBibliography"/>
        <w:spacing w:after="0"/>
      </w:pPr>
    </w:p>
    <w:p w14:paraId="0326A123" w14:textId="77777777" w:rsidR="00764718" w:rsidRPr="00764718" w:rsidRDefault="00764718" w:rsidP="00764718">
      <w:pPr>
        <w:pStyle w:val="EndNoteBibliography"/>
      </w:pPr>
      <w:r w:rsidRPr="00764718">
        <w:t>Hahn MW, Nakhleh L. 2016. Irrational exuberance for resolved species trees. Evolution 70:7-17.</w:t>
      </w:r>
    </w:p>
    <w:p w14:paraId="36468D08" w14:textId="77777777" w:rsidR="00764718" w:rsidRPr="00764718" w:rsidRDefault="00764718" w:rsidP="00764718">
      <w:pPr>
        <w:pStyle w:val="EndNoteBibliography"/>
        <w:spacing w:after="0"/>
      </w:pPr>
    </w:p>
    <w:p w14:paraId="7C5783CB" w14:textId="77777777" w:rsidR="00764718" w:rsidRPr="00764718" w:rsidRDefault="00764718" w:rsidP="00764718">
      <w:pPr>
        <w:pStyle w:val="EndNoteBibliography"/>
      </w:pPr>
      <w:r w:rsidRPr="00764718">
        <w:t>He B, Zhao Y, Su C, Lin G, Wang Y, Li L, Ma J, Yang Q, Hao J. 2023. Phylogenomics reveal extensive phylogenetic discordance due to incomplete lineage sorting following the rapid radiation of alpine butterflies (Papilionidae: Parnassius). Syst Entomol.</w:t>
      </w:r>
    </w:p>
    <w:p w14:paraId="61CDBE0F" w14:textId="77777777" w:rsidR="00764718" w:rsidRPr="00764718" w:rsidRDefault="00764718" w:rsidP="00764718">
      <w:pPr>
        <w:pStyle w:val="EndNoteBibliography"/>
        <w:spacing w:after="0"/>
      </w:pPr>
    </w:p>
    <w:p w14:paraId="78C32778" w14:textId="77777777" w:rsidR="00764718" w:rsidRPr="00764718" w:rsidRDefault="00764718" w:rsidP="00764718">
      <w:pPr>
        <w:pStyle w:val="EndNoteBibliography"/>
      </w:pPr>
      <w:r w:rsidRPr="00764718">
        <w:t>Hibbins MS, Breithaupt LC, Hahn MW. 2023. Phylogenomic comparative methods: Accurate evolutionary inferences in the presence of gene tree discordance. Proc Natl Acad Sci U S A 120:e2220389120.</w:t>
      </w:r>
    </w:p>
    <w:p w14:paraId="09605824" w14:textId="77777777" w:rsidR="00764718" w:rsidRPr="00764718" w:rsidRDefault="00764718" w:rsidP="00764718">
      <w:pPr>
        <w:pStyle w:val="EndNoteBibliography"/>
        <w:spacing w:after="0"/>
      </w:pPr>
    </w:p>
    <w:p w14:paraId="2257C41E" w14:textId="77777777" w:rsidR="00764718" w:rsidRPr="00764718" w:rsidRDefault="00764718" w:rsidP="00764718">
      <w:pPr>
        <w:pStyle w:val="EndNoteBibliography"/>
      </w:pPr>
      <w:r w:rsidRPr="00764718">
        <w:t>Hinrichs AS, Karolchik D, Baertsch R, Barber GP, Bejerano G, Clawson H, Diekhans M, Furey TS, Harte RA, Hsu F, et al. 2006. The UCSC Genome Browser Database: update 2006. Nucleic Acids Res 34:D590-598.</w:t>
      </w:r>
    </w:p>
    <w:p w14:paraId="7F7F7EB8" w14:textId="77777777" w:rsidR="00764718" w:rsidRPr="00764718" w:rsidRDefault="00764718" w:rsidP="00764718">
      <w:pPr>
        <w:pStyle w:val="EndNoteBibliography"/>
        <w:spacing w:after="0"/>
      </w:pPr>
    </w:p>
    <w:p w14:paraId="3D1403CB" w14:textId="77777777" w:rsidR="00764718" w:rsidRPr="00764718" w:rsidRDefault="00764718" w:rsidP="00764718">
      <w:pPr>
        <w:pStyle w:val="EndNoteBibliography"/>
      </w:pPr>
      <w:r w:rsidRPr="00764718">
        <w:t>Hoang DT, Chernomor O, von Haeseler A, Minh BQ, Vinh LS. 2018. UFBoot2: Improving the Ultrafast Bootstrap Approximation. Mol Biol Evol 35:518-522.</w:t>
      </w:r>
    </w:p>
    <w:p w14:paraId="5B8B74BE" w14:textId="77777777" w:rsidR="00764718" w:rsidRPr="00764718" w:rsidRDefault="00764718" w:rsidP="00764718">
      <w:pPr>
        <w:pStyle w:val="EndNoteBibliography"/>
        <w:spacing w:after="0"/>
      </w:pPr>
    </w:p>
    <w:p w14:paraId="5448529C" w14:textId="77777777" w:rsidR="00764718" w:rsidRPr="00764718" w:rsidRDefault="00764718" w:rsidP="00764718">
      <w:pPr>
        <w:pStyle w:val="EndNoteBibliography"/>
      </w:pPr>
      <w:r w:rsidRPr="00764718">
        <w:t>Hobolth A, Christensen OF, Mailund T, Schierup MH. 2007. Genomic relationships and speciation times of human, chimpanzee, and gorilla inferred from a coalescent hidden Markov model. PLoS Genet 3:e7.</w:t>
      </w:r>
    </w:p>
    <w:p w14:paraId="192C1C3A" w14:textId="77777777" w:rsidR="00764718" w:rsidRPr="00764718" w:rsidRDefault="00764718" w:rsidP="00764718">
      <w:pPr>
        <w:pStyle w:val="EndNoteBibliography"/>
        <w:spacing w:after="0"/>
      </w:pPr>
    </w:p>
    <w:p w14:paraId="57915695" w14:textId="77777777" w:rsidR="00764718" w:rsidRPr="00764718" w:rsidRDefault="00764718" w:rsidP="00764718">
      <w:pPr>
        <w:pStyle w:val="EndNoteBibliography"/>
      </w:pPr>
      <w:r w:rsidRPr="00764718">
        <w:t>Holm S. 1979. A simple sequentially rejective multiple test procedure. Scandinavian journal of statistics:65-70.</w:t>
      </w:r>
    </w:p>
    <w:p w14:paraId="6786D7A9" w14:textId="77777777" w:rsidR="00764718" w:rsidRPr="00764718" w:rsidRDefault="00764718" w:rsidP="00764718">
      <w:pPr>
        <w:pStyle w:val="EndNoteBibliography"/>
        <w:spacing w:after="0"/>
      </w:pPr>
    </w:p>
    <w:p w14:paraId="26E140CE" w14:textId="77777777" w:rsidR="00764718" w:rsidRPr="00764718" w:rsidRDefault="00764718" w:rsidP="00764718">
      <w:pPr>
        <w:pStyle w:val="EndNoteBibliography"/>
      </w:pPr>
      <w:r w:rsidRPr="00764718">
        <w:t>Hu Z, Sackton TB, Edwards SV, Liu JS. 2019. Bayesian Detection of Convergent Rate Changes of Conserved Noncoding Elements on Phylogenetic Trees. Mol Biol Evol 36:1086-1100.</w:t>
      </w:r>
    </w:p>
    <w:p w14:paraId="091DC5EA" w14:textId="77777777" w:rsidR="00764718" w:rsidRPr="00764718" w:rsidRDefault="00764718" w:rsidP="00764718">
      <w:pPr>
        <w:pStyle w:val="EndNoteBibliography"/>
        <w:spacing w:after="0"/>
      </w:pPr>
    </w:p>
    <w:p w14:paraId="2F11F6DA" w14:textId="77777777" w:rsidR="00764718" w:rsidRPr="00764718" w:rsidRDefault="00764718" w:rsidP="00764718">
      <w:pPr>
        <w:pStyle w:val="EndNoteBibliography"/>
      </w:pPr>
      <w:r w:rsidRPr="00764718">
        <w:lastRenderedPageBreak/>
        <w:t>Hudson RR. 1983. Testing the Constant-Rate Neutral Allele Model with Protein Sequence Data. Evolution 37:203-217.</w:t>
      </w:r>
    </w:p>
    <w:p w14:paraId="7B811F4C" w14:textId="77777777" w:rsidR="00764718" w:rsidRPr="00764718" w:rsidRDefault="00764718" w:rsidP="00764718">
      <w:pPr>
        <w:pStyle w:val="EndNoteBibliography"/>
        <w:spacing w:after="0"/>
      </w:pPr>
    </w:p>
    <w:p w14:paraId="7B6394E5" w14:textId="77777777" w:rsidR="00764718" w:rsidRPr="00764718" w:rsidRDefault="00764718" w:rsidP="00764718">
      <w:pPr>
        <w:pStyle w:val="EndNoteBibliography"/>
      </w:pPr>
      <w:r w:rsidRPr="00764718">
        <w:t>Hudson RR, Kaplan NL. 1988. The coalescent process in models with selection and recombination. Genetics 120:831-840.</w:t>
      </w:r>
    </w:p>
    <w:p w14:paraId="51D14081" w14:textId="77777777" w:rsidR="00764718" w:rsidRPr="00764718" w:rsidRDefault="00764718" w:rsidP="00764718">
      <w:pPr>
        <w:pStyle w:val="EndNoteBibliography"/>
        <w:spacing w:after="0"/>
      </w:pPr>
    </w:p>
    <w:p w14:paraId="38FDC11F" w14:textId="77777777" w:rsidR="00764718" w:rsidRPr="00764718" w:rsidRDefault="00764718" w:rsidP="00764718">
      <w:pPr>
        <w:pStyle w:val="EndNoteBibliography"/>
      </w:pPr>
      <w:r w:rsidRPr="00764718">
        <w:t>Hudson RR, Kaplan NL. 1995. Deleterious background selection with recombination. Genetics 141:1605-1617.</w:t>
      </w:r>
    </w:p>
    <w:p w14:paraId="1BDD6734" w14:textId="77777777" w:rsidR="00764718" w:rsidRPr="00764718" w:rsidRDefault="00764718" w:rsidP="00764718">
      <w:pPr>
        <w:pStyle w:val="EndNoteBibliography"/>
        <w:spacing w:after="0"/>
      </w:pPr>
    </w:p>
    <w:p w14:paraId="6202F661" w14:textId="77777777" w:rsidR="00764718" w:rsidRPr="00764718" w:rsidRDefault="00764718" w:rsidP="00764718">
      <w:pPr>
        <w:pStyle w:val="EndNoteBibliography"/>
      </w:pPr>
      <w:r w:rsidRPr="00764718">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3557CEE6" w14:textId="77777777" w:rsidR="00764718" w:rsidRPr="00764718" w:rsidRDefault="00764718" w:rsidP="00764718">
      <w:pPr>
        <w:pStyle w:val="EndNoteBibliography"/>
        <w:spacing w:after="0"/>
      </w:pPr>
    </w:p>
    <w:p w14:paraId="6989D1A7" w14:textId="77777777" w:rsidR="00764718" w:rsidRPr="00764718" w:rsidRDefault="00764718" w:rsidP="00764718">
      <w:pPr>
        <w:pStyle w:val="EndNoteBibliography"/>
      </w:pPr>
      <w:r w:rsidRPr="00764718">
        <w:t>Jackman SD, Vandervalk BP, Mohamadi H, Chu J, Yeo S, Hammond SA, Jahesh G, Khan H, Coombe L, Warren RL, et al. 2017. ABySS 2.0: resource-efficient assembly of large genomes using a Bloom filter. Genome Res 27:768-777.</w:t>
      </w:r>
    </w:p>
    <w:p w14:paraId="261A1E11" w14:textId="77777777" w:rsidR="00764718" w:rsidRPr="00764718" w:rsidRDefault="00764718" w:rsidP="00764718">
      <w:pPr>
        <w:pStyle w:val="EndNoteBibliography"/>
        <w:spacing w:after="0"/>
      </w:pPr>
    </w:p>
    <w:p w14:paraId="7A6A817A" w14:textId="77777777" w:rsidR="00764718" w:rsidRPr="00764718" w:rsidRDefault="00764718" w:rsidP="00764718">
      <w:pPr>
        <w:pStyle w:val="EndNoteBibliography"/>
      </w:pPr>
      <w:r w:rsidRPr="00764718">
        <w:t>Jarvis ED, Mirarab S, Aberer AJ, Li B, Houde P, Li C, Ho SY, Faircloth BC, Nabholz B, Howard JT, et al. 2014. Whole-genome analyses resolve early branches in the tree of life of modern birds. Science 346:1320-1331.</w:t>
      </w:r>
    </w:p>
    <w:p w14:paraId="193DE9AB" w14:textId="77777777" w:rsidR="00764718" w:rsidRPr="00764718" w:rsidRDefault="00764718" w:rsidP="00764718">
      <w:pPr>
        <w:pStyle w:val="EndNoteBibliography"/>
        <w:spacing w:after="0"/>
      </w:pPr>
    </w:p>
    <w:p w14:paraId="43F4800F" w14:textId="77777777" w:rsidR="00764718" w:rsidRPr="00764718" w:rsidRDefault="00764718" w:rsidP="00764718">
      <w:pPr>
        <w:pStyle w:val="EndNoteBibliography"/>
      </w:pPr>
      <w:r w:rsidRPr="00764718">
        <w:t>Jensen-Seaman MI, Furey TS, Payseur BA, Lu Y, Roskin KM, Chen CF, Thomas MA, Haussler D, Jacob HJ. 2004. Comparative recombination rates in the rat, mouse, and human genomes. Genome Res 14:528-538.</w:t>
      </w:r>
    </w:p>
    <w:p w14:paraId="0BB6D291" w14:textId="77777777" w:rsidR="00764718" w:rsidRPr="00764718" w:rsidRDefault="00764718" w:rsidP="00764718">
      <w:pPr>
        <w:pStyle w:val="EndNoteBibliography"/>
        <w:spacing w:after="0"/>
      </w:pPr>
    </w:p>
    <w:p w14:paraId="33D6BC8D" w14:textId="77777777" w:rsidR="00764718" w:rsidRPr="00764718" w:rsidRDefault="00764718" w:rsidP="00764718">
      <w:pPr>
        <w:pStyle w:val="EndNoteBibliography"/>
      </w:pPr>
      <w:r w:rsidRPr="00764718">
        <w:t>Jones MR, Mills LS, Alves PC, Callahan CM, Alves JM, Lafferty DJR, Jiggins FM, Jensen JD, Melo-Ferreira J, Good JM. 2018. Adaptive introgression underlies polymorphic seasonal camouflage in snowshoe hares. Science 360:1355-1358.</w:t>
      </w:r>
    </w:p>
    <w:p w14:paraId="0306375E" w14:textId="77777777" w:rsidR="00764718" w:rsidRPr="00764718" w:rsidRDefault="00764718" w:rsidP="00764718">
      <w:pPr>
        <w:pStyle w:val="EndNoteBibliography"/>
        <w:spacing w:after="0"/>
      </w:pPr>
    </w:p>
    <w:p w14:paraId="0EFA3380" w14:textId="77777777" w:rsidR="00764718" w:rsidRPr="00764718" w:rsidRDefault="00764718" w:rsidP="00764718">
      <w:pPr>
        <w:pStyle w:val="EndNoteBibliography"/>
      </w:pPr>
      <w:r w:rsidRPr="00764718">
        <w:t>Junier T, Zdobnov EM. 2010. The Newick utilities: high-throughput phylogenetic tree processing in the UNIX shell. Bioinformatics 26:1669-1670.</w:t>
      </w:r>
    </w:p>
    <w:p w14:paraId="397C8287" w14:textId="77777777" w:rsidR="00764718" w:rsidRPr="00764718" w:rsidRDefault="00764718" w:rsidP="00764718">
      <w:pPr>
        <w:pStyle w:val="EndNoteBibliography"/>
        <w:spacing w:after="0"/>
      </w:pPr>
    </w:p>
    <w:p w14:paraId="68606E61" w14:textId="77777777" w:rsidR="00764718" w:rsidRPr="00764718" w:rsidRDefault="00764718" w:rsidP="00764718">
      <w:pPr>
        <w:pStyle w:val="EndNoteBibliography"/>
      </w:pPr>
      <w:r w:rsidRPr="00764718">
        <w:t>Kalyaanamoorthy S, Minh BQ, Wong TKF, von Haeseler A, Jermiin LS. 2017. ModelFinder: fast model selection for accurate phylogenetic estimates. Nat Methods 14:587-589.</w:t>
      </w:r>
    </w:p>
    <w:p w14:paraId="3FC2F659" w14:textId="77777777" w:rsidR="00764718" w:rsidRPr="00764718" w:rsidRDefault="00764718" w:rsidP="00764718">
      <w:pPr>
        <w:pStyle w:val="EndNoteBibliography"/>
        <w:spacing w:after="0"/>
      </w:pPr>
    </w:p>
    <w:p w14:paraId="5050ABD1" w14:textId="77777777" w:rsidR="00764718" w:rsidRPr="00764718" w:rsidRDefault="00764718" w:rsidP="00764718">
      <w:pPr>
        <w:pStyle w:val="EndNoteBibliography"/>
      </w:pPr>
      <w:r w:rsidRPr="00764718">
        <w:t>Kaplan NL, Hudson RR, Langley CH. 1989. The "hitchhiking effect" revisited. Genetics 123:887-899.</w:t>
      </w:r>
    </w:p>
    <w:p w14:paraId="3B13340A" w14:textId="77777777" w:rsidR="00764718" w:rsidRPr="00764718" w:rsidRDefault="00764718" w:rsidP="00764718">
      <w:pPr>
        <w:pStyle w:val="EndNoteBibliography"/>
        <w:spacing w:after="0"/>
      </w:pPr>
    </w:p>
    <w:p w14:paraId="6BC0FF9A" w14:textId="77777777" w:rsidR="00764718" w:rsidRPr="00764718" w:rsidRDefault="00764718" w:rsidP="00764718">
      <w:pPr>
        <w:pStyle w:val="EndNoteBibliography"/>
      </w:pPr>
      <w:r w:rsidRPr="00764718">
        <w:t>Kartje ME, Jing P, Payseur BA. 2020. Weak Correlation between Nucleotide Variation and Recombination Rate across the House Mouse Genome. Genome Biol Evol 12:293-299.</w:t>
      </w:r>
    </w:p>
    <w:p w14:paraId="26D4C274" w14:textId="77777777" w:rsidR="00764718" w:rsidRPr="00764718" w:rsidRDefault="00764718" w:rsidP="00764718">
      <w:pPr>
        <w:pStyle w:val="EndNoteBibliography"/>
        <w:spacing w:after="0"/>
      </w:pPr>
    </w:p>
    <w:p w14:paraId="1E23B5EB" w14:textId="77777777" w:rsidR="00764718" w:rsidRPr="00764718" w:rsidRDefault="00764718" w:rsidP="00764718">
      <w:pPr>
        <w:pStyle w:val="EndNoteBibliography"/>
      </w:pPr>
      <w:r w:rsidRPr="00764718">
        <w:lastRenderedPageBreak/>
        <w:t>Katoh K, Standley DM. 2013. MAFFT multiple sequence alignment software version 7: improvements in performance and usability. Mol Biol Evol 30:772-780.</w:t>
      </w:r>
    </w:p>
    <w:p w14:paraId="2B5465FD" w14:textId="77777777" w:rsidR="00764718" w:rsidRPr="00764718" w:rsidRDefault="00764718" w:rsidP="00764718">
      <w:pPr>
        <w:pStyle w:val="EndNoteBibliography"/>
        <w:spacing w:after="0"/>
      </w:pPr>
    </w:p>
    <w:p w14:paraId="2F30B72C" w14:textId="77777777" w:rsidR="00764718" w:rsidRPr="00764718" w:rsidRDefault="00764718" w:rsidP="00764718">
      <w:pPr>
        <w:pStyle w:val="EndNoteBibliography"/>
      </w:pPr>
      <w:r w:rsidRPr="00764718">
        <w:t>Katzman S, Kern AD, Bejerano G, Fewell G, Fulton L, Wilson RK, Salama SR, Haussler D. 2007. Human genome ultraconserved elements are ultraselected. Science 317:915.</w:t>
      </w:r>
    </w:p>
    <w:p w14:paraId="5F29C5AC" w14:textId="77777777" w:rsidR="00764718" w:rsidRPr="00764718" w:rsidRDefault="00764718" w:rsidP="00764718">
      <w:pPr>
        <w:pStyle w:val="EndNoteBibliography"/>
        <w:spacing w:after="0"/>
      </w:pPr>
    </w:p>
    <w:p w14:paraId="1BC57B6C" w14:textId="77777777" w:rsidR="00764718" w:rsidRPr="00764718" w:rsidRDefault="00764718" w:rsidP="00764718">
      <w:pPr>
        <w:pStyle w:val="EndNoteBibliography"/>
      </w:pPr>
      <w:r w:rsidRPr="00764718">
        <w:t>Keane TM, Wong K, Adams DJ, Flint J, Reymond A, Yalcin B. 2014. Identification of structural variation in mouse genomes. Front Genet 5:192.</w:t>
      </w:r>
    </w:p>
    <w:p w14:paraId="1CAA2951" w14:textId="77777777" w:rsidR="00764718" w:rsidRPr="00764718" w:rsidRDefault="00764718" w:rsidP="00764718">
      <w:pPr>
        <w:pStyle w:val="EndNoteBibliography"/>
        <w:spacing w:after="0"/>
      </w:pPr>
    </w:p>
    <w:p w14:paraId="157C84AB" w14:textId="77777777" w:rsidR="00764718" w:rsidRPr="00764718" w:rsidRDefault="00764718" w:rsidP="00764718">
      <w:pPr>
        <w:pStyle w:val="EndNoteBibliography"/>
      </w:pPr>
      <w:r w:rsidRPr="00764718">
        <w:t>Kimura Y, Hawkins MT, McDonough MM, Jacobs LL, Flynn LJ. 2015. Corrected placement of Mus-Rattus fossil calibration forces precision in the molecular tree of rodents. Sci Rep 5:14444.</w:t>
      </w:r>
    </w:p>
    <w:p w14:paraId="733D0BDC" w14:textId="77777777" w:rsidR="00764718" w:rsidRPr="00764718" w:rsidRDefault="00764718" w:rsidP="00764718">
      <w:pPr>
        <w:pStyle w:val="EndNoteBibliography"/>
        <w:spacing w:after="0"/>
      </w:pPr>
    </w:p>
    <w:p w14:paraId="70BD0552" w14:textId="77777777" w:rsidR="00764718" w:rsidRPr="00764718" w:rsidRDefault="00764718" w:rsidP="00764718">
      <w:pPr>
        <w:pStyle w:val="EndNoteBibliography"/>
      </w:pPr>
      <w:r w:rsidRPr="00764718">
        <w:t>Kimura Y, Jacobs LL, Cerling TE, Uno KT, Ferguson KM, Flynn LJ, Patnaik R. 2013. Fossil mice and rats show isotopic evidence of niche partitioning and change in dental ecomorphology related to dietary shift in Late Miocene of Pakistan. PLoS One 8:e69308.</w:t>
      </w:r>
    </w:p>
    <w:p w14:paraId="7CF9BA8E" w14:textId="77777777" w:rsidR="00764718" w:rsidRPr="00764718" w:rsidRDefault="00764718" w:rsidP="00764718">
      <w:pPr>
        <w:pStyle w:val="EndNoteBibliography"/>
        <w:spacing w:after="0"/>
      </w:pPr>
    </w:p>
    <w:p w14:paraId="5C3A264E" w14:textId="77777777" w:rsidR="00764718" w:rsidRPr="00764718" w:rsidRDefault="00764718" w:rsidP="00764718">
      <w:pPr>
        <w:pStyle w:val="EndNoteBibliography"/>
      </w:pPr>
      <w:r w:rsidRPr="00764718">
        <w:t>Kong A, Gudbjartsson DF, Sainz J, Jonsdottir GM, Gudjonsson SA, Richardsson B, Sigurdardottir S, Barnard J, Hallbeck B, Masson G, et al. 2002. A high-resolution recombination map of the human genome. Nat Genet 31:241-247.</w:t>
      </w:r>
    </w:p>
    <w:p w14:paraId="4CAA9FEE" w14:textId="77777777" w:rsidR="00764718" w:rsidRPr="00764718" w:rsidRDefault="00764718" w:rsidP="00764718">
      <w:pPr>
        <w:pStyle w:val="EndNoteBibliography"/>
        <w:spacing w:after="0"/>
      </w:pPr>
    </w:p>
    <w:p w14:paraId="77DE3B55" w14:textId="77777777" w:rsidR="00764718" w:rsidRPr="00764718" w:rsidRDefault="00764718" w:rsidP="00764718">
      <w:pPr>
        <w:pStyle w:val="EndNoteBibliography"/>
      </w:pPr>
      <w:r w:rsidRPr="00764718">
        <w:t>Kowalczyk A, Meyer WK, Partha R, Mao W, Clark NL, Chikina M. 2019. RERconverge: an R package for associating evolutionary rates with convergent traits. Bioinformatics 35:4815-4817.</w:t>
      </w:r>
    </w:p>
    <w:p w14:paraId="7A85A7BC" w14:textId="77777777" w:rsidR="00764718" w:rsidRPr="00764718" w:rsidRDefault="00764718" w:rsidP="00764718">
      <w:pPr>
        <w:pStyle w:val="EndNoteBibliography"/>
        <w:spacing w:after="0"/>
      </w:pPr>
    </w:p>
    <w:p w14:paraId="5E73C654" w14:textId="77777777" w:rsidR="00764718" w:rsidRPr="00764718" w:rsidRDefault="00764718" w:rsidP="00764718">
      <w:pPr>
        <w:pStyle w:val="EndNoteBibliography"/>
      </w:pPr>
      <w:r w:rsidRPr="00764718">
        <w:t>Kulathinal RJ, Stevison LS, Noor MA. 2009. The genomics of speciation in Drosophila: diversity, divergence, and introgression estimated using low-coverage genome sequencing. PLoS Genet 5:e1000550.</w:t>
      </w:r>
    </w:p>
    <w:p w14:paraId="1848A0FF" w14:textId="77777777" w:rsidR="00764718" w:rsidRPr="00764718" w:rsidRDefault="00764718" w:rsidP="00764718">
      <w:pPr>
        <w:pStyle w:val="EndNoteBibliography"/>
        <w:spacing w:after="0"/>
      </w:pPr>
    </w:p>
    <w:p w14:paraId="6ECB5E6B" w14:textId="77777777" w:rsidR="00764718" w:rsidRPr="00764718" w:rsidRDefault="00764718" w:rsidP="00764718">
      <w:pPr>
        <w:pStyle w:val="EndNoteBibliography"/>
      </w:pPr>
      <w:r w:rsidRPr="00764718">
        <w:t>Kumon T, Ma J, Akins RB, Stefanik D, Nordgren CE, Kim J, Levine MT, Lampson MA. 2021. Parallel pathways for recruiting effector proteins determine centromere drive and suppression. Cell 184:4904-4918 e4911.</w:t>
      </w:r>
    </w:p>
    <w:p w14:paraId="069A8DF3" w14:textId="77777777" w:rsidR="00764718" w:rsidRPr="00764718" w:rsidRDefault="00764718" w:rsidP="00764718">
      <w:pPr>
        <w:pStyle w:val="EndNoteBibliography"/>
        <w:spacing w:after="0"/>
      </w:pPr>
    </w:p>
    <w:p w14:paraId="74FFB1FE" w14:textId="4753F6CA" w:rsidR="00764718" w:rsidRPr="00764718" w:rsidRDefault="00764718" w:rsidP="00764718">
      <w:pPr>
        <w:pStyle w:val="EndNoteBibliography"/>
      </w:pPr>
      <w:r w:rsidRPr="00764718">
        <w:t xml:space="preserve">Calculating and interpreting gene- and site-concordance factors in phylogenomics [Internet]. The Lanfear Lab @ ANU2018 September 20, 2021]. Available from: </w:t>
      </w:r>
      <w:hyperlink r:id="rId20" w:history="1">
        <w:r w:rsidRPr="00764718">
          <w:rPr>
            <w:rStyle w:val="Hyperlink"/>
          </w:rPr>
          <w:t>http://www.robertlanfear.com/blog/files/concordance_factors.html</w:t>
        </w:r>
      </w:hyperlink>
    </w:p>
    <w:p w14:paraId="3F0E2A96" w14:textId="77777777" w:rsidR="00764718" w:rsidRPr="00764718" w:rsidRDefault="00764718" w:rsidP="00764718">
      <w:pPr>
        <w:pStyle w:val="EndNoteBibliography"/>
        <w:spacing w:after="0"/>
      </w:pPr>
    </w:p>
    <w:p w14:paraId="2290BE2A" w14:textId="77777777" w:rsidR="00764718" w:rsidRPr="00764718" w:rsidRDefault="00764718" w:rsidP="00764718">
      <w:pPr>
        <w:pStyle w:val="EndNoteBibliography"/>
      </w:pPr>
      <w:r w:rsidRPr="00764718">
        <w:t>Lecompte E, Aplin K, Denys C, Catzeflis F, Chades M, Chevret P. 2008. Phylogeny and biogeography of African Murinae based on mitochondrial and nuclear gene sequences, with a new tribal classification of the subfamily. BMC Evol Biol 8:199.</w:t>
      </w:r>
    </w:p>
    <w:p w14:paraId="0640F6DF" w14:textId="77777777" w:rsidR="00764718" w:rsidRPr="00764718" w:rsidRDefault="00764718" w:rsidP="00764718">
      <w:pPr>
        <w:pStyle w:val="EndNoteBibliography"/>
        <w:spacing w:after="0"/>
      </w:pPr>
    </w:p>
    <w:p w14:paraId="3A4D0C18" w14:textId="77777777" w:rsidR="00764718" w:rsidRPr="00764718" w:rsidRDefault="00764718" w:rsidP="00764718">
      <w:pPr>
        <w:pStyle w:val="EndNoteBibliography"/>
      </w:pPr>
      <w:r w:rsidRPr="00764718">
        <w:t>Lewontin RC, Birch LC. 1966. Hybridization as a Source of Variation for Adaptation to New Environments. Evolution 20:315-336.</w:t>
      </w:r>
    </w:p>
    <w:p w14:paraId="7C1D443B" w14:textId="77777777" w:rsidR="00764718" w:rsidRPr="00764718" w:rsidRDefault="00764718" w:rsidP="00764718">
      <w:pPr>
        <w:pStyle w:val="EndNoteBibliography"/>
        <w:spacing w:after="0"/>
      </w:pPr>
    </w:p>
    <w:p w14:paraId="215E69C0" w14:textId="77777777" w:rsidR="00764718" w:rsidRPr="00764718" w:rsidRDefault="00764718" w:rsidP="00764718">
      <w:pPr>
        <w:pStyle w:val="EndNoteBibliography"/>
      </w:pPr>
      <w:r w:rsidRPr="00764718">
        <w:t>Li H. 2013. Aligning sequence reads, clone sequences and assembly contigs with BWA-MEM. arXiv preprint arXiv:1303.3997.</w:t>
      </w:r>
    </w:p>
    <w:p w14:paraId="60B0527F" w14:textId="77777777" w:rsidR="00764718" w:rsidRPr="00764718" w:rsidRDefault="00764718" w:rsidP="00764718">
      <w:pPr>
        <w:pStyle w:val="EndNoteBibliography"/>
        <w:spacing w:after="0"/>
      </w:pPr>
    </w:p>
    <w:p w14:paraId="7918859B" w14:textId="77777777" w:rsidR="00764718" w:rsidRPr="00764718" w:rsidRDefault="00764718" w:rsidP="00764718">
      <w:pPr>
        <w:pStyle w:val="EndNoteBibliography"/>
      </w:pPr>
      <w:r w:rsidRPr="00764718">
        <w:t>Li H. 2018. Minimap2: pairwise alignment for nucleotide sequences. Bioinformatics 34:3094-3100.</w:t>
      </w:r>
    </w:p>
    <w:p w14:paraId="4070FCAF" w14:textId="77777777" w:rsidR="00764718" w:rsidRPr="00764718" w:rsidRDefault="00764718" w:rsidP="00764718">
      <w:pPr>
        <w:pStyle w:val="EndNoteBibliography"/>
        <w:spacing w:after="0"/>
      </w:pPr>
    </w:p>
    <w:p w14:paraId="2ABAEC55" w14:textId="77777777" w:rsidR="00764718" w:rsidRPr="00764718" w:rsidRDefault="00764718" w:rsidP="00764718">
      <w:pPr>
        <w:pStyle w:val="EndNoteBibliography"/>
      </w:pPr>
      <w:r w:rsidRPr="00764718">
        <w:t>Liu X, Wei F, Li M, Jiang X, Feng Z, Hu J. 2004. Molecular phylogeny and taxonomy of wood mice (genus Apodemus Kaup, 1829) based on complete mtDNA cytochrome b sequences, with emphasis on Chinese species. Mol Phylogenet Evol 33:1-15.</w:t>
      </w:r>
    </w:p>
    <w:p w14:paraId="5DEE4E96" w14:textId="77777777" w:rsidR="00764718" w:rsidRPr="00764718" w:rsidRDefault="00764718" w:rsidP="00764718">
      <w:pPr>
        <w:pStyle w:val="EndNoteBibliography"/>
        <w:spacing w:after="0"/>
      </w:pPr>
    </w:p>
    <w:p w14:paraId="4F683B68" w14:textId="77777777" w:rsidR="00764718" w:rsidRPr="00764718" w:rsidRDefault="00764718" w:rsidP="00764718">
      <w:pPr>
        <w:pStyle w:val="EndNoteBibliography"/>
      </w:pPr>
      <w:r w:rsidRPr="00764718">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7D6F75E8" w14:textId="77777777" w:rsidR="00764718" w:rsidRPr="00764718" w:rsidRDefault="00764718" w:rsidP="00764718">
      <w:pPr>
        <w:pStyle w:val="EndNoteBibliography"/>
        <w:spacing w:after="0"/>
      </w:pPr>
    </w:p>
    <w:p w14:paraId="5D0C2C61" w14:textId="77777777" w:rsidR="00764718" w:rsidRPr="00764718" w:rsidRDefault="00764718" w:rsidP="00764718">
      <w:pPr>
        <w:pStyle w:val="EndNoteBibliography"/>
      </w:pPr>
      <w:r w:rsidRPr="00764718">
        <w:t>Lundrigan BL, Jansa SA, Tucker PK. 2002. Phylogenetic relationships in the genus mus, based on paternally, maternally, and biparentally inherited characters. Syst Biol 51:410-431.</w:t>
      </w:r>
    </w:p>
    <w:p w14:paraId="640450D5" w14:textId="77777777" w:rsidR="00764718" w:rsidRPr="00764718" w:rsidRDefault="00764718" w:rsidP="00764718">
      <w:pPr>
        <w:pStyle w:val="EndNoteBibliography"/>
        <w:spacing w:after="0"/>
      </w:pPr>
    </w:p>
    <w:p w14:paraId="08653BDC" w14:textId="77777777" w:rsidR="00764718" w:rsidRPr="00764718" w:rsidRDefault="00764718" w:rsidP="00764718">
      <w:pPr>
        <w:pStyle w:val="EndNoteBibliography"/>
      </w:pPr>
      <w:r w:rsidRPr="00764718">
        <w:t>Maddison WP. 1997. Gene Trees in Species Trees. Systematic Biology 46:523-536.</w:t>
      </w:r>
    </w:p>
    <w:p w14:paraId="1D97F047" w14:textId="77777777" w:rsidR="00764718" w:rsidRPr="00764718" w:rsidRDefault="00764718" w:rsidP="00764718">
      <w:pPr>
        <w:pStyle w:val="EndNoteBibliography"/>
        <w:spacing w:after="0"/>
      </w:pPr>
    </w:p>
    <w:p w14:paraId="4997FB26" w14:textId="77777777" w:rsidR="00764718" w:rsidRPr="00764718" w:rsidRDefault="00764718" w:rsidP="00764718">
      <w:pPr>
        <w:pStyle w:val="EndNoteBibliography"/>
      </w:pPr>
      <w:r w:rsidRPr="00764718">
        <w:t>Martin Y, Gerlach G, Schlotterer C, Meyer A. 2000. Molecular phylogeny of European muroid rodents based on complete cytochrome b sequences. Mol Phylogenet Evol 16:37-47.</w:t>
      </w:r>
    </w:p>
    <w:p w14:paraId="75E19E2F" w14:textId="77777777" w:rsidR="00764718" w:rsidRPr="00764718" w:rsidRDefault="00764718" w:rsidP="00764718">
      <w:pPr>
        <w:pStyle w:val="EndNoteBibliography"/>
        <w:spacing w:after="0"/>
      </w:pPr>
    </w:p>
    <w:p w14:paraId="6C22EA18" w14:textId="77777777" w:rsidR="00764718" w:rsidRPr="00764718" w:rsidRDefault="00764718" w:rsidP="00764718">
      <w:pPr>
        <w:pStyle w:val="EndNoteBibliography"/>
      </w:pPr>
      <w:r w:rsidRPr="00764718">
        <w:t>McKenzie PF, Eaton DAR. 2020. The Multispecies Coalescent in Space and Time. bioRxiv:2020.2008.2002.233395.</w:t>
      </w:r>
    </w:p>
    <w:p w14:paraId="27164DF9" w14:textId="77777777" w:rsidR="00764718" w:rsidRPr="00764718" w:rsidRDefault="00764718" w:rsidP="00764718">
      <w:pPr>
        <w:pStyle w:val="EndNoteBibliography"/>
        <w:spacing w:after="0"/>
      </w:pPr>
    </w:p>
    <w:p w14:paraId="013DA6A4" w14:textId="77777777" w:rsidR="00764718" w:rsidRPr="00764718" w:rsidRDefault="00764718" w:rsidP="00764718">
      <w:pPr>
        <w:pStyle w:val="EndNoteBibliography"/>
      </w:pPr>
      <w:r w:rsidRPr="00764718">
        <w:t>Mendes FK, Fuentes-Gonzalez JA, Schraiber JG, Hahn MW. 2018. A multispecies coalescent model for quantitative traits. Elife 7:e36482.</w:t>
      </w:r>
    </w:p>
    <w:p w14:paraId="58E4F711" w14:textId="77777777" w:rsidR="00764718" w:rsidRPr="00764718" w:rsidRDefault="00764718" w:rsidP="00764718">
      <w:pPr>
        <w:pStyle w:val="EndNoteBibliography"/>
        <w:spacing w:after="0"/>
      </w:pPr>
    </w:p>
    <w:p w14:paraId="587E7180" w14:textId="77777777" w:rsidR="00764718" w:rsidRPr="00764718" w:rsidRDefault="00764718" w:rsidP="00764718">
      <w:pPr>
        <w:pStyle w:val="EndNoteBibliography"/>
      </w:pPr>
      <w:r w:rsidRPr="00764718">
        <w:t>Mendes FK, Hahn MW. 2016. Gene Tree Discordance Causes Apparent Substitution Rate Variation. Syst Biol 65:711-721.</w:t>
      </w:r>
    </w:p>
    <w:p w14:paraId="5DC55811" w14:textId="77777777" w:rsidR="00764718" w:rsidRPr="00764718" w:rsidRDefault="00764718" w:rsidP="00764718">
      <w:pPr>
        <w:pStyle w:val="EndNoteBibliography"/>
        <w:spacing w:after="0"/>
      </w:pPr>
    </w:p>
    <w:p w14:paraId="5D2C4B0B" w14:textId="77777777" w:rsidR="00764718" w:rsidRPr="00764718" w:rsidRDefault="00764718" w:rsidP="00764718">
      <w:pPr>
        <w:pStyle w:val="EndNoteBibliography"/>
      </w:pPr>
      <w:r w:rsidRPr="00764718">
        <w:t>Mendes FK, Hahn Y, Hahn MW. 2016. Gene Tree Discordance Can Generate Patterns of Diminishing Convergence over Time. Mol Biol Evol 33:3299-3307.</w:t>
      </w:r>
    </w:p>
    <w:p w14:paraId="67DDF8FD" w14:textId="77777777" w:rsidR="00764718" w:rsidRPr="00764718" w:rsidRDefault="00764718" w:rsidP="00764718">
      <w:pPr>
        <w:pStyle w:val="EndNoteBibliography"/>
        <w:spacing w:after="0"/>
      </w:pPr>
    </w:p>
    <w:p w14:paraId="0F3A0D46" w14:textId="77777777" w:rsidR="00764718" w:rsidRPr="00764718" w:rsidRDefault="00764718" w:rsidP="00764718">
      <w:pPr>
        <w:pStyle w:val="EndNoteBibliography"/>
      </w:pPr>
      <w:r w:rsidRPr="00764718">
        <w:t>Mendes FK, Livera AP, Hahn MW. 2019. The perils of intralocus recombination for inferences of molecular convergence. Philos Trans R Soc Lond B Biol Sci 374:20180244.</w:t>
      </w:r>
    </w:p>
    <w:p w14:paraId="69619E80" w14:textId="77777777" w:rsidR="00764718" w:rsidRPr="00764718" w:rsidRDefault="00764718" w:rsidP="00764718">
      <w:pPr>
        <w:pStyle w:val="EndNoteBibliography"/>
        <w:spacing w:after="0"/>
      </w:pPr>
    </w:p>
    <w:p w14:paraId="2673B249" w14:textId="77777777" w:rsidR="00764718" w:rsidRPr="00764718" w:rsidRDefault="00764718" w:rsidP="00764718">
      <w:pPr>
        <w:pStyle w:val="EndNoteBibliography"/>
      </w:pPr>
      <w:r w:rsidRPr="00764718">
        <w:t xml:space="preserve">Mikula O, Nicolas V, Šumbera R, Konečný A, Denys C, Verheyen E, Bryjová A, Lemmon AR, Lemmon EM, Bryja J. 2021. Nuclear phylogenomics, but not mitogenomics, resolves the most successful Late Miocene </w:t>
      </w:r>
      <w:r w:rsidRPr="00764718">
        <w:lastRenderedPageBreak/>
        <w:t>radiation of African mammals (Rodentia: Muridae: Arvicanthini). Molecular Phylogenetics and Evolution 157:107069.</w:t>
      </w:r>
    </w:p>
    <w:p w14:paraId="60F681E1" w14:textId="77777777" w:rsidR="00764718" w:rsidRPr="00764718" w:rsidRDefault="00764718" w:rsidP="00764718">
      <w:pPr>
        <w:pStyle w:val="EndNoteBibliography"/>
        <w:spacing w:after="0"/>
      </w:pPr>
    </w:p>
    <w:p w14:paraId="47721ADA" w14:textId="77777777" w:rsidR="00764718" w:rsidRPr="00764718" w:rsidRDefault="00764718" w:rsidP="00764718">
      <w:pPr>
        <w:pStyle w:val="EndNoteBibliography"/>
      </w:pPr>
      <w:r w:rsidRPr="00764718">
        <w:t>Minh BQ, Hahn MW, Lanfear R. 2020. New Methods to Calculate Concordance Factors for Phylogenomic Datasets. Mol Biol Evol 37:2727-2733.</w:t>
      </w:r>
    </w:p>
    <w:p w14:paraId="7A00D036" w14:textId="77777777" w:rsidR="00764718" w:rsidRPr="00764718" w:rsidRDefault="00764718" w:rsidP="00764718">
      <w:pPr>
        <w:pStyle w:val="EndNoteBibliography"/>
        <w:spacing w:after="0"/>
      </w:pPr>
    </w:p>
    <w:p w14:paraId="707BA5B0" w14:textId="77777777" w:rsidR="00764718" w:rsidRPr="00764718" w:rsidRDefault="00764718" w:rsidP="00764718">
      <w:pPr>
        <w:pStyle w:val="EndNoteBibliography"/>
      </w:pPr>
      <w:r w:rsidRPr="00764718">
        <w:t>Minh BQ, Schmidt HA, Chernomor O, Schrempf D, Woodhams MD, von Haeseler A, Lanfear R. 2020. IQ-TREE 2: New Models and Efficient Methods for Phylogenetic Inference in the Genomic Era. Mol Biol Evol 37:1530-1534.</w:t>
      </w:r>
    </w:p>
    <w:p w14:paraId="01979118" w14:textId="77777777" w:rsidR="00764718" w:rsidRPr="00764718" w:rsidRDefault="00764718" w:rsidP="00764718">
      <w:pPr>
        <w:pStyle w:val="EndNoteBibliography"/>
        <w:spacing w:after="0"/>
      </w:pPr>
    </w:p>
    <w:p w14:paraId="22B1F1A5" w14:textId="77777777" w:rsidR="00764718" w:rsidRPr="00764718" w:rsidRDefault="00764718" w:rsidP="00764718">
      <w:pPr>
        <w:pStyle w:val="EndNoteBibliography"/>
      </w:pPr>
      <w:r w:rsidRPr="00764718">
        <w:t>Mölder F, Jablonski KP, Letcher B, Hall MB, Tomkins-Tinch CH, Sochat V, Forster J, Lee S, Twardziok SO, Kanitz A, et al. 2021. Sustainable data analysis with Snakemake. F1000Res 10:33.</w:t>
      </w:r>
    </w:p>
    <w:p w14:paraId="76CC3FD2" w14:textId="77777777" w:rsidR="00764718" w:rsidRPr="00764718" w:rsidRDefault="00764718" w:rsidP="00764718">
      <w:pPr>
        <w:pStyle w:val="EndNoteBibliography"/>
        <w:spacing w:after="0"/>
      </w:pPr>
    </w:p>
    <w:p w14:paraId="0580189B" w14:textId="77777777" w:rsidR="00764718" w:rsidRPr="00764718" w:rsidRDefault="00764718" w:rsidP="00764718">
      <w:pPr>
        <w:pStyle w:val="EndNoteBibliography"/>
      </w:pPr>
      <w:r w:rsidRPr="00764718">
        <w:t>Moore EC, Thomas GWC, Mortimer S, Kopania EEK, Hunnicutt KE, Clare-Salzler ZJ, Larson EL, Good JM. 2022. The Evolution of Widespread Recombination Suppression on the Dwarf Hamster (Phodopus) X Chromosome. Genome Biol Evol 14:evac080.</w:t>
      </w:r>
    </w:p>
    <w:p w14:paraId="19714D85" w14:textId="77777777" w:rsidR="00764718" w:rsidRPr="00764718" w:rsidRDefault="00764718" w:rsidP="00764718">
      <w:pPr>
        <w:pStyle w:val="EndNoteBibliography"/>
        <w:spacing w:after="0"/>
      </w:pPr>
    </w:p>
    <w:p w14:paraId="362EC45C" w14:textId="77777777" w:rsidR="00764718" w:rsidRPr="00764718" w:rsidRDefault="00764718" w:rsidP="00764718">
      <w:pPr>
        <w:pStyle w:val="EndNoteBibliography"/>
      </w:pPr>
      <w:r w:rsidRPr="00764718">
        <w:t>Mouse Genome Sequencing C, Waterston RH, Lindblad-Toh K, Birney E, Rogers J, Abril JF, Agarwal P, Agarwala R, Ainscough R, Alexandersson M, et al. 2002. Initial sequencing and comparative analysis of the mouse genome. Nature 420:520-562.</w:t>
      </w:r>
    </w:p>
    <w:p w14:paraId="3484A0F9" w14:textId="77777777" w:rsidR="00764718" w:rsidRPr="00764718" w:rsidRDefault="00764718" w:rsidP="00764718">
      <w:pPr>
        <w:pStyle w:val="EndNoteBibliography"/>
        <w:spacing w:after="0"/>
      </w:pPr>
    </w:p>
    <w:p w14:paraId="057E39FD" w14:textId="77777777" w:rsidR="00764718" w:rsidRPr="00764718" w:rsidRDefault="00764718" w:rsidP="00764718">
      <w:pPr>
        <w:pStyle w:val="EndNoteBibliography"/>
      </w:pPr>
      <w:r w:rsidRPr="00764718">
        <w:t>Murrell B, Weaver S, Smith MD, Wertheim JO, Murrell S, Aylward A, Eren K, Pollner T, Martin DP, Smith DM, et al. 2015. Gene-wide identification of episodic selection. Mol Biol Evol 32:1365-1371.</w:t>
      </w:r>
    </w:p>
    <w:p w14:paraId="06FC71A4" w14:textId="77777777" w:rsidR="00764718" w:rsidRPr="00764718" w:rsidRDefault="00764718" w:rsidP="00764718">
      <w:pPr>
        <w:pStyle w:val="EndNoteBibliography"/>
        <w:spacing w:after="0"/>
      </w:pPr>
    </w:p>
    <w:p w14:paraId="2AB42F89" w14:textId="77777777" w:rsidR="00764718" w:rsidRPr="00764718" w:rsidRDefault="00764718" w:rsidP="00764718">
      <w:pPr>
        <w:pStyle w:val="EndNoteBibliography"/>
      </w:pPr>
      <w:r w:rsidRPr="00764718">
        <w:t>Nilsson P, Solbakken MH, Schmid BV, Orr RJS, Lv R, Cui Y, Song Y, Zhang Y, Baalsrud HT, Torresen OK, et al. 2020. The Genome of the Great Gerbil Reveals Species-Specific Duplication of an MHCII Gene. Genome Biol Evol 12:3832-3849.</w:t>
      </w:r>
    </w:p>
    <w:p w14:paraId="07B9EEA9" w14:textId="77777777" w:rsidR="00764718" w:rsidRPr="00764718" w:rsidRDefault="00764718" w:rsidP="00764718">
      <w:pPr>
        <w:pStyle w:val="EndNoteBibliography"/>
        <w:spacing w:after="0"/>
      </w:pPr>
    </w:p>
    <w:p w14:paraId="45901CB0" w14:textId="77777777" w:rsidR="00764718" w:rsidRPr="00764718" w:rsidRDefault="00764718" w:rsidP="00764718">
      <w:pPr>
        <w:pStyle w:val="EndNoteBibliography"/>
      </w:pPr>
      <w:r w:rsidRPr="00764718">
        <w:t>Pagès M, Fabre P-H, Chaval Y, Mortelliti A, Nicolas V, Wells K, Michaux JR, Lazzari V. 2016. Molecular phylogeny of South-East Asian arboreal murine rodents. Zoologica Scripta 45:349-364.</w:t>
      </w:r>
    </w:p>
    <w:p w14:paraId="32EE2ABA" w14:textId="77777777" w:rsidR="00764718" w:rsidRPr="00764718" w:rsidRDefault="00764718" w:rsidP="00764718">
      <w:pPr>
        <w:pStyle w:val="EndNoteBibliography"/>
        <w:spacing w:after="0"/>
      </w:pPr>
    </w:p>
    <w:p w14:paraId="21FF48E8" w14:textId="77777777" w:rsidR="00764718" w:rsidRPr="00764718" w:rsidRDefault="00764718" w:rsidP="00764718">
      <w:pPr>
        <w:pStyle w:val="EndNoteBibliography"/>
      </w:pPr>
      <w:r w:rsidRPr="00764718">
        <w:t>Pamilo P, Nei M. 1988. Relationships between gene trees and species trees. Mol Biol Evol 5:568-583.</w:t>
      </w:r>
    </w:p>
    <w:p w14:paraId="6C611C57" w14:textId="77777777" w:rsidR="00764718" w:rsidRPr="00764718" w:rsidRDefault="00764718" w:rsidP="00764718">
      <w:pPr>
        <w:pStyle w:val="EndNoteBibliography"/>
        <w:spacing w:after="0"/>
      </w:pPr>
    </w:p>
    <w:p w14:paraId="7B9D9D80" w14:textId="77777777" w:rsidR="00764718" w:rsidRPr="00764718" w:rsidRDefault="00764718" w:rsidP="00764718">
      <w:pPr>
        <w:pStyle w:val="EndNoteBibliography"/>
      </w:pPr>
      <w:r w:rsidRPr="00764718">
        <w:t>Paradis E, Schliep K. 2019. ape 5.0: an environment for modern phylogenetics and evolutionary analyses in R. Bioinformatics 35:526-528.</w:t>
      </w:r>
    </w:p>
    <w:p w14:paraId="4CC2D5CA" w14:textId="77777777" w:rsidR="00764718" w:rsidRPr="00764718" w:rsidRDefault="00764718" w:rsidP="00764718">
      <w:pPr>
        <w:pStyle w:val="EndNoteBibliography"/>
        <w:spacing w:after="0"/>
      </w:pPr>
    </w:p>
    <w:p w14:paraId="7F7EACEA" w14:textId="77777777" w:rsidR="00764718" w:rsidRPr="00764718" w:rsidRDefault="00764718" w:rsidP="00764718">
      <w:pPr>
        <w:pStyle w:val="EndNoteBibliography"/>
      </w:pPr>
      <w:r w:rsidRPr="00764718">
        <w:t>Partha R, Kowalczyk A, Clark NL, Chikina M. 2019. Robust Method for Detecting Convergent Shifts in Evolutionary Rates. Mol Biol Evol 36:1817-1830.</w:t>
      </w:r>
    </w:p>
    <w:p w14:paraId="12E69255" w14:textId="77777777" w:rsidR="00764718" w:rsidRPr="00764718" w:rsidRDefault="00764718" w:rsidP="00764718">
      <w:pPr>
        <w:pStyle w:val="EndNoteBibliography"/>
        <w:spacing w:after="0"/>
      </w:pPr>
    </w:p>
    <w:p w14:paraId="37ED70B0" w14:textId="77777777" w:rsidR="00764718" w:rsidRPr="00764718" w:rsidRDefault="00764718" w:rsidP="00764718">
      <w:pPr>
        <w:pStyle w:val="EndNoteBibliography"/>
      </w:pPr>
      <w:r w:rsidRPr="00764718">
        <w:lastRenderedPageBreak/>
        <w:t>Pease JB, Haak DC, Hahn MW, Moyle LC. 2016. Phylogenomics Reveals Three Sources of Adaptive Variation during a Rapid Radiation. PLoS Biol 14:e1002379.</w:t>
      </w:r>
    </w:p>
    <w:p w14:paraId="117B97C5" w14:textId="77777777" w:rsidR="00764718" w:rsidRPr="00764718" w:rsidRDefault="00764718" w:rsidP="00764718">
      <w:pPr>
        <w:pStyle w:val="EndNoteBibliography"/>
        <w:spacing w:after="0"/>
      </w:pPr>
    </w:p>
    <w:p w14:paraId="0E9A1F3E" w14:textId="77777777" w:rsidR="00764718" w:rsidRPr="00764718" w:rsidRDefault="00764718" w:rsidP="00764718">
      <w:pPr>
        <w:pStyle w:val="EndNoteBibliography"/>
      </w:pPr>
      <w:r w:rsidRPr="00764718">
        <w:t>Pease JB, Hahn MW. 2013. More accurate phylogenies inferred from low-recombination regions in the presence of incomplete lineage sorting. Evolution 67:2376-2384.</w:t>
      </w:r>
    </w:p>
    <w:p w14:paraId="17CE613A" w14:textId="77777777" w:rsidR="00764718" w:rsidRPr="00764718" w:rsidRDefault="00764718" w:rsidP="00764718">
      <w:pPr>
        <w:pStyle w:val="EndNoteBibliography"/>
        <w:spacing w:after="0"/>
      </w:pPr>
    </w:p>
    <w:p w14:paraId="0B5815B1" w14:textId="77777777" w:rsidR="00764718" w:rsidRPr="00764718" w:rsidRDefault="00764718" w:rsidP="00764718">
      <w:pPr>
        <w:pStyle w:val="EndNoteBibliography"/>
      </w:pPr>
      <w:r w:rsidRPr="00764718">
        <w:t>Platt RN, 2nd, Vandewege MW, Ray DA. 2018. Mammalian transposable elements and their impacts on genome evolution. Chromosome Res 26:25-43.</w:t>
      </w:r>
    </w:p>
    <w:p w14:paraId="66085046" w14:textId="77777777" w:rsidR="00764718" w:rsidRPr="00764718" w:rsidRDefault="00764718" w:rsidP="00764718">
      <w:pPr>
        <w:pStyle w:val="EndNoteBibliography"/>
        <w:spacing w:after="0"/>
      </w:pPr>
    </w:p>
    <w:p w14:paraId="71960065" w14:textId="77777777" w:rsidR="00764718" w:rsidRPr="00764718" w:rsidRDefault="00764718" w:rsidP="00764718">
      <w:pPr>
        <w:pStyle w:val="EndNoteBibliography"/>
      </w:pPr>
      <w:r w:rsidRPr="00764718">
        <w:t>Pollard KS, Hubisz MJ, Rosenbloom KR, Siepel A. 2010. Detection of nonneutral substitution rates on mammalian phylogenies. Genome Res 20:110-121.</w:t>
      </w:r>
    </w:p>
    <w:p w14:paraId="0E421CA1" w14:textId="77777777" w:rsidR="00764718" w:rsidRPr="00764718" w:rsidRDefault="00764718" w:rsidP="00764718">
      <w:pPr>
        <w:pStyle w:val="EndNoteBibliography"/>
        <w:spacing w:after="0"/>
      </w:pPr>
    </w:p>
    <w:p w14:paraId="53A39676" w14:textId="77777777" w:rsidR="00764718" w:rsidRPr="00764718" w:rsidRDefault="00764718" w:rsidP="00764718">
      <w:pPr>
        <w:pStyle w:val="EndNoteBibliography"/>
      </w:pPr>
      <w:r w:rsidRPr="00764718">
        <w:t>Pond SL, Frost SD, Muse SV. 2005. HyPhy: hypothesis testing using phylogenies. Bioinformatics 21:676-679.</w:t>
      </w:r>
    </w:p>
    <w:p w14:paraId="5AC8E677" w14:textId="77777777" w:rsidR="00764718" w:rsidRPr="00764718" w:rsidRDefault="00764718" w:rsidP="00764718">
      <w:pPr>
        <w:pStyle w:val="EndNoteBibliography"/>
        <w:spacing w:after="0"/>
      </w:pPr>
    </w:p>
    <w:p w14:paraId="7A3EF9AE" w14:textId="77777777" w:rsidR="00764718" w:rsidRPr="00764718" w:rsidRDefault="00764718" w:rsidP="00764718">
      <w:pPr>
        <w:pStyle w:val="EndNoteBibliography"/>
      </w:pPr>
      <w:r w:rsidRPr="00764718">
        <w:t>Poplin R, Ruano-Rubio V, DePristo MA, Fennell TJ, Carneiro MO, Auwera GAVd, Kling DE, Gauthier LD, Levy-Moonshine A, Roazen D, et al. 2018. Scaling accurate genetic variant discovery to tens of thousands of samples. bioRxiv:201178.</w:t>
      </w:r>
    </w:p>
    <w:p w14:paraId="05449DCF" w14:textId="77777777" w:rsidR="00764718" w:rsidRPr="00764718" w:rsidRDefault="00764718" w:rsidP="00764718">
      <w:pPr>
        <w:pStyle w:val="EndNoteBibliography"/>
        <w:spacing w:after="0"/>
      </w:pPr>
    </w:p>
    <w:p w14:paraId="73358B02" w14:textId="77777777" w:rsidR="00764718" w:rsidRPr="00764718" w:rsidRDefault="00764718" w:rsidP="00764718">
      <w:pPr>
        <w:pStyle w:val="EndNoteBibliography"/>
      </w:pPr>
      <w:r w:rsidRPr="00764718">
        <w:t>Ptak SE, Hinds DA, Koehler K, Nickel B, Patil N, Ballinger DG, Przeworski M, Frazer KA, Paabo S. 2005. Fine-scale recombination patterns differ between chimpanzees and humans. Nat Genet 37:429-434.</w:t>
      </w:r>
    </w:p>
    <w:p w14:paraId="19EABBBA" w14:textId="77777777" w:rsidR="00764718" w:rsidRPr="00764718" w:rsidRDefault="00764718" w:rsidP="00764718">
      <w:pPr>
        <w:pStyle w:val="EndNoteBibliography"/>
        <w:spacing w:after="0"/>
      </w:pPr>
    </w:p>
    <w:p w14:paraId="525280BA" w14:textId="77777777" w:rsidR="00764718" w:rsidRPr="00764718" w:rsidRDefault="00764718" w:rsidP="00764718">
      <w:pPr>
        <w:pStyle w:val="EndNoteBibliography"/>
      </w:pPr>
      <w:r w:rsidRPr="00764718">
        <w:t>Quinlan AR, Hall IM. 2010. BEDTools: a flexible suite of utilities for comparing genomic features. Bioinformatics 26:841-842.</w:t>
      </w:r>
    </w:p>
    <w:p w14:paraId="13A394C8" w14:textId="77777777" w:rsidR="00764718" w:rsidRPr="00764718" w:rsidRDefault="00764718" w:rsidP="00764718">
      <w:pPr>
        <w:pStyle w:val="EndNoteBibliography"/>
        <w:spacing w:after="0"/>
      </w:pPr>
    </w:p>
    <w:p w14:paraId="6957EAD5" w14:textId="77777777" w:rsidR="00764718" w:rsidRPr="00764718" w:rsidRDefault="00764718" w:rsidP="00764718">
      <w:pPr>
        <w:pStyle w:val="EndNoteBibliography"/>
      </w:pPr>
      <w:r w:rsidRPr="00764718">
        <w:t>R Core Team. 2021. R: A language and environment for statistical computing. Vienna, Austria.</w:t>
      </w:r>
    </w:p>
    <w:p w14:paraId="58DA41E7" w14:textId="77777777" w:rsidR="00764718" w:rsidRPr="00764718" w:rsidRDefault="00764718" w:rsidP="00764718">
      <w:pPr>
        <w:pStyle w:val="EndNoteBibliography"/>
        <w:spacing w:after="0"/>
      </w:pPr>
    </w:p>
    <w:p w14:paraId="779DDB44" w14:textId="77777777" w:rsidR="00764718" w:rsidRPr="00764718" w:rsidRDefault="00764718" w:rsidP="00764718">
      <w:pPr>
        <w:pStyle w:val="EndNoteBibliography"/>
      </w:pPr>
      <w:r w:rsidRPr="00764718">
        <w:t>Ranwez V, Douzery EJP, Cambon C, Chantret N, Delsuc F. 2018. MACSE v2: Toolkit for the Alignment of Coding Sequences Accounting for Frameshifts and Stop Codons. Mol Biol Evol 35:2582-2584.</w:t>
      </w:r>
    </w:p>
    <w:p w14:paraId="3BC6D6C6" w14:textId="77777777" w:rsidR="00764718" w:rsidRPr="00764718" w:rsidRDefault="00764718" w:rsidP="00764718">
      <w:pPr>
        <w:pStyle w:val="EndNoteBibliography"/>
        <w:spacing w:after="0"/>
      </w:pPr>
    </w:p>
    <w:p w14:paraId="2DC47642" w14:textId="77777777" w:rsidR="00764718" w:rsidRPr="00764718" w:rsidRDefault="00764718" w:rsidP="00764718">
      <w:pPr>
        <w:pStyle w:val="EndNoteBibliography"/>
      </w:pPr>
      <w:r w:rsidRPr="00764718">
        <w:t>Revell LJ. 2012. phytools: an R package for phylogenetic comparative biology (and other things). Methods in Ecology and Evolution 3:217-223.</w:t>
      </w:r>
    </w:p>
    <w:p w14:paraId="54D609E0" w14:textId="77777777" w:rsidR="00764718" w:rsidRPr="00764718" w:rsidRDefault="00764718" w:rsidP="00764718">
      <w:pPr>
        <w:pStyle w:val="EndNoteBibliography"/>
        <w:spacing w:after="0"/>
      </w:pPr>
    </w:p>
    <w:p w14:paraId="4F562CE8" w14:textId="77777777" w:rsidR="00764718" w:rsidRPr="00764718" w:rsidRDefault="00764718" w:rsidP="00764718">
      <w:pPr>
        <w:pStyle w:val="EndNoteBibliography"/>
      </w:pPr>
      <w:r w:rsidRPr="00764718">
        <w:t>Rivas-Gonzalez I, Rousselle M, Li F, Zhou L, Dutheil JY, Munch K, Shao Y, Wu D, Schierup MH, Zhang G. 2023. Pervasive incomplete lineage sorting illuminates speciation and selection in primates. Science 380:eabn4409.</w:t>
      </w:r>
    </w:p>
    <w:p w14:paraId="4BCAF3DA" w14:textId="77777777" w:rsidR="00764718" w:rsidRPr="00764718" w:rsidRDefault="00764718" w:rsidP="00764718">
      <w:pPr>
        <w:pStyle w:val="EndNoteBibliography"/>
        <w:spacing w:after="0"/>
      </w:pPr>
    </w:p>
    <w:p w14:paraId="11B2BC28" w14:textId="77777777" w:rsidR="00764718" w:rsidRPr="00764718" w:rsidRDefault="00764718" w:rsidP="00764718">
      <w:pPr>
        <w:pStyle w:val="EndNoteBibliography"/>
      </w:pPr>
      <w:r w:rsidRPr="00764718">
        <w:t>Robinson DF, Foulds LR. 1981. Comparison of phylogenetic trees. Mathematical Biosciences 53:131-147.</w:t>
      </w:r>
    </w:p>
    <w:p w14:paraId="55E99E73" w14:textId="77777777" w:rsidR="00764718" w:rsidRPr="00764718" w:rsidRDefault="00764718" w:rsidP="00764718">
      <w:pPr>
        <w:pStyle w:val="EndNoteBibliography"/>
        <w:spacing w:after="0"/>
      </w:pPr>
    </w:p>
    <w:p w14:paraId="3C882AF8" w14:textId="77777777" w:rsidR="00764718" w:rsidRPr="00764718" w:rsidRDefault="00764718" w:rsidP="00764718">
      <w:pPr>
        <w:pStyle w:val="EndNoteBibliography"/>
      </w:pPr>
      <w:r w:rsidRPr="00764718">
        <w:t>Robinson DF, Foulds LR editors.; 1979 Berlin, Heidelberg.</w:t>
      </w:r>
    </w:p>
    <w:p w14:paraId="495A5A4B" w14:textId="77777777" w:rsidR="00764718" w:rsidRPr="00764718" w:rsidRDefault="00764718" w:rsidP="00764718">
      <w:pPr>
        <w:pStyle w:val="EndNoteBibliography"/>
        <w:spacing w:after="0"/>
      </w:pPr>
    </w:p>
    <w:p w14:paraId="79D9546F" w14:textId="77777777" w:rsidR="00764718" w:rsidRPr="00764718" w:rsidRDefault="00764718" w:rsidP="00764718">
      <w:pPr>
        <w:pStyle w:val="EndNoteBibliography"/>
      </w:pPr>
      <w:r w:rsidRPr="00764718">
        <w:t>Romanenko SA, Perelman PL, Trifonov VA, Graphodatsky AS. 2012. Chromosomal evolution in Rodentia. Heredity (Edinb) 108:4-16.</w:t>
      </w:r>
    </w:p>
    <w:p w14:paraId="2694CF69" w14:textId="77777777" w:rsidR="00764718" w:rsidRPr="00764718" w:rsidRDefault="00764718" w:rsidP="00764718">
      <w:pPr>
        <w:pStyle w:val="EndNoteBibliography"/>
        <w:spacing w:after="0"/>
      </w:pPr>
    </w:p>
    <w:p w14:paraId="36C36C97" w14:textId="77777777" w:rsidR="00764718" w:rsidRPr="00764718" w:rsidRDefault="00764718" w:rsidP="00764718">
      <w:pPr>
        <w:pStyle w:val="EndNoteBibliography"/>
      </w:pPr>
      <w:r w:rsidRPr="00764718">
        <w:t>Rosenberg NA. 2002. The probability of topological concordance of gene trees and species trees. Theor Popul Biol 61:225-247.</w:t>
      </w:r>
    </w:p>
    <w:p w14:paraId="1130CBEE" w14:textId="77777777" w:rsidR="00764718" w:rsidRPr="00764718" w:rsidRDefault="00764718" w:rsidP="00764718">
      <w:pPr>
        <w:pStyle w:val="EndNoteBibliography"/>
        <w:spacing w:after="0"/>
      </w:pPr>
    </w:p>
    <w:p w14:paraId="0860F487" w14:textId="77777777" w:rsidR="00764718" w:rsidRPr="00764718" w:rsidRDefault="00764718" w:rsidP="00764718">
      <w:pPr>
        <w:pStyle w:val="EndNoteBibliography"/>
      </w:pPr>
      <w:r w:rsidRPr="00764718">
        <w:t>Rowe KC, Achmadi AS, Fabre P-H, Schenk JJ, Steppan SJ, Esselstyn JA. 2019. Oceanic islands of Wallacea as a source for dispersal and diversification of murine rodents. Journal of Biogeography 46:2752-2768.</w:t>
      </w:r>
    </w:p>
    <w:p w14:paraId="0F80750A" w14:textId="77777777" w:rsidR="00764718" w:rsidRPr="00764718" w:rsidRDefault="00764718" w:rsidP="00764718">
      <w:pPr>
        <w:pStyle w:val="EndNoteBibliography"/>
        <w:spacing w:after="0"/>
      </w:pPr>
    </w:p>
    <w:p w14:paraId="1008BA0F" w14:textId="77777777" w:rsidR="00764718" w:rsidRPr="00764718" w:rsidRDefault="00764718" w:rsidP="00764718">
      <w:pPr>
        <w:pStyle w:val="EndNoteBibliography"/>
      </w:pPr>
      <w:r w:rsidRPr="00764718">
        <w:t>Roycroft E, Achmadi A, Callahan CM, Esselstyn JA, Good JM, Moussalli A, Rowe KC. 2021. Molecular Evolution of Ecological Specialisation: Genomic Insights from the Diversification of Murine Rodents. Genome Biol Evol 13:evab103.</w:t>
      </w:r>
    </w:p>
    <w:p w14:paraId="79510041" w14:textId="77777777" w:rsidR="00764718" w:rsidRPr="00764718" w:rsidRDefault="00764718" w:rsidP="00764718">
      <w:pPr>
        <w:pStyle w:val="EndNoteBibliography"/>
        <w:spacing w:after="0"/>
      </w:pPr>
    </w:p>
    <w:p w14:paraId="5D3E8D77" w14:textId="77777777" w:rsidR="00764718" w:rsidRPr="00764718" w:rsidRDefault="00764718" w:rsidP="00764718">
      <w:pPr>
        <w:pStyle w:val="EndNoteBibliography"/>
      </w:pPr>
      <w:r w:rsidRPr="00764718">
        <w:t>Roycroft EJ, Moussalli A, Rowe KC. 2020. Phylogenomics Uncovers Confidence and Conflict in the Rapid Radiation of Australo-Papuan Rodents. Syst Biol 69:431-444.</w:t>
      </w:r>
    </w:p>
    <w:p w14:paraId="1D6FC92B" w14:textId="77777777" w:rsidR="00764718" w:rsidRPr="00764718" w:rsidRDefault="00764718" w:rsidP="00764718">
      <w:pPr>
        <w:pStyle w:val="EndNoteBibliography"/>
        <w:spacing w:after="0"/>
      </w:pPr>
    </w:p>
    <w:p w14:paraId="54CA0064" w14:textId="77777777" w:rsidR="00764718" w:rsidRPr="00764718" w:rsidRDefault="00764718" w:rsidP="00764718">
      <w:pPr>
        <w:pStyle w:val="EndNoteBibliography"/>
      </w:pPr>
      <w:r w:rsidRPr="00764718">
        <w:t>Sarver BA, Keeble S, Cosart T, Tucker PK, Dean MD, Good JM. 2017. Phylogenomic Insights into Mouse Evolution Using a Pseudoreference Approach. Genome Biol Evol 9:726-739.</w:t>
      </w:r>
    </w:p>
    <w:p w14:paraId="4B06BBDC" w14:textId="77777777" w:rsidR="00764718" w:rsidRPr="00764718" w:rsidRDefault="00764718" w:rsidP="00764718">
      <w:pPr>
        <w:pStyle w:val="EndNoteBibliography"/>
        <w:spacing w:after="0"/>
      </w:pPr>
    </w:p>
    <w:p w14:paraId="457ECA4D" w14:textId="77777777" w:rsidR="00764718" w:rsidRPr="00764718" w:rsidRDefault="00764718" w:rsidP="00764718">
      <w:pPr>
        <w:pStyle w:val="EndNoteBibliography"/>
      </w:pPr>
      <w:r w:rsidRPr="00764718">
        <w:t>Scally A, Dutheil JY, Hillier LW, Jordan GE, Goodhead I, Herrero J, Hobolth A, Lappalainen T, Mailund T, Marques-Bonet T, et al. 2012. Insights into hominid evolution from the gorilla genome sequence. Nature 483:169-175.</w:t>
      </w:r>
    </w:p>
    <w:p w14:paraId="73DE68EE" w14:textId="77777777" w:rsidR="00764718" w:rsidRPr="00764718" w:rsidRDefault="00764718" w:rsidP="00764718">
      <w:pPr>
        <w:pStyle w:val="EndNoteBibliography"/>
        <w:spacing w:after="0"/>
      </w:pPr>
    </w:p>
    <w:p w14:paraId="7713711F" w14:textId="77777777" w:rsidR="00764718" w:rsidRPr="00764718" w:rsidRDefault="00764718" w:rsidP="00764718">
      <w:pPr>
        <w:pStyle w:val="EndNoteBibliography"/>
      </w:pPr>
      <w:r w:rsidRPr="00764718">
        <w:t>Schenk JJ, Rowe KC, Steppan SJ. 2013. Ecological opportunity and incumbency in the diversification of repeated continental colonizations by muroid rodents. Syst Biol 62:837-864.</w:t>
      </w:r>
    </w:p>
    <w:p w14:paraId="380C61AA" w14:textId="77777777" w:rsidR="00764718" w:rsidRPr="00764718" w:rsidRDefault="00764718" w:rsidP="00764718">
      <w:pPr>
        <w:pStyle w:val="EndNoteBibliography"/>
        <w:spacing w:after="0"/>
      </w:pPr>
    </w:p>
    <w:p w14:paraId="5307A02A" w14:textId="77777777" w:rsidR="00764718" w:rsidRPr="00764718" w:rsidRDefault="00764718" w:rsidP="00764718">
      <w:pPr>
        <w:pStyle w:val="EndNoteBibliography"/>
      </w:pPr>
      <w:r w:rsidRPr="00764718">
        <w:t>Schliep KP. 2011. phangorn: phylogenetic analysis in R. Bioinformatics 27:592-593.</w:t>
      </w:r>
    </w:p>
    <w:p w14:paraId="7DB8FE0E" w14:textId="77777777" w:rsidR="00764718" w:rsidRPr="00764718" w:rsidRDefault="00764718" w:rsidP="00764718">
      <w:pPr>
        <w:pStyle w:val="EndNoteBibliography"/>
        <w:spacing w:after="0"/>
      </w:pPr>
    </w:p>
    <w:p w14:paraId="7B039520" w14:textId="77777777" w:rsidR="00764718" w:rsidRPr="00764718" w:rsidRDefault="00764718" w:rsidP="00764718">
      <w:pPr>
        <w:pStyle w:val="EndNoteBibliography"/>
      </w:pPr>
      <w:r w:rsidRPr="00764718">
        <w:t>Serizawa K, Suzuki H, Tsuchiya K. 2000. A phylogenetic view on species radiation in Apodemus inferred from variation of nuclear and mitochondrial genes. Biochem Genet 38:27-40.</w:t>
      </w:r>
    </w:p>
    <w:p w14:paraId="7796D537" w14:textId="77777777" w:rsidR="00764718" w:rsidRPr="00764718" w:rsidRDefault="00764718" w:rsidP="00764718">
      <w:pPr>
        <w:pStyle w:val="EndNoteBibliography"/>
        <w:spacing w:after="0"/>
      </w:pPr>
    </w:p>
    <w:p w14:paraId="07601413" w14:textId="77777777" w:rsidR="00764718" w:rsidRPr="00764718" w:rsidRDefault="00764718" w:rsidP="00764718">
      <w:pPr>
        <w:pStyle w:val="EndNoteBibliography"/>
      </w:pPr>
      <w:r w:rsidRPr="00764718">
        <w:t>Shifman S, Bell JT, Copley RR, Taylor MS, Williams RW, Mott R, Flint J. 2006. A high-resolution single nucleotide polymorphism genetic map of the mouse genome. PLoS Biol 4:e395.</w:t>
      </w:r>
    </w:p>
    <w:p w14:paraId="63D10A01" w14:textId="77777777" w:rsidR="00764718" w:rsidRPr="00764718" w:rsidRDefault="00764718" w:rsidP="00764718">
      <w:pPr>
        <w:pStyle w:val="EndNoteBibliography"/>
        <w:spacing w:after="0"/>
      </w:pPr>
    </w:p>
    <w:p w14:paraId="77295878" w14:textId="77777777" w:rsidR="00764718" w:rsidRPr="00764718" w:rsidRDefault="00764718" w:rsidP="00764718">
      <w:pPr>
        <w:pStyle w:val="EndNoteBibliography"/>
      </w:pPr>
      <w:r w:rsidRPr="00764718">
        <w:t>Singhal S, Leffler EM, Sannareddy K, Turner I, Venn O, Hooper DM, Strand AI, Li Q, Raney B, Balakrishnan CN, et al. 2015. Stable recombination hotspots in birds. Science 350:928-932.</w:t>
      </w:r>
    </w:p>
    <w:p w14:paraId="4B6A72E0" w14:textId="77777777" w:rsidR="00764718" w:rsidRPr="00764718" w:rsidRDefault="00764718" w:rsidP="00764718">
      <w:pPr>
        <w:pStyle w:val="EndNoteBibliography"/>
        <w:spacing w:after="0"/>
      </w:pPr>
    </w:p>
    <w:p w14:paraId="38975BE8" w14:textId="77777777" w:rsidR="00764718" w:rsidRPr="00764718" w:rsidRDefault="00764718" w:rsidP="00764718">
      <w:pPr>
        <w:pStyle w:val="EndNoteBibliography"/>
      </w:pPr>
      <w:r w:rsidRPr="00764718">
        <w:t>Slatkin M, Pollack JL. 2006. The concordance of gene trees and species trees at two linked loci. Genetics 172:1979-1984.</w:t>
      </w:r>
    </w:p>
    <w:p w14:paraId="1B031C09" w14:textId="77777777" w:rsidR="00764718" w:rsidRPr="00764718" w:rsidRDefault="00764718" w:rsidP="00764718">
      <w:pPr>
        <w:pStyle w:val="EndNoteBibliography"/>
        <w:spacing w:after="0"/>
      </w:pPr>
    </w:p>
    <w:p w14:paraId="46E73D2E" w14:textId="77777777" w:rsidR="00764718" w:rsidRPr="00764718" w:rsidRDefault="00764718" w:rsidP="00764718">
      <w:pPr>
        <w:pStyle w:val="EndNoteBibliography"/>
      </w:pPr>
      <w:r w:rsidRPr="00764718">
        <w:t>Smagulova F, Gregoretti IV, Brick K, Khil P, Camerini-Otero RD, Petukhova GV. 2011. Genome-wide analysis reveals novel molecular features of mouse recombination hotspots. Nature 472:375-378.</w:t>
      </w:r>
    </w:p>
    <w:p w14:paraId="44EEEB58" w14:textId="77777777" w:rsidR="00764718" w:rsidRPr="00764718" w:rsidRDefault="00764718" w:rsidP="00764718">
      <w:pPr>
        <w:pStyle w:val="EndNoteBibliography"/>
        <w:spacing w:after="0"/>
      </w:pPr>
    </w:p>
    <w:p w14:paraId="29F85445" w14:textId="134DCC7F" w:rsidR="00764718" w:rsidRPr="00764718" w:rsidRDefault="00764718" w:rsidP="00764718">
      <w:pPr>
        <w:pStyle w:val="EndNoteBibliography"/>
      </w:pPr>
      <w:r w:rsidRPr="00764718">
        <w:t xml:space="preserve">RepeatMasker Open-4.0 [Internet]. 2013-2015. Available from </w:t>
      </w:r>
      <w:hyperlink r:id="rId21" w:history="1">
        <w:r w:rsidRPr="00764718">
          <w:rPr>
            <w:rStyle w:val="Hyperlink"/>
          </w:rPr>
          <w:t>http://www.repeatmasker.org</w:t>
        </w:r>
      </w:hyperlink>
      <w:r w:rsidRPr="00764718">
        <w:t>.</w:t>
      </w:r>
    </w:p>
    <w:p w14:paraId="5502B045" w14:textId="77777777" w:rsidR="00764718" w:rsidRPr="00764718" w:rsidRDefault="00764718" w:rsidP="00764718">
      <w:pPr>
        <w:pStyle w:val="EndNoteBibliography"/>
        <w:spacing w:after="0"/>
      </w:pPr>
    </w:p>
    <w:p w14:paraId="54A50120" w14:textId="77777777" w:rsidR="00764718" w:rsidRPr="00764718" w:rsidRDefault="00764718" w:rsidP="00764718">
      <w:pPr>
        <w:pStyle w:val="EndNoteBibliography"/>
      </w:pPr>
      <w:r w:rsidRPr="00764718">
        <w:t>Smith BT, Merwin J, Provost KL, Thom G, Brumfield RT, Ferreira M, Mauck WM, Moyle RG, Wright TF, Joseph L. 2023. Phylogenomic Analysis of the Parrots of the World Distinguishes Artifactual from Biological Sources of Gene Tree Discordance. Syst Biol 72:228-241.</w:t>
      </w:r>
    </w:p>
    <w:p w14:paraId="169DD1E7" w14:textId="77777777" w:rsidR="00764718" w:rsidRPr="00764718" w:rsidRDefault="00764718" w:rsidP="00764718">
      <w:pPr>
        <w:pStyle w:val="EndNoteBibliography"/>
        <w:spacing w:after="0"/>
      </w:pPr>
    </w:p>
    <w:p w14:paraId="1E0EC9A8" w14:textId="77777777" w:rsidR="00764718" w:rsidRPr="00764718" w:rsidRDefault="00764718" w:rsidP="00764718">
      <w:pPr>
        <w:pStyle w:val="EndNoteBibliography"/>
      </w:pPr>
      <w:r w:rsidRPr="00764718">
        <w:t>Smith JM, Haigh J. 1974. The hitch-hiking effect of a favourable gene. Genet Res 23:23-35.</w:t>
      </w:r>
    </w:p>
    <w:p w14:paraId="140F07C9" w14:textId="77777777" w:rsidR="00764718" w:rsidRPr="00764718" w:rsidRDefault="00764718" w:rsidP="00764718">
      <w:pPr>
        <w:pStyle w:val="EndNoteBibliography"/>
        <w:spacing w:after="0"/>
      </w:pPr>
    </w:p>
    <w:p w14:paraId="4390D7EE" w14:textId="77777777" w:rsidR="00764718" w:rsidRPr="00764718" w:rsidRDefault="00764718" w:rsidP="00764718">
      <w:pPr>
        <w:pStyle w:val="EndNoteBibliography"/>
      </w:pPr>
      <w:r w:rsidRPr="00764718">
        <w:t>Smith MD, Wertheim JO, Weaver S, Murrell B, Scheffler K, Kosakovsky Pond SL. 2015. Less is more: an adaptive branch-site random effects model for efficient detection of episodic diversifying selection. Mol Biol Evol 32:1342-1353.</w:t>
      </w:r>
    </w:p>
    <w:p w14:paraId="12936C5B" w14:textId="77777777" w:rsidR="00764718" w:rsidRPr="00764718" w:rsidRDefault="00764718" w:rsidP="00764718">
      <w:pPr>
        <w:pStyle w:val="EndNoteBibliography"/>
        <w:spacing w:after="0"/>
      </w:pPr>
    </w:p>
    <w:p w14:paraId="5F1A4A9C" w14:textId="77777777" w:rsidR="00764718" w:rsidRPr="00764718" w:rsidRDefault="00764718" w:rsidP="00764718">
      <w:pPr>
        <w:pStyle w:val="EndNoteBibliography"/>
      </w:pPr>
      <w:r w:rsidRPr="00764718">
        <w:t>Smith SA, Brown JW, Walker JF. 2018. So many genes, so little time: A practical approach to divergence-time estimation in the genomic era. PLoS One 13:e0197433.</w:t>
      </w:r>
    </w:p>
    <w:p w14:paraId="24424736" w14:textId="77777777" w:rsidR="00764718" w:rsidRPr="00764718" w:rsidRDefault="00764718" w:rsidP="00764718">
      <w:pPr>
        <w:pStyle w:val="EndNoteBibliography"/>
        <w:spacing w:after="0"/>
      </w:pPr>
    </w:p>
    <w:p w14:paraId="2CDDC548" w14:textId="77777777" w:rsidR="00764718" w:rsidRPr="00764718" w:rsidRDefault="00764718" w:rsidP="00764718">
      <w:pPr>
        <w:pStyle w:val="EndNoteBibliography"/>
      </w:pPr>
      <w:r w:rsidRPr="00764718">
        <w:t>Smith SA, Moore MJ, Brown JW, Yang Y. 2015. Analysis of phylogenomic datasets reveals conflict, concordance, and gene duplications with examples from animals and plants. BMC Evol Biol 15:150.</w:t>
      </w:r>
    </w:p>
    <w:p w14:paraId="6307DDC4" w14:textId="77777777" w:rsidR="00764718" w:rsidRPr="00764718" w:rsidRDefault="00764718" w:rsidP="00764718">
      <w:pPr>
        <w:pStyle w:val="EndNoteBibliography"/>
        <w:spacing w:after="0"/>
      </w:pPr>
    </w:p>
    <w:p w14:paraId="76269910" w14:textId="77777777" w:rsidR="00764718" w:rsidRPr="00764718" w:rsidRDefault="00764718" w:rsidP="00764718">
      <w:pPr>
        <w:pStyle w:val="EndNoteBibliography"/>
      </w:pPr>
      <w:r w:rsidRPr="00764718">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23E71060" w14:textId="77777777" w:rsidR="00764718" w:rsidRPr="00764718" w:rsidRDefault="00764718" w:rsidP="00764718">
      <w:pPr>
        <w:pStyle w:val="EndNoteBibliography"/>
        <w:spacing w:after="0"/>
      </w:pPr>
    </w:p>
    <w:p w14:paraId="3F961949" w14:textId="77777777" w:rsidR="00764718" w:rsidRPr="00764718" w:rsidRDefault="00764718" w:rsidP="00764718">
      <w:pPr>
        <w:pStyle w:val="EndNoteBibliography"/>
      </w:pPr>
      <w:r w:rsidRPr="00764718">
        <w:t>Stapley J, Feulner PGD, Johnston SE, Santure AW, Smadja CM. 2017. Variation in recombination frequency and distribution across eukaryotes: patterns and processes. Philos Trans R Soc Lond B Biol Sci 372.</w:t>
      </w:r>
    </w:p>
    <w:p w14:paraId="5E82842C" w14:textId="77777777" w:rsidR="00764718" w:rsidRPr="00764718" w:rsidRDefault="00764718" w:rsidP="00764718">
      <w:pPr>
        <w:pStyle w:val="EndNoteBibliography"/>
        <w:spacing w:after="0"/>
      </w:pPr>
    </w:p>
    <w:p w14:paraId="37BB8C5B" w14:textId="77777777" w:rsidR="00764718" w:rsidRPr="00764718" w:rsidRDefault="00764718" w:rsidP="00764718">
      <w:pPr>
        <w:pStyle w:val="EndNoteBibliography"/>
      </w:pPr>
      <w:r w:rsidRPr="00764718">
        <w:t>Steppan SJ, Adkins RM, Spinks PQ, Hale C. 2005. Multigene phylogeny of the Old World mice, Murinae, reveals distinct geographic lineages and the declining utility of mitochondrial genes compared to nuclear genes. Mol Phylogenet Evol 37:370-388.</w:t>
      </w:r>
    </w:p>
    <w:p w14:paraId="0E352858" w14:textId="77777777" w:rsidR="00764718" w:rsidRPr="00764718" w:rsidRDefault="00764718" w:rsidP="00764718">
      <w:pPr>
        <w:pStyle w:val="EndNoteBibliography"/>
        <w:spacing w:after="0"/>
      </w:pPr>
    </w:p>
    <w:p w14:paraId="17D7272E" w14:textId="77777777" w:rsidR="00764718" w:rsidRPr="00764718" w:rsidRDefault="00764718" w:rsidP="00764718">
      <w:pPr>
        <w:pStyle w:val="EndNoteBibliography"/>
      </w:pPr>
      <w:r w:rsidRPr="00764718">
        <w:t>Steppan SJ, Schenk JJ. 2017. Muroid rodent phylogenetics: 900-species tree reveals increasing diversification rates. PLoS One 12:e0183070.</w:t>
      </w:r>
    </w:p>
    <w:p w14:paraId="03834E37" w14:textId="77777777" w:rsidR="00764718" w:rsidRPr="00764718" w:rsidRDefault="00764718" w:rsidP="00764718">
      <w:pPr>
        <w:pStyle w:val="EndNoteBibliography"/>
        <w:spacing w:after="0"/>
      </w:pPr>
    </w:p>
    <w:p w14:paraId="322F5ED6" w14:textId="77777777" w:rsidR="00764718" w:rsidRPr="00764718" w:rsidRDefault="00764718" w:rsidP="00764718">
      <w:pPr>
        <w:pStyle w:val="EndNoteBibliography"/>
      </w:pPr>
      <w:r w:rsidRPr="00764718">
        <w:t>Stevison LS, Woerner AE, Kidd JM, Kelley JL, Veeramah KR, McManus KF, Great Ape Genome P, Bustamante CD, Hammer MF, Wall JD. 2016. The Time Scale of Recombination Rate Evolution in Great Apes. Mol Biol Evol 33:928-945.</w:t>
      </w:r>
    </w:p>
    <w:p w14:paraId="227B0604" w14:textId="77777777" w:rsidR="00764718" w:rsidRPr="00764718" w:rsidRDefault="00764718" w:rsidP="00764718">
      <w:pPr>
        <w:pStyle w:val="EndNoteBibliography"/>
        <w:spacing w:after="0"/>
      </w:pPr>
    </w:p>
    <w:p w14:paraId="79FE7638" w14:textId="77777777" w:rsidR="00764718" w:rsidRPr="00764718" w:rsidRDefault="00764718" w:rsidP="00764718">
      <w:pPr>
        <w:pStyle w:val="EndNoteBibliography"/>
      </w:pPr>
      <w:r w:rsidRPr="00764718">
        <w:t>Sun C, Huang J, Wang Y, Zhao X, Su L, Thomas GWC, Zhao M, Zhang X, Jungreis I, Kellis M, et al. 2021. Genus-Wide Characterization of Bumblebee Genomes Provides Insights into Their Evolution and Variation in Ecological and Behavioral Traits. Mol Biol Evol 38:486-501.</w:t>
      </w:r>
    </w:p>
    <w:p w14:paraId="4AD392C8" w14:textId="77777777" w:rsidR="00764718" w:rsidRPr="00764718" w:rsidRDefault="00764718" w:rsidP="00764718">
      <w:pPr>
        <w:pStyle w:val="EndNoteBibliography"/>
        <w:spacing w:after="0"/>
      </w:pPr>
    </w:p>
    <w:p w14:paraId="35A7E6F9" w14:textId="77777777" w:rsidR="00764718" w:rsidRPr="00764718" w:rsidRDefault="00764718" w:rsidP="00764718">
      <w:pPr>
        <w:pStyle w:val="EndNoteBibliography"/>
      </w:pPr>
      <w:r w:rsidRPr="00764718">
        <w:t>Suzuki H, Shimada T, Terashima M, Tsuchiya K, Aplin K. 2004. Temporal, spatial, and ecological modes of evolution of Eurasian Mus based on mitochondrial and nuclear gene sequences. Mol Phylogenet Evol 33:626-646.</w:t>
      </w:r>
    </w:p>
    <w:p w14:paraId="1DECF042" w14:textId="77777777" w:rsidR="00764718" w:rsidRPr="00764718" w:rsidRDefault="00764718" w:rsidP="00764718">
      <w:pPr>
        <w:pStyle w:val="EndNoteBibliography"/>
        <w:spacing w:after="0"/>
      </w:pPr>
    </w:p>
    <w:p w14:paraId="47B1FF42" w14:textId="77777777" w:rsidR="00764718" w:rsidRPr="00764718" w:rsidRDefault="00764718" w:rsidP="00764718">
      <w:pPr>
        <w:pStyle w:val="EndNoteBibliography"/>
      </w:pPr>
      <w:r w:rsidRPr="00764718">
        <w:t>Tange O. 2018. GNU Parallel.</w:t>
      </w:r>
    </w:p>
    <w:p w14:paraId="4775841D" w14:textId="77777777" w:rsidR="00764718" w:rsidRPr="00764718" w:rsidRDefault="00764718" w:rsidP="00764718">
      <w:pPr>
        <w:pStyle w:val="EndNoteBibliography"/>
        <w:spacing w:after="0"/>
      </w:pPr>
    </w:p>
    <w:p w14:paraId="59E626DF" w14:textId="77777777" w:rsidR="00764718" w:rsidRPr="00764718" w:rsidRDefault="00764718" w:rsidP="00764718">
      <w:pPr>
        <w:pStyle w:val="EndNoteBibliography"/>
      </w:pPr>
      <w:r w:rsidRPr="00764718">
        <w:t>To TH, Jung M, Lycett S, Gascuel O. 2016. Fast Dating Using Least-Squares Criteria and Algorithms. Syst Biol 65:82-97.</w:t>
      </w:r>
    </w:p>
    <w:p w14:paraId="32D61DDF" w14:textId="77777777" w:rsidR="00764718" w:rsidRPr="00764718" w:rsidRDefault="00764718" w:rsidP="00764718">
      <w:pPr>
        <w:pStyle w:val="EndNoteBibliography"/>
        <w:spacing w:after="0"/>
      </w:pPr>
    </w:p>
    <w:p w14:paraId="5BD200D0" w14:textId="77777777" w:rsidR="00764718" w:rsidRPr="00764718" w:rsidRDefault="00764718" w:rsidP="00764718">
      <w:pPr>
        <w:pStyle w:val="EndNoteBibliography"/>
      </w:pPr>
      <w:r w:rsidRPr="00764718">
        <w:t>Treaster S, Deelen J, Daane JM, Murabito J, Karasik D, Harris MP. 2023. Convergent genomics of longevity in rockfishes highlights the genetics of human life span variation. Sci Adv 9:eadd2743.</w:t>
      </w:r>
    </w:p>
    <w:p w14:paraId="276BF30E" w14:textId="77777777" w:rsidR="00764718" w:rsidRPr="00764718" w:rsidRDefault="00764718" w:rsidP="00764718">
      <w:pPr>
        <w:pStyle w:val="EndNoteBibliography"/>
        <w:spacing w:after="0"/>
      </w:pPr>
    </w:p>
    <w:p w14:paraId="7E051158" w14:textId="77777777" w:rsidR="00764718" w:rsidRPr="00764718" w:rsidRDefault="00764718" w:rsidP="00764718">
      <w:pPr>
        <w:pStyle w:val="EndNoteBibliography"/>
      </w:pPr>
      <w:r w:rsidRPr="00764718">
        <w:t>van der Valk T, Pecnerova P, Diez-Del-Molino D, Bergstrom A, Oppenheimer J, Hartmann S, Xenikoudakis G, Thomas JA, Dehasque M, Saglican E, et al. 2021. Million-year-old DNA sheds light on the genomic history of mammoths. Nature 591:265-269.</w:t>
      </w:r>
    </w:p>
    <w:p w14:paraId="33B46486" w14:textId="77777777" w:rsidR="00764718" w:rsidRPr="00764718" w:rsidRDefault="00764718" w:rsidP="00764718">
      <w:pPr>
        <w:pStyle w:val="EndNoteBibliography"/>
        <w:spacing w:after="0"/>
      </w:pPr>
    </w:p>
    <w:p w14:paraId="71497278" w14:textId="77777777" w:rsidR="00764718" w:rsidRPr="00764718" w:rsidRDefault="00764718" w:rsidP="00764718">
      <w:pPr>
        <w:pStyle w:val="EndNoteBibliography"/>
      </w:pPr>
      <w:r w:rsidRPr="00764718">
        <w:t>Vanderpool D, Minh BQ, Lanfear R, Hughes D, Murali S, Harris RA, Raveendran M, Muzny DM, Hibbins MS, Williamson RJ, et al. 2020. Primate phylogenomics uncovers multiple rapid radiations and ancient interspecific introgression. PLoS Biol 18:e3000954.</w:t>
      </w:r>
    </w:p>
    <w:p w14:paraId="48BC9245" w14:textId="77777777" w:rsidR="00764718" w:rsidRPr="00764718" w:rsidRDefault="00764718" w:rsidP="00764718">
      <w:pPr>
        <w:pStyle w:val="EndNoteBibliography"/>
        <w:spacing w:after="0"/>
      </w:pPr>
    </w:p>
    <w:p w14:paraId="1002A1D5" w14:textId="77777777" w:rsidR="00764718" w:rsidRPr="00764718" w:rsidRDefault="00764718" w:rsidP="00764718">
      <w:pPr>
        <w:pStyle w:val="EndNoteBibliography"/>
      </w:pPr>
      <w:r w:rsidRPr="00764718">
        <w:t>Wang LG, Lam TT, Xu S, Dai Z, Zhou L, Feng T, Guo P, Dunn CW, Jones BR, Bradley T, et al. 2020. Treeio: An R Package for Phylogenetic Tree Input and Output with Richly Annotated and Associated Data. Mol Biol Evol 37:599-603.</w:t>
      </w:r>
    </w:p>
    <w:p w14:paraId="3AA4FF2A" w14:textId="77777777" w:rsidR="00764718" w:rsidRPr="00764718" w:rsidRDefault="00764718" w:rsidP="00764718">
      <w:pPr>
        <w:pStyle w:val="EndNoteBibliography"/>
        <w:spacing w:after="0"/>
      </w:pPr>
    </w:p>
    <w:p w14:paraId="63C58A99" w14:textId="77777777" w:rsidR="00764718" w:rsidRPr="00764718" w:rsidRDefault="00764718" w:rsidP="00764718">
      <w:pPr>
        <w:pStyle w:val="EndNoteBibliography"/>
      </w:pPr>
      <w:r w:rsidRPr="00764718">
        <w:t>White MA, Ane C, Dewey CN, Larget BR, Payseur BA. 2009. Fine-scale phylogenetic discordance across the house mouse genome. PLoS Genet 5:e1000729.</w:t>
      </w:r>
    </w:p>
    <w:p w14:paraId="6E4D701B" w14:textId="77777777" w:rsidR="00764718" w:rsidRPr="00764718" w:rsidRDefault="00764718" w:rsidP="00764718">
      <w:pPr>
        <w:pStyle w:val="EndNoteBibliography"/>
        <w:spacing w:after="0"/>
      </w:pPr>
    </w:p>
    <w:p w14:paraId="71E02D3D" w14:textId="77777777" w:rsidR="00764718" w:rsidRPr="00764718" w:rsidRDefault="00764718" w:rsidP="00764718">
      <w:pPr>
        <w:pStyle w:val="EndNoteBibliography"/>
      </w:pPr>
      <w:r w:rsidRPr="00764718">
        <w:t>Yalcin B, Wong K, Agam A, Goodson M, Keane TM, Gan X, Nellaker C, Goodstadt L, Nicod J, Bhomra A, et al. 2011. Sequence-based characterization of structural variation in the mouse genome. Nature 477:326-329.</w:t>
      </w:r>
    </w:p>
    <w:p w14:paraId="39442453" w14:textId="77777777" w:rsidR="00764718" w:rsidRPr="00764718" w:rsidRDefault="00764718" w:rsidP="00764718">
      <w:pPr>
        <w:pStyle w:val="EndNoteBibliography"/>
        <w:spacing w:after="0"/>
      </w:pPr>
    </w:p>
    <w:p w14:paraId="5560CA0A" w14:textId="77777777" w:rsidR="00764718" w:rsidRPr="00764718" w:rsidRDefault="00764718" w:rsidP="00764718">
      <w:pPr>
        <w:pStyle w:val="EndNoteBibliography"/>
      </w:pPr>
      <w:r w:rsidRPr="00764718">
        <w:lastRenderedPageBreak/>
        <w:t>Yang Z. 2007. PAML 4: phylogenetic analysis by maximum likelihood. Mol Biol Evol 24:1586-1591.</w:t>
      </w:r>
    </w:p>
    <w:p w14:paraId="4607B2FB" w14:textId="77777777" w:rsidR="00764718" w:rsidRPr="00764718" w:rsidRDefault="00764718" w:rsidP="00764718">
      <w:pPr>
        <w:pStyle w:val="EndNoteBibliography"/>
        <w:spacing w:after="0"/>
      </w:pPr>
    </w:p>
    <w:p w14:paraId="3BEA4106" w14:textId="77777777" w:rsidR="00764718" w:rsidRPr="00764718" w:rsidRDefault="00764718" w:rsidP="00764718">
      <w:pPr>
        <w:pStyle w:val="EndNoteBibliography"/>
      </w:pPr>
      <w:r w:rsidRPr="00764718">
        <w:t>Yekutieli D, Benjamini Y. 1999. Resampling-based false discovery rate controlling multiple test procedures for correlated test statistics. Journal of Statistical Planning and Inference 82:171-196.</w:t>
      </w:r>
    </w:p>
    <w:p w14:paraId="738230FD" w14:textId="77777777" w:rsidR="00764718" w:rsidRPr="00764718" w:rsidRDefault="00764718" w:rsidP="00764718">
      <w:pPr>
        <w:pStyle w:val="EndNoteBibliography"/>
        <w:spacing w:after="0"/>
      </w:pPr>
    </w:p>
    <w:p w14:paraId="663AC071" w14:textId="77777777" w:rsidR="00764718" w:rsidRPr="00764718" w:rsidRDefault="00764718" w:rsidP="00764718">
      <w:pPr>
        <w:pStyle w:val="EndNoteBibliography"/>
      </w:pPr>
      <w:r w:rsidRPr="00764718">
        <w:t>Yu G. 2020. Using ggtree to Visualize Data on Tree-Like Structures. Curr Protoc Bioinformatics 69:e96.</w:t>
      </w:r>
    </w:p>
    <w:p w14:paraId="4A3FE310" w14:textId="77777777" w:rsidR="00764718" w:rsidRPr="00764718" w:rsidRDefault="00764718" w:rsidP="00764718">
      <w:pPr>
        <w:pStyle w:val="EndNoteBibliography"/>
        <w:spacing w:after="0"/>
      </w:pPr>
    </w:p>
    <w:p w14:paraId="04AD8EA8" w14:textId="77777777" w:rsidR="00764718" w:rsidRPr="00764718" w:rsidRDefault="00764718" w:rsidP="00764718">
      <w:pPr>
        <w:pStyle w:val="EndNoteBibliography"/>
      </w:pPr>
      <w:r w:rsidRPr="00764718">
        <w:t>Yu G, Smith DK, Zhu H, Guan Y, Lam TT-Y. 2017. ggtree: an r package for visualization and annotation of phylogenetic trees with their covariates and other associated data. Methods in Ecology and Evolution 8:28-36.</w:t>
      </w:r>
    </w:p>
    <w:p w14:paraId="584B5EBE" w14:textId="77777777" w:rsidR="00764718" w:rsidRPr="00764718" w:rsidRDefault="00764718" w:rsidP="00764718">
      <w:pPr>
        <w:pStyle w:val="EndNoteBibliography"/>
        <w:spacing w:after="0"/>
      </w:pPr>
    </w:p>
    <w:p w14:paraId="44D87184" w14:textId="77777777" w:rsidR="00764718" w:rsidRPr="00764718" w:rsidRDefault="00764718" w:rsidP="00764718">
      <w:pPr>
        <w:pStyle w:val="EndNoteBibliography"/>
      </w:pPr>
      <w:r w:rsidRPr="00764718">
        <w:t>Zhang C, Rabiee M, Sayyari E, Mirarab S. 2018. ASTRAL-III: polynomial time species tree reconstruction from partially resolved gene trees. BMC Bioinformatics 19:153.</w:t>
      </w:r>
    </w:p>
    <w:p w14:paraId="7726C975" w14:textId="77777777" w:rsidR="00764718" w:rsidRPr="00764718" w:rsidRDefault="00764718" w:rsidP="00764718">
      <w:pPr>
        <w:pStyle w:val="EndNoteBibliography"/>
      </w:pPr>
    </w:p>
    <w:p w14:paraId="4E5B64FE" w14:textId="3E87B490"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headerReference w:type="default" r:id="rId22"/>
      <w:footerReference w:type="default" r:id="rId2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32E72" w14:textId="77777777" w:rsidR="00287BA6" w:rsidRDefault="00287BA6" w:rsidP="007E3690">
      <w:pPr>
        <w:spacing w:after="0" w:line="240" w:lineRule="auto"/>
      </w:pPr>
      <w:r>
        <w:separator/>
      </w:r>
    </w:p>
  </w:endnote>
  <w:endnote w:type="continuationSeparator" w:id="0">
    <w:p w14:paraId="061BEE12" w14:textId="77777777" w:rsidR="00287BA6" w:rsidRDefault="00287BA6" w:rsidP="007E3690">
      <w:pPr>
        <w:spacing w:after="0" w:line="240" w:lineRule="auto"/>
      </w:pPr>
      <w:r>
        <w:continuationSeparator/>
      </w:r>
    </w:p>
  </w:endnote>
  <w:endnote w:type="continuationNotice" w:id="1">
    <w:p w14:paraId="35845617" w14:textId="77777777" w:rsidR="00287BA6" w:rsidRDefault="00287B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79F53" w14:textId="77777777" w:rsidR="00287BA6" w:rsidRDefault="00287BA6" w:rsidP="007E3690">
      <w:pPr>
        <w:spacing w:after="0" w:line="240" w:lineRule="auto"/>
      </w:pPr>
      <w:r>
        <w:separator/>
      </w:r>
    </w:p>
  </w:footnote>
  <w:footnote w:type="continuationSeparator" w:id="0">
    <w:p w14:paraId="0D897A42" w14:textId="77777777" w:rsidR="00287BA6" w:rsidRDefault="00287BA6" w:rsidP="007E3690">
      <w:pPr>
        <w:spacing w:after="0" w:line="240" w:lineRule="auto"/>
      </w:pPr>
      <w:r>
        <w:continuationSeparator/>
      </w:r>
    </w:p>
  </w:footnote>
  <w:footnote w:type="continuationNotice" w:id="1">
    <w:p w14:paraId="721080B3" w14:textId="77777777" w:rsidR="00287BA6" w:rsidRDefault="00287B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00790" w14:textId="77777777" w:rsidR="00113FE2" w:rsidRDefault="00113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omas, Gregg">
    <w15:presenceInfo w15:providerId="AD" w15:userId="S::gthomas@fas.harvard.edu::dfa61f86-18d4-44e1-a72b-c953fd59092c"/>
  </w15:person>
  <w15:person w15:author="Thomas, Gregg [2]">
    <w15:presenceInfo w15:providerId="AD" w15:userId="S::gregg.thomas@umt.edu::a9f431c7-9204-47a4-b1ca-563800683e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86771"/>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3FE2"/>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87BA6"/>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3FC5"/>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0A06"/>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068"/>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C7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4718"/>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3209"/>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4D2D"/>
    <w:rsid w:val="00A2583D"/>
    <w:rsid w:val="00A2666E"/>
    <w:rsid w:val="00A2667D"/>
    <w:rsid w:val="00A30057"/>
    <w:rsid w:val="00A3043B"/>
    <w:rsid w:val="00A30EEC"/>
    <w:rsid w:val="00A33492"/>
    <w:rsid w:val="00A3410D"/>
    <w:rsid w:val="00A35E3F"/>
    <w:rsid w:val="00A37DF6"/>
    <w:rsid w:val="00A40119"/>
    <w:rsid w:val="00A409BC"/>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5AB4"/>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BF7C47"/>
    <w:rsid w:val="00C008C5"/>
    <w:rsid w:val="00C03B76"/>
    <w:rsid w:val="00C04E5F"/>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6F5D"/>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409EC"/>
    <w:rsid w:val="00E41C86"/>
    <w:rsid w:val="00E4229C"/>
    <w:rsid w:val="00E43363"/>
    <w:rsid w:val="00E44640"/>
    <w:rsid w:val="00E46077"/>
    <w:rsid w:val="00E474D8"/>
    <w:rsid w:val="00E5055B"/>
    <w:rsid w:val="00E51274"/>
    <w:rsid w:val="00E540E8"/>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repeatmasker.or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robertlanfear.com/blog/files/concordance_facto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github.com/dwinter/pafr" TargetMode="External"/><Relationship Id="rId19" Type="http://schemas.openxmlformats.org/officeDocument/2006/relationships/hyperlink" Target="http://paleodb.org/"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45</Pages>
  <Words>27154</Words>
  <Characters>154782</Characters>
  <Application>Microsoft Office Word</Application>
  <DocSecurity>0</DocSecurity>
  <Lines>1289</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4</cp:revision>
  <cp:lastPrinted>2024-06-07T19:36:00Z</cp:lastPrinted>
  <dcterms:created xsi:type="dcterms:W3CDTF">2024-08-02T21:50:00Z</dcterms:created>
  <dcterms:modified xsi:type="dcterms:W3CDTF">2024-10-01T16:13:00Z</dcterms:modified>
</cp:coreProperties>
</file>