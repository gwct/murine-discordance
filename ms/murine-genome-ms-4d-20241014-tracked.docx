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7F3A552"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del w:id="0" w:author="Thomas, Gregg" w:date="2024-10-01T11:00:00Z" w16du:dateUtc="2024-10-01T15:00:00Z">
        <w:r w:rsidR="00BE5B09" w:rsidRPr="00004FE6">
          <w:rPr>
            <w:rFonts w:ascii="Times New Roman" w:hAnsi="Times New Roman" w:cs="Times New Roman"/>
            <w:b/>
            <w:bCs/>
            <w:sz w:val="24"/>
            <w:szCs w:val="24"/>
          </w:rPr>
          <w:delText>Old World mice and rats</w:delText>
        </w:r>
      </w:del>
      <w:ins w:id="1" w:author="Thomas, Gregg" w:date="2024-10-01T11:00:00Z" w16du:dateUtc="2024-10-01T15:00:00Z">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ins>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EDBEA22"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w:t>
      </w:r>
      <w:del w:id="2" w:author="Thomas, Gregg" w:date="2024-10-01T11:00:00Z" w16du:dateUtc="2024-10-01T15:00:00Z">
        <w:r w:rsidR="00D0250C">
          <w:rPr>
            <w:rFonts w:ascii="Times New Roman" w:hAnsi="Times New Roman" w:cs="Times New Roman"/>
            <w:sz w:val="24"/>
            <w:szCs w:val="24"/>
          </w:rPr>
          <w:delText>(Old World mice and rats)</w:delText>
        </w:r>
        <w:r w:rsidR="0089437D">
          <w:rPr>
            <w:rFonts w:ascii="Times New Roman" w:hAnsi="Times New Roman" w:cs="Times New Roman"/>
            <w:sz w:val="24"/>
            <w:szCs w:val="24"/>
          </w:rPr>
          <w:delText xml:space="preserve"> </w:delText>
        </w:r>
      </w:del>
      <w:r w:rsidR="0089437D">
        <w:rPr>
          <w:rFonts w:ascii="Times New Roman" w:hAnsi="Times New Roman" w:cs="Times New Roman"/>
          <w:sz w:val="24"/>
          <w:szCs w:val="24"/>
        </w:rPr>
        <w:t xml:space="preserve">–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gave rise to the</w:t>
      </w:r>
      <w:ins w:id="3" w:author="Thomas, Gregg" w:date="2024-10-01T11:00:00Z" w16du:dateUtc="2024-10-01T15:00:00Z">
        <w:r w:rsidR="00893681">
          <w:rPr>
            <w:rFonts w:ascii="Times New Roman" w:hAnsi="Times New Roman" w:cs="Times New Roman"/>
            <w:sz w:val="24"/>
            <w:szCs w:val="24"/>
          </w:rPr>
          <w:t xml:space="preserve"> </w:t>
        </w:r>
        <w:r w:rsidR="0042542A">
          <w:rPr>
            <w:rFonts w:ascii="Times New Roman" w:hAnsi="Times New Roman" w:cs="Times New Roman"/>
            <w:sz w:val="24"/>
            <w:szCs w:val="24"/>
          </w:rPr>
          <w:t>laboratory</w:t>
        </w:r>
      </w:ins>
      <w:r w:rsidR="0042542A">
        <w:rPr>
          <w:rFonts w:ascii="Times New Roman" w:hAnsi="Times New Roman" w:cs="Times New Roman"/>
          <w:sz w:val="24"/>
          <w:szCs w:val="24"/>
        </w:rPr>
        <w:t xml:space="preserv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ins w:id="4" w:author="Thomas, Gregg" w:date="2024-10-01T11:00:00Z" w16du:dateUtc="2024-10-01T15:00:00Z">
        <w:r w:rsidR="00A03219">
          <w:rPr>
            <w:rFonts w:ascii="Times New Roman" w:hAnsi="Times New Roman" w:cs="Times New Roman"/>
            <w:sz w:val="24"/>
            <w:szCs w:val="24"/>
          </w:rPr>
          <w:t xml:space="preserve">time-calibrated </w:t>
        </w:r>
      </w:ins>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del w:id="5" w:author="Thomas, Gregg" w:date="2024-10-01T11:00:00Z" w16du:dateUtc="2024-10-01T15:00:00Z">
        <w:r w:rsidR="00796392">
          <w:rPr>
            <w:rFonts w:ascii="Times New Roman" w:hAnsi="Times New Roman" w:cs="Times New Roman"/>
            <w:sz w:val="24"/>
            <w:szCs w:val="24"/>
          </w:rPr>
          <w:delText>and</w:delText>
        </w:r>
      </w:del>
      <w:ins w:id="6" w:author="Thomas, Gregg" w:date="2024-10-01T11:00:00Z" w16du:dateUtc="2024-10-01T15:00:00Z">
        <w:r w:rsidR="00A03219">
          <w:rPr>
            <w:rFonts w:ascii="Times New Roman" w:hAnsi="Times New Roman" w:cs="Times New Roman"/>
            <w:sz w:val="24"/>
            <w:szCs w:val="24"/>
          </w:rPr>
          <w:t>across 12 million years of divergence. We</w:t>
        </w:r>
      </w:ins>
      <w:r w:rsidR="00A03219">
        <w:rPr>
          <w:rFonts w:ascii="Times New Roman" w:hAnsi="Times New Roman" w:cs="Times New Roman"/>
          <w:sz w:val="24"/>
          <w:szCs w:val="24"/>
        </w:rPr>
        <w:t xml:space="preserv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del w:id="7" w:author="Thomas, Gregg" w:date="2024-10-01T11:00:00Z" w16du:dateUtc="2024-10-01T15:00:00Z">
        <w:r w:rsidR="003C2652">
          <w:rPr>
            <w:rFonts w:ascii="Times New Roman" w:hAnsi="Times New Roman" w:cs="Times New Roman"/>
            <w:sz w:val="24"/>
            <w:szCs w:val="24"/>
          </w:rPr>
          <w:delText>.</w:delText>
        </w:r>
        <w:r w:rsidR="00727C10">
          <w:rPr>
            <w:rFonts w:ascii="Times New Roman" w:hAnsi="Times New Roman" w:cs="Times New Roman"/>
            <w:sz w:val="24"/>
            <w:szCs w:val="24"/>
          </w:rPr>
          <w:delText xml:space="preserve"> </w:delText>
        </w:r>
        <w:r w:rsidR="00247FEB">
          <w:rPr>
            <w:rFonts w:ascii="Times New Roman" w:hAnsi="Times New Roman" w:cs="Times New Roman"/>
            <w:sz w:val="24"/>
            <w:szCs w:val="24"/>
          </w:rPr>
          <w:delText>While we f</w:delText>
        </w:r>
        <w:r w:rsidR="00981BBE">
          <w:rPr>
            <w:rFonts w:ascii="Times New Roman" w:hAnsi="Times New Roman" w:cs="Times New Roman"/>
            <w:sz w:val="24"/>
            <w:szCs w:val="24"/>
          </w:rPr>
          <w:delText>ou</w:delText>
        </w:r>
        <w:r w:rsidR="00247FEB">
          <w:rPr>
            <w:rFonts w:ascii="Times New Roman" w:hAnsi="Times New Roman" w:cs="Times New Roman"/>
            <w:sz w:val="24"/>
            <w:szCs w:val="24"/>
          </w:rPr>
          <w:delText>nd</w:delText>
        </w:r>
      </w:del>
      <w:ins w:id="8" w:author="Thomas, Gregg" w:date="2024-10-01T11:00:00Z" w16du:dateUtc="2024-10-01T15:00:00Z">
        <w:r w:rsidR="00734B4F">
          <w:rPr>
            <w:rFonts w:ascii="Times New Roman" w:hAnsi="Times New Roman" w:cs="Times New Roman"/>
            <w:sz w:val="24"/>
            <w:szCs w:val="24"/>
          </w:rPr>
          <w:t>,</w:t>
        </w:r>
        <w:r w:rsidR="00A03219">
          <w:rPr>
            <w:rFonts w:ascii="Times New Roman" w:hAnsi="Times New Roman" w:cs="Times New Roman"/>
            <w:sz w:val="24"/>
            <w:szCs w:val="24"/>
          </w:rPr>
          <w:t xml:space="preserve"> but</w:t>
        </w:r>
      </w:ins>
      <w:r w:rsidR="00A03219">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ins w:id="9" w:author="Thomas, Gregg" w:date="2024-10-01T11:00:00Z" w16du:dateUtc="2024-10-01T15:00:00Z">
        <w:r w:rsidR="00A03219">
          <w:rPr>
            <w:rFonts w:ascii="Times New Roman" w:hAnsi="Times New Roman" w:cs="Times New Roman"/>
            <w:sz w:val="24"/>
            <w:szCs w:val="24"/>
          </w:rPr>
          <w:t>. However</w:t>
        </w:r>
      </w:ins>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ins w:id="10" w:author="Thomas, Gregg" w:date="2024-10-01T11:00:00Z" w16du:dateUtc="2024-10-01T15:00:00Z">
        <w:r w:rsidR="00734B4F">
          <w:rPr>
            <w:rFonts w:ascii="Times New Roman" w:hAnsi="Times New Roman" w:cs="Times New Roman"/>
            <w:sz w:val="24"/>
            <w:szCs w:val="24"/>
          </w:rPr>
          <w:t xml:space="preserve">appreciably </w:t>
        </w:r>
      </w:ins>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43530F2E" w14:textId="77777777" w:rsidR="009548FD" w:rsidRDefault="009548FD" w:rsidP="005F6398">
      <w:pPr>
        <w:spacing w:after="160" w:line="259" w:lineRule="auto"/>
        <w:jc w:val="both"/>
        <w:rPr>
          <w:ins w:id="11" w:author="Thomas, Gregg [2]" w:date="2024-10-16T09:45:00Z" w16du:dateUtc="2024-10-16T13:45:00Z"/>
          <w:rFonts w:ascii="Times New Roman" w:hAnsi="Times New Roman" w:cs="Times New Roman"/>
          <w:b/>
          <w:bCs/>
          <w:sz w:val="24"/>
          <w:szCs w:val="24"/>
        </w:rPr>
      </w:pPr>
    </w:p>
    <w:p w14:paraId="16CB58D1" w14:textId="77777777" w:rsidR="009548FD" w:rsidRDefault="009548FD" w:rsidP="005F6398">
      <w:pPr>
        <w:spacing w:after="160" w:line="259" w:lineRule="auto"/>
        <w:jc w:val="both"/>
        <w:rPr>
          <w:ins w:id="12" w:author="Thomas, Gregg [2]" w:date="2024-10-16T09:46:00Z" w16du:dateUtc="2024-10-16T13:46:00Z"/>
          <w:rFonts w:ascii="Times New Roman" w:hAnsi="Times New Roman" w:cs="Times New Roman"/>
          <w:i/>
          <w:iCs/>
          <w:sz w:val="24"/>
          <w:szCs w:val="24"/>
        </w:rPr>
      </w:pPr>
      <w:ins w:id="13" w:author="Thomas, Gregg [2]" w:date="2024-10-16T09:45:00Z" w16du:dateUtc="2024-10-16T13:45:00Z">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w:t>
        </w:r>
      </w:ins>
      <w:ins w:id="14" w:author="Thomas, Gregg [2]" w:date="2024-10-16T09:46:00Z" w16du:dateUtc="2024-10-16T13:46:00Z">
        <w:r>
          <w:rPr>
            <w:rFonts w:ascii="Times New Roman" w:hAnsi="Times New Roman" w:cs="Times New Roman"/>
            <w:i/>
            <w:iCs/>
            <w:sz w:val="24"/>
            <w:szCs w:val="24"/>
          </w:rPr>
          <w:t xml:space="preserve"> molecular evolution</w:t>
        </w:r>
      </w:ins>
      <w:ins w:id="15" w:author="Thomas, Gregg [2]" w:date="2024-10-16T09:45:00Z" w16du:dateUtc="2024-10-16T13:45:00Z">
        <w:r>
          <w:rPr>
            <w:rFonts w:ascii="Times New Roman" w:hAnsi="Times New Roman" w:cs="Times New Roman"/>
            <w:i/>
            <w:iCs/>
            <w:sz w:val="24"/>
            <w:szCs w:val="24"/>
          </w:rPr>
          <w:t xml:space="preserve"> recombination, genomics, </w:t>
        </w:r>
      </w:ins>
      <w:ins w:id="16" w:author="Thomas, Gregg [2]" w:date="2024-10-16T09:46:00Z" w16du:dateUtc="2024-10-16T13:46:00Z">
        <w:r>
          <w:rPr>
            <w:rFonts w:ascii="Times New Roman" w:hAnsi="Times New Roman" w:cs="Times New Roman"/>
            <w:i/>
            <w:iCs/>
            <w:sz w:val="24"/>
            <w:szCs w:val="24"/>
          </w:rPr>
          <w:t>mouse</w:t>
        </w:r>
      </w:ins>
    </w:p>
    <w:p w14:paraId="6A94C6C3" w14:textId="77777777" w:rsidR="009548FD" w:rsidRDefault="009548FD" w:rsidP="005F6398">
      <w:pPr>
        <w:spacing w:after="160" w:line="259" w:lineRule="auto"/>
        <w:jc w:val="both"/>
        <w:rPr>
          <w:ins w:id="17" w:author="Thomas, Gregg [2]" w:date="2024-10-16T09:46:00Z" w16du:dateUtc="2024-10-16T13:46:00Z"/>
          <w:rFonts w:ascii="Times New Roman" w:hAnsi="Times New Roman" w:cs="Times New Roman"/>
          <w:b/>
          <w:bCs/>
          <w:sz w:val="24"/>
          <w:szCs w:val="24"/>
        </w:rPr>
      </w:pPr>
      <w:ins w:id="18" w:author="Thomas, Gregg [2]" w:date="2024-10-16T09:46:00Z" w16du:dateUtc="2024-10-16T13:46:00Z">
        <w:r>
          <w:rPr>
            <w:rFonts w:ascii="Times New Roman" w:hAnsi="Times New Roman" w:cs="Times New Roman"/>
            <w:b/>
            <w:bCs/>
            <w:sz w:val="24"/>
            <w:szCs w:val="24"/>
          </w:rPr>
          <w:t>Significance Statement</w:t>
        </w:r>
      </w:ins>
    </w:p>
    <w:p w14:paraId="28A14304" w14:textId="589555FE" w:rsidR="00805723" w:rsidRPr="00204945" w:rsidRDefault="009548FD" w:rsidP="005F6398">
      <w:pPr>
        <w:spacing w:after="160" w:line="259" w:lineRule="auto"/>
        <w:jc w:val="both"/>
        <w:rPr>
          <w:rFonts w:ascii="Times New Roman" w:hAnsi="Times New Roman" w:cs="Times New Roman"/>
          <w:sz w:val="24"/>
          <w:szCs w:val="24"/>
        </w:rPr>
      </w:pPr>
      <w:ins w:id="19" w:author="Thomas, Gregg [2]" w:date="2024-10-16T09:46:00Z" w16du:dateUtc="2024-10-16T13:46:00Z">
        <w:r>
          <w:rPr>
            <w:rFonts w:ascii="Times New Roman" w:hAnsi="Times New Roman" w:cs="Times New Roman"/>
            <w:sz w:val="24"/>
            <w:szCs w:val="24"/>
          </w:rPr>
          <w:t xml:space="preserve">Genomic data </w:t>
        </w:r>
      </w:ins>
      <w:ins w:id="20" w:author="Thomas, Gregg [2]" w:date="2024-10-16T09:47:00Z" w16du:dateUtc="2024-10-16T13:47:00Z">
        <w:r>
          <w:rPr>
            <w:rFonts w:ascii="Times New Roman" w:hAnsi="Times New Roman" w:cs="Times New Roman"/>
            <w:sz w:val="24"/>
            <w:szCs w:val="24"/>
          </w:rPr>
          <w:t>has demonstrated that when sequences from multiple species are compared</w:t>
        </w:r>
      </w:ins>
      <w:ins w:id="21" w:author="Thomas, Gregg [2]" w:date="2024-10-16T09:53:00Z" w16du:dateUtc="2024-10-16T13:53:00Z">
        <w:r>
          <w:rPr>
            <w:rFonts w:ascii="Times New Roman" w:hAnsi="Times New Roman" w:cs="Times New Roman"/>
            <w:sz w:val="24"/>
            <w:szCs w:val="24"/>
          </w:rPr>
          <w:t>,</w:t>
        </w:r>
      </w:ins>
      <w:ins w:id="22" w:author="Thomas, Gregg [2]" w:date="2024-10-16T09:47:00Z" w16du:dateUtc="2024-10-16T13:47:00Z">
        <w:r>
          <w:rPr>
            <w:rFonts w:ascii="Times New Roman" w:hAnsi="Times New Roman" w:cs="Times New Roman"/>
            <w:sz w:val="24"/>
            <w:szCs w:val="24"/>
          </w:rPr>
          <w:t xml:space="preserve"> different regions of the genome exhibit different phyl</w:t>
        </w:r>
      </w:ins>
      <w:ins w:id="23" w:author="Thomas, Gregg [2]" w:date="2024-10-16T09:48:00Z" w16du:dateUtc="2024-10-16T13:48:00Z">
        <w:r>
          <w:rPr>
            <w:rFonts w:ascii="Times New Roman" w:hAnsi="Times New Roman" w:cs="Times New Roman"/>
            <w:sz w:val="24"/>
            <w:szCs w:val="24"/>
          </w:rPr>
          <w:t>ogenetic histories</w:t>
        </w:r>
      </w:ins>
      <w:ins w:id="24" w:author="Thomas, Gregg [2]" w:date="2024-10-16T09:53:00Z" w16du:dateUtc="2024-10-16T13:53:00Z">
        <w:r>
          <w:rPr>
            <w:rFonts w:ascii="Times New Roman" w:hAnsi="Times New Roman" w:cs="Times New Roman"/>
            <w:sz w:val="24"/>
            <w:szCs w:val="24"/>
          </w:rPr>
          <w:t>.</w:t>
        </w:r>
      </w:ins>
      <w:ins w:id="25" w:author="Thomas, Gregg [2]" w:date="2024-10-16T09:48:00Z" w16du:dateUtc="2024-10-16T13:48:00Z">
        <w:r>
          <w:rPr>
            <w:rFonts w:ascii="Times New Roman" w:hAnsi="Times New Roman" w:cs="Times New Roman"/>
            <w:sz w:val="24"/>
            <w:szCs w:val="24"/>
          </w:rPr>
          <w:t xml:space="preserve"> </w:t>
        </w:r>
      </w:ins>
      <w:ins w:id="26" w:author="Thomas, Gregg [2]" w:date="2024-10-16T09:53:00Z" w16du:dateUtc="2024-10-16T13:53:00Z">
        <w:r>
          <w:rPr>
            <w:rFonts w:ascii="Times New Roman" w:hAnsi="Times New Roman" w:cs="Times New Roman"/>
            <w:sz w:val="24"/>
            <w:szCs w:val="24"/>
          </w:rPr>
          <w:t>These discordant histories</w:t>
        </w:r>
      </w:ins>
      <w:ins w:id="27" w:author="Thomas, Gregg [2]" w:date="2024-10-16T09:48:00Z" w16du:dateUtc="2024-10-16T13:48:00Z">
        <w:r>
          <w:rPr>
            <w:rFonts w:ascii="Times New Roman" w:hAnsi="Times New Roman" w:cs="Times New Roman"/>
            <w:sz w:val="24"/>
            <w:szCs w:val="24"/>
          </w:rPr>
          <w:t xml:space="preserve"> could be due to either biological processes</w:t>
        </w:r>
      </w:ins>
      <w:ins w:id="28" w:author="Thomas, Gregg [2]" w:date="2024-10-16T09:53:00Z" w16du:dateUtc="2024-10-16T13:53:00Z">
        <w:r>
          <w:rPr>
            <w:rFonts w:ascii="Times New Roman" w:hAnsi="Times New Roman" w:cs="Times New Roman"/>
            <w:sz w:val="24"/>
            <w:szCs w:val="24"/>
          </w:rPr>
          <w:t>, such as ancestral variation or introgression,</w:t>
        </w:r>
      </w:ins>
      <w:ins w:id="29" w:author="Thomas, Gregg [2]" w:date="2024-10-16T09:48:00Z" w16du:dateUtc="2024-10-16T13:48:00Z">
        <w:r>
          <w:rPr>
            <w:rFonts w:ascii="Times New Roman" w:hAnsi="Times New Roman" w:cs="Times New Roman"/>
            <w:sz w:val="24"/>
            <w:szCs w:val="24"/>
          </w:rPr>
          <w:t xml:space="preserve"> or artifacts of the inference process. We use the genomes of several murin</w:t>
        </w:r>
      </w:ins>
      <w:ins w:id="30" w:author="Thomas, Gregg [2]" w:date="2024-10-16T09:49:00Z" w16du:dateUtc="2024-10-16T13:49:00Z">
        <w:r>
          <w:rPr>
            <w:rFonts w:ascii="Times New Roman" w:hAnsi="Times New Roman" w:cs="Times New Roman"/>
            <w:sz w:val="24"/>
            <w:szCs w:val="24"/>
          </w:rPr>
          <w:t>e rodents to distinguish how features of the genome, such as</w:t>
        </w:r>
      </w:ins>
      <w:ins w:id="31" w:author="Thomas, Gregg [2]" w:date="2024-10-16T09:54:00Z" w16du:dateUtc="2024-10-16T13:54:00Z">
        <w:r>
          <w:rPr>
            <w:rFonts w:ascii="Times New Roman" w:hAnsi="Times New Roman" w:cs="Times New Roman"/>
            <w:sz w:val="24"/>
            <w:szCs w:val="24"/>
          </w:rPr>
          <w:t xml:space="preserve"> recombination rates,</w:t>
        </w:r>
      </w:ins>
      <w:ins w:id="32" w:author="Thomas, Gregg [2]" w:date="2024-10-16T09:49:00Z" w16du:dateUtc="2024-10-16T13:49:00Z">
        <w:r>
          <w:rPr>
            <w:rFonts w:ascii="Times New Roman" w:hAnsi="Times New Roman" w:cs="Times New Roman"/>
            <w:sz w:val="24"/>
            <w:szCs w:val="24"/>
          </w:rPr>
          <w:t xml:space="preserve"> genes</w:t>
        </w:r>
      </w:ins>
      <w:ins w:id="33" w:author="Thomas, Gregg [2]" w:date="2024-10-16T09:54:00Z" w16du:dateUtc="2024-10-16T13:54:00Z">
        <w:r>
          <w:rPr>
            <w:rFonts w:ascii="Times New Roman" w:hAnsi="Times New Roman" w:cs="Times New Roman"/>
            <w:sz w:val="24"/>
            <w:szCs w:val="24"/>
          </w:rPr>
          <w:t>, and other conserved regions</w:t>
        </w:r>
      </w:ins>
      <w:ins w:id="34" w:author="Thomas, Gregg [2]" w:date="2024-10-16T09:49:00Z" w16du:dateUtc="2024-10-16T13:49:00Z">
        <w:r>
          <w:rPr>
            <w:rFonts w:ascii="Times New Roman" w:hAnsi="Times New Roman" w:cs="Times New Roman"/>
            <w:sz w:val="24"/>
            <w:szCs w:val="24"/>
          </w:rPr>
          <w:t>, affect this discordance across the genome</w:t>
        </w:r>
      </w:ins>
      <w:ins w:id="35" w:author="Thomas, Gregg [2]" w:date="2024-10-16T09:54:00Z" w16du:dateUtc="2024-10-16T13:54:00Z">
        <w:r>
          <w:rPr>
            <w:rFonts w:ascii="Times New Roman" w:hAnsi="Times New Roman" w:cs="Times New Roman"/>
            <w:sz w:val="24"/>
            <w:szCs w:val="24"/>
          </w:rPr>
          <w:t xml:space="preserve">. </w:t>
        </w:r>
      </w:ins>
      <w:ins w:id="36" w:author="Thomas, Gregg [2]" w:date="2024-10-16T10:00:00Z" w16du:dateUtc="2024-10-16T14:00:00Z">
        <w:r w:rsidR="00E73A3C">
          <w:rPr>
            <w:rFonts w:ascii="Times New Roman" w:hAnsi="Times New Roman" w:cs="Times New Roman"/>
            <w:sz w:val="24"/>
            <w:szCs w:val="24"/>
          </w:rPr>
          <w:t>Considering</w:t>
        </w:r>
      </w:ins>
      <w:ins w:id="37" w:author="Thomas, Gregg [2]" w:date="2024-10-16T09:55:00Z" w16du:dateUtc="2024-10-16T13:55:00Z">
        <w:r w:rsidR="00B41648">
          <w:rPr>
            <w:rFonts w:ascii="Times New Roman" w:hAnsi="Times New Roman" w:cs="Times New Roman"/>
            <w:sz w:val="24"/>
            <w:szCs w:val="24"/>
          </w:rPr>
          <w:t xml:space="preserve"> the prevalence of</w:t>
        </w:r>
      </w:ins>
      <w:ins w:id="38" w:author="Thomas, Gregg [2]" w:date="2024-10-16T09:54:00Z" w16du:dateUtc="2024-10-16T13:54:00Z">
        <w:r w:rsidR="00B41648">
          <w:rPr>
            <w:rFonts w:ascii="Times New Roman" w:hAnsi="Times New Roman" w:cs="Times New Roman"/>
            <w:sz w:val="24"/>
            <w:szCs w:val="24"/>
          </w:rPr>
          <w:t xml:space="preserve"> discordance across the genome, w</w:t>
        </w:r>
        <w:r>
          <w:rPr>
            <w:rFonts w:ascii="Times New Roman" w:hAnsi="Times New Roman" w:cs="Times New Roman"/>
            <w:sz w:val="24"/>
            <w:szCs w:val="24"/>
          </w:rPr>
          <w:t>e also test how</w:t>
        </w:r>
        <w:r w:rsidR="00B41648">
          <w:rPr>
            <w:rFonts w:ascii="Times New Roman" w:hAnsi="Times New Roman" w:cs="Times New Roman"/>
            <w:sz w:val="24"/>
            <w:szCs w:val="24"/>
          </w:rPr>
          <w:t xml:space="preserve"> using a single species tree</w:t>
        </w:r>
      </w:ins>
      <w:ins w:id="39" w:author="Thomas, Gregg [2]" w:date="2024-10-16T09:55:00Z" w16du:dateUtc="2024-10-16T13:55:00Z">
        <w:r w:rsidR="00B41648">
          <w:rPr>
            <w:rFonts w:ascii="Times New Roman" w:hAnsi="Times New Roman" w:cs="Times New Roman"/>
            <w:sz w:val="24"/>
            <w:szCs w:val="24"/>
          </w:rPr>
          <w:t>, a common practice,</w:t>
        </w:r>
      </w:ins>
      <w:ins w:id="40" w:author="Thomas, Gregg [2]" w:date="2024-10-16T09:49:00Z" w16du:dateUtc="2024-10-16T13:49:00Z">
        <w:r>
          <w:rPr>
            <w:rFonts w:ascii="Times New Roman" w:hAnsi="Times New Roman" w:cs="Times New Roman"/>
            <w:sz w:val="24"/>
            <w:szCs w:val="24"/>
          </w:rPr>
          <w:t xml:space="preserve"> affects inferences</w:t>
        </w:r>
      </w:ins>
      <w:ins w:id="41" w:author="Thomas, Gregg [2]" w:date="2024-10-16T09:50:00Z" w16du:dateUtc="2024-10-16T13:50:00Z">
        <w:r>
          <w:rPr>
            <w:rFonts w:ascii="Times New Roman" w:hAnsi="Times New Roman" w:cs="Times New Roman"/>
            <w:sz w:val="24"/>
            <w:szCs w:val="24"/>
          </w:rPr>
          <w:t xml:space="preserve"> from tests for positive selection. Our study shows that conserved genomic loci exhibit lower amounts of discordance, and that discordance can negatively affect inferences of selection</w:t>
        </w:r>
      </w:ins>
      <w:ins w:id="42" w:author="Thomas, Gregg [2]" w:date="2024-10-16T09:55:00Z" w16du:dateUtc="2024-10-16T13:55:00Z">
        <w:r w:rsidR="00B41648">
          <w:rPr>
            <w:rFonts w:ascii="Times New Roman" w:hAnsi="Times New Roman" w:cs="Times New Roman"/>
            <w:sz w:val="24"/>
            <w:szCs w:val="24"/>
          </w:rPr>
          <w:t xml:space="preserve"> when the incorrect species tree is used</w:t>
        </w:r>
      </w:ins>
      <w:ins w:id="43" w:author="Thomas, Gregg [2]" w:date="2024-10-16T09:50:00Z" w16du:dateUtc="2024-10-16T13:50:00Z">
        <w:r>
          <w:rPr>
            <w:rFonts w:ascii="Times New Roman" w:hAnsi="Times New Roman" w:cs="Times New Roman"/>
            <w:sz w:val="24"/>
            <w:szCs w:val="24"/>
          </w:rPr>
          <w:t>.</w:t>
        </w:r>
      </w:ins>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0713B41A"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del w:id="44" w:author="Thomas, Gregg" w:date="2024-10-01T11:00:00Z" w16du:dateUtc="2024-10-01T15:00:00Z">
        <w:r w:rsidR="00EC57AE">
          <w:rPr>
            <w:rFonts w:ascii="Times New Roman" w:hAnsi="Times New Roman" w:cs="Times New Roman"/>
            <w:sz w:val="24"/>
            <w:szCs w:val="24"/>
          </w:rPr>
          <w:delText xml:space="preserve">with the availability of </w:delText>
        </w:r>
      </w:del>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del w:id="45" w:author="Thomas, Gregg" w:date="2024-10-01T11:00:00Z" w16du:dateUtc="2024-10-01T15:00:00Z">
        <w:r w:rsidR="006F1602">
          <w:rPr>
            <w:rFonts w:ascii="Times New Roman" w:hAnsi="Times New Roman" w:cs="Times New Roman"/>
            <w:sz w:val="24"/>
            <w:szCs w:val="24"/>
          </w:rPr>
          <w:delText xml:space="preserve">it </w:delText>
        </w:r>
      </w:del>
      <w:r w:rsidR="00EC57AE">
        <w:rPr>
          <w:rFonts w:ascii="Times New Roman" w:hAnsi="Times New Roman" w:cs="Times New Roman"/>
          <w:sz w:val="24"/>
          <w:szCs w:val="24"/>
        </w:rPr>
        <w:t>has</w:t>
      </w:r>
      <w:r w:rsidR="00340D8F">
        <w:rPr>
          <w:rFonts w:ascii="Times New Roman" w:hAnsi="Times New Roman" w:cs="Times New Roman"/>
          <w:sz w:val="24"/>
          <w:szCs w:val="24"/>
        </w:rPr>
        <w:t xml:space="preserve"> </w:t>
      </w:r>
      <w:del w:id="46" w:author="Thomas, Gregg" w:date="2024-10-01T11:00:00Z" w16du:dateUtc="2024-10-01T15:00:00Z">
        <w:r w:rsidR="00EC57AE">
          <w:rPr>
            <w:rFonts w:ascii="Times New Roman" w:hAnsi="Times New Roman" w:cs="Times New Roman"/>
            <w:sz w:val="24"/>
            <w:szCs w:val="24"/>
          </w:rPr>
          <w:delText>become apparent</w:delText>
        </w:r>
      </w:del>
      <w:ins w:id="47" w:author="Thomas, Gregg" w:date="2024-10-01T11:00:00Z" w16du:dateUtc="2024-10-01T15:00:00Z">
        <w:r w:rsidR="00340D8F">
          <w:rPr>
            <w:rFonts w:ascii="Times New Roman" w:hAnsi="Times New Roman" w:cs="Times New Roman"/>
            <w:sz w:val="24"/>
            <w:szCs w:val="24"/>
          </w:rPr>
          <w:t>now revealed</w:t>
        </w:r>
      </w:ins>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del w:id="48" w:author="Thomas, Gregg" w:date="2024-10-01T11:00:00Z" w16du:dateUtc="2024-10-01T15:00:00Z">
        <w:r w:rsidR="00F71891">
          <w:rPr>
            <w:rFonts w:ascii="Times New Roman" w:hAnsi="Times New Roman" w:cs="Times New Roman"/>
            <w:sz w:val="24"/>
            <w:szCs w:val="24"/>
          </w:rPr>
          <w:delText xml:space="preserve">may </w:delText>
        </w:r>
        <w:r w:rsidR="007D5C2F">
          <w:rPr>
            <w:rFonts w:ascii="Times New Roman" w:hAnsi="Times New Roman" w:cs="Times New Roman"/>
            <w:sz w:val="24"/>
            <w:szCs w:val="24"/>
          </w:rPr>
          <w:delText>exist</w:delText>
        </w:r>
      </w:del>
      <w:ins w:id="49" w:author="Thomas, Gregg" w:date="2024-10-01T11:00:00Z" w16du:dateUtc="2024-10-01T15:00:00Z">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ins>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del w:id="50" w:author="Thomas, Gregg" w:date="2024-10-01T11:00:00Z" w16du:dateUtc="2024-10-01T15:00:00Z">
        <w:r w:rsidR="00E8757C">
          <w:rPr>
            <w:rFonts w:ascii="Times New Roman" w:hAnsi="Times New Roman" w:cs="Times New Roman"/>
            <w:sz w:val="24"/>
            <w:szCs w:val="24"/>
          </w:rPr>
          <w:delText xml:space="preserve">through </w:delText>
        </w:r>
        <w:r w:rsidR="00AA27E5">
          <w:rPr>
            <w:rFonts w:ascii="Times New Roman" w:hAnsi="Times New Roman" w:cs="Times New Roman"/>
            <w:sz w:val="24"/>
            <w:szCs w:val="24"/>
          </w:rPr>
          <w:delText xml:space="preserve">hybridization </w:delText>
        </w:r>
      </w:del>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del w:id="51" w:author="Thomas, Gregg" w:date="2024-10-01T11:00:00Z" w16du:dateUtc="2024-10-01T15:00:00Z">
        <w:r w:rsidR="007D5C2F">
          <w:rPr>
            <w:rFonts w:ascii="Times New Roman" w:hAnsi="Times New Roman" w:cs="Times New Roman"/>
            <w:sz w:val="24"/>
            <w:szCs w:val="24"/>
          </w:rPr>
          <w:delText>.</w:delText>
        </w:r>
        <w:r w:rsidR="00EC2CA2">
          <w:rPr>
            <w:rFonts w:ascii="Times New Roman" w:hAnsi="Times New Roman" w:cs="Times New Roman"/>
            <w:sz w:val="24"/>
            <w:szCs w:val="24"/>
          </w:rPr>
          <w:delText xml:space="preserve"> Several </w:delText>
        </w:r>
        <w:r w:rsidR="00EE4E68">
          <w:rPr>
            <w:rFonts w:ascii="Times New Roman" w:hAnsi="Times New Roman" w:cs="Times New Roman"/>
            <w:sz w:val="24"/>
            <w:szCs w:val="24"/>
          </w:rPr>
          <w:delText xml:space="preserve">recent </w:delText>
        </w:r>
        <w:r w:rsidR="00EC2CA2">
          <w:rPr>
            <w:rFonts w:ascii="Times New Roman" w:hAnsi="Times New Roman" w:cs="Times New Roman"/>
            <w:sz w:val="24"/>
            <w:szCs w:val="24"/>
          </w:rPr>
          <w:delText xml:space="preserve">studies focused on analyzing phylogenetic discordance among the genomes of specific taxonomic groups </w:delText>
        </w:r>
      </w:del>
      <w:ins w:id="52" w:author="Thomas, Gregg" w:date="2024-10-01T11:00:00Z" w16du:dateUtc="2024-10-01T15:00:00Z">
        <w:r w:rsidR="00340D8F">
          <w:rPr>
            <w:rFonts w:ascii="Times New Roman" w:hAnsi="Times New Roman" w:cs="Times New Roman"/>
            <w:sz w:val="24"/>
            <w:szCs w:val="24"/>
          </w:rPr>
          <w:t xml:space="preserve"> </w:t>
        </w:r>
      </w:ins>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w:t>
      </w:r>
      <w:ins w:id="5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Gable</w:t>
      </w:r>
      <w:ins w:id="5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Smith</w:t>
      </w:r>
      <w:ins w:id="5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del w:id="56" w:author="Thomas, Gregg" w:date="2024-10-01T11:00:00Z" w16du:dateUtc="2024-10-01T15:00:00Z">
        <w:r w:rsidR="00EC2CA2">
          <w:rPr>
            <w:rFonts w:ascii="Times New Roman" w:hAnsi="Times New Roman" w:cs="Times New Roman"/>
            <w:sz w:val="24"/>
            <w:szCs w:val="24"/>
          </w:rPr>
          <w:delText>Among others</w:delText>
        </w:r>
      </w:del>
      <w:ins w:id="57" w:author="Thomas, Gregg" w:date="2024-10-01T11:00:00Z" w16du:dateUtc="2024-10-01T15:00:00Z">
        <w:r w:rsidR="00340D8F">
          <w:rPr>
            <w:rFonts w:ascii="Times New Roman" w:hAnsi="Times New Roman" w:cs="Times New Roman"/>
            <w:sz w:val="24"/>
            <w:szCs w:val="24"/>
          </w:rPr>
          <w:t>For example</w:t>
        </w:r>
      </w:ins>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w:t>
      </w:r>
      <w:ins w:id="5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del w:id="59" w:author="Thomas, Gregg" w:date="2024-10-01T11:00:00Z" w16du:dateUtc="2024-10-01T15:00:00Z">
        <w:r w:rsidR="006831BB">
          <w:rPr>
            <w:rFonts w:ascii="Times New Roman" w:hAnsi="Times New Roman" w:cs="Times New Roman"/>
            <w:sz w:val="24"/>
            <w:szCs w:val="24"/>
          </w:rPr>
          <w:delText>seals</w:delText>
        </w:r>
      </w:del>
      <w:ins w:id="60" w:author="Thomas, Gregg" w:date="2024-10-01T11:00:00Z" w16du:dateUtc="2024-10-01T15:00:00Z">
        <w:r w:rsidR="00340D8F">
          <w:rPr>
            <w:rFonts w:ascii="Times New Roman" w:hAnsi="Times New Roman" w:cs="Times New Roman"/>
            <w:sz w:val="24"/>
            <w:szCs w:val="24"/>
          </w:rPr>
          <w:t>mammals</w:t>
        </w:r>
      </w:ins>
      <w:r w:rsidR="00340D8F">
        <w:rPr>
          <w:rFonts w:ascii="Times New Roman" w:hAnsi="Times New Roman" w:cs="Times New Roman"/>
          <w:sz w:val="24"/>
          <w:szCs w:val="24"/>
        </w:rPr>
        <w:t xml:space="preserve">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764718">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del w:id="61" w:author="Thomas, Gregg" w:date="2024-10-01T11:00:00Z" w16du:dateUtc="2024-10-01T15:00:00Z">
        <w:r w:rsidR="006831BB">
          <w:rPr>
            <w:rFonts w:ascii="Times New Roman" w:hAnsi="Times New Roman" w:cs="Times New Roman"/>
            <w:sz w:val="24"/>
            <w:szCs w:val="24"/>
          </w:rPr>
          <w:delText>tomatoes</w:delText>
        </w:r>
      </w:del>
      <w:ins w:id="62" w:author="Thomas, Gregg" w:date="2024-10-01T11:00:00Z" w16du:dateUtc="2024-10-01T15:00:00Z">
        <w:r w:rsidR="00340D8F">
          <w:rPr>
            <w:rFonts w:ascii="Times New Roman" w:hAnsi="Times New Roman" w:cs="Times New Roman"/>
            <w:sz w:val="24"/>
            <w:szCs w:val="24"/>
          </w:rPr>
          <w:t>plants</w:t>
        </w:r>
      </w:ins>
      <w:r w:rsidR="00340D8F">
        <w:rPr>
          <w:rFonts w:ascii="Times New Roman" w:hAnsi="Times New Roman" w:cs="Times New Roman"/>
          <w:sz w:val="24"/>
          <w:szCs w:val="24"/>
        </w:rPr>
        <w:t xml:space="preserve"> </w:t>
      </w:r>
      <w:del w:id="63" w:author="Thomas, Gregg" w:date="2024-10-01T11:00:00Z" w16du:dateUtc="2024-10-01T15:00:00Z">
        <w:r w:rsidR="001556AF">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del w:id="64" w:author="Thomas, Gregg" w:date="2024-10-01T11:00:00Z" w16du:dateUtc="2024-10-01T15:00:00Z">
        <w:r w:rsidR="001556AF">
          <w:rPr>
            <w:rFonts w:ascii="Times New Roman" w:hAnsi="Times New Roman" w:cs="Times New Roman"/>
            <w:sz w:val="24"/>
            <w:szCs w:val="24"/>
          </w:rPr>
          <w:fldChar w:fldCharType="separate"/>
        </w:r>
      </w:del>
      <w:r w:rsidR="00764718">
        <w:rPr>
          <w:rFonts w:ascii="Times New Roman" w:hAnsi="Times New Roman" w:cs="Times New Roman"/>
          <w:noProof/>
          <w:sz w:val="24"/>
          <w:szCs w:val="24"/>
        </w:rPr>
        <w:t>(Pease, et al. 2016)</w:t>
      </w:r>
      <w:del w:id="65" w:author="Thomas, Gregg" w:date="2024-10-01T11:00:00Z" w16du:dateUtc="2024-10-01T15:00:00Z">
        <w:r w:rsidR="001556AF">
          <w:rPr>
            <w:rFonts w:ascii="Times New Roman" w:hAnsi="Times New Roman" w:cs="Times New Roman"/>
            <w:sz w:val="24"/>
            <w:szCs w:val="24"/>
          </w:rPr>
          <w:fldChar w:fldCharType="end"/>
        </w:r>
        <w:r w:rsidR="0037023D">
          <w:rPr>
            <w:rFonts w:ascii="Times New Roman" w:hAnsi="Times New Roman" w:cs="Times New Roman"/>
            <w:sz w:val="24"/>
            <w:szCs w:val="24"/>
          </w:rPr>
          <w:delText xml:space="preserve">, </w:delText>
        </w:r>
        <w:r w:rsidR="00A64945">
          <w:rPr>
            <w:rFonts w:ascii="Times New Roman" w:hAnsi="Times New Roman" w:cs="Times New Roman"/>
            <w:sz w:val="24"/>
            <w:szCs w:val="24"/>
          </w:rPr>
          <w:delText>bumblebees</w:delText>
        </w:r>
        <w:r w:rsidR="001556AF">
          <w:rPr>
            <w:rFonts w:ascii="Times New Roman" w:hAnsi="Times New Roman" w:cs="Times New Roman"/>
            <w:sz w:val="24"/>
            <w:szCs w:val="24"/>
          </w:rPr>
          <w:delText xml:space="preserve"> </w:delText>
        </w:r>
      </w:del>
      <w:ins w:id="66" w:author="Thomas, Gregg" w:date="2024-10-01T11:00:00Z" w16du:dateUtc="2024-10-01T15:00:00Z">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ins>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w:t>
      </w:r>
      <w:ins w:id="6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ins w:id="68" w:author="Thomas, Gregg" w:date="2024-10-01T11:00:00Z" w16du:dateUtc="2024-10-01T15:00:00Z">
        <w:r w:rsidR="001B6D59">
          <w:rPr>
            <w:rFonts w:ascii="Times New Roman" w:hAnsi="Times New Roman" w:cs="Times New Roman"/>
            <w:noProof/>
            <w:sz w:val="24"/>
            <w:szCs w:val="24"/>
          </w:rPr>
          <w:t>; He, et al. 2023</w:t>
        </w:r>
      </w:ins>
      <w:r w:rsidR="001B6D59">
        <w:rPr>
          <w:rFonts w:ascii="Times New Roman" w:hAnsi="Times New Roman" w:cs="Times New Roman"/>
          <w:noProof/>
          <w:sz w:val="24"/>
          <w:szCs w:val="24"/>
        </w:rPr>
        <w:t>)</w:t>
      </w:r>
      <w:r w:rsidR="001556AF">
        <w:rPr>
          <w:rFonts w:ascii="Times New Roman" w:hAnsi="Times New Roman" w:cs="Times New Roman"/>
          <w:sz w:val="24"/>
          <w:szCs w:val="24"/>
        </w:rPr>
        <w:fldChar w:fldCharType="end"/>
      </w:r>
      <w:del w:id="69" w:author="Thomas, Gregg" w:date="2024-10-01T11:00:00Z" w16du:dateUtc="2024-10-01T15:00:00Z">
        <w:r w:rsidR="00A64945">
          <w:rPr>
            <w:rFonts w:ascii="Times New Roman" w:hAnsi="Times New Roman" w:cs="Times New Roman"/>
            <w:sz w:val="24"/>
            <w:szCs w:val="24"/>
          </w:rPr>
          <w:delText xml:space="preserve">, and butterflies </w:delText>
        </w:r>
        <w:r w:rsidR="00A64945">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del w:id="70" w:author="Thomas, Gregg" w:date="2024-10-01T11:00:00Z" w16du:dateUtc="2024-10-01T15:00:00Z">
        <w:r w:rsidR="00A64945">
          <w:rPr>
            <w:rFonts w:ascii="Times New Roman" w:hAnsi="Times New Roman" w:cs="Times New Roman"/>
            <w:sz w:val="24"/>
            <w:szCs w:val="24"/>
          </w:rPr>
          <w:fldChar w:fldCharType="separate"/>
        </w:r>
      </w:del>
      <w:r w:rsidR="00764718">
        <w:rPr>
          <w:rFonts w:ascii="Times New Roman" w:hAnsi="Times New Roman" w:cs="Times New Roman"/>
          <w:noProof/>
          <w:sz w:val="24"/>
          <w:szCs w:val="24"/>
        </w:rPr>
        <w:t>(He, et al. 2023)</w:t>
      </w:r>
      <w:del w:id="71" w:author="Thomas, Gregg" w:date="2024-10-01T11:00:00Z" w16du:dateUtc="2024-10-01T15:00:00Z">
        <w:r w:rsidR="00A64945">
          <w:rPr>
            <w:rFonts w:ascii="Times New Roman" w:hAnsi="Times New Roman" w:cs="Times New Roman"/>
            <w:sz w:val="24"/>
            <w:szCs w:val="24"/>
          </w:rPr>
          <w:fldChar w:fldCharType="end"/>
        </w:r>
      </w:del>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04DAD045" w:rsidR="00A06EDD" w:rsidRDefault="001C6851" w:rsidP="005D3A4E">
      <w:pPr>
        <w:spacing w:after="0"/>
        <w:jc w:val="both"/>
        <w:rPr>
          <w:rFonts w:ascii="Times New Roman" w:hAnsi="Times New Roman" w:cs="Times New Roman"/>
          <w:sz w:val="24"/>
          <w:szCs w:val="24"/>
        </w:rPr>
      </w:pPr>
      <w:del w:id="72" w:author="Thomas, Gregg" w:date="2024-10-01T11:00:00Z" w16du:dateUtc="2024-10-01T15:00:00Z">
        <w:r>
          <w:rPr>
            <w:rFonts w:ascii="Times New Roman" w:hAnsi="Times New Roman" w:cs="Times New Roman"/>
            <w:sz w:val="24"/>
            <w:szCs w:val="24"/>
          </w:rPr>
          <w:tab/>
        </w:r>
        <w:r w:rsidR="00A06EDD">
          <w:rPr>
            <w:rFonts w:ascii="Times New Roman" w:hAnsi="Times New Roman" w:cs="Times New Roman"/>
            <w:sz w:val="24"/>
            <w:szCs w:val="24"/>
          </w:rPr>
          <w:delText>From a practical perspective</w:delText>
        </w:r>
      </w:del>
      <w:ins w:id="73" w:author="Thomas, Gregg" w:date="2024-10-01T11:00:00Z" w16du:dateUtc="2024-10-01T15:00:00Z">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ins>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w:t>
      </w:r>
      <w:ins w:id="7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Yang 2007; Hu</w:t>
      </w:r>
      <w:ins w:id="7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 Kowalczyk</w:t>
      </w:r>
      <w:ins w:id="7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77" w:author="Thomas, Gregg" w:date="2024-10-01T11:00:00Z" w16du:dateUtc="2024-10-01T15:00:00Z">
        <w:r w:rsidR="006515CF">
          <w:rPr>
            <w:rFonts w:ascii="Times New Roman" w:hAnsi="Times New Roman" w:cs="Times New Roman"/>
            <w:sz w:val="24"/>
            <w:szCs w:val="24"/>
          </w:rPr>
          <w:delText>compromise</w:delText>
        </w:r>
      </w:del>
      <w:ins w:id="78" w:author="Thomas, Gregg" w:date="2024-10-01T11:00:00Z" w16du:dateUtc="2024-10-01T15:00:00Z">
        <w:r w:rsidR="00E60B2F">
          <w:rPr>
            <w:rFonts w:ascii="Times New Roman" w:hAnsi="Times New Roman" w:cs="Times New Roman"/>
            <w:sz w:val="24"/>
            <w:szCs w:val="24"/>
          </w:rPr>
          <w:t>cause erroneous</w:t>
        </w:r>
      </w:ins>
      <w:r w:rsidR="00E60B2F">
        <w:rPr>
          <w:rFonts w:ascii="Times New Roman" w:hAnsi="Times New Roman" w:cs="Times New Roman"/>
          <w:sz w:val="24"/>
          <w:szCs w:val="24"/>
        </w:rPr>
        <w:t xml:space="preserve">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w:t>
      </w:r>
      <w:ins w:id="7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w:t>
      </w:r>
      <w:ins w:id="8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 Hibbins</w:t>
      </w:r>
      <w:ins w:id="8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w:t>
      </w:r>
      <w:ins w:id="8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ins w:id="83" w:author="Thomas, Gregg" w:date="2024-10-01T11:00:00Z" w16du:dateUtc="2024-10-01T15:00:00Z">
        <w:r w:rsidR="001B6D59">
          <w:rPr>
            <w:rFonts w:ascii="Times New Roman" w:hAnsi="Times New Roman" w:cs="Times New Roman"/>
            <w:noProof/>
            <w:sz w:val="24"/>
            <w:szCs w:val="24"/>
          </w:rPr>
          <w:t>; Foley, et al. 2024</w:t>
        </w:r>
      </w:ins>
      <w:r w:rsidR="001B6D59">
        <w:rPr>
          <w:rFonts w:ascii="Times New Roman" w:hAnsi="Times New Roman" w:cs="Times New Roman"/>
          <w:noProof/>
          <w:sz w:val="24"/>
          <w:szCs w:val="24"/>
        </w:rPr>
        <w:t>)</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1715A3AF"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 xml:space="preserve">as a stochastic consequence of </w:t>
      </w:r>
      <w:r w:rsidR="000D23EF">
        <w:rPr>
          <w:rFonts w:ascii="Times New Roman" w:hAnsi="Times New Roman" w:cs="Times New Roman"/>
          <w:sz w:val="24"/>
          <w:szCs w:val="24"/>
        </w:rPr>
        <w:lastRenderedPageBreak/>
        <w:t>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w:t>
      </w:r>
      <w:del w:id="84" w:author="Thomas, Gregg" w:date="2024-10-01T11:00:00Z" w16du:dateUtc="2024-10-01T15:00:00Z">
        <w:r w:rsidR="00B03EF4">
          <w:rPr>
            <w:rFonts w:ascii="Times New Roman" w:hAnsi="Times New Roman" w:cs="Times New Roman"/>
            <w:sz w:val="24"/>
            <w:szCs w:val="24"/>
          </w:rPr>
          <w:delText xml:space="preserve"> the potential for</w:delText>
        </w:r>
      </w:del>
      <w:r w:rsidR="00B03EF4">
        <w:rPr>
          <w:rFonts w:ascii="Times New Roman" w:hAnsi="Times New Roman" w:cs="Times New Roman"/>
          <w:sz w:val="24"/>
          <w:szCs w:val="24"/>
        </w:rPr>
        <w:t xml:space="preserv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w:t>
      </w:r>
      <w:ins w:id="8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del w:id="86" w:author="Thomas, Gregg" w:date="2024-10-01T11:00:00Z" w16du:dateUtc="2024-10-01T15:00:00Z">
        <w:r w:rsidR="005A2A84">
          <w:rPr>
            <w:rFonts w:ascii="Times New Roman" w:hAnsi="Times New Roman" w:cs="Times New Roman"/>
            <w:sz w:val="24"/>
            <w:szCs w:val="24"/>
          </w:rPr>
          <w:delText>differing</w:delText>
        </w:r>
      </w:del>
      <w:ins w:id="87" w:author="Thomas, Gregg" w:date="2024-10-01T11:00:00Z" w16du:dateUtc="2024-10-01T15:00:00Z">
        <w:r w:rsidR="00DE0DCD">
          <w:rPr>
            <w:rFonts w:ascii="Times New Roman" w:hAnsi="Times New Roman" w:cs="Times New Roman"/>
            <w:sz w:val="24"/>
            <w:szCs w:val="24"/>
          </w:rPr>
          <w:t>different genomic</w:t>
        </w:r>
      </w:ins>
      <w:r w:rsidR="00DE0DCD">
        <w:rPr>
          <w:rFonts w:ascii="Times New Roman" w:hAnsi="Times New Roman" w:cs="Times New Roman"/>
          <w:sz w:val="24"/>
          <w:szCs w:val="24"/>
        </w:rPr>
        <w:t xml:space="preserve"> </w:t>
      </w:r>
      <w:r w:rsidR="005A2A84">
        <w:rPr>
          <w:rFonts w:ascii="Times New Roman" w:hAnsi="Times New Roman" w:cs="Times New Roman"/>
          <w:sz w:val="24"/>
          <w:szCs w:val="24"/>
        </w:rPr>
        <w:t>signals</w:t>
      </w:r>
      <w:del w:id="88" w:author="Thomas, Gregg" w:date="2024-10-01T11:00:00Z" w16du:dateUtc="2024-10-01T15:00:00Z">
        <w:r w:rsidR="005A2A84">
          <w:rPr>
            <w:rFonts w:ascii="Times New Roman" w:hAnsi="Times New Roman" w:cs="Times New Roman"/>
            <w:sz w:val="24"/>
            <w:szCs w:val="24"/>
          </w:rPr>
          <w:delText xml:space="preserve"> </w:delText>
        </w:r>
        <w:r w:rsidR="00CC3A81">
          <w:rPr>
            <w:rFonts w:ascii="Times New Roman" w:hAnsi="Times New Roman" w:cs="Times New Roman"/>
            <w:sz w:val="24"/>
            <w:szCs w:val="24"/>
          </w:rPr>
          <w:delText xml:space="preserve">across </w:delText>
        </w:r>
        <w:r w:rsidR="003E745C">
          <w:rPr>
            <w:rFonts w:ascii="Times New Roman" w:hAnsi="Times New Roman" w:cs="Times New Roman"/>
            <w:sz w:val="24"/>
            <w:szCs w:val="24"/>
          </w:rPr>
          <w:delText xml:space="preserve">a sample of </w:delText>
        </w:r>
        <w:r w:rsidR="00CC3A81">
          <w:rPr>
            <w:rFonts w:ascii="Times New Roman" w:hAnsi="Times New Roman" w:cs="Times New Roman"/>
            <w:sz w:val="24"/>
            <w:szCs w:val="24"/>
          </w:rPr>
          <w:delText>genomes</w:delText>
        </w:r>
      </w:del>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w:t>
      </w:r>
      <w:ins w:id="8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Kulathinal</w:t>
      </w:r>
      <w:ins w:id="9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Green</w:t>
      </w:r>
      <w:ins w:id="9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2010; Vanderpool</w:t>
      </w:r>
      <w:ins w:id="9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del w:id="93" w:author="Thomas, Gregg" w:date="2024-10-01T11:00:00Z" w16du:dateUtc="2024-10-01T15:00:00Z">
        <w:r w:rsidR="007673D5" w:rsidRPr="00197A2B">
          <w:rPr>
            <w:rFonts w:ascii="Times New Roman" w:hAnsi="Times New Roman" w:cs="Times New Roman"/>
            <w:sz w:val="24"/>
            <w:szCs w:val="24"/>
          </w:rPr>
          <w:delText>posit</w:delText>
        </w:r>
      </w:del>
      <w:ins w:id="94" w:author="Thomas, Gregg" w:date="2024-10-01T11:00:00Z" w16du:dateUtc="2024-10-01T15:00:00Z">
        <w:r w:rsidR="00B445B3">
          <w:rPr>
            <w:rFonts w:ascii="Times New Roman" w:hAnsi="Times New Roman" w:cs="Times New Roman"/>
            <w:sz w:val="24"/>
            <w:szCs w:val="24"/>
          </w:rPr>
          <w:t>confirm</w:t>
        </w:r>
      </w:ins>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95" w:author="Thomas, Gregg" w:date="2024-10-01T11:00:00Z" w16du:dateUtc="2024-10-01T15:00: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del w:id="96" w:author="Thomas, Gregg" w:date="2024-10-01T11:00:00Z" w16du:dateUtc="2024-10-01T15:00:00Z">
        <w:r w:rsidR="00AB65E3">
          <w:rPr>
            <w:rFonts w:ascii="Times New Roman" w:hAnsi="Times New Roman" w:cs="Times New Roman"/>
            <w:sz w:val="24"/>
            <w:szCs w:val="24"/>
          </w:rPr>
          <w:delText>of</w:delText>
        </w:r>
        <w:r w:rsidR="00E24EAD">
          <w:rPr>
            <w:rFonts w:ascii="Times New Roman" w:hAnsi="Times New Roman" w:cs="Times New Roman"/>
            <w:sz w:val="24"/>
            <w:szCs w:val="24"/>
          </w:rPr>
          <w:delText xml:space="preserve"> mammals</w:delText>
        </w:r>
        <w:r w:rsidR="0091678A">
          <w:rPr>
            <w:rFonts w:ascii="Times New Roman" w:hAnsi="Times New Roman" w:cs="Times New Roman"/>
            <w:sz w:val="24"/>
            <w:szCs w:val="24"/>
          </w:rPr>
          <w:delText xml:space="preserve"> </w:delText>
        </w:r>
      </w:del>
      <w:r w:rsidR="0091678A">
        <w:rPr>
          <w:rFonts w:ascii="Times New Roman" w:hAnsi="Times New Roman" w:cs="Times New Roman"/>
          <w:sz w:val="24"/>
          <w:szCs w:val="24"/>
        </w:rPr>
        <w:t xml:space="preserve">have been inconclusive regarding the relationship between </w:t>
      </w:r>
      <w:del w:id="97" w:author="Thomas, Gregg" w:date="2024-10-01T11:00:00Z" w16du:dateUtc="2024-10-01T15:00:00Z">
        <w:r w:rsidR="0091678A">
          <w:rPr>
            <w:rFonts w:ascii="Times New Roman" w:hAnsi="Times New Roman" w:cs="Times New Roman"/>
            <w:sz w:val="24"/>
            <w:szCs w:val="24"/>
          </w:rPr>
          <w:delText xml:space="preserve">phylogenetic </w:delText>
        </w:r>
      </w:del>
      <w:r w:rsidR="0091678A">
        <w:rPr>
          <w:rFonts w:ascii="Times New Roman" w:hAnsi="Times New Roman" w:cs="Times New Roman"/>
          <w:sz w:val="24"/>
          <w:szCs w:val="24"/>
        </w:rPr>
        <w:t>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del w:id="98" w:author="Thomas, Gregg" w:date="2024-10-01T11:00:00Z" w16du:dateUtc="2024-10-01T15:00:00Z">
        <w:r w:rsidR="0091678A">
          <w:rPr>
            <w:rFonts w:ascii="Times New Roman" w:hAnsi="Times New Roman" w:cs="Times New Roman"/>
            <w:sz w:val="24"/>
            <w:szCs w:val="24"/>
          </w:rPr>
          <w:delText>correlation</w:delText>
        </w:r>
      </w:del>
      <w:ins w:id="99" w:author="Thomas, Gregg" w:date="2024-10-01T11:00:00Z" w16du:dateUtc="2024-10-01T15:00:00Z">
        <w:r w:rsidR="00DE0DCD">
          <w:rPr>
            <w:rFonts w:ascii="Times New Roman" w:hAnsi="Times New Roman" w:cs="Times New Roman"/>
            <w:sz w:val="24"/>
            <w:szCs w:val="24"/>
          </w:rPr>
          <w:t>relationship</w:t>
        </w:r>
      </w:ins>
      <w:r w:rsidR="00DE0DCD">
        <w:rPr>
          <w:rFonts w:ascii="Times New Roman" w:hAnsi="Times New Roman" w:cs="Times New Roman"/>
          <w:sz w:val="24"/>
          <w:szCs w:val="24"/>
        </w:rPr>
        <w:t xml:space="preserve">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w:t>
      </w:r>
      <w:ins w:id="10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2007)</w:t>
      </w:r>
      <w:r w:rsidR="0091678A">
        <w:rPr>
          <w:rFonts w:ascii="Times New Roman" w:hAnsi="Times New Roman" w:cs="Times New Roman"/>
          <w:sz w:val="24"/>
          <w:szCs w:val="24"/>
        </w:rPr>
        <w:fldChar w:fldCharType="end"/>
      </w:r>
      <w:del w:id="101" w:author="Thomas, Gregg" w:date="2024-10-01T11:00:00Z" w16du:dateUtc="2024-10-01T15:00:00Z">
        <w:r w:rsidR="0091678A">
          <w:rPr>
            <w:rFonts w:ascii="Times New Roman" w:hAnsi="Times New Roman" w:cs="Times New Roman"/>
            <w:sz w:val="24"/>
            <w:szCs w:val="24"/>
          </w:rPr>
          <w:delText xml:space="preserve"> </w:delText>
        </w:r>
        <w:r w:rsidR="006A2348">
          <w:rPr>
            <w:rFonts w:ascii="Times New Roman" w:hAnsi="Times New Roman" w:cs="Times New Roman"/>
            <w:sz w:val="24"/>
            <w:szCs w:val="24"/>
          </w:rPr>
          <w:delText>to</w:delText>
        </w:r>
      </w:del>
      <w:ins w:id="102" w:author="Thomas, Gregg" w:date="2024-10-01T11:00:00Z" w16du:dateUtc="2024-10-01T15:00:00Z">
        <w:r w:rsidR="00DE0DCD">
          <w:rPr>
            <w:rFonts w:ascii="Times New Roman" w:hAnsi="Times New Roman" w:cs="Times New Roman"/>
            <w:sz w:val="24"/>
            <w:szCs w:val="24"/>
          </w:rPr>
          <w:t>,</w:t>
        </w:r>
      </w:ins>
      <w:r w:rsidR="0091678A">
        <w:rPr>
          <w:rFonts w:ascii="Times New Roman" w:hAnsi="Times New Roman" w:cs="Times New Roman"/>
          <w:sz w:val="24"/>
          <w:szCs w:val="24"/>
        </w:rPr>
        <w:t xml:space="preserve"> a weak</w:t>
      </w:r>
      <w:ins w:id="103" w:author="Thomas, Gregg" w:date="2024-10-01T11:00:00Z" w16du:dateUtc="2024-10-01T15:00:00Z">
        <w:r w:rsidR="0091678A">
          <w:rPr>
            <w:rFonts w:ascii="Times New Roman" w:hAnsi="Times New Roman" w:cs="Times New Roman"/>
            <w:sz w:val="24"/>
            <w:szCs w:val="24"/>
          </w:rPr>
          <w:t xml:space="preserve"> </w:t>
        </w:r>
        <w:r w:rsidR="00DE0DCD">
          <w:rPr>
            <w:rFonts w:ascii="Times New Roman" w:hAnsi="Times New Roman" w:cs="Times New Roman"/>
            <w:sz w:val="24"/>
            <w:szCs w:val="24"/>
          </w:rPr>
          <w:t>positive</w:t>
        </w:r>
      </w:ins>
      <w:r w:rsidR="00DE0DCD">
        <w:rPr>
          <w:rFonts w:ascii="Times New Roman" w:hAnsi="Times New Roman" w:cs="Times New Roman"/>
          <w:sz w:val="24"/>
          <w:szCs w:val="24"/>
        </w:rPr>
        <w:t xml:space="preser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del w:id="104" w:author="Thomas, Gregg" w:date="2024-10-01T11:00:00Z" w16du:dateUtc="2024-10-01T15:00:00Z">
        <w:r w:rsidR="0091678A">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del w:id="105" w:author="Thomas, Gregg" w:date="2024-10-01T11:00:00Z" w16du:dateUtc="2024-10-01T15:00:00Z">
        <w:r w:rsidR="0091678A">
          <w:rPr>
            <w:rFonts w:ascii="Times New Roman" w:hAnsi="Times New Roman" w:cs="Times New Roman"/>
            <w:sz w:val="24"/>
            <w:szCs w:val="24"/>
          </w:rPr>
          <w:fldChar w:fldCharType="separate"/>
        </w:r>
      </w:del>
      <w:r w:rsidR="00764718">
        <w:rPr>
          <w:rFonts w:ascii="Times New Roman" w:hAnsi="Times New Roman" w:cs="Times New Roman"/>
          <w:noProof/>
          <w:sz w:val="24"/>
          <w:szCs w:val="24"/>
        </w:rPr>
        <w:t>(White, et al. 2009)</w:t>
      </w:r>
      <w:del w:id="106" w:author="Thomas, Gregg" w:date="2024-10-01T11:00:00Z" w16du:dateUtc="2024-10-01T15:00:00Z">
        <w:r w:rsidR="0091678A">
          <w:rPr>
            <w:rFonts w:ascii="Times New Roman" w:hAnsi="Times New Roman" w:cs="Times New Roman"/>
            <w:sz w:val="24"/>
            <w:szCs w:val="24"/>
          </w:rPr>
          <w:fldChar w:fldCharType="end"/>
        </w:r>
        <w:r w:rsidR="0091678A">
          <w:rPr>
            <w:rFonts w:ascii="Times New Roman" w:hAnsi="Times New Roman" w:cs="Times New Roman"/>
            <w:sz w:val="24"/>
            <w:szCs w:val="24"/>
          </w:rPr>
          <w:delText>.</w:delText>
        </w:r>
        <w:r w:rsidR="00247FEB">
          <w:rPr>
            <w:rFonts w:ascii="Times New Roman" w:hAnsi="Times New Roman" w:cs="Times New Roman"/>
            <w:sz w:val="24"/>
            <w:szCs w:val="24"/>
          </w:rPr>
          <w:delText xml:space="preserve"> Some studies have also linked increased amounts of phylogenetic discordance to areas of the genome with lower recombination rates</w:delText>
        </w:r>
        <w:r w:rsidR="00F92FFA">
          <w:rPr>
            <w:rFonts w:ascii="Times New Roman" w:hAnsi="Times New Roman" w:cs="Times New Roman"/>
            <w:sz w:val="24"/>
            <w:szCs w:val="24"/>
          </w:rPr>
          <w:delText xml:space="preserve"> </w:delText>
        </w:r>
      </w:del>
      <w:ins w:id="107" w:author="Thomas, Gregg" w:date="2024-10-01T11:00:00Z" w16du:dateUtc="2024-10-01T15:00:00Z">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ins>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764718">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del w:id="108" w:author="Thomas, Gregg" w:date="2024-10-01T11:00:00Z" w16du:dateUtc="2024-10-01T15:00:00Z">
        <w:r w:rsidR="00F43E15">
          <w:rPr>
            <w:rFonts w:ascii="Times New Roman" w:hAnsi="Times New Roman" w:cs="Times New Roman"/>
            <w:sz w:val="24"/>
            <w:szCs w:val="24"/>
          </w:rPr>
          <w:delText>.</w:delText>
        </w:r>
        <w:r w:rsidR="00247FEB">
          <w:rPr>
            <w:rFonts w:ascii="Times New Roman" w:hAnsi="Times New Roman" w:cs="Times New Roman"/>
            <w:sz w:val="24"/>
            <w:szCs w:val="24"/>
          </w:rPr>
          <w:delText xml:space="preserve"> More recently, </w:delText>
        </w:r>
      </w:del>
      <w:ins w:id="109" w:author="Thomas, Gregg" w:date="2024-10-01T11:00:00Z" w16du:dateUtc="2024-10-01T15:00:00Z">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ins>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764718">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del w:id="110" w:author="Thomas, Gregg" w:date="2024-10-01T11:00:00Z" w16du:dateUtc="2024-10-01T15:00:00Z">
        <w:r w:rsidR="00247FEB">
          <w:rPr>
            <w:rFonts w:ascii="Times New Roman" w:hAnsi="Times New Roman" w:cs="Times New Roman"/>
            <w:sz w:val="24"/>
            <w:szCs w:val="24"/>
          </w:rPr>
          <w:delText xml:space="preserve"> have found a strong correlation between levels of ILS and recombination rate through a detailed study of the primate phylogeny.</w:delText>
        </w:r>
        <w:r w:rsidR="0091678A">
          <w:rPr>
            <w:rFonts w:ascii="Times New Roman" w:hAnsi="Times New Roman" w:cs="Times New Roman"/>
            <w:sz w:val="24"/>
            <w:szCs w:val="24"/>
          </w:rPr>
          <w:delText xml:space="preserve"> </w:delText>
        </w:r>
        <w:r w:rsidR="00D77B8F" w:rsidRPr="00197A2B">
          <w:rPr>
            <w:rFonts w:ascii="Times New Roman" w:hAnsi="Times New Roman" w:cs="Times New Roman"/>
            <w:sz w:val="24"/>
            <w:szCs w:val="24"/>
          </w:rPr>
          <w:delText>However</w:delText>
        </w:r>
      </w:del>
      <w:ins w:id="111" w:author="Thomas, Gregg" w:date="2024-10-01T11:00:00Z" w16du:dateUtc="2024-10-01T15:00:00Z">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ins>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del w:id="112" w:author="Thomas, Gregg" w:date="2024-10-01T11:00:00Z" w16du:dateUtc="2024-10-01T15:00:00Z">
        <w:r w:rsidR="00F43E15">
          <w:rPr>
            <w:rFonts w:ascii="Times New Roman" w:hAnsi="Times New Roman" w:cs="Times New Roman"/>
            <w:sz w:val="24"/>
            <w:szCs w:val="24"/>
          </w:rPr>
          <w:delText>.</w:delText>
        </w:r>
      </w:del>
      <w:ins w:id="113" w:author="Thomas, Gregg" w:date="2024-10-01T11:00:00Z" w16du:dateUtc="2024-10-01T15:00:00Z">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ins>
      <w:r w:rsidR="00D77B8F" w:rsidRPr="00197A2B">
        <w:rPr>
          <w:rFonts w:ascii="Times New Roman" w:hAnsi="Times New Roman" w:cs="Times New Roman"/>
          <w:sz w:val="24"/>
          <w:szCs w:val="24"/>
        </w:rPr>
        <w:t xml:space="preserve"> </w:t>
      </w:r>
    </w:p>
    <w:p w14:paraId="1F534B65" w14:textId="71D624DA"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del w:id="114" w:author="Thomas, Gregg" w:date="2024-10-01T11:00:00Z" w16du:dateUtc="2024-10-01T15:00:00Z">
        <w:r w:rsidR="00426302">
          <w:rPr>
            <w:rFonts w:ascii="Times New Roman" w:hAnsi="Times New Roman" w:cs="Times New Roman"/>
            <w:sz w:val="24"/>
            <w:szCs w:val="24"/>
          </w:rPr>
          <w:delText>mouse</w:delText>
        </w:r>
      </w:del>
      <w:ins w:id="115" w:author="Thomas, Gregg" w:date="2024-10-01T11:00:00Z" w16du:dateUtc="2024-10-01T15:00:00Z">
        <w:r w:rsidR="00B445B3">
          <w:rPr>
            <w:rFonts w:ascii="Times New Roman" w:hAnsi="Times New Roman" w:cs="Times New Roman"/>
            <w:sz w:val="24"/>
            <w:szCs w:val="24"/>
          </w:rPr>
          <w:t>mice</w:t>
        </w:r>
      </w:ins>
      <w:r w:rsidR="00B445B3">
        <w:rPr>
          <w:rFonts w:ascii="Times New Roman" w:hAnsi="Times New Roman" w:cs="Times New Roman"/>
          <w:sz w:val="24"/>
          <w:szCs w:val="24"/>
        </w:rPr>
        <w:t xml:space="preserv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del w:id="116" w:author="Thomas, Gregg" w:date="2024-10-01T11:00:00Z" w16du:dateUtc="2024-10-01T15:00:00Z">
        <w:r w:rsidR="006E78FF" w:rsidRPr="00E358E6">
          <w:rPr>
            <w:rFonts w:ascii="Times New Roman" w:hAnsi="Times New Roman" w:cs="Times New Roman"/>
            <w:sz w:val="24"/>
            <w:szCs w:val="24"/>
          </w:rPr>
          <w:delText>Old</w:delText>
        </w:r>
        <w:r w:rsidR="00462D94">
          <w:rPr>
            <w:rFonts w:ascii="Times New Roman" w:hAnsi="Times New Roman" w:cs="Times New Roman"/>
            <w:sz w:val="24"/>
            <w:szCs w:val="24"/>
          </w:rPr>
          <w:delText xml:space="preserve"> </w:delText>
        </w:r>
        <w:r w:rsidR="006E78FF" w:rsidRPr="00E358E6">
          <w:rPr>
            <w:rFonts w:ascii="Times New Roman" w:hAnsi="Times New Roman" w:cs="Times New Roman"/>
            <w:sz w:val="24"/>
            <w:szCs w:val="24"/>
          </w:rPr>
          <w:delText>World</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del w:id="117" w:author="Thomas, Gregg" w:date="2024-10-01T11:00:00Z" w16du:dateUtc="2024-10-01T15:00:00Z">
        <w:r w:rsidR="00030AC9">
          <w:rPr>
            <w:rFonts w:ascii="Times New Roman" w:hAnsi="Times New Roman" w:cs="Times New Roman"/>
            <w:sz w:val="24"/>
            <w:szCs w:val="24"/>
          </w:rPr>
          <w:delText>.</w:delText>
        </w:r>
      </w:del>
      <w:ins w:id="118" w:author="Thomas, Gregg" w:date="2024-10-01T11:00:00Z" w16du:dateUtc="2024-10-01T15:00:00Z">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ins>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w:t>
      </w:r>
      <w:ins w:id="11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ins w:id="120" w:author="Thomas, Gregg" w:date="2024-10-01T11:00:00Z" w16du:dateUtc="2024-10-01T15:00:00Z">
        <w:r w:rsidR="00394C3B">
          <w:rPr>
            <w:rFonts w:ascii="Times New Roman" w:hAnsi="Times New Roman" w:cs="Times New Roman"/>
            <w:sz w:val="24"/>
            <w:szCs w:val="24"/>
          </w:rPr>
          <w:t xml:space="preserve"> </w:t>
        </w:r>
        <w:r w:rsidR="00B445B3">
          <w:rPr>
            <w:rFonts w:ascii="Times New Roman" w:hAnsi="Times New Roman" w:cs="Times New Roman"/>
            <w:sz w:val="24"/>
            <w:szCs w:val="24"/>
          </w:rPr>
          <w:t>relatively</w:t>
        </w:r>
      </w:ins>
      <w:r w:rsidR="00B445B3">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ins w:id="121" w:author="Thomas, Gregg" w:date="2024-10-01T11:00:00Z" w16du:dateUtc="2024-10-01T15:00:00Z">
        <w:r w:rsidR="00372855">
          <w:rPr>
            <w:rFonts w:ascii="Times New Roman" w:hAnsi="Times New Roman" w:cs="Times New Roman"/>
            <w:sz w:val="24"/>
            <w:szCs w:val="24"/>
          </w:rPr>
          <w:tab/>
        </w:r>
      </w:ins>
    </w:p>
    <w:p w14:paraId="3093FDA3" w14:textId="49E06A90" w:rsidR="00EA1EF2" w:rsidRDefault="00394C3B" w:rsidP="00372855">
      <w:pPr>
        <w:spacing w:after="0"/>
        <w:ind w:firstLine="720"/>
        <w:jc w:val="both"/>
        <w:rPr>
          <w:rFonts w:ascii="Times New Roman" w:hAnsi="Times New Roman" w:cs="Times New Roman"/>
          <w:sz w:val="24"/>
          <w:szCs w:val="24"/>
        </w:rPr>
      </w:pPr>
      <w:del w:id="122" w:author="Thomas, Gregg" w:date="2024-10-01T11:00:00Z" w16du:dateUtc="2024-10-01T15:00:00Z">
        <w:r>
          <w:rPr>
            <w:rFonts w:ascii="Times New Roman" w:hAnsi="Times New Roman" w:cs="Times New Roman"/>
            <w:sz w:val="24"/>
            <w:szCs w:val="24"/>
          </w:rPr>
          <w:delText>In the present work, we</w:delText>
        </w:r>
      </w:del>
      <w:ins w:id="123" w:author="Thomas, Gregg" w:date="2024-10-01T11:00:00Z" w16du:dateUtc="2024-10-01T15:00:00Z">
        <w:r w:rsidR="00372855">
          <w:rPr>
            <w:rFonts w:ascii="Times New Roman" w:hAnsi="Times New Roman" w:cs="Times New Roman"/>
            <w:sz w:val="24"/>
            <w:szCs w:val="24"/>
          </w:rPr>
          <w:t>W</w:t>
        </w:r>
        <w:r>
          <w:rPr>
            <w:rFonts w:ascii="Times New Roman" w:hAnsi="Times New Roman" w:cs="Times New Roman"/>
            <w:sz w:val="24"/>
            <w:szCs w:val="24"/>
          </w:rPr>
          <w:t>e</w:t>
        </w:r>
      </w:ins>
      <w:r>
        <w:rPr>
          <w:rFonts w:ascii="Times New Roman" w:hAnsi="Times New Roman" w:cs="Times New Roman"/>
          <w:sz w:val="24"/>
          <w:szCs w:val="24"/>
        </w:rPr>
        <w:t xml:space="preserv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del w:id="124" w:author="Thomas, Gregg" w:date="2024-10-01T11:00:00Z" w16du:dateUtc="2024-10-01T15:00:00Z">
        <w:r w:rsidR="00426302">
          <w:rPr>
            <w:rFonts w:ascii="Times New Roman" w:hAnsi="Times New Roman" w:cs="Times New Roman"/>
            <w:sz w:val="24"/>
            <w:szCs w:val="24"/>
          </w:rPr>
          <w:delText>genome sequences</w:delText>
        </w:r>
      </w:del>
      <w:ins w:id="125" w:author="Thomas, Gregg" w:date="2024-10-01T11:00:00Z" w16du:dateUtc="2024-10-01T15:00:00Z">
        <w:r w:rsidR="00426302">
          <w:rPr>
            <w:rFonts w:ascii="Times New Roman" w:hAnsi="Times New Roman" w:cs="Times New Roman"/>
            <w:sz w:val="24"/>
            <w:szCs w:val="24"/>
          </w:rPr>
          <w:t>genome</w:t>
        </w:r>
        <w:r w:rsidR="00B445B3">
          <w:rPr>
            <w:rFonts w:ascii="Times New Roman" w:hAnsi="Times New Roman" w:cs="Times New Roman"/>
            <w:sz w:val="24"/>
            <w:szCs w:val="24"/>
          </w:rPr>
          <w:t>s</w:t>
        </w:r>
      </w:ins>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w:t>
      </w:r>
      <w:del w:id="126"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12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w:t>
      </w:r>
      <w:del w:id="128"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sz w:val="24"/>
          <w:szCs w:val="24"/>
        </w:rPr>
        <w:lastRenderedPageBreak/>
        <w:t xml:space="preserve">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ins w:id="129" w:author="Thomas, Gregg" w:date="2024-10-01T11:00:00Z" w16du:dateUtc="2024-10-01T15:00:00Z">
        <w:r w:rsidR="00045BDB">
          <w:rPr>
            <w:rFonts w:ascii="Times New Roman" w:hAnsi="Times New Roman" w:cs="Times New Roman"/>
            <w:sz w:val="24"/>
            <w:szCs w:val="24"/>
          </w:rPr>
          <w:t xml:space="preserve">commonly used </w:t>
        </w:r>
      </w:ins>
      <w:r w:rsidR="00020FEE">
        <w:rPr>
          <w:rFonts w:ascii="Times New Roman" w:hAnsi="Times New Roman" w:cs="Times New Roman"/>
          <w:sz w:val="24"/>
          <w:szCs w:val="24"/>
        </w:rPr>
        <w:t>ultra-conserved elements (UCEs</w:t>
      </w:r>
      <w:del w:id="130" w:author="Thomas, Gregg" w:date="2024-10-01T11:00:00Z" w16du:dateUtc="2024-10-01T15:00:00Z">
        <w:r w:rsidR="00020FEE">
          <w:rPr>
            <w:rFonts w:ascii="Times New Roman" w:hAnsi="Times New Roman" w:cs="Times New Roman"/>
            <w:sz w:val="24"/>
            <w:szCs w:val="24"/>
          </w:rPr>
          <w:delText>)</w:delText>
        </w:r>
      </w:del>
      <w:ins w:id="131" w:author="Thomas, Gregg" w:date="2024-10-01T11:00:00Z" w16du:dateUtc="2024-10-01T15:00:00Z">
        <w:r w:rsidR="00020FEE">
          <w:rPr>
            <w:rFonts w:ascii="Times New Roman" w:hAnsi="Times New Roman" w:cs="Times New Roman"/>
            <w:sz w:val="24"/>
            <w:szCs w:val="24"/>
          </w:rPr>
          <w:t>)</w:t>
        </w:r>
        <w:bookmarkStart w:id="132" w:name="_Hlk114747009"/>
        <w:r w:rsidR="00045BDB">
          <w:rPr>
            <w:rFonts w:ascii="Times New Roman" w:hAnsi="Times New Roman" w:cs="Times New Roman"/>
            <w:sz w:val="24"/>
            <w:szCs w:val="24"/>
          </w:rPr>
          <w:t>. We used these UCE data</w:t>
        </w:r>
      </w:ins>
      <w:r w:rsidR="00045BDB">
        <w:rPr>
          <w:rFonts w:ascii="Times New Roman" w:hAnsi="Times New Roman" w:cs="Times New Roman"/>
          <w:sz w:val="24"/>
          <w:szCs w:val="24"/>
        </w:rPr>
        <w:t xml:space="preserve"> </w:t>
      </w:r>
      <w:r w:rsidR="00045BDB" w:rsidRPr="00075439">
        <w:rPr>
          <w:rFonts w:ascii="Times New Roman" w:hAnsi="Times New Roman" w:cs="Times New Roman"/>
          <w:sz w:val="24"/>
          <w:szCs w:val="24"/>
        </w:rPr>
        <w:t xml:space="preserve">to </w:t>
      </w:r>
      <w:del w:id="133" w:author="Thomas, Gregg" w:date="2024-10-01T11:00:00Z" w16du:dateUtc="2024-10-01T15:00:00Z">
        <w:r w:rsidR="00B57DDF">
          <w:rPr>
            <w:rFonts w:ascii="Times New Roman" w:hAnsi="Times New Roman" w:cs="Times New Roman"/>
            <w:sz w:val="24"/>
            <w:szCs w:val="24"/>
          </w:rPr>
          <w:delText xml:space="preserve">promote </w:delText>
        </w:r>
        <w:r w:rsidR="003B427E">
          <w:rPr>
            <w:rFonts w:ascii="Times New Roman" w:hAnsi="Times New Roman" w:cs="Times New Roman"/>
            <w:sz w:val="24"/>
            <w:szCs w:val="24"/>
          </w:rPr>
          <w:delText>broader comparisons</w:delText>
        </w:r>
        <w:r w:rsidR="00003ABB">
          <w:rPr>
            <w:rFonts w:ascii="Times New Roman" w:hAnsi="Times New Roman" w:cs="Times New Roman"/>
            <w:sz w:val="24"/>
            <w:szCs w:val="24"/>
          </w:rPr>
          <w:delText xml:space="preserve"> across genomes </w:delText>
        </w:r>
      </w:del>
      <w:ins w:id="134" w:author="Thomas, Gregg" w:date="2024-10-01T11:00:00Z" w16du:dateUtc="2024-10-01T15:00:00Z">
        <w:r w:rsidR="00045BDB" w:rsidRPr="00075439">
          <w:rPr>
            <w:rFonts w:ascii="Times New Roman" w:hAnsi="Times New Roman" w:cs="Times New Roman"/>
            <w:sz w:val="24"/>
            <w:szCs w:val="24"/>
          </w:rPr>
          <w:t xml:space="preserve">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w:t>
        </w:r>
      </w:ins>
      <w:r w:rsidR="00045BDB" w:rsidRPr="00075439">
        <w:rPr>
          <w:rFonts w:ascii="Times New Roman" w:hAnsi="Times New Roman" w:cs="Times New Roman"/>
          <w:sz w:val="24"/>
          <w:szCs w:val="24"/>
        </w:rPr>
        <w:t xml:space="preserve">of </w:t>
      </w:r>
      <w:del w:id="135" w:author="Thomas, Gregg" w:date="2024-10-01T11:00:00Z" w16du:dateUtc="2024-10-01T15:00:00Z">
        <w:r w:rsidR="00003ABB">
          <w:rPr>
            <w:rFonts w:ascii="Times New Roman" w:hAnsi="Times New Roman" w:cs="Times New Roman"/>
            <w:sz w:val="24"/>
            <w:szCs w:val="24"/>
          </w:rPr>
          <w:delText>variable quality</w:delText>
        </w:r>
        <w:r w:rsidR="00020FEE">
          <w:rPr>
            <w:rFonts w:ascii="Times New Roman" w:hAnsi="Times New Roman" w:cs="Times New Roman"/>
            <w:sz w:val="24"/>
            <w:szCs w:val="24"/>
          </w:rPr>
          <w:delText>.</w:delText>
        </w:r>
        <w:r w:rsidR="005A3F18">
          <w:rPr>
            <w:rFonts w:ascii="Times New Roman" w:hAnsi="Times New Roman" w:cs="Times New Roman"/>
            <w:sz w:val="24"/>
            <w:szCs w:val="24"/>
          </w:rPr>
          <w:delText xml:space="preserve"> </w:delText>
        </w:r>
        <w:r w:rsidR="00FA2AA1">
          <w:rPr>
            <w:rFonts w:ascii="Times New Roman" w:hAnsi="Times New Roman" w:cs="Times New Roman"/>
            <w:sz w:val="24"/>
            <w:szCs w:val="24"/>
          </w:rPr>
          <w:delText>We</w:delText>
        </w:r>
        <w:r w:rsidR="00D010DB">
          <w:rPr>
            <w:rFonts w:ascii="Times New Roman" w:hAnsi="Times New Roman" w:cs="Times New Roman"/>
            <w:sz w:val="24"/>
            <w:szCs w:val="24"/>
          </w:rPr>
          <w:delText xml:space="preserve"> </w:delText>
        </w:r>
      </w:del>
      <w:ins w:id="136" w:author="Thomas, Gregg" w:date="2024-10-01T11:00:00Z" w16du:dateUtc="2024-10-01T15:00:00Z">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32"/>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ins>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del w:id="137" w:author="Thomas, Gregg" w:date="2024-10-01T11:00:00Z" w16du:dateUtc="2024-10-01T15:00:00Z">
        <w:r w:rsidR="00D010DB">
          <w:rPr>
            <w:rFonts w:ascii="Times New Roman" w:hAnsi="Times New Roman" w:cs="Times New Roman"/>
            <w:sz w:val="24"/>
            <w:szCs w:val="24"/>
          </w:rPr>
          <w:delText xml:space="preserve">whole </w:delText>
        </w:r>
        <w:r w:rsidR="008D2A3B">
          <w:rPr>
            <w:rFonts w:ascii="Times New Roman" w:hAnsi="Times New Roman" w:cs="Times New Roman"/>
            <w:sz w:val="24"/>
            <w:szCs w:val="24"/>
          </w:rPr>
          <w:delText>genome</w:delText>
        </w:r>
        <w:r w:rsidR="00D010DB">
          <w:rPr>
            <w:rFonts w:ascii="Times New Roman" w:hAnsi="Times New Roman" w:cs="Times New Roman"/>
            <w:sz w:val="24"/>
            <w:szCs w:val="24"/>
          </w:rPr>
          <w:delText xml:space="preserve"> sequences</w:delText>
        </w:r>
        <w:r w:rsidR="00F92FFA">
          <w:rPr>
            <w:rFonts w:ascii="Times New Roman" w:hAnsi="Times New Roman" w:cs="Times New Roman"/>
            <w:sz w:val="24"/>
            <w:szCs w:val="24"/>
          </w:rPr>
          <w:delText xml:space="preserve"> from </w:delText>
        </w:r>
      </w:del>
      <w:r w:rsidR="00312928">
        <w:rPr>
          <w:rFonts w:ascii="Times New Roman" w:hAnsi="Times New Roman" w:cs="Times New Roman"/>
          <w:sz w:val="24"/>
          <w:szCs w:val="24"/>
        </w:rPr>
        <w:t xml:space="preserve">a subset of </w:t>
      </w:r>
      <w:del w:id="138" w:author="Thomas, Gregg" w:date="2024-10-01T11:00:00Z" w16du:dateUtc="2024-10-01T15:00:00Z">
        <w:r w:rsidR="00F92FFA">
          <w:rPr>
            <w:rFonts w:ascii="Times New Roman" w:hAnsi="Times New Roman" w:cs="Times New Roman"/>
            <w:sz w:val="24"/>
            <w:szCs w:val="24"/>
          </w:rPr>
          <w:delText>these genomes</w:delText>
        </w:r>
        <w:r w:rsidR="009D6AFD">
          <w:rPr>
            <w:rFonts w:ascii="Times New Roman" w:hAnsi="Times New Roman" w:cs="Times New Roman"/>
            <w:sz w:val="24"/>
            <w:szCs w:val="24"/>
          </w:rPr>
          <w:delText>,</w:delText>
        </w:r>
      </w:del>
      <w:ins w:id="139" w:author="Thomas, Gregg" w:date="2024-10-01T11:00:00Z" w16du:dateUtc="2024-10-01T15:00:00Z">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sidR="00372855">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w:t>
        </w:r>
      </w:ins>
      <w:r w:rsidR="00045BDB">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del w:id="140" w:author="Thomas, Gregg" w:date="2024-10-01T11:00:00Z" w16du:dateUtc="2024-10-01T15:00:00Z">
        <w:r w:rsidR="009D6AFD">
          <w:rPr>
            <w:rFonts w:ascii="Times New Roman" w:hAnsi="Times New Roman" w:cs="Times New Roman"/>
            <w:sz w:val="24"/>
            <w:szCs w:val="24"/>
          </w:rPr>
          <w:delText>,</w:delText>
        </w:r>
      </w:del>
      <w:r w:rsidR="009D6AFD">
        <w:rPr>
          <w:rFonts w:ascii="Times New Roman" w:hAnsi="Times New Roman" w:cs="Times New Roman"/>
          <w:sz w:val="24"/>
          <w:szCs w:val="24"/>
        </w:rPr>
        <w:t xml:space="preserve"> and </w:t>
      </w:r>
      <w:ins w:id="141" w:author="Thomas, Gregg" w:date="2024-10-01T11:00:00Z" w16du:dateUtc="2024-10-01T15:00:00Z">
        <w:r w:rsidR="00312928">
          <w:rPr>
            <w:rFonts w:ascii="Times New Roman" w:hAnsi="Times New Roman" w:cs="Times New Roman"/>
            <w:sz w:val="24"/>
            <w:szCs w:val="24"/>
          </w:rPr>
          <w:t xml:space="preserve">functional </w:t>
        </w:r>
      </w:ins>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del w:id="142" w:author="Thomas, Gregg" w:date="2024-10-01T11:00:00Z" w16du:dateUtc="2024-10-01T15:00:00Z">
        <w:r w:rsidR="009D6AFD">
          <w:rPr>
            <w:rFonts w:ascii="Times New Roman" w:hAnsi="Times New Roman" w:cs="Times New Roman"/>
            <w:sz w:val="24"/>
            <w:szCs w:val="24"/>
          </w:rPr>
          <w:delText>information</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from</w:t>
      </w:r>
      <w:ins w:id="143" w:author="Thomas, Gregg" w:date="2024-10-01T11:00:00Z" w16du:dateUtc="2024-10-01T15:00:00Z">
        <w:r w:rsidR="00F253F3">
          <w:rPr>
            <w:rFonts w:ascii="Times New Roman" w:hAnsi="Times New Roman" w:cs="Times New Roman"/>
            <w:sz w:val="24"/>
            <w:szCs w:val="24"/>
          </w:rPr>
          <w:t xml:space="preserve"> </w:t>
        </w:r>
        <w:r w:rsidR="00045BDB">
          <w:rPr>
            <w:rFonts w:ascii="Times New Roman" w:hAnsi="Times New Roman" w:cs="Times New Roman"/>
            <w:sz w:val="24"/>
            <w:szCs w:val="24"/>
          </w:rPr>
          <w:t>the powerful</w:t>
        </w:r>
      </w:ins>
      <w:r w:rsidR="00045BDB">
        <w:rPr>
          <w:rFonts w:ascii="Times New Roman" w:hAnsi="Times New Roman" w:cs="Times New Roman"/>
          <w:sz w:val="24"/>
          <w:szCs w:val="24"/>
        </w:rPr>
        <w:t xml:space="preserve"> </w:t>
      </w:r>
      <w:r w:rsidR="00F253F3">
        <w:rPr>
          <w:rFonts w:ascii="Times New Roman" w:hAnsi="Times New Roman" w:cs="Times New Roman"/>
          <w:sz w:val="24"/>
          <w:szCs w:val="24"/>
        </w:rPr>
        <w:t xml:space="preserve">house </w:t>
      </w:r>
      <w:del w:id="144" w:author="Thomas, Gregg" w:date="2024-10-01T11:00:00Z" w16du:dateUtc="2024-10-01T15:00:00Z">
        <w:r w:rsidR="00F253F3">
          <w:rPr>
            <w:rFonts w:ascii="Times New Roman" w:hAnsi="Times New Roman" w:cs="Times New Roman"/>
            <w:sz w:val="24"/>
            <w:szCs w:val="24"/>
          </w:rPr>
          <w:delText>mice</w:delText>
        </w:r>
        <w:r w:rsidR="00426302" w:rsidRPr="00E358E6">
          <w:rPr>
            <w:rFonts w:ascii="Times New Roman" w:hAnsi="Times New Roman" w:cs="Times New Roman"/>
            <w:sz w:val="24"/>
            <w:szCs w:val="24"/>
          </w:rPr>
          <w:delText xml:space="preserve"> </w:delText>
        </w:r>
        <w:r w:rsidR="00B57DDF">
          <w:rPr>
            <w:rFonts w:ascii="Times New Roman" w:hAnsi="Times New Roman" w:cs="Times New Roman"/>
            <w:sz w:val="24"/>
            <w:szCs w:val="24"/>
          </w:rPr>
          <w:delText xml:space="preserve">to describe </w:delText>
        </w:r>
        <w:r w:rsidR="00B57DDF" w:rsidRPr="00197A2B">
          <w:rPr>
            <w:rFonts w:ascii="Times New Roman" w:hAnsi="Times New Roman" w:cs="Times New Roman"/>
            <w:sz w:val="24"/>
            <w:szCs w:val="24"/>
          </w:rPr>
          <w:delText xml:space="preserve">the </w:delText>
        </w:r>
        <w:r w:rsidR="00B57DDF">
          <w:rPr>
            <w:rFonts w:ascii="Times New Roman" w:hAnsi="Times New Roman" w:cs="Times New Roman"/>
            <w:sz w:val="24"/>
            <w:szCs w:val="24"/>
          </w:rPr>
          <w:delText>genomic</w:delText>
        </w:r>
        <w:r w:rsidR="00B57DDF" w:rsidRPr="00197A2B">
          <w:rPr>
            <w:rFonts w:ascii="Times New Roman" w:hAnsi="Times New Roman" w:cs="Times New Roman"/>
            <w:sz w:val="24"/>
            <w:szCs w:val="24"/>
          </w:rPr>
          <w:delText xml:space="preserve"> context of phylogenetic discordance</w:delText>
        </w:r>
        <w:r w:rsidR="005D2E99">
          <w:rPr>
            <w:rFonts w:ascii="Times New Roman" w:hAnsi="Times New Roman" w:cs="Times New Roman"/>
            <w:sz w:val="24"/>
            <w:szCs w:val="24"/>
          </w:rPr>
          <w:delText xml:space="preserve"> </w:delText>
        </w:r>
        <w:r w:rsidR="00F253F3">
          <w:rPr>
            <w:rFonts w:ascii="Times New Roman" w:hAnsi="Times New Roman" w:cs="Times New Roman"/>
            <w:sz w:val="24"/>
            <w:szCs w:val="24"/>
          </w:rPr>
          <w:delText xml:space="preserve">across murine rodents </w:delText>
        </w:r>
        <w:r w:rsidR="00B57DDF">
          <w:rPr>
            <w:rFonts w:ascii="Times New Roman" w:hAnsi="Times New Roman" w:cs="Times New Roman"/>
            <w:sz w:val="24"/>
            <w:szCs w:val="24"/>
          </w:rPr>
          <w:delText>and</w:delText>
        </w:r>
        <w:r w:rsidR="00FA2AA1">
          <w:rPr>
            <w:rFonts w:ascii="Times New Roman" w:hAnsi="Times New Roman" w:cs="Times New Roman"/>
            <w:sz w:val="24"/>
            <w:szCs w:val="24"/>
          </w:rPr>
          <w:delText xml:space="preserve"> evaluate</w:delText>
        </w:r>
      </w:del>
      <w:ins w:id="145" w:author="Thomas, Gregg" w:date="2024-10-01T11:00:00Z" w16du:dateUtc="2024-10-01T15:00:00Z">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test</w:t>
        </w:r>
      </w:ins>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ins w:id="146" w:author="Thomas, Gregg" w:date="2024-10-01T11:00:00Z" w16du:dateUtc="2024-10-01T15:00:00Z">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patterns of</w:t>
        </w:r>
      </w:ins>
      <w:r w:rsidR="00045BDB">
        <w:rPr>
          <w:rFonts w:ascii="Times New Roman" w:hAnsi="Times New Roman" w:cs="Times New Roman"/>
          <w:sz w:val="24"/>
          <w:szCs w:val="24"/>
        </w:rPr>
        <w:t xml:space="preserve">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ins w:id="147" w:author="Thomas, Gregg" w:date="2024-10-01T11:00:00Z" w16du:dateUtc="2024-10-01T15:00:00Z">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ins>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rPr>
          <w:ins w:id="148" w:author="Thomas, Gregg" w:date="2024-10-01T11:00:00Z" w16du:dateUtc="2024-10-01T15:00:00Z"/>
        </w:rPr>
      </w:pPr>
      <w:ins w:id="149" w:author="Thomas, Gregg" w:date="2024-10-01T11:00:00Z" w16du:dateUtc="2024-10-01T15:00:00Z">
        <w:r>
          <w:t>Estimation of a m</w:t>
        </w:r>
        <w:r w:rsidR="001B7F12">
          <w:t xml:space="preserve">urine </w:t>
        </w:r>
        <w:r w:rsidR="002F605F">
          <w:t>s</w:t>
        </w:r>
        <w:r w:rsidR="00FD0B8D" w:rsidRPr="00031896">
          <w:t>pecies tree</w:t>
        </w:r>
      </w:ins>
    </w:p>
    <w:p w14:paraId="2088ABF5" w14:textId="36B6D19A" w:rsidR="002F605F" w:rsidRDefault="00072172" w:rsidP="005D3A4E">
      <w:pPr>
        <w:spacing w:after="0"/>
        <w:jc w:val="both"/>
      </w:pPr>
      <w:ins w:id="150" w:author="Thomas, Gregg" w:date="2024-10-01T11:00:00Z" w16du:dateUtc="2024-10-01T15:00:00Z">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ins>
      <w:ins w:id="151" w:author="Thomas, Gregg [2]" w:date="2024-10-16T10:04:00Z" w16du:dateUtc="2024-10-16T14:04:00Z">
        <w:r w:rsidR="00F15368">
          <w:rPr>
            <w:rFonts w:ascii="Times New Roman" w:hAnsi="Times New Roman" w:cs="Times New Roman"/>
            <w:sz w:val="24"/>
            <w:szCs w:val="24"/>
          </w:rPr>
          <w:t>ure</w:t>
        </w:r>
      </w:ins>
      <w:ins w:id="152" w:author="Thomas, Gregg" w:date="2024-10-01T11:00:00Z" w16du:dateUtc="2024-10-01T15:00:00Z">
        <w:del w:id="153" w:author="Thomas, Gregg [2]" w:date="2024-10-16T10:03:00Z" w16du:dateUtc="2024-10-16T14:03:00Z">
          <w:r w:rsidR="00695385" w:rsidDel="00F15368">
            <w:rPr>
              <w:rFonts w:ascii="Times New Roman" w:hAnsi="Times New Roman" w:cs="Times New Roman"/>
              <w:sz w:val="24"/>
              <w:szCs w:val="24"/>
            </w:rPr>
            <w:delText>.</w:delText>
          </w:r>
        </w:del>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ins>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del w:id="154" w:author="Thomas, Gregg [2]" w:date="2024-10-16T10:04:00Z" w16du:dateUtc="2024-10-16T14:04:00Z">
        <w:r w:rsidR="0024445D" w:rsidDel="00F15368">
          <w:rPr>
            <w:rFonts w:ascii="Times New Roman" w:hAnsi="Times New Roman" w:cs="Times New Roman"/>
            <w:sz w:val="24"/>
            <w:szCs w:val="24"/>
          </w:rPr>
          <w:delText xml:space="preserve">Fig. </w:delText>
        </w:r>
      </w:del>
      <w:ins w:id="155" w:author="Thomas, Gregg [2]" w:date="2024-10-16T10:04:00Z" w16du:dateUtc="2024-10-16T14:04:00Z">
        <w:r w:rsidR="00F15368">
          <w:rPr>
            <w:rFonts w:ascii="Times New Roman" w:hAnsi="Times New Roman" w:cs="Times New Roman"/>
            <w:sz w:val="24"/>
            <w:szCs w:val="24"/>
          </w:rPr>
          <w:t xml:space="preserve">Figure </w:t>
        </w:r>
      </w:ins>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del w:id="156" w:author="Thomas, Gregg [2]" w:date="2024-10-16T10:04:00Z" w16du:dateUtc="2024-10-16T14:04:00Z">
        <w:r w:rsidR="004F7533" w:rsidDel="00F15368">
          <w:rPr>
            <w:rFonts w:ascii="Times New Roman" w:hAnsi="Times New Roman" w:cs="Times New Roman"/>
            <w:sz w:val="24"/>
            <w:szCs w:val="24"/>
          </w:rPr>
          <w:delText xml:space="preserve">Fig. </w:delText>
        </w:r>
      </w:del>
      <w:ins w:id="157" w:author="Thomas, Gregg [2]" w:date="2024-10-16T10:04:00Z" w16du:dateUtc="2024-10-16T14:04:00Z">
        <w:r w:rsidR="00F15368">
          <w:rPr>
            <w:rFonts w:ascii="Times New Roman" w:hAnsi="Times New Roman" w:cs="Times New Roman"/>
            <w:sz w:val="24"/>
            <w:szCs w:val="24"/>
          </w:rPr>
          <w:t xml:space="preserve">Figure </w:t>
        </w:r>
      </w:ins>
      <w:ins w:id="158" w:author="Thomas, Gregg" w:date="2024-10-01T11:00:00Z" w16du:dateUtc="2024-10-01T15:00:00Z">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considerable</w:t>
        </w:r>
      </w:ins>
      <w:r w:rsidR="003B3E01">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del w:id="159" w:author="Thomas, Gregg [2]" w:date="2024-10-16T10:04:00Z" w16du:dateUtc="2024-10-16T14:04:00Z">
        <w:r w:rsidR="005D473E" w:rsidDel="00F15368">
          <w:rPr>
            <w:rFonts w:ascii="Times New Roman" w:hAnsi="Times New Roman" w:cs="Times New Roman"/>
            <w:sz w:val="24"/>
            <w:szCs w:val="24"/>
          </w:rPr>
          <w:delText xml:space="preserve">Fig. </w:delText>
        </w:r>
      </w:del>
      <w:ins w:id="160" w:author="Thomas, Gregg [2]" w:date="2024-10-16T10:04:00Z" w16du:dateUtc="2024-10-16T14:04:00Z">
        <w:r w:rsidR="00F15368">
          <w:rPr>
            <w:rFonts w:ascii="Times New Roman" w:hAnsi="Times New Roman" w:cs="Times New Roman"/>
            <w:sz w:val="24"/>
            <w:szCs w:val="24"/>
          </w:rPr>
          <w:t xml:space="preserve">Figure </w:t>
        </w:r>
      </w:ins>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del w:id="161" w:author="Thomas, Gregg [2]" w:date="2024-10-16T10:04:00Z" w16du:dateUtc="2024-10-16T14:04:00Z">
        <w:r w:rsidR="004F7533" w:rsidDel="00F15368">
          <w:rPr>
            <w:rFonts w:ascii="Times New Roman" w:hAnsi="Times New Roman" w:cs="Times New Roman"/>
            <w:sz w:val="24"/>
            <w:szCs w:val="24"/>
          </w:rPr>
          <w:delText xml:space="preserve">Fig. </w:delText>
        </w:r>
      </w:del>
      <w:ins w:id="162" w:author="Thomas, Gregg [2]" w:date="2024-10-16T10:04:00Z" w16du:dateUtc="2024-10-16T14:04:00Z">
        <w:r w:rsidR="00F15368">
          <w:rPr>
            <w:rFonts w:ascii="Times New Roman" w:hAnsi="Times New Roman" w:cs="Times New Roman"/>
            <w:sz w:val="24"/>
            <w:szCs w:val="24"/>
          </w:rPr>
          <w:t xml:space="preserve">Figure </w:t>
        </w:r>
      </w:ins>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del w:id="163" w:author="Thomas, Gregg [2]" w:date="2024-10-16T10:04:00Z" w16du:dateUtc="2024-10-16T14:04:00Z">
        <w:r w:rsidR="007B17B5" w:rsidDel="00F15368">
          <w:rPr>
            <w:rFonts w:ascii="Times New Roman" w:hAnsi="Times New Roman" w:cs="Times New Roman"/>
            <w:sz w:val="24"/>
            <w:szCs w:val="24"/>
          </w:rPr>
          <w:delText xml:space="preserve">Fig. </w:delText>
        </w:r>
      </w:del>
      <w:ins w:id="164" w:author="Thomas, Gregg [2]" w:date="2024-10-16T10:04:00Z" w16du:dateUtc="2024-10-16T14:04:00Z">
        <w:r w:rsidR="00F15368">
          <w:rPr>
            <w:rFonts w:ascii="Times New Roman" w:hAnsi="Times New Roman" w:cs="Times New Roman"/>
            <w:sz w:val="24"/>
            <w:szCs w:val="24"/>
          </w:rPr>
          <w:t xml:space="preserve">Figure </w:t>
        </w:r>
      </w:ins>
      <w:r w:rsidR="007B17B5">
        <w:rPr>
          <w:rFonts w:ascii="Times New Roman" w:hAnsi="Times New Roman" w:cs="Times New Roman"/>
          <w:sz w:val="24"/>
          <w:szCs w:val="24"/>
        </w:rPr>
        <w:t>1), the recovered topology was supported by approximately one third of all gene trees.</w:t>
      </w:r>
    </w:p>
    <w:p w14:paraId="76A80CCF" w14:textId="2A7C3456"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del w:id="165" w:author="Thomas, Gregg [2]" w:date="2024-10-16T10:04:00Z" w16du:dateUtc="2024-10-16T14:04:00Z">
        <w:r w:rsidR="009D427D" w:rsidDel="00F15368">
          <w:rPr>
            <w:rFonts w:ascii="Times New Roman" w:hAnsi="Times New Roman" w:cs="Times New Roman"/>
            <w:sz w:val="24"/>
            <w:szCs w:val="24"/>
          </w:rPr>
          <w:delText>Fig</w:delText>
        </w:r>
        <w:r w:rsidR="004F7533" w:rsidDel="00F15368">
          <w:rPr>
            <w:rFonts w:ascii="Times New Roman" w:hAnsi="Times New Roman" w:cs="Times New Roman"/>
            <w:sz w:val="24"/>
            <w:szCs w:val="24"/>
          </w:rPr>
          <w:delText>.</w:delText>
        </w:r>
        <w:r w:rsidR="009D427D" w:rsidDel="00F15368">
          <w:rPr>
            <w:rFonts w:ascii="Times New Roman" w:hAnsi="Times New Roman" w:cs="Times New Roman"/>
            <w:sz w:val="24"/>
            <w:szCs w:val="24"/>
          </w:rPr>
          <w:delText xml:space="preserve"> </w:delText>
        </w:r>
      </w:del>
      <w:ins w:id="166" w:author="Thomas, Gregg [2]" w:date="2024-10-16T10:04:00Z" w16du:dateUtc="2024-10-16T14:04:00Z">
        <w:r w:rsidR="00F15368">
          <w:rPr>
            <w:rFonts w:ascii="Times New Roman" w:hAnsi="Times New Roman" w:cs="Times New Roman"/>
            <w:sz w:val="24"/>
            <w:szCs w:val="24"/>
          </w:rPr>
          <w:t xml:space="preserve">Figure </w:t>
        </w:r>
      </w:ins>
      <w:ins w:id="167" w:author="Thomas, Gregg" w:date="2024-10-01T11:00:00Z" w16du:dateUtc="2024-10-01T15:00:00Z">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del w:id="168" w:author="Thomas, Gregg [2]" w:date="2024-10-16T10:04:00Z" w16du:dateUtc="2024-10-16T14:04:00Z">
          <w:r w:rsidR="00D559F8" w:rsidDel="00F15368">
            <w:rPr>
              <w:rFonts w:ascii="Times New Roman" w:hAnsi="Times New Roman" w:cs="Times New Roman"/>
              <w:sz w:val="24"/>
              <w:szCs w:val="24"/>
            </w:rPr>
            <w:delText>Fig</w:delText>
          </w:r>
          <w:r w:rsidR="004F7533" w:rsidDel="00F15368">
            <w:rPr>
              <w:rFonts w:ascii="Times New Roman" w:hAnsi="Times New Roman" w:cs="Times New Roman"/>
              <w:sz w:val="24"/>
              <w:szCs w:val="24"/>
            </w:rPr>
            <w:delText>.</w:delText>
          </w:r>
          <w:r w:rsidR="00D559F8" w:rsidDel="00F15368">
            <w:rPr>
              <w:rFonts w:ascii="Times New Roman" w:hAnsi="Times New Roman" w:cs="Times New Roman"/>
              <w:sz w:val="24"/>
              <w:szCs w:val="24"/>
            </w:rPr>
            <w:delText xml:space="preserve"> </w:delText>
          </w:r>
        </w:del>
      </w:ins>
      <w:ins w:id="169" w:author="Thomas, Gregg [2]" w:date="2024-10-16T10:04:00Z" w16du:dateUtc="2024-10-16T14:04:00Z">
        <w:r w:rsidR="00F15368">
          <w:rPr>
            <w:rFonts w:ascii="Times New Roman" w:hAnsi="Times New Roman" w:cs="Times New Roman"/>
            <w:sz w:val="24"/>
            <w:szCs w:val="24"/>
          </w:rPr>
          <w:t xml:space="preserve">Figure </w:t>
        </w:r>
      </w:ins>
      <w:ins w:id="170" w:author="Thomas, Gregg" w:date="2024-10-01T11:00:00Z" w16du:dateUtc="2024-10-01T15:00:00Z">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lastRenderedPageBreak/>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ins>
      <w:r w:rsidR="00A03219">
        <w:rPr>
          <w:rFonts w:ascii="Times New Roman" w:hAnsi="Times New Roman" w:cs="Times New Roman"/>
          <w:sz w:val="24"/>
          <w:szCs w:val="24"/>
        </w:rPr>
        <w:t>.</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1FBF5009" w:rsidR="006E16FF" w:rsidRDefault="00445D61" w:rsidP="005D3A4E">
      <w:pPr>
        <w:spacing w:after="0"/>
        <w:jc w:val="both"/>
        <w:rPr>
          <w:rFonts w:ascii="Times New Roman" w:hAnsi="Times New Roman" w:cs="Times New Roman"/>
          <w:sz w:val="24"/>
          <w:szCs w:val="24"/>
        </w:rPr>
      </w:pPr>
      <w:ins w:id="171" w:author="Thomas, Gregg" w:date="2024-10-01T11:00:00Z" w16du:dateUtc="2024-10-01T15:00:00Z">
        <w:r>
          <w:rPr>
            <w:rFonts w:ascii="Times New Roman" w:hAnsi="Times New Roman" w:cs="Times New Roman"/>
            <w:sz w:val="24"/>
            <w:szCs w:val="24"/>
          </w:rPr>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del w:id="172" w:author="Thomas, Gregg [2]" w:date="2024-10-16T10:04:00Z" w16du:dateUtc="2024-10-16T14:04:00Z">
          <w:r w:rsidR="006E16FF" w:rsidDel="00F15368">
            <w:rPr>
              <w:rFonts w:ascii="Times New Roman" w:hAnsi="Times New Roman" w:cs="Times New Roman"/>
              <w:sz w:val="24"/>
              <w:szCs w:val="24"/>
            </w:rPr>
            <w:delText>Fig.</w:delText>
          </w:r>
        </w:del>
      </w:ins>
      <w:del w:id="173" w:author="Thomas, Gregg [2]" w:date="2024-10-16T10:04:00Z" w16du:dateUtc="2024-10-16T14:04:00Z">
        <w:r w:rsidR="006E16FF" w:rsidDel="00F15368">
          <w:rPr>
            <w:rFonts w:ascii="Times New Roman" w:hAnsi="Times New Roman" w:cs="Times New Roman"/>
            <w:sz w:val="24"/>
            <w:szCs w:val="24"/>
          </w:rPr>
          <w:delText xml:space="preserve"> </w:delText>
        </w:r>
      </w:del>
      <w:ins w:id="174" w:author="Thomas, Gregg [2]" w:date="2024-10-16T10:04:00Z" w16du:dateUtc="2024-10-16T14:04:00Z">
        <w:r w:rsidR="00F15368">
          <w:rPr>
            <w:rFonts w:ascii="Times New Roman" w:hAnsi="Times New Roman" w:cs="Times New Roman"/>
            <w:sz w:val="24"/>
            <w:szCs w:val="24"/>
          </w:rPr>
          <w:t xml:space="preserve">Figure </w:t>
        </w:r>
      </w:ins>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ins w:id="175" w:author="Thomas, Gregg" w:date="2024-10-01T11:00:00Z" w16du:dateUtc="2024-10-01T15:00:00Z">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ins>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del w:id="176" w:author="Thomas, Gregg [2]" w:date="2024-10-16T10:04:00Z" w16du:dateUtc="2024-10-16T14:04:00Z">
        <w:r w:rsidR="00C229ED" w:rsidDel="00F15368">
          <w:rPr>
            <w:rFonts w:ascii="Times New Roman" w:hAnsi="Times New Roman" w:cs="Times New Roman"/>
            <w:sz w:val="24"/>
            <w:szCs w:val="24"/>
          </w:rPr>
          <w:delText xml:space="preserve">Fig. </w:delText>
        </w:r>
      </w:del>
      <w:ins w:id="177" w:author="Thomas, Gregg [2]" w:date="2024-10-16T10:04:00Z" w16du:dateUtc="2024-10-16T14:04:00Z">
        <w:r w:rsidR="00F15368">
          <w:rPr>
            <w:rFonts w:ascii="Times New Roman" w:hAnsi="Times New Roman" w:cs="Times New Roman"/>
            <w:sz w:val="24"/>
            <w:szCs w:val="24"/>
          </w:rPr>
          <w:t xml:space="preserve">Figure </w:t>
        </w:r>
      </w:ins>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6CB970E8"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ins w:id="178" w:author="Thomas, Gregg" w:date="2024-10-01T11:00:00Z" w16du:dateUtc="2024-10-01T15:00:00Z">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ins>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del w:id="179" w:author="Thomas, Gregg [2]" w:date="2024-10-16T10:04:00Z" w16du:dateUtc="2024-10-16T14:04:00Z">
        <w:r w:rsidR="008A4AF9" w:rsidDel="00F15368">
          <w:rPr>
            <w:rFonts w:ascii="Times New Roman" w:hAnsi="Times New Roman" w:cs="Times New Roman"/>
            <w:sz w:val="24"/>
            <w:szCs w:val="24"/>
          </w:rPr>
          <w:delText xml:space="preserve">Fig. </w:delText>
        </w:r>
      </w:del>
      <w:ins w:id="180" w:author="Thomas, Gregg [2]" w:date="2024-10-16T10:04:00Z" w16du:dateUtc="2024-10-16T14:04:00Z">
        <w:r w:rsidR="00F15368">
          <w:rPr>
            <w:rFonts w:ascii="Times New Roman" w:hAnsi="Times New Roman" w:cs="Times New Roman"/>
            <w:sz w:val="24"/>
            <w:szCs w:val="24"/>
          </w:rPr>
          <w:t xml:space="preserve">Figure </w:t>
        </w:r>
      </w:ins>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del w:id="181" w:author="Thomas, Gregg [2]" w:date="2024-10-16T10:04:00Z" w16du:dateUtc="2024-10-16T14:04:00Z">
        <w:r w:rsidR="00DB4B2B" w:rsidDel="00F15368">
          <w:rPr>
            <w:rFonts w:ascii="Times New Roman" w:hAnsi="Times New Roman" w:cs="Times New Roman"/>
            <w:sz w:val="24"/>
            <w:szCs w:val="24"/>
          </w:rPr>
          <w:delText xml:space="preserve">Fig. </w:delText>
        </w:r>
      </w:del>
      <w:ins w:id="182" w:author="Thomas, Gregg [2]" w:date="2024-10-16T10:04:00Z" w16du:dateUtc="2024-10-16T14:04:00Z">
        <w:r w:rsidR="00F15368">
          <w:rPr>
            <w:rFonts w:ascii="Times New Roman" w:hAnsi="Times New Roman" w:cs="Times New Roman"/>
            <w:sz w:val="24"/>
            <w:szCs w:val="24"/>
          </w:rPr>
          <w:t xml:space="preserve">Figure </w:t>
        </w:r>
      </w:ins>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del w:id="183" w:author="Thomas, Gregg [2]" w:date="2024-10-16T10:04:00Z" w16du:dateUtc="2024-10-16T14:04:00Z">
        <w:r w:rsidR="004F4DD0"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4F4DD0" w:rsidDel="00F15368">
          <w:rPr>
            <w:rFonts w:ascii="Times New Roman" w:hAnsi="Times New Roman" w:cs="Times New Roman"/>
            <w:sz w:val="24"/>
            <w:szCs w:val="24"/>
          </w:rPr>
          <w:delText xml:space="preserve"> </w:delText>
        </w:r>
      </w:del>
      <w:ins w:id="184" w:author="Thomas, Gregg [2]" w:date="2024-10-16T10:04:00Z" w16du:dateUtc="2024-10-16T14:04:00Z">
        <w:r w:rsidR="00F15368">
          <w:rPr>
            <w:rFonts w:ascii="Times New Roman" w:hAnsi="Times New Roman" w:cs="Times New Roman"/>
            <w:sz w:val="24"/>
            <w:szCs w:val="24"/>
          </w:rPr>
          <w:t xml:space="preserve">Figure </w:t>
        </w:r>
      </w:ins>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6B4D7C9D"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del w:id="185" w:author="Thomas, Gregg [2]" w:date="2024-10-16T10:04:00Z" w16du:dateUtc="2024-10-16T14:04:00Z">
        <w:r w:rsidR="00D97F51" w:rsidRPr="00031896"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D97F51" w:rsidRPr="00031896" w:rsidDel="00F15368">
          <w:rPr>
            <w:rFonts w:ascii="Times New Roman" w:hAnsi="Times New Roman" w:cs="Times New Roman"/>
            <w:sz w:val="24"/>
            <w:szCs w:val="24"/>
          </w:rPr>
          <w:delText xml:space="preserve"> </w:delText>
        </w:r>
      </w:del>
      <w:ins w:id="186" w:author="Thomas, Gregg [2]" w:date="2024-10-16T10:04:00Z" w16du:dateUtc="2024-10-16T14:04:00Z">
        <w:r w:rsidR="00F15368">
          <w:rPr>
            <w:rFonts w:ascii="Times New Roman" w:hAnsi="Times New Roman" w:cs="Times New Roman"/>
            <w:sz w:val="24"/>
            <w:szCs w:val="24"/>
          </w:rPr>
          <w:t xml:space="preserve">Figure </w:t>
        </w:r>
      </w:ins>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del w:id="187" w:author="Thomas, Gregg [2]" w:date="2024-10-16T10:04:00Z" w16du:dateUtc="2024-10-16T14:04:00Z">
        <w:r w:rsidR="00306472"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306472" w:rsidDel="00F15368">
          <w:rPr>
            <w:rFonts w:ascii="Times New Roman" w:hAnsi="Times New Roman" w:cs="Times New Roman"/>
            <w:sz w:val="24"/>
            <w:szCs w:val="24"/>
          </w:rPr>
          <w:delText xml:space="preserve"> </w:delText>
        </w:r>
      </w:del>
      <w:ins w:id="188" w:author="Thomas, Gregg [2]" w:date="2024-10-16T10:04:00Z" w16du:dateUtc="2024-10-16T14:04:00Z">
        <w:r w:rsidR="00F15368">
          <w:rPr>
            <w:rFonts w:ascii="Times New Roman" w:hAnsi="Times New Roman" w:cs="Times New Roman"/>
            <w:sz w:val="24"/>
            <w:szCs w:val="24"/>
          </w:rPr>
          <w:t xml:space="preserve">Figure </w:t>
        </w:r>
      </w:ins>
      <w:ins w:id="189" w:author="Thomas, Gregg" w:date="2024-10-01T11:00:00Z" w16du:dateUtc="2024-10-01T15:00:00Z">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ins>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del w:id="190" w:author="Thomas, Gregg [2]" w:date="2024-10-16T10:04:00Z" w16du:dateUtc="2024-10-16T14:04:00Z">
        <w:r w:rsidR="00306472"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306472" w:rsidDel="00F15368">
          <w:rPr>
            <w:rFonts w:ascii="Times New Roman" w:hAnsi="Times New Roman" w:cs="Times New Roman"/>
            <w:sz w:val="24"/>
            <w:szCs w:val="24"/>
          </w:rPr>
          <w:delText xml:space="preserve"> </w:delText>
        </w:r>
      </w:del>
      <w:ins w:id="191" w:author="Thomas, Gregg [2]" w:date="2024-10-16T10:04:00Z" w16du:dateUtc="2024-10-16T14:04:00Z">
        <w:r w:rsidR="00F15368">
          <w:rPr>
            <w:rFonts w:ascii="Times New Roman" w:hAnsi="Times New Roman" w:cs="Times New Roman"/>
            <w:sz w:val="24"/>
            <w:szCs w:val="24"/>
          </w:rPr>
          <w:t xml:space="preserve">Figure </w:t>
        </w:r>
      </w:ins>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del w:id="192" w:author="Thomas, Gregg [2]" w:date="2024-10-16T10:04:00Z" w16du:dateUtc="2024-10-16T14:04:00Z">
        <w:r w:rsidR="00D347BC" w:rsidDel="00F15368">
          <w:rPr>
            <w:rFonts w:ascii="Times New Roman" w:hAnsi="Times New Roman" w:cs="Times New Roman"/>
            <w:sz w:val="24"/>
            <w:szCs w:val="24"/>
          </w:rPr>
          <w:delText>Fig</w:delText>
        </w:r>
        <w:r w:rsidR="009A1E00" w:rsidDel="00F15368">
          <w:rPr>
            <w:rFonts w:ascii="Times New Roman" w:hAnsi="Times New Roman" w:cs="Times New Roman"/>
            <w:sz w:val="24"/>
            <w:szCs w:val="24"/>
          </w:rPr>
          <w:delText>.</w:delText>
        </w:r>
        <w:r w:rsidR="00D347BC" w:rsidDel="00F15368">
          <w:rPr>
            <w:rFonts w:ascii="Times New Roman" w:hAnsi="Times New Roman" w:cs="Times New Roman"/>
            <w:sz w:val="24"/>
            <w:szCs w:val="24"/>
          </w:rPr>
          <w:delText xml:space="preserve"> </w:delText>
        </w:r>
      </w:del>
      <w:ins w:id="193" w:author="Thomas, Gregg [2]" w:date="2024-10-16T10:04:00Z" w16du:dateUtc="2024-10-16T14:04:00Z">
        <w:r w:rsidR="00F15368">
          <w:rPr>
            <w:rFonts w:ascii="Times New Roman" w:hAnsi="Times New Roman" w:cs="Times New Roman"/>
            <w:sz w:val="24"/>
            <w:szCs w:val="24"/>
          </w:rPr>
          <w:t xml:space="preserve">Figure </w:t>
        </w:r>
      </w:ins>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del w:id="194" w:author="Thomas, Gregg [2]" w:date="2024-10-16T10:04:00Z" w16du:dateUtc="2024-10-16T14:04:00Z">
        <w:r w:rsidR="00306472" w:rsidDel="00F15368">
          <w:rPr>
            <w:rFonts w:ascii="Times New Roman" w:hAnsi="Times New Roman" w:cs="Times New Roman"/>
            <w:sz w:val="24"/>
            <w:szCs w:val="24"/>
          </w:rPr>
          <w:delText>Fig</w:delText>
        </w:r>
        <w:r w:rsidR="006A7AC9" w:rsidDel="00F15368">
          <w:rPr>
            <w:rFonts w:ascii="Times New Roman" w:hAnsi="Times New Roman" w:cs="Times New Roman"/>
            <w:sz w:val="24"/>
            <w:szCs w:val="24"/>
          </w:rPr>
          <w:delText>.</w:delText>
        </w:r>
        <w:r w:rsidR="00306472" w:rsidDel="00F15368">
          <w:rPr>
            <w:rFonts w:ascii="Times New Roman" w:hAnsi="Times New Roman" w:cs="Times New Roman"/>
            <w:sz w:val="24"/>
            <w:szCs w:val="24"/>
          </w:rPr>
          <w:delText xml:space="preserve"> </w:delText>
        </w:r>
      </w:del>
      <w:ins w:id="195" w:author="Thomas, Gregg [2]" w:date="2024-10-16T10:04:00Z" w16du:dateUtc="2024-10-16T14:04:00Z">
        <w:r w:rsidR="00F15368">
          <w:rPr>
            <w:rFonts w:ascii="Times New Roman" w:hAnsi="Times New Roman" w:cs="Times New Roman"/>
            <w:sz w:val="24"/>
            <w:szCs w:val="24"/>
          </w:rPr>
          <w:t xml:space="preserve">Figure </w:t>
        </w:r>
      </w:ins>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5A714C38" w:rsidR="005D3A4E" w:rsidRDefault="00DB65A2" w:rsidP="009A1E00">
      <w:pPr>
        <w:spacing w:after="0"/>
        <w:ind w:firstLine="720"/>
        <w:jc w:val="both"/>
        <w:rPr>
          <w:ins w:id="196" w:author="Thomas, Gregg" w:date="2024-10-01T11:00:00Z" w16du:dateUtc="2024-10-01T15:00:00Z"/>
          <w:rFonts w:ascii="Times New Roman" w:hAnsi="Times New Roman" w:cs="Times New Roman"/>
          <w:sz w:val="24"/>
          <w:szCs w:val="24"/>
        </w:rPr>
      </w:pPr>
      <w:ins w:id="197" w:author="Thomas, Gregg" w:date="2024-10-01T11:00:00Z" w16du:dateUtc="2024-10-01T15:00:00Z">
        <w:r>
          <w:rPr>
            <w:rFonts w:ascii="Times New Roman" w:hAnsi="Times New Roman" w:cs="Times New Roman"/>
            <w:sz w:val="24"/>
            <w:szCs w:val="24"/>
          </w:rPr>
          <w:lastRenderedPageBreak/>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ins>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del w:id="198" w:author="Thomas, Gregg [2]" w:date="2024-10-16T10:04:00Z" w16du:dateUtc="2024-10-16T14:04:00Z">
        <w:r w:rsidR="00300B97" w:rsidDel="00F15368">
          <w:rPr>
            <w:rFonts w:ascii="Times New Roman" w:hAnsi="Times New Roman" w:cs="Times New Roman"/>
            <w:sz w:val="24"/>
            <w:szCs w:val="24"/>
          </w:rPr>
          <w:delText xml:space="preserve">Fig. </w:delText>
        </w:r>
      </w:del>
      <w:ins w:id="199" w:author="Thomas, Gregg [2]" w:date="2024-10-16T10:04:00Z" w16du:dateUtc="2024-10-16T14:04:00Z">
        <w:r w:rsidR="00F15368">
          <w:rPr>
            <w:rFonts w:ascii="Times New Roman" w:hAnsi="Times New Roman" w:cs="Times New Roman"/>
            <w:sz w:val="24"/>
            <w:szCs w:val="24"/>
          </w:rPr>
          <w:t xml:space="preserve">Figure </w:t>
        </w:r>
      </w:ins>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ins w:id="200" w:author="Thomas, Gregg" w:date="2024-10-01T11:00:00Z" w16du:dateUtc="2024-10-01T15:00:00Z">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del w:id="201" w:author="Thomas, Gregg [2]" w:date="2024-10-16T10:04:00Z" w16du:dateUtc="2024-10-16T14:04:00Z">
          <w:r w:rsidR="009A1E00" w:rsidDel="00F15368">
            <w:rPr>
              <w:rFonts w:ascii="Times New Roman" w:hAnsi="Times New Roman" w:cs="Times New Roman"/>
              <w:sz w:val="24"/>
              <w:szCs w:val="24"/>
            </w:rPr>
            <w:delText>Fig.</w:delText>
          </w:r>
        </w:del>
      </w:ins>
      <w:del w:id="202" w:author="Thomas, Gregg [2]" w:date="2024-10-16T10:04:00Z" w16du:dateUtc="2024-10-16T14:04:00Z">
        <w:r w:rsidR="009A1E00" w:rsidDel="00F15368">
          <w:rPr>
            <w:rFonts w:ascii="Times New Roman" w:hAnsi="Times New Roman" w:cs="Times New Roman"/>
            <w:sz w:val="24"/>
            <w:szCs w:val="24"/>
          </w:rPr>
          <w:delText xml:space="preserve"> </w:delText>
        </w:r>
      </w:del>
      <w:ins w:id="203" w:author="Thomas, Gregg [2]" w:date="2024-10-16T10:04:00Z" w16du:dateUtc="2024-10-16T14:04:00Z">
        <w:r w:rsidR="00F15368">
          <w:rPr>
            <w:rFonts w:ascii="Times New Roman" w:hAnsi="Times New Roman" w:cs="Times New Roman"/>
            <w:sz w:val="24"/>
            <w:szCs w:val="24"/>
          </w:rPr>
          <w:t xml:space="preserve">Figure </w:t>
        </w:r>
      </w:ins>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w:t>
      </w:r>
      <w:ins w:id="204" w:author="Thomas, Gregg" w:date="2024-10-01T11:00:00Z" w16du:dateUtc="2024-10-01T15:00:00Z">
        <w:r w:rsidR="00696496">
          <w:rPr>
            <w:rFonts w:ascii="Times New Roman" w:hAnsi="Times New Roman" w:cs="Times New Roman"/>
            <w:sz w:val="24"/>
            <w:szCs w:val="24"/>
          </w:rPr>
          <w:t xml:space="preserve">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ins>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513CB2B6" w:rsidR="00653871" w:rsidRPr="00031896" w:rsidRDefault="00AD773B" w:rsidP="00F413E3">
      <w:pPr>
        <w:spacing w:after="0"/>
        <w:jc w:val="both"/>
        <w:rPr>
          <w:ins w:id="205"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ins w:id="206" w:author="Thomas, Gregg" w:date="2024-10-01T11:00:00Z" w16du:dateUtc="2024-10-01T15:00:00Z">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ins>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del w:id="207" w:author="Thomas, Gregg [2]" w:date="2024-10-16T10:04:00Z" w16du:dateUtc="2024-10-16T14:04:00Z">
        <w:r w:rsidR="006A7AC9" w:rsidDel="00F15368">
          <w:rPr>
            <w:rFonts w:ascii="Times New Roman" w:hAnsi="Times New Roman" w:cs="Times New Roman"/>
            <w:sz w:val="24"/>
            <w:szCs w:val="24"/>
          </w:rPr>
          <w:delText xml:space="preserve">Fig. </w:delText>
        </w:r>
      </w:del>
      <w:ins w:id="208" w:author="Thomas, Gregg [2]" w:date="2024-10-16T10:04:00Z" w16du:dateUtc="2024-10-16T14:04:00Z">
        <w:r w:rsidR="00F15368">
          <w:rPr>
            <w:rFonts w:ascii="Times New Roman" w:hAnsi="Times New Roman" w:cs="Times New Roman"/>
            <w:sz w:val="24"/>
            <w:szCs w:val="24"/>
          </w:rPr>
          <w:t xml:space="preserve">Figure </w:t>
        </w:r>
      </w:ins>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del w:id="209" w:author="Thomas, Gregg [2]" w:date="2024-10-16T10:04:00Z" w16du:dateUtc="2024-10-16T14:04:00Z">
        <w:r w:rsidR="00CC2409" w:rsidDel="00F15368">
          <w:rPr>
            <w:rFonts w:ascii="Times New Roman" w:hAnsi="Times New Roman" w:cs="Times New Roman"/>
            <w:sz w:val="24"/>
            <w:szCs w:val="24"/>
          </w:rPr>
          <w:delText xml:space="preserve">Fig. </w:delText>
        </w:r>
      </w:del>
      <w:ins w:id="210" w:author="Thomas, Gregg [2]" w:date="2024-10-16T10:04:00Z" w16du:dateUtc="2024-10-16T14:04:00Z">
        <w:r w:rsidR="00F15368">
          <w:rPr>
            <w:rFonts w:ascii="Times New Roman" w:hAnsi="Times New Roman" w:cs="Times New Roman"/>
            <w:sz w:val="24"/>
            <w:szCs w:val="24"/>
          </w:rPr>
          <w:t xml:space="preserve">Figure </w:t>
        </w:r>
      </w:ins>
      <w:r w:rsidR="00CC2409">
        <w:rPr>
          <w:rFonts w:ascii="Times New Roman" w:hAnsi="Times New Roman" w:cs="Times New Roman"/>
          <w:sz w:val="24"/>
          <w:szCs w:val="24"/>
        </w:rPr>
        <w:t xml:space="preserve">4A) and the rate at which tree similarity changes between the first </w:t>
      </w:r>
      <w:ins w:id="211" w:author="Thomas, Gregg" w:date="2024-10-01T11:00:00Z" w16du:dateUtc="2024-10-01T15:00:00Z">
        <w:r w:rsidR="00CC2409">
          <w:rPr>
            <w:rFonts w:ascii="Times New Roman" w:hAnsi="Times New Roman" w:cs="Times New Roman"/>
            <w:sz w:val="24"/>
            <w:szCs w:val="24"/>
          </w:rPr>
          <w:t>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del w:id="212" w:author="Thomas, Gregg [2]" w:date="2024-10-16T10:04:00Z" w16du:dateUtc="2024-10-16T14:04:00Z">
          <w:r w:rsidR="00CC2409" w:rsidDel="00F15368">
            <w:rPr>
              <w:rFonts w:ascii="Times New Roman" w:hAnsi="Times New Roman" w:cs="Times New Roman"/>
              <w:sz w:val="24"/>
              <w:szCs w:val="24"/>
            </w:rPr>
            <w:delText xml:space="preserve">Fig. </w:delText>
          </w:r>
        </w:del>
      </w:ins>
      <w:ins w:id="213" w:author="Thomas, Gregg [2]" w:date="2024-10-16T10:04:00Z" w16du:dateUtc="2024-10-16T14:04:00Z">
        <w:r w:rsidR="00F15368">
          <w:rPr>
            <w:rFonts w:ascii="Times New Roman" w:hAnsi="Times New Roman" w:cs="Times New Roman"/>
            <w:sz w:val="24"/>
            <w:szCs w:val="24"/>
          </w:rPr>
          <w:t xml:space="preserve">Figure </w:t>
        </w:r>
      </w:ins>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ins w:id="214" w:author="Thomas, Gregg" w:date="2024-10-01T11:00:00Z" w16du:dateUtc="2024-10-01T15:00:00Z">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del w:id="215" w:author="Thomas, Gregg [2]" w:date="2024-10-16T10:04:00Z" w16du:dateUtc="2024-10-16T14:04:00Z">
          <w:r w:rsidR="00CC2409" w:rsidDel="00F15368">
            <w:rPr>
              <w:rFonts w:ascii="Times New Roman" w:hAnsi="Times New Roman" w:cs="Times New Roman"/>
              <w:sz w:val="24"/>
              <w:szCs w:val="24"/>
            </w:rPr>
            <w:delText xml:space="preserve">Fig. </w:delText>
          </w:r>
        </w:del>
      </w:ins>
      <w:ins w:id="216" w:author="Thomas, Gregg [2]" w:date="2024-10-16T10:04:00Z" w16du:dateUtc="2024-10-16T14:04:00Z">
        <w:r w:rsidR="00F15368">
          <w:rPr>
            <w:rFonts w:ascii="Times New Roman" w:hAnsi="Times New Roman" w:cs="Times New Roman"/>
            <w:sz w:val="24"/>
            <w:szCs w:val="24"/>
          </w:rPr>
          <w:t xml:space="preserve">Figure </w:t>
        </w:r>
      </w:ins>
      <w:r w:rsidR="00CC2409">
        <w:rPr>
          <w:rFonts w:ascii="Times New Roman" w:hAnsi="Times New Roman" w:cs="Times New Roman"/>
          <w:sz w:val="24"/>
          <w:szCs w:val="24"/>
        </w:rPr>
        <w:t xml:space="preserve">4C). </w:t>
      </w:r>
      <w:ins w:id="217" w:author="Thomas, Gregg" w:date="2024-10-01T11:00:00Z" w16du:dateUtc="2024-10-01T15:00:00Z">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these regions</w:t>
        </w:r>
      </w:ins>
      <w:r w:rsidR="00231CAE">
        <w:rPr>
          <w:rFonts w:ascii="Times New Roman" w:hAnsi="Times New Roman" w:cs="Times New Roman"/>
          <w:sz w:val="24"/>
          <w:szCs w:val="24"/>
        </w:rPr>
        <w:t xml:space="preserve">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del w:id="218" w:author="Thomas, Gregg [2]" w:date="2024-10-16T10:04:00Z" w16du:dateUtc="2024-10-16T14:04:00Z">
        <w:r w:rsidR="00200A45" w:rsidRPr="00BF3D2B" w:rsidDel="00F15368">
          <w:rPr>
            <w:rFonts w:ascii="Times New Roman" w:hAnsi="Times New Roman" w:cs="Times New Roman"/>
            <w:sz w:val="24"/>
            <w:szCs w:val="24"/>
          </w:rPr>
          <w:delText>Fig</w:delText>
        </w:r>
        <w:r w:rsidR="00200A45" w:rsidDel="00F15368">
          <w:rPr>
            <w:rFonts w:ascii="Times New Roman" w:hAnsi="Times New Roman" w:cs="Times New Roman"/>
            <w:sz w:val="24"/>
            <w:szCs w:val="24"/>
          </w:rPr>
          <w:delText xml:space="preserve">. </w:delText>
        </w:r>
      </w:del>
      <w:ins w:id="219" w:author="Thomas, Gregg [2]" w:date="2024-10-16T10:04:00Z" w16du:dateUtc="2024-10-16T14:04:00Z">
        <w:r w:rsidR="00F15368">
          <w:rPr>
            <w:rFonts w:ascii="Times New Roman" w:hAnsi="Times New Roman" w:cs="Times New Roman"/>
            <w:sz w:val="24"/>
            <w:szCs w:val="24"/>
          </w:rPr>
          <w:t xml:space="preserve">Figure </w:t>
        </w:r>
      </w:ins>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del w:id="220" w:author="Thomas, Gregg [2]" w:date="2024-10-16T10:04:00Z" w16du:dateUtc="2024-10-16T14:04:00Z">
        <w:r w:rsidR="006017A7" w:rsidRPr="00200A45" w:rsidDel="00F15368">
          <w:rPr>
            <w:rFonts w:ascii="Times New Roman" w:hAnsi="Times New Roman" w:cs="Times New Roman"/>
            <w:sz w:val="24"/>
            <w:szCs w:val="24"/>
          </w:rPr>
          <w:delText>Fig</w:delText>
        </w:r>
        <w:r w:rsidR="006017A7" w:rsidDel="00F15368">
          <w:rPr>
            <w:rFonts w:ascii="Times New Roman" w:hAnsi="Times New Roman" w:cs="Times New Roman"/>
            <w:sz w:val="24"/>
            <w:szCs w:val="24"/>
          </w:rPr>
          <w:delText xml:space="preserve">. </w:delText>
        </w:r>
      </w:del>
      <w:ins w:id="221" w:author="Thomas, Gregg [2]" w:date="2024-10-16T10:04:00Z" w16du:dateUtc="2024-10-16T14:04:00Z">
        <w:r w:rsidR="00F15368">
          <w:rPr>
            <w:rFonts w:ascii="Times New Roman" w:hAnsi="Times New Roman" w:cs="Times New Roman"/>
            <w:sz w:val="24"/>
            <w:szCs w:val="24"/>
          </w:rPr>
          <w:t xml:space="preserve">Figure </w:t>
        </w:r>
      </w:ins>
      <w:r w:rsidR="006017A7">
        <w:rPr>
          <w:rFonts w:ascii="Times New Roman" w:hAnsi="Times New Roman" w:cs="Times New Roman"/>
          <w:sz w:val="24"/>
          <w:szCs w:val="24"/>
        </w:rPr>
        <w:t xml:space="preserve">5B). </w:t>
      </w:r>
      <w:ins w:id="222" w:author="Thomas, Gregg" w:date="2024-10-01T11:00:00Z" w16du:dateUtc="2024-10-01T15:00:00Z">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ins>
    </w:p>
    <w:p w14:paraId="5195C993" w14:textId="0296D68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w:t>
      </w:r>
      <w:r w:rsidR="00E900C6">
        <w:rPr>
          <w:rFonts w:ascii="Times New Roman" w:hAnsi="Times New Roman" w:cs="Times New Roman"/>
          <w:sz w:val="24"/>
          <w:szCs w:val="24"/>
        </w:rPr>
        <w:lastRenderedPageBreak/>
        <w:t>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ins w:id="223" w:author="Thomas, Gregg" w:date="2024-10-01T11:00:00Z" w16du:dateUtc="2024-10-01T15:00:00Z">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del w:id="224" w:author="Thomas, Gregg [2]" w:date="2024-10-16T10:04:00Z" w16du:dateUtc="2024-10-16T14:04:00Z">
          <w:r w:rsidR="006017A7" w:rsidDel="00F15368">
            <w:rPr>
              <w:rFonts w:ascii="Times New Roman" w:hAnsi="Times New Roman" w:cs="Times New Roman"/>
              <w:sz w:val="24"/>
              <w:szCs w:val="24"/>
            </w:rPr>
            <w:delText xml:space="preserve">Fig. </w:delText>
          </w:r>
        </w:del>
      </w:ins>
      <w:ins w:id="225" w:author="Thomas, Gregg [2]" w:date="2024-10-16T10:04:00Z" w16du:dateUtc="2024-10-16T14:04:00Z">
        <w:r w:rsidR="00F15368">
          <w:rPr>
            <w:rFonts w:ascii="Times New Roman" w:hAnsi="Times New Roman" w:cs="Times New Roman"/>
            <w:sz w:val="24"/>
            <w:szCs w:val="24"/>
          </w:rPr>
          <w:t xml:space="preserve">Figure </w:t>
        </w:r>
      </w:ins>
      <w:ins w:id="226" w:author="Thomas, Gregg" w:date="2024-10-01T11:00:00Z" w16du:dateUtc="2024-10-01T15:00:00Z">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del w:id="227" w:author="Thomas, Gregg [2]" w:date="2024-10-16T10:04:00Z" w16du:dateUtc="2024-10-16T14:04:00Z">
          <w:r w:rsidR="00CB58A3" w:rsidDel="00F15368">
            <w:rPr>
              <w:rFonts w:ascii="Times New Roman" w:hAnsi="Times New Roman" w:cs="Times New Roman"/>
              <w:sz w:val="24"/>
              <w:szCs w:val="24"/>
            </w:rPr>
            <w:delText xml:space="preserve">Fig. </w:delText>
          </w:r>
        </w:del>
      </w:ins>
      <w:ins w:id="228" w:author="Thomas, Gregg [2]" w:date="2024-10-16T10:04:00Z" w16du:dateUtc="2024-10-16T14:04:00Z">
        <w:r w:rsidR="00F15368">
          <w:rPr>
            <w:rFonts w:ascii="Times New Roman" w:hAnsi="Times New Roman" w:cs="Times New Roman"/>
            <w:sz w:val="24"/>
            <w:szCs w:val="24"/>
          </w:rPr>
          <w:t xml:space="preserve">Figure </w:t>
        </w:r>
      </w:ins>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ins w:id="229" w:author="Thomas, Gregg" w:date="2024-10-01T11:00:00Z" w16du:dateUtc="2024-10-01T15:00:00Z">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del w:id="230" w:author="Thomas, Gregg [2]" w:date="2024-10-16T10:04:00Z" w16du:dateUtc="2024-10-16T14:04:00Z">
          <w:r w:rsidR="00CB58A3" w:rsidDel="00F15368">
            <w:rPr>
              <w:rFonts w:ascii="Times New Roman" w:hAnsi="Times New Roman" w:cs="Times New Roman"/>
              <w:sz w:val="24"/>
              <w:szCs w:val="24"/>
            </w:rPr>
            <w:delText xml:space="preserve">Fig. </w:delText>
          </w:r>
        </w:del>
      </w:ins>
      <w:ins w:id="231" w:author="Thomas, Gregg [2]" w:date="2024-10-16T10:04:00Z" w16du:dateUtc="2024-10-16T14:04:00Z">
        <w:r w:rsidR="00F15368">
          <w:rPr>
            <w:rFonts w:ascii="Times New Roman" w:hAnsi="Times New Roman" w:cs="Times New Roman"/>
            <w:sz w:val="24"/>
            <w:szCs w:val="24"/>
          </w:rPr>
          <w:t xml:space="preserve">Figure </w:t>
        </w:r>
      </w:ins>
      <w:ins w:id="232" w:author="Thomas, Gregg" w:date="2024-10-01T11:00:00Z" w16du:dateUtc="2024-10-01T15:00:00Z">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but the effect was much less pronounced than observed at UCEs.</w:t>
        </w:r>
      </w:ins>
      <w:r w:rsidR="00D72636">
        <w:rPr>
          <w:rFonts w:ascii="Times New Roman" w:hAnsi="Times New Roman" w:cs="Times New Roman"/>
          <w:sz w:val="24"/>
          <w:szCs w:val="24"/>
        </w:rPr>
        <w:t xml:space="preserve">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6E660A">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ins w:id="233"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ins w:id="234" w:author="Thomas, Gregg" w:date="2024-10-01T11:00:00Z" w16du:dateUtc="2024-10-01T15:00:00Z">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ins>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w:t>
      </w:r>
      <w:ins w:id="235" w:author="Thomas, Gregg" w:date="2024-10-01T11:00:00Z" w16du:dateUtc="2024-10-01T15:00:00Z">
        <w:r w:rsidR="005404E8">
          <w:rPr>
            <w:rFonts w:ascii="Times New Roman" w:hAnsi="Times New Roman" w:cs="Times New Roman"/>
            <w:sz w:val="24"/>
            <w:szCs w:val="24"/>
          </w:rPr>
          <w:t>albeit correlated</w:t>
        </w:r>
        <w:r w:rsidR="00E977A7" w:rsidRPr="00031896">
          <w:rPr>
            <w:rFonts w:ascii="Times New Roman" w:hAnsi="Times New Roman" w:cs="Times New Roman"/>
            <w:sz w:val="24"/>
            <w:szCs w:val="24"/>
          </w:rPr>
          <w:t xml:space="preserve"> histories.</w:t>
        </w:r>
      </w:ins>
    </w:p>
    <w:p w14:paraId="71C8106E" w14:textId="7293405A"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w:t>
      </w:r>
      <w:ins w:id="236" w:author="Thomas, Gregg" w:date="2024-10-01T11:00:00Z" w16du:dateUtc="2024-10-01T15:00:00Z">
        <w:r w:rsidR="00352DEE">
          <w:rPr>
            <w:rFonts w:ascii="Times New Roman" w:hAnsi="Times New Roman" w:cs="Times New Roman"/>
            <w:sz w:val="24"/>
            <w:szCs w:val="24"/>
          </w:rPr>
          <w:t xml:space="preserve">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still</w:t>
        </w:r>
      </w:ins>
      <w:r w:rsidR="005404E8">
        <w:rPr>
          <w:rFonts w:ascii="Times New Roman" w:hAnsi="Times New Roman" w:cs="Times New Roman"/>
          <w:sz w:val="24"/>
          <w:szCs w:val="24"/>
        </w:rPr>
        <w:t xml:space="preserve">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ins w:id="237" w:author="Thomas, Gregg" w:date="2024-10-01T11:00:00Z" w16du:dateUtc="2024-10-01T15:00:00Z">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ins>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w:t>
      </w:r>
      <w:del w:id="238" w:author="Thomas, Gregg [2]" w:date="2024-10-16T10:04:00Z" w16du:dateUtc="2024-10-16T14:04:00Z">
        <w:r w:rsidR="00114EEF" w:rsidDel="00F15368">
          <w:rPr>
            <w:rFonts w:ascii="Times New Roman" w:hAnsi="Times New Roman" w:cs="Times New Roman"/>
            <w:sz w:val="24"/>
            <w:szCs w:val="24"/>
          </w:rPr>
          <w:delText>Fig</w:delText>
        </w:r>
        <w:r w:rsidR="009713C6" w:rsidDel="00F15368">
          <w:rPr>
            <w:rFonts w:ascii="Times New Roman" w:hAnsi="Times New Roman" w:cs="Times New Roman"/>
            <w:sz w:val="24"/>
            <w:szCs w:val="24"/>
          </w:rPr>
          <w:delText>.</w:delText>
        </w:r>
        <w:r w:rsidR="00114EEF" w:rsidDel="00F15368">
          <w:rPr>
            <w:rFonts w:ascii="Times New Roman" w:hAnsi="Times New Roman" w:cs="Times New Roman"/>
            <w:sz w:val="24"/>
            <w:szCs w:val="24"/>
          </w:rPr>
          <w:delText xml:space="preserve"> </w:delText>
        </w:r>
      </w:del>
      <w:ins w:id="239" w:author="Thomas, Gregg [2]" w:date="2024-10-16T10:04:00Z" w16du:dateUtc="2024-10-16T14:04:00Z">
        <w:r w:rsidR="00F15368">
          <w:rPr>
            <w:rFonts w:ascii="Times New Roman" w:hAnsi="Times New Roman" w:cs="Times New Roman"/>
            <w:sz w:val="24"/>
            <w:szCs w:val="24"/>
          </w:rPr>
          <w:t xml:space="preserve">Figure </w:t>
        </w:r>
      </w:ins>
      <w:ins w:id="240" w:author="Thomas, Gregg" w:date="2024-10-01T11:00:00Z" w16du:dateUtc="2024-10-01T15:00:00Z">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ins>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lastRenderedPageBreak/>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del w:id="241" w:author="Thomas, Gregg [2]" w:date="2024-10-16T10:04:00Z" w16du:dateUtc="2024-10-16T14:04:00Z">
        <w:r w:rsidR="00604409" w:rsidDel="00F15368">
          <w:rPr>
            <w:rFonts w:ascii="Times New Roman" w:hAnsi="Times New Roman" w:cs="Times New Roman"/>
            <w:sz w:val="24"/>
            <w:szCs w:val="24"/>
          </w:rPr>
          <w:delText>Fig</w:delText>
        </w:r>
        <w:r w:rsidR="009713C6" w:rsidDel="00F15368">
          <w:rPr>
            <w:rFonts w:ascii="Times New Roman" w:hAnsi="Times New Roman" w:cs="Times New Roman"/>
            <w:sz w:val="24"/>
            <w:szCs w:val="24"/>
          </w:rPr>
          <w:delText>.</w:delText>
        </w:r>
        <w:r w:rsidR="00604409" w:rsidDel="00F15368">
          <w:rPr>
            <w:rFonts w:ascii="Times New Roman" w:hAnsi="Times New Roman" w:cs="Times New Roman"/>
            <w:sz w:val="24"/>
            <w:szCs w:val="24"/>
          </w:rPr>
          <w:delText xml:space="preserve"> </w:delText>
        </w:r>
      </w:del>
      <w:ins w:id="242" w:author="Thomas, Gregg [2]" w:date="2024-10-16T10:04:00Z" w16du:dateUtc="2024-10-16T14:04:00Z">
        <w:r w:rsidR="00F15368">
          <w:rPr>
            <w:rFonts w:ascii="Times New Roman" w:hAnsi="Times New Roman" w:cs="Times New Roman"/>
            <w:sz w:val="24"/>
            <w:szCs w:val="24"/>
          </w:rPr>
          <w:t xml:space="preserve">Figure </w:t>
        </w:r>
      </w:ins>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ins w:id="243" w:author="Thomas, Gregg" w:date="2024-10-01T11:00:00Z" w16du:dateUtc="2024-10-01T15:00:00Z"/>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w:t>
      </w:r>
      <w:ins w:id="244" w:author="Thomas, Gregg" w:date="2024-10-01T11:00:00Z" w16du:dateUtc="2024-10-01T15:00:00Z">
        <w:r w:rsidR="00D1794F">
          <w:rPr>
            <w:rFonts w:ascii="Times New Roman" w:hAnsi="Times New Roman" w:cs="Times New Roman"/>
            <w:sz w:val="24"/>
            <w:szCs w:val="24"/>
          </w:rPr>
          <w:t xml:space="preserve">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ins>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ins w:id="245" w:author="Thomas, Gregg" w:date="2024-10-01T11:00:00Z" w16du:dateUtc="2024-10-01T15:00:00Z"/>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ins w:id="246" w:author="Thomas, Gregg" w:date="2024-10-01T11:00:00Z" w16du:dateUtc="2024-10-01T15:00:00Z">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w:t>
        </w:r>
      </w:ins>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ins w:id="247" w:author="Thomas, Gregg" w:date="2024-10-01T11:00:00Z" w16du:dateUtc="2024-10-01T15:00:00Z">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ins>
    </w:p>
    <w:p w14:paraId="43BB69AE" w14:textId="4D785C49" w:rsidR="00500045" w:rsidRPr="00237D7D" w:rsidRDefault="001C6851" w:rsidP="005D3A4E">
      <w:pPr>
        <w:spacing w:after="0"/>
        <w:jc w:val="both"/>
        <w:rPr>
          <w:ins w:id="248" w:author="Thomas, Gregg" w:date="2024-10-01T11:00:00Z" w16du:dateUtc="2024-10-01T15:00:00Z"/>
          <w:rFonts w:ascii="Times New Roman" w:hAnsi="Times New Roman" w:cs="Times New Roman"/>
          <w:sz w:val="24"/>
          <w:szCs w:val="24"/>
        </w:rPr>
      </w:pPr>
      <w:ins w:id="249" w:author="Thomas, Gregg" w:date="2024-10-01T11:00:00Z" w16du:dateUtc="2024-10-01T15:00:00Z">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del w:id="250" w:author="Thomas, Gregg [2]" w:date="2024-10-16T10:04:00Z" w16du:dateUtc="2024-10-16T14:04:00Z">
          <w:r w:rsidR="009F2E46" w:rsidDel="00F15368">
            <w:rPr>
              <w:rFonts w:ascii="Times New Roman" w:hAnsi="Times New Roman" w:cs="Times New Roman"/>
              <w:sz w:val="24"/>
              <w:szCs w:val="24"/>
            </w:rPr>
            <w:delText>Fig</w:delText>
          </w:r>
          <w:r w:rsidR="009713C6" w:rsidDel="00F15368">
            <w:rPr>
              <w:rFonts w:ascii="Times New Roman" w:hAnsi="Times New Roman" w:cs="Times New Roman"/>
              <w:sz w:val="24"/>
              <w:szCs w:val="24"/>
            </w:rPr>
            <w:delText>.</w:delText>
          </w:r>
          <w:r w:rsidR="009F2E46" w:rsidDel="00F15368">
            <w:rPr>
              <w:rFonts w:ascii="Times New Roman" w:hAnsi="Times New Roman" w:cs="Times New Roman"/>
              <w:sz w:val="24"/>
              <w:szCs w:val="24"/>
            </w:rPr>
            <w:delText xml:space="preserve"> </w:delText>
          </w:r>
        </w:del>
      </w:ins>
      <w:ins w:id="251" w:author="Thomas, Gregg [2]" w:date="2024-10-16T10:04:00Z" w16du:dateUtc="2024-10-16T14:04:00Z">
        <w:r w:rsidR="00F15368">
          <w:rPr>
            <w:rFonts w:ascii="Times New Roman" w:hAnsi="Times New Roman" w:cs="Times New Roman"/>
            <w:sz w:val="24"/>
            <w:szCs w:val="24"/>
          </w:rPr>
          <w:t xml:space="preserve">Figure </w:t>
        </w:r>
      </w:ins>
      <w:ins w:id="252" w:author="Thomas, Gregg" w:date="2024-10-01T11:00:00Z" w16du:dateUtc="2024-10-01T15:00:00Z">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ins>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lastRenderedPageBreak/>
        <w:t>substantial gene tree discordance (</w:t>
      </w:r>
      <w:del w:id="253" w:author="Thomas, Gregg [2]" w:date="2024-10-16T10:04:00Z" w16du:dateUtc="2024-10-16T14:04:00Z">
        <w:r w:rsidR="004F3805" w:rsidDel="00F15368">
          <w:rPr>
            <w:rFonts w:ascii="Times New Roman" w:hAnsi="Times New Roman" w:cs="Times New Roman"/>
            <w:sz w:val="24"/>
            <w:szCs w:val="24"/>
          </w:rPr>
          <w:delText xml:space="preserve">Fig. </w:delText>
        </w:r>
      </w:del>
      <w:ins w:id="254" w:author="Thomas, Gregg [2]" w:date="2024-10-16T10:04:00Z" w16du:dateUtc="2024-10-16T14:04:00Z">
        <w:r w:rsidR="00F15368">
          <w:rPr>
            <w:rFonts w:ascii="Times New Roman" w:hAnsi="Times New Roman" w:cs="Times New Roman"/>
            <w:sz w:val="24"/>
            <w:szCs w:val="24"/>
          </w:rPr>
          <w:t xml:space="preserve">Figure </w:t>
        </w:r>
      </w:ins>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ins w:id="255" w:author="Thomas, Gregg" w:date="2024-10-01T11:00:00Z" w16du:dateUtc="2024-10-01T15:00:00Z">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ins>
    </w:p>
    <w:p w14:paraId="63E5AF5F" w14:textId="3DF8BA91" w:rsidR="005D3A4E" w:rsidRDefault="001C6851" w:rsidP="002F1C0B">
      <w:pPr>
        <w:spacing w:after="0"/>
        <w:jc w:val="both"/>
        <w:rPr>
          <w:ins w:id="256" w:author="Thomas, Gregg" w:date="2024-10-01T11:00:00Z" w16du:dateUtc="2024-10-01T15:00:00Z"/>
          <w:rFonts w:ascii="Times New Roman" w:hAnsi="Times New Roman" w:cs="Times New Roman"/>
          <w:sz w:val="24"/>
          <w:szCs w:val="24"/>
        </w:rPr>
      </w:pPr>
      <w:ins w:id="257" w:author="Thomas, Gregg" w:date="2024-10-01T11:00:00Z" w16du:dateUtc="2024-10-01T15:00:00Z">
        <w:r>
          <w:rPr>
            <w:rFonts w:ascii="Times New Roman" w:hAnsi="Times New Roman" w:cs="Times New Roman"/>
            <w:sz w:val="24"/>
            <w:szCs w:val="24"/>
          </w:rPr>
          <w:tab/>
        </w:r>
      </w:ins>
    </w:p>
    <w:p w14:paraId="150DD5AE" w14:textId="661848AB" w:rsidR="001C6851" w:rsidRPr="00534E01" w:rsidRDefault="002C320E" w:rsidP="00562FAD">
      <w:pPr>
        <w:pStyle w:val="Heading2"/>
        <w:rPr>
          <w:ins w:id="258" w:author="Thomas, Gregg" w:date="2024-10-01T11:00:00Z" w16du:dateUtc="2024-10-01T15:00:00Z"/>
        </w:rPr>
      </w:pPr>
      <w:ins w:id="259" w:author="Thomas, Gregg" w:date="2024-10-01T11:00:00Z" w16du:dateUtc="2024-10-01T15:00:00Z">
        <w:r w:rsidRPr="00534E01">
          <w:t>The genomic landscape of phylogenetic discordance</w:t>
        </w:r>
      </w:ins>
    </w:p>
    <w:p w14:paraId="176F2346" w14:textId="4DFC1B08" w:rsidR="005926B1" w:rsidRDefault="00DD27E4" w:rsidP="001C6851">
      <w:pPr>
        <w:spacing w:after="0"/>
        <w:jc w:val="both"/>
        <w:rPr>
          <w:ins w:id="260" w:author="Thomas, Gregg" w:date="2024-10-01T11:00:00Z" w16du:dateUtc="2024-10-01T15:00:00Z"/>
          <w:rFonts w:ascii="Times New Roman" w:hAnsi="Times New Roman" w:cs="Times New Roman"/>
          <w:sz w:val="24"/>
          <w:szCs w:val="24"/>
        </w:rPr>
      </w:pPr>
      <w:ins w:id="261" w:author="Thomas, Gregg" w:date="2024-10-01T11:00:00Z" w16du:dateUtc="2024-10-01T15:00:00Z">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del w:id="262" w:author="Thomas, Gregg [2]" w:date="2024-10-16T10:04:00Z" w16du:dateUtc="2024-10-16T14:04:00Z">
          <w:r w:rsidR="009624B8" w:rsidDel="00F15368">
            <w:rPr>
              <w:rFonts w:ascii="Times New Roman" w:hAnsi="Times New Roman" w:cs="Times New Roman"/>
              <w:sz w:val="24"/>
              <w:szCs w:val="24"/>
            </w:rPr>
            <w:delText xml:space="preserve">Fig. </w:delText>
          </w:r>
        </w:del>
      </w:ins>
      <w:ins w:id="263" w:author="Thomas, Gregg [2]" w:date="2024-10-16T10:04:00Z" w16du:dateUtc="2024-10-16T14:04:00Z">
        <w:r w:rsidR="00F15368">
          <w:rPr>
            <w:rFonts w:ascii="Times New Roman" w:hAnsi="Times New Roman" w:cs="Times New Roman"/>
            <w:sz w:val="24"/>
            <w:szCs w:val="24"/>
          </w:rPr>
          <w:t xml:space="preserve">Figure </w:t>
        </w:r>
      </w:ins>
      <w:ins w:id="264" w:author="Thomas, Gregg" w:date="2024-10-01T11:00:00Z" w16du:dateUtc="2024-10-01T15:00:00Z">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del w:id="265" w:author="Thomas, Gregg [2]" w:date="2024-10-16T10:04:00Z" w16du:dateUtc="2024-10-16T14:04:00Z">
          <w:r w:rsidR="00BA2805" w:rsidDel="00F15368">
            <w:rPr>
              <w:rFonts w:ascii="Times New Roman" w:hAnsi="Times New Roman" w:cs="Times New Roman"/>
              <w:sz w:val="24"/>
              <w:szCs w:val="24"/>
            </w:rPr>
            <w:delText xml:space="preserve">Fig. </w:delText>
          </w:r>
        </w:del>
      </w:ins>
      <w:ins w:id="266" w:author="Thomas, Gregg [2]" w:date="2024-10-16T10:04:00Z" w16du:dateUtc="2024-10-16T14:04:00Z">
        <w:r w:rsidR="00F15368">
          <w:rPr>
            <w:rFonts w:ascii="Times New Roman" w:hAnsi="Times New Roman" w:cs="Times New Roman"/>
            <w:sz w:val="24"/>
            <w:szCs w:val="24"/>
          </w:rPr>
          <w:t xml:space="preserve">Figure </w:t>
        </w:r>
      </w:ins>
      <w:ins w:id="267" w:author="Thomas, Gregg" w:date="2024-10-01T11:00:00Z" w16du:dateUtc="2024-10-01T15:00:00Z">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ins>
    </w:p>
    <w:p w14:paraId="08696E1D" w14:textId="5993358B" w:rsidR="007E554A" w:rsidRDefault="004E19EF" w:rsidP="001B16F4">
      <w:pPr>
        <w:spacing w:after="0"/>
        <w:ind w:firstLine="720"/>
        <w:jc w:val="both"/>
        <w:rPr>
          <w:rFonts w:ascii="Times New Roman" w:hAnsi="Times New Roman" w:cs="Times New Roman"/>
          <w:sz w:val="24"/>
          <w:szCs w:val="24"/>
        </w:rPr>
      </w:pPr>
      <w:ins w:id="268" w:author="Thomas, Gregg" w:date="2024-10-01T11:00:00Z" w16du:dateUtc="2024-10-01T15:00:00Z">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w:t>
        </w:r>
      </w:ins>
      <w:ins w:id="269" w:author="Thomas, Gregg [2]" w:date="2024-10-01T12:11:00Z" w16du:dateUtc="2024-10-01T16:11:00Z">
        <w:r w:rsidR="00A75AB4">
          <w:rPr>
            <w:rFonts w:ascii="Times New Roman" w:hAnsi="Times New Roman" w:cs="Times New Roman"/>
            <w:sz w:val="24"/>
            <w:szCs w:val="24"/>
          </w:rPr>
          <w:t xml:space="preserve">other </w:t>
        </w:r>
      </w:ins>
      <w:ins w:id="270" w:author="Thomas, Gregg" w:date="2024-10-01T11:00:00Z" w16du:dateUtc="2024-10-01T15:00:00Z">
        <w:r w:rsidR="00B63FFD">
          <w:rPr>
            <w:rFonts w:ascii="Times New Roman" w:hAnsi="Times New Roman" w:cs="Times New Roman"/>
            <w:sz w:val="24"/>
            <w:szCs w:val="24"/>
          </w:rPr>
          <w:t xml:space="preserve">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ins>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ins w:id="271" w:author="Thomas, Gregg" w:date="2024-10-01T11:00:00Z" w16du:dateUtc="2024-10-01T15:00:00Z">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lastRenderedPageBreak/>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ins>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ins w:id="272" w:author="Thomas, Gregg" w:date="2024-10-01T11:00:00Z" w16du:dateUtc="2024-10-01T15:00:00Z">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ins>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3B08EC95" w:rsidR="0089723E" w:rsidRDefault="00D27115" w:rsidP="006F0055">
      <w:pPr>
        <w:spacing w:after="0"/>
        <w:ind w:firstLine="720"/>
        <w:jc w:val="both"/>
        <w:rPr>
          <w:ins w:id="273" w:author="Thomas, Gregg" w:date="2024-10-01T11:00:00Z" w16du:dateUtc="2024-10-01T15:00:00Z"/>
          <w:rFonts w:ascii="Times New Roman" w:hAnsi="Times New Roman" w:cs="Times New Roman"/>
          <w:sz w:val="24"/>
          <w:szCs w:val="24"/>
        </w:rPr>
      </w:pPr>
      <w:ins w:id="274" w:author="Thomas, Gregg" w:date="2024-10-01T11:00:00Z" w16du:dateUtc="2024-10-01T15:00:00Z">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del w:id="275" w:author="Thomas, Gregg [2]" w:date="2024-10-16T10:04:00Z" w16du:dateUtc="2024-10-16T14:04:00Z">
          <w:r w:rsidR="00232ED1" w:rsidDel="00F15368">
            <w:rPr>
              <w:rFonts w:ascii="Times New Roman" w:hAnsi="Times New Roman" w:cs="Times New Roman"/>
              <w:sz w:val="24"/>
              <w:szCs w:val="24"/>
            </w:rPr>
            <w:delText xml:space="preserve">Fig. </w:delText>
          </w:r>
        </w:del>
      </w:ins>
      <w:ins w:id="276" w:author="Thomas, Gregg [2]" w:date="2024-10-16T10:04:00Z" w16du:dateUtc="2024-10-16T14:04:00Z">
        <w:r w:rsidR="00F15368">
          <w:rPr>
            <w:rFonts w:ascii="Times New Roman" w:hAnsi="Times New Roman" w:cs="Times New Roman"/>
            <w:sz w:val="24"/>
            <w:szCs w:val="24"/>
          </w:rPr>
          <w:t xml:space="preserve">Figure </w:t>
        </w:r>
      </w:ins>
      <w:ins w:id="277" w:author="Thomas, Gregg" w:date="2024-10-01T11:00:00Z" w16du:dateUtc="2024-10-01T15:00:00Z">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del w:id="278" w:author="Thomas, Gregg [2]" w:date="2024-10-16T10:04:00Z" w16du:dateUtc="2024-10-16T14:04:00Z">
          <w:r w:rsidR="0089723E" w:rsidDel="00F15368">
            <w:rPr>
              <w:rFonts w:ascii="Times New Roman" w:hAnsi="Times New Roman" w:cs="Times New Roman"/>
              <w:sz w:val="24"/>
              <w:szCs w:val="24"/>
            </w:rPr>
            <w:delText xml:space="preserve">Fig. </w:delText>
          </w:r>
        </w:del>
      </w:ins>
      <w:ins w:id="279" w:author="Thomas, Gregg [2]" w:date="2024-10-16T10:04:00Z" w16du:dateUtc="2024-10-16T14:04:00Z">
        <w:r w:rsidR="00F15368">
          <w:rPr>
            <w:rFonts w:ascii="Times New Roman" w:hAnsi="Times New Roman" w:cs="Times New Roman"/>
            <w:sz w:val="24"/>
            <w:szCs w:val="24"/>
          </w:rPr>
          <w:t xml:space="preserve">Figure </w:t>
        </w:r>
      </w:ins>
      <w:ins w:id="280" w:author="Thomas, Gregg" w:date="2024-10-01T11:00:00Z" w16du:dateUtc="2024-10-01T15:00:00Z">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w:t>
        </w:r>
        <w:del w:id="281" w:author="Thomas, Gregg [2]" w:date="2024-10-16T10:04:00Z" w16du:dateUtc="2024-10-16T14:04:00Z">
          <w:r w:rsidR="0089723E" w:rsidDel="00F15368">
            <w:rPr>
              <w:rFonts w:ascii="Times New Roman" w:hAnsi="Times New Roman" w:cs="Times New Roman"/>
              <w:sz w:val="24"/>
              <w:szCs w:val="24"/>
            </w:rPr>
            <w:delText xml:space="preserve">Fig. </w:delText>
          </w:r>
        </w:del>
      </w:ins>
      <w:ins w:id="282" w:author="Thomas, Gregg [2]" w:date="2024-10-16T10:04:00Z" w16du:dateUtc="2024-10-16T14:04:00Z">
        <w:r w:rsidR="00F15368">
          <w:rPr>
            <w:rFonts w:ascii="Times New Roman" w:hAnsi="Times New Roman" w:cs="Times New Roman"/>
            <w:sz w:val="24"/>
            <w:szCs w:val="24"/>
          </w:rPr>
          <w:t xml:space="preserve">Figure </w:t>
        </w:r>
      </w:ins>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ins w:id="283" w:author="Thomas, Gregg" w:date="2024-10-01T11:00:00Z" w16du:dateUtc="2024-10-01T15:00:00Z">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del w:id="284" w:author="Thomas, Gregg [2]" w:date="2024-10-16T10:04:00Z" w16du:dateUtc="2024-10-16T14:04:00Z">
          <w:r w:rsidR="006F0055" w:rsidDel="00F15368">
            <w:rPr>
              <w:rFonts w:ascii="Times New Roman" w:hAnsi="Times New Roman" w:cs="Times New Roman"/>
              <w:sz w:val="24"/>
              <w:szCs w:val="24"/>
            </w:rPr>
            <w:delText xml:space="preserve">Fig. </w:delText>
          </w:r>
        </w:del>
      </w:ins>
      <w:ins w:id="285" w:author="Thomas, Gregg [2]" w:date="2024-10-16T10:04:00Z" w16du:dateUtc="2024-10-16T14:04:00Z">
        <w:r w:rsidR="00F15368">
          <w:rPr>
            <w:rFonts w:ascii="Times New Roman" w:hAnsi="Times New Roman" w:cs="Times New Roman"/>
            <w:sz w:val="24"/>
            <w:szCs w:val="24"/>
          </w:rPr>
          <w:t xml:space="preserve">Figure </w:t>
        </w:r>
      </w:ins>
      <w:ins w:id="286" w:author="Thomas, Gregg" w:date="2024-10-01T11:00:00Z" w16du:dateUtc="2024-10-01T15:00:00Z">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ins>
    </w:p>
    <w:p w14:paraId="3FD9A6D4" w14:textId="6756B225" w:rsidR="00232ED1" w:rsidRDefault="00526F59" w:rsidP="00F53A37">
      <w:pPr>
        <w:spacing w:after="0"/>
        <w:ind w:firstLine="720"/>
        <w:jc w:val="both"/>
        <w:rPr>
          <w:rFonts w:ascii="Times New Roman" w:hAnsi="Times New Roman" w:cs="Times New Roman"/>
          <w:sz w:val="24"/>
          <w:szCs w:val="24"/>
        </w:rPr>
      </w:pPr>
      <w:ins w:id="287" w:author="Thomas, Gregg" w:date="2024-10-01T11:00:00Z" w16du:dateUtc="2024-10-01T15:00:00Z">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w:t>
        </w:r>
      </w:ins>
      <w:r>
        <w:rPr>
          <w:rFonts w:ascii="Times New Roman" w:hAnsi="Times New Roman" w:cs="Times New Roman"/>
          <w:sz w:val="24"/>
          <w:szCs w:val="24"/>
        </w:rPr>
        <w:t xml:space="preserve">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 xml:space="preserve">coding genes). </w:t>
      </w:r>
      <w:ins w:id="288" w:author="Thomas, Gregg" w:date="2024-10-01T11:00:00Z" w16du:dateUtc="2024-10-01T15:00:00Z">
        <w:r>
          <w:rPr>
            <w:rFonts w:ascii="Times New Roman" w:hAnsi="Times New Roman" w:cs="Times New Roman"/>
            <w:sz w:val="24"/>
            <w:szCs w:val="24"/>
          </w:rPr>
          <w:t xml:space="preserve">However, it is worth </w:t>
        </w:r>
        <w:r>
          <w:rPr>
            <w:rFonts w:ascii="Times New Roman" w:hAnsi="Times New Roman" w:cs="Times New Roman"/>
            <w:sz w:val="24"/>
            <w:szCs w:val="24"/>
          </w:rPr>
          <w:lastRenderedPageBreak/>
          <w:t>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ins>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ins w:id="289"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ins w:id="290" w:author="Thomas, Gregg" w:date="2024-10-01T11:00:00Z" w16du:dateUtc="2024-10-01T15:00:00Z">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ins>
    </w:p>
    <w:p w14:paraId="6749C450" w14:textId="6068D4E9" w:rsidR="0002598C" w:rsidRDefault="00D052F4" w:rsidP="00A55B52">
      <w:pPr>
        <w:spacing w:after="0"/>
        <w:ind w:firstLine="720"/>
        <w:jc w:val="both"/>
        <w:rPr>
          <w:rFonts w:ascii="Times New Roman" w:hAnsi="Times New Roman" w:cs="Times New Roman"/>
          <w:sz w:val="24"/>
          <w:szCs w:val="24"/>
        </w:rPr>
      </w:pPr>
      <w:ins w:id="291" w:author="Thomas, Gregg" w:date="2024-10-01T11:00:00Z" w16du:dateUtc="2024-10-01T15:00:00Z">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del w:id="292" w:author="Thomas, Gregg [2]" w:date="2024-10-16T10:04:00Z" w16du:dateUtc="2024-10-16T14:04:00Z">
          <w:r w:rsidRPr="00031896" w:rsidDel="00F15368">
            <w:rPr>
              <w:rFonts w:ascii="Times New Roman" w:hAnsi="Times New Roman" w:cs="Times New Roman"/>
              <w:sz w:val="24"/>
              <w:szCs w:val="24"/>
            </w:rPr>
            <w:delText>Fig</w:delText>
          </w:r>
          <w:r w:rsidR="00702AD3" w:rsidDel="00F15368">
            <w:rPr>
              <w:rFonts w:ascii="Times New Roman" w:hAnsi="Times New Roman" w:cs="Times New Roman"/>
              <w:sz w:val="24"/>
              <w:szCs w:val="24"/>
            </w:rPr>
            <w:delText>.</w:delText>
          </w:r>
        </w:del>
      </w:ins>
      <w:del w:id="293" w:author="Thomas, Gregg [2]" w:date="2024-10-16T10:04:00Z" w16du:dateUtc="2024-10-16T14:04:00Z">
        <w:r w:rsidRPr="00031896" w:rsidDel="00F15368">
          <w:rPr>
            <w:rFonts w:ascii="Times New Roman" w:hAnsi="Times New Roman" w:cs="Times New Roman"/>
            <w:sz w:val="24"/>
            <w:szCs w:val="24"/>
          </w:rPr>
          <w:delText xml:space="preserve"> </w:delText>
        </w:r>
      </w:del>
      <w:ins w:id="294" w:author="Thomas, Gregg [2]" w:date="2024-10-16T10:04:00Z" w16du:dateUtc="2024-10-16T14:04:00Z">
        <w:r w:rsidR="00F15368">
          <w:rPr>
            <w:rFonts w:ascii="Times New Roman" w:hAnsi="Times New Roman" w:cs="Times New Roman"/>
            <w:sz w:val="24"/>
            <w:szCs w:val="24"/>
          </w:rPr>
          <w:t xml:space="preserve">Figure </w:t>
        </w:r>
      </w:ins>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ins w:id="295" w:author="Thomas, Gregg" w:date="2024-10-01T11:00:00Z" w16du:dateUtc="2024-10-01T15:00:00Z">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ins>
      <w:r w:rsidR="00C445FE">
        <w:rPr>
          <w:rFonts w:ascii="Times New Roman" w:hAnsi="Times New Roman" w:cs="Times New Roman"/>
          <w:sz w:val="24"/>
          <w:szCs w:val="24"/>
        </w:rPr>
        <w:t xml:space="preserve">  </w:t>
      </w:r>
      <w:r w:rsidRPr="00031896">
        <w:rPr>
          <w:rFonts w:ascii="Times New Roman" w:hAnsi="Times New Roman" w:cs="Times New Roman"/>
          <w:sz w:val="24"/>
          <w:szCs w:val="24"/>
        </w:rPr>
        <w:t xml:space="preserve"> </w:t>
      </w:r>
    </w:p>
    <w:p w14:paraId="4164F253" w14:textId="77777777" w:rsidR="005D3A4E" w:rsidRPr="00E358E6" w:rsidRDefault="00C445FE" w:rsidP="005D3A4E">
      <w:pPr>
        <w:spacing w:after="0"/>
        <w:jc w:val="both"/>
        <w:rPr>
          <w:del w:id="296"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ins w:id="297" w:author="Thomas, Gregg" w:date="2024-10-01T11:00:00Z" w16du:dateUtc="2024-10-01T15:00:00Z">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ins>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w:t>
      </w:r>
      <w:r w:rsidR="00027007">
        <w:rPr>
          <w:rFonts w:ascii="Times New Roman" w:hAnsi="Times New Roman" w:cs="Times New Roman"/>
          <w:sz w:val="24"/>
          <w:szCs w:val="24"/>
        </w:rPr>
        <w:lastRenderedPageBreak/>
        <w:t xml:space="preserve">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ins w:id="298" w:author="Thomas, Gregg" w:date="2024-10-01T11:00:00Z" w16du:dateUtc="2024-10-01T15:00:00Z">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w:t>
        </w:r>
      </w:ins>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p>
    <w:p w14:paraId="7C65493C" w14:textId="58B13617" w:rsidR="00B75690" w:rsidRDefault="00B75690" w:rsidP="005D3A4E">
      <w:pPr>
        <w:spacing w:after="0"/>
        <w:jc w:val="both"/>
        <w:rPr>
          <w:ins w:id="299" w:author="Thomas, Gregg" w:date="2024-10-01T11:00:00Z" w16du:dateUtc="2024-10-01T15:00:00Z"/>
          <w:rFonts w:ascii="Times New Roman" w:hAnsi="Times New Roman" w:cs="Times New Roman"/>
          <w:sz w:val="24"/>
          <w:szCs w:val="24"/>
        </w:rPr>
      </w:pPr>
      <w:ins w:id="300" w:author="Thomas, Gregg" w:date="2024-10-01T11:00:00Z" w16du:dateUtc="2024-10-01T15:00:00Z">
        <w:r>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Pr>
            <w:rFonts w:ascii="Times New Roman" w:hAnsi="Times New Roman" w:cs="Times New Roman"/>
            <w:sz w:val="24"/>
            <w:szCs w:val="24"/>
          </w:rPr>
          <w:t xml:space="preserve"> that reduce genome-wide levels of discordance, such as through </w:t>
        </w:r>
        <w:r w:rsidRPr="00372B94">
          <w:rPr>
            <w:rFonts w:ascii="Times New Roman" w:hAnsi="Times New Roman" w:cs="Times New Roman"/>
            <w:i/>
            <w:iCs/>
            <w:sz w:val="24"/>
            <w:szCs w:val="24"/>
          </w:rPr>
          <w:t>post hoc</w:t>
        </w:r>
        <w:r>
          <w:rPr>
            <w:rFonts w:ascii="Times New Roman" w:hAnsi="Times New Roman" w:cs="Times New Roman"/>
            <w:sz w:val="24"/>
            <w:szCs w:val="24"/>
          </w:rPr>
          <w:t xml:space="preserve"> pruning of species that disproportionately contribute to unresolved nodes. </w:t>
        </w:r>
      </w:ins>
    </w:p>
    <w:p w14:paraId="74B68322" w14:textId="67B317A6" w:rsidR="005D3A4E" w:rsidRDefault="00B75690" w:rsidP="00372B94">
      <w:pPr>
        <w:spacing w:after="0"/>
        <w:ind w:firstLine="720"/>
        <w:jc w:val="both"/>
        <w:rPr>
          <w:ins w:id="301" w:author="Thomas, Gregg" w:date="2024-10-01T11:00:00Z" w16du:dateUtc="2024-10-01T15:00:00Z"/>
          <w:rFonts w:ascii="Times New Roman" w:hAnsi="Times New Roman" w:cs="Times New Roman"/>
          <w:sz w:val="24"/>
          <w:szCs w:val="24"/>
        </w:rPr>
      </w:pPr>
      <w:ins w:id="302" w:author="Thomas, Gregg" w:date="2024-10-01T11:00:00Z" w16du:dateUtc="2024-10-01T15:00:00Z">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ins>
    </w:p>
    <w:p w14:paraId="6E963037" w14:textId="0649DCEE" w:rsidR="004557BE" w:rsidRDefault="004557BE" w:rsidP="005D3A4E">
      <w:pPr>
        <w:spacing w:after="0"/>
        <w:jc w:val="both"/>
        <w:rPr>
          <w:ins w:id="303" w:author="Thomas, Gregg" w:date="2024-10-01T11:00:00Z" w16du:dateUtc="2024-10-01T15:00:00Z"/>
          <w:rFonts w:ascii="Times New Roman" w:hAnsi="Times New Roman" w:cs="Times New Roman"/>
          <w:sz w:val="24"/>
          <w:szCs w:val="24"/>
        </w:rPr>
      </w:pPr>
    </w:p>
    <w:p w14:paraId="35255AC1" w14:textId="0CC8C12D" w:rsidR="004557BE" w:rsidRPr="009376C7" w:rsidRDefault="004557BE" w:rsidP="005D3A4E">
      <w:pPr>
        <w:spacing w:after="0"/>
        <w:jc w:val="both"/>
        <w:rPr>
          <w:ins w:id="304" w:author="Thomas, Gregg" w:date="2024-10-01T11:00:00Z" w16du:dateUtc="2024-10-01T15:00:00Z"/>
          <w:rFonts w:ascii="Times New Roman" w:hAnsi="Times New Roman" w:cs="Times New Roman"/>
          <w:i/>
          <w:iCs/>
          <w:sz w:val="24"/>
          <w:szCs w:val="24"/>
        </w:rPr>
      </w:pPr>
      <w:ins w:id="305" w:author="Thomas, Gregg" w:date="2024-10-01T11:00:00Z" w16du:dateUtc="2024-10-01T15:00:00Z">
        <w:r w:rsidRPr="009376C7">
          <w:rPr>
            <w:rFonts w:ascii="Times New Roman" w:hAnsi="Times New Roman" w:cs="Times New Roman"/>
            <w:i/>
            <w:iCs/>
            <w:sz w:val="24"/>
            <w:szCs w:val="24"/>
          </w:rPr>
          <w:t>Conclusions</w:t>
        </w:r>
      </w:ins>
    </w:p>
    <w:p w14:paraId="67C2F15C" w14:textId="69CBF343" w:rsidR="002C4B0B" w:rsidRDefault="004557BE" w:rsidP="009376C7">
      <w:pPr>
        <w:spacing w:after="160" w:line="259" w:lineRule="auto"/>
        <w:jc w:val="both"/>
        <w:rPr>
          <w:ins w:id="306" w:author="Thomas, Gregg" w:date="2024-10-01T11:00:00Z" w16du:dateUtc="2024-10-01T15:00:00Z"/>
          <w:rFonts w:ascii="Times New Roman" w:hAnsi="Times New Roman" w:cs="Times New Roman"/>
          <w:sz w:val="24"/>
          <w:szCs w:val="24"/>
        </w:rPr>
      </w:pPr>
      <w:ins w:id="307" w:author="Thomas, Gregg" w:date="2024-10-01T11:00:00Z" w16du:dateUtc="2024-10-01T15:00:00Z">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ins>
    </w:p>
    <w:p w14:paraId="196C9861" w14:textId="77777777" w:rsidR="005D3A4E" w:rsidRPr="00D1036D" w:rsidRDefault="005D3A4E" w:rsidP="005D3A4E">
      <w:pPr>
        <w:spacing w:after="0"/>
        <w:jc w:val="both"/>
        <w:rPr>
          <w:ins w:id="308" w:author="Thomas, Gregg" w:date="2024-10-01T11:00:00Z" w16du:dateUtc="2024-10-01T15:00:00Z"/>
          <w:rFonts w:ascii="Times New Roman" w:hAnsi="Times New Roman" w:cs="Times New Roman"/>
          <w:i/>
          <w:iCs/>
          <w:sz w:val="24"/>
          <w:szCs w:val="24"/>
        </w:rPr>
      </w:pPr>
    </w:p>
    <w:p w14:paraId="60C13A0E" w14:textId="49B05720" w:rsidR="00A849E6" w:rsidRDefault="001811CE" w:rsidP="00A849E6">
      <w:pPr>
        <w:pStyle w:val="Heading1"/>
        <w:jc w:val="both"/>
      </w:pPr>
      <w:ins w:id="309" w:author="Thomas, Gregg" w:date="2024-10-01T11:00:00Z" w16du:dateUtc="2024-10-01T15:00:00Z">
        <w:r>
          <w:t xml:space="preserve">Materials &amp; </w:t>
        </w:r>
      </w:ins>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79D1404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del w:id="310" w:author="Thomas, Gregg" w:date="2024-10-01T11:00:00Z" w16du:dateUtc="2024-10-01T15:00:00Z">
        <w:r w:rsidR="00EC4654">
          <w:rPr>
            <w:rFonts w:ascii="Times New Roman" w:hAnsi="Times New Roman" w:cs="Times New Roman"/>
            <w:sz w:val="24"/>
            <w:szCs w:val="24"/>
          </w:rPr>
          <w:delText>2</w:delText>
        </w:r>
      </w:del>
      <w:ins w:id="311" w:author="Thomas, Gregg" w:date="2024-10-01T11:00:00Z" w16du:dateUtc="2024-10-01T15:00:00Z">
        <w:r w:rsidR="004C27CA">
          <w:rPr>
            <w:rFonts w:ascii="Times New Roman" w:hAnsi="Times New Roman" w:cs="Times New Roman"/>
            <w:sz w:val="24"/>
            <w:szCs w:val="24"/>
          </w:rPr>
          <w:t>two</w:t>
        </w:r>
      </w:ins>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31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del w:id="313" w:author="Thomas, Gregg" w:date="2024-10-01T11:00:00Z" w16du:dateUtc="2024-10-01T15:00:00Z">
        <w:r w:rsidR="00FD60C1">
          <w:rPr>
            <w:rFonts w:ascii="Times New Roman" w:hAnsi="Times New Roman" w:cs="Times New Roman"/>
            <w:sz w:val="24"/>
            <w:szCs w:val="24"/>
          </w:rPr>
          <w:delText>1</w:delText>
        </w:r>
      </w:del>
      <w:ins w:id="314"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for full list of samples and sources). We also report the </w:t>
      </w:r>
      <w:del w:id="315" w:author="Thomas, Gregg" w:date="2024-10-01T11:00:00Z" w16du:dateUtc="2024-10-01T15:00:00Z">
        <w:r w:rsidR="00FD60C1">
          <w:rPr>
            <w:rFonts w:ascii="Times New Roman" w:hAnsi="Times New Roman" w:cs="Times New Roman"/>
            <w:sz w:val="24"/>
            <w:szCs w:val="24"/>
          </w:rPr>
          <w:delText>sampling</w:delText>
        </w:r>
      </w:del>
      <w:ins w:id="316" w:author="Thomas, Gregg" w:date="2024-10-01T11:00:00Z" w16du:dateUtc="2024-10-01T15:00:00Z">
        <w:r w:rsidR="003E42EC">
          <w:rPr>
            <w:rFonts w:ascii="Times New Roman" w:hAnsi="Times New Roman" w:cs="Times New Roman"/>
            <w:sz w:val="24"/>
            <w:szCs w:val="24"/>
          </w:rPr>
          <w:t>genome</w:t>
        </w:r>
      </w:ins>
      <w:r w:rsidR="003E42EC">
        <w:rPr>
          <w:rFonts w:ascii="Times New Roman" w:hAnsi="Times New Roman" w:cs="Times New Roman"/>
          <w:sz w:val="24"/>
          <w:szCs w:val="24"/>
        </w:rPr>
        <w:t xml:space="preserv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31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 xml:space="preserve">was </w:t>
      </w:r>
      <w:r w:rsidRPr="004207A5">
        <w:rPr>
          <w:rFonts w:ascii="Times New Roman" w:hAnsi="Times New Roman" w:cs="Times New Roman"/>
          <w:sz w:val="24"/>
          <w:szCs w:val="24"/>
        </w:rPr>
        <w:lastRenderedPageBreak/>
        <w:t>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ins w:id="318" w:author="Thomas, Gregg [2]" w:date="2024-10-07T09:49:00Z" w16du:dateUtc="2024-10-07T13:49:00Z">
        <w:r w:rsidR="00C06FA6">
          <w:rPr>
            <w:rFonts w:ascii="Times New Roman" w:hAnsi="Times New Roman" w:cs="Times New Roman"/>
            <w:sz w:val="24"/>
            <w:szCs w:val="24"/>
          </w:rPr>
          <w:t xml:space="preserve"> using the default parameters</w:t>
        </w:r>
      </w:ins>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w:t>
      </w:r>
      <w:ins w:id="31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del w:id="320" w:author="Thomas, Gregg" w:date="2024-10-01T11:00:00Z" w16du:dateUtc="2024-10-01T15:00:00Z">
        <w:r w:rsidR="00FD60C1">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21" w:author="Thomas, Gregg" w:date="2024-10-01T11:00:00Z" w16du:dateUtc="2024-10-01T15:00:00Z">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del>
      <w:r w:rsidR="00764718">
        <w:rPr>
          <w:rFonts w:ascii="Times New Roman" w:hAnsi="Times New Roman" w:cs="Times New Roman"/>
          <w:noProof/>
          <w:sz w:val="24"/>
          <w:szCs w:val="24"/>
        </w:rPr>
        <w:t>(Jackman, et al. 2017)</w:t>
      </w:r>
      <w:del w:id="322" w:author="Thomas, Gregg" w:date="2024-10-01T11:00:00Z" w16du:dateUtc="2024-10-01T15:00:00Z">
        <w:r w:rsidR="00FD60C1">
          <w:rPr>
            <w:rFonts w:ascii="Times New Roman" w:hAnsi="Times New Roman" w:cs="Times New Roman"/>
            <w:sz w:val="24"/>
            <w:szCs w:val="24"/>
          </w:rPr>
          <w:fldChar w:fldCharType="end"/>
        </w:r>
      </w:del>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59AE1D51"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ins w:id="323" w:author="Thomas, Gregg" w:date="2024-10-01T11:00:00Z" w16du:dateUtc="2024-10-01T15:00:00Z">
        <w:del w:id="324" w:author="Thomas, Gregg [2]" w:date="2024-10-16T10:04:00Z" w16du:dateUtc="2024-10-16T14:04:00Z">
          <w:r w:rsidDel="00F15368">
            <w:rPr>
              <w:rFonts w:ascii="Times New Roman" w:hAnsi="Times New Roman" w:cs="Times New Roman"/>
              <w:sz w:val="24"/>
              <w:szCs w:val="24"/>
            </w:rPr>
            <w:delText xml:space="preserve">Fig. </w:delText>
          </w:r>
        </w:del>
      </w:ins>
      <w:ins w:id="325" w:author="Thomas, Gregg [2]" w:date="2024-10-16T10:04:00Z" w16du:dateUtc="2024-10-16T14:04:00Z">
        <w:r w:rsidR="00F15368">
          <w:rPr>
            <w:rFonts w:ascii="Times New Roman" w:hAnsi="Times New Roman" w:cs="Times New Roman"/>
            <w:sz w:val="24"/>
            <w:szCs w:val="24"/>
          </w:rPr>
          <w:t xml:space="preserve">Figure </w:t>
        </w:r>
      </w:ins>
      <w:ins w:id="326" w:author="Thomas, Gregg" w:date="2024-10-01T11:00:00Z" w16du:dateUtc="2024-10-01T15:00:00Z">
        <w:r>
          <w:rPr>
            <w:rFonts w:ascii="Times New Roman" w:hAnsi="Times New Roman" w:cs="Times New Roman"/>
            <w:sz w:val="24"/>
            <w:szCs w:val="24"/>
          </w:rPr>
          <w:t>1</w:t>
        </w:r>
        <w:r w:rsidR="005E3AC8">
          <w:rPr>
            <w:rFonts w:ascii="Times New Roman" w:hAnsi="Times New Roman" w:cs="Times New Roman"/>
            <w:sz w:val="24"/>
            <w:szCs w:val="24"/>
          </w:rPr>
          <w:t xml:space="preserve">; </w:t>
        </w:r>
      </w:ins>
      <w:r w:rsidR="005E3AC8">
        <w:rPr>
          <w:rFonts w:ascii="Times New Roman" w:hAnsi="Times New Roman" w:cs="Times New Roman"/>
          <w:sz w:val="24"/>
          <w:szCs w:val="24"/>
        </w:rPr>
        <w:t xml:space="preserve">Table </w:t>
      </w:r>
      <w:del w:id="327" w:author="Thomas, Gregg" w:date="2024-10-01T11:00:00Z" w16du:dateUtc="2024-10-01T15:00:00Z">
        <w:r w:rsidR="00FD60C1">
          <w:rPr>
            <w:rFonts w:ascii="Times New Roman" w:hAnsi="Times New Roman" w:cs="Times New Roman"/>
            <w:sz w:val="24"/>
            <w:szCs w:val="24"/>
          </w:rPr>
          <w:delText xml:space="preserve">1; </w:delText>
        </w:r>
      </w:del>
      <w:del w:id="328" w:author="Thomas, Gregg [2]" w:date="2024-10-16T10:04:00Z" w16du:dateUtc="2024-10-16T14:04:00Z">
        <w:r w:rsidR="00FD60C1" w:rsidDel="00F15368">
          <w:rPr>
            <w:rFonts w:ascii="Times New Roman" w:hAnsi="Times New Roman" w:cs="Times New Roman"/>
            <w:sz w:val="24"/>
            <w:szCs w:val="24"/>
          </w:rPr>
          <w:delText xml:space="preserve">Fig. </w:delText>
        </w:r>
      </w:del>
      <w:ins w:id="329" w:author="Thomas, Gregg [2]" w:date="2024-10-16T10:04:00Z" w16du:dateUtc="2024-10-16T14:04:00Z">
        <w:r w:rsidR="00F15368">
          <w:rPr>
            <w:rFonts w:ascii="Times New Roman" w:hAnsi="Times New Roman" w:cs="Times New Roman"/>
            <w:sz w:val="24"/>
            <w:szCs w:val="24"/>
          </w:rPr>
          <w:t xml:space="preserve">Figure </w:t>
        </w:r>
      </w:ins>
      <w:del w:id="330" w:author="Thomas, Gregg" w:date="2024-10-01T11:00:00Z" w16du:dateUtc="2024-10-01T15:00:00Z">
        <w:r w:rsidR="00FD60C1">
          <w:rPr>
            <w:rFonts w:ascii="Times New Roman" w:hAnsi="Times New Roman" w:cs="Times New Roman"/>
            <w:sz w:val="24"/>
            <w:szCs w:val="24"/>
          </w:rPr>
          <w:delText>1</w:delText>
        </w:r>
      </w:del>
      <w:ins w:id="331"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we generated reference-based pseudo-assemblies with iterative mapping using an updated version pseudo-it v3.1.1 </w:t>
      </w:r>
      <w:del w:id="332" w:author="Thomas, Gregg" w:date="2024-10-01T11:00:00Z" w16du:dateUtc="2024-10-01T15:00:00Z">
        <w:r w:rsidR="00096E6F">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33" w:author="Thomas, Gregg" w:date="2024-10-01T11:00:00Z" w16du:dateUtc="2024-10-01T15:00:00Z">
        <w:r w:rsidR="00096E6F">
          <w:rPr>
            <w:rFonts w:ascii="Times New Roman" w:hAnsi="Times New Roman" w:cs="Times New Roman"/>
            <w:sz w:val="24"/>
            <w:szCs w:val="24"/>
          </w:rPr>
        </w:r>
        <w:r w:rsidR="00096E6F">
          <w:rPr>
            <w:rFonts w:ascii="Times New Roman" w:hAnsi="Times New Roman" w:cs="Times New Roman"/>
            <w:sz w:val="24"/>
            <w:szCs w:val="24"/>
          </w:rPr>
          <w:fldChar w:fldCharType="separate"/>
        </w:r>
      </w:del>
      <w:r w:rsidR="00764718">
        <w:rPr>
          <w:rFonts w:ascii="Times New Roman" w:hAnsi="Times New Roman" w:cs="Times New Roman"/>
          <w:noProof/>
          <w:sz w:val="24"/>
          <w:szCs w:val="24"/>
        </w:rPr>
        <w:t>(Sarver, et al. 2017)</w:t>
      </w:r>
      <w:del w:id="334" w:author="Thomas, Gregg" w:date="2024-10-01T11:00:00Z" w16du:dateUtc="2024-10-01T15:00:00Z">
        <w:r w:rsidR="00096E6F">
          <w:rPr>
            <w:rFonts w:ascii="Times New Roman" w:hAnsi="Times New Roman" w:cs="Times New Roman"/>
            <w:sz w:val="24"/>
            <w:szCs w:val="24"/>
          </w:rPr>
          <w:fldChar w:fldCharType="end"/>
        </w:r>
      </w:del>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del w:id="335" w:author="Thomas, Gregg" w:date="2024-10-01T11:00:00Z" w16du:dateUtc="2024-10-01T15:00:00Z">
        <w:r w:rsidR="000B7FC4">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36" w:author="Thomas, Gregg" w:date="2024-10-01T11:00:00Z" w16du:dateUtc="2024-10-01T15:00:00Z">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del>
      <w:r w:rsidR="00764718">
        <w:rPr>
          <w:rFonts w:ascii="Times New Roman" w:hAnsi="Times New Roman" w:cs="Times New Roman"/>
          <w:noProof/>
          <w:sz w:val="24"/>
          <w:szCs w:val="24"/>
        </w:rPr>
        <w:t>(Poplin, et al. 2018)</w:t>
      </w:r>
      <w:del w:id="337" w:author="Thomas, Gregg" w:date="2024-10-01T11:00:00Z" w16du:dateUtc="2024-10-01T15:00:00Z">
        <w:r w:rsidR="000B7FC4">
          <w:rPr>
            <w:rFonts w:ascii="Times New Roman" w:hAnsi="Times New Roman" w:cs="Times New Roman"/>
            <w:sz w:val="24"/>
            <w:szCs w:val="24"/>
          </w:rPr>
          <w:fldChar w:fldCharType="end"/>
        </w:r>
      </w:del>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w:t>
      </w:r>
      <w:ins w:id="33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65F5223D" w:rsidR="00A849E6" w:rsidRPr="006E660A" w:rsidRDefault="00086687" w:rsidP="00A849E6">
      <w:pPr>
        <w:spacing w:after="0"/>
        <w:jc w:val="both"/>
        <w:rPr>
          <w:rFonts w:ascii="Times New Roman" w:hAnsi="Times New Roman"/>
          <w:sz w:val="24"/>
        </w:rPr>
      </w:pPr>
      <w:del w:id="339" w:author="Thomas, Gregg" w:date="2024-10-01T11:00:00Z" w16du:dateUtc="2024-10-01T15:00:00Z">
        <w:r>
          <w:rPr>
            <w:rFonts w:ascii="Times New Roman" w:hAnsi="Times New Roman" w:cs="Times New Roman"/>
            <w:sz w:val="24"/>
            <w:szCs w:val="24"/>
          </w:rPr>
          <w:delText>To</w:delText>
        </w:r>
      </w:del>
      <w:ins w:id="340" w:author="Thomas, Gregg" w:date="2024-10-01T11:00:00Z" w16du:dateUtc="2024-10-01T15:00:00Z">
        <w:r w:rsidR="00B63ACE">
          <w:rPr>
            <w:rFonts w:ascii="Times New Roman" w:hAnsi="Times New Roman" w:cs="Times New Roman"/>
            <w:sz w:val="24"/>
            <w:szCs w:val="24"/>
          </w:rPr>
          <w:t>We first set out to</w:t>
        </w:r>
      </w:ins>
      <w:r w:rsidR="00B63ACE">
        <w:rPr>
          <w:rFonts w:ascii="Times New Roman" w:hAnsi="Times New Roman" w:cs="Times New Roman"/>
          <w:sz w:val="24"/>
          <w:szCs w:val="24"/>
        </w:rPr>
        <w:t xml:space="preserve"> </w:t>
      </w:r>
      <w:r w:rsidR="00A849E6">
        <w:rPr>
          <w:rFonts w:ascii="Times New Roman" w:hAnsi="Times New Roman" w:cs="Times New Roman"/>
          <w:sz w:val="24"/>
          <w:szCs w:val="24"/>
        </w:rPr>
        <w:t xml:space="preserve">reconstruct a </w:t>
      </w:r>
      <w:del w:id="341" w:author="Thomas, Gregg" w:date="2024-10-01T11:00:00Z" w16du:dateUtc="2024-10-01T15:00:00Z">
        <w:r w:rsidR="00F0016C">
          <w:rPr>
            <w:rFonts w:ascii="Times New Roman" w:hAnsi="Times New Roman" w:cs="Times New Roman"/>
            <w:sz w:val="24"/>
            <w:szCs w:val="24"/>
          </w:rPr>
          <w:delText xml:space="preserve">broad </w:delText>
        </w:r>
      </w:del>
      <w:r w:rsidR="00A849E6">
        <w:rPr>
          <w:rFonts w:ascii="Times New Roman" w:hAnsi="Times New Roman" w:cs="Times New Roman"/>
          <w:sz w:val="24"/>
          <w:szCs w:val="24"/>
        </w:rPr>
        <w:t xml:space="preserve">phylogeny of </w:t>
      </w:r>
      <w:ins w:id="342" w:author="Thomas, Gregg" w:date="2024-10-01T11:00:00Z" w16du:dateUtc="2024-10-01T15:00:00Z">
        <w:r w:rsidR="00B63ACE">
          <w:rPr>
            <w:rFonts w:ascii="Times New Roman" w:hAnsi="Times New Roman" w:cs="Times New Roman"/>
            <w:sz w:val="24"/>
            <w:szCs w:val="24"/>
          </w:rPr>
          <w:t xml:space="preserve">sequenced </w:t>
        </w:r>
      </w:ins>
      <w:r w:rsidR="00A849E6">
        <w:rPr>
          <w:rFonts w:ascii="Times New Roman" w:hAnsi="Times New Roman" w:cs="Times New Roman"/>
          <w:sz w:val="24"/>
          <w:szCs w:val="24"/>
        </w:rPr>
        <w:t>murine rodents</w:t>
      </w:r>
      <w:del w:id="343" w:author="Thomas, Gregg" w:date="2024-10-01T11:00:00Z" w16du:dateUtc="2024-10-01T15:00:00Z">
        <w:r w:rsidR="009D28FB">
          <w:rPr>
            <w:rFonts w:ascii="Times New Roman" w:hAnsi="Times New Roman" w:cs="Times New Roman"/>
            <w:sz w:val="24"/>
            <w:szCs w:val="24"/>
          </w:rPr>
          <w:delText>,</w:delText>
        </w:r>
        <w:r w:rsidR="00F0016C" w:rsidRPr="00C8256C">
          <w:rPr>
            <w:rFonts w:ascii="Times New Roman" w:hAnsi="Times New Roman" w:cs="Times New Roman"/>
            <w:sz w:val="24"/>
            <w:szCs w:val="24"/>
          </w:rPr>
          <w:delText xml:space="preserve"> </w:delText>
        </w:r>
        <w:r w:rsidR="00F0016C">
          <w:rPr>
            <w:rFonts w:ascii="Times New Roman" w:hAnsi="Times New Roman" w:cs="Times New Roman"/>
            <w:sz w:val="24"/>
            <w:szCs w:val="24"/>
          </w:rPr>
          <w:delText>w</w:delText>
        </w:r>
        <w:r w:rsidR="00D14B44" w:rsidRPr="00C8256C">
          <w:rPr>
            <w:rFonts w:ascii="Times New Roman" w:hAnsi="Times New Roman" w:cs="Times New Roman"/>
            <w:sz w:val="24"/>
            <w:szCs w:val="24"/>
          </w:rPr>
          <w:delText>e</w:delText>
        </w:r>
      </w:del>
      <w:ins w:id="344" w:author="Thomas, Gregg" w:date="2024-10-01T11:00:00Z" w16du:dateUtc="2024-10-01T15:00:00Z">
        <w:r w:rsidR="00B63ACE">
          <w:rPr>
            <w:rFonts w:ascii="Times New Roman" w:hAnsi="Times New Roman" w:cs="Times New Roman"/>
            <w:sz w:val="24"/>
            <w:szCs w:val="24"/>
          </w:rPr>
          <w:t xml:space="preserve"> to provide both a </w:t>
        </w:r>
      </w:ins>
      <w:ins w:id="345" w:author="Thomas, Gregg [2]" w:date="2024-10-01T12:00:00Z" w16du:dateUtc="2024-10-01T16:00:00Z">
        <w:r w:rsidR="00592068">
          <w:rPr>
            <w:rFonts w:ascii="Times New Roman" w:hAnsi="Times New Roman" w:cs="Times New Roman"/>
            <w:sz w:val="24"/>
            <w:szCs w:val="24"/>
          </w:rPr>
          <w:t>useful</w:t>
        </w:r>
      </w:ins>
      <w:ins w:id="346" w:author="Thomas, Gregg" w:date="2024-10-01T11:00:00Z" w16du:dateUtc="2024-10-01T15:00:00Z">
        <w:r w:rsidR="00B63ACE">
          <w:rPr>
            <w:rFonts w:ascii="Times New Roman" w:hAnsi="Times New Roman" w:cs="Times New Roman"/>
            <w:sz w:val="24"/>
            <w:szCs w:val="24"/>
          </w:rPr>
          <w:t xml:space="preserve"> resource for future comparative genomic studies within this important group as well as a time-calibrated </w:t>
        </w:r>
        <w:r w:rsidR="00B63ACE" w:rsidRPr="00075439">
          <w:rPr>
            <w:rFonts w:ascii="Times New Roman" w:hAnsi="Times New Roman" w:cs="Times New Roman"/>
            <w:sz w:val="24"/>
            <w:szCs w:val="24"/>
          </w:rPr>
          <w:t xml:space="preserve">phylogeny </w:t>
        </w:r>
        <w:r w:rsidR="00B63ACE">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sidR="00B63ACE">
          <w:rPr>
            <w:rFonts w:ascii="Times New Roman" w:hAnsi="Times New Roman" w:cs="Times New Roman"/>
            <w:sz w:val="24"/>
            <w:szCs w:val="24"/>
          </w:rPr>
          <w:t>W</w:t>
        </w:r>
        <w:r w:rsidR="00A849E6" w:rsidRPr="00C8256C">
          <w:rPr>
            <w:rFonts w:ascii="Times New Roman" w:hAnsi="Times New Roman" w:cs="Times New Roman"/>
            <w:sz w:val="24"/>
            <w:szCs w:val="24"/>
          </w:rPr>
          <w:t>e</w:t>
        </w:r>
      </w:ins>
      <w:r w:rsidR="00A849E6" w:rsidRPr="00C8256C">
        <w:rPr>
          <w:rFonts w:ascii="Times New Roman" w:hAnsi="Times New Roman" w:cs="Times New Roman"/>
          <w:sz w:val="24"/>
          <w:szCs w:val="24"/>
        </w:rPr>
        <w:t xml:space="preserv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del w:id="347" w:author="Thomas, Gregg" w:date="2024-10-01T11:00:00Z" w16du:dateUtc="2024-10-01T15:00:00Z">
        <w:r w:rsidR="00D14B44">
          <w:rPr>
            <w:rFonts w:ascii="Times New Roman" w:hAnsi="Times New Roman" w:cs="Times New Roman"/>
            <w:sz w:val="24"/>
            <w:szCs w:val="24"/>
          </w:rPr>
          <w:delText xml:space="preserve">genomes from </w:delText>
        </w:r>
        <w:r w:rsidR="00F0016C">
          <w:rPr>
            <w:rFonts w:ascii="Times New Roman" w:hAnsi="Times New Roman" w:cs="Times New Roman"/>
            <w:sz w:val="24"/>
            <w:szCs w:val="24"/>
          </w:rPr>
          <w:delText>other Old</w:delText>
        </w:r>
        <w:r w:rsidR="00D14B44">
          <w:rPr>
            <w:rFonts w:ascii="Times New Roman" w:hAnsi="Times New Roman" w:cs="Times New Roman"/>
            <w:sz w:val="24"/>
            <w:szCs w:val="24"/>
          </w:rPr>
          <w:delText xml:space="preserve"> World mice and rats (subfamily Murinae)</w:delText>
        </w:r>
      </w:del>
      <w:ins w:id="348" w:author="Thomas, Gregg" w:date="2024-10-01T11:00:00Z" w16du:dateUtc="2024-10-01T15:00:00Z">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w:t>
        </w:r>
      </w:ins>
      <w:r w:rsidR="00A849E6">
        <w:rPr>
          <w:rFonts w:ascii="Times New Roman" w:hAnsi="Times New Roman" w:cs="Times New Roman"/>
          <w:sz w:val="24"/>
          <w:szCs w:val="24"/>
        </w:rPr>
        <w:t xml:space="preserve">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w:t>
      </w:r>
      <w:ins w:id="34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del w:id="350" w:author="Thomas, Gregg" w:date="2024-10-01T11:00:00Z" w16du:dateUtc="2024-10-01T15:00:00Z">
        <w:r w:rsidR="006C1351">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51" w:author="Thomas, Gregg" w:date="2024-10-01T11:00:00Z" w16du:dateUtc="2024-10-01T15:00:00Z">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del>
      <w:r w:rsidR="00764718">
        <w:rPr>
          <w:rFonts w:ascii="Times New Roman" w:hAnsi="Times New Roman" w:cs="Times New Roman"/>
          <w:noProof/>
          <w:sz w:val="24"/>
          <w:szCs w:val="24"/>
        </w:rPr>
        <w:t>(Moore, et al. 2022)</w:t>
      </w:r>
      <w:del w:id="352" w:author="Thomas, Gregg" w:date="2024-10-01T11:00:00Z" w16du:dateUtc="2024-10-01T15:00:00Z">
        <w:r w:rsidR="006C1351">
          <w:rPr>
            <w:rFonts w:ascii="Times New Roman" w:hAnsi="Times New Roman" w:cs="Times New Roman"/>
            <w:sz w:val="24"/>
            <w:szCs w:val="24"/>
          </w:rPr>
          <w:fldChar w:fldCharType="end"/>
        </w:r>
      </w:del>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35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del w:id="354" w:author="Thomas, Gregg" w:date="2024-10-01T11:00:00Z" w16du:dateUtc="2024-10-01T15:00:00Z">
        <w:r w:rsidR="00B12D60" w:rsidRPr="00DF4DCD">
          <w:rPr>
            <w:rFonts w:ascii="Times New Roman" w:hAnsi="Times New Roman" w:cs="Times New Roman"/>
            <w:sz w:val="24"/>
            <w:szCs w:val="24"/>
          </w:rPr>
          <w:delText>1</w:delText>
        </w:r>
      </w:del>
      <w:ins w:id="355" w:author="Thomas, Gregg" w:date="2024-10-01T11:00:00Z" w16du:dateUtc="2024-10-01T15:00:00Z">
        <w:r w:rsidR="005E3AC8">
          <w:rPr>
            <w:rFonts w:ascii="Times New Roman" w:hAnsi="Times New Roman" w:cs="Times New Roman"/>
            <w:sz w:val="24"/>
            <w:szCs w:val="24"/>
          </w:rPr>
          <w:t>S1</w:t>
        </w:r>
      </w:ins>
      <w:r w:rsidR="00A849E6" w:rsidRPr="00DF4DCD">
        <w:rPr>
          <w:rFonts w:ascii="Times New Roman" w:hAnsi="Times New Roman" w:cs="Times New Roman"/>
          <w:sz w:val="24"/>
          <w:szCs w:val="24"/>
        </w:rPr>
        <w:t>).</w:t>
      </w:r>
      <w:r w:rsidR="00A849E6" w:rsidRPr="00B12D60">
        <w:t xml:space="preserve"> </w:t>
      </w:r>
    </w:p>
    <w:p w14:paraId="5568C040" w14:textId="43BBB6FE"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del w:id="356" w:author="Thomas, Gregg" w:date="2024-10-01T11:00:00Z" w16du:dateUtc="2024-10-01T15:00:00Z">
        <w:r w:rsidR="0067720F">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57" w:author="Thomas, Gregg" w:date="2024-10-01T11:00:00Z" w16du:dateUtc="2024-10-01T15:00:00Z">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(Bradley, et al. 2009)</w:t>
      </w:r>
      <w:del w:id="358" w:author="Thomas, Gregg" w:date="2024-10-01T11:00:00Z" w16du:dateUtc="2024-10-01T15:00:00Z">
        <w:r w:rsidR="0067720F">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del w:id="359" w:author="Thomas, Gregg" w:date="2024-10-01T11:00:00Z" w16du:dateUtc="2024-10-01T15:00:00Z">
        <w:r w:rsidR="0067720F">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60" w:author="Thomas, Gregg" w:date="2024-10-01T11:00:00Z" w16du:dateUtc="2024-10-01T15:00:00Z">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361" w:author="Thomas, Gregg" w:date="2024-10-01T11:00:00Z" w16du:dateUtc="2024-10-01T15:00:00Z">
        <w:r w:rsidR="0067720F">
          <w:rPr>
            <w:rFonts w:ascii="Times New Roman" w:hAnsi="Times New Roman" w:cs="Times New Roman"/>
            <w:sz w:val="24"/>
            <w:szCs w:val="24"/>
          </w:rPr>
          <w:fldChar w:fldCharType="end"/>
        </w:r>
      </w:del>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1B51992B"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lastRenderedPageBreak/>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w:t>
      </w:r>
      <w:ins w:id="36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36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del w:id="364" w:author="Thomas, Gregg" w:date="2024-10-01T11:00:00Z" w16du:dateUtc="2024-10-01T15:00:00Z">
        <w:r w:rsidR="001B0E99">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65" w:author="Thomas, Gregg" w:date="2024-10-01T11:00:00Z" w16du:dateUtc="2024-10-01T15:00:00Z">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(Hoang, et al. 2018)</w:t>
      </w:r>
      <w:del w:id="366"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del w:id="367" w:author="Thomas, Gregg" w:date="2024-10-01T11:00:00Z" w16du:dateUtc="2024-10-01T15:00:00Z">
        <w:r w:rsidR="001B0E99">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68" w:author="Thomas, Gregg" w:date="2024-10-01T11:00:00Z" w16du:dateUtc="2024-10-01T15:00:00Z">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(Guindon, et al. 2010)</w:t>
      </w:r>
      <w:del w:id="369"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w:t>
      </w:r>
      <w:ins w:id="37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w:t>
      </w:r>
      <w:ins w:id="37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w:t>
      </w:r>
      <w:ins w:id="37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23917FC5"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del w:id="373" w:author="Thomas, Gregg" w:date="2024-10-01T11:00:00Z" w16du:dateUtc="2024-10-01T15:00:00Z">
        <w:r w:rsidR="00F82A3D">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del w:id="374" w:author="Thomas, Gregg" w:date="2024-10-01T11:00:00Z" w16du:dateUtc="2024-10-01T15:00:00Z">
        <w:r w:rsidR="00F82A3D">
          <w:rPr>
            <w:rFonts w:ascii="Times New Roman" w:hAnsi="Times New Roman" w:cs="Times New Roman"/>
            <w:sz w:val="24"/>
            <w:szCs w:val="24"/>
          </w:rPr>
          <w:fldChar w:fldCharType="separate"/>
        </w:r>
      </w:del>
      <w:r w:rsidR="00764718">
        <w:rPr>
          <w:rFonts w:ascii="Times New Roman" w:hAnsi="Times New Roman" w:cs="Times New Roman"/>
          <w:noProof/>
          <w:sz w:val="24"/>
          <w:szCs w:val="24"/>
        </w:rPr>
        <w:t>(Minh, Hahn, et al. 2020)</w:t>
      </w:r>
      <w:del w:id="375" w:author="Thomas, Gregg" w:date="2024-10-01T11:00:00Z" w16du:dateUtc="2024-10-01T15:00:00Z">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w:delText>
        </w:r>
      </w:del>
      <w:ins w:id="376" w:author="Thomas, Gregg" w:date="2024-10-01T11:00:00Z" w16du:dateUtc="2024-10-01T15:00:00Z">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ins>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5203F85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w:t>
      </w:r>
      <w:ins w:id="37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del w:id="378" w:author="Thomas, Gregg" w:date="2024-10-01T11:00:00Z" w16du:dateUtc="2024-10-01T15:00:00Z">
        <w:r w:rsidR="00A50454">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 improve divergence-time estimation, </w:delText>
        </w:r>
        <w:r w:rsidR="003F0F5D">
          <w:rPr>
            <w:rFonts w:ascii="Times New Roman" w:hAnsi="Times New Roman" w:cs="Times New Roman"/>
            <w:sz w:val="24"/>
            <w:szCs w:val="24"/>
          </w:rPr>
          <w:delText xml:space="preserve">we used </w:delText>
        </w:r>
        <w:r w:rsidR="00B12D60" w:rsidRPr="00B12D60">
          <w:rPr>
            <w:rFonts w:ascii="Times New Roman" w:hAnsi="Times New Roman" w:cs="Times New Roman"/>
            <w:sz w:val="24"/>
            <w:szCs w:val="24"/>
          </w:rPr>
          <w:delText>SortaDate</w:delText>
        </w:r>
        <w:r w:rsidR="00A50454">
          <w:rPr>
            <w:rFonts w:ascii="Times New Roman" w:hAnsi="Times New Roman" w:cs="Times New Roman"/>
            <w:sz w:val="24"/>
            <w:szCs w:val="24"/>
          </w:rPr>
          <w:delText xml:space="preserve"> </w:delText>
        </w:r>
        <w:r w:rsidR="00A50454">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del w:id="379" w:author="Thomas, Gregg" w:date="2024-10-01T11:00:00Z" w16du:dateUtc="2024-10-01T15:00:00Z">
        <w:r w:rsidR="00A50454">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(Smith, et al. 2018)</w:t>
      </w:r>
      <w:del w:id="380" w:author="Thomas, Gregg" w:date="2024-10-01T11:00:00Z" w16du:dateUtc="2024-10-01T15:00:00Z">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to identify a set of 1</w:delText>
        </w:r>
        <w:r w:rsidR="007B17B5">
          <w:rPr>
            <w:rFonts w:ascii="Times New Roman" w:hAnsi="Times New Roman" w:cs="Times New Roman"/>
            <w:sz w:val="24"/>
            <w:szCs w:val="24"/>
          </w:rPr>
          <w:delText>0</w:delText>
        </w:r>
        <w:r w:rsidR="00B12D60" w:rsidRPr="00B12D60">
          <w:rPr>
            <w:rFonts w:ascii="Times New Roman" w:hAnsi="Times New Roman" w:cs="Times New Roman"/>
            <w:sz w:val="24"/>
            <w:szCs w:val="24"/>
          </w:rPr>
          <w:delText xml:space="preserve">0 UCE loci that </w:delText>
        </w:r>
        <w:r w:rsidR="00975209">
          <w:rPr>
            <w:rFonts w:ascii="Times New Roman" w:hAnsi="Times New Roman" w:cs="Times New Roman"/>
            <w:sz w:val="24"/>
            <w:szCs w:val="24"/>
          </w:rPr>
          <w:delText>exhibit highly</w:delText>
        </w:r>
        <w:r w:rsidR="00B12D60" w:rsidRPr="00B12D60">
          <w:rPr>
            <w:rFonts w:ascii="Times New Roman" w:hAnsi="Times New Roman" w:cs="Times New Roman"/>
            <w:sz w:val="24"/>
            <w:szCs w:val="24"/>
          </w:rPr>
          <w:delText xml:space="preserve"> clocklike behavior and </w:delText>
        </w:r>
        <w:r w:rsidR="00C159A9">
          <w:rPr>
            <w:rFonts w:ascii="Times New Roman" w:hAnsi="Times New Roman" w:cs="Times New Roman"/>
            <w:sz w:val="24"/>
            <w:szCs w:val="24"/>
          </w:rPr>
          <w:delText>minimized</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topological conflict with the </w:delText>
        </w:r>
        <w:r w:rsidR="003F0F5D">
          <w:rPr>
            <w:rFonts w:ascii="Times New Roman" w:hAnsi="Times New Roman" w:cs="Times New Roman"/>
            <w:sz w:val="24"/>
            <w:szCs w:val="24"/>
          </w:rPr>
          <w:delText>concatenated</w:delText>
        </w:r>
        <w:r w:rsidR="00B12D60" w:rsidRPr="00B12D60">
          <w:rPr>
            <w:rFonts w:ascii="Times New Roman" w:hAnsi="Times New Roman" w:cs="Times New Roman"/>
            <w:sz w:val="24"/>
            <w:szCs w:val="24"/>
          </w:rPr>
          <w:delText xml:space="preserve"> species tree</w:delText>
        </w:r>
        <w:r w:rsidR="00975209">
          <w:rPr>
            <w:rFonts w:ascii="Times New Roman" w:hAnsi="Times New Roman" w:cs="Times New Roman"/>
            <w:sz w:val="24"/>
            <w:szCs w:val="24"/>
          </w:rPr>
          <w:delText xml:space="preserve">. </w:delText>
        </w:r>
        <w:r w:rsidR="00C159A9">
          <w:rPr>
            <w:rFonts w:ascii="Times New Roman" w:hAnsi="Times New Roman" w:cs="Times New Roman"/>
            <w:sz w:val="24"/>
            <w:szCs w:val="24"/>
          </w:rPr>
          <w:delText>We applied node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age calibrations</w:delText>
        </w:r>
        <w:r w:rsidR="00D87733">
          <w:rPr>
            <w:rFonts w:ascii="Times New Roman" w:hAnsi="Times New Roman" w:cs="Times New Roman"/>
            <w:sz w:val="24"/>
            <w:szCs w:val="24"/>
          </w:rPr>
          <w:delText xml:space="preserve"> (Table 2)</w:delText>
        </w:r>
        <w:r w:rsidR="00B12D60" w:rsidRPr="00B12D60">
          <w:rPr>
            <w:rFonts w:ascii="Times New Roman" w:hAnsi="Times New Roman" w:cs="Times New Roman"/>
            <w:sz w:val="24"/>
            <w:szCs w:val="24"/>
          </w:rPr>
          <w:delText xml:space="preserve"> from Schenk et al.</w:delText>
        </w:r>
        <w:r w:rsidR="00A40119">
          <w:rPr>
            <w:rFonts w:ascii="Times New Roman" w:hAnsi="Times New Roman" w:cs="Times New Roman"/>
            <w:sz w:val="24"/>
            <w:szCs w:val="24"/>
          </w:rPr>
          <w:delText xml:space="preserve"> </w:delTex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(2013)</w:delTex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and Steppan and Schenk</w:delText>
        </w:r>
        <w:r w:rsidR="00A40119">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del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(2017)</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which in turn </w:delText>
        </w:r>
        <w:r w:rsidR="00C159A9">
          <w:rPr>
            <w:rFonts w:ascii="Times New Roman" w:hAnsi="Times New Roman" w:cs="Times New Roman"/>
            <w:sz w:val="24"/>
            <w:szCs w:val="24"/>
          </w:rPr>
          <w:delText>were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sourced from fossil calibrations described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As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is paraphyletic, the maximum age is taken from the earliest crown group fossil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delText xml:space="preserve">. In contrast, </w:delText>
        </w:r>
        <w:r w:rsidR="00B12D60" w:rsidRPr="00B12D60">
          <w:rPr>
            <w:rFonts w:ascii="Times New Roman" w:hAnsi="Times New Roman" w:cs="Times New Roman"/>
            <w:sz w:val="24"/>
            <w:szCs w:val="24"/>
          </w:rPr>
          <w:delText xml:space="preserve">the estimated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node age from Schenk et al</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delText>(2013)</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was used as the minimum age. Branch lengths were resampled 100 times to produce confidence intervals. To return a single solution, least square dating typically </w:delText>
        </w:r>
        <w:r w:rsidR="00B12D60" w:rsidRPr="00B12D60">
          <w:rPr>
            <w:rFonts w:ascii="Times New Roman" w:hAnsi="Times New Roman" w:cs="Times New Roman"/>
            <w:sz w:val="24"/>
            <w:szCs w:val="24"/>
          </w:rPr>
          <w:lastRenderedPageBreak/>
          <w:delText>requires that one calibration be fixed and not a range. We select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one calibration node (here</w:delText>
        </w:r>
        <w:r w:rsidR="0068523A">
          <w:rPr>
            <w:rFonts w:ascii="Times New Roman" w:hAnsi="Times New Roman" w:cs="Times New Roman"/>
            <w:sz w:val="24"/>
            <w:szCs w:val="24"/>
          </w:rPr>
          <w:delText>,</w:delText>
        </w:r>
        <w:r w:rsidR="00B12D60" w:rsidRPr="00B12D60">
          <w:rPr>
            <w:rFonts w:ascii="Times New Roman" w:hAnsi="Times New Roman" w:cs="Times New Roman"/>
            <w:sz w:val="24"/>
            <w:szCs w:val="24"/>
          </w:rPr>
          <w:delText xml:space="preserve"> the</w:delText>
        </w:r>
        <w:r w:rsidR="00231BBB">
          <w:rPr>
            <w:rFonts w:ascii="Times New Roman" w:hAnsi="Times New Roman" w:cs="Times New Roman"/>
            <w:sz w:val="24"/>
            <w:szCs w:val="24"/>
          </w:rPr>
          <w:delText xml:space="preserve"> branch leading to</w:delText>
        </w:r>
        <w:r w:rsidR="00B12D60" w:rsidRPr="00B12D60">
          <w:rPr>
            <w:rFonts w:ascii="Times New Roman" w:hAnsi="Times New Roman" w:cs="Times New Roman"/>
            <w:sz w:val="24"/>
            <w:szCs w:val="24"/>
          </w:rPr>
          <w:delText xml:space="preserve"> </w:delText>
        </w:r>
        <w:r w:rsidR="00B12D60" w:rsidRPr="00B12D60">
          <w:rPr>
            <w:rFonts w:ascii="Times New Roman" w:hAnsi="Times New Roman" w:cs="Times New Roman"/>
            <w:iCs/>
            <w:sz w:val="24"/>
            <w:szCs w:val="24"/>
          </w:rPr>
          <w:delText>Murinae</w:delText>
        </w:r>
        <w:r w:rsidR="00B12D60" w:rsidRPr="00B12D60">
          <w:rPr>
            <w:rFonts w:ascii="Times New Roman" w:hAnsi="Times New Roman" w:cs="Times New Roman"/>
            <w:sz w:val="24"/>
            <w:szCs w:val="24"/>
          </w:rPr>
          <w:delText>) and estimat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delText>
        </w:r>
        <w:r w:rsidR="005B538D" w:rsidRPr="00B12D60">
          <w:rPr>
            <w:rFonts w:ascii="Times New Roman" w:hAnsi="Times New Roman" w:cs="Times New Roman"/>
            <w:sz w:val="24"/>
            <w:szCs w:val="24"/>
          </w:rPr>
          <w:delText>.</w:delText>
        </w:r>
      </w:del>
      <w:ins w:id="381" w:author="Thomas, Gregg" w:date="2024-10-01T11:00:00Z" w16du:dateUtc="2024-10-01T15:00:00Z">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ins>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1FCB150F" w:rsidR="00A849E6" w:rsidRDefault="00A849E6" w:rsidP="00A849E6">
      <w:pPr>
        <w:spacing w:after="0"/>
        <w:jc w:val="both"/>
        <w:rPr>
          <w:rFonts w:ascii="Times New Roman" w:hAnsi="Times New Roman" w:cs="Times New Roman"/>
          <w:sz w:val="24"/>
          <w:szCs w:val="24"/>
        </w:rPr>
      </w:pPr>
      <w:ins w:id="382" w:author="Thomas, Gregg" w:date="2024-10-01T11:00:00Z" w16du:dateUtc="2024-10-01T15:00:00Z">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genes, and rates of molecular evolution. </w:t>
        </w:r>
      </w:ins>
      <w:r>
        <w:rPr>
          <w:rFonts w:ascii="Times New Roman" w:hAnsi="Times New Roman" w:cs="Times New Roman"/>
          <w:sz w:val="24"/>
          <w:szCs w:val="24"/>
        </w:rPr>
        <w:t xml:space="preserve">To assess the distribution of phylogenetic discordance across </w:t>
      </w:r>
      <w:del w:id="383" w:author="Thomas, Gregg" w:date="2024-10-01T11:00:00Z" w16du:dateUtc="2024-10-01T15:00:00Z">
        <w:r w:rsidR="00D14B44">
          <w:rPr>
            <w:rFonts w:ascii="Times New Roman" w:hAnsi="Times New Roman" w:cs="Times New Roman"/>
            <w:sz w:val="24"/>
            <w:szCs w:val="24"/>
          </w:rPr>
          <w:delText xml:space="preserve">the </w:delText>
        </w:r>
      </w:del>
      <w:r>
        <w:rPr>
          <w:rFonts w:ascii="Times New Roman" w:hAnsi="Times New Roman" w:cs="Times New Roman"/>
          <w:sz w:val="24"/>
          <w:szCs w:val="24"/>
        </w:rPr>
        <w:t xml:space="preserve">rodent </w:t>
      </w:r>
      <w:del w:id="384" w:author="Thomas, Gregg" w:date="2024-10-01T11:00:00Z" w16du:dateUtc="2024-10-01T15:00:00Z">
        <w:r w:rsidR="00D14B44">
          <w:rPr>
            <w:rFonts w:ascii="Times New Roman" w:hAnsi="Times New Roman" w:cs="Times New Roman"/>
            <w:sz w:val="24"/>
            <w:szCs w:val="24"/>
          </w:rPr>
          <w:delText>genome</w:delText>
        </w:r>
      </w:del>
      <w:ins w:id="385" w:author="Thomas, Gregg" w:date="2024-10-01T11:00:00Z" w16du:dateUtc="2024-10-01T15:00:00Z">
        <w:r>
          <w:rPr>
            <w:rFonts w:ascii="Times New Roman" w:hAnsi="Times New Roman" w:cs="Times New Roman"/>
            <w:sz w:val="24"/>
            <w:szCs w:val="24"/>
          </w:rPr>
          <w:t>genome</w:t>
        </w:r>
        <w:r w:rsidR="000211C3">
          <w:rPr>
            <w:rFonts w:ascii="Times New Roman" w:hAnsi="Times New Roman" w:cs="Times New Roman"/>
            <w:sz w:val="24"/>
            <w:szCs w:val="24"/>
          </w:rPr>
          <w:t>s</w:t>
        </w:r>
      </w:ins>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9B6698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w:t>
      </w:r>
      <w:ins w:id="38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38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del w:id="388" w:author="Thomas, Gregg" w:date="2024-10-01T11:00:00Z" w16du:dateUtc="2024-10-01T15:00:00Z">
        <w:r w:rsidR="009C4222">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Cite&gt;&lt;Author&gt;Smit&lt;/Author&gt;&lt;Year&gt;2013-2015&lt;/Year&gt;&lt;RecNum&gt;52&lt;/RecNum&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del w:id="389" w:author="Thomas, Gregg" w:date="2024-10-01T11:00:00Z" w16du:dateUtc="2024-10-01T15:00:00Z">
        <w:r w:rsidR="009C4222">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 et al. 2013-2015)</w:t>
      </w:r>
      <w:del w:id="390" w:author="Thomas, Gregg" w:date="2024-10-01T11:00:00Z" w16du:dateUtc="2024-10-01T15:00:00Z">
        <w:r w:rsidR="009C4222">
          <w:rPr>
            <w:rFonts w:ascii="Times New Roman" w:hAnsi="Times New Roman" w:cs="Times New Roman"/>
            <w:sz w:val="24"/>
            <w:szCs w:val="24"/>
          </w:rPr>
          <w:fldChar w:fldCharType="end"/>
        </w:r>
      </w:del>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39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del w:id="392" w:author="Thomas, Gregg" w:date="2024-10-01T11:00:00Z" w16du:dateUtc="2024-10-01T15:00:00Z">
        <w:r w:rsidR="00955CAE" w:rsidRPr="00031896">
          <w:rPr>
            <w:rFonts w:ascii="Times New Roman" w:hAnsi="Times New Roman" w:cs="Times New Roman"/>
            <w:sz w:val="24"/>
            <w:szCs w:val="24"/>
          </w:rPr>
          <w:delText>3</w:delText>
        </w:r>
      </w:del>
      <w:ins w:id="393" w:author="Thomas, Gregg" w:date="2024-10-01T11:00:00Z" w16du:dateUtc="2024-10-01T15:00:00Z">
        <w:r w:rsidR="00440E88">
          <w:rPr>
            <w:rFonts w:ascii="Times New Roman" w:hAnsi="Times New Roman" w:cs="Times New Roman"/>
            <w:sz w:val="24"/>
            <w:szCs w:val="24"/>
          </w:rPr>
          <w:t>three</w:t>
        </w:r>
      </w:ins>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del w:id="394" w:author="Thomas, Gregg" w:date="2024-10-01T11:00:00Z" w16du:dateUtc="2024-10-01T15:00:00Z">
        <w:r w:rsidR="006277FC">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95" w:author="Thomas, Gregg" w:date="2024-10-01T11:00:00Z" w16du:dateUtc="2024-10-01T15:00:00Z">
        <w:r w:rsidR="006277FC">
          <w:rPr>
            <w:rFonts w:ascii="Times New Roman" w:hAnsi="Times New Roman" w:cs="Times New Roman"/>
            <w:sz w:val="24"/>
            <w:szCs w:val="24"/>
          </w:rPr>
        </w:r>
        <w:r w:rsidR="006277FC">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396" w:author="Thomas, Gregg" w:date="2024-10-01T11:00:00Z" w16du:dateUtc="2024-10-01T15:00:00Z">
        <w:r w:rsidR="006277FC">
          <w:rPr>
            <w:rFonts w:ascii="Times New Roman" w:hAnsi="Times New Roman" w:cs="Times New Roman"/>
            <w:sz w:val="24"/>
            <w:szCs w:val="24"/>
          </w:rPr>
          <w:fldChar w:fldCharType="end"/>
        </w:r>
      </w:del>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39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5B9FE1BF"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del w:id="398" w:author="Thomas, Gregg" w:date="2024-10-01T11:00:00Z" w16du:dateUtc="2024-10-01T15:00:00Z">
        <w:r w:rsidR="00AE34E0">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399" w:author="Thomas, Gregg" w:date="2024-10-01T11:00:00Z" w16du:dateUtc="2024-10-01T15:00:00Z">
        <w:r w:rsidR="00AE34E0">
          <w:rPr>
            <w:rFonts w:ascii="Times New Roman" w:hAnsi="Times New Roman" w:cs="Times New Roman"/>
            <w:sz w:val="24"/>
            <w:szCs w:val="24"/>
          </w:rPr>
        </w:r>
        <w:r w:rsidR="00AE34E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(Robinson and Foulds 1981; Böcker, et al. 2013)</w:t>
      </w:r>
      <w:del w:id="400" w:author="Thomas, Gregg" w:date="2024-10-01T11:00:00Z" w16du:dateUtc="2024-10-01T15:00:00Z">
        <w:r w:rsidR="00AE34E0">
          <w:rPr>
            <w:rFonts w:ascii="Times New Roman" w:hAnsi="Times New Roman" w:cs="Times New Roman"/>
            <w:sz w:val="24"/>
            <w:szCs w:val="24"/>
          </w:rPr>
          <w:fldChar w:fldCharType="end"/>
        </w:r>
      </w:del>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 xml:space="preserve">by the </w:t>
      </w:r>
      <w:r w:rsidRPr="00031896">
        <w:rPr>
          <w:rFonts w:ascii="Times New Roman" w:hAnsi="Times New Roman" w:cs="Times New Roman"/>
          <w:sz w:val="24"/>
          <w:szCs w:val="24"/>
        </w:rPr>
        <w:lastRenderedPageBreak/>
        <w:t>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40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DF14A3B" w:rsidR="00A849E6" w:rsidRPr="00EB41AF" w:rsidRDefault="00A849E6" w:rsidP="00A849E6">
      <w:pPr>
        <w:spacing w:after="0"/>
        <w:jc w:val="both"/>
        <w:rPr>
          <w:rFonts w:ascii="Times New Roman" w:hAnsi="Times New Roman" w:cs="Times New Roman"/>
          <w:sz w:val="24"/>
          <w:szCs w:val="24"/>
        </w:rPr>
      </w:pPr>
      <w:ins w:id="402" w:author="Thomas, Gregg" w:date="2024-10-01T11:00:00Z" w16du:dateUtc="2024-10-01T15:00:00Z">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w:t>
      </w:r>
      <w:ins w:id="40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w:t>
      </w:r>
      <w:del w:id="404" w:author="Thomas, Gregg" w:date="2024-10-01T11:00:00Z" w16du:dateUtc="2024-10-01T15:00:00Z">
        <w:r w:rsidR="00EB41AF">
          <w:rPr>
            <w:rFonts w:ascii="Times New Roman" w:hAnsi="Times New Roman" w:cs="Times New Roman"/>
            <w:sz w:val="24"/>
            <w:szCs w:val="24"/>
          </w:rPr>
          <w:delText xml:space="preserve">to </w:delText>
        </w:r>
      </w:del>
      <w:r>
        <w:rPr>
          <w:rFonts w:ascii="Times New Roman" w:hAnsi="Times New Roman" w:cs="Times New Roman"/>
          <w:sz w:val="24"/>
          <w:szCs w:val="24"/>
        </w:rPr>
        <w:t xml:space="preserve">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w:t>
      </w:r>
      <w:ins w:id="40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 Cox</w:t>
      </w:r>
      <w:ins w:id="40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40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w:t>
      </w:r>
      <w:ins w:id="40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Kartje</w:t>
      </w:r>
      <w:ins w:id="40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w:t>
      </w:r>
      <w:ins w:id="410"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lastRenderedPageBreak/>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41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w:t>
      </w:r>
      <w:ins w:id="412"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w:t>
      </w:r>
      <w:ins w:id="413"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09E8893E"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41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del w:id="415" w:author="Thomas, Gregg" w:date="2024-10-01T11:00:00Z" w16du:dateUtc="2024-10-01T15:00:00Z">
        <w:r w:rsidR="006A5E32">
          <w:rPr>
            <w:rFonts w:ascii="Times New Roman" w:hAnsi="Times New Roman" w:cs="Times New Roman"/>
            <w:sz w:val="24"/>
            <w:szCs w:val="24"/>
          </w:rPr>
          <w:delText>7</w:delText>
        </w:r>
      </w:del>
      <w:ins w:id="416"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del w:id="417" w:author="Thomas, Gregg" w:date="2024-10-01T11:00:00Z" w16du:dateUtc="2024-10-01T15:00:00Z">
        <w:r w:rsidR="00D31360">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418" w:author="Thomas, Gregg" w:date="2024-10-01T11:00:00Z" w16du:dateUtc="2024-10-01T15:00:00Z">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(Ranwez, et al. 2018)</w:t>
      </w:r>
      <w:del w:id="419" w:author="Thomas, Gregg" w:date="2024-10-01T11:00:00Z" w16du:dateUtc="2024-10-01T15:00:00Z">
        <w:r w:rsidR="00D31360">
          <w:rPr>
            <w:rFonts w:ascii="Times New Roman" w:hAnsi="Times New Roman" w:cs="Times New Roman"/>
            <w:sz w:val="24"/>
            <w:szCs w:val="24"/>
          </w:rPr>
          <w:fldChar w:fldCharType="end"/>
        </w:r>
      </w:del>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del w:id="420" w:author="Thomas, Gregg" w:date="2024-10-01T11:00:00Z" w16du:dateUtc="2024-10-01T15:00:00Z">
        <w:r w:rsidR="00EF7604">
          <w:rPr>
            <w:rFonts w:ascii="Times New Roman" w:hAnsi="Times New Roman" w:cs="Times New Roman"/>
            <w:sz w:val="24"/>
            <w:szCs w:val="24"/>
          </w:rPr>
          <w:delText>3</w:delText>
        </w:r>
      </w:del>
      <w:ins w:id="421" w:author="Thomas, Gregg" w:date="2024-10-01T11:00:00Z" w16du:dateUtc="2024-10-01T15:00:00Z">
        <w:r w:rsidR="008C7603">
          <w:rPr>
            <w:rFonts w:ascii="Times New Roman" w:hAnsi="Times New Roman" w:cs="Times New Roman"/>
            <w:sz w:val="24"/>
            <w:szCs w:val="24"/>
          </w:rPr>
          <w:t>three</w:t>
        </w:r>
      </w:ins>
      <w:r>
        <w:rPr>
          <w:rFonts w:ascii="Times New Roman" w:hAnsi="Times New Roman" w:cs="Times New Roman"/>
          <w:sz w:val="24"/>
          <w:szCs w:val="24"/>
        </w:rPr>
        <w:t xml:space="preserve"> or fewer unique sequences among the </w:t>
      </w:r>
      <w:del w:id="422" w:author="Thomas, Gregg" w:date="2024-10-01T11:00:00Z" w16du:dateUtc="2024-10-01T15:00:00Z">
        <w:r w:rsidR="00EF7604">
          <w:rPr>
            <w:rFonts w:ascii="Times New Roman" w:hAnsi="Times New Roman" w:cs="Times New Roman"/>
            <w:sz w:val="24"/>
            <w:szCs w:val="24"/>
          </w:rPr>
          <w:delText>7</w:delText>
        </w:r>
      </w:del>
      <w:ins w:id="423"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ADEE9B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w:t>
      </w:r>
      <w:ins w:id="42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53CBACC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The end point</w:t>
      </w:r>
      <w:del w:id="425" w:author="Thomas, Gregg" w:date="2024-10-01T11:00:00Z" w16du:dateUtc="2024-10-01T15:00:00Z">
        <w:r w:rsidR="002A5742" w:rsidRPr="00031896">
          <w:rPr>
            <w:rFonts w:ascii="Times New Roman" w:hAnsi="Times New Roman" w:cs="Times New Roman"/>
            <w:sz w:val="24"/>
            <w:szCs w:val="24"/>
          </w:rPr>
          <w:delText xml:space="preserve"> of each</w:delText>
        </w:r>
      </w:del>
      <w:r w:rsidRPr="00031896">
        <w:rPr>
          <w:rFonts w:ascii="Times New Roman" w:hAnsi="Times New Roman" w:cs="Times New Roman"/>
          <w:sz w:val="24"/>
          <w:szCs w:val="24"/>
        </w:rPr>
        <w:t xml:space="preserve">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del w:id="426" w:author="Thomas, Gregg" w:date="2024-10-01T11:00:00Z" w16du:dateUtc="2024-10-01T15:00:00Z">
        <w:r w:rsidR="00164082" w:rsidRPr="00031896">
          <w:rPr>
            <w:rFonts w:ascii="Times New Roman" w:hAnsi="Times New Roman" w:cs="Times New Roman"/>
            <w:sz w:val="24"/>
            <w:szCs w:val="24"/>
          </w:rPr>
          <w:delText>2</w:delText>
        </w:r>
      </w:del>
      <w:ins w:id="427" w:author="Thomas, Gregg" w:date="2024-10-01T11:00:00Z" w16du:dateUtc="2024-10-01T15:00:00Z">
        <w:r w:rsidR="008C7603">
          <w:rPr>
            <w:rFonts w:ascii="Times New Roman" w:hAnsi="Times New Roman" w:cs="Times New Roman"/>
            <w:sz w:val="24"/>
            <w:szCs w:val="24"/>
          </w:rPr>
          <w:t>two</w:t>
        </w:r>
      </w:ins>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p-values are computed automatically during the test </w:t>
      </w:r>
      <w:r>
        <w:rPr>
          <w:rFonts w:ascii="Times New Roman" w:hAnsi="Times New Roman" w:cs="Times New Roman"/>
          <w:sz w:val="24"/>
          <w:szCs w:val="24"/>
        </w:rPr>
        <w:lastRenderedPageBreak/>
        <w:t>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w:t>
      </w:r>
      <w:ins w:id="42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42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ins w:id="430" w:author="Thomas, Gregg" w:date="2024-10-01T11:00:00Z" w16du:dateUtc="2024-10-01T15:00:00Z"/>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ins w:id="431" w:author="Thomas, Gregg" w:date="2024-10-01T11:00:00Z" w16du:dateUtc="2024-10-01T15:00:00Z">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ins>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4F6B23DA" w14:textId="77777777" w:rsidR="005D3A4E" w:rsidRPr="00D1036D" w:rsidRDefault="005D3A4E" w:rsidP="005D3A4E">
      <w:pPr>
        <w:spacing w:after="0"/>
        <w:jc w:val="both"/>
        <w:rPr>
          <w:del w:id="432" w:author="Thomas, Gregg" w:date="2024-10-01T11:00:00Z" w16du:dateUtc="2024-10-01T15:00:00Z"/>
          <w:rFonts w:ascii="Times New Roman" w:hAnsi="Times New Roman" w:cs="Times New Roman"/>
          <w:i/>
          <w:iCs/>
          <w:sz w:val="24"/>
          <w:szCs w:val="24"/>
        </w:rPr>
      </w:pPr>
    </w:p>
    <w:p w14:paraId="2500CD7F" w14:textId="5C4B50CA" w:rsidR="00A849E6" w:rsidRDefault="00A849E6" w:rsidP="00A849E6">
      <w:pPr>
        <w:pStyle w:val="Heading1"/>
      </w:pPr>
      <w:r>
        <w:t>Acknowledgments</w:t>
      </w:r>
    </w:p>
    <w:p w14:paraId="2AD859C7" w14:textId="2220E8A8"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J.</w:t>
      </w:r>
      <w:del w:id="433"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S.</w:t>
      </w:r>
      <w:del w:id="434"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 xml:space="preserve">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w:t>
      </w:r>
      <w:r w:rsidRPr="00C75391">
        <w:rPr>
          <w:rFonts w:ascii="Times New Roman" w:hAnsi="Times New Roman" w:cs="Times New Roman"/>
          <w:sz w:val="24"/>
          <w:szCs w:val="24"/>
        </w:rPr>
        <w:lastRenderedPageBreak/>
        <w:t>J.M.G. co-PI). Any opinions, findings, and conclusions or recommendations expressed in this material are those of the authors and do not necessarily reflect the views of the NSF or the NIH.</w:t>
      </w: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46AE83D3" w14:textId="6398F5FA" w:rsidR="00231BBB" w:rsidRPr="008C347C" w:rsidRDefault="00F94241" w:rsidP="00F413E3">
      <w:pPr>
        <w:pStyle w:val="Heading3"/>
        <w:rPr>
          <w:del w:id="435" w:author="Thomas, Gregg" w:date="2024-10-01T11:00:00Z" w16du:dateUtc="2024-10-01T15:00:00Z"/>
        </w:rPr>
      </w:pPr>
      <w:del w:id="436" w:author="Thomas, Gregg [2]" w:date="2024-10-16T10:03:00Z" w16du:dateUtc="2024-10-16T14:03:00Z">
        <w:r w:rsidRPr="00197A2B" w:rsidDel="00FE1A83">
          <w:delText xml:space="preserve">Table </w:delText>
        </w:r>
        <w:r w:rsidR="00CC57F4" w:rsidDel="00FE1A83">
          <w:delText>1</w:delText>
        </w:r>
        <w:r w:rsidR="00231BBB" w:rsidRPr="008C347C" w:rsidDel="00FE1A83">
          <w:delText xml:space="preserve">: </w:delText>
        </w:r>
      </w:del>
      <w:del w:id="437" w:author="Thomas, Gregg" w:date="2024-10-01T11:00:00Z" w16du:dateUtc="2024-10-01T15:00:00Z">
        <w:r w:rsidR="00231BBB" w:rsidRPr="008C347C">
          <w:delText xml:space="preserve">All taxa whose genomes were included in this study, the source of the assembly, and the assembly level of each genome. </w:delText>
        </w:r>
        <w:r w:rsidR="00966089">
          <w:delText>For the six samples used in the genome-wide discordance analyses (column 5, except for mm10), we also generated reference-based pseudo-assemblies using the mouse genome (mm10) as the reference.</w:delText>
        </w:r>
      </w:del>
    </w:p>
    <w:tbl>
      <w:tblPr>
        <w:tblW w:w="9576" w:type="dxa"/>
        <w:tblLook w:val="04A0" w:firstRow="1" w:lastRow="0" w:firstColumn="1" w:lastColumn="0" w:noHBand="0" w:noVBand="1"/>
      </w:tblPr>
      <w:tblGrid>
        <w:gridCol w:w="1908"/>
        <w:gridCol w:w="3240"/>
        <w:gridCol w:w="1800"/>
        <w:gridCol w:w="817"/>
        <w:gridCol w:w="1811"/>
      </w:tblGrid>
      <w:tr w:rsidR="00113FE2" w:rsidRPr="00231BBB" w14:paraId="12E8C9AB" w14:textId="77777777" w:rsidTr="00E25CF3">
        <w:trPr>
          <w:trHeight w:val="288"/>
          <w:del w:id="438" w:author="Thomas, Gregg" w:date="2024-10-01T11:00:00Z"/>
        </w:trPr>
        <w:tc>
          <w:tcPr>
            <w:tcW w:w="1908" w:type="dxa"/>
            <w:tcBorders>
              <w:top w:val="single" w:sz="4" w:space="0" w:color="auto"/>
              <w:bottom w:val="single" w:sz="4" w:space="0" w:color="auto"/>
            </w:tcBorders>
            <w:shd w:val="clear" w:color="auto" w:fill="auto"/>
            <w:noWrap/>
            <w:vAlign w:val="bottom"/>
            <w:hideMark/>
          </w:tcPr>
          <w:p w14:paraId="3004108B" w14:textId="77777777" w:rsidR="008C347C" w:rsidRPr="00231BBB" w:rsidRDefault="008C347C" w:rsidP="00F413E3">
            <w:pPr>
              <w:spacing w:after="0" w:line="240" w:lineRule="auto"/>
              <w:jc w:val="both"/>
              <w:rPr>
                <w:del w:id="439" w:author="Thomas, Gregg" w:date="2024-10-01T11:00:00Z" w16du:dateUtc="2024-10-01T15:00:00Z"/>
                <w:rFonts w:ascii="Times New Roman" w:eastAsia="Times New Roman" w:hAnsi="Times New Roman" w:cs="Times New Roman"/>
                <w:b/>
                <w:bCs/>
                <w:color w:val="000000"/>
                <w:sz w:val="24"/>
                <w:szCs w:val="24"/>
              </w:rPr>
            </w:pPr>
            <w:del w:id="440" w:author="Thomas, Gregg" w:date="2024-10-01T11:00:00Z" w16du:dateUtc="2024-10-01T15:00:00Z">
              <w:r w:rsidRPr="00231BBB">
                <w:rPr>
                  <w:rFonts w:ascii="Times New Roman" w:eastAsia="Times New Roman" w:hAnsi="Times New Roman" w:cs="Times New Roman"/>
                  <w:b/>
                  <w:bCs/>
                  <w:color w:val="000000"/>
                  <w:sz w:val="24"/>
                  <w:szCs w:val="24"/>
                </w:rPr>
                <w:delText>Taxon</w:delText>
              </w:r>
            </w:del>
          </w:p>
        </w:tc>
        <w:tc>
          <w:tcPr>
            <w:tcW w:w="3240" w:type="dxa"/>
            <w:tcBorders>
              <w:top w:val="single" w:sz="4" w:space="0" w:color="auto"/>
              <w:bottom w:val="single" w:sz="4" w:space="0" w:color="auto"/>
            </w:tcBorders>
            <w:shd w:val="clear" w:color="auto" w:fill="auto"/>
            <w:noWrap/>
            <w:vAlign w:val="bottom"/>
            <w:hideMark/>
          </w:tcPr>
          <w:p w14:paraId="26FB64A3" w14:textId="77777777" w:rsidR="008C347C" w:rsidRPr="00231BBB" w:rsidRDefault="008C347C" w:rsidP="00F413E3">
            <w:pPr>
              <w:spacing w:after="0" w:line="240" w:lineRule="auto"/>
              <w:jc w:val="both"/>
              <w:rPr>
                <w:del w:id="441" w:author="Thomas, Gregg" w:date="2024-10-01T11:00:00Z" w16du:dateUtc="2024-10-01T15:00:00Z"/>
                <w:rFonts w:ascii="Times New Roman" w:eastAsia="Times New Roman" w:hAnsi="Times New Roman" w:cs="Times New Roman"/>
                <w:b/>
                <w:bCs/>
                <w:color w:val="000000"/>
                <w:sz w:val="24"/>
                <w:szCs w:val="24"/>
              </w:rPr>
            </w:pPr>
            <w:del w:id="442" w:author="Thomas, Gregg" w:date="2024-10-01T11:00:00Z" w16du:dateUtc="2024-10-01T15:00:00Z">
              <w:r w:rsidRPr="00231BBB">
                <w:rPr>
                  <w:rFonts w:ascii="Times New Roman" w:eastAsia="Times New Roman" w:hAnsi="Times New Roman" w:cs="Times New Roman"/>
                  <w:b/>
                  <w:bCs/>
                  <w:color w:val="000000"/>
                  <w:sz w:val="24"/>
                  <w:szCs w:val="24"/>
                </w:rPr>
                <w:delText>Assembly source</w:delText>
              </w:r>
            </w:del>
          </w:p>
        </w:tc>
        <w:tc>
          <w:tcPr>
            <w:tcW w:w="1800" w:type="dxa"/>
            <w:tcBorders>
              <w:top w:val="single" w:sz="4" w:space="0" w:color="auto"/>
              <w:bottom w:val="single" w:sz="4" w:space="0" w:color="auto"/>
            </w:tcBorders>
            <w:shd w:val="clear" w:color="auto" w:fill="auto"/>
            <w:noWrap/>
            <w:vAlign w:val="bottom"/>
            <w:hideMark/>
          </w:tcPr>
          <w:p w14:paraId="15508747" w14:textId="77777777" w:rsidR="008C347C" w:rsidRPr="00231BBB" w:rsidRDefault="008C347C" w:rsidP="00F413E3">
            <w:pPr>
              <w:spacing w:after="0" w:line="240" w:lineRule="auto"/>
              <w:jc w:val="both"/>
              <w:rPr>
                <w:del w:id="443" w:author="Thomas, Gregg" w:date="2024-10-01T11:00:00Z" w16du:dateUtc="2024-10-01T15:00:00Z"/>
                <w:rFonts w:ascii="Times New Roman" w:eastAsia="Times New Roman" w:hAnsi="Times New Roman" w:cs="Times New Roman"/>
                <w:b/>
                <w:bCs/>
                <w:color w:val="000000"/>
                <w:sz w:val="24"/>
                <w:szCs w:val="24"/>
              </w:rPr>
            </w:pPr>
            <w:del w:id="444" w:author="Thomas, Gregg" w:date="2024-10-01T11:00:00Z" w16du:dateUtc="2024-10-01T15:00:00Z">
              <w:r w:rsidRPr="00231BBB">
                <w:rPr>
                  <w:rFonts w:ascii="Times New Roman" w:eastAsia="Times New Roman" w:hAnsi="Times New Roman" w:cs="Times New Roman"/>
                  <w:b/>
                  <w:bCs/>
                  <w:color w:val="000000"/>
                  <w:sz w:val="24"/>
                  <w:szCs w:val="24"/>
                </w:rPr>
                <w:delText>Assembly level</w:delText>
              </w:r>
            </w:del>
          </w:p>
        </w:tc>
        <w:tc>
          <w:tcPr>
            <w:tcW w:w="810" w:type="dxa"/>
            <w:tcBorders>
              <w:top w:val="single" w:sz="4" w:space="0" w:color="auto"/>
              <w:bottom w:val="single" w:sz="4" w:space="0" w:color="auto"/>
            </w:tcBorders>
          </w:tcPr>
          <w:p w14:paraId="4D625BE6" w14:textId="77777777" w:rsidR="002031D5" w:rsidRDefault="002031D5" w:rsidP="002031D5">
            <w:pPr>
              <w:spacing w:after="0" w:line="240" w:lineRule="auto"/>
              <w:rPr>
                <w:del w:id="445" w:author="Thomas, Gregg" w:date="2024-10-01T11:00:00Z" w16du:dateUtc="2024-10-01T15:00:00Z"/>
                <w:rFonts w:ascii="Times New Roman" w:eastAsia="Times New Roman" w:hAnsi="Times New Roman" w:cs="Times New Roman"/>
                <w:b/>
                <w:bCs/>
                <w:color w:val="000000"/>
                <w:sz w:val="24"/>
                <w:szCs w:val="24"/>
              </w:rPr>
            </w:pPr>
          </w:p>
          <w:p w14:paraId="516C6DBB" w14:textId="77777777" w:rsidR="002031D5" w:rsidRDefault="002031D5" w:rsidP="002031D5">
            <w:pPr>
              <w:spacing w:after="0" w:line="240" w:lineRule="auto"/>
              <w:rPr>
                <w:del w:id="446" w:author="Thomas, Gregg" w:date="2024-10-01T11:00:00Z" w16du:dateUtc="2024-10-01T15:00:00Z"/>
                <w:rFonts w:ascii="Times New Roman" w:eastAsia="Times New Roman" w:hAnsi="Times New Roman" w:cs="Times New Roman"/>
                <w:b/>
                <w:bCs/>
                <w:color w:val="000000"/>
                <w:sz w:val="24"/>
                <w:szCs w:val="24"/>
              </w:rPr>
            </w:pPr>
          </w:p>
          <w:p w14:paraId="47BA7D58" w14:textId="77777777" w:rsidR="008C347C" w:rsidRPr="002031D5" w:rsidRDefault="008C347C" w:rsidP="002031D5">
            <w:pPr>
              <w:spacing w:after="0" w:line="240" w:lineRule="auto"/>
              <w:rPr>
                <w:del w:id="447" w:author="Thomas, Gregg" w:date="2024-10-01T11:00:00Z" w16du:dateUtc="2024-10-01T15:00:00Z"/>
                <w:rFonts w:ascii="Times New Roman" w:eastAsia="Times New Roman" w:hAnsi="Times New Roman" w:cs="Times New Roman"/>
                <w:b/>
                <w:bCs/>
                <w:color w:val="000000"/>
                <w:sz w:val="24"/>
                <w:szCs w:val="24"/>
              </w:rPr>
            </w:pPr>
            <w:del w:id="448" w:author="Thomas, Gregg" w:date="2024-10-01T11:00:00Z" w16du:dateUtc="2024-10-01T15:00:00Z">
              <w:r w:rsidRPr="002031D5">
                <w:rPr>
                  <w:rFonts w:ascii="Times New Roman" w:eastAsia="Times New Roman" w:hAnsi="Times New Roman" w:cs="Times New Roman"/>
                  <w:b/>
                  <w:bCs/>
                  <w:color w:val="000000"/>
                  <w:sz w:val="24"/>
                  <w:szCs w:val="24"/>
                </w:rPr>
                <w:delText>No. UCEs</w:delText>
              </w:r>
            </w:del>
          </w:p>
        </w:tc>
        <w:tc>
          <w:tcPr>
            <w:tcW w:w="1818" w:type="dxa"/>
            <w:tcBorders>
              <w:top w:val="single" w:sz="4" w:space="0" w:color="auto"/>
              <w:bottom w:val="single" w:sz="4" w:space="0" w:color="auto"/>
            </w:tcBorders>
          </w:tcPr>
          <w:p w14:paraId="58676DB6" w14:textId="77777777" w:rsidR="008C347C" w:rsidRPr="00231BBB" w:rsidRDefault="008C347C" w:rsidP="00BC53EE">
            <w:pPr>
              <w:spacing w:after="0" w:line="240" w:lineRule="auto"/>
              <w:rPr>
                <w:del w:id="449" w:author="Thomas, Gregg" w:date="2024-10-01T11:00:00Z" w16du:dateUtc="2024-10-01T15:00:00Z"/>
                <w:rFonts w:ascii="Times New Roman" w:eastAsia="Times New Roman" w:hAnsi="Times New Roman" w:cs="Times New Roman"/>
                <w:b/>
                <w:bCs/>
                <w:color w:val="000000"/>
                <w:sz w:val="24"/>
                <w:szCs w:val="24"/>
              </w:rPr>
            </w:pPr>
            <w:del w:id="450" w:author="Thomas, Gregg" w:date="2024-10-01T11:00:00Z" w16du:dateUtc="2024-10-01T15:00:00Z">
              <w:r>
                <w:rPr>
                  <w:rFonts w:ascii="Times New Roman" w:eastAsia="Times New Roman" w:hAnsi="Times New Roman" w:cs="Times New Roman"/>
                  <w:b/>
                  <w:bCs/>
                  <w:color w:val="000000"/>
                  <w:sz w:val="24"/>
                  <w:szCs w:val="24"/>
                </w:rPr>
                <w:delText>Used in genome-wide discordance analyses</w:delText>
              </w:r>
            </w:del>
          </w:p>
        </w:tc>
      </w:tr>
      <w:tr w:rsidR="00113FE2" w:rsidRPr="00231BBB" w14:paraId="25308A9E" w14:textId="77777777" w:rsidTr="008C347C">
        <w:trPr>
          <w:trHeight w:val="288"/>
          <w:del w:id="451" w:author="Thomas, Gregg" w:date="2024-10-01T11:00:00Z"/>
        </w:trPr>
        <w:tc>
          <w:tcPr>
            <w:tcW w:w="1908" w:type="dxa"/>
            <w:tcBorders>
              <w:top w:val="single" w:sz="4" w:space="0" w:color="auto"/>
              <w:bottom w:val="nil"/>
            </w:tcBorders>
            <w:shd w:val="clear" w:color="auto" w:fill="auto"/>
            <w:noWrap/>
            <w:vAlign w:val="bottom"/>
            <w:hideMark/>
          </w:tcPr>
          <w:p w14:paraId="078D63D7" w14:textId="77777777" w:rsidR="008C347C" w:rsidRPr="00231BBB" w:rsidRDefault="008C347C" w:rsidP="00F413E3">
            <w:pPr>
              <w:spacing w:after="0" w:line="240" w:lineRule="auto"/>
              <w:jc w:val="both"/>
              <w:rPr>
                <w:del w:id="452" w:author="Thomas, Gregg" w:date="2024-10-01T11:00:00Z" w16du:dateUtc="2024-10-01T15:00:00Z"/>
                <w:rFonts w:ascii="Times New Roman" w:eastAsia="Times New Roman" w:hAnsi="Times New Roman" w:cs="Times New Roman"/>
                <w:i/>
                <w:iCs/>
                <w:color w:val="000000"/>
                <w:sz w:val="24"/>
                <w:szCs w:val="24"/>
              </w:rPr>
            </w:pPr>
            <w:del w:id="453" w:author="Thomas, Gregg" w:date="2024-10-01T11:00:00Z" w16du:dateUtc="2024-10-01T15:00:00Z">
              <w:r w:rsidRPr="00231BBB">
                <w:rPr>
                  <w:rFonts w:ascii="Times New Roman" w:eastAsia="Times New Roman" w:hAnsi="Times New Roman" w:cs="Times New Roman"/>
                  <w:i/>
                  <w:iCs/>
                  <w:color w:val="000000"/>
                  <w:sz w:val="24"/>
                  <w:szCs w:val="24"/>
                </w:rPr>
                <w:delText>Apodemus speciosus</w:delText>
              </w:r>
            </w:del>
          </w:p>
        </w:tc>
        <w:tc>
          <w:tcPr>
            <w:tcW w:w="3240" w:type="dxa"/>
            <w:tcBorders>
              <w:top w:val="single" w:sz="4" w:space="0" w:color="auto"/>
              <w:bottom w:val="nil"/>
            </w:tcBorders>
            <w:shd w:val="clear" w:color="auto" w:fill="auto"/>
            <w:noWrap/>
            <w:vAlign w:val="bottom"/>
            <w:hideMark/>
          </w:tcPr>
          <w:p w14:paraId="563BE3DB" w14:textId="77777777" w:rsidR="008C347C" w:rsidRPr="00231BBB" w:rsidRDefault="008C347C" w:rsidP="00F413E3">
            <w:pPr>
              <w:spacing w:after="0" w:line="240" w:lineRule="auto"/>
              <w:jc w:val="both"/>
              <w:rPr>
                <w:del w:id="454" w:author="Thomas, Gregg" w:date="2024-10-01T11:00:00Z" w16du:dateUtc="2024-10-01T15:00:00Z"/>
                <w:rFonts w:ascii="Times New Roman" w:eastAsia="Times New Roman" w:hAnsi="Times New Roman" w:cs="Times New Roman"/>
                <w:color w:val="000000"/>
                <w:sz w:val="24"/>
                <w:szCs w:val="24"/>
              </w:rPr>
            </w:pPr>
            <w:del w:id="455" w:author="Thomas, Gregg" w:date="2024-10-01T11:00:00Z" w16du:dateUtc="2024-10-01T15:00:00Z">
              <w:r w:rsidRPr="00231BBB">
                <w:rPr>
                  <w:rFonts w:ascii="Times New Roman" w:eastAsia="Times New Roman" w:hAnsi="Times New Roman" w:cs="Times New Roman"/>
                  <w:color w:val="000000"/>
                  <w:sz w:val="24"/>
                  <w:szCs w:val="24"/>
                </w:rPr>
                <w:delText>GenBank: GCA_002335545.1</w:delText>
              </w:r>
            </w:del>
          </w:p>
        </w:tc>
        <w:tc>
          <w:tcPr>
            <w:tcW w:w="1800" w:type="dxa"/>
            <w:tcBorders>
              <w:top w:val="single" w:sz="4" w:space="0" w:color="auto"/>
              <w:left w:val="nil"/>
              <w:bottom w:val="nil"/>
            </w:tcBorders>
            <w:shd w:val="clear" w:color="auto" w:fill="auto"/>
            <w:noWrap/>
            <w:vAlign w:val="bottom"/>
            <w:hideMark/>
          </w:tcPr>
          <w:p w14:paraId="52A11D9A" w14:textId="77777777" w:rsidR="008C347C" w:rsidRPr="00231BBB" w:rsidRDefault="008C347C" w:rsidP="00F413E3">
            <w:pPr>
              <w:spacing w:after="0" w:line="240" w:lineRule="auto"/>
              <w:jc w:val="both"/>
              <w:rPr>
                <w:del w:id="456" w:author="Thomas, Gregg" w:date="2024-10-01T11:00:00Z" w16du:dateUtc="2024-10-01T15:00:00Z"/>
                <w:rFonts w:ascii="Times New Roman" w:eastAsia="Times New Roman" w:hAnsi="Times New Roman" w:cs="Times New Roman"/>
                <w:color w:val="000000"/>
                <w:sz w:val="24"/>
                <w:szCs w:val="24"/>
              </w:rPr>
            </w:pPr>
            <w:del w:id="457"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single" w:sz="4" w:space="0" w:color="auto"/>
              <w:left w:val="nil"/>
              <w:bottom w:val="nil"/>
            </w:tcBorders>
          </w:tcPr>
          <w:p w14:paraId="09F97D02" w14:textId="77777777" w:rsidR="008C347C" w:rsidRPr="00231BBB" w:rsidRDefault="00A76FC9" w:rsidP="00F413E3">
            <w:pPr>
              <w:spacing w:after="0" w:line="240" w:lineRule="auto"/>
              <w:jc w:val="both"/>
              <w:rPr>
                <w:del w:id="458" w:author="Thomas, Gregg" w:date="2024-10-01T11:00:00Z" w16du:dateUtc="2024-10-01T15:00:00Z"/>
                <w:rFonts w:ascii="Times New Roman" w:eastAsia="Times New Roman" w:hAnsi="Times New Roman" w:cs="Times New Roman"/>
                <w:color w:val="000000"/>
                <w:sz w:val="24"/>
                <w:szCs w:val="24"/>
              </w:rPr>
            </w:pPr>
            <w:del w:id="459" w:author="Thomas, Gregg" w:date="2024-10-01T11:00:00Z" w16du:dateUtc="2024-10-01T15:00:00Z">
              <w:r>
                <w:rPr>
                  <w:rFonts w:ascii="Times New Roman" w:eastAsia="Times New Roman" w:hAnsi="Times New Roman" w:cs="Times New Roman"/>
                  <w:color w:val="000000"/>
                  <w:sz w:val="24"/>
                  <w:szCs w:val="24"/>
                </w:rPr>
                <w:delText>2336</w:delText>
              </w:r>
            </w:del>
          </w:p>
        </w:tc>
        <w:tc>
          <w:tcPr>
            <w:tcW w:w="1818" w:type="dxa"/>
            <w:tcBorders>
              <w:top w:val="single" w:sz="4" w:space="0" w:color="auto"/>
              <w:left w:val="nil"/>
              <w:bottom w:val="nil"/>
            </w:tcBorders>
          </w:tcPr>
          <w:p w14:paraId="433D63F5" w14:textId="77777777" w:rsidR="008C347C" w:rsidRPr="00231BBB" w:rsidRDefault="008C347C" w:rsidP="00F413E3">
            <w:pPr>
              <w:spacing w:after="0" w:line="240" w:lineRule="auto"/>
              <w:jc w:val="both"/>
              <w:rPr>
                <w:del w:id="460" w:author="Thomas, Gregg" w:date="2024-10-01T11:00:00Z" w16du:dateUtc="2024-10-01T15:00:00Z"/>
                <w:rFonts w:ascii="Times New Roman" w:eastAsia="Times New Roman" w:hAnsi="Times New Roman" w:cs="Times New Roman"/>
                <w:color w:val="000000"/>
                <w:sz w:val="24"/>
                <w:szCs w:val="24"/>
              </w:rPr>
            </w:pPr>
          </w:p>
        </w:tc>
      </w:tr>
      <w:tr w:rsidR="00113FE2" w:rsidRPr="00231BBB" w14:paraId="3927920E" w14:textId="77777777" w:rsidTr="008C347C">
        <w:trPr>
          <w:trHeight w:val="288"/>
          <w:del w:id="461" w:author="Thomas, Gregg" w:date="2024-10-01T11:00:00Z"/>
        </w:trPr>
        <w:tc>
          <w:tcPr>
            <w:tcW w:w="1908" w:type="dxa"/>
            <w:tcBorders>
              <w:top w:val="nil"/>
              <w:bottom w:val="nil"/>
            </w:tcBorders>
            <w:shd w:val="clear" w:color="auto" w:fill="auto"/>
            <w:noWrap/>
            <w:vAlign w:val="bottom"/>
            <w:hideMark/>
          </w:tcPr>
          <w:p w14:paraId="5242965B" w14:textId="77777777" w:rsidR="008C347C" w:rsidRPr="00231BBB" w:rsidRDefault="008C347C" w:rsidP="00F413E3">
            <w:pPr>
              <w:spacing w:after="0" w:line="240" w:lineRule="auto"/>
              <w:jc w:val="both"/>
              <w:rPr>
                <w:del w:id="462" w:author="Thomas, Gregg" w:date="2024-10-01T11:00:00Z" w16du:dateUtc="2024-10-01T15:00:00Z"/>
                <w:rFonts w:ascii="Times New Roman" w:eastAsia="Times New Roman" w:hAnsi="Times New Roman" w:cs="Times New Roman"/>
                <w:i/>
                <w:iCs/>
                <w:color w:val="000000"/>
                <w:sz w:val="24"/>
                <w:szCs w:val="24"/>
              </w:rPr>
            </w:pPr>
            <w:del w:id="463" w:author="Thomas, Gregg" w:date="2024-10-01T11:00:00Z" w16du:dateUtc="2024-10-01T15:00:00Z">
              <w:r w:rsidRPr="00231BBB">
                <w:rPr>
                  <w:rFonts w:ascii="Times New Roman" w:eastAsia="Times New Roman" w:hAnsi="Times New Roman" w:cs="Times New Roman"/>
                  <w:i/>
                  <w:iCs/>
                  <w:color w:val="000000"/>
                  <w:sz w:val="24"/>
                  <w:szCs w:val="24"/>
                </w:rPr>
                <w:delText>Apodemus sylvaticus</w:delText>
              </w:r>
            </w:del>
          </w:p>
        </w:tc>
        <w:tc>
          <w:tcPr>
            <w:tcW w:w="3240" w:type="dxa"/>
            <w:tcBorders>
              <w:top w:val="nil"/>
              <w:bottom w:val="nil"/>
            </w:tcBorders>
            <w:shd w:val="clear" w:color="auto" w:fill="auto"/>
            <w:noWrap/>
            <w:vAlign w:val="bottom"/>
            <w:hideMark/>
          </w:tcPr>
          <w:p w14:paraId="5F8EFB6C" w14:textId="77777777" w:rsidR="008C347C" w:rsidRPr="00231BBB" w:rsidRDefault="008C347C" w:rsidP="00F413E3">
            <w:pPr>
              <w:spacing w:after="0" w:line="240" w:lineRule="auto"/>
              <w:jc w:val="both"/>
              <w:rPr>
                <w:del w:id="464" w:author="Thomas, Gregg" w:date="2024-10-01T11:00:00Z" w16du:dateUtc="2024-10-01T15:00:00Z"/>
                <w:rFonts w:ascii="Times New Roman" w:eastAsia="Times New Roman" w:hAnsi="Times New Roman" w:cs="Times New Roman"/>
                <w:color w:val="000000"/>
                <w:sz w:val="24"/>
                <w:szCs w:val="24"/>
              </w:rPr>
            </w:pPr>
            <w:del w:id="465" w:author="Thomas, Gregg" w:date="2024-10-01T11:00:00Z" w16du:dateUtc="2024-10-01T15:00:00Z">
              <w:r w:rsidRPr="00231BBB">
                <w:rPr>
                  <w:rFonts w:ascii="Times New Roman" w:eastAsia="Times New Roman" w:hAnsi="Times New Roman" w:cs="Times New Roman"/>
                  <w:color w:val="000000"/>
                  <w:sz w:val="24"/>
                  <w:szCs w:val="24"/>
                </w:rPr>
                <w:delText>GenBank: GCA_001305905.1</w:delText>
              </w:r>
            </w:del>
          </w:p>
        </w:tc>
        <w:tc>
          <w:tcPr>
            <w:tcW w:w="1800" w:type="dxa"/>
            <w:tcBorders>
              <w:top w:val="nil"/>
              <w:left w:val="nil"/>
              <w:bottom w:val="nil"/>
            </w:tcBorders>
            <w:shd w:val="clear" w:color="auto" w:fill="auto"/>
            <w:noWrap/>
            <w:vAlign w:val="bottom"/>
            <w:hideMark/>
          </w:tcPr>
          <w:p w14:paraId="0B503A53" w14:textId="77777777" w:rsidR="008C347C" w:rsidRPr="00231BBB" w:rsidRDefault="008C347C" w:rsidP="00F413E3">
            <w:pPr>
              <w:spacing w:after="0" w:line="240" w:lineRule="auto"/>
              <w:jc w:val="both"/>
              <w:rPr>
                <w:del w:id="466" w:author="Thomas, Gregg" w:date="2024-10-01T11:00:00Z" w16du:dateUtc="2024-10-01T15:00:00Z"/>
                <w:rFonts w:ascii="Times New Roman" w:eastAsia="Times New Roman" w:hAnsi="Times New Roman" w:cs="Times New Roman"/>
                <w:color w:val="000000"/>
                <w:sz w:val="24"/>
                <w:szCs w:val="24"/>
              </w:rPr>
            </w:pPr>
            <w:del w:id="467"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FDA3EB2" w14:textId="77777777" w:rsidR="008C347C" w:rsidRPr="00231BBB" w:rsidRDefault="00A76FC9" w:rsidP="00F413E3">
            <w:pPr>
              <w:spacing w:after="0" w:line="240" w:lineRule="auto"/>
              <w:jc w:val="both"/>
              <w:rPr>
                <w:del w:id="468" w:author="Thomas, Gregg" w:date="2024-10-01T11:00:00Z" w16du:dateUtc="2024-10-01T15:00:00Z"/>
                <w:rFonts w:ascii="Times New Roman" w:eastAsia="Times New Roman" w:hAnsi="Times New Roman" w:cs="Times New Roman"/>
                <w:color w:val="000000"/>
                <w:sz w:val="24"/>
                <w:szCs w:val="24"/>
              </w:rPr>
            </w:pPr>
            <w:del w:id="469" w:author="Thomas, Gregg" w:date="2024-10-01T11:00:00Z" w16du:dateUtc="2024-10-01T15:00:00Z">
              <w:r>
                <w:rPr>
                  <w:rFonts w:ascii="Times New Roman" w:eastAsia="Times New Roman" w:hAnsi="Times New Roman" w:cs="Times New Roman"/>
                  <w:color w:val="000000"/>
                  <w:sz w:val="24"/>
                  <w:szCs w:val="24"/>
                </w:rPr>
                <w:delText>2510</w:delText>
              </w:r>
            </w:del>
          </w:p>
        </w:tc>
        <w:tc>
          <w:tcPr>
            <w:tcW w:w="1818" w:type="dxa"/>
            <w:tcBorders>
              <w:top w:val="nil"/>
              <w:left w:val="nil"/>
              <w:bottom w:val="nil"/>
            </w:tcBorders>
          </w:tcPr>
          <w:p w14:paraId="12A40384" w14:textId="77777777" w:rsidR="008C347C" w:rsidRPr="00231BBB" w:rsidRDefault="008C347C" w:rsidP="00F413E3">
            <w:pPr>
              <w:spacing w:after="0" w:line="240" w:lineRule="auto"/>
              <w:jc w:val="both"/>
              <w:rPr>
                <w:del w:id="470" w:author="Thomas, Gregg" w:date="2024-10-01T11:00:00Z" w16du:dateUtc="2024-10-01T15:00:00Z"/>
                <w:rFonts w:ascii="Times New Roman" w:eastAsia="Times New Roman" w:hAnsi="Times New Roman" w:cs="Times New Roman"/>
                <w:color w:val="000000"/>
                <w:sz w:val="24"/>
                <w:szCs w:val="24"/>
              </w:rPr>
            </w:pPr>
          </w:p>
        </w:tc>
      </w:tr>
      <w:tr w:rsidR="00113FE2" w:rsidRPr="00231BBB" w14:paraId="3B67F437" w14:textId="77777777" w:rsidTr="008C347C">
        <w:trPr>
          <w:trHeight w:val="288"/>
          <w:del w:id="471" w:author="Thomas, Gregg" w:date="2024-10-01T11:00:00Z"/>
        </w:trPr>
        <w:tc>
          <w:tcPr>
            <w:tcW w:w="1908" w:type="dxa"/>
            <w:tcBorders>
              <w:top w:val="nil"/>
              <w:bottom w:val="nil"/>
            </w:tcBorders>
            <w:shd w:val="clear" w:color="auto" w:fill="auto"/>
            <w:noWrap/>
            <w:vAlign w:val="bottom"/>
            <w:hideMark/>
          </w:tcPr>
          <w:p w14:paraId="3E1AF848" w14:textId="77777777" w:rsidR="008C347C" w:rsidRPr="00231BBB" w:rsidRDefault="008C347C" w:rsidP="00F413E3">
            <w:pPr>
              <w:spacing w:after="0" w:line="240" w:lineRule="auto"/>
              <w:jc w:val="both"/>
              <w:rPr>
                <w:del w:id="472" w:author="Thomas, Gregg" w:date="2024-10-01T11:00:00Z" w16du:dateUtc="2024-10-01T15:00:00Z"/>
                <w:rFonts w:ascii="Times New Roman" w:eastAsia="Times New Roman" w:hAnsi="Times New Roman" w:cs="Times New Roman"/>
                <w:i/>
                <w:iCs/>
                <w:color w:val="000000"/>
                <w:sz w:val="24"/>
                <w:szCs w:val="24"/>
              </w:rPr>
            </w:pPr>
            <w:del w:id="473" w:author="Thomas, Gregg" w:date="2024-10-01T11:00:00Z" w16du:dateUtc="2024-10-01T15:00:00Z">
              <w:r w:rsidRPr="00231BBB">
                <w:rPr>
                  <w:rFonts w:ascii="Times New Roman" w:eastAsia="Times New Roman" w:hAnsi="Times New Roman" w:cs="Times New Roman"/>
                  <w:i/>
                  <w:iCs/>
                  <w:color w:val="000000"/>
                  <w:sz w:val="24"/>
                  <w:szCs w:val="24"/>
                </w:rPr>
                <w:delText>Arvicanthis niloticus</w:delText>
              </w:r>
            </w:del>
          </w:p>
        </w:tc>
        <w:tc>
          <w:tcPr>
            <w:tcW w:w="3240" w:type="dxa"/>
            <w:tcBorders>
              <w:top w:val="nil"/>
              <w:bottom w:val="nil"/>
            </w:tcBorders>
            <w:shd w:val="clear" w:color="auto" w:fill="auto"/>
            <w:noWrap/>
            <w:vAlign w:val="bottom"/>
            <w:hideMark/>
          </w:tcPr>
          <w:p w14:paraId="2BB3A9CA" w14:textId="77777777" w:rsidR="008C347C" w:rsidRPr="00231BBB" w:rsidRDefault="008C347C" w:rsidP="00F413E3">
            <w:pPr>
              <w:spacing w:after="0" w:line="240" w:lineRule="auto"/>
              <w:jc w:val="both"/>
              <w:rPr>
                <w:del w:id="474" w:author="Thomas, Gregg" w:date="2024-10-01T11:00:00Z" w16du:dateUtc="2024-10-01T15:00:00Z"/>
                <w:rFonts w:ascii="Times New Roman" w:eastAsia="Times New Roman" w:hAnsi="Times New Roman" w:cs="Times New Roman"/>
                <w:color w:val="000000"/>
                <w:sz w:val="24"/>
                <w:szCs w:val="24"/>
              </w:rPr>
            </w:pPr>
            <w:del w:id="475" w:author="Thomas, Gregg" w:date="2024-10-01T11:00:00Z" w16du:dateUtc="2024-10-01T15:00:00Z">
              <w:r w:rsidRPr="00231BBB">
                <w:rPr>
                  <w:rFonts w:ascii="Times New Roman" w:eastAsia="Times New Roman" w:hAnsi="Times New Roman" w:cs="Times New Roman"/>
                  <w:color w:val="000000"/>
                  <w:sz w:val="24"/>
                  <w:szCs w:val="24"/>
                </w:rPr>
                <w:delText>GenBank: GCA_011762505.1</w:delText>
              </w:r>
            </w:del>
          </w:p>
        </w:tc>
        <w:tc>
          <w:tcPr>
            <w:tcW w:w="1800" w:type="dxa"/>
            <w:tcBorders>
              <w:top w:val="nil"/>
              <w:left w:val="nil"/>
              <w:bottom w:val="nil"/>
            </w:tcBorders>
            <w:shd w:val="clear" w:color="auto" w:fill="auto"/>
            <w:noWrap/>
            <w:vAlign w:val="bottom"/>
            <w:hideMark/>
          </w:tcPr>
          <w:p w14:paraId="268576BD" w14:textId="77777777" w:rsidR="008C347C" w:rsidRPr="00231BBB" w:rsidRDefault="008C347C" w:rsidP="00F413E3">
            <w:pPr>
              <w:spacing w:after="0" w:line="240" w:lineRule="auto"/>
              <w:jc w:val="both"/>
              <w:rPr>
                <w:del w:id="476" w:author="Thomas, Gregg" w:date="2024-10-01T11:00:00Z" w16du:dateUtc="2024-10-01T15:00:00Z"/>
                <w:rFonts w:ascii="Times New Roman" w:eastAsia="Times New Roman" w:hAnsi="Times New Roman" w:cs="Times New Roman"/>
                <w:color w:val="000000"/>
                <w:sz w:val="24"/>
                <w:szCs w:val="24"/>
              </w:rPr>
            </w:pPr>
            <w:del w:id="477"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928E7A8" w14:textId="77777777" w:rsidR="008C347C" w:rsidRPr="00231BBB" w:rsidRDefault="00A76FC9" w:rsidP="00F413E3">
            <w:pPr>
              <w:spacing w:after="0" w:line="240" w:lineRule="auto"/>
              <w:jc w:val="both"/>
              <w:rPr>
                <w:del w:id="478" w:author="Thomas, Gregg" w:date="2024-10-01T11:00:00Z" w16du:dateUtc="2024-10-01T15:00:00Z"/>
                <w:rFonts w:ascii="Times New Roman" w:eastAsia="Times New Roman" w:hAnsi="Times New Roman" w:cs="Times New Roman"/>
                <w:color w:val="000000"/>
                <w:sz w:val="24"/>
                <w:szCs w:val="24"/>
              </w:rPr>
            </w:pPr>
            <w:del w:id="479" w:author="Thomas, Gregg" w:date="2024-10-01T11:00:00Z" w16du:dateUtc="2024-10-01T15:00:00Z">
              <w:r>
                <w:rPr>
                  <w:rFonts w:ascii="Times New Roman" w:eastAsia="Times New Roman" w:hAnsi="Times New Roman" w:cs="Times New Roman"/>
                  <w:color w:val="000000"/>
                  <w:sz w:val="24"/>
                  <w:szCs w:val="24"/>
                </w:rPr>
                <w:delText>2563</w:delText>
              </w:r>
            </w:del>
          </w:p>
        </w:tc>
        <w:tc>
          <w:tcPr>
            <w:tcW w:w="1818" w:type="dxa"/>
            <w:tcBorders>
              <w:top w:val="nil"/>
              <w:left w:val="nil"/>
              <w:bottom w:val="nil"/>
            </w:tcBorders>
          </w:tcPr>
          <w:p w14:paraId="614BFE4F" w14:textId="77777777" w:rsidR="008C347C" w:rsidRPr="00231BBB" w:rsidRDefault="008C347C" w:rsidP="00F413E3">
            <w:pPr>
              <w:spacing w:after="0" w:line="240" w:lineRule="auto"/>
              <w:jc w:val="both"/>
              <w:rPr>
                <w:del w:id="480" w:author="Thomas, Gregg" w:date="2024-10-01T11:00:00Z" w16du:dateUtc="2024-10-01T15:00:00Z"/>
                <w:rFonts w:ascii="Times New Roman" w:eastAsia="Times New Roman" w:hAnsi="Times New Roman" w:cs="Times New Roman"/>
                <w:color w:val="000000"/>
                <w:sz w:val="24"/>
                <w:szCs w:val="24"/>
              </w:rPr>
            </w:pPr>
          </w:p>
        </w:tc>
      </w:tr>
      <w:tr w:rsidR="00113FE2" w:rsidRPr="00231BBB" w14:paraId="1778F6F0" w14:textId="77777777" w:rsidTr="008C347C">
        <w:trPr>
          <w:trHeight w:val="288"/>
          <w:del w:id="481" w:author="Thomas, Gregg" w:date="2024-10-01T11:00:00Z"/>
        </w:trPr>
        <w:tc>
          <w:tcPr>
            <w:tcW w:w="1908" w:type="dxa"/>
            <w:tcBorders>
              <w:top w:val="nil"/>
              <w:bottom w:val="nil"/>
            </w:tcBorders>
            <w:shd w:val="clear" w:color="auto" w:fill="auto"/>
            <w:noWrap/>
            <w:vAlign w:val="bottom"/>
            <w:hideMark/>
          </w:tcPr>
          <w:p w14:paraId="1E10C1D1" w14:textId="77777777" w:rsidR="008C347C" w:rsidRPr="00231BBB" w:rsidRDefault="008C347C" w:rsidP="00F413E3">
            <w:pPr>
              <w:spacing w:after="0" w:line="240" w:lineRule="auto"/>
              <w:jc w:val="both"/>
              <w:rPr>
                <w:del w:id="482" w:author="Thomas, Gregg" w:date="2024-10-01T11:00:00Z" w16du:dateUtc="2024-10-01T15:00:00Z"/>
                <w:rFonts w:ascii="Times New Roman" w:eastAsia="Times New Roman" w:hAnsi="Times New Roman" w:cs="Times New Roman"/>
                <w:i/>
                <w:iCs/>
                <w:color w:val="000000"/>
                <w:sz w:val="24"/>
                <w:szCs w:val="24"/>
              </w:rPr>
            </w:pPr>
            <w:del w:id="483" w:author="Thomas, Gregg" w:date="2024-10-01T11:00:00Z" w16du:dateUtc="2024-10-01T15:00:00Z">
              <w:r w:rsidRPr="00231BBB">
                <w:rPr>
                  <w:rFonts w:ascii="Times New Roman" w:eastAsia="Times New Roman" w:hAnsi="Times New Roman" w:cs="Times New Roman"/>
                  <w:i/>
                  <w:iCs/>
                  <w:color w:val="000000"/>
                  <w:sz w:val="24"/>
                  <w:szCs w:val="24"/>
                </w:rPr>
                <w:delText>Grammomys dolichurus</w:delText>
              </w:r>
            </w:del>
          </w:p>
        </w:tc>
        <w:tc>
          <w:tcPr>
            <w:tcW w:w="3240" w:type="dxa"/>
            <w:tcBorders>
              <w:top w:val="nil"/>
              <w:bottom w:val="nil"/>
            </w:tcBorders>
            <w:shd w:val="clear" w:color="auto" w:fill="auto"/>
            <w:noWrap/>
            <w:vAlign w:val="bottom"/>
            <w:hideMark/>
          </w:tcPr>
          <w:p w14:paraId="03E82E9E" w14:textId="77777777" w:rsidR="008C347C" w:rsidRPr="00231BBB" w:rsidRDefault="00A76FC9" w:rsidP="00F413E3">
            <w:pPr>
              <w:spacing w:after="0" w:line="240" w:lineRule="auto"/>
              <w:jc w:val="both"/>
              <w:rPr>
                <w:del w:id="484" w:author="Thomas, Gregg" w:date="2024-10-01T11:00:00Z" w16du:dateUtc="2024-10-01T15:00:00Z"/>
                <w:rFonts w:ascii="Times New Roman" w:eastAsia="Times New Roman" w:hAnsi="Times New Roman" w:cs="Times New Roman"/>
                <w:color w:val="000000"/>
                <w:sz w:val="24"/>
                <w:szCs w:val="24"/>
              </w:rPr>
            </w:pPr>
            <w:del w:id="485"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D512602" w14:textId="77777777" w:rsidR="008C347C" w:rsidRPr="00231BBB" w:rsidRDefault="008C347C" w:rsidP="00F413E3">
            <w:pPr>
              <w:spacing w:after="0" w:line="240" w:lineRule="auto"/>
              <w:jc w:val="both"/>
              <w:rPr>
                <w:del w:id="486" w:author="Thomas, Gregg" w:date="2024-10-01T11:00:00Z" w16du:dateUtc="2024-10-01T15:00:00Z"/>
                <w:rFonts w:ascii="Times New Roman" w:eastAsia="Times New Roman" w:hAnsi="Times New Roman" w:cs="Times New Roman"/>
                <w:color w:val="000000"/>
                <w:sz w:val="24"/>
                <w:szCs w:val="24"/>
              </w:rPr>
            </w:pPr>
            <w:del w:id="487"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D2C06ED" w14:textId="77777777" w:rsidR="008C347C" w:rsidRPr="00231BBB" w:rsidRDefault="00A76FC9" w:rsidP="00F413E3">
            <w:pPr>
              <w:spacing w:after="0" w:line="240" w:lineRule="auto"/>
              <w:jc w:val="both"/>
              <w:rPr>
                <w:del w:id="488" w:author="Thomas, Gregg" w:date="2024-10-01T11:00:00Z" w16du:dateUtc="2024-10-01T15:00:00Z"/>
                <w:rFonts w:ascii="Times New Roman" w:eastAsia="Times New Roman" w:hAnsi="Times New Roman" w:cs="Times New Roman"/>
                <w:color w:val="000000"/>
                <w:sz w:val="24"/>
                <w:szCs w:val="24"/>
              </w:rPr>
            </w:pPr>
            <w:del w:id="489" w:author="Thomas, Gregg" w:date="2024-10-01T11:00:00Z" w16du:dateUtc="2024-10-01T15:00:00Z">
              <w:r>
                <w:rPr>
                  <w:rFonts w:ascii="Times New Roman" w:eastAsia="Times New Roman" w:hAnsi="Times New Roman" w:cs="Times New Roman"/>
                  <w:color w:val="000000"/>
                  <w:sz w:val="24"/>
                  <w:szCs w:val="24"/>
                </w:rPr>
                <w:delText>2395</w:delText>
              </w:r>
            </w:del>
          </w:p>
        </w:tc>
        <w:tc>
          <w:tcPr>
            <w:tcW w:w="1818" w:type="dxa"/>
            <w:tcBorders>
              <w:top w:val="nil"/>
              <w:left w:val="nil"/>
              <w:bottom w:val="nil"/>
            </w:tcBorders>
          </w:tcPr>
          <w:p w14:paraId="0D1270AB" w14:textId="77777777" w:rsidR="008C347C" w:rsidRPr="00231BBB" w:rsidRDefault="008C347C" w:rsidP="00F413E3">
            <w:pPr>
              <w:spacing w:after="0" w:line="240" w:lineRule="auto"/>
              <w:jc w:val="both"/>
              <w:rPr>
                <w:del w:id="490" w:author="Thomas, Gregg" w:date="2024-10-01T11:00:00Z" w16du:dateUtc="2024-10-01T15:00:00Z"/>
                <w:rFonts w:ascii="Times New Roman" w:eastAsia="Times New Roman" w:hAnsi="Times New Roman" w:cs="Times New Roman"/>
                <w:color w:val="000000"/>
                <w:sz w:val="24"/>
                <w:szCs w:val="24"/>
              </w:rPr>
            </w:pPr>
            <w:del w:id="491"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41A141FA" w14:textId="77777777" w:rsidTr="008C347C">
        <w:trPr>
          <w:trHeight w:val="288"/>
          <w:del w:id="492" w:author="Thomas, Gregg" w:date="2024-10-01T11:00:00Z"/>
        </w:trPr>
        <w:tc>
          <w:tcPr>
            <w:tcW w:w="1908" w:type="dxa"/>
            <w:tcBorders>
              <w:top w:val="nil"/>
              <w:bottom w:val="nil"/>
            </w:tcBorders>
            <w:shd w:val="clear" w:color="auto" w:fill="auto"/>
            <w:noWrap/>
            <w:vAlign w:val="bottom"/>
            <w:hideMark/>
          </w:tcPr>
          <w:p w14:paraId="16A60C1D" w14:textId="77777777" w:rsidR="008C347C" w:rsidRPr="00231BBB" w:rsidRDefault="008C347C" w:rsidP="00F413E3">
            <w:pPr>
              <w:spacing w:after="0" w:line="240" w:lineRule="auto"/>
              <w:jc w:val="both"/>
              <w:rPr>
                <w:del w:id="493" w:author="Thomas, Gregg" w:date="2024-10-01T11:00:00Z" w16du:dateUtc="2024-10-01T15:00:00Z"/>
                <w:rFonts w:ascii="Times New Roman" w:eastAsia="Times New Roman" w:hAnsi="Times New Roman" w:cs="Times New Roman"/>
                <w:i/>
                <w:iCs/>
                <w:color w:val="000000"/>
                <w:sz w:val="24"/>
                <w:szCs w:val="24"/>
              </w:rPr>
            </w:pPr>
            <w:del w:id="494" w:author="Thomas, Gregg" w:date="2024-10-01T11:00:00Z" w16du:dateUtc="2024-10-01T15:00:00Z">
              <w:r w:rsidRPr="00231BBB">
                <w:rPr>
                  <w:rFonts w:ascii="Times New Roman" w:eastAsia="Times New Roman" w:hAnsi="Times New Roman" w:cs="Times New Roman"/>
                  <w:i/>
                  <w:iCs/>
                  <w:color w:val="000000"/>
                  <w:sz w:val="24"/>
                  <w:szCs w:val="24"/>
                </w:rPr>
                <w:delText>Hylomyscus alleni</w:delText>
              </w:r>
            </w:del>
          </w:p>
        </w:tc>
        <w:tc>
          <w:tcPr>
            <w:tcW w:w="3240" w:type="dxa"/>
            <w:tcBorders>
              <w:top w:val="nil"/>
              <w:bottom w:val="nil"/>
            </w:tcBorders>
            <w:shd w:val="clear" w:color="auto" w:fill="auto"/>
            <w:noWrap/>
            <w:vAlign w:val="bottom"/>
            <w:hideMark/>
          </w:tcPr>
          <w:p w14:paraId="7B2B6D7A" w14:textId="77777777" w:rsidR="008C347C" w:rsidRPr="00231BBB" w:rsidRDefault="00A76FC9" w:rsidP="00F413E3">
            <w:pPr>
              <w:spacing w:after="0" w:line="240" w:lineRule="auto"/>
              <w:jc w:val="both"/>
              <w:rPr>
                <w:del w:id="495" w:author="Thomas, Gregg" w:date="2024-10-01T11:00:00Z" w16du:dateUtc="2024-10-01T15:00:00Z"/>
                <w:rFonts w:ascii="Times New Roman" w:eastAsia="Times New Roman" w:hAnsi="Times New Roman" w:cs="Times New Roman"/>
                <w:color w:val="000000"/>
                <w:sz w:val="24"/>
                <w:szCs w:val="24"/>
              </w:rPr>
            </w:pPr>
            <w:del w:id="496"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4C13E352" w14:textId="77777777" w:rsidR="008C347C" w:rsidRPr="00231BBB" w:rsidRDefault="008C347C" w:rsidP="00F413E3">
            <w:pPr>
              <w:spacing w:after="0" w:line="240" w:lineRule="auto"/>
              <w:jc w:val="both"/>
              <w:rPr>
                <w:del w:id="497" w:author="Thomas, Gregg" w:date="2024-10-01T11:00:00Z" w16du:dateUtc="2024-10-01T15:00:00Z"/>
                <w:rFonts w:ascii="Times New Roman" w:eastAsia="Times New Roman" w:hAnsi="Times New Roman" w:cs="Times New Roman"/>
                <w:color w:val="000000"/>
                <w:sz w:val="24"/>
                <w:szCs w:val="24"/>
              </w:rPr>
            </w:pPr>
            <w:del w:id="498"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3204A053" w14:textId="77777777" w:rsidR="008C347C" w:rsidRPr="00231BBB" w:rsidRDefault="00A76FC9" w:rsidP="00F413E3">
            <w:pPr>
              <w:spacing w:after="0" w:line="240" w:lineRule="auto"/>
              <w:jc w:val="both"/>
              <w:rPr>
                <w:del w:id="499" w:author="Thomas, Gregg" w:date="2024-10-01T11:00:00Z" w16du:dateUtc="2024-10-01T15:00:00Z"/>
                <w:rFonts w:ascii="Times New Roman" w:eastAsia="Times New Roman" w:hAnsi="Times New Roman" w:cs="Times New Roman"/>
                <w:color w:val="000000"/>
                <w:sz w:val="24"/>
                <w:szCs w:val="24"/>
              </w:rPr>
            </w:pPr>
            <w:del w:id="500" w:author="Thomas, Gregg" w:date="2024-10-01T11:00:00Z" w16du:dateUtc="2024-10-01T15:00:00Z">
              <w:r>
                <w:rPr>
                  <w:rFonts w:ascii="Times New Roman" w:eastAsia="Times New Roman" w:hAnsi="Times New Roman" w:cs="Times New Roman"/>
                  <w:color w:val="000000"/>
                  <w:sz w:val="24"/>
                  <w:szCs w:val="24"/>
                </w:rPr>
                <w:delText>2392</w:delText>
              </w:r>
            </w:del>
          </w:p>
        </w:tc>
        <w:tc>
          <w:tcPr>
            <w:tcW w:w="1818" w:type="dxa"/>
            <w:tcBorders>
              <w:top w:val="nil"/>
              <w:left w:val="nil"/>
              <w:bottom w:val="nil"/>
            </w:tcBorders>
          </w:tcPr>
          <w:p w14:paraId="76875A54" w14:textId="77777777" w:rsidR="008C347C" w:rsidRPr="00231BBB" w:rsidRDefault="008C347C" w:rsidP="00F413E3">
            <w:pPr>
              <w:spacing w:after="0" w:line="240" w:lineRule="auto"/>
              <w:jc w:val="both"/>
              <w:rPr>
                <w:del w:id="501" w:author="Thomas, Gregg" w:date="2024-10-01T11:00:00Z" w16du:dateUtc="2024-10-01T15:00:00Z"/>
                <w:rFonts w:ascii="Times New Roman" w:eastAsia="Times New Roman" w:hAnsi="Times New Roman" w:cs="Times New Roman"/>
                <w:color w:val="000000"/>
                <w:sz w:val="24"/>
                <w:szCs w:val="24"/>
              </w:rPr>
            </w:pPr>
            <w:del w:id="502"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A61170A" w14:textId="77777777" w:rsidTr="008C347C">
        <w:trPr>
          <w:trHeight w:val="288"/>
          <w:del w:id="503" w:author="Thomas, Gregg" w:date="2024-10-01T11:00:00Z"/>
        </w:trPr>
        <w:tc>
          <w:tcPr>
            <w:tcW w:w="1908" w:type="dxa"/>
            <w:tcBorders>
              <w:top w:val="nil"/>
              <w:bottom w:val="nil"/>
            </w:tcBorders>
            <w:shd w:val="clear" w:color="auto" w:fill="auto"/>
            <w:noWrap/>
            <w:vAlign w:val="bottom"/>
            <w:hideMark/>
          </w:tcPr>
          <w:p w14:paraId="626CD83A" w14:textId="77777777" w:rsidR="008C347C" w:rsidRPr="00231BBB" w:rsidRDefault="008C347C" w:rsidP="00F413E3">
            <w:pPr>
              <w:spacing w:after="0" w:line="240" w:lineRule="auto"/>
              <w:jc w:val="both"/>
              <w:rPr>
                <w:del w:id="504" w:author="Thomas, Gregg" w:date="2024-10-01T11:00:00Z" w16du:dateUtc="2024-10-01T15:00:00Z"/>
                <w:rFonts w:ascii="Times New Roman" w:eastAsia="Times New Roman" w:hAnsi="Times New Roman" w:cs="Times New Roman"/>
                <w:i/>
                <w:iCs/>
                <w:color w:val="000000"/>
                <w:sz w:val="24"/>
                <w:szCs w:val="24"/>
              </w:rPr>
            </w:pPr>
            <w:del w:id="505" w:author="Thomas, Gregg" w:date="2024-10-01T11:00:00Z" w16du:dateUtc="2024-10-01T15:00:00Z">
              <w:r w:rsidRPr="00231BBB">
                <w:rPr>
                  <w:rFonts w:ascii="Times New Roman" w:eastAsia="Times New Roman" w:hAnsi="Times New Roman" w:cs="Times New Roman"/>
                  <w:i/>
                  <w:iCs/>
                  <w:color w:val="000000"/>
                  <w:sz w:val="24"/>
                  <w:szCs w:val="24"/>
                </w:rPr>
                <w:delText>Mastomys natalensis</w:delText>
              </w:r>
            </w:del>
          </w:p>
        </w:tc>
        <w:tc>
          <w:tcPr>
            <w:tcW w:w="3240" w:type="dxa"/>
            <w:tcBorders>
              <w:top w:val="nil"/>
              <w:bottom w:val="nil"/>
            </w:tcBorders>
            <w:shd w:val="clear" w:color="auto" w:fill="auto"/>
            <w:noWrap/>
            <w:vAlign w:val="bottom"/>
            <w:hideMark/>
          </w:tcPr>
          <w:p w14:paraId="04B0230F" w14:textId="77777777" w:rsidR="008C347C" w:rsidRPr="00231BBB" w:rsidRDefault="00A76FC9" w:rsidP="00F413E3">
            <w:pPr>
              <w:spacing w:after="0" w:line="240" w:lineRule="auto"/>
              <w:jc w:val="both"/>
              <w:rPr>
                <w:del w:id="506" w:author="Thomas, Gregg" w:date="2024-10-01T11:00:00Z" w16du:dateUtc="2024-10-01T15:00:00Z"/>
                <w:rFonts w:ascii="Times New Roman" w:eastAsia="Times New Roman" w:hAnsi="Times New Roman" w:cs="Times New Roman"/>
                <w:color w:val="000000"/>
                <w:sz w:val="24"/>
                <w:szCs w:val="24"/>
              </w:rPr>
            </w:pPr>
            <w:del w:id="507"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43D9ED5" w14:textId="77777777" w:rsidR="008C347C" w:rsidRPr="00231BBB" w:rsidRDefault="008C347C" w:rsidP="00F413E3">
            <w:pPr>
              <w:spacing w:after="0" w:line="240" w:lineRule="auto"/>
              <w:jc w:val="both"/>
              <w:rPr>
                <w:del w:id="508" w:author="Thomas, Gregg" w:date="2024-10-01T11:00:00Z" w16du:dateUtc="2024-10-01T15:00:00Z"/>
                <w:rFonts w:ascii="Times New Roman" w:eastAsia="Times New Roman" w:hAnsi="Times New Roman" w:cs="Times New Roman"/>
                <w:color w:val="000000"/>
                <w:sz w:val="24"/>
                <w:szCs w:val="24"/>
              </w:rPr>
            </w:pPr>
            <w:del w:id="509"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B034DE8" w14:textId="77777777" w:rsidR="008C347C" w:rsidRPr="00231BBB" w:rsidRDefault="00A76FC9" w:rsidP="00F413E3">
            <w:pPr>
              <w:spacing w:after="0" w:line="240" w:lineRule="auto"/>
              <w:jc w:val="both"/>
              <w:rPr>
                <w:del w:id="510" w:author="Thomas, Gregg" w:date="2024-10-01T11:00:00Z" w16du:dateUtc="2024-10-01T15:00:00Z"/>
                <w:rFonts w:ascii="Times New Roman" w:eastAsia="Times New Roman" w:hAnsi="Times New Roman" w:cs="Times New Roman"/>
                <w:color w:val="000000"/>
                <w:sz w:val="24"/>
                <w:szCs w:val="24"/>
              </w:rPr>
            </w:pPr>
            <w:del w:id="511" w:author="Thomas, Gregg" w:date="2024-10-01T11:00:00Z" w16du:dateUtc="2024-10-01T15:00:00Z">
              <w:r>
                <w:rPr>
                  <w:rFonts w:ascii="Times New Roman" w:eastAsia="Times New Roman" w:hAnsi="Times New Roman" w:cs="Times New Roman"/>
                  <w:color w:val="000000"/>
                  <w:sz w:val="24"/>
                  <w:szCs w:val="24"/>
                </w:rPr>
                <w:delText>2483</w:delText>
              </w:r>
            </w:del>
          </w:p>
        </w:tc>
        <w:tc>
          <w:tcPr>
            <w:tcW w:w="1818" w:type="dxa"/>
            <w:tcBorders>
              <w:top w:val="nil"/>
              <w:left w:val="nil"/>
              <w:bottom w:val="nil"/>
            </w:tcBorders>
          </w:tcPr>
          <w:p w14:paraId="48D0B94A" w14:textId="77777777" w:rsidR="008C347C" w:rsidRPr="00231BBB" w:rsidRDefault="008C347C" w:rsidP="00F413E3">
            <w:pPr>
              <w:spacing w:after="0" w:line="240" w:lineRule="auto"/>
              <w:jc w:val="both"/>
              <w:rPr>
                <w:del w:id="512" w:author="Thomas, Gregg" w:date="2024-10-01T11:00:00Z" w16du:dateUtc="2024-10-01T15:00:00Z"/>
                <w:rFonts w:ascii="Times New Roman" w:eastAsia="Times New Roman" w:hAnsi="Times New Roman" w:cs="Times New Roman"/>
                <w:color w:val="000000"/>
                <w:sz w:val="24"/>
                <w:szCs w:val="24"/>
              </w:rPr>
            </w:pPr>
            <w:del w:id="513"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672FE909" w14:textId="77777777" w:rsidTr="008C347C">
        <w:trPr>
          <w:trHeight w:val="288"/>
          <w:del w:id="514" w:author="Thomas, Gregg" w:date="2024-10-01T11:00:00Z"/>
        </w:trPr>
        <w:tc>
          <w:tcPr>
            <w:tcW w:w="1908" w:type="dxa"/>
            <w:tcBorders>
              <w:top w:val="nil"/>
              <w:bottom w:val="nil"/>
            </w:tcBorders>
            <w:shd w:val="clear" w:color="auto" w:fill="auto"/>
            <w:noWrap/>
            <w:vAlign w:val="bottom"/>
            <w:hideMark/>
          </w:tcPr>
          <w:p w14:paraId="49BD953A" w14:textId="77777777" w:rsidR="008C347C" w:rsidRPr="00231BBB" w:rsidRDefault="008C347C" w:rsidP="00F413E3">
            <w:pPr>
              <w:spacing w:after="0" w:line="240" w:lineRule="auto"/>
              <w:jc w:val="both"/>
              <w:rPr>
                <w:del w:id="515" w:author="Thomas, Gregg" w:date="2024-10-01T11:00:00Z" w16du:dateUtc="2024-10-01T15:00:00Z"/>
                <w:rFonts w:ascii="Times New Roman" w:eastAsia="Times New Roman" w:hAnsi="Times New Roman" w:cs="Times New Roman"/>
                <w:i/>
                <w:iCs/>
                <w:color w:val="000000"/>
                <w:sz w:val="24"/>
                <w:szCs w:val="24"/>
              </w:rPr>
            </w:pPr>
            <w:del w:id="516" w:author="Thomas, Gregg" w:date="2024-10-01T11:00:00Z" w16du:dateUtc="2024-10-01T15:00:00Z">
              <w:r w:rsidRPr="00231BBB">
                <w:rPr>
                  <w:rFonts w:ascii="Times New Roman" w:eastAsia="Times New Roman" w:hAnsi="Times New Roman" w:cs="Times New Roman"/>
                  <w:i/>
                  <w:iCs/>
                  <w:color w:val="000000"/>
                  <w:sz w:val="24"/>
                  <w:szCs w:val="24"/>
                </w:rPr>
                <w:delText>Mus caroli</w:delText>
              </w:r>
            </w:del>
          </w:p>
        </w:tc>
        <w:tc>
          <w:tcPr>
            <w:tcW w:w="3240" w:type="dxa"/>
            <w:tcBorders>
              <w:top w:val="nil"/>
              <w:bottom w:val="nil"/>
            </w:tcBorders>
            <w:shd w:val="clear" w:color="auto" w:fill="auto"/>
            <w:noWrap/>
            <w:vAlign w:val="bottom"/>
            <w:hideMark/>
          </w:tcPr>
          <w:p w14:paraId="0912AD90" w14:textId="77777777" w:rsidR="008C347C" w:rsidRPr="00231BBB" w:rsidRDefault="008C347C" w:rsidP="00F413E3">
            <w:pPr>
              <w:spacing w:after="0" w:line="240" w:lineRule="auto"/>
              <w:jc w:val="both"/>
              <w:rPr>
                <w:del w:id="517" w:author="Thomas, Gregg" w:date="2024-10-01T11:00:00Z" w16du:dateUtc="2024-10-01T15:00:00Z"/>
                <w:rFonts w:ascii="Times New Roman" w:eastAsia="Times New Roman" w:hAnsi="Times New Roman" w:cs="Times New Roman"/>
                <w:color w:val="000000"/>
                <w:sz w:val="24"/>
                <w:szCs w:val="24"/>
              </w:rPr>
            </w:pPr>
            <w:del w:id="518" w:author="Thomas, Gregg" w:date="2024-10-01T11:00:00Z" w16du:dateUtc="2024-10-01T15:00:00Z">
              <w:r w:rsidRPr="00231BBB">
                <w:rPr>
                  <w:rFonts w:ascii="Times New Roman" w:eastAsia="Times New Roman" w:hAnsi="Times New Roman" w:cs="Times New Roman"/>
                  <w:color w:val="000000"/>
                  <w:sz w:val="24"/>
                  <w:szCs w:val="24"/>
                </w:rPr>
                <w:delText>GenBank: GCA_900094665.2</w:delText>
              </w:r>
            </w:del>
          </w:p>
        </w:tc>
        <w:tc>
          <w:tcPr>
            <w:tcW w:w="1800" w:type="dxa"/>
            <w:tcBorders>
              <w:top w:val="nil"/>
              <w:left w:val="nil"/>
              <w:bottom w:val="nil"/>
            </w:tcBorders>
            <w:shd w:val="clear" w:color="auto" w:fill="auto"/>
            <w:noWrap/>
            <w:vAlign w:val="bottom"/>
            <w:hideMark/>
          </w:tcPr>
          <w:p w14:paraId="2C991879" w14:textId="77777777" w:rsidR="008C347C" w:rsidRPr="00231BBB" w:rsidRDefault="008C347C" w:rsidP="00F413E3">
            <w:pPr>
              <w:spacing w:after="0" w:line="240" w:lineRule="auto"/>
              <w:jc w:val="both"/>
              <w:rPr>
                <w:del w:id="519" w:author="Thomas, Gregg" w:date="2024-10-01T11:00:00Z" w16du:dateUtc="2024-10-01T15:00:00Z"/>
                <w:rFonts w:ascii="Times New Roman" w:eastAsia="Times New Roman" w:hAnsi="Times New Roman" w:cs="Times New Roman"/>
                <w:color w:val="000000"/>
                <w:sz w:val="24"/>
                <w:szCs w:val="24"/>
              </w:rPr>
            </w:pPr>
            <w:del w:id="52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084CA56A" w14:textId="77777777" w:rsidR="008C347C" w:rsidRPr="00231BBB" w:rsidRDefault="00A76FC9" w:rsidP="00F413E3">
            <w:pPr>
              <w:spacing w:after="0" w:line="240" w:lineRule="auto"/>
              <w:jc w:val="both"/>
              <w:rPr>
                <w:del w:id="521" w:author="Thomas, Gregg" w:date="2024-10-01T11:00:00Z" w16du:dateUtc="2024-10-01T15:00:00Z"/>
                <w:rFonts w:ascii="Times New Roman" w:eastAsia="Times New Roman" w:hAnsi="Times New Roman" w:cs="Times New Roman"/>
                <w:color w:val="000000"/>
                <w:sz w:val="24"/>
                <w:szCs w:val="24"/>
              </w:rPr>
            </w:pPr>
            <w:del w:id="522" w:author="Thomas, Gregg" w:date="2024-10-01T11:00:00Z" w16du:dateUtc="2024-10-01T15:00:00Z">
              <w:r>
                <w:rPr>
                  <w:rFonts w:ascii="Times New Roman" w:eastAsia="Times New Roman" w:hAnsi="Times New Roman" w:cs="Times New Roman"/>
                  <w:color w:val="000000"/>
                  <w:sz w:val="24"/>
                  <w:szCs w:val="24"/>
                </w:rPr>
                <w:delText>2584</w:delText>
              </w:r>
            </w:del>
          </w:p>
        </w:tc>
        <w:tc>
          <w:tcPr>
            <w:tcW w:w="1818" w:type="dxa"/>
            <w:tcBorders>
              <w:top w:val="nil"/>
              <w:left w:val="nil"/>
              <w:bottom w:val="nil"/>
            </w:tcBorders>
          </w:tcPr>
          <w:p w14:paraId="7F72839C" w14:textId="77777777" w:rsidR="008C347C" w:rsidRPr="00231BBB" w:rsidRDefault="008C347C" w:rsidP="00F413E3">
            <w:pPr>
              <w:spacing w:after="0" w:line="240" w:lineRule="auto"/>
              <w:jc w:val="both"/>
              <w:rPr>
                <w:del w:id="523" w:author="Thomas, Gregg" w:date="2024-10-01T11:00:00Z" w16du:dateUtc="2024-10-01T15:00:00Z"/>
                <w:rFonts w:ascii="Times New Roman" w:eastAsia="Times New Roman" w:hAnsi="Times New Roman" w:cs="Times New Roman"/>
                <w:color w:val="000000"/>
                <w:sz w:val="24"/>
                <w:szCs w:val="24"/>
              </w:rPr>
            </w:pPr>
          </w:p>
        </w:tc>
      </w:tr>
      <w:tr w:rsidR="00113FE2" w:rsidRPr="00231BBB" w14:paraId="16A1F873" w14:textId="77777777" w:rsidTr="008C347C">
        <w:trPr>
          <w:trHeight w:val="288"/>
          <w:del w:id="524" w:author="Thomas, Gregg" w:date="2024-10-01T11:00:00Z"/>
        </w:trPr>
        <w:tc>
          <w:tcPr>
            <w:tcW w:w="1908" w:type="dxa"/>
            <w:tcBorders>
              <w:top w:val="nil"/>
              <w:bottom w:val="nil"/>
            </w:tcBorders>
            <w:shd w:val="clear" w:color="auto" w:fill="auto"/>
            <w:noWrap/>
            <w:vAlign w:val="bottom"/>
            <w:hideMark/>
          </w:tcPr>
          <w:p w14:paraId="340BF7BB" w14:textId="77777777" w:rsidR="008C347C" w:rsidRPr="00231BBB" w:rsidRDefault="008C347C" w:rsidP="00F413E3">
            <w:pPr>
              <w:spacing w:after="0" w:line="240" w:lineRule="auto"/>
              <w:jc w:val="both"/>
              <w:rPr>
                <w:del w:id="525" w:author="Thomas, Gregg" w:date="2024-10-01T11:00:00Z" w16du:dateUtc="2024-10-01T15:00:00Z"/>
                <w:rFonts w:ascii="Times New Roman" w:eastAsia="Times New Roman" w:hAnsi="Times New Roman" w:cs="Times New Roman"/>
                <w:i/>
                <w:iCs/>
                <w:color w:val="000000"/>
                <w:sz w:val="24"/>
                <w:szCs w:val="24"/>
              </w:rPr>
            </w:pPr>
            <w:del w:id="526" w:author="Thomas, Gregg" w:date="2024-10-01T11:00:00Z" w16du:dateUtc="2024-10-01T15:00:00Z">
              <w:r w:rsidRPr="00231BBB">
                <w:rPr>
                  <w:rFonts w:ascii="Times New Roman" w:eastAsia="Times New Roman" w:hAnsi="Times New Roman" w:cs="Times New Roman"/>
                  <w:i/>
                  <w:iCs/>
                  <w:color w:val="000000"/>
                  <w:sz w:val="24"/>
                  <w:szCs w:val="24"/>
                </w:rPr>
                <w:delText>Mus musculus</w:delText>
              </w:r>
            </w:del>
          </w:p>
        </w:tc>
        <w:tc>
          <w:tcPr>
            <w:tcW w:w="3240" w:type="dxa"/>
            <w:tcBorders>
              <w:top w:val="nil"/>
              <w:bottom w:val="nil"/>
            </w:tcBorders>
            <w:shd w:val="clear" w:color="auto" w:fill="auto"/>
            <w:noWrap/>
            <w:vAlign w:val="bottom"/>
            <w:hideMark/>
          </w:tcPr>
          <w:p w14:paraId="4A2B8545" w14:textId="77777777" w:rsidR="008C347C" w:rsidRPr="00231BBB" w:rsidRDefault="008C347C" w:rsidP="00F413E3">
            <w:pPr>
              <w:spacing w:after="0" w:line="240" w:lineRule="auto"/>
              <w:jc w:val="both"/>
              <w:rPr>
                <w:del w:id="527" w:author="Thomas, Gregg" w:date="2024-10-01T11:00:00Z" w16du:dateUtc="2024-10-01T15:00:00Z"/>
                <w:rFonts w:ascii="Times New Roman" w:eastAsia="Times New Roman" w:hAnsi="Times New Roman" w:cs="Times New Roman"/>
                <w:color w:val="000000"/>
                <w:sz w:val="24"/>
                <w:szCs w:val="24"/>
              </w:rPr>
            </w:pPr>
            <w:del w:id="528" w:author="Thomas, Gregg" w:date="2024-10-01T11:00:00Z" w16du:dateUtc="2024-10-01T15:00:00Z">
              <w:r w:rsidRPr="00231BBB">
                <w:rPr>
                  <w:rFonts w:ascii="Times New Roman" w:eastAsia="Times New Roman" w:hAnsi="Times New Roman" w:cs="Times New Roman"/>
                  <w:color w:val="000000"/>
                  <w:sz w:val="24"/>
                  <w:szCs w:val="24"/>
                </w:rPr>
                <w:delText>GenBank: GRCm38.p6/mm10</w:delText>
              </w:r>
            </w:del>
          </w:p>
        </w:tc>
        <w:tc>
          <w:tcPr>
            <w:tcW w:w="1800" w:type="dxa"/>
            <w:tcBorders>
              <w:top w:val="nil"/>
              <w:left w:val="nil"/>
              <w:bottom w:val="nil"/>
            </w:tcBorders>
            <w:shd w:val="clear" w:color="auto" w:fill="auto"/>
            <w:noWrap/>
            <w:vAlign w:val="bottom"/>
            <w:hideMark/>
          </w:tcPr>
          <w:p w14:paraId="02A474B9" w14:textId="77777777" w:rsidR="008C347C" w:rsidRPr="00231BBB" w:rsidRDefault="008C347C" w:rsidP="00F413E3">
            <w:pPr>
              <w:spacing w:after="0" w:line="240" w:lineRule="auto"/>
              <w:jc w:val="both"/>
              <w:rPr>
                <w:del w:id="529" w:author="Thomas, Gregg" w:date="2024-10-01T11:00:00Z" w16du:dateUtc="2024-10-01T15:00:00Z"/>
                <w:rFonts w:ascii="Times New Roman" w:eastAsia="Times New Roman" w:hAnsi="Times New Roman" w:cs="Times New Roman"/>
                <w:color w:val="000000"/>
                <w:sz w:val="24"/>
                <w:szCs w:val="24"/>
              </w:rPr>
            </w:pPr>
            <w:del w:id="53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A1E89B6" w14:textId="77777777" w:rsidR="008C347C" w:rsidRPr="00231BBB" w:rsidRDefault="00A76FC9" w:rsidP="00F413E3">
            <w:pPr>
              <w:spacing w:after="0" w:line="240" w:lineRule="auto"/>
              <w:jc w:val="both"/>
              <w:rPr>
                <w:del w:id="531" w:author="Thomas, Gregg" w:date="2024-10-01T11:00:00Z" w16du:dateUtc="2024-10-01T15:00:00Z"/>
                <w:rFonts w:ascii="Times New Roman" w:eastAsia="Times New Roman" w:hAnsi="Times New Roman" w:cs="Times New Roman"/>
                <w:color w:val="000000"/>
                <w:sz w:val="24"/>
                <w:szCs w:val="24"/>
              </w:rPr>
            </w:pPr>
            <w:del w:id="532" w:author="Thomas, Gregg" w:date="2024-10-01T11:00:00Z" w16du:dateUtc="2024-10-01T15:00:00Z">
              <w:r>
                <w:rPr>
                  <w:rFonts w:ascii="Times New Roman" w:eastAsia="Times New Roman" w:hAnsi="Times New Roman" w:cs="Times New Roman"/>
                  <w:color w:val="000000"/>
                  <w:sz w:val="24"/>
                  <w:szCs w:val="24"/>
                </w:rPr>
                <w:delText>2294</w:delText>
              </w:r>
            </w:del>
          </w:p>
        </w:tc>
        <w:tc>
          <w:tcPr>
            <w:tcW w:w="1818" w:type="dxa"/>
            <w:tcBorders>
              <w:top w:val="nil"/>
              <w:left w:val="nil"/>
              <w:bottom w:val="nil"/>
            </w:tcBorders>
          </w:tcPr>
          <w:p w14:paraId="00960748" w14:textId="77777777" w:rsidR="008C347C" w:rsidRPr="00231BBB" w:rsidRDefault="008C347C" w:rsidP="00F413E3">
            <w:pPr>
              <w:spacing w:after="0" w:line="240" w:lineRule="auto"/>
              <w:jc w:val="both"/>
              <w:rPr>
                <w:del w:id="533" w:author="Thomas, Gregg" w:date="2024-10-01T11:00:00Z" w16du:dateUtc="2024-10-01T15:00:00Z"/>
                <w:rFonts w:ascii="Times New Roman" w:eastAsia="Times New Roman" w:hAnsi="Times New Roman" w:cs="Times New Roman"/>
                <w:color w:val="000000"/>
                <w:sz w:val="24"/>
                <w:szCs w:val="24"/>
              </w:rPr>
            </w:pPr>
            <w:del w:id="534"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7E68A9F1" w14:textId="77777777" w:rsidTr="008C347C">
        <w:trPr>
          <w:trHeight w:val="288"/>
          <w:del w:id="535" w:author="Thomas, Gregg" w:date="2024-10-01T11:00:00Z"/>
        </w:trPr>
        <w:tc>
          <w:tcPr>
            <w:tcW w:w="1908" w:type="dxa"/>
            <w:tcBorders>
              <w:top w:val="nil"/>
              <w:bottom w:val="nil"/>
            </w:tcBorders>
            <w:shd w:val="clear" w:color="auto" w:fill="auto"/>
            <w:noWrap/>
            <w:vAlign w:val="bottom"/>
            <w:hideMark/>
          </w:tcPr>
          <w:p w14:paraId="5EC51C75" w14:textId="77777777" w:rsidR="008C347C" w:rsidRPr="00231BBB" w:rsidRDefault="008C347C" w:rsidP="00F413E3">
            <w:pPr>
              <w:spacing w:after="0" w:line="240" w:lineRule="auto"/>
              <w:jc w:val="both"/>
              <w:rPr>
                <w:del w:id="536" w:author="Thomas, Gregg" w:date="2024-10-01T11:00:00Z" w16du:dateUtc="2024-10-01T15:00:00Z"/>
                <w:rFonts w:ascii="Times New Roman" w:eastAsia="Times New Roman" w:hAnsi="Times New Roman" w:cs="Times New Roman"/>
                <w:i/>
                <w:iCs/>
                <w:color w:val="000000"/>
                <w:sz w:val="24"/>
                <w:szCs w:val="24"/>
              </w:rPr>
            </w:pPr>
            <w:del w:id="537" w:author="Thomas, Gregg" w:date="2024-10-01T11:00:00Z" w16du:dateUtc="2024-10-01T15:00:00Z">
              <w:r w:rsidRPr="00231BBB">
                <w:rPr>
                  <w:rFonts w:ascii="Times New Roman" w:eastAsia="Times New Roman" w:hAnsi="Times New Roman" w:cs="Times New Roman"/>
                  <w:i/>
                  <w:iCs/>
                  <w:color w:val="000000"/>
                  <w:sz w:val="24"/>
                  <w:szCs w:val="24"/>
                </w:rPr>
                <w:delText>Mus pahari</w:delText>
              </w:r>
            </w:del>
          </w:p>
        </w:tc>
        <w:tc>
          <w:tcPr>
            <w:tcW w:w="3240" w:type="dxa"/>
            <w:tcBorders>
              <w:top w:val="nil"/>
              <w:bottom w:val="nil"/>
            </w:tcBorders>
            <w:shd w:val="clear" w:color="auto" w:fill="auto"/>
            <w:noWrap/>
            <w:vAlign w:val="bottom"/>
            <w:hideMark/>
          </w:tcPr>
          <w:p w14:paraId="4AE1A130" w14:textId="77777777" w:rsidR="008C347C" w:rsidRPr="00231BBB" w:rsidRDefault="008C347C" w:rsidP="00F413E3">
            <w:pPr>
              <w:spacing w:after="0" w:line="240" w:lineRule="auto"/>
              <w:jc w:val="both"/>
              <w:rPr>
                <w:del w:id="538" w:author="Thomas, Gregg" w:date="2024-10-01T11:00:00Z" w16du:dateUtc="2024-10-01T15:00:00Z"/>
                <w:rFonts w:ascii="Times New Roman" w:eastAsia="Times New Roman" w:hAnsi="Times New Roman" w:cs="Times New Roman"/>
                <w:color w:val="000000"/>
                <w:sz w:val="24"/>
                <w:szCs w:val="24"/>
              </w:rPr>
            </w:pPr>
            <w:del w:id="539" w:author="Thomas, Gregg" w:date="2024-10-01T11:00:00Z" w16du:dateUtc="2024-10-01T15:00:00Z">
              <w:r w:rsidRPr="00231BBB">
                <w:rPr>
                  <w:rFonts w:ascii="Times New Roman" w:eastAsia="Times New Roman" w:hAnsi="Times New Roman" w:cs="Times New Roman"/>
                  <w:color w:val="000000"/>
                  <w:sz w:val="24"/>
                  <w:szCs w:val="24"/>
                </w:rPr>
                <w:delText>GenBank: GCA_900095145.2</w:delText>
              </w:r>
            </w:del>
          </w:p>
        </w:tc>
        <w:tc>
          <w:tcPr>
            <w:tcW w:w="1800" w:type="dxa"/>
            <w:tcBorders>
              <w:top w:val="nil"/>
              <w:left w:val="nil"/>
              <w:bottom w:val="nil"/>
            </w:tcBorders>
            <w:shd w:val="clear" w:color="auto" w:fill="auto"/>
            <w:noWrap/>
            <w:vAlign w:val="bottom"/>
            <w:hideMark/>
          </w:tcPr>
          <w:p w14:paraId="4CF18727" w14:textId="77777777" w:rsidR="008C347C" w:rsidRPr="00231BBB" w:rsidRDefault="008C347C" w:rsidP="00F413E3">
            <w:pPr>
              <w:spacing w:after="0" w:line="240" w:lineRule="auto"/>
              <w:jc w:val="both"/>
              <w:rPr>
                <w:del w:id="540" w:author="Thomas, Gregg" w:date="2024-10-01T11:00:00Z" w16du:dateUtc="2024-10-01T15:00:00Z"/>
                <w:rFonts w:ascii="Times New Roman" w:eastAsia="Times New Roman" w:hAnsi="Times New Roman" w:cs="Times New Roman"/>
                <w:color w:val="000000"/>
                <w:sz w:val="24"/>
                <w:szCs w:val="24"/>
              </w:rPr>
            </w:pPr>
            <w:del w:id="54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8DABF67" w14:textId="77777777" w:rsidR="008C347C" w:rsidRPr="00231BBB" w:rsidRDefault="00A76FC9" w:rsidP="00F413E3">
            <w:pPr>
              <w:spacing w:after="0" w:line="240" w:lineRule="auto"/>
              <w:jc w:val="both"/>
              <w:rPr>
                <w:del w:id="542" w:author="Thomas, Gregg" w:date="2024-10-01T11:00:00Z" w16du:dateUtc="2024-10-01T15:00:00Z"/>
                <w:rFonts w:ascii="Times New Roman" w:eastAsia="Times New Roman" w:hAnsi="Times New Roman" w:cs="Times New Roman"/>
                <w:color w:val="000000"/>
                <w:sz w:val="24"/>
                <w:szCs w:val="24"/>
              </w:rPr>
            </w:pPr>
            <w:del w:id="543" w:author="Thomas, Gregg" w:date="2024-10-01T11:00:00Z" w16du:dateUtc="2024-10-01T15:00:00Z">
              <w:r>
                <w:rPr>
                  <w:rFonts w:ascii="Times New Roman" w:eastAsia="Times New Roman" w:hAnsi="Times New Roman" w:cs="Times New Roman"/>
                  <w:color w:val="000000"/>
                  <w:sz w:val="24"/>
                  <w:szCs w:val="24"/>
                </w:rPr>
                <w:delText>2556</w:delText>
              </w:r>
            </w:del>
          </w:p>
        </w:tc>
        <w:tc>
          <w:tcPr>
            <w:tcW w:w="1818" w:type="dxa"/>
            <w:tcBorders>
              <w:top w:val="nil"/>
              <w:left w:val="nil"/>
              <w:bottom w:val="nil"/>
            </w:tcBorders>
          </w:tcPr>
          <w:p w14:paraId="2AEDC343" w14:textId="77777777" w:rsidR="008C347C" w:rsidRPr="00231BBB" w:rsidRDefault="008C347C" w:rsidP="00F413E3">
            <w:pPr>
              <w:spacing w:after="0" w:line="240" w:lineRule="auto"/>
              <w:jc w:val="both"/>
              <w:rPr>
                <w:del w:id="544" w:author="Thomas, Gregg" w:date="2024-10-01T11:00:00Z" w16du:dateUtc="2024-10-01T15:00:00Z"/>
                <w:rFonts w:ascii="Times New Roman" w:eastAsia="Times New Roman" w:hAnsi="Times New Roman" w:cs="Times New Roman"/>
                <w:color w:val="000000"/>
                <w:sz w:val="24"/>
                <w:szCs w:val="24"/>
              </w:rPr>
            </w:pPr>
          </w:p>
        </w:tc>
      </w:tr>
      <w:tr w:rsidR="00113FE2" w:rsidRPr="00231BBB" w14:paraId="6E640C36" w14:textId="77777777" w:rsidTr="008C347C">
        <w:trPr>
          <w:trHeight w:val="288"/>
          <w:del w:id="545" w:author="Thomas, Gregg" w:date="2024-10-01T11:00:00Z"/>
        </w:trPr>
        <w:tc>
          <w:tcPr>
            <w:tcW w:w="1908" w:type="dxa"/>
            <w:tcBorders>
              <w:top w:val="nil"/>
              <w:bottom w:val="nil"/>
            </w:tcBorders>
            <w:shd w:val="clear" w:color="auto" w:fill="auto"/>
            <w:noWrap/>
            <w:vAlign w:val="bottom"/>
            <w:hideMark/>
          </w:tcPr>
          <w:p w14:paraId="104C8322" w14:textId="77777777" w:rsidR="008C347C" w:rsidRPr="00231BBB" w:rsidRDefault="008C347C" w:rsidP="00F413E3">
            <w:pPr>
              <w:spacing w:after="0" w:line="240" w:lineRule="auto"/>
              <w:jc w:val="both"/>
              <w:rPr>
                <w:del w:id="546" w:author="Thomas, Gregg" w:date="2024-10-01T11:00:00Z" w16du:dateUtc="2024-10-01T15:00:00Z"/>
                <w:rFonts w:ascii="Times New Roman" w:eastAsia="Times New Roman" w:hAnsi="Times New Roman" w:cs="Times New Roman"/>
                <w:i/>
                <w:iCs/>
                <w:color w:val="000000"/>
                <w:sz w:val="24"/>
                <w:szCs w:val="24"/>
              </w:rPr>
            </w:pPr>
            <w:del w:id="547" w:author="Thomas, Gregg" w:date="2024-10-01T11:00:00Z" w16du:dateUtc="2024-10-01T15:00:00Z">
              <w:r w:rsidRPr="00231BBB">
                <w:rPr>
                  <w:rFonts w:ascii="Times New Roman" w:eastAsia="Times New Roman" w:hAnsi="Times New Roman" w:cs="Times New Roman"/>
                  <w:i/>
                  <w:iCs/>
                  <w:color w:val="000000"/>
                  <w:sz w:val="24"/>
                  <w:szCs w:val="24"/>
                </w:rPr>
                <w:delText>Mus spretus</w:delText>
              </w:r>
            </w:del>
          </w:p>
        </w:tc>
        <w:tc>
          <w:tcPr>
            <w:tcW w:w="3240" w:type="dxa"/>
            <w:tcBorders>
              <w:top w:val="nil"/>
              <w:bottom w:val="nil"/>
            </w:tcBorders>
            <w:shd w:val="clear" w:color="auto" w:fill="auto"/>
            <w:noWrap/>
            <w:vAlign w:val="bottom"/>
            <w:hideMark/>
          </w:tcPr>
          <w:p w14:paraId="624F5723" w14:textId="77777777" w:rsidR="008C347C" w:rsidRPr="00231BBB" w:rsidRDefault="008C347C" w:rsidP="00F413E3">
            <w:pPr>
              <w:spacing w:after="0" w:line="240" w:lineRule="auto"/>
              <w:jc w:val="both"/>
              <w:rPr>
                <w:del w:id="548" w:author="Thomas, Gregg" w:date="2024-10-01T11:00:00Z" w16du:dateUtc="2024-10-01T15:00:00Z"/>
                <w:rFonts w:ascii="Times New Roman" w:eastAsia="Times New Roman" w:hAnsi="Times New Roman" w:cs="Times New Roman"/>
                <w:color w:val="000000"/>
                <w:sz w:val="24"/>
                <w:szCs w:val="24"/>
              </w:rPr>
            </w:pPr>
            <w:del w:id="549" w:author="Thomas, Gregg" w:date="2024-10-01T11:00:00Z" w16du:dateUtc="2024-10-01T15:00:00Z">
              <w:r w:rsidRPr="00231BBB">
                <w:rPr>
                  <w:rFonts w:ascii="Times New Roman" w:eastAsia="Times New Roman" w:hAnsi="Times New Roman" w:cs="Times New Roman"/>
                  <w:color w:val="000000"/>
                  <w:sz w:val="24"/>
                  <w:szCs w:val="24"/>
                </w:rPr>
                <w:delText>GenBank: GCA_001624865.1</w:delText>
              </w:r>
            </w:del>
          </w:p>
        </w:tc>
        <w:tc>
          <w:tcPr>
            <w:tcW w:w="1800" w:type="dxa"/>
            <w:tcBorders>
              <w:top w:val="nil"/>
              <w:left w:val="nil"/>
              <w:bottom w:val="nil"/>
            </w:tcBorders>
            <w:shd w:val="clear" w:color="auto" w:fill="auto"/>
            <w:noWrap/>
            <w:vAlign w:val="bottom"/>
            <w:hideMark/>
          </w:tcPr>
          <w:p w14:paraId="18CEC4DD" w14:textId="77777777" w:rsidR="008C347C" w:rsidRPr="00231BBB" w:rsidRDefault="008C347C" w:rsidP="00F413E3">
            <w:pPr>
              <w:spacing w:after="0" w:line="240" w:lineRule="auto"/>
              <w:jc w:val="both"/>
              <w:rPr>
                <w:del w:id="550" w:author="Thomas, Gregg" w:date="2024-10-01T11:00:00Z" w16du:dateUtc="2024-10-01T15:00:00Z"/>
                <w:rFonts w:ascii="Times New Roman" w:eastAsia="Times New Roman" w:hAnsi="Times New Roman" w:cs="Times New Roman"/>
                <w:color w:val="000000"/>
                <w:sz w:val="24"/>
                <w:szCs w:val="24"/>
              </w:rPr>
            </w:pPr>
            <w:del w:id="55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F632262" w14:textId="77777777" w:rsidR="008C347C" w:rsidRPr="00231BBB" w:rsidRDefault="00A76FC9" w:rsidP="00F413E3">
            <w:pPr>
              <w:spacing w:after="0" w:line="240" w:lineRule="auto"/>
              <w:jc w:val="both"/>
              <w:rPr>
                <w:del w:id="552" w:author="Thomas, Gregg" w:date="2024-10-01T11:00:00Z" w16du:dateUtc="2024-10-01T15:00:00Z"/>
                <w:rFonts w:ascii="Times New Roman" w:eastAsia="Times New Roman" w:hAnsi="Times New Roman" w:cs="Times New Roman"/>
                <w:color w:val="000000"/>
                <w:sz w:val="24"/>
                <w:szCs w:val="24"/>
              </w:rPr>
            </w:pPr>
            <w:del w:id="553" w:author="Thomas, Gregg" w:date="2024-10-01T11:00:00Z" w16du:dateUtc="2024-10-01T15:00:00Z">
              <w:r>
                <w:rPr>
                  <w:rFonts w:ascii="Times New Roman" w:eastAsia="Times New Roman" w:hAnsi="Times New Roman" w:cs="Times New Roman"/>
                  <w:color w:val="000000"/>
                  <w:sz w:val="24"/>
                  <w:szCs w:val="24"/>
                </w:rPr>
                <w:delText>2578</w:delText>
              </w:r>
            </w:del>
          </w:p>
        </w:tc>
        <w:tc>
          <w:tcPr>
            <w:tcW w:w="1818" w:type="dxa"/>
            <w:tcBorders>
              <w:top w:val="nil"/>
              <w:left w:val="nil"/>
              <w:bottom w:val="nil"/>
            </w:tcBorders>
          </w:tcPr>
          <w:p w14:paraId="292AEA1C" w14:textId="77777777" w:rsidR="008C347C" w:rsidRPr="00231BBB" w:rsidRDefault="008C347C" w:rsidP="00F413E3">
            <w:pPr>
              <w:spacing w:after="0" w:line="240" w:lineRule="auto"/>
              <w:jc w:val="both"/>
              <w:rPr>
                <w:del w:id="554" w:author="Thomas, Gregg" w:date="2024-10-01T11:00:00Z" w16du:dateUtc="2024-10-01T15:00:00Z"/>
                <w:rFonts w:ascii="Times New Roman" w:eastAsia="Times New Roman" w:hAnsi="Times New Roman" w:cs="Times New Roman"/>
                <w:color w:val="000000"/>
                <w:sz w:val="24"/>
                <w:szCs w:val="24"/>
              </w:rPr>
            </w:pPr>
          </w:p>
        </w:tc>
      </w:tr>
      <w:tr w:rsidR="00113FE2" w:rsidRPr="00231BBB" w14:paraId="6DD98191" w14:textId="77777777" w:rsidTr="008C347C">
        <w:trPr>
          <w:trHeight w:val="288"/>
          <w:del w:id="555" w:author="Thomas, Gregg" w:date="2024-10-01T11:00:00Z"/>
        </w:trPr>
        <w:tc>
          <w:tcPr>
            <w:tcW w:w="1908" w:type="dxa"/>
            <w:tcBorders>
              <w:top w:val="nil"/>
              <w:bottom w:val="nil"/>
            </w:tcBorders>
            <w:shd w:val="clear" w:color="auto" w:fill="auto"/>
            <w:noWrap/>
            <w:vAlign w:val="bottom"/>
            <w:hideMark/>
          </w:tcPr>
          <w:p w14:paraId="0F355DDE" w14:textId="77777777" w:rsidR="008C347C" w:rsidRPr="00231BBB" w:rsidRDefault="008C347C" w:rsidP="00F413E3">
            <w:pPr>
              <w:spacing w:after="0" w:line="240" w:lineRule="auto"/>
              <w:jc w:val="both"/>
              <w:rPr>
                <w:del w:id="556" w:author="Thomas, Gregg" w:date="2024-10-01T11:00:00Z" w16du:dateUtc="2024-10-01T15:00:00Z"/>
                <w:rFonts w:ascii="Times New Roman" w:eastAsia="Times New Roman" w:hAnsi="Times New Roman" w:cs="Times New Roman"/>
                <w:i/>
                <w:iCs/>
                <w:color w:val="000000"/>
                <w:sz w:val="24"/>
                <w:szCs w:val="24"/>
              </w:rPr>
            </w:pPr>
            <w:del w:id="557" w:author="Thomas, Gregg" w:date="2024-10-01T11:00:00Z" w16du:dateUtc="2024-10-01T15:00:00Z">
              <w:r w:rsidRPr="00231BBB">
                <w:rPr>
                  <w:rFonts w:ascii="Times New Roman" w:eastAsia="Times New Roman" w:hAnsi="Times New Roman" w:cs="Times New Roman"/>
                  <w:i/>
                  <w:iCs/>
                  <w:color w:val="000000"/>
                  <w:sz w:val="24"/>
                  <w:szCs w:val="24"/>
                </w:rPr>
                <w:delText>Otomys typus</w:delText>
              </w:r>
            </w:del>
          </w:p>
        </w:tc>
        <w:tc>
          <w:tcPr>
            <w:tcW w:w="3240" w:type="dxa"/>
            <w:tcBorders>
              <w:top w:val="nil"/>
              <w:bottom w:val="nil"/>
            </w:tcBorders>
            <w:shd w:val="clear" w:color="auto" w:fill="auto"/>
            <w:noWrap/>
            <w:vAlign w:val="bottom"/>
            <w:hideMark/>
          </w:tcPr>
          <w:p w14:paraId="0D5ED702" w14:textId="77777777" w:rsidR="008C347C" w:rsidRPr="00231BBB" w:rsidRDefault="008C347C" w:rsidP="00F413E3">
            <w:pPr>
              <w:spacing w:after="0" w:line="240" w:lineRule="auto"/>
              <w:jc w:val="both"/>
              <w:rPr>
                <w:del w:id="558" w:author="Thomas, Gregg" w:date="2024-10-01T11:00:00Z" w16du:dateUtc="2024-10-01T15:00:00Z"/>
                <w:rFonts w:ascii="Times New Roman" w:eastAsia="Times New Roman" w:hAnsi="Times New Roman" w:cs="Times New Roman"/>
                <w:color w:val="000000"/>
                <w:sz w:val="24"/>
                <w:szCs w:val="24"/>
              </w:rPr>
            </w:pPr>
            <w:del w:id="559" w:author="Thomas, Gregg" w:date="2024-10-01T11:00:00Z" w16du:dateUtc="2024-10-01T15:00:00Z">
              <w:r w:rsidRPr="00231BBB">
                <w:rPr>
                  <w:rFonts w:ascii="Times New Roman" w:eastAsia="Times New Roman" w:hAnsi="Times New Roman" w:cs="Times New Roman"/>
                  <w:color w:val="000000"/>
                  <w:sz w:val="24"/>
                  <w:szCs w:val="24"/>
                </w:rPr>
                <w:delText xml:space="preserve">This study: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sidRPr="00231BBB">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0A6B148A" w14:textId="77777777" w:rsidR="008C347C" w:rsidRPr="00231BBB" w:rsidRDefault="008C347C" w:rsidP="00F413E3">
            <w:pPr>
              <w:spacing w:after="0" w:line="240" w:lineRule="auto"/>
              <w:jc w:val="both"/>
              <w:rPr>
                <w:del w:id="560" w:author="Thomas, Gregg" w:date="2024-10-01T11:00:00Z" w16du:dateUtc="2024-10-01T15:00:00Z"/>
                <w:rFonts w:ascii="Times New Roman" w:eastAsia="Times New Roman" w:hAnsi="Times New Roman" w:cs="Times New Roman"/>
                <w:color w:val="000000"/>
                <w:sz w:val="24"/>
                <w:szCs w:val="24"/>
              </w:rPr>
            </w:pPr>
            <w:del w:id="561"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48FF9712" w14:textId="77777777" w:rsidR="008C347C" w:rsidRPr="00231BBB" w:rsidRDefault="00A76FC9" w:rsidP="00F413E3">
            <w:pPr>
              <w:spacing w:after="0" w:line="240" w:lineRule="auto"/>
              <w:jc w:val="both"/>
              <w:rPr>
                <w:del w:id="562" w:author="Thomas, Gregg" w:date="2024-10-01T11:00:00Z" w16du:dateUtc="2024-10-01T15:00:00Z"/>
                <w:rFonts w:ascii="Times New Roman" w:eastAsia="Times New Roman" w:hAnsi="Times New Roman" w:cs="Times New Roman"/>
                <w:color w:val="000000"/>
                <w:sz w:val="24"/>
                <w:szCs w:val="24"/>
              </w:rPr>
            </w:pPr>
            <w:del w:id="563"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0537C70" w14:textId="77777777" w:rsidR="008C347C" w:rsidRPr="00231BBB" w:rsidRDefault="008C347C" w:rsidP="00F413E3">
            <w:pPr>
              <w:spacing w:after="0" w:line="240" w:lineRule="auto"/>
              <w:jc w:val="both"/>
              <w:rPr>
                <w:del w:id="564" w:author="Thomas, Gregg" w:date="2024-10-01T11:00:00Z" w16du:dateUtc="2024-10-01T15:00:00Z"/>
                <w:rFonts w:ascii="Times New Roman" w:eastAsia="Times New Roman" w:hAnsi="Times New Roman" w:cs="Times New Roman"/>
                <w:color w:val="000000"/>
                <w:sz w:val="24"/>
                <w:szCs w:val="24"/>
              </w:rPr>
            </w:pPr>
          </w:p>
        </w:tc>
      </w:tr>
      <w:tr w:rsidR="00113FE2" w:rsidRPr="00231BBB" w14:paraId="18A7F571" w14:textId="77777777" w:rsidTr="008C347C">
        <w:trPr>
          <w:trHeight w:val="288"/>
          <w:del w:id="565" w:author="Thomas, Gregg" w:date="2024-10-01T11:00:00Z"/>
        </w:trPr>
        <w:tc>
          <w:tcPr>
            <w:tcW w:w="1908" w:type="dxa"/>
            <w:tcBorders>
              <w:top w:val="nil"/>
              <w:bottom w:val="nil"/>
            </w:tcBorders>
            <w:shd w:val="clear" w:color="auto" w:fill="auto"/>
            <w:noWrap/>
            <w:vAlign w:val="bottom"/>
            <w:hideMark/>
          </w:tcPr>
          <w:p w14:paraId="4C4C904F" w14:textId="77777777" w:rsidR="008C347C" w:rsidRPr="00231BBB" w:rsidRDefault="008C347C" w:rsidP="00F413E3">
            <w:pPr>
              <w:spacing w:after="0" w:line="240" w:lineRule="auto"/>
              <w:jc w:val="both"/>
              <w:rPr>
                <w:del w:id="566" w:author="Thomas, Gregg" w:date="2024-10-01T11:00:00Z" w16du:dateUtc="2024-10-01T15:00:00Z"/>
                <w:rFonts w:ascii="Times New Roman" w:eastAsia="Times New Roman" w:hAnsi="Times New Roman" w:cs="Times New Roman"/>
                <w:i/>
                <w:iCs/>
                <w:color w:val="000000"/>
                <w:sz w:val="24"/>
                <w:szCs w:val="24"/>
              </w:rPr>
            </w:pPr>
            <w:del w:id="567" w:author="Thomas, Gregg" w:date="2024-10-01T11:00:00Z" w16du:dateUtc="2024-10-01T15:00:00Z">
              <w:r w:rsidRPr="00231BBB">
                <w:rPr>
                  <w:rFonts w:ascii="Times New Roman" w:eastAsia="Times New Roman" w:hAnsi="Times New Roman" w:cs="Times New Roman"/>
                  <w:i/>
                  <w:iCs/>
                  <w:color w:val="000000"/>
                  <w:sz w:val="24"/>
                  <w:szCs w:val="24"/>
                </w:rPr>
                <w:delText>Phodopus sungorus</w:delText>
              </w:r>
            </w:del>
          </w:p>
        </w:tc>
        <w:tc>
          <w:tcPr>
            <w:tcW w:w="3240" w:type="dxa"/>
            <w:tcBorders>
              <w:top w:val="nil"/>
              <w:bottom w:val="nil"/>
            </w:tcBorders>
            <w:shd w:val="clear" w:color="auto" w:fill="auto"/>
            <w:noWrap/>
            <w:vAlign w:val="bottom"/>
            <w:hideMark/>
          </w:tcPr>
          <w:p w14:paraId="304911A0" w14:textId="77777777" w:rsidR="008C347C" w:rsidRPr="00231BBB" w:rsidRDefault="008C347C" w:rsidP="00F413E3">
            <w:pPr>
              <w:spacing w:after="0" w:line="240" w:lineRule="auto"/>
              <w:jc w:val="both"/>
              <w:rPr>
                <w:del w:id="568" w:author="Thomas, Gregg" w:date="2024-10-01T11:00:00Z" w16du:dateUtc="2024-10-01T15:00:00Z"/>
                <w:rFonts w:ascii="Times New Roman" w:eastAsia="Times New Roman" w:hAnsi="Times New Roman" w:cs="Times New Roman"/>
                <w:color w:val="000000"/>
                <w:sz w:val="24"/>
                <w:szCs w:val="24"/>
                <w:lang w:val="it-IT"/>
              </w:rPr>
            </w:pPr>
            <w:del w:id="569" w:author="Thomas, Gregg" w:date="2024-10-01T11:00:00Z" w16du:dateUtc="2024-10-01T15:00:00Z">
              <w:r w:rsidRPr="00231BBB">
                <w:rPr>
                  <w:rFonts w:ascii="Times New Roman" w:eastAsia="Times New Roman" w:hAnsi="Times New Roman" w:cs="Times New Roman"/>
                  <w:color w:val="000000"/>
                  <w:sz w:val="24"/>
                  <w:szCs w:val="24"/>
                  <w:lang w:val="it-IT"/>
                </w:rPr>
                <w:delText xml:space="preserve">Moore et al., 2022: </w:delText>
              </w:r>
              <w:r w:rsidR="00966089" w:rsidRPr="00966089">
                <w:rPr>
                  <w:rFonts w:ascii="Times New Roman" w:eastAsia="Times New Roman" w:hAnsi="Times New Roman" w:cs="Times New Roman"/>
                  <w:i/>
                  <w:iCs/>
                  <w:color w:val="000000"/>
                  <w:sz w:val="24"/>
                  <w:szCs w:val="24"/>
                  <w:lang w:val="it-IT"/>
                </w:rPr>
                <w:delText>d</w:delText>
              </w:r>
              <w:r w:rsidRPr="00966089">
                <w:rPr>
                  <w:rFonts w:ascii="Times New Roman" w:eastAsia="Times New Roman" w:hAnsi="Times New Roman" w:cs="Times New Roman"/>
                  <w:i/>
                  <w:iCs/>
                  <w:color w:val="000000"/>
                  <w:sz w:val="24"/>
                  <w:szCs w:val="24"/>
                  <w:lang w:val="it-IT"/>
                </w:rPr>
                <w:delText>e novo</w:delText>
              </w:r>
              <w:r w:rsidRPr="00231BBB">
                <w:rPr>
                  <w:rFonts w:ascii="Times New Roman" w:eastAsia="Times New Roman" w:hAnsi="Times New Roman" w:cs="Times New Roman"/>
                  <w:color w:val="000000"/>
                  <w:sz w:val="24"/>
                  <w:szCs w:val="24"/>
                  <w:lang w:val="it-IT"/>
                </w:rPr>
                <w:delText xml:space="preserve"> assembled</w:delText>
              </w:r>
            </w:del>
          </w:p>
        </w:tc>
        <w:tc>
          <w:tcPr>
            <w:tcW w:w="1800" w:type="dxa"/>
            <w:tcBorders>
              <w:top w:val="nil"/>
              <w:left w:val="nil"/>
              <w:bottom w:val="nil"/>
            </w:tcBorders>
            <w:shd w:val="clear" w:color="auto" w:fill="auto"/>
            <w:noWrap/>
            <w:vAlign w:val="bottom"/>
            <w:hideMark/>
          </w:tcPr>
          <w:p w14:paraId="7E35E251" w14:textId="77777777" w:rsidR="008C347C" w:rsidRPr="00231BBB" w:rsidRDefault="008C347C" w:rsidP="00F413E3">
            <w:pPr>
              <w:spacing w:after="0" w:line="240" w:lineRule="auto"/>
              <w:jc w:val="both"/>
              <w:rPr>
                <w:del w:id="570" w:author="Thomas, Gregg" w:date="2024-10-01T11:00:00Z" w16du:dateUtc="2024-10-01T15:00:00Z"/>
                <w:rFonts w:ascii="Times New Roman" w:eastAsia="Times New Roman" w:hAnsi="Times New Roman" w:cs="Times New Roman"/>
                <w:color w:val="000000"/>
                <w:sz w:val="24"/>
                <w:szCs w:val="24"/>
              </w:rPr>
            </w:pPr>
            <w:del w:id="57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4382A4B" w14:textId="77777777" w:rsidR="008C347C" w:rsidRPr="00231BBB" w:rsidRDefault="00A76FC9" w:rsidP="00F413E3">
            <w:pPr>
              <w:spacing w:after="0" w:line="240" w:lineRule="auto"/>
              <w:jc w:val="both"/>
              <w:rPr>
                <w:del w:id="572" w:author="Thomas, Gregg" w:date="2024-10-01T11:00:00Z" w16du:dateUtc="2024-10-01T15:00:00Z"/>
                <w:rFonts w:ascii="Times New Roman" w:eastAsia="Times New Roman" w:hAnsi="Times New Roman" w:cs="Times New Roman"/>
                <w:color w:val="000000"/>
                <w:sz w:val="24"/>
                <w:szCs w:val="24"/>
              </w:rPr>
            </w:pPr>
            <w:del w:id="573" w:author="Thomas, Gregg" w:date="2024-10-01T11:00:00Z" w16du:dateUtc="2024-10-01T15:00:00Z">
              <w:r>
                <w:rPr>
                  <w:rFonts w:ascii="Times New Roman" w:eastAsia="Times New Roman" w:hAnsi="Times New Roman" w:cs="Times New Roman"/>
                  <w:color w:val="000000"/>
                  <w:sz w:val="24"/>
                  <w:szCs w:val="24"/>
                </w:rPr>
                <w:delText>2633</w:delText>
              </w:r>
            </w:del>
          </w:p>
        </w:tc>
        <w:tc>
          <w:tcPr>
            <w:tcW w:w="1818" w:type="dxa"/>
            <w:tcBorders>
              <w:top w:val="nil"/>
              <w:left w:val="nil"/>
              <w:bottom w:val="nil"/>
            </w:tcBorders>
          </w:tcPr>
          <w:p w14:paraId="29BB7C9A" w14:textId="77777777" w:rsidR="008C347C" w:rsidRPr="00231BBB" w:rsidRDefault="008C347C" w:rsidP="00F413E3">
            <w:pPr>
              <w:spacing w:after="0" w:line="240" w:lineRule="auto"/>
              <w:jc w:val="both"/>
              <w:rPr>
                <w:del w:id="574" w:author="Thomas, Gregg" w:date="2024-10-01T11:00:00Z" w16du:dateUtc="2024-10-01T15:00:00Z"/>
                <w:rFonts w:ascii="Times New Roman" w:eastAsia="Times New Roman" w:hAnsi="Times New Roman" w:cs="Times New Roman"/>
                <w:color w:val="000000"/>
                <w:sz w:val="24"/>
                <w:szCs w:val="24"/>
              </w:rPr>
            </w:pPr>
          </w:p>
        </w:tc>
      </w:tr>
      <w:tr w:rsidR="00113FE2" w:rsidRPr="00231BBB" w14:paraId="24A5FC6B" w14:textId="77777777" w:rsidTr="008C347C">
        <w:trPr>
          <w:trHeight w:val="288"/>
          <w:del w:id="575" w:author="Thomas, Gregg" w:date="2024-10-01T11:00:00Z"/>
        </w:trPr>
        <w:tc>
          <w:tcPr>
            <w:tcW w:w="1908" w:type="dxa"/>
            <w:tcBorders>
              <w:top w:val="nil"/>
              <w:bottom w:val="nil"/>
            </w:tcBorders>
            <w:shd w:val="clear" w:color="auto" w:fill="auto"/>
            <w:noWrap/>
            <w:vAlign w:val="bottom"/>
            <w:hideMark/>
          </w:tcPr>
          <w:p w14:paraId="7E7FAD30" w14:textId="77777777" w:rsidR="008C347C" w:rsidRPr="00231BBB" w:rsidRDefault="008C347C" w:rsidP="00F413E3">
            <w:pPr>
              <w:spacing w:after="0" w:line="240" w:lineRule="auto"/>
              <w:jc w:val="both"/>
              <w:rPr>
                <w:del w:id="576" w:author="Thomas, Gregg" w:date="2024-10-01T11:00:00Z" w16du:dateUtc="2024-10-01T15:00:00Z"/>
                <w:rFonts w:ascii="Times New Roman" w:eastAsia="Times New Roman" w:hAnsi="Times New Roman" w:cs="Times New Roman"/>
                <w:i/>
                <w:iCs/>
                <w:color w:val="000000"/>
                <w:sz w:val="24"/>
                <w:szCs w:val="24"/>
              </w:rPr>
            </w:pPr>
            <w:del w:id="577" w:author="Thomas, Gregg" w:date="2024-10-01T11:00:00Z" w16du:dateUtc="2024-10-01T15:00:00Z">
              <w:r w:rsidRPr="00231BBB">
                <w:rPr>
                  <w:rFonts w:ascii="Times New Roman" w:eastAsia="Times New Roman" w:hAnsi="Times New Roman" w:cs="Times New Roman"/>
                  <w:i/>
                  <w:iCs/>
                  <w:color w:val="000000"/>
                  <w:sz w:val="24"/>
                  <w:szCs w:val="24"/>
                </w:rPr>
                <w:delText>Praomys delectorum</w:delText>
              </w:r>
            </w:del>
          </w:p>
        </w:tc>
        <w:tc>
          <w:tcPr>
            <w:tcW w:w="3240" w:type="dxa"/>
            <w:tcBorders>
              <w:top w:val="nil"/>
              <w:bottom w:val="nil"/>
            </w:tcBorders>
            <w:shd w:val="clear" w:color="auto" w:fill="auto"/>
            <w:noWrap/>
            <w:vAlign w:val="bottom"/>
            <w:hideMark/>
          </w:tcPr>
          <w:p w14:paraId="03241309" w14:textId="77777777" w:rsidR="008C347C" w:rsidRPr="00231BBB" w:rsidRDefault="00A76FC9" w:rsidP="00F413E3">
            <w:pPr>
              <w:spacing w:after="0" w:line="240" w:lineRule="auto"/>
              <w:jc w:val="both"/>
              <w:rPr>
                <w:del w:id="578" w:author="Thomas, Gregg" w:date="2024-10-01T11:00:00Z" w16du:dateUtc="2024-10-01T15:00:00Z"/>
                <w:rFonts w:ascii="Times New Roman" w:eastAsia="Times New Roman" w:hAnsi="Times New Roman" w:cs="Times New Roman"/>
                <w:color w:val="000000"/>
                <w:sz w:val="24"/>
                <w:szCs w:val="24"/>
              </w:rPr>
            </w:pPr>
            <w:del w:id="579"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19FAF8D8" w14:textId="77777777" w:rsidR="008C347C" w:rsidRPr="00231BBB" w:rsidRDefault="008C347C" w:rsidP="00F413E3">
            <w:pPr>
              <w:spacing w:after="0" w:line="240" w:lineRule="auto"/>
              <w:jc w:val="both"/>
              <w:rPr>
                <w:del w:id="580" w:author="Thomas, Gregg" w:date="2024-10-01T11:00:00Z" w16du:dateUtc="2024-10-01T15:00:00Z"/>
                <w:rFonts w:ascii="Times New Roman" w:eastAsia="Times New Roman" w:hAnsi="Times New Roman" w:cs="Times New Roman"/>
                <w:color w:val="000000"/>
                <w:sz w:val="24"/>
                <w:szCs w:val="24"/>
              </w:rPr>
            </w:pPr>
            <w:del w:id="58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C292F44" w14:textId="77777777" w:rsidR="008C347C" w:rsidRPr="00231BBB" w:rsidRDefault="00A76FC9" w:rsidP="00F413E3">
            <w:pPr>
              <w:spacing w:after="0" w:line="240" w:lineRule="auto"/>
              <w:jc w:val="both"/>
              <w:rPr>
                <w:del w:id="582" w:author="Thomas, Gregg" w:date="2024-10-01T11:00:00Z" w16du:dateUtc="2024-10-01T15:00:00Z"/>
                <w:rFonts w:ascii="Times New Roman" w:eastAsia="Times New Roman" w:hAnsi="Times New Roman" w:cs="Times New Roman"/>
                <w:color w:val="000000"/>
                <w:sz w:val="24"/>
                <w:szCs w:val="24"/>
              </w:rPr>
            </w:pPr>
            <w:del w:id="583" w:author="Thomas, Gregg" w:date="2024-10-01T11:00:00Z" w16du:dateUtc="2024-10-01T15:00:00Z">
              <w:r>
                <w:rPr>
                  <w:rFonts w:ascii="Times New Roman" w:eastAsia="Times New Roman" w:hAnsi="Times New Roman" w:cs="Times New Roman"/>
                  <w:color w:val="000000"/>
                  <w:sz w:val="24"/>
                  <w:szCs w:val="24"/>
                </w:rPr>
                <w:delText>2549</w:delText>
              </w:r>
            </w:del>
          </w:p>
        </w:tc>
        <w:tc>
          <w:tcPr>
            <w:tcW w:w="1818" w:type="dxa"/>
            <w:tcBorders>
              <w:top w:val="nil"/>
              <w:left w:val="nil"/>
              <w:bottom w:val="nil"/>
            </w:tcBorders>
          </w:tcPr>
          <w:p w14:paraId="63072868" w14:textId="77777777" w:rsidR="008C347C" w:rsidRPr="00231BBB" w:rsidRDefault="008C347C" w:rsidP="00F413E3">
            <w:pPr>
              <w:spacing w:after="0" w:line="240" w:lineRule="auto"/>
              <w:jc w:val="both"/>
              <w:rPr>
                <w:del w:id="584" w:author="Thomas, Gregg" w:date="2024-10-01T11:00:00Z" w16du:dateUtc="2024-10-01T15:00:00Z"/>
                <w:rFonts w:ascii="Times New Roman" w:eastAsia="Times New Roman" w:hAnsi="Times New Roman" w:cs="Times New Roman"/>
                <w:color w:val="000000"/>
                <w:sz w:val="24"/>
                <w:szCs w:val="24"/>
              </w:rPr>
            </w:pPr>
            <w:del w:id="585"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380470A9" w14:textId="77777777" w:rsidTr="008C347C">
        <w:trPr>
          <w:trHeight w:val="288"/>
          <w:del w:id="586" w:author="Thomas, Gregg" w:date="2024-10-01T11:00:00Z"/>
        </w:trPr>
        <w:tc>
          <w:tcPr>
            <w:tcW w:w="1908" w:type="dxa"/>
            <w:tcBorders>
              <w:top w:val="nil"/>
              <w:bottom w:val="nil"/>
            </w:tcBorders>
            <w:shd w:val="clear" w:color="auto" w:fill="auto"/>
            <w:noWrap/>
            <w:vAlign w:val="bottom"/>
            <w:hideMark/>
          </w:tcPr>
          <w:p w14:paraId="0ED15829" w14:textId="77777777" w:rsidR="008C347C" w:rsidRPr="00231BBB" w:rsidRDefault="008C347C" w:rsidP="00F413E3">
            <w:pPr>
              <w:spacing w:after="0" w:line="240" w:lineRule="auto"/>
              <w:jc w:val="both"/>
              <w:rPr>
                <w:del w:id="587" w:author="Thomas, Gregg" w:date="2024-10-01T11:00:00Z" w16du:dateUtc="2024-10-01T15:00:00Z"/>
                <w:rFonts w:ascii="Times New Roman" w:eastAsia="Times New Roman" w:hAnsi="Times New Roman" w:cs="Times New Roman"/>
                <w:i/>
                <w:iCs/>
                <w:color w:val="000000"/>
                <w:sz w:val="24"/>
                <w:szCs w:val="24"/>
              </w:rPr>
            </w:pPr>
            <w:del w:id="588" w:author="Thomas, Gregg" w:date="2024-10-01T11:00:00Z" w16du:dateUtc="2024-10-01T15:00:00Z">
              <w:r w:rsidRPr="00231BBB">
                <w:rPr>
                  <w:rFonts w:ascii="Times New Roman" w:eastAsia="Times New Roman" w:hAnsi="Times New Roman" w:cs="Times New Roman"/>
                  <w:i/>
                  <w:iCs/>
                  <w:color w:val="000000"/>
                  <w:sz w:val="24"/>
                  <w:szCs w:val="24"/>
                </w:rPr>
                <w:delText>Rattus norvegicus</w:delText>
              </w:r>
            </w:del>
          </w:p>
        </w:tc>
        <w:tc>
          <w:tcPr>
            <w:tcW w:w="3240" w:type="dxa"/>
            <w:tcBorders>
              <w:top w:val="nil"/>
              <w:bottom w:val="nil"/>
            </w:tcBorders>
            <w:shd w:val="clear" w:color="auto" w:fill="auto"/>
            <w:noWrap/>
            <w:vAlign w:val="bottom"/>
            <w:hideMark/>
          </w:tcPr>
          <w:p w14:paraId="102FD4B8" w14:textId="77777777" w:rsidR="008C347C" w:rsidRPr="00231BBB" w:rsidRDefault="008C347C" w:rsidP="00F413E3">
            <w:pPr>
              <w:spacing w:after="0" w:line="240" w:lineRule="auto"/>
              <w:jc w:val="both"/>
              <w:rPr>
                <w:del w:id="589" w:author="Thomas, Gregg" w:date="2024-10-01T11:00:00Z" w16du:dateUtc="2024-10-01T15:00:00Z"/>
                <w:rFonts w:ascii="Times New Roman" w:eastAsia="Times New Roman" w:hAnsi="Times New Roman" w:cs="Times New Roman"/>
                <w:color w:val="000000"/>
                <w:sz w:val="24"/>
                <w:szCs w:val="24"/>
              </w:rPr>
            </w:pPr>
            <w:del w:id="590" w:author="Thomas, Gregg" w:date="2024-10-01T11:00:00Z" w16du:dateUtc="2024-10-01T15:00:00Z">
              <w:r w:rsidRPr="00231BBB">
                <w:rPr>
                  <w:rFonts w:ascii="Times New Roman" w:eastAsia="Times New Roman" w:hAnsi="Times New Roman" w:cs="Times New Roman"/>
                  <w:color w:val="000000"/>
                  <w:sz w:val="24"/>
                  <w:szCs w:val="24"/>
                </w:rPr>
                <w:delText>GenBank: GCA_015227675.2</w:delText>
              </w:r>
            </w:del>
          </w:p>
        </w:tc>
        <w:tc>
          <w:tcPr>
            <w:tcW w:w="1800" w:type="dxa"/>
            <w:tcBorders>
              <w:top w:val="nil"/>
              <w:left w:val="nil"/>
              <w:bottom w:val="nil"/>
            </w:tcBorders>
            <w:shd w:val="clear" w:color="auto" w:fill="auto"/>
            <w:noWrap/>
            <w:vAlign w:val="bottom"/>
            <w:hideMark/>
          </w:tcPr>
          <w:p w14:paraId="160056AF" w14:textId="77777777" w:rsidR="008C347C" w:rsidRPr="00231BBB" w:rsidRDefault="008C347C" w:rsidP="00F413E3">
            <w:pPr>
              <w:spacing w:after="0" w:line="240" w:lineRule="auto"/>
              <w:jc w:val="both"/>
              <w:rPr>
                <w:del w:id="591" w:author="Thomas, Gregg" w:date="2024-10-01T11:00:00Z" w16du:dateUtc="2024-10-01T15:00:00Z"/>
                <w:rFonts w:ascii="Times New Roman" w:eastAsia="Times New Roman" w:hAnsi="Times New Roman" w:cs="Times New Roman"/>
                <w:color w:val="000000"/>
                <w:sz w:val="24"/>
                <w:szCs w:val="24"/>
              </w:rPr>
            </w:pPr>
            <w:del w:id="59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60A4820" w14:textId="77777777" w:rsidR="008C347C" w:rsidRPr="00231BBB" w:rsidRDefault="00A76FC9" w:rsidP="00F413E3">
            <w:pPr>
              <w:spacing w:after="0" w:line="240" w:lineRule="auto"/>
              <w:jc w:val="both"/>
              <w:rPr>
                <w:del w:id="593" w:author="Thomas, Gregg" w:date="2024-10-01T11:00:00Z" w16du:dateUtc="2024-10-01T15:00:00Z"/>
                <w:rFonts w:ascii="Times New Roman" w:eastAsia="Times New Roman" w:hAnsi="Times New Roman" w:cs="Times New Roman"/>
                <w:color w:val="000000"/>
                <w:sz w:val="24"/>
                <w:szCs w:val="24"/>
              </w:rPr>
            </w:pPr>
            <w:del w:id="594" w:author="Thomas, Gregg" w:date="2024-10-01T11:00:00Z" w16du:dateUtc="2024-10-01T15:00:00Z">
              <w:r>
                <w:rPr>
                  <w:rFonts w:ascii="Times New Roman" w:eastAsia="Times New Roman" w:hAnsi="Times New Roman" w:cs="Times New Roman"/>
                  <w:color w:val="000000"/>
                  <w:sz w:val="24"/>
                  <w:szCs w:val="24"/>
                </w:rPr>
                <w:delText>2425</w:delText>
              </w:r>
            </w:del>
          </w:p>
        </w:tc>
        <w:tc>
          <w:tcPr>
            <w:tcW w:w="1818" w:type="dxa"/>
            <w:tcBorders>
              <w:top w:val="nil"/>
              <w:left w:val="nil"/>
              <w:bottom w:val="nil"/>
            </w:tcBorders>
          </w:tcPr>
          <w:p w14:paraId="737DB137" w14:textId="77777777" w:rsidR="008C347C" w:rsidRPr="00231BBB" w:rsidRDefault="008C347C" w:rsidP="00F413E3">
            <w:pPr>
              <w:spacing w:after="0" w:line="240" w:lineRule="auto"/>
              <w:jc w:val="both"/>
              <w:rPr>
                <w:del w:id="595" w:author="Thomas, Gregg" w:date="2024-10-01T11:00:00Z" w16du:dateUtc="2024-10-01T15:00:00Z"/>
                <w:rFonts w:ascii="Times New Roman" w:eastAsia="Times New Roman" w:hAnsi="Times New Roman" w:cs="Times New Roman"/>
                <w:color w:val="000000"/>
                <w:sz w:val="24"/>
                <w:szCs w:val="24"/>
              </w:rPr>
            </w:pPr>
          </w:p>
        </w:tc>
      </w:tr>
      <w:tr w:rsidR="00113FE2" w:rsidRPr="00231BBB" w14:paraId="1CC0C61B" w14:textId="77777777" w:rsidTr="008C347C">
        <w:trPr>
          <w:trHeight w:val="288"/>
          <w:del w:id="596" w:author="Thomas, Gregg" w:date="2024-10-01T11:00:00Z"/>
        </w:trPr>
        <w:tc>
          <w:tcPr>
            <w:tcW w:w="1908" w:type="dxa"/>
            <w:tcBorders>
              <w:top w:val="nil"/>
              <w:bottom w:val="nil"/>
            </w:tcBorders>
            <w:shd w:val="clear" w:color="auto" w:fill="auto"/>
            <w:noWrap/>
            <w:vAlign w:val="bottom"/>
            <w:hideMark/>
          </w:tcPr>
          <w:p w14:paraId="1D62C99B" w14:textId="77777777" w:rsidR="008C347C" w:rsidRPr="00231BBB" w:rsidRDefault="008C347C" w:rsidP="00F413E3">
            <w:pPr>
              <w:spacing w:after="0" w:line="240" w:lineRule="auto"/>
              <w:jc w:val="both"/>
              <w:rPr>
                <w:del w:id="597" w:author="Thomas, Gregg" w:date="2024-10-01T11:00:00Z" w16du:dateUtc="2024-10-01T15:00:00Z"/>
                <w:rFonts w:ascii="Times New Roman" w:eastAsia="Times New Roman" w:hAnsi="Times New Roman" w:cs="Times New Roman"/>
                <w:i/>
                <w:iCs/>
                <w:color w:val="000000"/>
                <w:sz w:val="24"/>
                <w:szCs w:val="24"/>
              </w:rPr>
            </w:pPr>
            <w:del w:id="598" w:author="Thomas, Gregg" w:date="2024-10-01T11:00:00Z" w16du:dateUtc="2024-10-01T15:00:00Z">
              <w:r w:rsidRPr="00231BBB">
                <w:rPr>
                  <w:rFonts w:ascii="Times New Roman" w:eastAsia="Times New Roman" w:hAnsi="Times New Roman" w:cs="Times New Roman"/>
                  <w:i/>
                  <w:iCs/>
                  <w:color w:val="000000"/>
                  <w:sz w:val="24"/>
                  <w:szCs w:val="24"/>
                </w:rPr>
                <w:delText>Rattus rattus</w:delText>
              </w:r>
            </w:del>
          </w:p>
        </w:tc>
        <w:tc>
          <w:tcPr>
            <w:tcW w:w="3240" w:type="dxa"/>
            <w:tcBorders>
              <w:top w:val="nil"/>
              <w:bottom w:val="nil"/>
            </w:tcBorders>
            <w:shd w:val="clear" w:color="auto" w:fill="auto"/>
            <w:noWrap/>
            <w:vAlign w:val="bottom"/>
            <w:hideMark/>
          </w:tcPr>
          <w:p w14:paraId="71DCFA59" w14:textId="77777777" w:rsidR="008C347C" w:rsidRPr="00231BBB" w:rsidRDefault="008C347C" w:rsidP="00F413E3">
            <w:pPr>
              <w:spacing w:after="0" w:line="240" w:lineRule="auto"/>
              <w:jc w:val="both"/>
              <w:rPr>
                <w:del w:id="599" w:author="Thomas, Gregg" w:date="2024-10-01T11:00:00Z" w16du:dateUtc="2024-10-01T15:00:00Z"/>
                <w:rFonts w:ascii="Times New Roman" w:eastAsia="Times New Roman" w:hAnsi="Times New Roman" w:cs="Times New Roman"/>
                <w:color w:val="000000"/>
                <w:sz w:val="24"/>
                <w:szCs w:val="24"/>
              </w:rPr>
            </w:pPr>
            <w:del w:id="600" w:author="Thomas, Gregg" w:date="2024-10-01T11:00:00Z" w16du:dateUtc="2024-10-01T15:00:00Z">
              <w:r w:rsidRPr="00231BBB">
                <w:rPr>
                  <w:rFonts w:ascii="Times New Roman" w:eastAsia="Times New Roman" w:hAnsi="Times New Roman" w:cs="Times New Roman"/>
                  <w:color w:val="000000"/>
                  <w:sz w:val="24"/>
                  <w:szCs w:val="24"/>
                </w:rPr>
                <w:delText>GenBank: GCA_011064425.1</w:delText>
              </w:r>
            </w:del>
          </w:p>
        </w:tc>
        <w:tc>
          <w:tcPr>
            <w:tcW w:w="1800" w:type="dxa"/>
            <w:tcBorders>
              <w:top w:val="nil"/>
              <w:left w:val="nil"/>
              <w:bottom w:val="nil"/>
            </w:tcBorders>
            <w:shd w:val="clear" w:color="auto" w:fill="auto"/>
            <w:noWrap/>
            <w:vAlign w:val="bottom"/>
            <w:hideMark/>
          </w:tcPr>
          <w:p w14:paraId="457D2DA1" w14:textId="77777777" w:rsidR="008C347C" w:rsidRPr="00231BBB" w:rsidRDefault="008C347C" w:rsidP="00F413E3">
            <w:pPr>
              <w:spacing w:after="0" w:line="240" w:lineRule="auto"/>
              <w:jc w:val="both"/>
              <w:rPr>
                <w:del w:id="601" w:author="Thomas, Gregg" w:date="2024-10-01T11:00:00Z" w16du:dateUtc="2024-10-01T15:00:00Z"/>
                <w:rFonts w:ascii="Times New Roman" w:eastAsia="Times New Roman" w:hAnsi="Times New Roman" w:cs="Times New Roman"/>
                <w:color w:val="000000"/>
                <w:sz w:val="24"/>
                <w:szCs w:val="24"/>
              </w:rPr>
            </w:pPr>
            <w:del w:id="60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E4C58B8" w14:textId="77777777" w:rsidR="008C347C" w:rsidRPr="00231BBB" w:rsidRDefault="00A76FC9" w:rsidP="00F413E3">
            <w:pPr>
              <w:spacing w:after="0" w:line="240" w:lineRule="auto"/>
              <w:jc w:val="both"/>
              <w:rPr>
                <w:del w:id="603" w:author="Thomas, Gregg" w:date="2024-10-01T11:00:00Z" w16du:dateUtc="2024-10-01T15:00:00Z"/>
                <w:rFonts w:ascii="Times New Roman" w:eastAsia="Times New Roman" w:hAnsi="Times New Roman" w:cs="Times New Roman"/>
                <w:color w:val="000000"/>
                <w:sz w:val="24"/>
                <w:szCs w:val="24"/>
              </w:rPr>
            </w:pPr>
            <w:del w:id="604" w:author="Thomas, Gregg" w:date="2024-10-01T11:00:00Z" w16du:dateUtc="2024-10-01T15:00:00Z">
              <w:r>
                <w:rPr>
                  <w:rFonts w:ascii="Times New Roman" w:eastAsia="Times New Roman" w:hAnsi="Times New Roman" w:cs="Times New Roman"/>
                  <w:color w:val="000000"/>
                  <w:sz w:val="24"/>
                  <w:szCs w:val="24"/>
                </w:rPr>
                <w:delText>2443</w:delText>
              </w:r>
            </w:del>
          </w:p>
        </w:tc>
        <w:tc>
          <w:tcPr>
            <w:tcW w:w="1818" w:type="dxa"/>
            <w:tcBorders>
              <w:top w:val="nil"/>
              <w:left w:val="nil"/>
              <w:bottom w:val="nil"/>
            </w:tcBorders>
          </w:tcPr>
          <w:p w14:paraId="01F485E1" w14:textId="77777777" w:rsidR="008C347C" w:rsidRPr="00231BBB" w:rsidRDefault="008C347C" w:rsidP="00F413E3">
            <w:pPr>
              <w:spacing w:after="0" w:line="240" w:lineRule="auto"/>
              <w:jc w:val="both"/>
              <w:rPr>
                <w:del w:id="605" w:author="Thomas, Gregg" w:date="2024-10-01T11:00:00Z" w16du:dateUtc="2024-10-01T15:00:00Z"/>
                <w:rFonts w:ascii="Times New Roman" w:eastAsia="Times New Roman" w:hAnsi="Times New Roman" w:cs="Times New Roman"/>
                <w:color w:val="000000"/>
                <w:sz w:val="24"/>
                <w:szCs w:val="24"/>
              </w:rPr>
            </w:pPr>
          </w:p>
        </w:tc>
      </w:tr>
      <w:tr w:rsidR="00113FE2" w:rsidRPr="00231BBB" w14:paraId="19BA744A" w14:textId="77777777" w:rsidTr="008C347C">
        <w:trPr>
          <w:trHeight w:val="288"/>
          <w:del w:id="606" w:author="Thomas, Gregg" w:date="2024-10-01T11:00:00Z"/>
        </w:trPr>
        <w:tc>
          <w:tcPr>
            <w:tcW w:w="1908" w:type="dxa"/>
            <w:tcBorders>
              <w:top w:val="nil"/>
              <w:bottom w:val="nil"/>
            </w:tcBorders>
            <w:shd w:val="clear" w:color="auto" w:fill="auto"/>
            <w:noWrap/>
            <w:vAlign w:val="bottom"/>
            <w:hideMark/>
          </w:tcPr>
          <w:p w14:paraId="2A7CCA96" w14:textId="77777777" w:rsidR="008C347C" w:rsidRPr="00231BBB" w:rsidRDefault="008C347C" w:rsidP="00F413E3">
            <w:pPr>
              <w:spacing w:after="0" w:line="240" w:lineRule="auto"/>
              <w:jc w:val="both"/>
              <w:rPr>
                <w:del w:id="607" w:author="Thomas, Gregg" w:date="2024-10-01T11:00:00Z" w16du:dateUtc="2024-10-01T15:00:00Z"/>
                <w:rFonts w:ascii="Times New Roman" w:eastAsia="Times New Roman" w:hAnsi="Times New Roman" w:cs="Times New Roman"/>
                <w:i/>
                <w:iCs/>
                <w:color w:val="000000"/>
                <w:sz w:val="24"/>
                <w:szCs w:val="24"/>
              </w:rPr>
            </w:pPr>
            <w:del w:id="608" w:author="Thomas, Gregg" w:date="2024-10-01T11:00:00Z" w16du:dateUtc="2024-10-01T15:00:00Z">
              <w:r w:rsidRPr="00231BBB">
                <w:rPr>
                  <w:rFonts w:ascii="Times New Roman" w:eastAsia="Times New Roman" w:hAnsi="Times New Roman" w:cs="Times New Roman"/>
                  <w:i/>
                  <w:iCs/>
                  <w:color w:val="000000"/>
                  <w:sz w:val="24"/>
                  <w:szCs w:val="24"/>
                </w:rPr>
                <w:delText>Rhabdomys dilectus</w:delText>
              </w:r>
            </w:del>
          </w:p>
        </w:tc>
        <w:tc>
          <w:tcPr>
            <w:tcW w:w="3240" w:type="dxa"/>
            <w:tcBorders>
              <w:top w:val="nil"/>
              <w:bottom w:val="nil"/>
            </w:tcBorders>
            <w:shd w:val="clear" w:color="auto" w:fill="auto"/>
            <w:noWrap/>
            <w:vAlign w:val="bottom"/>
            <w:hideMark/>
          </w:tcPr>
          <w:p w14:paraId="10749FA2" w14:textId="77777777" w:rsidR="008C347C" w:rsidRPr="00231BBB" w:rsidRDefault="00A76FC9" w:rsidP="00F413E3">
            <w:pPr>
              <w:spacing w:after="0" w:line="240" w:lineRule="auto"/>
              <w:jc w:val="both"/>
              <w:rPr>
                <w:del w:id="609" w:author="Thomas, Gregg" w:date="2024-10-01T11:00:00Z" w16du:dateUtc="2024-10-01T15:00:00Z"/>
                <w:rFonts w:ascii="Times New Roman" w:eastAsia="Times New Roman" w:hAnsi="Times New Roman" w:cs="Times New Roman"/>
                <w:color w:val="000000"/>
                <w:sz w:val="24"/>
                <w:szCs w:val="24"/>
              </w:rPr>
            </w:pPr>
            <w:del w:id="610"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651CB3BC" w14:textId="77777777" w:rsidR="008C347C" w:rsidRPr="00231BBB" w:rsidRDefault="008C347C" w:rsidP="00F413E3">
            <w:pPr>
              <w:spacing w:after="0" w:line="240" w:lineRule="auto"/>
              <w:jc w:val="both"/>
              <w:rPr>
                <w:del w:id="611" w:author="Thomas, Gregg" w:date="2024-10-01T11:00:00Z" w16du:dateUtc="2024-10-01T15:00:00Z"/>
                <w:rFonts w:ascii="Times New Roman" w:eastAsia="Times New Roman" w:hAnsi="Times New Roman" w:cs="Times New Roman"/>
                <w:color w:val="000000"/>
                <w:sz w:val="24"/>
                <w:szCs w:val="24"/>
              </w:rPr>
            </w:pPr>
            <w:del w:id="61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192821BE" w14:textId="77777777" w:rsidR="008C347C" w:rsidRPr="00231BBB" w:rsidRDefault="00A76FC9" w:rsidP="00F413E3">
            <w:pPr>
              <w:spacing w:after="0" w:line="240" w:lineRule="auto"/>
              <w:jc w:val="both"/>
              <w:rPr>
                <w:del w:id="613" w:author="Thomas, Gregg" w:date="2024-10-01T11:00:00Z" w16du:dateUtc="2024-10-01T15:00:00Z"/>
                <w:rFonts w:ascii="Times New Roman" w:eastAsia="Times New Roman" w:hAnsi="Times New Roman" w:cs="Times New Roman"/>
                <w:color w:val="000000"/>
                <w:sz w:val="24"/>
                <w:szCs w:val="24"/>
              </w:rPr>
            </w:pPr>
            <w:del w:id="614" w:author="Thomas, Gregg" w:date="2024-10-01T11:00:00Z" w16du:dateUtc="2024-10-01T15:00:00Z">
              <w:r>
                <w:rPr>
                  <w:rFonts w:ascii="Times New Roman" w:eastAsia="Times New Roman" w:hAnsi="Times New Roman" w:cs="Times New Roman"/>
                  <w:color w:val="000000"/>
                  <w:sz w:val="24"/>
                  <w:szCs w:val="24"/>
                </w:rPr>
                <w:delText>2546</w:delText>
              </w:r>
            </w:del>
          </w:p>
        </w:tc>
        <w:tc>
          <w:tcPr>
            <w:tcW w:w="1818" w:type="dxa"/>
            <w:tcBorders>
              <w:top w:val="nil"/>
              <w:left w:val="nil"/>
              <w:bottom w:val="nil"/>
            </w:tcBorders>
          </w:tcPr>
          <w:p w14:paraId="33A345D3" w14:textId="77777777" w:rsidR="008C347C" w:rsidRPr="00231BBB" w:rsidRDefault="008C347C" w:rsidP="00F413E3">
            <w:pPr>
              <w:spacing w:after="0" w:line="240" w:lineRule="auto"/>
              <w:jc w:val="both"/>
              <w:rPr>
                <w:del w:id="615" w:author="Thomas, Gregg" w:date="2024-10-01T11:00:00Z" w16du:dateUtc="2024-10-01T15:00:00Z"/>
                <w:rFonts w:ascii="Times New Roman" w:eastAsia="Times New Roman" w:hAnsi="Times New Roman" w:cs="Times New Roman"/>
                <w:color w:val="000000"/>
                <w:sz w:val="24"/>
                <w:szCs w:val="24"/>
              </w:rPr>
            </w:pPr>
            <w:del w:id="616"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54669D8" w14:textId="77777777" w:rsidTr="008C347C">
        <w:trPr>
          <w:trHeight w:val="288"/>
          <w:del w:id="617" w:author="Thomas, Gregg" w:date="2024-10-01T11:00:00Z"/>
        </w:trPr>
        <w:tc>
          <w:tcPr>
            <w:tcW w:w="1908" w:type="dxa"/>
            <w:tcBorders>
              <w:top w:val="nil"/>
              <w:bottom w:val="nil"/>
            </w:tcBorders>
            <w:shd w:val="clear" w:color="auto" w:fill="auto"/>
            <w:noWrap/>
            <w:vAlign w:val="bottom"/>
            <w:hideMark/>
          </w:tcPr>
          <w:p w14:paraId="210BFD0C" w14:textId="77777777" w:rsidR="008C347C" w:rsidRPr="00231BBB" w:rsidRDefault="008C347C" w:rsidP="00F413E3">
            <w:pPr>
              <w:spacing w:after="0" w:line="240" w:lineRule="auto"/>
              <w:jc w:val="both"/>
              <w:rPr>
                <w:del w:id="618" w:author="Thomas, Gregg" w:date="2024-10-01T11:00:00Z" w16du:dateUtc="2024-10-01T15:00:00Z"/>
                <w:rFonts w:ascii="Times New Roman" w:eastAsia="Times New Roman" w:hAnsi="Times New Roman" w:cs="Times New Roman"/>
                <w:i/>
                <w:iCs/>
                <w:color w:val="000000"/>
                <w:sz w:val="24"/>
                <w:szCs w:val="24"/>
              </w:rPr>
            </w:pPr>
            <w:del w:id="619" w:author="Thomas, Gregg" w:date="2024-10-01T11:00:00Z" w16du:dateUtc="2024-10-01T15:00:00Z">
              <w:r w:rsidRPr="00231BBB">
                <w:rPr>
                  <w:rFonts w:ascii="Times New Roman" w:eastAsia="Times New Roman" w:hAnsi="Times New Roman" w:cs="Times New Roman"/>
                  <w:i/>
                  <w:iCs/>
                  <w:color w:val="000000"/>
                  <w:sz w:val="24"/>
                  <w:szCs w:val="24"/>
                </w:rPr>
                <w:delText>Rhombomys opimus</w:delText>
              </w:r>
            </w:del>
          </w:p>
        </w:tc>
        <w:tc>
          <w:tcPr>
            <w:tcW w:w="3240" w:type="dxa"/>
            <w:tcBorders>
              <w:top w:val="nil"/>
              <w:bottom w:val="nil"/>
            </w:tcBorders>
            <w:shd w:val="clear" w:color="auto" w:fill="auto"/>
            <w:noWrap/>
            <w:vAlign w:val="bottom"/>
            <w:hideMark/>
          </w:tcPr>
          <w:p w14:paraId="63F777BE" w14:textId="77777777" w:rsidR="008C347C" w:rsidRPr="00231BBB" w:rsidRDefault="008C347C" w:rsidP="00F413E3">
            <w:pPr>
              <w:spacing w:after="0" w:line="240" w:lineRule="auto"/>
              <w:jc w:val="both"/>
              <w:rPr>
                <w:del w:id="620" w:author="Thomas, Gregg" w:date="2024-10-01T11:00:00Z" w16du:dateUtc="2024-10-01T15:00:00Z"/>
                <w:rFonts w:ascii="Times New Roman" w:eastAsia="Times New Roman" w:hAnsi="Times New Roman" w:cs="Times New Roman"/>
                <w:color w:val="000000"/>
                <w:sz w:val="24"/>
                <w:szCs w:val="24"/>
              </w:rPr>
            </w:pPr>
            <w:del w:id="621" w:author="Thomas, Gregg" w:date="2024-10-01T11:00:00Z" w16du:dateUtc="2024-10-01T15:00:00Z">
              <w:r w:rsidRPr="00231BBB">
                <w:rPr>
                  <w:rFonts w:ascii="Times New Roman" w:eastAsia="Times New Roman" w:hAnsi="Times New Roman" w:cs="Times New Roman"/>
                  <w:color w:val="000000"/>
                  <w:sz w:val="24"/>
                  <w:szCs w:val="24"/>
                </w:rPr>
                <w:delText>GenBank: GCA_010120015.1</w:delText>
              </w:r>
            </w:del>
          </w:p>
        </w:tc>
        <w:tc>
          <w:tcPr>
            <w:tcW w:w="1800" w:type="dxa"/>
            <w:tcBorders>
              <w:top w:val="nil"/>
              <w:left w:val="nil"/>
              <w:bottom w:val="nil"/>
            </w:tcBorders>
            <w:shd w:val="clear" w:color="auto" w:fill="auto"/>
            <w:noWrap/>
            <w:vAlign w:val="bottom"/>
            <w:hideMark/>
          </w:tcPr>
          <w:p w14:paraId="27B9B1AE" w14:textId="77777777" w:rsidR="008C347C" w:rsidRPr="00231BBB" w:rsidRDefault="008C347C" w:rsidP="00F413E3">
            <w:pPr>
              <w:spacing w:after="0" w:line="240" w:lineRule="auto"/>
              <w:jc w:val="both"/>
              <w:rPr>
                <w:del w:id="622" w:author="Thomas, Gregg" w:date="2024-10-01T11:00:00Z" w16du:dateUtc="2024-10-01T15:00:00Z"/>
                <w:rFonts w:ascii="Times New Roman" w:eastAsia="Times New Roman" w:hAnsi="Times New Roman" w:cs="Times New Roman"/>
                <w:color w:val="000000"/>
                <w:sz w:val="24"/>
                <w:szCs w:val="24"/>
              </w:rPr>
            </w:pPr>
            <w:del w:id="623"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9E22B24" w14:textId="77777777" w:rsidR="008C347C" w:rsidRPr="00231BBB" w:rsidRDefault="00A76FC9" w:rsidP="00F413E3">
            <w:pPr>
              <w:spacing w:after="0" w:line="240" w:lineRule="auto"/>
              <w:jc w:val="both"/>
              <w:rPr>
                <w:del w:id="624" w:author="Thomas, Gregg" w:date="2024-10-01T11:00:00Z" w16du:dateUtc="2024-10-01T15:00:00Z"/>
                <w:rFonts w:ascii="Times New Roman" w:eastAsia="Times New Roman" w:hAnsi="Times New Roman" w:cs="Times New Roman"/>
                <w:color w:val="000000"/>
                <w:sz w:val="24"/>
                <w:szCs w:val="24"/>
              </w:rPr>
            </w:pPr>
            <w:del w:id="625"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49DD022" w14:textId="77777777" w:rsidR="008C347C" w:rsidRPr="00231BBB" w:rsidRDefault="008C347C" w:rsidP="00F413E3">
            <w:pPr>
              <w:spacing w:after="0" w:line="240" w:lineRule="auto"/>
              <w:jc w:val="both"/>
              <w:rPr>
                <w:del w:id="626" w:author="Thomas, Gregg" w:date="2024-10-01T11:00:00Z" w16du:dateUtc="2024-10-01T15:00:00Z"/>
                <w:rFonts w:ascii="Times New Roman" w:eastAsia="Times New Roman" w:hAnsi="Times New Roman" w:cs="Times New Roman"/>
                <w:color w:val="000000"/>
                <w:sz w:val="24"/>
                <w:szCs w:val="24"/>
              </w:rPr>
            </w:pPr>
          </w:p>
        </w:tc>
      </w:tr>
      <w:tr w:rsidR="00113FE2" w:rsidRPr="00231BBB" w14:paraId="67A05C92" w14:textId="77777777" w:rsidTr="008C347C">
        <w:trPr>
          <w:trHeight w:val="288"/>
          <w:del w:id="627" w:author="Thomas, Gregg" w:date="2024-10-01T11:00:00Z"/>
        </w:trPr>
        <w:tc>
          <w:tcPr>
            <w:tcW w:w="1908" w:type="dxa"/>
            <w:tcBorders>
              <w:top w:val="nil"/>
              <w:bottom w:val="single" w:sz="4" w:space="0" w:color="auto"/>
            </w:tcBorders>
            <w:shd w:val="clear" w:color="auto" w:fill="auto"/>
            <w:noWrap/>
            <w:vAlign w:val="bottom"/>
            <w:hideMark/>
          </w:tcPr>
          <w:p w14:paraId="79572D80" w14:textId="77777777" w:rsidR="008C347C" w:rsidRPr="00231BBB" w:rsidRDefault="008C347C" w:rsidP="00F413E3">
            <w:pPr>
              <w:spacing w:after="0" w:line="240" w:lineRule="auto"/>
              <w:jc w:val="both"/>
              <w:rPr>
                <w:del w:id="628" w:author="Thomas, Gregg" w:date="2024-10-01T11:00:00Z" w16du:dateUtc="2024-10-01T15:00:00Z"/>
                <w:rFonts w:ascii="Times New Roman" w:eastAsia="Times New Roman" w:hAnsi="Times New Roman" w:cs="Times New Roman"/>
                <w:i/>
                <w:iCs/>
                <w:color w:val="000000"/>
                <w:sz w:val="24"/>
                <w:szCs w:val="24"/>
              </w:rPr>
            </w:pPr>
            <w:del w:id="629" w:author="Thomas, Gregg" w:date="2024-10-01T11:00:00Z" w16du:dateUtc="2024-10-01T15:00:00Z">
              <w:r w:rsidRPr="00231BBB">
                <w:rPr>
                  <w:rFonts w:ascii="Times New Roman" w:eastAsia="Times New Roman" w:hAnsi="Times New Roman" w:cs="Times New Roman"/>
                  <w:i/>
                  <w:iCs/>
                  <w:color w:val="000000"/>
                  <w:sz w:val="24"/>
                  <w:szCs w:val="24"/>
                </w:rPr>
                <w:delText>Rhynchomys soricoides</w:delText>
              </w:r>
            </w:del>
          </w:p>
        </w:tc>
        <w:tc>
          <w:tcPr>
            <w:tcW w:w="3240" w:type="dxa"/>
            <w:tcBorders>
              <w:top w:val="nil"/>
              <w:bottom w:val="single" w:sz="4" w:space="0" w:color="auto"/>
            </w:tcBorders>
            <w:shd w:val="clear" w:color="auto" w:fill="auto"/>
            <w:noWrap/>
            <w:vAlign w:val="bottom"/>
            <w:hideMark/>
          </w:tcPr>
          <w:p w14:paraId="207983E2" w14:textId="77777777" w:rsidR="008C347C" w:rsidRPr="00231BBB" w:rsidRDefault="00A76FC9" w:rsidP="00F413E3">
            <w:pPr>
              <w:spacing w:after="0" w:line="240" w:lineRule="auto"/>
              <w:jc w:val="both"/>
              <w:rPr>
                <w:del w:id="630" w:author="Thomas, Gregg" w:date="2024-10-01T11:00:00Z" w16du:dateUtc="2024-10-01T15:00:00Z"/>
                <w:rFonts w:ascii="Times New Roman" w:eastAsia="Times New Roman" w:hAnsi="Times New Roman" w:cs="Times New Roman"/>
                <w:color w:val="000000"/>
                <w:sz w:val="24"/>
                <w:szCs w:val="24"/>
              </w:rPr>
            </w:pPr>
            <w:del w:id="631"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single" w:sz="4" w:space="0" w:color="auto"/>
            </w:tcBorders>
            <w:shd w:val="clear" w:color="auto" w:fill="auto"/>
            <w:noWrap/>
            <w:vAlign w:val="bottom"/>
            <w:hideMark/>
          </w:tcPr>
          <w:p w14:paraId="70C53CA8" w14:textId="77777777" w:rsidR="008C347C" w:rsidRPr="00231BBB" w:rsidRDefault="008C347C" w:rsidP="00F413E3">
            <w:pPr>
              <w:spacing w:after="0" w:line="240" w:lineRule="auto"/>
              <w:jc w:val="both"/>
              <w:rPr>
                <w:del w:id="632" w:author="Thomas, Gregg" w:date="2024-10-01T11:00:00Z" w16du:dateUtc="2024-10-01T15:00:00Z"/>
                <w:rFonts w:ascii="Times New Roman" w:eastAsia="Times New Roman" w:hAnsi="Times New Roman" w:cs="Times New Roman"/>
                <w:color w:val="000000"/>
                <w:sz w:val="24"/>
                <w:szCs w:val="24"/>
              </w:rPr>
            </w:pPr>
            <w:del w:id="633"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single" w:sz="4" w:space="0" w:color="auto"/>
            </w:tcBorders>
          </w:tcPr>
          <w:p w14:paraId="59B4E4C7" w14:textId="77777777" w:rsidR="008C347C" w:rsidRPr="00231BBB" w:rsidRDefault="00A76FC9" w:rsidP="00F413E3">
            <w:pPr>
              <w:spacing w:after="0" w:line="240" w:lineRule="auto"/>
              <w:jc w:val="both"/>
              <w:rPr>
                <w:del w:id="634" w:author="Thomas, Gregg" w:date="2024-10-01T11:00:00Z" w16du:dateUtc="2024-10-01T15:00:00Z"/>
                <w:rFonts w:ascii="Times New Roman" w:eastAsia="Times New Roman" w:hAnsi="Times New Roman" w:cs="Times New Roman"/>
                <w:color w:val="000000"/>
                <w:sz w:val="24"/>
                <w:szCs w:val="24"/>
              </w:rPr>
            </w:pPr>
            <w:del w:id="635" w:author="Thomas, Gregg" w:date="2024-10-01T11:00:00Z" w16du:dateUtc="2024-10-01T15:00:00Z">
              <w:r>
                <w:rPr>
                  <w:rFonts w:ascii="Times New Roman" w:eastAsia="Times New Roman" w:hAnsi="Times New Roman" w:cs="Times New Roman"/>
                  <w:color w:val="000000"/>
                  <w:sz w:val="24"/>
                  <w:szCs w:val="24"/>
                </w:rPr>
                <w:delText>2570</w:delText>
              </w:r>
            </w:del>
          </w:p>
        </w:tc>
        <w:tc>
          <w:tcPr>
            <w:tcW w:w="1818" w:type="dxa"/>
            <w:tcBorders>
              <w:top w:val="nil"/>
              <w:left w:val="nil"/>
              <w:bottom w:val="single" w:sz="4" w:space="0" w:color="auto"/>
            </w:tcBorders>
          </w:tcPr>
          <w:p w14:paraId="0BB987EE" w14:textId="77777777" w:rsidR="008C347C" w:rsidRPr="00231BBB" w:rsidRDefault="008C347C" w:rsidP="00F413E3">
            <w:pPr>
              <w:spacing w:after="0" w:line="240" w:lineRule="auto"/>
              <w:jc w:val="both"/>
              <w:rPr>
                <w:del w:id="636" w:author="Thomas, Gregg" w:date="2024-10-01T11:00:00Z" w16du:dateUtc="2024-10-01T15:00:00Z"/>
                <w:rFonts w:ascii="Times New Roman" w:eastAsia="Times New Roman" w:hAnsi="Times New Roman" w:cs="Times New Roman"/>
                <w:color w:val="000000"/>
                <w:sz w:val="24"/>
                <w:szCs w:val="24"/>
              </w:rPr>
            </w:pPr>
            <w:del w:id="637" w:author="Thomas, Gregg" w:date="2024-10-01T11:00:00Z" w16du:dateUtc="2024-10-01T15:00:00Z">
              <w:r>
                <w:rPr>
                  <w:rFonts w:ascii="Times New Roman" w:eastAsia="Times New Roman" w:hAnsi="Times New Roman" w:cs="Times New Roman"/>
                  <w:color w:val="000000"/>
                  <w:sz w:val="24"/>
                  <w:szCs w:val="24"/>
                </w:rPr>
                <w:delText>*</w:delText>
              </w:r>
            </w:del>
          </w:p>
        </w:tc>
      </w:tr>
    </w:tbl>
    <w:p w14:paraId="0E0C4634" w14:textId="77777777" w:rsidR="00231BBB" w:rsidRDefault="00231BBB" w:rsidP="00F413E3">
      <w:pPr>
        <w:jc w:val="both"/>
        <w:rPr>
          <w:del w:id="638" w:author="Thomas, Gregg" w:date="2024-10-01T11:00:00Z" w16du:dateUtc="2024-10-01T15:00:00Z"/>
        </w:rPr>
      </w:pPr>
    </w:p>
    <w:p w14:paraId="07EDE15B" w14:textId="77777777" w:rsidR="00231BBB" w:rsidRDefault="00231BBB" w:rsidP="00F413E3">
      <w:pPr>
        <w:jc w:val="both"/>
        <w:rPr>
          <w:del w:id="639" w:author="Thomas, Gregg" w:date="2024-10-01T11:00:00Z" w16du:dateUtc="2024-10-01T15:00:00Z"/>
        </w:rPr>
      </w:pPr>
    </w:p>
    <w:p w14:paraId="4BEB16D5" w14:textId="77777777" w:rsidR="008C347C" w:rsidRDefault="008C347C" w:rsidP="00F413E3">
      <w:pPr>
        <w:jc w:val="both"/>
        <w:rPr>
          <w:del w:id="640" w:author="Thomas, Gregg" w:date="2024-10-01T11:00:00Z" w16du:dateUtc="2024-10-01T15:00:00Z"/>
        </w:rPr>
      </w:pPr>
    </w:p>
    <w:p w14:paraId="14D7BAC1" w14:textId="77777777" w:rsidR="008C347C" w:rsidRDefault="008C347C" w:rsidP="00F413E3">
      <w:pPr>
        <w:jc w:val="both"/>
        <w:rPr>
          <w:del w:id="641" w:author="Thomas, Gregg" w:date="2024-10-01T11:00:00Z" w16du:dateUtc="2024-10-01T15:00:00Z"/>
        </w:rPr>
      </w:pPr>
    </w:p>
    <w:p w14:paraId="33243BA1" w14:textId="77777777" w:rsidR="008C347C" w:rsidRPr="007061AA" w:rsidRDefault="008C347C" w:rsidP="00F413E3">
      <w:pPr>
        <w:pStyle w:val="Heading3"/>
        <w:rPr>
          <w:del w:id="642" w:author="Thomas, Gregg" w:date="2024-10-01T11:00:00Z" w16du:dateUtc="2024-10-01T15:00:00Z"/>
        </w:rPr>
      </w:pPr>
      <w:del w:id="643" w:author="Thomas, Gregg" w:date="2024-10-01T11:00:00Z" w16du:dateUtc="2024-10-01T15:00:00Z">
        <w:r>
          <w:delText xml:space="preserve">Table 2: Prior node ages used in phylogenetic dating in millions of years before present. </w:delText>
        </w:r>
      </w:del>
    </w:p>
    <w:tbl>
      <w:tblPr>
        <w:tblW w:w="8085" w:type="dxa"/>
        <w:jc w:val="center"/>
        <w:tblLook w:val="04A0" w:firstRow="1" w:lastRow="0" w:firstColumn="1" w:lastColumn="0" w:noHBand="0" w:noVBand="1"/>
      </w:tblPr>
      <w:tblGrid>
        <w:gridCol w:w="1425"/>
        <w:gridCol w:w="1800"/>
        <w:gridCol w:w="1995"/>
        <w:gridCol w:w="2865"/>
      </w:tblGrid>
      <w:tr w:rsidR="008C347C" w:rsidRPr="006B09C6" w14:paraId="3B71C743" w14:textId="77777777" w:rsidTr="00E25CF3">
        <w:trPr>
          <w:trHeight w:val="288"/>
          <w:jc w:val="center"/>
          <w:del w:id="644" w:author="Thomas, Gregg" w:date="2024-10-01T11:00:00Z"/>
        </w:trPr>
        <w:tc>
          <w:tcPr>
            <w:tcW w:w="1425" w:type="dxa"/>
            <w:tcBorders>
              <w:top w:val="single" w:sz="4" w:space="0" w:color="auto"/>
              <w:bottom w:val="single" w:sz="4" w:space="0" w:color="auto"/>
            </w:tcBorders>
            <w:shd w:val="clear" w:color="auto" w:fill="auto"/>
            <w:noWrap/>
            <w:vAlign w:val="bottom"/>
            <w:hideMark/>
          </w:tcPr>
          <w:p w14:paraId="10106E33" w14:textId="77777777" w:rsidR="008C347C" w:rsidRPr="008C347C" w:rsidRDefault="008C347C" w:rsidP="00F413E3">
            <w:pPr>
              <w:spacing w:after="0" w:line="240" w:lineRule="auto"/>
              <w:jc w:val="both"/>
              <w:rPr>
                <w:del w:id="645" w:author="Thomas, Gregg" w:date="2024-10-01T11:00:00Z" w16du:dateUtc="2024-10-01T15:00:00Z"/>
                <w:rFonts w:ascii="Times New Roman" w:eastAsia="Times New Roman" w:hAnsi="Times New Roman" w:cs="Times New Roman"/>
                <w:b/>
                <w:bCs/>
                <w:color w:val="000000"/>
                <w:sz w:val="24"/>
                <w:szCs w:val="24"/>
              </w:rPr>
            </w:pPr>
            <w:del w:id="646" w:author="Thomas, Gregg" w:date="2024-10-01T11:00:00Z" w16du:dateUtc="2024-10-01T15:00:00Z">
              <w:r w:rsidRPr="008C347C">
                <w:rPr>
                  <w:rFonts w:ascii="Times New Roman" w:eastAsia="Times New Roman" w:hAnsi="Times New Roman" w:cs="Times New Roman"/>
                  <w:b/>
                  <w:bCs/>
                  <w:color w:val="000000"/>
                  <w:sz w:val="24"/>
                  <w:szCs w:val="24"/>
                </w:rPr>
                <w:delText>Clade</w:delText>
              </w:r>
            </w:del>
          </w:p>
        </w:tc>
        <w:tc>
          <w:tcPr>
            <w:tcW w:w="1800" w:type="dxa"/>
            <w:tcBorders>
              <w:top w:val="single" w:sz="4" w:space="0" w:color="auto"/>
              <w:bottom w:val="single" w:sz="4" w:space="0" w:color="auto"/>
            </w:tcBorders>
          </w:tcPr>
          <w:p w14:paraId="616064C8" w14:textId="77777777" w:rsidR="008C347C" w:rsidRPr="008C347C" w:rsidRDefault="008C347C" w:rsidP="00F413E3">
            <w:pPr>
              <w:spacing w:after="0" w:line="240" w:lineRule="auto"/>
              <w:jc w:val="both"/>
              <w:rPr>
                <w:del w:id="647" w:author="Thomas, Gregg" w:date="2024-10-01T11:00:00Z" w16du:dateUtc="2024-10-01T15:00:00Z"/>
                <w:rFonts w:ascii="Times New Roman" w:eastAsia="Times New Roman" w:hAnsi="Times New Roman" w:cs="Times New Roman"/>
                <w:b/>
                <w:bCs/>
                <w:color w:val="000000"/>
                <w:sz w:val="24"/>
                <w:szCs w:val="24"/>
              </w:rPr>
            </w:pPr>
            <w:del w:id="648" w:author="Thomas, Gregg" w:date="2024-10-01T11:00:00Z" w16du:dateUtc="2024-10-01T15:00:00Z">
              <w:r w:rsidRPr="008C347C">
                <w:rPr>
                  <w:rFonts w:ascii="Times New Roman" w:eastAsia="Times New Roman" w:hAnsi="Times New Roman" w:cs="Times New Roman"/>
                  <w:b/>
                  <w:bCs/>
                  <w:color w:val="000000"/>
                  <w:sz w:val="24"/>
                  <w:szCs w:val="24"/>
                </w:rPr>
                <w:delText xml:space="preserve">Minimum Age </w:delText>
              </w:r>
            </w:del>
          </w:p>
        </w:tc>
        <w:tc>
          <w:tcPr>
            <w:tcW w:w="1995" w:type="dxa"/>
            <w:tcBorders>
              <w:top w:val="single" w:sz="4" w:space="0" w:color="auto"/>
              <w:bottom w:val="single" w:sz="4" w:space="0" w:color="auto"/>
            </w:tcBorders>
            <w:shd w:val="clear" w:color="auto" w:fill="auto"/>
            <w:noWrap/>
            <w:vAlign w:val="bottom"/>
            <w:hideMark/>
          </w:tcPr>
          <w:p w14:paraId="4A0726B8" w14:textId="77777777" w:rsidR="008C347C" w:rsidRPr="008C347C" w:rsidRDefault="008C347C" w:rsidP="00F413E3">
            <w:pPr>
              <w:spacing w:after="0" w:line="240" w:lineRule="auto"/>
              <w:jc w:val="both"/>
              <w:rPr>
                <w:del w:id="649" w:author="Thomas, Gregg" w:date="2024-10-01T11:00:00Z" w16du:dateUtc="2024-10-01T15:00:00Z"/>
                <w:rFonts w:ascii="Times New Roman" w:eastAsia="Times New Roman" w:hAnsi="Times New Roman" w:cs="Times New Roman"/>
                <w:b/>
                <w:bCs/>
                <w:color w:val="000000"/>
                <w:sz w:val="24"/>
                <w:szCs w:val="24"/>
              </w:rPr>
            </w:pPr>
            <w:del w:id="650" w:author="Thomas, Gregg" w:date="2024-10-01T11:00:00Z" w16du:dateUtc="2024-10-01T15:00:00Z">
              <w:r w:rsidRPr="008C347C">
                <w:rPr>
                  <w:rFonts w:ascii="Times New Roman" w:eastAsia="Times New Roman" w:hAnsi="Times New Roman" w:cs="Times New Roman"/>
                  <w:b/>
                  <w:bCs/>
                  <w:color w:val="000000"/>
                  <w:sz w:val="24"/>
                  <w:szCs w:val="24"/>
                </w:rPr>
                <w:delText>Maximum Age</w:delText>
              </w:r>
            </w:del>
          </w:p>
        </w:tc>
        <w:tc>
          <w:tcPr>
            <w:tcW w:w="2865" w:type="dxa"/>
            <w:tcBorders>
              <w:top w:val="single" w:sz="4" w:space="0" w:color="auto"/>
              <w:bottom w:val="single" w:sz="4" w:space="0" w:color="auto"/>
            </w:tcBorders>
            <w:shd w:val="clear" w:color="auto" w:fill="auto"/>
            <w:noWrap/>
            <w:vAlign w:val="bottom"/>
            <w:hideMark/>
          </w:tcPr>
          <w:p w14:paraId="0F65476D" w14:textId="77777777" w:rsidR="008C347C" w:rsidRPr="008C347C" w:rsidRDefault="008C347C" w:rsidP="00F413E3">
            <w:pPr>
              <w:spacing w:after="0" w:line="240" w:lineRule="auto"/>
              <w:jc w:val="both"/>
              <w:rPr>
                <w:del w:id="651" w:author="Thomas, Gregg" w:date="2024-10-01T11:00:00Z" w16du:dateUtc="2024-10-01T15:00:00Z"/>
                <w:rFonts w:ascii="Times New Roman" w:eastAsia="Times New Roman" w:hAnsi="Times New Roman" w:cs="Times New Roman"/>
                <w:b/>
                <w:bCs/>
                <w:color w:val="000000"/>
                <w:sz w:val="24"/>
                <w:szCs w:val="24"/>
              </w:rPr>
            </w:pPr>
            <w:del w:id="652" w:author="Thomas, Gregg" w:date="2024-10-01T11:00:00Z" w16du:dateUtc="2024-10-01T15:00:00Z">
              <w:r w:rsidRPr="008C347C">
                <w:rPr>
                  <w:rFonts w:ascii="Times New Roman" w:eastAsia="Times New Roman" w:hAnsi="Times New Roman" w:cs="Times New Roman"/>
                  <w:b/>
                  <w:bCs/>
                  <w:color w:val="000000"/>
                  <w:sz w:val="24"/>
                  <w:szCs w:val="24"/>
                </w:rPr>
                <w:delText>Citation</w:delText>
              </w:r>
            </w:del>
          </w:p>
        </w:tc>
      </w:tr>
      <w:tr w:rsidR="008C347C" w:rsidRPr="006B09C6" w14:paraId="19196D77" w14:textId="77777777" w:rsidTr="00E25CF3">
        <w:trPr>
          <w:trHeight w:val="288"/>
          <w:jc w:val="center"/>
          <w:del w:id="653" w:author="Thomas, Gregg" w:date="2024-10-01T11:00:00Z"/>
        </w:trPr>
        <w:tc>
          <w:tcPr>
            <w:tcW w:w="1425" w:type="dxa"/>
            <w:tcBorders>
              <w:top w:val="single" w:sz="4" w:space="0" w:color="auto"/>
              <w:bottom w:val="nil"/>
              <w:right w:val="single" w:sz="4" w:space="0" w:color="auto"/>
            </w:tcBorders>
            <w:shd w:val="clear" w:color="auto" w:fill="auto"/>
            <w:noWrap/>
            <w:vAlign w:val="bottom"/>
            <w:hideMark/>
          </w:tcPr>
          <w:p w14:paraId="16F624B1" w14:textId="77777777" w:rsidR="008C347C" w:rsidRPr="008C347C" w:rsidRDefault="008C347C" w:rsidP="00F413E3">
            <w:pPr>
              <w:spacing w:after="0" w:line="240" w:lineRule="auto"/>
              <w:jc w:val="both"/>
              <w:rPr>
                <w:del w:id="654" w:author="Thomas, Gregg" w:date="2024-10-01T11:00:00Z" w16du:dateUtc="2024-10-01T15:00:00Z"/>
                <w:rFonts w:ascii="Times New Roman" w:eastAsia="Times New Roman" w:hAnsi="Times New Roman" w:cs="Times New Roman"/>
                <w:i/>
                <w:iCs/>
                <w:color w:val="000000"/>
                <w:sz w:val="24"/>
                <w:szCs w:val="24"/>
              </w:rPr>
            </w:pPr>
            <w:del w:id="655" w:author="Thomas, Gregg" w:date="2024-10-01T11:00:00Z" w16du:dateUtc="2024-10-01T15:00:00Z">
              <w:r w:rsidRPr="008C347C">
                <w:rPr>
                  <w:rFonts w:ascii="Times New Roman" w:eastAsia="Times New Roman" w:hAnsi="Times New Roman" w:cs="Times New Roman"/>
                  <w:i/>
                  <w:iCs/>
                  <w:color w:val="000000"/>
                  <w:sz w:val="24"/>
                  <w:szCs w:val="24"/>
                </w:rPr>
                <w:delText>Mus</w:delText>
              </w:r>
            </w:del>
          </w:p>
        </w:tc>
        <w:tc>
          <w:tcPr>
            <w:tcW w:w="1800" w:type="dxa"/>
            <w:tcBorders>
              <w:top w:val="single" w:sz="4" w:space="0" w:color="auto"/>
              <w:left w:val="single" w:sz="4" w:space="0" w:color="auto"/>
              <w:bottom w:val="nil"/>
              <w:right w:val="single" w:sz="4" w:space="0" w:color="auto"/>
            </w:tcBorders>
          </w:tcPr>
          <w:p w14:paraId="7BEA5B7C" w14:textId="77777777" w:rsidR="008C347C" w:rsidRPr="008C347C" w:rsidRDefault="008C347C" w:rsidP="00F413E3">
            <w:pPr>
              <w:spacing w:after="0" w:line="240" w:lineRule="auto"/>
              <w:jc w:val="both"/>
              <w:rPr>
                <w:del w:id="656" w:author="Thomas, Gregg" w:date="2024-10-01T11:00:00Z" w16du:dateUtc="2024-10-01T15:00:00Z"/>
                <w:rFonts w:ascii="Times New Roman" w:eastAsia="Times New Roman" w:hAnsi="Times New Roman" w:cs="Times New Roman"/>
                <w:color w:val="000000"/>
                <w:sz w:val="24"/>
                <w:szCs w:val="24"/>
              </w:rPr>
            </w:pPr>
            <w:del w:id="657"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68C4A54C" w14:textId="77777777" w:rsidR="008C347C" w:rsidRPr="008C347C" w:rsidRDefault="008C347C" w:rsidP="00F413E3">
            <w:pPr>
              <w:spacing w:after="0" w:line="240" w:lineRule="auto"/>
              <w:jc w:val="both"/>
              <w:rPr>
                <w:del w:id="658" w:author="Thomas, Gregg" w:date="2024-10-01T11:00:00Z" w16du:dateUtc="2024-10-01T15:00:00Z"/>
                <w:rFonts w:ascii="Times New Roman" w:eastAsia="Times New Roman" w:hAnsi="Times New Roman" w:cs="Times New Roman"/>
                <w:color w:val="000000"/>
                <w:sz w:val="24"/>
                <w:szCs w:val="24"/>
              </w:rPr>
            </w:pPr>
            <w:del w:id="659"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single" w:sz="4" w:space="0" w:color="auto"/>
              <w:left w:val="single" w:sz="4" w:space="0" w:color="auto"/>
              <w:bottom w:val="nil"/>
            </w:tcBorders>
            <w:shd w:val="clear" w:color="auto" w:fill="auto"/>
            <w:noWrap/>
            <w:vAlign w:val="bottom"/>
            <w:hideMark/>
          </w:tcPr>
          <w:p w14:paraId="5B063B2F" w14:textId="77777777" w:rsidR="008C347C" w:rsidRPr="008C347C" w:rsidRDefault="008C347C" w:rsidP="00F413E3">
            <w:pPr>
              <w:spacing w:after="0" w:line="240" w:lineRule="auto"/>
              <w:jc w:val="both"/>
              <w:rPr>
                <w:del w:id="660" w:author="Thomas, Gregg" w:date="2024-10-01T11:00:00Z" w16du:dateUtc="2024-10-01T15:00:00Z"/>
                <w:rFonts w:ascii="Times New Roman" w:eastAsia="Times New Roman" w:hAnsi="Times New Roman" w:cs="Times New Roman"/>
                <w:color w:val="000000"/>
                <w:sz w:val="24"/>
                <w:szCs w:val="24"/>
              </w:rPr>
            </w:pPr>
            <w:del w:id="661"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733E6F83" w14:textId="77777777" w:rsidTr="00E25CF3">
        <w:trPr>
          <w:trHeight w:val="288"/>
          <w:jc w:val="center"/>
          <w:del w:id="662" w:author="Thomas, Gregg" w:date="2024-10-01T11:00:00Z"/>
        </w:trPr>
        <w:tc>
          <w:tcPr>
            <w:tcW w:w="1425" w:type="dxa"/>
            <w:tcBorders>
              <w:top w:val="nil"/>
              <w:bottom w:val="nil"/>
              <w:right w:val="single" w:sz="4" w:space="0" w:color="auto"/>
            </w:tcBorders>
            <w:shd w:val="clear" w:color="auto" w:fill="auto"/>
            <w:noWrap/>
            <w:vAlign w:val="bottom"/>
            <w:hideMark/>
          </w:tcPr>
          <w:p w14:paraId="7F893D93" w14:textId="77777777" w:rsidR="008C347C" w:rsidRPr="008C347C" w:rsidRDefault="008C347C" w:rsidP="00F413E3">
            <w:pPr>
              <w:spacing w:after="0" w:line="240" w:lineRule="auto"/>
              <w:jc w:val="both"/>
              <w:rPr>
                <w:del w:id="663" w:author="Thomas, Gregg" w:date="2024-10-01T11:00:00Z" w16du:dateUtc="2024-10-01T15:00:00Z"/>
                <w:rFonts w:ascii="Times New Roman" w:eastAsia="Times New Roman" w:hAnsi="Times New Roman" w:cs="Times New Roman"/>
                <w:i/>
                <w:iCs/>
                <w:color w:val="000000"/>
                <w:sz w:val="24"/>
                <w:szCs w:val="24"/>
              </w:rPr>
            </w:pPr>
            <w:del w:id="664" w:author="Thomas, Gregg" w:date="2024-10-01T11:00:00Z" w16du:dateUtc="2024-10-01T15:00:00Z">
              <w:r w:rsidRPr="008C347C">
                <w:rPr>
                  <w:rFonts w:ascii="Times New Roman" w:eastAsia="Times New Roman" w:hAnsi="Times New Roman" w:cs="Times New Roman"/>
                  <w:i/>
                  <w:iCs/>
                  <w:color w:val="000000"/>
                  <w:sz w:val="24"/>
                  <w:szCs w:val="24"/>
                </w:rPr>
                <w:delText xml:space="preserve">Apodemus </w:delText>
              </w:r>
            </w:del>
          </w:p>
        </w:tc>
        <w:tc>
          <w:tcPr>
            <w:tcW w:w="1800" w:type="dxa"/>
            <w:tcBorders>
              <w:top w:val="nil"/>
              <w:left w:val="single" w:sz="4" w:space="0" w:color="auto"/>
              <w:bottom w:val="nil"/>
              <w:right w:val="single" w:sz="4" w:space="0" w:color="auto"/>
            </w:tcBorders>
          </w:tcPr>
          <w:p w14:paraId="4F0C3E51" w14:textId="77777777" w:rsidR="008C347C" w:rsidRPr="008C347C" w:rsidRDefault="008C347C" w:rsidP="00F413E3">
            <w:pPr>
              <w:spacing w:after="0" w:line="240" w:lineRule="auto"/>
              <w:jc w:val="both"/>
              <w:rPr>
                <w:del w:id="665" w:author="Thomas, Gregg" w:date="2024-10-01T11:00:00Z" w16du:dateUtc="2024-10-01T15:00:00Z"/>
                <w:rFonts w:ascii="Times New Roman" w:eastAsia="Times New Roman" w:hAnsi="Times New Roman" w:cs="Times New Roman"/>
                <w:color w:val="000000"/>
                <w:sz w:val="24"/>
                <w:szCs w:val="24"/>
              </w:rPr>
            </w:pPr>
            <w:del w:id="666"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nil"/>
              <w:left w:val="single" w:sz="4" w:space="0" w:color="auto"/>
              <w:bottom w:val="nil"/>
              <w:right w:val="single" w:sz="4" w:space="0" w:color="auto"/>
            </w:tcBorders>
            <w:shd w:val="clear" w:color="auto" w:fill="auto"/>
            <w:noWrap/>
            <w:vAlign w:val="bottom"/>
            <w:hideMark/>
          </w:tcPr>
          <w:p w14:paraId="23BF8477" w14:textId="77777777" w:rsidR="008C347C" w:rsidRPr="008C347C" w:rsidRDefault="008C347C" w:rsidP="00F413E3">
            <w:pPr>
              <w:spacing w:after="0" w:line="240" w:lineRule="auto"/>
              <w:jc w:val="both"/>
              <w:rPr>
                <w:del w:id="667" w:author="Thomas, Gregg" w:date="2024-10-01T11:00:00Z" w16du:dateUtc="2024-10-01T15:00:00Z"/>
                <w:rFonts w:ascii="Times New Roman" w:eastAsia="Times New Roman" w:hAnsi="Times New Roman" w:cs="Times New Roman"/>
                <w:color w:val="000000"/>
                <w:sz w:val="24"/>
                <w:szCs w:val="24"/>
              </w:rPr>
            </w:pPr>
            <w:del w:id="668"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nil"/>
              <w:left w:val="single" w:sz="4" w:space="0" w:color="auto"/>
              <w:bottom w:val="nil"/>
            </w:tcBorders>
            <w:shd w:val="clear" w:color="auto" w:fill="auto"/>
            <w:noWrap/>
            <w:vAlign w:val="bottom"/>
            <w:hideMark/>
          </w:tcPr>
          <w:p w14:paraId="0549974F" w14:textId="77777777" w:rsidR="008C347C" w:rsidRPr="008C347C" w:rsidRDefault="008C347C" w:rsidP="00F413E3">
            <w:pPr>
              <w:spacing w:after="0" w:line="240" w:lineRule="auto"/>
              <w:jc w:val="both"/>
              <w:rPr>
                <w:del w:id="669" w:author="Thomas, Gregg" w:date="2024-10-01T11:00:00Z" w16du:dateUtc="2024-10-01T15:00:00Z"/>
                <w:rFonts w:ascii="Times New Roman" w:eastAsia="Times New Roman" w:hAnsi="Times New Roman" w:cs="Times New Roman"/>
                <w:color w:val="000000"/>
                <w:sz w:val="24"/>
                <w:szCs w:val="24"/>
              </w:rPr>
            </w:pPr>
            <w:del w:id="670"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r w:rsidR="008C347C" w:rsidRPr="00F379CE" w14:paraId="1922BCC2" w14:textId="77777777" w:rsidTr="00E25CF3">
        <w:trPr>
          <w:trHeight w:val="288"/>
          <w:jc w:val="center"/>
          <w:del w:id="671" w:author="Thomas, Gregg" w:date="2024-10-01T11:00:00Z"/>
        </w:trPr>
        <w:tc>
          <w:tcPr>
            <w:tcW w:w="1425" w:type="dxa"/>
            <w:tcBorders>
              <w:top w:val="nil"/>
              <w:bottom w:val="nil"/>
              <w:right w:val="single" w:sz="4" w:space="0" w:color="auto"/>
            </w:tcBorders>
            <w:shd w:val="clear" w:color="auto" w:fill="auto"/>
            <w:noWrap/>
            <w:vAlign w:val="bottom"/>
          </w:tcPr>
          <w:p w14:paraId="3D48EF2C" w14:textId="77777777" w:rsidR="008C347C" w:rsidRPr="008C347C" w:rsidRDefault="008C347C" w:rsidP="00F413E3">
            <w:pPr>
              <w:spacing w:after="0" w:line="240" w:lineRule="auto"/>
              <w:jc w:val="both"/>
              <w:rPr>
                <w:del w:id="672" w:author="Thomas, Gregg" w:date="2024-10-01T11:00:00Z" w16du:dateUtc="2024-10-01T15:00:00Z"/>
                <w:rFonts w:ascii="Times New Roman" w:eastAsia="Times New Roman" w:hAnsi="Times New Roman" w:cs="Times New Roman"/>
                <w:i/>
                <w:iCs/>
                <w:color w:val="000000"/>
                <w:sz w:val="24"/>
                <w:szCs w:val="24"/>
              </w:rPr>
            </w:pPr>
            <w:del w:id="673" w:author="Thomas, Gregg" w:date="2024-10-01T11:00:00Z" w16du:dateUtc="2024-10-01T15:00:00Z">
              <w:r w:rsidRPr="008C347C">
                <w:rPr>
                  <w:rFonts w:ascii="Times New Roman" w:eastAsia="Times New Roman" w:hAnsi="Times New Roman" w:cs="Times New Roman"/>
                  <w:i/>
                  <w:iCs/>
                  <w:color w:val="000000"/>
                  <w:sz w:val="24"/>
                  <w:szCs w:val="24"/>
                </w:rPr>
                <w:delText>Rattus</w:delText>
              </w:r>
            </w:del>
          </w:p>
        </w:tc>
        <w:tc>
          <w:tcPr>
            <w:tcW w:w="1800" w:type="dxa"/>
            <w:tcBorders>
              <w:top w:val="nil"/>
              <w:left w:val="single" w:sz="4" w:space="0" w:color="auto"/>
              <w:bottom w:val="nil"/>
              <w:right w:val="single" w:sz="4" w:space="0" w:color="auto"/>
            </w:tcBorders>
          </w:tcPr>
          <w:p w14:paraId="320C4B1E" w14:textId="77777777" w:rsidR="008C347C" w:rsidRPr="008C347C" w:rsidRDefault="008C347C" w:rsidP="00F413E3">
            <w:pPr>
              <w:spacing w:after="0" w:line="240" w:lineRule="auto"/>
              <w:jc w:val="both"/>
              <w:rPr>
                <w:del w:id="674" w:author="Thomas, Gregg" w:date="2024-10-01T11:00:00Z" w16du:dateUtc="2024-10-01T15:00:00Z"/>
                <w:rFonts w:ascii="Times New Roman" w:eastAsia="Times New Roman" w:hAnsi="Times New Roman" w:cs="Times New Roman"/>
                <w:color w:val="000000"/>
                <w:sz w:val="24"/>
                <w:szCs w:val="24"/>
              </w:rPr>
            </w:pPr>
            <w:del w:id="675" w:author="Thomas, Gregg" w:date="2024-10-01T11:00:00Z" w16du:dateUtc="2024-10-01T15:00:00Z">
              <w:r w:rsidRPr="008C347C">
                <w:rPr>
                  <w:rFonts w:ascii="Times New Roman" w:eastAsia="Times New Roman" w:hAnsi="Times New Roman" w:cs="Times New Roman"/>
                  <w:color w:val="000000"/>
                  <w:sz w:val="24"/>
                  <w:szCs w:val="24"/>
                </w:rPr>
                <w:delText>2.4</w:delText>
              </w:r>
            </w:del>
          </w:p>
        </w:tc>
        <w:tc>
          <w:tcPr>
            <w:tcW w:w="1995" w:type="dxa"/>
            <w:tcBorders>
              <w:top w:val="nil"/>
              <w:left w:val="single" w:sz="4" w:space="0" w:color="auto"/>
              <w:bottom w:val="nil"/>
              <w:right w:val="single" w:sz="4" w:space="0" w:color="auto"/>
            </w:tcBorders>
            <w:shd w:val="clear" w:color="auto" w:fill="auto"/>
            <w:noWrap/>
            <w:vAlign w:val="bottom"/>
          </w:tcPr>
          <w:p w14:paraId="1CAA9977" w14:textId="77777777" w:rsidR="008C347C" w:rsidRPr="008C347C" w:rsidRDefault="008C347C" w:rsidP="00F413E3">
            <w:pPr>
              <w:spacing w:after="0" w:line="240" w:lineRule="auto"/>
              <w:jc w:val="both"/>
              <w:rPr>
                <w:del w:id="676" w:author="Thomas, Gregg" w:date="2024-10-01T11:00:00Z" w16du:dateUtc="2024-10-01T15:00:00Z"/>
                <w:rFonts w:ascii="Times New Roman" w:eastAsia="Times New Roman" w:hAnsi="Times New Roman" w:cs="Times New Roman"/>
                <w:color w:val="000000"/>
                <w:sz w:val="24"/>
                <w:szCs w:val="24"/>
              </w:rPr>
            </w:pPr>
            <w:del w:id="677" w:author="Thomas, Gregg" w:date="2024-10-01T11:00:00Z" w16du:dateUtc="2024-10-01T15:00:00Z">
              <w:r w:rsidRPr="008C347C">
                <w:rPr>
                  <w:rFonts w:ascii="Times New Roman" w:eastAsia="Times New Roman" w:hAnsi="Times New Roman" w:cs="Times New Roman"/>
                  <w:color w:val="000000"/>
                  <w:sz w:val="24"/>
                  <w:szCs w:val="24"/>
                </w:rPr>
                <w:delText>3.6</w:delText>
              </w:r>
            </w:del>
          </w:p>
        </w:tc>
        <w:tc>
          <w:tcPr>
            <w:tcW w:w="2865" w:type="dxa"/>
            <w:tcBorders>
              <w:top w:val="nil"/>
              <w:left w:val="single" w:sz="4" w:space="0" w:color="auto"/>
              <w:bottom w:val="nil"/>
            </w:tcBorders>
            <w:shd w:val="clear" w:color="auto" w:fill="auto"/>
            <w:noWrap/>
            <w:vAlign w:val="bottom"/>
          </w:tcPr>
          <w:p w14:paraId="57CE1C5B" w14:textId="77777777" w:rsidR="008C347C" w:rsidRPr="008C347C" w:rsidRDefault="008C347C" w:rsidP="00F413E3">
            <w:pPr>
              <w:spacing w:after="0" w:line="240" w:lineRule="auto"/>
              <w:jc w:val="both"/>
              <w:rPr>
                <w:del w:id="678" w:author="Thomas, Gregg" w:date="2024-10-01T11:00:00Z" w16du:dateUtc="2024-10-01T15:00:00Z"/>
                <w:rFonts w:ascii="Times New Roman" w:eastAsia="Times New Roman" w:hAnsi="Times New Roman" w:cs="Times New Roman"/>
                <w:color w:val="000000"/>
                <w:sz w:val="24"/>
                <w:szCs w:val="24"/>
              </w:rPr>
            </w:pPr>
            <w:del w:id="679"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3AAA7C24" w14:textId="77777777" w:rsidTr="00E25CF3">
        <w:trPr>
          <w:trHeight w:val="288"/>
          <w:jc w:val="center"/>
          <w:del w:id="680" w:author="Thomas, Gregg" w:date="2024-10-01T11:00:00Z"/>
        </w:trPr>
        <w:tc>
          <w:tcPr>
            <w:tcW w:w="1425" w:type="dxa"/>
            <w:tcBorders>
              <w:top w:val="nil"/>
              <w:bottom w:val="nil"/>
              <w:right w:val="single" w:sz="4" w:space="0" w:color="auto"/>
            </w:tcBorders>
            <w:shd w:val="clear" w:color="auto" w:fill="auto"/>
            <w:noWrap/>
            <w:vAlign w:val="bottom"/>
          </w:tcPr>
          <w:p w14:paraId="64B00EF4" w14:textId="77777777" w:rsidR="008C347C" w:rsidRPr="008C347C" w:rsidRDefault="008C347C" w:rsidP="00F413E3">
            <w:pPr>
              <w:spacing w:after="0" w:line="240" w:lineRule="auto"/>
              <w:jc w:val="both"/>
              <w:rPr>
                <w:del w:id="681" w:author="Thomas, Gregg" w:date="2024-10-01T11:00:00Z" w16du:dateUtc="2024-10-01T15:00:00Z"/>
                <w:rFonts w:ascii="Times New Roman" w:eastAsia="Times New Roman" w:hAnsi="Times New Roman" w:cs="Times New Roman"/>
                <w:iCs/>
                <w:color w:val="000000"/>
                <w:sz w:val="24"/>
                <w:szCs w:val="24"/>
              </w:rPr>
            </w:pPr>
            <w:del w:id="682" w:author="Thomas, Gregg" w:date="2024-10-01T11:00:00Z" w16du:dateUtc="2024-10-01T15:00:00Z">
              <w:r w:rsidRPr="008C347C">
                <w:rPr>
                  <w:rFonts w:ascii="Times New Roman" w:eastAsia="Times New Roman" w:hAnsi="Times New Roman" w:cs="Times New Roman"/>
                  <w:iCs/>
                  <w:color w:val="000000"/>
                  <w:sz w:val="24"/>
                  <w:szCs w:val="24"/>
                </w:rPr>
                <w:delText>Murinae</w:delText>
              </w:r>
            </w:del>
          </w:p>
        </w:tc>
        <w:tc>
          <w:tcPr>
            <w:tcW w:w="1800" w:type="dxa"/>
            <w:tcBorders>
              <w:top w:val="nil"/>
              <w:left w:val="single" w:sz="4" w:space="0" w:color="auto"/>
              <w:bottom w:val="nil"/>
              <w:right w:val="single" w:sz="4" w:space="0" w:color="auto"/>
            </w:tcBorders>
          </w:tcPr>
          <w:p w14:paraId="513A947C" w14:textId="77777777" w:rsidR="008C347C" w:rsidRPr="008C347C" w:rsidRDefault="008C347C" w:rsidP="00F413E3">
            <w:pPr>
              <w:spacing w:after="0" w:line="240" w:lineRule="auto"/>
              <w:jc w:val="both"/>
              <w:rPr>
                <w:del w:id="683" w:author="Thomas, Gregg" w:date="2024-10-01T11:00:00Z" w16du:dateUtc="2024-10-01T15:00:00Z"/>
                <w:rFonts w:ascii="Times New Roman" w:eastAsia="Times New Roman" w:hAnsi="Times New Roman" w:cs="Times New Roman"/>
                <w:color w:val="000000"/>
                <w:sz w:val="24"/>
                <w:szCs w:val="24"/>
              </w:rPr>
            </w:pPr>
            <w:del w:id="684" w:author="Thomas, Gregg" w:date="2024-10-01T11:00:00Z" w16du:dateUtc="2024-10-01T15:00:00Z">
              <w:r w:rsidRPr="008C347C">
                <w:rPr>
                  <w:rFonts w:ascii="Times New Roman" w:eastAsia="Times New Roman" w:hAnsi="Times New Roman" w:cs="Times New Roman"/>
                  <w:color w:val="000000"/>
                  <w:sz w:val="24"/>
                  <w:szCs w:val="24"/>
                </w:rPr>
                <w:delText>12.1</w:delText>
              </w:r>
            </w:del>
          </w:p>
        </w:tc>
        <w:tc>
          <w:tcPr>
            <w:tcW w:w="1995" w:type="dxa"/>
            <w:tcBorders>
              <w:top w:val="nil"/>
              <w:left w:val="single" w:sz="4" w:space="0" w:color="auto"/>
              <w:bottom w:val="nil"/>
              <w:right w:val="single" w:sz="4" w:space="0" w:color="auto"/>
            </w:tcBorders>
            <w:shd w:val="clear" w:color="auto" w:fill="auto"/>
            <w:noWrap/>
            <w:vAlign w:val="bottom"/>
          </w:tcPr>
          <w:p w14:paraId="4F5F3DD3" w14:textId="77777777" w:rsidR="008C347C" w:rsidRPr="008C347C" w:rsidRDefault="008C347C" w:rsidP="00F413E3">
            <w:pPr>
              <w:spacing w:after="0" w:line="240" w:lineRule="auto"/>
              <w:jc w:val="both"/>
              <w:rPr>
                <w:del w:id="685" w:author="Thomas, Gregg" w:date="2024-10-01T11:00:00Z" w16du:dateUtc="2024-10-01T15:00:00Z"/>
                <w:rFonts w:ascii="Times New Roman" w:eastAsia="Times New Roman" w:hAnsi="Times New Roman" w:cs="Times New Roman"/>
                <w:color w:val="000000"/>
                <w:sz w:val="24"/>
                <w:szCs w:val="24"/>
              </w:rPr>
            </w:pPr>
            <w:del w:id="686" w:author="Thomas, Gregg" w:date="2024-10-01T11:00:00Z" w16du:dateUtc="2024-10-01T15:00:00Z">
              <w:r w:rsidRPr="008C347C">
                <w:rPr>
                  <w:rFonts w:ascii="Times New Roman" w:eastAsia="Times New Roman" w:hAnsi="Times New Roman" w:cs="Times New Roman"/>
                  <w:color w:val="000000"/>
                  <w:sz w:val="24"/>
                  <w:szCs w:val="24"/>
                </w:rPr>
                <w:delText>14.05</w:delText>
              </w:r>
            </w:del>
          </w:p>
        </w:tc>
        <w:tc>
          <w:tcPr>
            <w:tcW w:w="2865" w:type="dxa"/>
            <w:tcBorders>
              <w:top w:val="nil"/>
              <w:left w:val="single" w:sz="4" w:space="0" w:color="auto"/>
              <w:bottom w:val="nil"/>
            </w:tcBorders>
            <w:shd w:val="clear" w:color="auto" w:fill="auto"/>
            <w:noWrap/>
            <w:vAlign w:val="bottom"/>
          </w:tcPr>
          <w:p w14:paraId="13D3AD42" w14:textId="77777777" w:rsidR="008C347C" w:rsidRPr="008C347C" w:rsidRDefault="008C347C" w:rsidP="00F413E3">
            <w:pPr>
              <w:spacing w:after="0" w:line="240" w:lineRule="auto"/>
              <w:jc w:val="both"/>
              <w:rPr>
                <w:del w:id="687" w:author="Thomas, Gregg" w:date="2024-10-01T11:00:00Z" w16du:dateUtc="2024-10-01T15:00:00Z"/>
                <w:rFonts w:ascii="Times New Roman" w:eastAsia="Times New Roman" w:hAnsi="Times New Roman" w:cs="Times New Roman"/>
                <w:color w:val="000000"/>
                <w:sz w:val="24"/>
                <w:szCs w:val="24"/>
              </w:rPr>
            </w:pPr>
            <w:del w:id="688"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bl>
    <w:p w14:paraId="39694FA3" w14:textId="77777777" w:rsidR="008C347C" w:rsidRPr="00DD7998" w:rsidRDefault="008C347C" w:rsidP="00F413E3">
      <w:pPr>
        <w:jc w:val="both"/>
        <w:rPr>
          <w:del w:id="689" w:author="Thomas, Gregg" w:date="2024-10-01T11:00:00Z" w16du:dateUtc="2024-10-01T15:00:00Z"/>
        </w:rPr>
      </w:pPr>
    </w:p>
    <w:p w14:paraId="182102E6" w14:textId="77777777" w:rsidR="00CD624D" w:rsidRPr="00197A2B" w:rsidRDefault="00CD624D" w:rsidP="00F413E3">
      <w:pPr>
        <w:pStyle w:val="Heading3"/>
        <w:rPr>
          <w:del w:id="690" w:author="Thomas, Gregg" w:date="2024-10-01T11:00:00Z" w16du:dateUtc="2024-10-01T15:00:00Z"/>
        </w:rPr>
      </w:pPr>
      <w:del w:id="691" w:author="Thomas, Gregg" w:date="2024-10-01T11:00:00Z" w16du:dateUtc="2024-10-01T15:00:00Z">
        <w:r w:rsidRPr="00197A2B">
          <w:delText xml:space="preserve">Table </w:delText>
        </w:r>
        <w:r w:rsidR="008C347C">
          <w:delText>3</w:delText>
        </w:r>
        <w:r w:rsidRPr="00197A2B">
          <w:delText xml:space="preserve">: The most frequently recovered topologies across all 10kb windows. RS = </w:delText>
        </w:r>
        <w:r w:rsidRPr="00BC53EE">
          <w:rPr>
            <w:i/>
          </w:rPr>
          <w:delText>Rhyncomys soricoides</w:delText>
        </w:r>
        <w:r w:rsidRPr="00197A2B">
          <w:delText xml:space="preserve">, GD = </w:delText>
        </w:r>
        <w:r w:rsidRPr="00BC53EE">
          <w:rPr>
            <w:i/>
          </w:rPr>
          <w:delText>Grammomys dolichurus</w:delText>
        </w:r>
        <w:r w:rsidRPr="00197A2B">
          <w:delText xml:space="preserve">, RD = </w:delText>
        </w:r>
        <w:r w:rsidRPr="00BC53EE">
          <w:rPr>
            <w:i/>
          </w:rPr>
          <w:delText>Rhabdomys dilectus</w:delText>
        </w:r>
        <w:r w:rsidRPr="00197A2B">
          <w:delText xml:space="preserve">, MM = </w:delText>
        </w:r>
        <w:r w:rsidRPr="00BC53EE">
          <w:rPr>
            <w:i/>
          </w:rPr>
          <w:delText>Mus musculus</w:delText>
        </w:r>
        <w:r w:rsidRPr="00197A2B">
          <w:delText xml:space="preserve">, HA = </w:delText>
        </w:r>
        <w:r w:rsidRPr="00BC53EE">
          <w:rPr>
            <w:i/>
          </w:rPr>
          <w:delText>Hylomyscus alleni</w:delText>
        </w:r>
        <w:r w:rsidRPr="00197A2B">
          <w:delText xml:space="preserve">, MN = </w:delText>
        </w:r>
        <w:r w:rsidRPr="00BC53EE">
          <w:rPr>
            <w:i/>
          </w:rPr>
          <w:delText>Mastomys natalensis</w:delText>
        </w:r>
        <w:r w:rsidRPr="00197A2B">
          <w:delText xml:space="preserve">, PD = </w:delText>
        </w:r>
        <w:r w:rsidRPr="00BC53EE">
          <w:rPr>
            <w:i/>
          </w:rPr>
          <w:delText>Praomys delectorum</w:delText>
        </w:r>
        <w:r w:rsidRPr="00197A2B">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4E2C92ED" w14:textId="77777777" w:rsidTr="00CD624D">
        <w:trPr>
          <w:del w:id="692" w:author="Thomas, Gregg" w:date="2024-10-01T11:00:00Z"/>
        </w:trPr>
        <w:tc>
          <w:tcPr>
            <w:tcW w:w="1018" w:type="dxa"/>
            <w:tcBorders>
              <w:top w:val="single" w:sz="4" w:space="0" w:color="auto"/>
              <w:bottom w:val="single" w:sz="4" w:space="0" w:color="auto"/>
            </w:tcBorders>
            <w:vAlign w:val="center"/>
          </w:tcPr>
          <w:p w14:paraId="4578ED7F" w14:textId="77777777" w:rsidR="00CD624D" w:rsidRPr="00197A2B" w:rsidRDefault="00CD624D" w:rsidP="00F413E3">
            <w:pPr>
              <w:spacing w:after="0"/>
              <w:jc w:val="both"/>
              <w:rPr>
                <w:del w:id="693" w:author="Thomas, Gregg" w:date="2024-10-01T11:00:00Z" w16du:dateUtc="2024-10-01T15:00:00Z"/>
                <w:rFonts w:ascii="Times New Roman" w:hAnsi="Times New Roman" w:cs="Times New Roman"/>
                <w:sz w:val="24"/>
                <w:szCs w:val="24"/>
              </w:rPr>
            </w:pPr>
            <w:del w:id="694" w:author="Thomas, Gregg" w:date="2024-10-01T11:00:00Z" w16du:dateUtc="2024-10-01T15:00:00Z">
              <w:r w:rsidRPr="00197A2B">
                <w:rPr>
                  <w:rFonts w:ascii="Times New Roman" w:hAnsi="Times New Roman" w:cs="Times New Roman"/>
                  <w:sz w:val="24"/>
                  <w:szCs w:val="24"/>
                </w:rPr>
                <w:delText>Rank</w:delText>
              </w:r>
            </w:del>
          </w:p>
        </w:tc>
        <w:tc>
          <w:tcPr>
            <w:tcW w:w="4197" w:type="dxa"/>
            <w:tcBorders>
              <w:top w:val="single" w:sz="4" w:space="0" w:color="auto"/>
              <w:bottom w:val="single" w:sz="4" w:space="0" w:color="auto"/>
            </w:tcBorders>
            <w:vAlign w:val="center"/>
          </w:tcPr>
          <w:p w14:paraId="4B3C06F7" w14:textId="77777777" w:rsidR="00CD624D" w:rsidRPr="00197A2B" w:rsidRDefault="00CD624D" w:rsidP="00F413E3">
            <w:pPr>
              <w:spacing w:after="0"/>
              <w:jc w:val="both"/>
              <w:rPr>
                <w:del w:id="695" w:author="Thomas, Gregg" w:date="2024-10-01T11:00:00Z" w16du:dateUtc="2024-10-01T15:00:00Z"/>
                <w:rFonts w:ascii="Times New Roman" w:hAnsi="Times New Roman" w:cs="Times New Roman"/>
                <w:sz w:val="24"/>
                <w:szCs w:val="24"/>
              </w:rPr>
            </w:pPr>
            <w:del w:id="696" w:author="Thomas, Gregg" w:date="2024-10-01T11:00:00Z" w16du:dateUtc="2024-10-01T15:00:00Z">
              <w:r w:rsidRPr="00197A2B">
                <w:rPr>
                  <w:rFonts w:ascii="Times New Roman" w:hAnsi="Times New Roman" w:cs="Times New Roman"/>
                  <w:sz w:val="24"/>
                  <w:szCs w:val="24"/>
                </w:rPr>
                <w:delText>Topology</w:delText>
              </w:r>
            </w:del>
          </w:p>
        </w:tc>
        <w:tc>
          <w:tcPr>
            <w:tcW w:w="1684" w:type="dxa"/>
            <w:tcBorders>
              <w:top w:val="single" w:sz="4" w:space="0" w:color="auto"/>
              <w:bottom w:val="single" w:sz="4" w:space="0" w:color="auto"/>
            </w:tcBorders>
            <w:vAlign w:val="center"/>
          </w:tcPr>
          <w:p w14:paraId="58E405CC" w14:textId="77777777" w:rsidR="00CD624D" w:rsidRPr="00197A2B" w:rsidRDefault="00CD624D" w:rsidP="00F413E3">
            <w:pPr>
              <w:spacing w:after="0"/>
              <w:jc w:val="both"/>
              <w:rPr>
                <w:del w:id="697" w:author="Thomas, Gregg" w:date="2024-10-01T11:00:00Z" w16du:dateUtc="2024-10-01T15:00:00Z"/>
                <w:rFonts w:ascii="Times New Roman" w:hAnsi="Times New Roman" w:cs="Times New Roman"/>
                <w:sz w:val="24"/>
                <w:szCs w:val="24"/>
              </w:rPr>
            </w:pPr>
            <w:del w:id="698" w:author="Thomas, Gregg" w:date="2024-10-01T11:00:00Z" w16du:dateUtc="2024-10-01T15:00:00Z">
              <w:r w:rsidRPr="00197A2B">
                <w:rPr>
                  <w:rFonts w:ascii="Times New Roman" w:hAnsi="Times New Roman" w:cs="Times New Roman"/>
                  <w:sz w:val="24"/>
                  <w:szCs w:val="24"/>
                </w:rPr>
                <w:delText># of windows</w:delText>
              </w:r>
            </w:del>
          </w:p>
        </w:tc>
        <w:tc>
          <w:tcPr>
            <w:tcW w:w="2451" w:type="dxa"/>
            <w:tcBorders>
              <w:top w:val="single" w:sz="4" w:space="0" w:color="auto"/>
              <w:bottom w:val="single" w:sz="4" w:space="0" w:color="auto"/>
            </w:tcBorders>
            <w:vAlign w:val="center"/>
          </w:tcPr>
          <w:p w14:paraId="3EBF5BAB" w14:textId="77777777" w:rsidR="00CD624D" w:rsidRPr="00197A2B" w:rsidRDefault="00CD624D" w:rsidP="00F413E3">
            <w:pPr>
              <w:spacing w:after="0"/>
              <w:jc w:val="both"/>
              <w:rPr>
                <w:del w:id="699" w:author="Thomas, Gregg" w:date="2024-10-01T11:00:00Z" w16du:dateUtc="2024-10-01T15:00:00Z"/>
                <w:rFonts w:ascii="Times New Roman" w:hAnsi="Times New Roman" w:cs="Times New Roman"/>
                <w:sz w:val="24"/>
                <w:szCs w:val="24"/>
              </w:rPr>
            </w:pPr>
            <w:del w:id="700" w:author="Thomas, Gregg" w:date="2024-10-01T11:00:00Z" w16du:dateUtc="2024-10-01T15:00:00Z">
              <w:r w:rsidRPr="00197A2B">
                <w:rPr>
                  <w:rFonts w:ascii="Times New Roman" w:hAnsi="Times New Roman" w:cs="Times New Roman"/>
                  <w:sz w:val="24"/>
                  <w:szCs w:val="24"/>
                </w:rPr>
                <w:delText>Proportion of windows</w:delText>
              </w:r>
            </w:del>
          </w:p>
        </w:tc>
      </w:tr>
      <w:tr w:rsidR="002505CF" w:rsidRPr="00197A2B" w14:paraId="1B802B4E" w14:textId="77777777" w:rsidTr="005C2974">
        <w:trPr>
          <w:trHeight w:val="300"/>
          <w:del w:id="701" w:author="Thomas, Gregg" w:date="2024-10-01T11:00:00Z"/>
        </w:trPr>
        <w:tc>
          <w:tcPr>
            <w:tcW w:w="1018" w:type="dxa"/>
            <w:tcBorders>
              <w:top w:val="single" w:sz="4" w:space="0" w:color="auto"/>
            </w:tcBorders>
            <w:noWrap/>
            <w:vAlign w:val="bottom"/>
            <w:hideMark/>
          </w:tcPr>
          <w:p w14:paraId="1F0D65D7" w14:textId="77777777" w:rsidR="002505CF" w:rsidRPr="00851991" w:rsidRDefault="002505CF" w:rsidP="002505CF">
            <w:pPr>
              <w:spacing w:after="0" w:line="240" w:lineRule="auto"/>
              <w:jc w:val="both"/>
              <w:rPr>
                <w:del w:id="702" w:author="Thomas, Gregg" w:date="2024-10-01T11:00:00Z" w16du:dateUtc="2024-10-01T15:00:00Z"/>
                <w:rFonts w:ascii="Times New Roman" w:eastAsia="Times New Roman" w:hAnsi="Times New Roman" w:cs="Times New Roman"/>
                <w:color w:val="000000"/>
              </w:rPr>
            </w:pPr>
            <w:del w:id="703" w:author="Thomas, Gregg" w:date="2024-10-01T11:00:00Z" w16du:dateUtc="2024-10-01T15:00:00Z">
              <w:r w:rsidRPr="00851991">
                <w:rPr>
                  <w:rFonts w:ascii="Times New Roman" w:hAnsi="Times New Roman" w:cs="Times New Roman"/>
                  <w:color w:val="000000"/>
                </w:rPr>
                <w:delText>1</w:delText>
              </w:r>
            </w:del>
          </w:p>
        </w:tc>
        <w:tc>
          <w:tcPr>
            <w:tcW w:w="4197" w:type="dxa"/>
            <w:tcBorders>
              <w:top w:val="single" w:sz="4" w:space="0" w:color="auto"/>
            </w:tcBorders>
            <w:noWrap/>
            <w:vAlign w:val="bottom"/>
            <w:hideMark/>
          </w:tcPr>
          <w:p w14:paraId="6008B77B" w14:textId="77777777" w:rsidR="002505CF" w:rsidRPr="00851991" w:rsidRDefault="002505CF" w:rsidP="002505CF">
            <w:pPr>
              <w:spacing w:after="0" w:line="240" w:lineRule="auto"/>
              <w:jc w:val="both"/>
              <w:rPr>
                <w:del w:id="704" w:author="Thomas, Gregg" w:date="2024-10-01T11:00:00Z" w16du:dateUtc="2024-10-01T15:00:00Z"/>
                <w:rFonts w:ascii="Times New Roman" w:eastAsia="Times New Roman" w:hAnsi="Times New Roman" w:cs="Times New Roman"/>
                <w:color w:val="000000"/>
              </w:rPr>
            </w:pPr>
            <w:del w:id="705" w:author="Thomas, Gregg" w:date="2024-10-01T11:00:00Z" w16du:dateUtc="2024-10-01T15:00:00Z">
              <w:r w:rsidRPr="00851991">
                <w:rPr>
                  <w:rFonts w:ascii="Times New Roman" w:hAnsi="Times New Roman" w:cs="Times New Roman"/>
                  <w:color w:val="000000"/>
                </w:rPr>
                <w:delText>(RS,((GD,RD),(MM,((HA,MN),PD))));</w:delText>
              </w:r>
            </w:del>
          </w:p>
        </w:tc>
        <w:tc>
          <w:tcPr>
            <w:tcW w:w="1684" w:type="dxa"/>
            <w:tcBorders>
              <w:top w:val="single" w:sz="4" w:space="0" w:color="auto"/>
            </w:tcBorders>
            <w:noWrap/>
            <w:vAlign w:val="bottom"/>
            <w:hideMark/>
          </w:tcPr>
          <w:p w14:paraId="4973C35F" w14:textId="77777777" w:rsidR="002505CF" w:rsidRPr="00851991" w:rsidRDefault="002505CF" w:rsidP="002505CF">
            <w:pPr>
              <w:spacing w:after="0" w:line="240" w:lineRule="auto"/>
              <w:jc w:val="both"/>
              <w:rPr>
                <w:del w:id="706" w:author="Thomas, Gregg" w:date="2024-10-01T11:00:00Z" w16du:dateUtc="2024-10-01T15:00:00Z"/>
                <w:rFonts w:ascii="Times New Roman" w:eastAsia="Times New Roman" w:hAnsi="Times New Roman" w:cs="Times New Roman"/>
                <w:color w:val="000000"/>
              </w:rPr>
            </w:pPr>
            <w:del w:id="707" w:author="Thomas, Gregg" w:date="2024-10-01T11:00:00Z" w16du:dateUtc="2024-10-01T15:00:00Z">
              <w:r w:rsidRPr="00851991">
                <w:rPr>
                  <w:rFonts w:ascii="Times New Roman" w:hAnsi="Times New Roman" w:cs="Times New Roman"/>
                  <w:color w:val="000000"/>
                </w:rPr>
                <w:delText>23864</w:delText>
              </w:r>
            </w:del>
          </w:p>
        </w:tc>
        <w:tc>
          <w:tcPr>
            <w:tcW w:w="2451" w:type="dxa"/>
            <w:tcBorders>
              <w:top w:val="single" w:sz="4" w:space="0" w:color="auto"/>
            </w:tcBorders>
            <w:noWrap/>
            <w:vAlign w:val="bottom"/>
            <w:hideMark/>
          </w:tcPr>
          <w:p w14:paraId="791AFD9B" w14:textId="77777777" w:rsidR="002505CF" w:rsidRPr="00851991" w:rsidRDefault="002505CF" w:rsidP="002505CF">
            <w:pPr>
              <w:spacing w:after="0" w:line="240" w:lineRule="auto"/>
              <w:jc w:val="both"/>
              <w:rPr>
                <w:del w:id="708" w:author="Thomas, Gregg" w:date="2024-10-01T11:00:00Z" w16du:dateUtc="2024-10-01T15:00:00Z"/>
                <w:rFonts w:ascii="Times New Roman" w:eastAsia="Times New Roman" w:hAnsi="Times New Roman" w:cs="Times New Roman"/>
                <w:color w:val="000000"/>
              </w:rPr>
            </w:pPr>
            <w:del w:id="709" w:author="Thomas, Gregg" w:date="2024-10-01T11:00:00Z" w16du:dateUtc="2024-10-01T15:00:00Z">
              <w:r w:rsidRPr="00851991">
                <w:rPr>
                  <w:rFonts w:ascii="Times New Roman" w:hAnsi="Times New Roman" w:cs="Times New Roman"/>
                  <w:color w:val="000000"/>
                </w:rPr>
                <w:delText>0.146</w:delText>
              </w:r>
            </w:del>
          </w:p>
        </w:tc>
      </w:tr>
      <w:tr w:rsidR="002505CF" w:rsidRPr="00197A2B" w14:paraId="43470EEC" w14:textId="77777777" w:rsidTr="005C2974">
        <w:trPr>
          <w:trHeight w:val="300"/>
          <w:del w:id="710" w:author="Thomas, Gregg" w:date="2024-10-01T11:00:00Z"/>
        </w:trPr>
        <w:tc>
          <w:tcPr>
            <w:tcW w:w="1018" w:type="dxa"/>
            <w:noWrap/>
            <w:vAlign w:val="bottom"/>
            <w:hideMark/>
          </w:tcPr>
          <w:p w14:paraId="1F0A1CE4" w14:textId="77777777" w:rsidR="002505CF" w:rsidRPr="00851991" w:rsidRDefault="002505CF" w:rsidP="002505CF">
            <w:pPr>
              <w:spacing w:after="0" w:line="240" w:lineRule="auto"/>
              <w:jc w:val="both"/>
              <w:rPr>
                <w:del w:id="711" w:author="Thomas, Gregg" w:date="2024-10-01T11:00:00Z" w16du:dateUtc="2024-10-01T15:00:00Z"/>
                <w:rFonts w:ascii="Times New Roman" w:eastAsia="Times New Roman" w:hAnsi="Times New Roman" w:cs="Times New Roman"/>
                <w:color w:val="000000"/>
              </w:rPr>
            </w:pPr>
            <w:del w:id="712" w:author="Thomas, Gregg" w:date="2024-10-01T11:00:00Z" w16du:dateUtc="2024-10-01T15:00:00Z">
              <w:r w:rsidRPr="00851991">
                <w:rPr>
                  <w:rFonts w:ascii="Times New Roman" w:hAnsi="Times New Roman" w:cs="Times New Roman"/>
                  <w:color w:val="000000"/>
                </w:rPr>
                <w:delText>2</w:delText>
              </w:r>
            </w:del>
          </w:p>
        </w:tc>
        <w:tc>
          <w:tcPr>
            <w:tcW w:w="4197" w:type="dxa"/>
            <w:noWrap/>
            <w:vAlign w:val="bottom"/>
            <w:hideMark/>
          </w:tcPr>
          <w:p w14:paraId="62030A3A" w14:textId="77777777" w:rsidR="002505CF" w:rsidRPr="00851991" w:rsidRDefault="002505CF" w:rsidP="002505CF">
            <w:pPr>
              <w:spacing w:after="0" w:line="240" w:lineRule="auto"/>
              <w:jc w:val="both"/>
              <w:rPr>
                <w:del w:id="713" w:author="Thomas, Gregg" w:date="2024-10-01T11:00:00Z" w16du:dateUtc="2024-10-01T15:00:00Z"/>
                <w:rFonts w:ascii="Times New Roman" w:eastAsia="Times New Roman" w:hAnsi="Times New Roman" w:cs="Times New Roman"/>
                <w:color w:val="000000"/>
              </w:rPr>
            </w:pPr>
            <w:del w:id="714" w:author="Thomas, Gregg" w:date="2024-10-01T11:00:00Z" w16du:dateUtc="2024-10-01T15:00:00Z">
              <w:r w:rsidRPr="00851991">
                <w:rPr>
                  <w:rFonts w:ascii="Times New Roman" w:hAnsi="Times New Roman" w:cs="Times New Roman"/>
                  <w:color w:val="000000"/>
                </w:rPr>
                <w:delText>(RS,((GD,RD),(MM,((HA,PD),MN))));</w:delText>
              </w:r>
            </w:del>
          </w:p>
        </w:tc>
        <w:tc>
          <w:tcPr>
            <w:tcW w:w="1684" w:type="dxa"/>
            <w:noWrap/>
            <w:vAlign w:val="bottom"/>
            <w:hideMark/>
          </w:tcPr>
          <w:p w14:paraId="29AC4424" w14:textId="77777777" w:rsidR="002505CF" w:rsidRPr="00851991" w:rsidRDefault="002505CF" w:rsidP="002505CF">
            <w:pPr>
              <w:spacing w:after="0" w:line="240" w:lineRule="auto"/>
              <w:jc w:val="both"/>
              <w:rPr>
                <w:del w:id="715" w:author="Thomas, Gregg" w:date="2024-10-01T11:00:00Z" w16du:dateUtc="2024-10-01T15:00:00Z"/>
                <w:rFonts w:ascii="Times New Roman" w:eastAsia="Times New Roman" w:hAnsi="Times New Roman" w:cs="Times New Roman"/>
                <w:color w:val="000000"/>
              </w:rPr>
            </w:pPr>
            <w:del w:id="716" w:author="Thomas, Gregg" w:date="2024-10-01T11:00:00Z" w16du:dateUtc="2024-10-01T15:00:00Z">
              <w:r w:rsidRPr="00851991">
                <w:rPr>
                  <w:rFonts w:ascii="Times New Roman" w:hAnsi="Times New Roman" w:cs="Times New Roman"/>
                  <w:color w:val="000000"/>
                </w:rPr>
                <w:delText>23836</w:delText>
              </w:r>
            </w:del>
          </w:p>
        </w:tc>
        <w:tc>
          <w:tcPr>
            <w:tcW w:w="2451" w:type="dxa"/>
            <w:noWrap/>
            <w:vAlign w:val="bottom"/>
            <w:hideMark/>
          </w:tcPr>
          <w:p w14:paraId="50BED03A" w14:textId="77777777" w:rsidR="002505CF" w:rsidRPr="00851991" w:rsidRDefault="002505CF" w:rsidP="002505CF">
            <w:pPr>
              <w:spacing w:after="0" w:line="240" w:lineRule="auto"/>
              <w:jc w:val="both"/>
              <w:rPr>
                <w:del w:id="717" w:author="Thomas, Gregg" w:date="2024-10-01T11:00:00Z" w16du:dateUtc="2024-10-01T15:00:00Z"/>
                <w:rFonts w:ascii="Times New Roman" w:eastAsia="Times New Roman" w:hAnsi="Times New Roman" w:cs="Times New Roman"/>
                <w:color w:val="000000"/>
              </w:rPr>
            </w:pPr>
            <w:del w:id="718" w:author="Thomas, Gregg" w:date="2024-10-01T11:00:00Z" w16du:dateUtc="2024-10-01T15:00:00Z">
              <w:r w:rsidRPr="00851991">
                <w:rPr>
                  <w:rFonts w:ascii="Times New Roman" w:hAnsi="Times New Roman" w:cs="Times New Roman"/>
                  <w:color w:val="000000"/>
                </w:rPr>
                <w:delText>0.146</w:delText>
              </w:r>
            </w:del>
          </w:p>
        </w:tc>
      </w:tr>
      <w:tr w:rsidR="002505CF" w:rsidRPr="00197A2B" w14:paraId="116729AF" w14:textId="77777777" w:rsidTr="005C2974">
        <w:trPr>
          <w:trHeight w:val="300"/>
          <w:del w:id="719" w:author="Thomas, Gregg" w:date="2024-10-01T11:00:00Z"/>
        </w:trPr>
        <w:tc>
          <w:tcPr>
            <w:tcW w:w="1018" w:type="dxa"/>
            <w:noWrap/>
            <w:vAlign w:val="bottom"/>
            <w:hideMark/>
          </w:tcPr>
          <w:p w14:paraId="18144303" w14:textId="77777777" w:rsidR="002505CF" w:rsidRPr="00851991" w:rsidRDefault="002505CF" w:rsidP="002505CF">
            <w:pPr>
              <w:spacing w:after="0" w:line="240" w:lineRule="auto"/>
              <w:jc w:val="both"/>
              <w:rPr>
                <w:del w:id="720" w:author="Thomas, Gregg" w:date="2024-10-01T11:00:00Z" w16du:dateUtc="2024-10-01T15:00:00Z"/>
                <w:rFonts w:ascii="Times New Roman" w:eastAsia="Times New Roman" w:hAnsi="Times New Roman" w:cs="Times New Roman"/>
                <w:color w:val="000000"/>
              </w:rPr>
            </w:pPr>
            <w:del w:id="721" w:author="Thomas, Gregg" w:date="2024-10-01T11:00:00Z" w16du:dateUtc="2024-10-01T15:00:00Z">
              <w:r w:rsidRPr="00851991">
                <w:rPr>
                  <w:rFonts w:ascii="Times New Roman" w:hAnsi="Times New Roman" w:cs="Times New Roman"/>
                  <w:color w:val="000000"/>
                </w:rPr>
                <w:delText>3*</w:delText>
              </w:r>
            </w:del>
          </w:p>
        </w:tc>
        <w:tc>
          <w:tcPr>
            <w:tcW w:w="4197" w:type="dxa"/>
            <w:noWrap/>
            <w:vAlign w:val="bottom"/>
            <w:hideMark/>
          </w:tcPr>
          <w:p w14:paraId="5C5B844F" w14:textId="77777777" w:rsidR="002505CF" w:rsidRPr="00851991" w:rsidRDefault="002505CF" w:rsidP="002505CF">
            <w:pPr>
              <w:spacing w:after="0" w:line="240" w:lineRule="auto"/>
              <w:jc w:val="both"/>
              <w:rPr>
                <w:del w:id="722" w:author="Thomas, Gregg" w:date="2024-10-01T11:00:00Z" w16du:dateUtc="2024-10-01T15:00:00Z"/>
                <w:rFonts w:ascii="Times New Roman" w:eastAsia="Times New Roman" w:hAnsi="Times New Roman" w:cs="Times New Roman"/>
                <w:color w:val="000000"/>
              </w:rPr>
            </w:pPr>
            <w:del w:id="723" w:author="Thomas, Gregg" w:date="2024-10-01T11:00:00Z" w16du:dateUtc="2024-10-01T15:00:00Z">
              <w:r w:rsidRPr="00851991">
                <w:rPr>
                  <w:rFonts w:ascii="Times New Roman" w:hAnsi="Times New Roman" w:cs="Times New Roman"/>
                  <w:color w:val="000000"/>
                </w:rPr>
                <w:delText>(RS,((GD,RD),(MM,(HA,(MN,PD)))));</w:delText>
              </w:r>
            </w:del>
          </w:p>
        </w:tc>
        <w:tc>
          <w:tcPr>
            <w:tcW w:w="1684" w:type="dxa"/>
            <w:noWrap/>
            <w:vAlign w:val="bottom"/>
            <w:hideMark/>
          </w:tcPr>
          <w:p w14:paraId="3DEFA9B5" w14:textId="77777777" w:rsidR="002505CF" w:rsidRPr="00851991" w:rsidRDefault="002505CF" w:rsidP="002505CF">
            <w:pPr>
              <w:spacing w:after="0" w:line="240" w:lineRule="auto"/>
              <w:jc w:val="both"/>
              <w:rPr>
                <w:del w:id="724" w:author="Thomas, Gregg" w:date="2024-10-01T11:00:00Z" w16du:dateUtc="2024-10-01T15:00:00Z"/>
                <w:rFonts w:ascii="Times New Roman" w:eastAsia="Times New Roman" w:hAnsi="Times New Roman" w:cs="Times New Roman"/>
                <w:color w:val="000000"/>
              </w:rPr>
            </w:pPr>
            <w:del w:id="725" w:author="Thomas, Gregg" w:date="2024-10-01T11:00:00Z" w16du:dateUtc="2024-10-01T15:00:00Z">
              <w:r w:rsidRPr="00851991">
                <w:rPr>
                  <w:rFonts w:ascii="Times New Roman" w:hAnsi="Times New Roman" w:cs="Times New Roman"/>
                  <w:color w:val="000000"/>
                </w:rPr>
                <w:delText>21509</w:delText>
              </w:r>
            </w:del>
          </w:p>
        </w:tc>
        <w:tc>
          <w:tcPr>
            <w:tcW w:w="2451" w:type="dxa"/>
            <w:noWrap/>
            <w:vAlign w:val="bottom"/>
            <w:hideMark/>
          </w:tcPr>
          <w:p w14:paraId="2E4E6AE2" w14:textId="77777777" w:rsidR="002505CF" w:rsidRPr="00851991" w:rsidRDefault="002505CF" w:rsidP="002505CF">
            <w:pPr>
              <w:spacing w:after="0" w:line="240" w:lineRule="auto"/>
              <w:jc w:val="both"/>
              <w:rPr>
                <w:del w:id="726" w:author="Thomas, Gregg" w:date="2024-10-01T11:00:00Z" w16du:dateUtc="2024-10-01T15:00:00Z"/>
                <w:rFonts w:ascii="Times New Roman" w:eastAsia="Times New Roman" w:hAnsi="Times New Roman" w:cs="Times New Roman"/>
                <w:color w:val="000000"/>
              </w:rPr>
            </w:pPr>
            <w:del w:id="727" w:author="Thomas, Gregg" w:date="2024-10-01T11:00:00Z" w16du:dateUtc="2024-10-01T15:00:00Z">
              <w:r w:rsidRPr="00851991">
                <w:rPr>
                  <w:rFonts w:ascii="Times New Roman" w:hAnsi="Times New Roman" w:cs="Times New Roman"/>
                  <w:color w:val="000000"/>
                </w:rPr>
                <w:delText>0.131</w:delText>
              </w:r>
            </w:del>
          </w:p>
        </w:tc>
      </w:tr>
      <w:tr w:rsidR="002505CF" w:rsidRPr="00197A2B" w14:paraId="7C98DE6B" w14:textId="77777777" w:rsidTr="005C2974">
        <w:trPr>
          <w:trHeight w:val="300"/>
          <w:del w:id="728" w:author="Thomas, Gregg" w:date="2024-10-01T11:00:00Z"/>
        </w:trPr>
        <w:tc>
          <w:tcPr>
            <w:tcW w:w="1018" w:type="dxa"/>
            <w:noWrap/>
            <w:vAlign w:val="bottom"/>
            <w:hideMark/>
          </w:tcPr>
          <w:p w14:paraId="3DB6E049" w14:textId="77777777" w:rsidR="002505CF" w:rsidRPr="00851991" w:rsidRDefault="002505CF" w:rsidP="002505CF">
            <w:pPr>
              <w:spacing w:after="0" w:line="240" w:lineRule="auto"/>
              <w:jc w:val="both"/>
              <w:rPr>
                <w:del w:id="729" w:author="Thomas, Gregg" w:date="2024-10-01T11:00:00Z" w16du:dateUtc="2024-10-01T15:00:00Z"/>
                <w:rFonts w:ascii="Times New Roman" w:eastAsia="Times New Roman" w:hAnsi="Times New Roman" w:cs="Times New Roman"/>
                <w:color w:val="000000"/>
              </w:rPr>
            </w:pPr>
            <w:del w:id="730" w:author="Thomas, Gregg" w:date="2024-10-01T11:00:00Z" w16du:dateUtc="2024-10-01T15:00:00Z">
              <w:r w:rsidRPr="00851991">
                <w:rPr>
                  <w:rFonts w:ascii="Times New Roman" w:hAnsi="Times New Roman" w:cs="Times New Roman"/>
                  <w:color w:val="000000"/>
                </w:rPr>
                <w:delText>4</w:delText>
              </w:r>
            </w:del>
          </w:p>
        </w:tc>
        <w:tc>
          <w:tcPr>
            <w:tcW w:w="4197" w:type="dxa"/>
            <w:noWrap/>
            <w:vAlign w:val="bottom"/>
            <w:hideMark/>
          </w:tcPr>
          <w:p w14:paraId="2BC735D3" w14:textId="77777777" w:rsidR="002505CF" w:rsidRPr="00851991" w:rsidRDefault="002505CF" w:rsidP="002505CF">
            <w:pPr>
              <w:spacing w:after="0" w:line="240" w:lineRule="auto"/>
              <w:jc w:val="both"/>
              <w:rPr>
                <w:del w:id="731" w:author="Thomas, Gregg" w:date="2024-10-01T11:00:00Z" w16du:dateUtc="2024-10-01T15:00:00Z"/>
                <w:rFonts w:ascii="Times New Roman" w:eastAsia="Times New Roman" w:hAnsi="Times New Roman" w:cs="Times New Roman"/>
                <w:color w:val="000000"/>
              </w:rPr>
            </w:pPr>
            <w:del w:id="732"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1468A94F" w14:textId="77777777" w:rsidR="002505CF" w:rsidRPr="00851991" w:rsidRDefault="002505CF" w:rsidP="002505CF">
            <w:pPr>
              <w:spacing w:after="0" w:line="240" w:lineRule="auto"/>
              <w:jc w:val="both"/>
              <w:rPr>
                <w:del w:id="733" w:author="Thomas, Gregg" w:date="2024-10-01T11:00:00Z" w16du:dateUtc="2024-10-01T15:00:00Z"/>
                <w:rFonts w:ascii="Times New Roman" w:eastAsia="Times New Roman" w:hAnsi="Times New Roman" w:cs="Times New Roman"/>
                <w:color w:val="000000"/>
              </w:rPr>
            </w:pPr>
            <w:del w:id="734" w:author="Thomas, Gregg" w:date="2024-10-01T11:00:00Z" w16du:dateUtc="2024-10-01T15:00:00Z">
              <w:r w:rsidRPr="00851991">
                <w:rPr>
                  <w:rFonts w:ascii="Times New Roman" w:hAnsi="Times New Roman" w:cs="Times New Roman"/>
                  <w:color w:val="000000"/>
                </w:rPr>
                <w:delText>14417</w:delText>
              </w:r>
            </w:del>
          </w:p>
        </w:tc>
        <w:tc>
          <w:tcPr>
            <w:tcW w:w="2451" w:type="dxa"/>
            <w:noWrap/>
            <w:vAlign w:val="bottom"/>
            <w:hideMark/>
          </w:tcPr>
          <w:p w14:paraId="0E340462" w14:textId="77777777" w:rsidR="002505CF" w:rsidRPr="00851991" w:rsidRDefault="002505CF" w:rsidP="002505CF">
            <w:pPr>
              <w:spacing w:after="0" w:line="240" w:lineRule="auto"/>
              <w:jc w:val="both"/>
              <w:rPr>
                <w:del w:id="735" w:author="Thomas, Gregg" w:date="2024-10-01T11:00:00Z" w16du:dateUtc="2024-10-01T15:00:00Z"/>
                <w:rFonts w:ascii="Times New Roman" w:eastAsia="Times New Roman" w:hAnsi="Times New Roman" w:cs="Times New Roman"/>
                <w:color w:val="000000"/>
              </w:rPr>
            </w:pPr>
            <w:del w:id="736" w:author="Thomas, Gregg" w:date="2024-10-01T11:00:00Z" w16du:dateUtc="2024-10-01T15:00:00Z">
              <w:r w:rsidRPr="00851991">
                <w:rPr>
                  <w:rFonts w:ascii="Times New Roman" w:hAnsi="Times New Roman" w:cs="Times New Roman"/>
                  <w:color w:val="000000"/>
                </w:rPr>
                <w:delText>0.088</w:delText>
              </w:r>
            </w:del>
          </w:p>
        </w:tc>
      </w:tr>
      <w:tr w:rsidR="002505CF" w:rsidRPr="00197A2B" w14:paraId="6F8B5F59" w14:textId="77777777" w:rsidTr="005C2974">
        <w:trPr>
          <w:trHeight w:val="300"/>
          <w:del w:id="737" w:author="Thomas, Gregg" w:date="2024-10-01T11:00:00Z"/>
        </w:trPr>
        <w:tc>
          <w:tcPr>
            <w:tcW w:w="1018" w:type="dxa"/>
            <w:noWrap/>
            <w:vAlign w:val="bottom"/>
            <w:hideMark/>
          </w:tcPr>
          <w:p w14:paraId="0F999F44" w14:textId="77777777" w:rsidR="002505CF" w:rsidRPr="00851991" w:rsidRDefault="002505CF" w:rsidP="002505CF">
            <w:pPr>
              <w:spacing w:after="0" w:line="240" w:lineRule="auto"/>
              <w:jc w:val="both"/>
              <w:rPr>
                <w:del w:id="738" w:author="Thomas, Gregg" w:date="2024-10-01T11:00:00Z" w16du:dateUtc="2024-10-01T15:00:00Z"/>
                <w:rFonts w:ascii="Times New Roman" w:eastAsia="Times New Roman" w:hAnsi="Times New Roman" w:cs="Times New Roman"/>
                <w:color w:val="000000"/>
              </w:rPr>
            </w:pPr>
            <w:del w:id="739" w:author="Thomas, Gregg" w:date="2024-10-01T11:00:00Z" w16du:dateUtc="2024-10-01T15:00:00Z">
              <w:r w:rsidRPr="00851991">
                <w:rPr>
                  <w:rFonts w:ascii="Times New Roman" w:hAnsi="Times New Roman" w:cs="Times New Roman"/>
                  <w:color w:val="000000"/>
                </w:rPr>
                <w:delText>5</w:delText>
              </w:r>
            </w:del>
          </w:p>
        </w:tc>
        <w:tc>
          <w:tcPr>
            <w:tcW w:w="4197" w:type="dxa"/>
            <w:noWrap/>
            <w:vAlign w:val="bottom"/>
            <w:hideMark/>
          </w:tcPr>
          <w:p w14:paraId="137FB8DD" w14:textId="77777777" w:rsidR="002505CF" w:rsidRPr="00851991" w:rsidRDefault="002505CF" w:rsidP="002505CF">
            <w:pPr>
              <w:spacing w:after="0" w:line="240" w:lineRule="auto"/>
              <w:jc w:val="both"/>
              <w:rPr>
                <w:del w:id="740" w:author="Thomas, Gregg" w:date="2024-10-01T11:00:00Z" w16du:dateUtc="2024-10-01T15:00:00Z"/>
                <w:rFonts w:ascii="Times New Roman" w:eastAsia="Times New Roman" w:hAnsi="Times New Roman" w:cs="Times New Roman"/>
                <w:color w:val="000000"/>
              </w:rPr>
            </w:pPr>
            <w:del w:id="741" w:author="Thomas, Gregg" w:date="2024-10-01T11:00:00Z" w16du:dateUtc="2024-10-01T15:00:00Z">
              <w:r w:rsidRPr="00851991">
                <w:rPr>
                  <w:rFonts w:ascii="Times New Roman" w:hAnsi="Times New Roman" w:cs="Times New Roman"/>
                  <w:color w:val="000000"/>
                </w:rPr>
                <w:delText>(RS,(MM,((GD,RD),((HA,PD),MN))));</w:delText>
              </w:r>
            </w:del>
          </w:p>
        </w:tc>
        <w:tc>
          <w:tcPr>
            <w:tcW w:w="1684" w:type="dxa"/>
            <w:noWrap/>
            <w:vAlign w:val="bottom"/>
            <w:hideMark/>
          </w:tcPr>
          <w:p w14:paraId="25E3C2DD" w14:textId="77777777" w:rsidR="002505CF" w:rsidRPr="00851991" w:rsidRDefault="002505CF" w:rsidP="002505CF">
            <w:pPr>
              <w:spacing w:after="0" w:line="240" w:lineRule="auto"/>
              <w:jc w:val="both"/>
              <w:rPr>
                <w:del w:id="742" w:author="Thomas, Gregg" w:date="2024-10-01T11:00:00Z" w16du:dateUtc="2024-10-01T15:00:00Z"/>
                <w:rFonts w:ascii="Times New Roman" w:eastAsia="Times New Roman" w:hAnsi="Times New Roman" w:cs="Times New Roman"/>
                <w:color w:val="000000"/>
              </w:rPr>
            </w:pPr>
            <w:del w:id="743" w:author="Thomas, Gregg" w:date="2024-10-01T11:00:00Z" w16du:dateUtc="2024-10-01T15:00:00Z">
              <w:r w:rsidRPr="00851991">
                <w:rPr>
                  <w:rFonts w:ascii="Times New Roman" w:hAnsi="Times New Roman" w:cs="Times New Roman"/>
                  <w:color w:val="000000"/>
                </w:rPr>
                <w:delText>14321</w:delText>
              </w:r>
            </w:del>
          </w:p>
        </w:tc>
        <w:tc>
          <w:tcPr>
            <w:tcW w:w="2451" w:type="dxa"/>
            <w:noWrap/>
            <w:vAlign w:val="bottom"/>
            <w:hideMark/>
          </w:tcPr>
          <w:p w14:paraId="2DB76430" w14:textId="77777777" w:rsidR="002505CF" w:rsidRPr="00851991" w:rsidRDefault="002505CF" w:rsidP="002505CF">
            <w:pPr>
              <w:spacing w:after="0" w:line="240" w:lineRule="auto"/>
              <w:jc w:val="both"/>
              <w:rPr>
                <w:del w:id="744" w:author="Thomas, Gregg" w:date="2024-10-01T11:00:00Z" w16du:dateUtc="2024-10-01T15:00:00Z"/>
                <w:rFonts w:ascii="Times New Roman" w:eastAsia="Times New Roman" w:hAnsi="Times New Roman" w:cs="Times New Roman"/>
                <w:color w:val="000000"/>
              </w:rPr>
            </w:pPr>
            <w:del w:id="745" w:author="Thomas, Gregg" w:date="2024-10-01T11:00:00Z" w16du:dateUtc="2024-10-01T15:00:00Z">
              <w:r w:rsidRPr="00851991">
                <w:rPr>
                  <w:rFonts w:ascii="Times New Roman" w:hAnsi="Times New Roman" w:cs="Times New Roman"/>
                  <w:color w:val="000000"/>
                </w:rPr>
                <w:delText>0.0874</w:delText>
              </w:r>
            </w:del>
          </w:p>
        </w:tc>
      </w:tr>
      <w:tr w:rsidR="002505CF" w:rsidRPr="00197A2B" w14:paraId="104FE0D9" w14:textId="77777777" w:rsidTr="005C2974">
        <w:trPr>
          <w:trHeight w:val="300"/>
          <w:del w:id="746" w:author="Thomas, Gregg" w:date="2024-10-01T11:00:00Z"/>
        </w:trPr>
        <w:tc>
          <w:tcPr>
            <w:tcW w:w="1018" w:type="dxa"/>
            <w:noWrap/>
            <w:vAlign w:val="bottom"/>
            <w:hideMark/>
          </w:tcPr>
          <w:p w14:paraId="50D5D856" w14:textId="77777777" w:rsidR="002505CF" w:rsidRPr="00851991" w:rsidRDefault="002505CF" w:rsidP="002505CF">
            <w:pPr>
              <w:spacing w:after="0" w:line="240" w:lineRule="auto"/>
              <w:jc w:val="both"/>
              <w:rPr>
                <w:del w:id="747" w:author="Thomas, Gregg" w:date="2024-10-01T11:00:00Z" w16du:dateUtc="2024-10-01T15:00:00Z"/>
                <w:rFonts w:ascii="Times New Roman" w:eastAsia="Times New Roman" w:hAnsi="Times New Roman" w:cs="Times New Roman"/>
                <w:color w:val="000000"/>
              </w:rPr>
            </w:pPr>
            <w:del w:id="748" w:author="Thomas, Gregg" w:date="2024-10-01T11:00:00Z" w16du:dateUtc="2024-10-01T15:00:00Z">
              <w:r w:rsidRPr="00851991">
                <w:rPr>
                  <w:rFonts w:ascii="Times New Roman" w:hAnsi="Times New Roman" w:cs="Times New Roman"/>
                  <w:color w:val="000000"/>
                </w:rPr>
                <w:delText>6</w:delText>
              </w:r>
            </w:del>
          </w:p>
        </w:tc>
        <w:tc>
          <w:tcPr>
            <w:tcW w:w="4197" w:type="dxa"/>
            <w:noWrap/>
            <w:vAlign w:val="bottom"/>
            <w:hideMark/>
          </w:tcPr>
          <w:p w14:paraId="36D93096" w14:textId="77777777" w:rsidR="002505CF" w:rsidRPr="00851991" w:rsidRDefault="002505CF" w:rsidP="002505CF">
            <w:pPr>
              <w:spacing w:after="0" w:line="240" w:lineRule="auto"/>
              <w:jc w:val="both"/>
              <w:rPr>
                <w:del w:id="749" w:author="Thomas, Gregg" w:date="2024-10-01T11:00:00Z" w16du:dateUtc="2024-10-01T15:00:00Z"/>
                <w:rFonts w:ascii="Times New Roman" w:eastAsia="Times New Roman" w:hAnsi="Times New Roman" w:cs="Times New Roman"/>
                <w:color w:val="000000"/>
              </w:rPr>
            </w:pPr>
            <w:del w:id="750"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4529C00F" w14:textId="77777777" w:rsidR="002505CF" w:rsidRPr="00851991" w:rsidRDefault="002505CF" w:rsidP="002505CF">
            <w:pPr>
              <w:spacing w:after="0" w:line="240" w:lineRule="auto"/>
              <w:jc w:val="both"/>
              <w:rPr>
                <w:del w:id="751" w:author="Thomas, Gregg" w:date="2024-10-01T11:00:00Z" w16du:dateUtc="2024-10-01T15:00:00Z"/>
                <w:rFonts w:ascii="Times New Roman" w:eastAsia="Times New Roman" w:hAnsi="Times New Roman" w:cs="Times New Roman"/>
                <w:color w:val="000000"/>
              </w:rPr>
            </w:pPr>
            <w:del w:id="752" w:author="Thomas, Gregg" w:date="2024-10-01T11:00:00Z" w16du:dateUtc="2024-10-01T15:00:00Z">
              <w:r w:rsidRPr="00851991">
                <w:rPr>
                  <w:rFonts w:ascii="Times New Roman" w:hAnsi="Times New Roman" w:cs="Times New Roman"/>
                  <w:color w:val="000000"/>
                </w:rPr>
                <w:delText>14044</w:delText>
              </w:r>
            </w:del>
          </w:p>
        </w:tc>
        <w:tc>
          <w:tcPr>
            <w:tcW w:w="2451" w:type="dxa"/>
            <w:noWrap/>
            <w:vAlign w:val="bottom"/>
            <w:hideMark/>
          </w:tcPr>
          <w:p w14:paraId="6DB9E9EB" w14:textId="77777777" w:rsidR="002505CF" w:rsidRPr="00851991" w:rsidRDefault="002505CF" w:rsidP="002505CF">
            <w:pPr>
              <w:spacing w:after="0" w:line="240" w:lineRule="auto"/>
              <w:jc w:val="both"/>
              <w:rPr>
                <w:del w:id="753" w:author="Thomas, Gregg" w:date="2024-10-01T11:00:00Z" w16du:dateUtc="2024-10-01T15:00:00Z"/>
                <w:rFonts w:ascii="Times New Roman" w:eastAsia="Times New Roman" w:hAnsi="Times New Roman" w:cs="Times New Roman"/>
                <w:color w:val="000000"/>
              </w:rPr>
            </w:pPr>
            <w:del w:id="754" w:author="Thomas, Gregg" w:date="2024-10-01T11:00:00Z" w16du:dateUtc="2024-10-01T15:00:00Z">
              <w:r w:rsidRPr="00851991">
                <w:rPr>
                  <w:rFonts w:ascii="Times New Roman" w:hAnsi="Times New Roman" w:cs="Times New Roman"/>
                  <w:color w:val="000000"/>
                </w:rPr>
                <w:delText>0.0858</w:delText>
              </w:r>
            </w:del>
          </w:p>
        </w:tc>
      </w:tr>
      <w:tr w:rsidR="002505CF" w:rsidRPr="00197A2B" w14:paraId="7AF602C2" w14:textId="77777777" w:rsidTr="005C2974">
        <w:trPr>
          <w:trHeight w:val="300"/>
          <w:del w:id="755" w:author="Thomas, Gregg" w:date="2024-10-01T11:00:00Z"/>
        </w:trPr>
        <w:tc>
          <w:tcPr>
            <w:tcW w:w="1018" w:type="dxa"/>
            <w:noWrap/>
            <w:vAlign w:val="bottom"/>
            <w:hideMark/>
          </w:tcPr>
          <w:p w14:paraId="63719DB3" w14:textId="77777777" w:rsidR="002505CF" w:rsidRPr="00851991" w:rsidRDefault="002505CF" w:rsidP="002505CF">
            <w:pPr>
              <w:spacing w:after="0" w:line="240" w:lineRule="auto"/>
              <w:jc w:val="both"/>
              <w:rPr>
                <w:del w:id="756" w:author="Thomas, Gregg" w:date="2024-10-01T11:00:00Z" w16du:dateUtc="2024-10-01T15:00:00Z"/>
                <w:rFonts w:ascii="Times New Roman" w:eastAsia="Times New Roman" w:hAnsi="Times New Roman" w:cs="Times New Roman"/>
                <w:color w:val="000000"/>
              </w:rPr>
            </w:pPr>
            <w:del w:id="757" w:author="Thomas, Gregg" w:date="2024-10-01T11:00:00Z" w16du:dateUtc="2024-10-01T15:00:00Z">
              <w:r w:rsidRPr="00851991">
                <w:rPr>
                  <w:rFonts w:ascii="Times New Roman" w:hAnsi="Times New Roman" w:cs="Times New Roman"/>
                  <w:color w:val="000000"/>
                </w:rPr>
                <w:delText>7</w:delText>
              </w:r>
            </w:del>
          </w:p>
        </w:tc>
        <w:tc>
          <w:tcPr>
            <w:tcW w:w="4197" w:type="dxa"/>
            <w:noWrap/>
            <w:vAlign w:val="bottom"/>
            <w:hideMark/>
          </w:tcPr>
          <w:p w14:paraId="18BBD710" w14:textId="77777777" w:rsidR="002505CF" w:rsidRPr="00851991" w:rsidRDefault="002505CF" w:rsidP="002505CF">
            <w:pPr>
              <w:spacing w:after="0" w:line="240" w:lineRule="auto"/>
              <w:jc w:val="both"/>
              <w:rPr>
                <w:del w:id="758" w:author="Thomas, Gregg" w:date="2024-10-01T11:00:00Z" w16du:dateUtc="2024-10-01T15:00:00Z"/>
                <w:rFonts w:ascii="Times New Roman" w:eastAsia="Times New Roman" w:hAnsi="Times New Roman" w:cs="Times New Roman"/>
                <w:color w:val="000000"/>
              </w:rPr>
            </w:pPr>
            <w:del w:id="759" w:author="Thomas, Gregg" w:date="2024-10-01T11:00:00Z" w16du:dateUtc="2024-10-01T15:00:00Z">
              <w:r w:rsidRPr="00851991">
                <w:rPr>
                  <w:rFonts w:ascii="Times New Roman" w:hAnsi="Times New Roman" w:cs="Times New Roman"/>
                  <w:color w:val="000000"/>
                </w:rPr>
                <w:delText>(RS,(((HA,PD),MN),(MM,(GD,RD))));</w:delText>
              </w:r>
            </w:del>
          </w:p>
        </w:tc>
        <w:tc>
          <w:tcPr>
            <w:tcW w:w="1684" w:type="dxa"/>
            <w:noWrap/>
            <w:vAlign w:val="bottom"/>
            <w:hideMark/>
          </w:tcPr>
          <w:p w14:paraId="79363E07" w14:textId="77777777" w:rsidR="002505CF" w:rsidRPr="00851991" w:rsidRDefault="002505CF" w:rsidP="002505CF">
            <w:pPr>
              <w:spacing w:after="0" w:line="240" w:lineRule="auto"/>
              <w:jc w:val="both"/>
              <w:rPr>
                <w:del w:id="760" w:author="Thomas, Gregg" w:date="2024-10-01T11:00:00Z" w16du:dateUtc="2024-10-01T15:00:00Z"/>
                <w:rFonts w:ascii="Times New Roman" w:eastAsia="Times New Roman" w:hAnsi="Times New Roman" w:cs="Times New Roman"/>
                <w:color w:val="000000"/>
              </w:rPr>
            </w:pPr>
            <w:del w:id="761" w:author="Thomas, Gregg" w:date="2024-10-01T11:00:00Z" w16du:dateUtc="2024-10-01T15:00:00Z">
              <w:r w:rsidRPr="00851991">
                <w:rPr>
                  <w:rFonts w:ascii="Times New Roman" w:hAnsi="Times New Roman" w:cs="Times New Roman"/>
                  <w:color w:val="000000"/>
                </w:rPr>
                <w:delText>11723</w:delText>
              </w:r>
            </w:del>
          </w:p>
        </w:tc>
        <w:tc>
          <w:tcPr>
            <w:tcW w:w="2451" w:type="dxa"/>
            <w:noWrap/>
            <w:vAlign w:val="bottom"/>
            <w:hideMark/>
          </w:tcPr>
          <w:p w14:paraId="30F67BBE" w14:textId="77777777" w:rsidR="002505CF" w:rsidRPr="00851991" w:rsidRDefault="002505CF" w:rsidP="002505CF">
            <w:pPr>
              <w:spacing w:after="0" w:line="240" w:lineRule="auto"/>
              <w:jc w:val="both"/>
              <w:rPr>
                <w:del w:id="762" w:author="Thomas, Gregg" w:date="2024-10-01T11:00:00Z" w16du:dateUtc="2024-10-01T15:00:00Z"/>
                <w:rFonts w:ascii="Times New Roman" w:eastAsia="Times New Roman" w:hAnsi="Times New Roman" w:cs="Times New Roman"/>
                <w:color w:val="000000"/>
              </w:rPr>
            </w:pPr>
            <w:del w:id="763" w:author="Thomas, Gregg" w:date="2024-10-01T11:00:00Z" w16du:dateUtc="2024-10-01T15:00:00Z">
              <w:r w:rsidRPr="00851991">
                <w:rPr>
                  <w:rFonts w:ascii="Times New Roman" w:hAnsi="Times New Roman" w:cs="Times New Roman"/>
                  <w:color w:val="000000"/>
                </w:rPr>
                <w:delText>0.0716</w:delText>
              </w:r>
            </w:del>
          </w:p>
        </w:tc>
      </w:tr>
      <w:tr w:rsidR="002505CF" w:rsidRPr="00197A2B" w14:paraId="2913BDF6" w14:textId="77777777" w:rsidTr="005C2974">
        <w:trPr>
          <w:trHeight w:val="300"/>
          <w:del w:id="764" w:author="Thomas, Gregg" w:date="2024-10-01T11:00:00Z"/>
        </w:trPr>
        <w:tc>
          <w:tcPr>
            <w:tcW w:w="1018" w:type="dxa"/>
            <w:tcBorders>
              <w:bottom w:val="single" w:sz="4" w:space="0" w:color="auto"/>
            </w:tcBorders>
            <w:noWrap/>
            <w:vAlign w:val="bottom"/>
            <w:hideMark/>
          </w:tcPr>
          <w:p w14:paraId="4AD4CB68" w14:textId="77777777" w:rsidR="002505CF" w:rsidRPr="00851991" w:rsidRDefault="002505CF" w:rsidP="002505CF">
            <w:pPr>
              <w:spacing w:after="0" w:line="240" w:lineRule="auto"/>
              <w:jc w:val="both"/>
              <w:rPr>
                <w:del w:id="765" w:author="Thomas, Gregg" w:date="2024-10-01T11:00:00Z" w16du:dateUtc="2024-10-01T15:00:00Z"/>
                <w:rFonts w:ascii="Times New Roman" w:eastAsia="Times New Roman" w:hAnsi="Times New Roman" w:cs="Times New Roman"/>
                <w:color w:val="000000"/>
              </w:rPr>
            </w:pPr>
            <w:del w:id="766" w:author="Thomas, Gregg" w:date="2024-10-01T11:00:00Z" w16du:dateUtc="2024-10-01T15:00:00Z">
              <w:r w:rsidRPr="00851991">
                <w:rPr>
                  <w:rFonts w:ascii="Times New Roman" w:hAnsi="Times New Roman" w:cs="Times New Roman"/>
                  <w:color w:val="000000"/>
                </w:rPr>
                <w:delText>8</w:delText>
              </w:r>
            </w:del>
          </w:p>
        </w:tc>
        <w:tc>
          <w:tcPr>
            <w:tcW w:w="4197" w:type="dxa"/>
            <w:tcBorders>
              <w:bottom w:val="single" w:sz="4" w:space="0" w:color="auto"/>
            </w:tcBorders>
            <w:noWrap/>
            <w:vAlign w:val="bottom"/>
            <w:hideMark/>
          </w:tcPr>
          <w:p w14:paraId="608C233B" w14:textId="77777777" w:rsidR="002505CF" w:rsidRPr="00851991" w:rsidRDefault="002505CF" w:rsidP="002505CF">
            <w:pPr>
              <w:spacing w:after="0" w:line="240" w:lineRule="auto"/>
              <w:jc w:val="both"/>
              <w:rPr>
                <w:del w:id="767" w:author="Thomas, Gregg" w:date="2024-10-01T11:00:00Z" w16du:dateUtc="2024-10-01T15:00:00Z"/>
                <w:rFonts w:ascii="Times New Roman" w:eastAsia="Times New Roman" w:hAnsi="Times New Roman" w:cs="Times New Roman"/>
                <w:color w:val="000000"/>
              </w:rPr>
            </w:pPr>
            <w:del w:id="768" w:author="Thomas, Gregg" w:date="2024-10-01T11:00:00Z" w16du:dateUtc="2024-10-01T15:00:00Z">
              <w:r w:rsidRPr="00851991">
                <w:rPr>
                  <w:rFonts w:ascii="Times New Roman" w:hAnsi="Times New Roman" w:cs="Times New Roman"/>
                  <w:color w:val="000000"/>
                </w:rPr>
                <w:delText>(RS,(((HA,MN),PD),(MM,(GD,RD))));</w:delText>
              </w:r>
            </w:del>
          </w:p>
        </w:tc>
        <w:tc>
          <w:tcPr>
            <w:tcW w:w="1684" w:type="dxa"/>
            <w:tcBorders>
              <w:bottom w:val="single" w:sz="4" w:space="0" w:color="auto"/>
            </w:tcBorders>
            <w:noWrap/>
            <w:vAlign w:val="bottom"/>
            <w:hideMark/>
          </w:tcPr>
          <w:p w14:paraId="7B306F16" w14:textId="77777777" w:rsidR="002505CF" w:rsidRPr="00851991" w:rsidRDefault="002505CF" w:rsidP="002505CF">
            <w:pPr>
              <w:spacing w:after="0" w:line="240" w:lineRule="auto"/>
              <w:jc w:val="both"/>
              <w:rPr>
                <w:del w:id="769" w:author="Thomas, Gregg" w:date="2024-10-01T11:00:00Z" w16du:dateUtc="2024-10-01T15:00:00Z"/>
                <w:rFonts w:ascii="Times New Roman" w:eastAsia="Times New Roman" w:hAnsi="Times New Roman" w:cs="Times New Roman"/>
                <w:color w:val="000000"/>
              </w:rPr>
            </w:pPr>
            <w:del w:id="770" w:author="Thomas, Gregg" w:date="2024-10-01T11:00:00Z" w16du:dateUtc="2024-10-01T15:00:00Z">
              <w:r w:rsidRPr="00851991">
                <w:rPr>
                  <w:rFonts w:ascii="Times New Roman" w:hAnsi="Times New Roman" w:cs="Times New Roman"/>
                  <w:color w:val="000000"/>
                </w:rPr>
                <w:delText>11308</w:delText>
              </w:r>
            </w:del>
          </w:p>
        </w:tc>
        <w:tc>
          <w:tcPr>
            <w:tcW w:w="2451" w:type="dxa"/>
            <w:tcBorders>
              <w:bottom w:val="single" w:sz="4" w:space="0" w:color="auto"/>
            </w:tcBorders>
            <w:noWrap/>
            <w:vAlign w:val="bottom"/>
            <w:hideMark/>
          </w:tcPr>
          <w:p w14:paraId="0C22AB56" w14:textId="77777777" w:rsidR="002505CF" w:rsidRPr="00851991" w:rsidRDefault="002505CF" w:rsidP="002505CF">
            <w:pPr>
              <w:spacing w:after="0" w:line="240" w:lineRule="auto"/>
              <w:jc w:val="both"/>
              <w:rPr>
                <w:del w:id="771" w:author="Thomas, Gregg" w:date="2024-10-01T11:00:00Z" w16du:dateUtc="2024-10-01T15:00:00Z"/>
                <w:rFonts w:ascii="Times New Roman" w:eastAsia="Times New Roman" w:hAnsi="Times New Roman" w:cs="Times New Roman"/>
                <w:color w:val="000000"/>
              </w:rPr>
            </w:pPr>
            <w:del w:id="772" w:author="Thomas, Gregg" w:date="2024-10-01T11:00:00Z" w16du:dateUtc="2024-10-01T15:00:00Z">
              <w:r w:rsidRPr="00851991">
                <w:rPr>
                  <w:rFonts w:ascii="Times New Roman" w:hAnsi="Times New Roman" w:cs="Times New Roman"/>
                  <w:color w:val="000000"/>
                </w:rPr>
                <w:delText>0.0691</w:delText>
              </w:r>
            </w:del>
          </w:p>
        </w:tc>
      </w:tr>
    </w:tbl>
    <w:p w14:paraId="756B5749" w14:textId="77777777" w:rsidR="00E44640" w:rsidRPr="00197A2B" w:rsidRDefault="008E686B" w:rsidP="00F413E3">
      <w:pPr>
        <w:ind w:left="90"/>
        <w:jc w:val="both"/>
        <w:rPr>
          <w:del w:id="773" w:author="Thomas, Gregg" w:date="2024-10-01T11:00:00Z" w16du:dateUtc="2024-10-01T15:00:00Z"/>
          <w:rFonts w:ascii="Times New Roman" w:hAnsi="Times New Roman" w:cs="Times New Roman"/>
          <w:sz w:val="24"/>
          <w:szCs w:val="24"/>
        </w:rPr>
      </w:pPr>
      <w:del w:id="774" w:author="Thomas, Gregg" w:date="2024-10-01T11:00:00Z" w16du:dateUtc="2024-10-01T15:00:00Z">
        <w:r>
          <w:rPr>
            <w:rFonts w:ascii="Times New Roman" w:hAnsi="Times New Roman" w:cs="Times New Roman"/>
            <w:sz w:val="24"/>
            <w:szCs w:val="24"/>
          </w:rPr>
          <w:delText>*The topology recovered from concatenation of genes</w:delText>
        </w:r>
        <w:r w:rsidR="00FE0EA2">
          <w:rPr>
            <w:rFonts w:ascii="Times New Roman" w:hAnsi="Times New Roman" w:cs="Times New Roman"/>
            <w:sz w:val="24"/>
            <w:szCs w:val="24"/>
          </w:rPr>
          <w:delText xml:space="preserve"> or UCEs</w:delText>
        </w:r>
      </w:del>
    </w:p>
    <w:p w14:paraId="32009251" w14:textId="77777777" w:rsidR="00606B35" w:rsidRPr="00197A2B" w:rsidRDefault="00606B35" w:rsidP="00F413E3">
      <w:pPr>
        <w:pStyle w:val="Heading3"/>
        <w:rPr>
          <w:del w:id="775" w:author="Thomas, Gregg" w:date="2024-10-01T11:00:00Z" w16du:dateUtc="2024-10-01T15:00:00Z"/>
        </w:rPr>
      </w:pPr>
      <w:del w:id="776" w:author="Thomas, Gregg" w:date="2024-10-01T11:00:00Z" w16du:dateUtc="2024-10-01T15:00:00Z">
        <w:r w:rsidRPr="00197A2B">
          <w:delText xml:space="preserve">Table </w:delText>
        </w:r>
        <w:r w:rsidR="008C347C">
          <w:delText>4</w:delText>
        </w:r>
        <w:r w:rsidRPr="00197A2B">
          <w:delText>: Summaries of phylogenies per chromosome.</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235579F3" w14:textId="77777777" w:rsidTr="00606B35">
        <w:trPr>
          <w:jc w:val="center"/>
          <w:del w:id="777" w:author="Thomas, Gregg" w:date="2024-10-01T11:00:00Z"/>
        </w:trPr>
        <w:tc>
          <w:tcPr>
            <w:tcW w:w="1620" w:type="dxa"/>
            <w:tcBorders>
              <w:top w:val="single" w:sz="4" w:space="0" w:color="auto"/>
              <w:bottom w:val="single" w:sz="4" w:space="0" w:color="auto"/>
            </w:tcBorders>
            <w:vAlign w:val="center"/>
          </w:tcPr>
          <w:p w14:paraId="5AF9FE92" w14:textId="77777777" w:rsidR="005C2974" w:rsidRPr="00197A2B" w:rsidRDefault="005C2974" w:rsidP="00F413E3">
            <w:pPr>
              <w:spacing w:after="0"/>
              <w:jc w:val="both"/>
              <w:rPr>
                <w:del w:id="778" w:author="Thomas, Gregg" w:date="2024-10-01T11:00:00Z" w16du:dateUtc="2024-10-01T15:00:00Z"/>
                <w:rFonts w:ascii="Times New Roman" w:hAnsi="Times New Roman" w:cs="Times New Roman"/>
                <w:sz w:val="24"/>
                <w:szCs w:val="24"/>
              </w:rPr>
            </w:pPr>
            <w:del w:id="779" w:author="Thomas, Gregg" w:date="2024-10-01T11:00:00Z" w16du:dateUtc="2024-10-01T15:00:00Z">
              <w:r w:rsidRPr="00197A2B">
                <w:rPr>
                  <w:rFonts w:ascii="Times New Roman" w:hAnsi="Times New Roman" w:cs="Times New Roman"/>
                  <w:sz w:val="24"/>
                  <w:szCs w:val="24"/>
                </w:rPr>
                <w:delText>Chromosome</w:delText>
              </w:r>
            </w:del>
          </w:p>
        </w:tc>
        <w:tc>
          <w:tcPr>
            <w:tcW w:w="3600" w:type="dxa"/>
            <w:tcBorders>
              <w:top w:val="single" w:sz="4" w:space="0" w:color="auto"/>
              <w:bottom w:val="single" w:sz="4" w:space="0" w:color="auto"/>
            </w:tcBorders>
            <w:vAlign w:val="center"/>
          </w:tcPr>
          <w:p w14:paraId="43A81C60" w14:textId="77777777" w:rsidR="005C2974" w:rsidRPr="00197A2B" w:rsidRDefault="005C2974" w:rsidP="00F413E3">
            <w:pPr>
              <w:spacing w:after="0"/>
              <w:jc w:val="both"/>
              <w:rPr>
                <w:del w:id="780" w:author="Thomas, Gregg" w:date="2024-10-01T11:00:00Z" w16du:dateUtc="2024-10-01T15:00:00Z"/>
                <w:rFonts w:ascii="Times New Roman" w:hAnsi="Times New Roman" w:cs="Times New Roman"/>
                <w:sz w:val="24"/>
                <w:szCs w:val="24"/>
              </w:rPr>
            </w:pPr>
            <w:del w:id="781" w:author="Thomas, Gregg" w:date="2024-10-01T11:00:00Z" w16du:dateUtc="2024-10-01T15:00:00Z">
              <w:r w:rsidRPr="00197A2B">
                <w:rPr>
                  <w:rFonts w:ascii="Times New Roman" w:hAnsi="Times New Roman" w:cs="Times New Roman"/>
                  <w:sz w:val="24"/>
                  <w:szCs w:val="24"/>
                </w:rPr>
                <w:delText># of unique topologies recovered</w:delText>
              </w:r>
            </w:del>
          </w:p>
        </w:tc>
      </w:tr>
      <w:tr w:rsidR="005C2974" w:rsidRPr="00197A2B" w14:paraId="1A0C4DD0" w14:textId="77777777" w:rsidTr="005C2974">
        <w:trPr>
          <w:jc w:val="center"/>
          <w:del w:id="782" w:author="Thomas, Gregg" w:date="2024-10-01T11:00:00Z"/>
        </w:trPr>
        <w:tc>
          <w:tcPr>
            <w:tcW w:w="1620" w:type="dxa"/>
            <w:tcBorders>
              <w:top w:val="single" w:sz="4" w:space="0" w:color="auto"/>
            </w:tcBorders>
            <w:vAlign w:val="bottom"/>
          </w:tcPr>
          <w:p w14:paraId="21342869" w14:textId="77777777" w:rsidR="005C2974" w:rsidRPr="00851991" w:rsidRDefault="005C2974" w:rsidP="008A2B0A">
            <w:pPr>
              <w:spacing w:after="0"/>
              <w:jc w:val="both"/>
              <w:rPr>
                <w:del w:id="783" w:author="Thomas, Gregg" w:date="2024-10-01T11:00:00Z" w16du:dateUtc="2024-10-01T15:00:00Z"/>
                <w:rFonts w:ascii="Times New Roman" w:hAnsi="Times New Roman" w:cs="Times New Roman"/>
                <w:sz w:val="24"/>
                <w:szCs w:val="24"/>
              </w:rPr>
            </w:pPr>
            <w:del w:id="784" w:author="Thomas, Gregg" w:date="2024-10-01T11:00:00Z" w16du:dateUtc="2024-10-01T15:00:00Z">
              <w:r w:rsidRPr="00851991">
                <w:rPr>
                  <w:rFonts w:ascii="Times New Roman" w:hAnsi="Times New Roman" w:cs="Times New Roman"/>
                  <w:color w:val="000000"/>
                  <w:sz w:val="24"/>
                  <w:szCs w:val="24"/>
                </w:rPr>
                <w:delText>1</w:delText>
              </w:r>
            </w:del>
          </w:p>
        </w:tc>
        <w:tc>
          <w:tcPr>
            <w:tcW w:w="3600" w:type="dxa"/>
            <w:tcBorders>
              <w:top w:val="single" w:sz="4" w:space="0" w:color="auto"/>
            </w:tcBorders>
            <w:vAlign w:val="bottom"/>
          </w:tcPr>
          <w:p w14:paraId="68FF0268" w14:textId="77777777" w:rsidR="005C2974" w:rsidRPr="00851991" w:rsidRDefault="005C2974" w:rsidP="008A2B0A">
            <w:pPr>
              <w:spacing w:after="0"/>
              <w:jc w:val="both"/>
              <w:rPr>
                <w:del w:id="785" w:author="Thomas, Gregg" w:date="2024-10-01T11:00:00Z" w16du:dateUtc="2024-10-01T15:00:00Z"/>
                <w:rFonts w:ascii="Times New Roman" w:hAnsi="Times New Roman" w:cs="Times New Roman"/>
                <w:sz w:val="24"/>
                <w:szCs w:val="24"/>
              </w:rPr>
            </w:pPr>
            <w:del w:id="786" w:author="Thomas, Gregg" w:date="2024-10-01T11:00:00Z" w16du:dateUtc="2024-10-01T15:00:00Z">
              <w:r w:rsidRPr="00851991">
                <w:rPr>
                  <w:rFonts w:ascii="Times New Roman" w:hAnsi="Times New Roman" w:cs="Times New Roman"/>
                  <w:color w:val="000000"/>
                  <w:sz w:val="24"/>
                  <w:szCs w:val="24"/>
                </w:rPr>
                <w:delText>184</w:delText>
              </w:r>
            </w:del>
          </w:p>
        </w:tc>
      </w:tr>
      <w:tr w:rsidR="005C2974" w:rsidRPr="00197A2B" w14:paraId="53F695A4" w14:textId="77777777" w:rsidTr="005C2974">
        <w:trPr>
          <w:jc w:val="center"/>
          <w:del w:id="787" w:author="Thomas, Gregg" w:date="2024-10-01T11:00:00Z"/>
        </w:trPr>
        <w:tc>
          <w:tcPr>
            <w:tcW w:w="1620" w:type="dxa"/>
            <w:vAlign w:val="bottom"/>
          </w:tcPr>
          <w:p w14:paraId="6511EBF8" w14:textId="77777777" w:rsidR="005C2974" w:rsidRPr="00851991" w:rsidRDefault="005C2974" w:rsidP="008A2B0A">
            <w:pPr>
              <w:spacing w:after="0"/>
              <w:jc w:val="both"/>
              <w:rPr>
                <w:del w:id="788" w:author="Thomas, Gregg" w:date="2024-10-01T11:00:00Z" w16du:dateUtc="2024-10-01T15:00:00Z"/>
                <w:rFonts w:ascii="Times New Roman" w:hAnsi="Times New Roman" w:cs="Times New Roman"/>
                <w:sz w:val="24"/>
                <w:szCs w:val="24"/>
              </w:rPr>
            </w:pPr>
            <w:del w:id="789" w:author="Thomas, Gregg" w:date="2024-10-01T11:00:00Z" w16du:dateUtc="2024-10-01T15:00:00Z">
              <w:r w:rsidRPr="00851991">
                <w:rPr>
                  <w:rFonts w:ascii="Times New Roman" w:hAnsi="Times New Roman" w:cs="Times New Roman"/>
                  <w:color w:val="000000"/>
                  <w:sz w:val="24"/>
                  <w:szCs w:val="24"/>
                </w:rPr>
                <w:delText>2</w:delText>
              </w:r>
            </w:del>
          </w:p>
        </w:tc>
        <w:tc>
          <w:tcPr>
            <w:tcW w:w="3600" w:type="dxa"/>
            <w:vAlign w:val="bottom"/>
          </w:tcPr>
          <w:p w14:paraId="7B9666E7" w14:textId="77777777" w:rsidR="005C2974" w:rsidRPr="00851991" w:rsidRDefault="005C2974" w:rsidP="008A2B0A">
            <w:pPr>
              <w:spacing w:after="0"/>
              <w:jc w:val="both"/>
              <w:rPr>
                <w:del w:id="790" w:author="Thomas, Gregg" w:date="2024-10-01T11:00:00Z" w16du:dateUtc="2024-10-01T15:00:00Z"/>
                <w:rFonts w:ascii="Times New Roman" w:hAnsi="Times New Roman" w:cs="Times New Roman"/>
                <w:sz w:val="24"/>
                <w:szCs w:val="24"/>
              </w:rPr>
            </w:pPr>
            <w:del w:id="791" w:author="Thomas, Gregg" w:date="2024-10-01T11:00:00Z" w16du:dateUtc="2024-10-01T15:00:00Z">
              <w:r w:rsidRPr="00851991">
                <w:rPr>
                  <w:rFonts w:ascii="Times New Roman" w:hAnsi="Times New Roman" w:cs="Times New Roman"/>
                  <w:color w:val="000000"/>
                  <w:sz w:val="24"/>
                  <w:szCs w:val="24"/>
                </w:rPr>
                <w:delText>123</w:delText>
              </w:r>
            </w:del>
          </w:p>
        </w:tc>
      </w:tr>
      <w:tr w:rsidR="005C2974" w:rsidRPr="00197A2B" w14:paraId="12DC3D45" w14:textId="77777777" w:rsidTr="005C2974">
        <w:trPr>
          <w:jc w:val="center"/>
          <w:del w:id="792" w:author="Thomas, Gregg" w:date="2024-10-01T11:00:00Z"/>
        </w:trPr>
        <w:tc>
          <w:tcPr>
            <w:tcW w:w="1620" w:type="dxa"/>
            <w:vAlign w:val="bottom"/>
          </w:tcPr>
          <w:p w14:paraId="35D799CF" w14:textId="77777777" w:rsidR="005C2974" w:rsidRPr="00851991" w:rsidRDefault="005C2974" w:rsidP="008A2B0A">
            <w:pPr>
              <w:spacing w:after="0"/>
              <w:jc w:val="both"/>
              <w:rPr>
                <w:del w:id="793" w:author="Thomas, Gregg" w:date="2024-10-01T11:00:00Z" w16du:dateUtc="2024-10-01T15:00:00Z"/>
                <w:rFonts w:ascii="Times New Roman" w:hAnsi="Times New Roman" w:cs="Times New Roman"/>
                <w:sz w:val="24"/>
                <w:szCs w:val="24"/>
              </w:rPr>
            </w:pPr>
            <w:del w:id="794" w:author="Thomas, Gregg" w:date="2024-10-01T11:00:00Z" w16du:dateUtc="2024-10-01T15:00:00Z">
              <w:r w:rsidRPr="00851991">
                <w:rPr>
                  <w:rFonts w:ascii="Times New Roman" w:hAnsi="Times New Roman" w:cs="Times New Roman"/>
                  <w:color w:val="000000"/>
                  <w:sz w:val="24"/>
                  <w:szCs w:val="24"/>
                </w:rPr>
                <w:delText>3</w:delText>
              </w:r>
            </w:del>
          </w:p>
        </w:tc>
        <w:tc>
          <w:tcPr>
            <w:tcW w:w="3600" w:type="dxa"/>
            <w:vAlign w:val="bottom"/>
          </w:tcPr>
          <w:p w14:paraId="2B345CE3" w14:textId="77777777" w:rsidR="005C2974" w:rsidRPr="00851991" w:rsidRDefault="005C2974" w:rsidP="008A2B0A">
            <w:pPr>
              <w:spacing w:after="0"/>
              <w:jc w:val="both"/>
              <w:rPr>
                <w:del w:id="795" w:author="Thomas, Gregg" w:date="2024-10-01T11:00:00Z" w16du:dateUtc="2024-10-01T15:00:00Z"/>
                <w:rFonts w:ascii="Times New Roman" w:hAnsi="Times New Roman" w:cs="Times New Roman"/>
                <w:sz w:val="24"/>
                <w:szCs w:val="24"/>
              </w:rPr>
            </w:pPr>
            <w:del w:id="796" w:author="Thomas, Gregg" w:date="2024-10-01T11:00:00Z" w16du:dateUtc="2024-10-01T15:00:00Z">
              <w:r w:rsidRPr="00851991">
                <w:rPr>
                  <w:rFonts w:ascii="Times New Roman" w:hAnsi="Times New Roman" w:cs="Times New Roman"/>
                  <w:color w:val="000000"/>
                  <w:sz w:val="24"/>
                  <w:szCs w:val="24"/>
                </w:rPr>
                <w:delText>114</w:delText>
              </w:r>
            </w:del>
          </w:p>
        </w:tc>
      </w:tr>
      <w:tr w:rsidR="005C2974" w:rsidRPr="00197A2B" w14:paraId="76F31BD7" w14:textId="77777777" w:rsidTr="005C2974">
        <w:trPr>
          <w:jc w:val="center"/>
          <w:del w:id="797" w:author="Thomas, Gregg" w:date="2024-10-01T11:00:00Z"/>
        </w:trPr>
        <w:tc>
          <w:tcPr>
            <w:tcW w:w="1620" w:type="dxa"/>
            <w:vAlign w:val="bottom"/>
          </w:tcPr>
          <w:p w14:paraId="26273A83" w14:textId="77777777" w:rsidR="005C2974" w:rsidRPr="00851991" w:rsidRDefault="005C2974" w:rsidP="008A2B0A">
            <w:pPr>
              <w:spacing w:after="0"/>
              <w:jc w:val="both"/>
              <w:rPr>
                <w:del w:id="798" w:author="Thomas, Gregg" w:date="2024-10-01T11:00:00Z" w16du:dateUtc="2024-10-01T15:00:00Z"/>
                <w:rFonts w:ascii="Times New Roman" w:hAnsi="Times New Roman" w:cs="Times New Roman"/>
                <w:sz w:val="24"/>
                <w:szCs w:val="24"/>
              </w:rPr>
            </w:pPr>
            <w:del w:id="799" w:author="Thomas, Gregg" w:date="2024-10-01T11:00:00Z" w16du:dateUtc="2024-10-01T15:00:00Z">
              <w:r w:rsidRPr="00851991">
                <w:rPr>
                  <w:rFonts w:ascii="Times New Roman" w:hAnsi="Times New Roman" w:cs="Times New Roman"/>
                  <w:color w:val="000000"/>
                  <w:sz w:val="24"/>
                  <w:szCs w:val="24"/>
                </w:rPr>
                <w:delText>4</w:delText>
              </w:r>
            </w:del>
          </w:p>
        </w:tc>
        <w:tc>
          <w:tcPr>
            <w:tcW w:w="3600" w:type="dxa"/>
            <w:vAlign w:val="bottom"/>
          </w:tcPr>
          <w:p w14:paraId="49FC8124" w14:textId="77777777" w:rsidR="005C2974" w:rsidRPr="00851991" w:rsidRDefault="005C2974" w:rsidP="008A2B0A">
            <w:pPr>
              <w:spacing w:after="0"/>
              <w:jc w:val="both"/>
              <w:rPr>
                <w:del w:id="800" w:author="Thomas, Gregg" w:date="2024-10-01T11:00:00Z" w16du:dateUtc="2024-10-01T15:00:00Z"/>
                <w:rFonts w:ascii="Times New Roman" w:hAnsi="Times New Roman" w:cs="Times New Roman"/>
                <w:sz w:val="24"/>
                <w:szCs w:val="24"/>
              </w:rPr>
            </w:pPr>
            <w:del w:id="801" w:author="Thomas, Gregg" w:date="2024-10-01T11:00:00Z" w16du:dateUtc="2024-10-01T15:00:00Z">
              <w:r w:rsidRPr="00851991">
                <w:rPr>
                  <w:rFonts w:ascii="Times New Roman" w:hAnsi="Times New Roman" w:cs="Times New Roman"/>
                  <w:color w:val="000000"/>
                  <w:sz w:val="24"/>
                  <w:szCs w:val="24"/>
                </w:rPr>
                <w:delText>144</w:delText>
              </w:r>
            </w:del>
          </w:p>
        </w:tc>
      </w:tr>
      <w:tr w:rsidR="005C2974" w:rsidRPr="00197A2B" w14:paraId="1A23EEDC" w14:textId="77777777" w:rsidTr="005C2974">
        <w:trPr>
          <w:jc w:val="center"/>
          <w:del w:id="802" w:author="Thomas, Gregg" w:date="2024-10-01T11:00:00Z"/>
        </w:trPr>
        <w:tc>
          <w:tcPr>
            <w:tcW w:w="1620" w:type="dxa"/>
            <w:vAlign w:val="bottom"/>
          </w:tcPr>
          <w:p w14:paraId="677FF82C" w14:textId="77777777" w:rsidR="005C2974" w:rsidRPr="00851991" w:rsidRDefault="005C2974" w:rsidP="008A2B0A">
            <w:pPr>
              <w:spacing w:after="0"/>
              <w:jc w:val="both"/>
              <w:rPr>
                <w:del w:id="803" w:author="Thomas, Gregg" w:date="2024-10-01T11:00:00Z" w16du:dateUtc="2024-10-01T15:00:00Z"/>
                <w:rFonts w:ascii="Times New Roman" w:hAnsi="Times New Roman" w:cs="Times New Roman"/>
                <w:sz w:val="24"/>
                <w:szCs w:val="24"/>
              </w:rPr>
            </w:pPr>
            <w:del w:id="804" w:author="Thomas, Gregg" w:date="2024-10-01T11:00:00Z" w16du:dateUtc="2024-10-01T15:00:00Z">
              <w:r w:rsidRPr="00851991">
                <w:rPr>
                  <w:rFonts w:ascii="Times New Roman" w:hAnsi="Times New Roman" w:cs="Times New Roman"/>
                  <w:color w:val="000000"/>
                  <w:sz w:val="24"/>
                  <w:szCs w:val="24"/>
                </w:rPr>
                <w:delText>5</w:delText>
              </w:r>
            </w:del>
          </w:p>
        </w:tc>
        <w:tc>
          <w:tcPr>
            <w:tcW w:w="3600" w:type="dxa"/>
            <w:vAlign w:val="bottom"/>
          </w:tcPr>
          <w:p w14:paraId="33608D92" w14:textId="77777777" w:rsidR="005C2974" w:rsidRPr="00851991" w:rsidRDefault="005C2974" w:rsidP="008A2B0A">
            <w:pPr>
              <w:spacing w:after="0"/>
              <w:jc w:val="both"/>
              <w:rPr>
                <w:del w:id="805" w:author="Thomas, Gregg" w:date="2024-10-01T11:00:00Z" w16du:dateUtc="2024-10-01T15:00:00Z"/>
                <w:rFonts w:ascii="Times New Roman" w:hAnsi="Times New Roman" w:cs="Times New Roman"/>
                <w:sz w:val="24"/>
                <w:szCs w:val="24"/>
              </w:rPr>
            </w:pPr>
            <w:del w:id="806" w:author="Thomas, Gregg" w:date="2024-10-01T11:00:00Z" w16du:dateUtc="2024-10-01T15:00:00Z">
              <w:r w:rsidRPr="00851991">
                <w:rPr>
                  <w:rFonts w:ascii="Times New Roman" w:hAnsi="Times New Roman" w:cs="Times New Roman"/>
                  <w:color w:val="000000"/>
                  <w:sz w:val="24"/>
                  <w:szCs w:val="24"/>
                </w:rPr>
                <w:delText>134</w:delText>
              </w:r>
            </w:del>
          </w:p>
        </w:tc>
      </w:tr>
      <w:tr w:rsidR="005C2974" w:rsidRPr="00197A2B" w14:paraId="20E2C990" w14:textId="77777777" w:rsidTr="005C2974">
        <w:trPr>
          <w:jc w:val="center"/>
          <w:del w:id="807" w:author="Thomas, Gregg" w:date="2024-10-01T11:00:00Z"/>
        </w:trPr>
        <w:tc>
          <w:tcPr>
            <w:tcW w:w="1620" w:type="dxa"/>
            <w:vAlign w:val="bottom"/>
          </w:tcPr>
          <w:p w14:paraId="6F8F3913" w14:textId="77777777" w:rsidR="005C2974" w:rsidRPr="00851991" w:rsidRDefault="005C2974" w:rsidP="008A2B0A">
            <w:pPr>
              <w:spacing w:after="0"/>
              <w:jc w:val="both"/>
              <w:rPr>
                <w:del w:id="808" w:author="Thomas, Gregg" w:date="2024-10-01T11:00:00Z" w16du:dateUtc="2024-10-01T15:00:00Z"/>
                <w:rFonts w:ascii="Times New Roman" w:hAnsi="Times New Roman" w:cs="Times New Roman"/>
                <w:sz w:val="24"/>
                <w:szCs w:val="24"/>
              </w:rPr>
            </w:pPr>
            <w:del w:id="809" w:author="Thomas, Gregg" w:date="2024-10-01T11:00:00Z" w16du:dateUtc="2024-10-01T15:00:00Z">
              <w:r w:rsidRPr="00851991">
                <w:rPr>
                  <w:rFonts w:ascii="Times New Roman" w:hAnsi="Times New Roman" w:cs="Times New Roman"/>
                  <w:color w:val="000000"/>
                  <w:sz w:val="24"/>
                  <w:szCs w:val="24"/>
                </w:rPr>
                <w:delText>6</w:delText>
              </w:r>
            </w:del>
          </w:p>
        </w:tc>
        <w:tc>
          <w:tcPr>
            <w:tcW w:w="3600" w:type="dxa"/>
            <w:vAlign w:val="bottom"/>
          </w:tcPr>
          <w:p w14:paraId="648D6EDC" w14:textId="77777777" w:rsidR="005C2974" w:rsidRPr="00851991" w:rsidRDefault="005C2974" w:rsidP="008A2B0A">
            <w:pPr>
              <w:spacing w:after="0"/>
              <w:jc w:val="both"/>
              <w:rPr>
                <w:del w:id="810" w:author="Thomas, Gregg" w:date="2024-10-01T11:00:00Z" w16du:dateUtc="2024-10-01T15:00:00Z"/>
                <w:rFonts w:ascii="Times New Roman" w:hAnsi="Times New Roman" w:cs="Times New Roman"/>
                <w:sz w:val="24"/>
                <w:szCs w:val="24"/>
              </w:rPr>
            </w:pPr>
            <w:del w:id="811" w:author="Thomas, Gregg" w:date="2024-10-01T11:00:00Z" w16du:dateUtc="2024-10-01T15:00:00Z">
              <w:r w:rsidRPr="00851991">
                <w:rPr>
                  <w:rFonts w:ascii="Times New Roman" w:hAnsi="Times New Roman" w:cs="Times New Roman"/>
                  <w:color w:val="000000"/>
                  <w:sz w:val="24"/>
                  <w:szCs w:val="24"/>
                </w:rPr>
                <w:delText>172</w:delText>
              </w:r>
            </w:del>
          </w:p>
        </w:tc>
      </w:tr>
      <w:tr w:rsidR="005C2974" w:rsidRPr="00197A2B" w14:paraId="3F8BFF47" w14:textId="77777777" w:rsidTr="005C2974">
        <w:trPr>
          <w:jc w:val="center"/>
          <w:del w:id="812" w:author="Thomas, Gregg" w:date="2024-10-01T11:00:00Z"/>
        </w:trPr>
        <w:tc>
          <w:tcPr>
            <w:tcW w:w="1620" w:type="dxa"/>
            <w:vAlign w:val="bottom"/>
          </w:tcPr>
          <w:p w14:paraId="375B5269" w14:textId="77777777" w:rsidR="005C2974" w:rsidRPr="00851991" w:rsidRDefault="005C2974" w:rsidP="008A2B0A">
            <w:pPr>
              <w:spacing w:after="0"/>
              <w:jc w:val="both"/>
              <w:rPr>
                <w:del w:id="813" w:author="Thomas, Gregg" w:date="2024-10-01T11:00:00Z" w16du:dateUtc="2024-10-01T15:00:00Z"/>
                <w:rFonts w:ascii="Times New Roman" w:hAnsi="Times New Roman" w:cs="Times New Roman"/>
                <w:sz w:val="24"/>
                <w:szCs w:val="24"/>
              </w:rPr>
            </w:pPr>
            <w:del w:id="814" w:author="Thomas, Gregg" w:date="2024-10-01T11:00:00Z" w16du:dateUtc="2024-10-01T15:00:00Z">
              <w:r w:rsidRPr="00851991">
                <w:rPr>
                  <w:rFonts w:ascii="Times New Roman" w:hAnsi="Times New Roman" w:cs="Times New Roman"/>
                  <w:color w:val="000000"/>
                  <w:sz w:val="24"/>
                  <w:szCs w:val="24"/>
                </w:rPr>
                <w:delText>7</w:delText>
              </w:r>
            </w:del>
          </w:p>
        </w:tc>
        <w:tc>
          <w:tcPr>
            <w:tcW w:w="3600" w:type="dxa"/>
            <w:vAlign w:val="bottom"/>
          </w:tcPr>
          <w:p w14:paraId="4575495B" w14:textId="77777777" w:rsidR="005C2974" w:rsidRPr="00851991" w:rsidRDefault="005C2974" w:rsidP="008A2B0A">
            <w:pPr>
              <w:spacing w:after="0"/>
              <w:jc w:val="both"/>
              <w:rPr>
                <w:del w:id="815" w:author="Thomas, Gregg" w:date="2024-10-01T11:00:00Z" w16du:dateUtc="2024-10-01T15:00:00Z"/>
                <w:rFonts w:ascii="Times New Roman" w:hAnsi="Times New Roman" w:cs="Times New Roman"/>
                <w:sz w:val="24"/>
                <w:szCs w:val="24"/>
              </w:rPr>
            </w:pPr>
            <w:del w:id="816" w:author="Thomas, Gregg" w:date="2024-10-01T11:00:00Z" w16du:dateUtc="2024-10-01T15:00:00Z">
              <w:r w:rsidRPr="00851991">
                <w:rPr>
                  <w:rFonts w:ascii="Times New Roman" w:hAnsi="Times New Roman" w:cs="Times New Roman"/>
                  <w:color w:val="000000"/>
                  <w:sz w:val="24"/>
                  <w:szCs w:val="24"/>
                </w:rPr>
                <w:delText>218</w:delText>
              </w:r>
            </w:del>
          </w:p>
        </w:tc>
      </w:tr>
      <w:tr w:rsidR="005C2974" w:rsidRPr="00197A2B" w14:paraId="5A87FE25" w14:textId="77777777" w:rsidTr="005C2974">
        <w:trPr>
          <w:jc w:val="center"/>
          <w:del w:id="817" w:author="Thomas, Gregg" w:date="2024-10-01T11:00:00Z"/>
        </w:trPr>
        <w:tc>
          <w:tcPr>
            <w:tcW w:w="1620" w:type="dxa"/>
            <w:vAlign w:val="bottom"/>
          </w:tcPr>
          <w:p w14:paraId="78CD0AC0" w14:textId="77777777" w:rsidR="005C2974" w:rsidRPr="00851991" w:rsidRDefault="005C2974" w:rsidP="008A2B0A">
            <w:pPr>
              <w:spacing w:after="0"/>
              <w:jc w:val="both"/>
              <w:rPr>
                <w:del w:id="818" w:author="Thomas, Gregg" w:date="2024-10-01T11:00:00Z" w16du:dateUtc="2024-10-01T15:00:00Z"/>
                <w:rFonts w:ascii="Times New Roman" w:hAnsi="Times New Roman" w:cs="Times New Roman"/>
                <w:sz w:val="24"/>
                <w:szCs w:val="24"/>
              </w:rPr>
            </w:pPr>
            <w:del w:id="819" w:author="Thomas, Gregg" w:date="2024-10-01T11:00:00Z" w16du:dateUtc="2024-10-01T15:00:00Z">
              <w:r w:rsidRPr="00851991">
                <w:rPr>
                  <w:rFonts w:ascii="Times New Roman" w:hAnsi="Times New Roman" w:cs="Times New Roman"/>
                  <w:color w:val="000000"/>
                  <w:sz w:val="24"/>
                  <w:szCs w:val="24"/>
                </w:rPr>
                <w:delText>8</w:delText>
              </w:r>
            </w:del>
          </w:p>
        </w:tc>
        <w:tc>
          <w:tcPr>
            <w:tcW w:w="3600" w:type="dxa"/>
            <w:vAlign w:val="bottom"/>
          </w:tcPr>
          <w:p w14:paraId="6D225E49" w14:textId="77777777" w:rsidR="005C2974" w:rsidRPr="00851991" w:rsidRDefault="005C2974" w:rsidP="008A2B0A">
            <w:pPr>
              <w:spacing w:after="0"/>
              <w:jc w:val="both"/>
              <w:rPr>
                <w:del w:id="820" w:author="Thomas, Gregg" w:date="2024-10-01T11:00:00Z" w16du:dateUtc="2024-10-01T15:00:00Z"/>
                <w:rFonts w:ascii="Times New Roman" w:hAnsi="Times New Roman" w:cs="Times New Roman"/>
                <w:sz w:val="24"/>
                <w:szCs w:val="24"/>
              </w:rPr>
            </w:pPr>
            <w:del w:id="821" w:author="Thomas, Gregg" w:date="2024-10-01T11:00:00Z" w16du:dateUtc="2024-10-01T15:00:00Z">
              <w:r w:rsidRPr="00851991">
                <w:rPr>
                  <w:rFonts w:ascii="Times New Roman" w:hAnsi="Times New Roman" w:cs="Times New Roman"/>
                  <w:color w:val="000000"/>
                  <w:sz w:val="24"/>
                  <w:szCs w:val="24"/>
                </w:rPr>
                <w:delText>133</w:delText>
              </w:r>
            </w:del>
          </w:p>
        </w:tc>
      </w:tr>
      <w:tr w:rsidR="005C2974" w:rsidRPr="00197A2B" w14:paraId="0790DC9A" w14:textId="77777777" w:rsidTr="005C2974">
        <w:trPr>
          <w:jc w:val="center"/>
          <w:del w:id="822" w:author="Thomas, Gregg" w:date="2024-10-01T11:00:00Z"/>
        </w:trPr>
        <w:tc>
          <w:tcPr>
            <w:tcW w:w="1620" w:type="dxa"/>
            <w:vAlign w:val="bottom"/>
          </w:tcPr>
          <w:p w14:paraId="2E2DB360" w14:textId="77777777" w:rsidR="005C2974" w:rsidRPr="00851991" w:rsidRDefault="005C2974" w:rsidP="008A2B0A">
            <w:pPr>
              <w:spacing w:after="0"/>
              <w:jc w:val="both"/>
              <w:rPr>
                <w:del w:id="823" w:author="Thomas, Gregg" w:date="2024-10-01T11:00:00Z" w16du:dateUtc="2024-10-01T15:00:00Z"/>
                <w:rFonts w:ascii="Times New Roman" w:hAnsi="Times New Roman" w:cs="Times New Roman"/>
                <w:sz w:val="24"/>
                <w:szCs w:val="24"/>
              </w:rPr>
            </w:pPr>
            <w:del w:id="824" w:author="Thomas, Gregg" w:date="2024-10-01T11:00:00Z" w16du:dateUtc="2024-10-01T15:00:00Z">
              <w:r w:rsidRPr="00851991">
                <w:rPr>
                  <w:rFonts w:ascii="Times New Roman" w:hAnsi="Times New Roman" w:cs="Times New Roman"/>
                  <w:color w:val="000000"/>
                  <w:sz w:val="24"/>
                  <w:szCs w:val="24"/>
                </w:rPr>
                <w:delText>9</w:delText>
              </w:r>
            </w:del>
          </w:p>
        </w:tc>
        <w:tc>
          <w:tcPr>
            <w:tcW w:w="3600" w:type="dxa"/>
            <w:vAlign w:val="bottom"/>
          </w:tcPr>
          <w:p w14:paraId="2A472CDD" w14:textId="77777777" w:rsidR="005C2974" w:rsidRPr="00851991" w:rsidRDefault="005C2974" w:rsidP="008A2B0A">
            <w:pPr>
              <w:spacing w:after="0"/>
              <w:jc w:val="both"/>
              <w:rPr>
                <w:del w:id="825" w:author="Thomas, Gregg" w:date="2024-10-01T11:00:00Z" w16du:dateUtc="2024-10-01T15:00:00Z"/>
                <w:rFonts w:ascii="Times New Roman" w:hAnsi="Times New Roman" w:cs="Times New Roman"/>
                <w:sz w:val="24"/>
                <w:szCs w:val="24"/>
              </w:rPr>
            </w:pPr>
            <w:del w:id="826" w:author="Thomas, Gregg" w:date="2024-10-01T11:00:00Z" w16du:dateUtc="2024-10-01T15:00:00Z">
              <w:r w:rsidRPr="00851991">
                <w:rPr>
                  <w:rFonts w:ascii="Times New Roman" w:hAnsi="Times New Roman" w:cs="Times New Roman"/>
                  <w:color w:val="000000"/>
                  <w:sz w:val="24"/>
                  <w:szCs w:val="24"/>
                </w:rPr>
                <w:delText>116</w:delText>
              </w:r>
            </w:del>
          </w:p>
        </w:tc>
      </w:tr>
      <w:tr w:rsidR="005C2974" w:rsidRPr="00197A2B" w14:paraId="6580A08E" w14:textId="77777777" w:rsidTr="005C2974">
        <w:trPr>
          <w:jc w:val="center"/>
          <w:del w:id="827" w:author="Thomas, Gregg" w:date="2024-10-01T11:00:00Z"/>
        </w:trPr>
        <w:tc>
          <w:tcPr>
            <w:tcW w:w="1620" w:type="dxa"/>
            <w:vAlign w:val="bottom"/>
          </w:tcPr>
          <w:p w14:paraId="5B6BA9E7" w14:textId="77777777" w:rsidR="005C2974" w:rsidRPr="00851991" w:rsidRDefault="005C2974" w:rsidP="008A2B0A">
            <w:pPr>
              <w:spacing w:after="0"/>
              <w:jc w:val="both"/>
              <w:rPr>
                <w:del w:id="828" w:author="Thomas, Gregg" w:date="2024-10-01T11:00:00Z" w16du:dateUtc="2024-10-01T15:00:00Z"/>
                <w:rFonts w:ascii="Times New Roman" w:hAnsi="Times New Roman" w:cs="Times New Roman"/>
                <w:sz w:val="24"/>
                <w:szCs w:val="24"/>
              </w:rPr>
            </w:pPr>
            <w:del w:id="829" w:author="Thomas, Gregg" w:date="2024-10-01T11:00:00Z" w16du:dateUtc="2024-10-01T15:00:00Z">
              <w:r w:rsidRPr="00851991">
                <w:rPr>
                  <w:rFonts w:ascii="Times New Roman" w:hAnsi="Times New Roman" w:cs="Times New Roman"/>
                  <w:color w:val="000000"/>
                  <w:sz w:val="24"/>
                  <w:szCs w:val="24"/>
                </w:rPr>
                <w:delText>10</w:delText>
              </w:r>
            </w:del>
          </w:p>
        </w:tc>
        <w:tc>
          <w:tcPr>
            <w:tcW w:w="3600" w:type="dxa"/>
            <w:vAlign w:val="bottom"/>
          </w:tcPr>
          <w:p w14:paraId="4C61F855" w14:textId="77777777" w:rsidR="005C2974" w:rsidRPr="00851991" w:rsidRDefault="005C2974" w:rsidP="008A2B0A">
            <w:pPr>
              <w:spacing w:after="0"/>
              <w:jc w:val="both"/>
              <w:rPr>
                <w:del w:id="830" w:author="Thomas, Gregg" w:date="2024-10-01T11:00:00Z" w16du:dateUtc="2024-10-01T15:00:00Z"/>
                <w:rFonts w:ascii="Times New Roman" w:hAnsi="Times New Roman" w:cs="Times New Roman"/>
                <w:sz w:val="24"/>
                <w:szCs w:val="24"/>
              </w:rPr>
            </w:pPr>
            <w:del w:id="831" w:author="Thomas, Gregg" w:date="2024-10-01T11:00:00Z" w16du:dateUtc="2024-10-01T15:00:00Z">
              <w:r w:rsidRPr="00851991">
                <w:rPr>
                  <w:rFonts w:ascii="Times New Roman" w:hAnsi="Times New Roman" w:cs="Times New Roman"/>
                  <w:color w:val="000000"/>
                  <w:sz w:val="24"/>
                  <w:szCs w:val="24"/>
                </w:rPr>
                <w:delText>110</w:delText>
              </w:r>
            </w:del>
          </w:p>
        </w:tc>
      </w:tr>
      <w:tr w:rsidR="005C2974" w:rsidRPr="00197A2B" w14:paraId="0C812EE0" w14:textId="77777777" w:rsidTr="005C2974">
        <w:trPr>
          <w:jc w:val="center"/>
          <w:del w:id="832" w:author="Thomas, Gregg" w:date="2024-10-01T11:00:00Z"/>
        </w:trPr>
        <w:tc>
          <w:tcPr>
            <w:tcW w:w="1620" w:type="dxa"/>
            <w:vAlign w:val="bottom"/>
          </w:tcPr>
          <w:p w14:paraId="129C52F6" w14:textId="77777777" w:rsidR="005C2974" w:rsidRPr="00851991" w:rsidRDefault="005C2974" w:rsidP="008A2B0A">
            <w:pPr>
              <w:spacing w:after="0"/>
              <w:jc w:val="both"/>
              <w:rPr>
                <w:del w:id="833" w:author="Thomas, Gregg" w:date="2024-10-01T11:00:00Z" w16du:dateUtc="2024-10-01T15:00:00Z"/>
                <w:rFonts w:ascii="Times New Roman" w:hAnsi="Times New Roman" w:cs="Times New Roman"/>
                <w:sz w:val="24"/>
                <w:szCs w:val="24"/>
              </w:rPr>
            </w:pPr>
            <w:del w:id="834" w:author="Thomas, Gregg" w:date="2024-10-01T11:00:00Z" w16du:dateUtc="2024-10-01T15:00:00Z">
              <w:r w:rsidRPr="00851991">
                <w:rPr>
                  <w:rFonts w:ascii="Times New Roman" w:hAnsi="Times New Roman" w:cs="Times New Roman"/>
                  <w:color w:val="000000"/>
                  <w:sz w:val="24"/>
                  <w:szCs w:val="24"/>
                </w:rPr>
                <w:delText>11</w:delText>
              </w:r>
            </w:del>
          </w:p>
        </w:tc>
        <w:tc>
          <w:tcPr>
            <w:tcW w:w="3600" w:type="dxa"/>
            <w:vAlign w:val="bottom"/>
          </w:tcPr>
          <w:p w14:paraId="12276603" w14:textId="77777777" w:rsidR="005C2974" w:rsidRPr="00851991" w:rsidRDefault="005C2974" w:rsidP="008A2B0A">
            <w:pPr>
              <w:spacing w:after="0"/>
              <w:jc w:val="both"/>
              <w:rPr>
                <w:del w:id="835" w:author="Thomas, Gregg" w:date="2024-10-01T11:00:00Z" w16du:dateUtc="2024-10-01T15:00:00Z"/>
                <w:rFonts w:ascii="Times New Roman" w:hAnsi="Times New Roman" w:cs="Times New Roman"/>
                <w:sz w:val="24"/>
                <w:szCs w:val="24"/>
              </w:rPr>
            </w:pPr>
            <w:del w:id="836" w:author="Thomas, Gregg" w:date="2024-10-01T11:00:00Z" w16du:dateUtc="2024-10-01T15:00:00Z">
              <w:r w:rsidRPr="00851991">
                <w:rPr>
                  <w:rFonts w:ascii="Times New Roman" w:hAnsi="Times New Roman" w:cs="Times New Roman"/>
                  <w:color w:val="000000"/>
                  <w:sz w:val="24"/>
                  <w:szCs w:val="24"/>
                </w:rPr>
                <w:delText>93</w:delText>
              </w:r>
            </w:del>
          </w:p>
        </w:tc>
      </w:tr>
      <w:tr w:rsidR="005C2974" w:rsidRPr="00197A2B" w14:paraId="2A9FBB06" w14:textId="77777777" w:rsidTr="005C2974">
        <w:trPr>
          <w:jc w:val="center"/>
          <w:del w:id="837" w:author="Thomas, Gregg" w:date="2024-10-01T11:00:00Z"/>
        </w:trPr>
        <w:tc>
          <w:tcPr>
            <w:tcW w:w="1620" w:type="dxa"/>
            <w:vAlign w:val="bottom"/>
          </w:tcPr>
          <w:p w14:paraId="52EFFA2D" w14:textId="77777777" w:rsidR="005C2974" w:rsidRPr="00851991" w:rsidRDefault="005C2974" w:rsidP="008A2B0A">
            <w:pPr>
              <w:spacing w:after="0"/>
              <w:jc w:val="both"/>
              <w:rPr>
                <w:del w:id="838" w:author="Thomas, Gregg" w:date="2024-10-01T11:00:00Z" w16du:dateUtc="2024-10-01T15:00:00Z"/>
                <w:rFonts w:ascii="Times New Roman" w:hAnsi="Times New Roman" w:cs="Times New Roman"/>
                <w:sz w:val="24"/>
                <w:szCs w:val="24"/>
              </w:rPr>
            </w:pPr>
            <w:del w:id="839" w:author="Thomas, Gregg" w:date="2024-10-01T11:00:00Z" w16du:dateUtc="2024-10-01T15:00:00Z">
              <w:r w:rsidRPr="00851991">
                <w:rPr>
                  <w:rFonts w:ascii="Times New Roman" w:hAnsi="Times New Roman" w:cs="Times New Roman"/>
                  <w:color w:val="000000"/>
                  <w:sz w:val="24"/>
                  <w:szCs w:val="24"/>
                </w:rPr>
                <w:delText>12</w:delText>
              </w:r>
            </w:del>
          </w:p>
        </w:tc>
        <w:tc>
          <w:tcPr>
            <w:tcW w:w="3600" w:type="dxa"/>
            <w:vAlign w:val="bottom"/>
          </w:tcPr>
          <w:p w14:paraId="5B5D7008" w14:textId="77777777" w:rsidR="005C2974" w:rsidRPr="00851991" w:rsidRDefault="005C2974" w:rsidP="008A2B0A">
            <w:pPr>
              <w:spacing w:after="0"/>
              <w:jc w:val="both"/>
              <w:rPr>
                <w:del w:id="840" w:author="Thomas, Gregg" w:date="2024-10-01T11:00:00Z" w16du:dateUtc="2024-10-01T15:00:00Z"/>
                <w:rFonts w:ascii="Times New Roman" w:hAnsi="Times New Roman" w:cs="Times New Roman"/>
                <w:sz w:val="24"/>
                <w:szCs w:val="24"/>
              </w:rPr>
            </w:pPr>
            <w:del w:id="841" w:author="Thomas, Gregg" w:date="2024-10-01T11:00:00Z" w16du:dateUtc="2024-10-01T15:00:00Z">
              <w:r w:rsidRPr="00851991">
                <w:rPr>
                  <w:rFonts w:ascii="Times New Roman" w:hAnsi="Times New Roman" w:cs="Times New Roman"/>
                  <w:color w:val="000000"/>
                  <w:sz w:val="24"/>
                  <w:szCs w:val="24"/>
                </w:rPr>
                <w:delText>179</w:delText>
              </w:r>
            </w:del>
          </w:p>
        </w:tc>
      </w:tr>
      <w:tr w:rsidR="005C2974" w:rsidRPr="00197A2B" w14:paraId="3052EEAB" w14:textId="77777777" w:rsidTr="005C2974">
        <w:trPr>
          <w:jc w:val="center"/>
          <w:del w:id="842" w:author="Thomas, Gregg" w:date="2024-10-01T11:00:00Z"/>
        </w:trPr>
        <w:tc>
          <w:tcPr>
            <w:tcW w:w="1620" w:type="dxa"/>
            <w:vAlign w:val="bottom"/>
          </w:tcPr>
          <w:p w14:paraId="4CD6A008" w14:textId="77777777" w:rsidR="005C2974" w:rsidRPr="00851991" w:rsidRDefault="005C2974" w:rsidP="008A2B0A">
            <w:pPr>
              <w:spacing w:after="0"/>
              <w:jc w:val="both"/>
              <w:rPr>
                <w:del w:id="843" w:author="Thomas, Gregg" w:date="2024-10-01T11:00:00Z" w16du:dateUtc="2024-10-01T15:00:00Z"/>
                <w:rFonts w:ascii="Times New Roman" w:hAnsi="Times New Roman" w:cs="Times New Roman"/>
                <w:sz w:val="24"/>
                <w:szCs w:val="24"/>
              </w:rPr>
            </w:pPr>
            <w:del w:id="844" w:author="Thomas, Gregg" w:date="2024-10-01T11:00:00Z" w16du:dateUtc="2024-10-01T15:00:00Z">
              <w:r w:rsidRPr="00851991">
                <w:rPr>
                  <w:rFonts w:ascii="Times New Roman" w:hAnsi="Times New Roman" w:cs="Times New Roman"/>
                  <w:color w:val="000000"/>
                  <w:sz w:val="24"/>
                  <w:szCs w:val="24"/>
                </w:rPr>
                <w:delText>13</w:delText>
              </w:r>
            </w:del>
          </w:p>
        </w:tc>
        <w:tc>
          <w:tcPr>
            <w:tcW w:w="3600" w:type="dxa"/>
            <w:vAlign w:val="bottom"/>
          </w:tcPr>
          <w:p w14:paraId="60C63E5A" w14:textId="77777777" w:rsidR="005C2974" w:rsidRPr="00851991" w:rsidRDefault="005C2974" w:rsidP="008A2B0A">
            <w:pPr>
              <w:spacing w:after="0"/>
              <w:jc w:val="both"/>
              <w:rPr>
                <w:del w:id="845" w:author="Thomas, Gregg" w:date="2024-10-01T11:00:00Z" w16du:dateUtc="2024-10-01T15:00:00Z"/>
                <w:rFonts w:ascii="Times New Roman" w:hAnsi="Times New Roman" w:cs="Times New Roman"/>
                <w:sz w:val="24"/>
                <w:szCs w:val="24"/>
              </w:rPr>
            </w:pPr>
            <w:del w:id="846" w:author="Thomas, Gregg" w:date="2024-10-01T11:00:00Z" w16du:dateUtc="2024-10-01T15:00:00Z">
              <w:r w:rsidRPr="00851991">
                <w:rPr>
                  <w:rFonts w:ascii="Times New Roman" w:hAnsi="Times New Roman" w:cs="Times New Roman"/>
                  <w:color w:val="000000"/>
                  <w:sz w:val="24"/>
                  <w:szCs w:val="24"/>
                </w:rPr>
                <w:delText>186</w:delText>
              </w:r>
            </w:del>
          </w:p>
        </w:tc>
      </w:tr>
      <w:tr w:rsidR="005C2974" w:rsidRPr="00197A2B" w14:paraId="5325636B" w14:textId="77777777" w:rsidTr="005C2974">
        <w:trPr>
          <w:jc w:val="center"/>
          <w:del w:id="847" w:author="Thomas, Gregg" w:date="2024-10-01T11:00:00Z"/>
        </w:trPr>
        <w:tc>
          <w:tcPr>
            <w:tcW w:w="1620" w:type="dxa"/>
            <w:vAlign w:val="bottom"/>
          </w:tcPr>
          <w:p w14:paraId="789AE624" w14:textId="77777777" w:rsidR="005C2974" w:rsidRPr="00851991" w:rsidRDefault="005C2974" w:rsidP="008A2B0A">
            <w:pPr>
              <w:spacing w:after="0"/>
              <w:jc w:val="both"/>
              <w:rPr>
                <w:del w:id="848" w:author="Thomas, Gregg" w:date="2024-10-01T11:00:00Z" w16du:dateUtc="2024-10-01T15:00:00Z"/>
                <w:rFonts w:ascii="Times New Roman" w:hAnsi="Times New Roman" w:cs="Times New Roman"/>
                <w:sz w:val="24"/>
                <w:szCs w:val="24"/>
              </w:rPr>
            </w:pPr>
            <w:del w:id="849" w:author="Thomas, Gregg" w:date="2024-10-01T11:00:00Z" w16du:dateUtc="2024-10-01T15:00:00Z">
              <w:r w:rsidRPr="00851991">
                <w:rPr>
                  <w:rFonts w:ascii="Times New Roman" w:hAnsi="Times New Roman" w:cs="Times New Roman"/>
                  <w:color w:val="000000"/>
                  <w:sz w:val="24"/>
                  <w:szCs w:val="24"/>
                </w:rPr>
                <w:delText>14</w:delText>
              </w:r>
            </w:del>
          </w:p>
        </w:tc>
        <w:tc>
          <w:tcPr>
            <w:tcW w:w="3600" w:type="dxa"/>
            <w:vAlign w:val="bottom"/>
          </w:tcPr>
          <w:p w14:paraId="697BF2FB" w14:textId="77777777" w:rsidR="005C2974" w:rsidRPr="00851991" w:rsidRDefault="005C2974" w:rsidP="008A2B0A">
            <w:pPr>
              <w:spacing w:after="0"/>
              <w:jc w:val="both"/>
              <w:rPr>
                <w:del w:id="850" w:author="Thomas, Gregg" w:date="2024-10-01T11:00:00Z" w16du:dateUtc="2024-10-01T15:00:00Z"/>
                <w:rFonts w:ascii="Times New Roman" w:hAnsi="Times New Roman" w:cs="Times New Roman"/>
                <w:sz w:val="24"/>
                <w:szCs w:val="24"/>
              </w:rPr>
            </w:pPr>
            <w:del w:id="851" w:author="Thomas, Gregg" w:date="2024-10-01T11:00:00Z" w16du:dateUtc="2024-10-01T15:00:00Z">
              <w:r w:rsidRPr="00851991">
                <w:rPr>
                  <w:rFonts w:ascii="Times New Roman" w:hAnsi="Times New Roman" w:cs="Times New Roman"/>
                  <w:color w:val="000000"/>
                  <w:sz w:val="24"/>
                  <w:szCs w:val="24"/>
                </w:rPr>
                <w:delText>173</w:delText>
              </w:r>
            </w:del>
          </w:p>
        </w:tc>
      </w:tr>
      <w:tr w:rsidR="005C2974" w:rsidRPr="00197A2B" w14:paraId="5330D734" w14:textId="77777777" w:rsidTr="005C2974">
        <w:trPr>
          <w:jc w:val="center"/>
          <w:del w:id="852" w:author="Thomas, Gregg" w:date="2024-10-01T11:00:00Z"/>
        </w:trPr>
        <w:tc>
          <w:tcPr>
            <w:tcW w:w="1620" w:type="dxa"/>
            <w:vAlign w:val="bottom"/>
          </w:tcPr>
          <w:p w14:paraId="5C63F0B6" w14:textId="77777777" w:rsidR="005C2974" w:rsidRPr="00851991" w:rsidRDefault="005C2974" w:rsidP="008A2B0A">
            <w:pPr>
              <w:spacing w:after="0"/>
              <w:jc w:val="both"/>
              <w:rPr>
                <w:del w:id="853" w:author="Thomas, Gregg" w:date="2024-10-01T11:00:00Z" w16du:dateUtc="2024-10-01T15:00:00Z"/>
                <w:rFonts w:ascii="Times New Roman" w:hAnsi="Times New Roman" w:cs="Times New Roman"/>
                <w:sz w:val="24"/>
                <w:szCs w:val="24"/>
              </w:rPr>
            </w:pPr>
            <w:del w:id="854" w:author="Thomas, Gregg" w:date="2024-10-01T11:00:00Z" w16du:dateUtc="2024-10-01T15:00:00Z">
              <w:r w:rsidRPr="00851991">
                <w:rPr>
                  <w:rFonts w:ascii="Times New Roman" w:hAnsi="Times New Roman" w:cs="Times New Roman"/>
                  <w:color w:val="000000"/>
                  <w:sz w:val="24"/>
                  <w:szCs w:val="24"/>
                </w:rPr>
                <w:lastRenderedPageBreak/>
                <w:delText>15</w:delText>
              </w:r>
            </w:del>
          </w:p>
        </w:tc>
        <w:tc>
          <w:tcPr>
            <w:tcW w:w="3600" w:type="dxa"/>
            <w:vAlign w:val="bottom"/>
          </w:tcPr>
          <w:p w14:paraId="01166517" w14:textId="77777777" w:rsidR="005C2974" w:rsidRPr="00851991" w:rsidRDefault="005C2974" w:rsidP="008A2B0A">
            <w:pPr>
              <w:spacing w:after="0"/>
              <w:jc w:val="both"/>
              <w:rPr>
                <w:del w:id="855" w:author="Thomas, Gregg" w:date="2024-10-01T11:00:00Z" w16du:dateUtc="2024-10-01T15:00:00Z"/>
                <w:rFonts w:ascii="Times New Roman" w:hAnsi="Times New Roman" w:cs="Times New Roman"/>
                <w:sz w:val="24"/>
                <w:szCs w:val="24"/>
              </w:rPr>
            </w:pPr>
            <w:del w:id="856" w:author="Thomas, Gregg" w:date="2024-10-01T11:00:00Z" w16du:dateUtc="2024-10-01T15:00:00Z">
              <w:r w:rsidRPr="00851991">
                <w:rPr>
                  <w:rFonts w:ascii="Times New Roman" w:hAnsi="Times New Roman" w:cs="Times New Roman"/>
                  <w:color w:val="000000"/>
                  <w:sz w:val="24"/>
                  <w:szCs w:val="24"/>
                </w:rPr>
                <w:delText>96</w:delText>
              </w:r>
            </w:del>
          </w:p>
        </w:tc>
      </w:tr>
      <w:tr w:rsidR="005C2974" w:rsidRPr="00197A2B" w14:paraId="3DBC32FD" w14:textId="77777777" w:rsidTr="005C2974">
        <w:trPr>
          <w:jc w:val="center"/>
          <w:del w:id="857" w:author="Thomas, Gregg" w:date="2024-10-01T11:00:00Z"/>
        </w:trPr>
        <w:tc>
          <w:tcPr>
            <w:tcW w:w="1620" w:type="dxa"/>
            <w:vAlign w:val="bottom"/>
          </w:tcPr>
          <w:p w14:paraId="13BCDA69" w14:textId="77777777" w:rsidR="005C2974" w:rsidRPr="00851991" w:rsidRDefault="005C2974" w:rsidP="008A2B0A">
            <w:pPr>
              <w:spacing w:after="0"/>
              <w:jc w:val="both"/>
              <w:rPr>
                <w:del w:id="858" w:author="Thomas, Gregg" w:date="2024-10-01T11:00:00Z" w16du:dateUtc="2024-10-01T15:00:00Z"/>
                <w:rFonts w:ascii="Times New Roman" w:hAnsi="Times New Roman" w:cs="Times New Roman"/>
                <w:sz w:val="24"/>
                <w:szCs w:val="24"/>
              </w:rPr>
            </w:pPr>
            <w:del w:id="859" w:author="Thomas, Gregg" w:date="2024-10-01T11:00:00Z" w16du:dateUtc="2024-10-01T15:00:00Z">
              <w:r w:rsidRPr="00851991">
                <w:rPr>
                  <w:rFonts w:ascii="Times New Roman" w:hAnsi="Times New Roman" w:cs="Times New Roman"/>
                  <w:color w:val="000000"/>
                  <w:sz w:val="24"/>
                  <w:szCs w:val="24"/>
                </w:rPr>
                <w:delText>16</w:delText>
              </w:r>
            </w:del>
          </w:p>
        </w:tc>
        <w:tc>
          <w:tcPr>
            <w:tcW w:w="3600" w:type="dxa"/>
            <w:vAlign w:val="bottom"/>
          </w:tcPr>
          <w:p w14:paraId="4F139807" w14:textId="77777777" w:rsidR="005C2974" w:rsidRPr="00851991" w:rsidRDefault="005C2974" w:rsidP="008A2B0A">
            <w:pPr>
              <w:spacing w:after="0"/>
              <w:jc w:val="both"/>
              <w:rPr>
                <w:del w:id="860" w:author="Thomas, Gregg" w:date="2024-10-01T11:00:00Z" w16du:dateUtc="2024-10-01T15:00:00Z"/>
                <w:rFonts w:ascii="Times New Roman" w:hAnsi="Times New Roman" w:cs="Times New Roman"/>
                <w:sz w:val="24"/>
                <w:szCs w:val="24"/>
              </w:rPr>
            </w:pPr>
            <w:del w:id="861" w:author="Thomas, Gregg" w:date="2024-10-01T11:00:00Z" w16du:dateUtc="2024-10-01T15:00:00Z">
              <w:r w:rsidRPr="00851991">
                <w:rPr>
                  <w:rFonts w:ascii="Times New Roman" w:hAnsi="Times New Roman" w:cs="Times New Roman"/>
                  <w:color w:val="000000"/>
                  <w:sz w:val="24"/>
                  <w:szCs w:val="24"/>
                </w:rPr>
                <w:delText>94</w:delText>
              </w:r>
            </w:del>
          </w:p>
        </w:tc>
      </w:tr>
      <w:tr w:rsidR="005C2974" w:rsidRPr="00197A2B" w14:paraId="30568B47" w14:textId="77777777" w:rsidTr="005C2974">
        <w:trPr>
          <w:jc w:val="center"/>
          <w:del w:id="862" w:author="Thomas, Gregg" w:date="2024-10-01T11:00:00Z"/>
        </w:trPr>
        <w:tc>
          <w:tcPr>
            <w:tcW w:w="1620" w:type="dxa"/>
            <w:vAlign w:val="bottom"/>
          </w:tcPr>
          <w:p w14:paraId="77FCE3B5" w14:textId="77777777" w:rsidR="005C2974" w:rsidRPr="00851991" w:rsidRDefault="005C2974" w:rsidP="008A2B0A">
            <w:pPr>
              <w:spacing w:after="0"/>
              <w:jc w:val="both"/>
              <w:rPr>
                <w:del w:id="863" w:author="Thomas, Gregg" w:date="2024-10-01T11:00:00Z" w16du:dateUtc="2024-10-01T15:00:00Z"/>
                <w:rFonts w:ascii="Times New Roman" w:hAnsi="Times New Roman" w:cs="Times New Roman"/>
                <w:sz w:val="24"/>
                <w:szCs w:val="24"/>
              </w:rPr>
            </w:pPr>
            <w:del w:id="864" w:author="Thomas, Gregg" w:date="2024-10-01T11:00:00Z" w16du:dateUtc="2024-10-01T15:00:00Z">
              <w:r w:rsidRPr="00851991">
                <w:rPr>
                  <w:rFonts w:ascii="Times New Roman" w:hAnsi="Times New Roman" w:cs="Times New Roman"/>
                  <w:color w:val="000000"/>
                  <w:sz w:val="24"/>
                  <w:szCs w:val="24"/>
                </w:rPr>
                <w:delText>17</w:delText>
              </w:r>
            </w:del>
          </w:p>
        </w:tc>
        <w:tc>
          <w:tcPr>
            <w:tcW w:w="3600" w:type="dxa"/>
            <w:vAlign w:val="bottom"/>
          </w:tcPr>
          <w:p w14:paraId="3BB881C1" w14:textId="77777777" w:rsidR="005C2974" w:rsidRPr="00851991" w:rsidRDefault="005C2974" w:rsidP="008A2B0A">
            <w:pPr>
              <w:spacing w:after="0"/>
              <w:jc w:val="both"/>
              <w:rPr>
                <w:del w:id="865" w:author="Thomas, Gregg" w:date="2024-10-01T11:00:00Z" w16du:dateUtc="2024-10-01T15:00:00Z"/>
                <w:rFonts w:ascii="Times New Roman" w:hAnsi="Times New Roman" w:cs="Times New Roman"/>
                <w:sz w:val="24"/>
                <w:szCs w:val="24"/>
              </w:rPr>
            </w:pPr>
            <w:del w:id="866" w:author="Thomas, Gregg" w:date="2024-10-01T11:00:00Z" w16du:dateUtc="2024-10-01T15:00:00Z">
              <w:r w:rsidRPr="00851991">
                <w:rPr>
                  <w:rFonts w:ascii="Times New Roman" w:hAnsi="Times New Roman" w:cs="Times New Roman"/>
                  <w:color w:val="000000"/>
                  <w:sz w:val="24"/>
                  <w:szCs w:val="24"/>
                </w:rPr>
                <w:delText>188</w:delText>
              </w:r>
            </w:del>
          </w:p>
        </w:tc>
      </w:tr>
      <w:tr w:rsidR="005C2974" w:rsidRPr="00197A2B" w14:paraId="24160A4C" w14:textId="77777777" w:rsidTr="005C2974">
        <w:trPr>
          <w:jc w:val="center"/>
          <w:del w:id="867" w:author="Thomas, Gregg" w:date="2024-10-01T11:00:00Z"/>
        </w:trPr>
        <w:tc>
          <w:tcPr>
            <w:tcW w:w="1620" w:type="dxa"/>
            <w:vAlign w:val="bottom"/>
          </w:tcPr>
          <w:p w14:paraId="0329E52F" w14:textId="77777777" w:rsidR="005C2974" w:rsidRPr="00851991" w:rsidRDefault="005C2974" w:rsidP="008A2B0A">
            <w:pPr>
              <w:spacing w:after="0"/>
              <w:jc w:val="both"/>
              <w:rPr>
                <w:del w:id="868" w:author="Thomas, Gregg" w:date="2024-10-01T11:00:00Z" w16du:dateUtc="2024-10-01T15:00:00Z"/>
                <w:rFonts w:ascii="Times New Roman" w:hAnsi="Times New Roman" w:cs="Times New Roman"/>
                <w:sz w:val="24"/>
                <w:szCs w:val="24"/>
              </w:rPr>
            </w:pPr>
            <w:del w:id="869" w:author="Thomas, Gregg" w:date="2024-10-01T11:00:00Z" w16du:dateUtc="2024-10-01T15:00:00Z">
              <w:r w:rsidRPr="00851991">
                <w:rPr>
                  <w:rFonts w:ascii="Times New Roman" w:hAnsi="Times New Roman" w:cs="Times New Roman"/>
                  <w:color w:val="000000"/>
                  <w:sz w:val="24"/>
                  <w:szCs w:val="24"/>
                </w:rPr>
                <w:delText>18</w:delText>
              </w:r>
            </w:del>
          </w:p>
        </w:tc>
        <w:tc>
          <w:tcPr>
            <w:tcW w:w="3600" w:type="dxa"/>
            <w:vAlign w:val="bottom"/>
          </w:tcPr>
          <w:p w14:paraId="7949ED00" w14:textId="77777777" w:rsidR="005C2974" w:rsidRPr="00851991" w:rsidRDefault="005C2974" w:rsidP="008A2B0A">
            <w:pPr>
              <w:spacing w:after="0"/>
              <w:jc w:val="both"/>
              <w:rPr>
                <w:del w:id="870" w:author="Thomas, Gregg" w:date="2024-10-01T11:00:00Z" w16du:dateUtc="2024-10-01T15:00:00Z"/>
                <w:rFonts w:ascii="Times New Roman" w:hAnsi="Times New Roman" w:cs="Times New Roman"/>
                <w:sz w:val="24"/>
                <w:szCs w:val="24"/>
              </w:rPr>
            </w:pPr>
            <w:del w:id="871" w:author="Thomas, Gregg" w:date="2024-10-01T11:00:00Z" w16du:dateUtc="2024-10-01T15:00:00Z">
              <w:r w:rsidRPr="00851991">
                <w:rPr>
                  <w:rFonts w:ascii="Times New Roman" w:hAnsi="Times New Roman" w:cs="Times New Roman"/>
                  <w:color w:val="000000"/>
                  <w:sz w:val="24"/>
                  <w:szCs w:val="24"/>
                </w:rPr>
                <w:delText>75</w:delText>
              </w:r>
            </w:del>
          </w:p>
        </w:tc>
      </w:tr>
      <w:tr w:rsidR="005C2974" w:rsidRPr="00197A2B" w14:paraId="208D67BE" w14:textId="77777777" w:rsidTr="005C2974">
        <w:trPr>
          <w:jc w:val="center"/>
          <w:del w:id="872" w:author="Thomas, Gregg" w:date="2024-10-01T11:00:00Z"/>
        </w:trPr>
        <w:tc>
          <w:tcPr>
            <w:tcW w:w="1620" w:type="dxa"/>
            <w:vAlign w:val="bottom"/>
          </w:tcPr>
          <w:p w14:paraId="7C95C25F" w14:textId="77777777" w:rsidR="005C2974" w:rsidRPr="00851991" w:rsidRDefault="005C2974" w:rsidP="008A2B0A">
            <w:pPr>
              <w:spacing w:after="0"/>
              <w:jc w:val="both"/>
              <w:rPr>
                <w:del w:id="873" w:author="Thomas, Gregg" w:date="2024-10-01T11:00:00Z" w16du:dateUtc="2024-10-01T15:00:00Z"/>
                <w:rFonts w:ascii="Times New Roman" w:hAnsi="Times New Roman" w:cs="Times New Roman"/>
                <w:sz w:val="24"/>
                <w:szCs w:val="24"/>
              </w:rPr>
            </w:pPr>
            <w:del w:id="874" w:author="Thomas, Gregg" w:date="2024-10-01T11:00:00Z" w16du:dateUtc="2024-10-01T15:00:00Z">
              <w:r w:rsidRPr="00851991">
                <w:rPr>
                  <w:rFonts w:ascii="Times New Roman" w:hAnsi="Times New Roman" w:cs="Times New Roman"/>
                  <w:color w:val="000000"/>
                  <w:sz w:val="24"/>
                  <w:szCs w:val="24"/>
                </w:rPr>
                <w:delText>19</w:delText>
              </w:r>
            </w:del>
          </w:p>
        </w:tc>
        <w:tc>
          <w:tcPr>
            <w:tcW w:w="3600" w:type="dxa"/>
            <w:vAlign w:val="bottom"/>
          </w:tcPr>
          <w:p w14:paraId="184EC2A1" w14:textId="77777777" w:rsidR="005C2974" w:rsidRPr="00851991" w:rsidRDefault="005C2974" w:rsidP="008A2B0A">
            <w:pPr>
              <w:spacing w:after="0"/>
              <w:jc w:val="both"/>
              <w:rPr>
                <w:del w:id="875" w:author="Thomas, Gregg" w:date="2024-10-01T11:00:00Z" w16du:dateUtc="2024-10-01T15:00:00Z"/>
                <w:rFonts w:ascii="Times New Roman" w:hAnsi="Times New Roman" w:cs="Times New Roman"/>
                <w:sz w:val="24"/>
                <w:szCs w:val="24"/>
              </w:rPr>
            </w:pPr>
            <w:del w:id="876" w:author="Thomas, Gregg" w:date="2024-10-01T11:00:00Z" w16du:dateUtc="2024-10-01T15:00:00Z">
              <w:r w:rsidRPr="00851991">
                <w:rPr>
                  <w:rFonts w:ascii="Times New Roman" w:hAnsi="Times New Roman" w:cs="Times New Roman"/>
                  <w:color w:val="000000"/>
                  <w:sz w:val="24"/>
                  <w:szCs w:val="24"/>
                </w:rPr>
                <w:delText>82</w:delText>
              </w:r>
            </w:del>
          </w:p>
        </w:tc>
      </w:tr>
      <w:tr w:rsidR="005C2974" w:rsidRPr="00197A2B" w14:paraId="22F97F41" w14:textId="77777777" w:rsidTr="005C2974">
        <w:trPr>
          <w:jc w:val="center"/>
          <w:del w:id="877" w:author="Thomas, Gregg" w:date="2024-10-01T11:00:00Z"/>
        </w:trPr>
        <w:tc>
          <w:tcPr>
            <w:tcW w:w="1620" w:type="dxa"/>
            <w:tcBorders>
              <w:bottom w:val="single" w:sz="4" w:space="0" w:color="auto"/>
            </w:tcBorders>
            <w:vAlign w:val="bottom"/>
          </w:tcPr>
          <w:p w14:paraId="6BD1A1E9" w14:textId="77777777" w:rsidR="005C2974" w:rsidRPr="00851991" w:rsidRDefault="005C2974" w:rsidP="008A2B0A">
            <w:pPr>
              <w:spacing w:after="0"/>
              <w:jc w:val="both"/>
              <w:rPr>
                <w:del w:id="878" w:author="Thomas, Gregg" w:date="2024-10-01T11:00:00Z" w16du:dateUtc="2024-10-01T15:00:00Z"/>
                <w:rFonts w:ascii="Times New Roman" w:hAnsi="Times New Roman" w:cs="Times New Roman"/>
                <w:sz w:val="24"/>
                <w:szCs w:val="24"/>
              </w:rPr>
            </w:pPr>
            <w:del w:id="879" w:author="Thomas, Gregg" w:date="2024-10-01T11:00:00Z" w16du:dateUtc="2024-10-01T15:00:00Z">
              <w:r w:rsidRPr="00851991">
                <w:rPr>
                  <w:rFonts w:ascii="Times New Roman" w:hAnsi="Times New Roman" w:cs="Times New Roman"/>
                  <w:color w:val="000000"/>
                  <w:sz w:val="24"/>
                  <w:szCs w:val="24"/>
                </w:rPr>
                <w:delText>X</w:delText>
              </w:r>
            </w:del>
          </w:p>
        </w:tc>
        <w:tc>
          <w:tcPr>
            <w:tcW w:w="3600" w:type="dxa"/>
            <w:tcBorders>
              <w:bottom w:val="single" w:sz="4" w:space="0" w:color="auto"/>
            </w:tcBorders>
            <w:vAlign w:val="bottom"/>
          </w:tcPr>
          <w:p w14:paraId="643D6932" w14:textId="77777777" w:rsidR="005C2974" w:rsidRPr="00851991" w:rsidRDefault="005C2974" w:rsidP="008A2B0A">
            <w:pPr>
              <w:spacing w:after="0"/>
              <w:jc w:val="both"/>
              <w:rPr>
                <w:del w:id="880" w:author="Thomas, Gregg" w:date="2024-10-01T11:00:00Z" w16du:dateUtc="2024-10-01T15:00:00Z"/>
                <w:rFonts w:ascii="Times New Roman" w:hAnsi="Times New Roman" w:cs="Times New Roman"/>
                <w:sz w:val="24"/>
                <w:szCs w:val="24"/>
              </w:rPr>
            </w:pPr>
            <w:del w:id="881" w:author="Thomas, Gregg" w:date="2024-10-01T11:00:00Z" w16du:dateUtc="2024-10-01T15:00:00Z">
              <w:r w:rsidRPr="00851991">
                <w:rPr>
                  <w:rFonts w:ascii="Times New Roman" w:hAnsi="Times New Roman" w:cs="Times New Roman"/>
                  <w:color w:val="000000"/>
                  <w:sz w:val="24"/>
                  <w:szCs w:val="24"/>
                </w:rPr>
                <w:delText>207</w:delText>
              </w:r>
            </w:del>
          </w:p>
        </w:tc>
      </w:tr>
    </w:tbl>
    <w:p w14:paraId="58939D27" w14:textId="77777777" w:rsidR="008C77EA" w:rsidRDefault="008C77EA" w:rsidP="008C77EA">
      <w:pPr>
        <w:rPr>
          <w:del w:id="882" w:author="Thomas, Gregg" w:date="2024-10-01T11:00:00Z" w16du:dateUtc="2024-10-01T15:00:00Z"/>
        </w:rPr>
      </w:pPr>
    </w:p>
    <w:p w14:paraId="19D4EA28" w14:textId="533597D9" w:rsidR="00F94241" w:rsidRPr="006E660A" w:rsidRDefault="00F94241" w:rsidP="00F413E3">
      <w:pPr>
        <w:pStyle w:val="Heading3"/>
        <w:rPr>
          <w:b w:val="0"/>
        </w:rPr>
      </w:pPr>
      <w:del w:id="883" w:author="Thomas, Gregg" w:date="2024-10-01T11:00:00Z" w16du:dateUtc="2024-10-01T15:00:00Z">
        <w:r w:rsidRPr="00197A2B">
          <w:delText xml:space="preserve">Table </w:delText>
        </w:r>
        <w:r w:rsidR="008C347C">
          <w:delText>5</w:delText>
        </w:r>
        <w:r w:rsidRPr="00197A2B">
          <w:delText>:</w:delText>
        </w:r>
      </w:del>
      <w:ins w:id="884" w:author="Thomas, Gregg" w:date="2024-10-01T11:00:00Z" w16du:dateUtc="2024-10-01T15:00:00Z">
        <w:del w:id="885" w:author="Thomas, Gregg [2]" w:date="2024-10-16T10:02:00Z" w16du:dateUtc="2024-10-16T14:02:00Z">
          <w:r w:rsidR="00C714E7" w:rsidDel="00F1086C">
            <w:delText>.</w:delText>
          </w:r>
        </w:del>
      </w:ins>
      <w:del w:id="886" w:author="Thomas, Gregg [2]" w:date="2024-10-16T10:03:00Z" w16du:dateUtc="2024-10-16T14:03:00Z">
        <w:r w:rsidRPr="00197A2B" w:rsidDel="00F1086C">
          <w:delText xml:space="preserve"> </w:delText>
        </w:r>
      </w:del>
      <w:ins w:id="887" w:author="Thomas, Gregg [2]" w:date="2024-10-16T10:02:00Z" w16du:dateUtc="2024-10-16T14:02:00Z">
        <w:r w:rsidR="00F1086C">
          <w:t xml:space="preserve">Table 1. </w:t>
        </w:r>
      </w:ins>
      <w:r>
        <w:t>Rates and types of error when using</w:t>
      </w:r>
      <w:del w:id="888" w:author="Thomas, Gregg [2]" w:date="2024-10-16T10:02:00Z" w16du:dateUtc="2024-10-16T14:02:00Z">
        <w:r w:rsidDel="00F1086C">
          <w:delText xml:space="preserve"> concatenated</w:delText>
        </w:r>
      </w:del>
      <w:r>
        <w:t xml:space="preserve"> </w:t>
      </w:r>
      <w:ins w:id="889" w:author="Thomas, Gregg [2]" w:date="2024-10-16T10:02:00Z" w16du:dateUtc="2024-10-16T14:02:00Z">
        <w:r w:rsidR="00F1086C">
          <w:t xml:space="preserve">a single species </w:t>
        </w:r>
      </w:ins>
      <w:r>
        <w:t>tree</w:t>
      </w:r>
      <w:del w:id="890" w:author="Thomas, Gregg [2]" w:date="2024-10-16T10:02:00Z" w16du:dateUtc="2024-10-16T14:02:00Z">
        <w:r w:rsidDel="00F1086C">
          <w:delText>s</w:delText>
        </w:r>
      </w:del>
      <w:r>
        <w:t xml:space="preserve"> for gene-based selection tests</w:t>
      </w:r>
      <w:del w:id="891" w:author="Thomas, Gregg" w:date="2024-10-01T11:00:00Z" w16du:dateUtc="2024-10-01T15:00:00Z">
        <w:r w:rsidRPr="00197A2B">
          <w:delText>.</w:delText>
        </w:r>
      </w:del>
      <w:ins w:id="892" w:author="Thomas, Gregg" w:date="2024-10-01T11:00:00Z" w16du:dateUtc="2024-10-01T15:00:00Z">
        <w:r w:rsidR="00C102DF">
          <w:t xml:space="preserve"> (</w:t>
        </w:r>
        <w:r w:rsidR="00B22231" w:rsidRPr="00C102DF">
          <w:t>Assuming the gene tree topology is the correct topology</w:t>
        </w:r>
        <w:r w:rsidR="00C102DF" w:rsidRPr="00C102DF">
          <w:t>)</w:t>
        </w:r>
        <w:r w:rsidR="00B22231" w:rsidRPr="00C102DF">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0EC80096" w14:textId="77777777" w:rsidR="00F94241" w:rsidRPr="00197A2B" w:rsidRDefault="00F94241" w:rsidP="00F413E3">
      <w:pPr>
        <w:jc w:val="both"/>
        <w:rPr>
          <w:del w:id="893" w:author="Thomas, Gregg" w:date="2024-10-01T11:00:00Z" w16du:dateUtc="2024-10-01T15:00:00Z"/>
          <w:rFonts w:ascii="Times New Roman" w:hAnsi="Times New Roman" w:cs="Times New Roman"/>
          <w:sz w:val="24"/>
          <w:szCs w:val="24"/>
        </w:rPr>
      </w:pPr>
    </w:p>
    <w:p w14:paraId="29CB4220" w14:textId="77777777" w:rsidR="00C31246" w:rsidRDefault="00C31246" w:rsidP="00F413E3">
      <w:pPr>
        <w:spacing w:after="160" w:line="259" w:lineRule="auto"/>
        <w:jc w:val="both"/>
        <w:rPr>
          <w:del w:id="894" w:author="Thomas, Gregg" w:date="2024-10-01T11:00:00Z" w16du:dateUtc="2024-10-01T15:00:00Z"/>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75B491F9" w14:textId="77777777" w:rsidR="00FA32F1" w:rsidRPr="00FA32F1" w:rsidRDefault="00FA32F1" w:rsidP="00FA32F1">
      <w:pPr>
        <w:jc w:val="center"/>
        <w:rPr>
          <w:del w:id="895" w:author="Thomas, Gregg" w:date="2024-10-01T11:00:00Z" w16du:dateUtc="2024-10-01T15:00:00Z"/>
        </w:rPr>
      </w:pPr>
      <w:del w:id="896" w:author="Thomas, Gregg" w:date="2024-10-01T11:00:00Z" w16du:dateUtc="2024-10-01T15:00:00Z">
        <w:r>
          <w:rPr>
            <w:noProof/>
          </w:rPr>
          <w:drawing>
            <wp:inline distT="0" distB="0" distL="0" distR="0" wp14:anchorId="2B51012F" wp14:editId="5DA72823">
              <wp:extent cx="4608945" cy="6381616"/>
              <wp:effectExtent l="0" t="0" r="1270" b="635"/>
              <wp:docPr id="145503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608945" cy="6381616"/>
                      </a:xfrm>
                      <a:prstGeom prst="rect">
                        <a:avLst/>
                      </a:prstGeom>
                      <a:noFill/>
                      <a:ln>
                        <a:noFill/>
                      </a:ln>
                    </pic:spPr>
                  </pic:pic>
                </a:graphicData>
              </a:graphic>
            </wp:inline>
          </w:drawing>
        </w:r>
      </w:del>
    </w:p>
    <w:p w14:paraId="54E6BBDF" w14:textId="179B73F6" w:rsidR="00FA32F1" w:rsidRPr="00FA32F1" w:rsidRDefault="00FA32F1" w:rsidP="00FA32F1">
      <w:pPr>
        <w:jc w:val="center"/>
        <w:rPr>
          <w:ins w:id="897" w:author="Thomas, Gregg" w:date="2024-10-01T11:00:00Z" w16du:dateUtc="2024-10-01T15:00:00Z"/>
        </w:rPr>
      </w:pPr>
      <w:ins w:id="898" w:author="Thomas, Gregg" w:date="2024-10-01T11:00:00Z" w16du:dateUtc="2024-10-01T15:00:00Z">
        <w:r>
          <w:rPr>
            <w:noProof/>
          </w:rPr>
          <w:lastRenderedPageBreak/>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4"/>
                      <a:stretch>
                        <a:fillRect/>
                      </a:stretch>
                    </pic:blipFill>
                    <pic:spPr bwMode="auto">
                      <a:xfrm>
                        <a:off x="0" y="0"/>
                        <a:ext cx="4599096" cy="6381616"/>
                      </a:xfrm>
                      <a:prstGeom prst="rect">
                        <a:avLst/>
                      </a:prstGeom>
                      <a:noFill/>
                      <a:ln>
                        <a:noFill/>
                      </a:ln>
                    </pic:spPr>
                  </pic:pic>
                </a:graphicData>
              </a:graphic>
            </wp:inline>
          </w:drawing>
        </w:r>
      </w:ins>
    </w:p>
    <w:p w14:paraId="6FAED16B" w14:textId="18BBBC70" w:rsidR="00FA32F1" w:rsidRDefault="00FA32F1" w:rsidP="00764718">
      <w:pPr>
        <w:jc w:val="both"/>
        <w:rPr>
          <w:rFonts w:ascii="Times New Roman" w:hAnsi="Times New Roman" w:cs="Times New Roman"/>
          <w:sz w:val="24"/>
          <w:szCs w:val="24"/>
        </w:rPr>
      </w:pPr>
      <w:r>
        <w:rPr>
          <w:rFonts w:ascii="Times New Roman" w:hAnsi="Times New Roman" w:cs="Times New Roman"/>
          <w:b/>
          <w:bCs/>
          <w:sz w:val="24"/>
          <w:szCs w:val="24"/>
        </w:rPr>
        <w:t>Figure 1</w:t>
      </w:r>
      <w:del w:id="899" w:author="Thomas, Gregg" w:date="2024-10-01T11:00:00Z" w16du:dateUtc="2024-10-01T15:00:00Z">
        <w:r>
          <w:rPr>
            <w:rFonts w:ascii="Times New Roman" w:hAnsi="Times New Roman" w:cs="Times New Roman"/>
            <w:b/>
            <w:bCs/>
            <w:sz w:val="24"/>
            <w:szCs w:val="24"/>
          </w:rPr>
          <w:delText>:</w:delText>
        </w:r>
      </w:del>
      <w:ins w:id="900"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del w:id="901" w:author="Thomas, Gregg" w:date="2024-10-01T11:00:00Z" w16du:dateUtc="2024-10-01T15:00:00Z">
        <w:r w:rsidR="00F85BD9">
          <w:rPr>
            <w:rFonts w:ascii="Times New Roman" w:hAnsi="Times New Roman" w:cs="Times New Roman"/>
            <w:sz w:val="24"/>
            <w:szCs w:val="24"/>
          </w:rPr>
          <w:delText xml:space="preserve">2 and S2, with </w:delText>
        </w:r>
        <w:r w:rsidR="002031D5">
          <w:rPr>
            <w:rFonts w:ascii="Times New Roman" w:hAnsi="Times New Roman" w:cs="Times New Roman"/>
            <w:sz w:val="24"/>
            <w:szCs w:val="24"/>
          </w:rPr>
          <w:delText>node</w:delText>
        </w:r>
        <w:r w:rsidR="00A9264F">
          <w:rPr>
            <w:rFonts w:ascii="Times New Roman" w:hAnsi="Times New Roman" w:cs="Times New Roman"/>
            <w:sz w:val="24"/>
            <w:szCs w:val="24"/>
          </w:rPr>
          <w:delText xml:space="preserve"> </w:delText>
        </w:r>
        <w:r w:rsidR="00F85BD9">
          <w:rPr>
            <w:rFonts w:ascii="Times New Roman" w:hAnsi="Times New Roman" w:cs="Times New Roman"/>
            <w:sz w:val="24"/>
            <w:szCs w:val="24"/>
          </w:rPr>
          <w:delText>C used as a fixed calibration point.</w:delText>
        </w:r>
      </w:del>
      <w:ins w:id="902" w:author="Thomas, Gregg" w:date="2024-10-01T11:00:00Z" w16du:dateUtc="2024-10-01T15:00:00Z">
        <w:r w:rsidR="00DF0483">
          <w:rPr>
            <w:rFonts w:ascii="Times New Roman" w:hAnsi="Times New Roman" w:cs="Times New Roman"/>
            <w:sz w:val="24"/>
            <w:szCs w:val="24"/>
          </w:rPr>
          <w:t>S</w:t>
        </w:r>
        <w:r w:rsidR="00F85BD9">
          <w:rPr>
            <w:rFonts w:ascii="Times New Roman" w:hAnsi="Times New Roman" w:cs="Times New Roman"/>
            <w:sz w:val="24"/>
            <w:szCs w:val="24"/>
          </w:rPr>
          <w:t>2 and S</w:t>
        </w:r>
        <w:r w:rsidR="00DF0483">
          <w:rPr>
            <w:rFonts w:ascii="Times New Roman" w:hAnsi="Times New Roman" w:cs="Times New Roman"/>
            <w:sz w:val="24"/>
            <w:szCs w:val="24"/>
          </w:rPr>
          <w:t>3</w:t>
        </w:r>
        <w:r w:rsidR="00F85BD9">
          <w:rPr>
            <w:rFonts w:ascii="Times New Roman" w:hAnsi="Times New Roman" w:cs="Times New Roman"/>
            <w:sz w:val="24"/>
            <w:szCs w:val="24"/>
          </w:rPr>
          <w:t>.</w:t>
        </w:r>
      </w:ins>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del w:id="903" w:author="Thomas, Gregg" w:date="2024-10-01T11:00:00Z" w16du:dateUtc="2024-10-01T15:00:00Z">
        <w:r w:rsidR="004218FA">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904" w:author="Thomas, Gregg" w:date="2024-10-01T11:00:00Z" w16du:dateUtc="2024-10-01T15:00:00Z">
        <w:r w:rsidR="004218FA">
          <w:rPr>
            <w:rFonts w:ascii="Times New Roman" w:hAnsi="Times New Roman" w:cs="Times New Roman"/>
            <w:sz w:val="24"/>
            <w:szCs w:val="24"/>
          </w:rPr>
        </w:r>
        <w:r w:rsidR="004218FA">
          <w:rPr>
            <w:rFonts w:ascii="Times New Roman" w:hAnsi="Times New Roman" w:cs="Times New Roman"/>
            <w:sz w:val="24"/>
            <w:szCs w:val="24"/>
          </w:rPr>
          <w:fldChar w:fldCharType="separate"/>
        </w:r>
      </w:del>
      <w:r w:rsidR="00764718">
        <w:rPr>
          <w:rFonts w:ascii="Times New Roman" w:hAnsi="Times New Roman" w:cs="Times New Roman"/>
          <w:noProof/>
          <w:sz w:val="24"/>
          <w:szCs w:val="24"/>
        </w:rPr>
        <w:t>Lecompte, et al. (2008)</w:t>
      </w:r>
      <w:del w:id="905" w:author="Thomas, Gregg" w:date="2024-10-01T11:00:00Z" w16du:dateUtc="2024-10-01T15:00:00Z">
        <w:r w:rsidR="004218FA">
          <w:rPr>
            <w:rFonts w:ascii="Times New Roman" w:hAnsi="Times New Roman" w:cs="Times New Roman"/>
            <w:sz w:val="24"/>
            <w:szCs w:val="24"/>
          </w:rPr>
          <w:fldChar w:fldCharType="end"/>
        </w:r>
      </w:del>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5"/>
                    <a:stretch>
                      <a:fillRect/>
                    </a:stretch>
                  </pic:blipFill>
                  <pic:spPr bwMode="auto">
                    <a:xfrm>
                      <a:off x="0" y="0"/>
                      <a:ext cx="5135054" cy="6846740"/>
                    </a:xfrm>
                    <a:prstGeom prst="rect">
                      <a:avLst/>
                    </a:prstGeom>
                    <a:noFill/>
                    <a:ln>
                      <a:noFill/>
                    </a:ln>
                  </pic:spPr>
                </pic:pic>
              </a:graphicData>
            </a:graphic>
          </wp:inline>
        </w:drawing>
      </w:r>
    </w:p>
    <w:p w14:paraId="42ACC60B" w14:textId="1B87BDC0"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del w:id="906" w:author="Thomas, Gregg" w:date="2024-10-01T11:00:00Z" w16du:dateUtc="2024-10-01T15:00:00Z">
        <w:r>
          <w:rPr>
            <w:rFonts w:ascii="Times New Roman" w:hAnsi="Times New Roman" w:cs="Times New Roman"/>
            <w:b/>
            <w:bCs/>
            <w:sz w:val="24"/>
            <w:szCs w:val="24"/>
          </w:rPr>
          <w:delText>:</w:delText>
        </w:r>
      </w:del>
      <w:ins w:id="907"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ins w:id="908" w:author="Thomas, Gregg" w:date="2024-10-01T11:00:00Z" w16du:dateUtc="2024-10-01T15:00:00Z">
        <w:r>
          <w:rPr>
            <w:rFonts w:ascii="Times New Roman" w:hAnsi="Times New Roman" w:cs="Times New Roman"/>
            <w:sz w:val="24"/>
            <w:szCs w:val="24"/>
          </w:rPr>
          <w:br w:type="page"/>
        </w:r>
      </w:ins>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6"/>
                    <a:stretch>
                      <a:fillRect/>
                    </a:stretch>
                  </pic:blipFill>
                  <pic:spPr bwMode="auto">
                    <a:xfrm>
                      <a:off x="0" y="0"/>
                      <a:ext cx="5934075" cy="3708797"/>
                    </a:xfrm>
                    <a:prstGeom prst="rect">
                      <a:avLst/>
                    </a:prstGeom>
                    <a:noFill/>
                    <a:ln>
                      <a:noFill/>
                    </a:ln>
                  </pic:spPr>
                </pic:pic>
              </a:graphicData>
            </a:graphic>
          </wp:inline>
        </w:drawing>
      </w:r>
    </w:p>
    <w:p w14:paraId="659CB793" w14:textId="4664F88F"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del w:id="909" w:author="Thomas, Gregg" w:date="2024-10-01T11:00:00Z" w16du:dateUtc="2024-10-01T15:00:00Z">
        <w:r>
          <w:rPr>
            <w:rFonts w:ascii="Times New Roman" w:hAnsi="Times New Roman" w:cs="Times New Roman"/>
            <w:b/>
            <w:bCs/>
            <w:sz w:val="24"/>
            <w:szCs w:val="24"/>
          </w:rPr>
          <w:delText>:</w:delText>
        </w:r>
      </w:del>
      <w:ins w:id="910"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del w:id="911" w:author="Thomas, Gregg" w:date="2024-10-01T11:00:00Z" w16du:dateUtc="2024-10-01T15:00:00Z">
        <w:r w:rsidR="0041108A">
          <w:rPr>
            <w:rFonts w:ascii="Times New Roman" w:hAnsi="Times New Roman" w:cs="Times New Roman"/>
            <w:sz w:val="24"/>
            <w:szCs w:val="24"/>
          </w:rPr>
          <w:delText xml:space="preserve">The </w:delText>
        </w:r>
      </w:del>
      <w:ins w:id="912" w:author="Thomas, Gregg" w:date="2024-10-01T11:00:00Z" w16du:dateUtc="2024-10-01T15:00:00Z">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w:t>
        </w:r>
      </w:ins>
      <w:r w:rsidR="0041108A">
        <w:rPr>
          <w:rFonts w:ascii="Times New Roman" w:hAnsi="Times New Roman" w:cs="Times New Roman"/>
          <w:sz w:val="24"/>
          <w:szCs w:val="24"/>
        </w:rPr>
        <w:t xml:space="preserve">slopes of the correlation between genomic distance and tree distance </w:t>
      </w:r>
      <w:ins w:id="913" w:author="Thomas, Gregg" w:date="2024-10-01T11:00:00Z" w16du:dateUtc="2024-10-01T15:00:00Z">
        <w:r w:rsidR="00C102DF">
          <w:rPr>
            <w:rFonts w:ascii="Times New Roman" w:hAnsi="Times New Roman" w:cs="Times New Roman"/>
            <w:sz w:val="24"/>
            <w:szCs w:val="24"/>
          </w:rPr>
          <w:t xml:space="preserve">(lines </w:t>
        </w:r>
      </w:ins>
      <w:r w:rsidR="00C102DF">
        <w:rPr>
          <w:rFonts w:ascii="Times New Roman" w:hAnsi="Times New Roman" w:cs="Times New Roman"/>
          <w:sz w:val="24"/>
          <w:szCs w:val="24"/>
        </w:rPr>
        <w:t xml:space="preserve">from </w:t>
      </w:r>
      <w:r w:rsidR="0041108A">
        <w:rPr>
          <w:rFonts w:ascii="Times New Roman" w:hAnsi="Times New Roman" w:cs="Times New Roman"/>
          <w:sz w:val="24"/>
          <w:szCs w:val="24"/>
        </w:rPr>
        <w:t>panel B</w:t>
      </w:r>
      <w:del w:id="914" w:author="Thomas, Gregg" w:date="2024-10-01T11:00:00Z" w16du:dateUtc="2024-10-01T15:00:00Z">
        <w:r w:rsidR="0041108A">
          <w:rPr>
            <w:rFonts w:ascii="Times New Roman" w:hAnsi="Times New Roman" w:cs="Times New Roman"/>
            <w:sz w:val="24"/>
            <w:szCs w:val="24"/>
          </w:rPr>
          <w:delText xml:space="preserve"> represent</w:delText>
        </w:r>
      </w:del>
      <w:ins w:id="915" w:author="Thomas, Gregg" w:date="2024-10-01T11:00:00Z" w16du:dateUtc="2024-10-01T15:00:00Z">
        <w:r w:rsidR="00C102DF">
          <w:rPr>
            <w:rFonts w:ascii="Times New Roman" w:hAnsi="Times New Roman" w:cs="Times New Roman"/>
            <w:sz w:val="24"/>
            <w:szCs w:val="24"/>
          </w:rPr>
          <w:t>), which is</w:t>
        </w:r>
      </w:ins>
      <w:r w:rsidR="0041108A">
        <w:rPr>
          <w:rFonts w:ascii="Times New Roman" w:hAnsi="Times New Roman" w:cs="Times New Roman"/>
          <w:sz w:val="24"/>
          <w:szCs w:val="24"/>
        </w:rPr>
        <w:t xml:space="preserve"> the rate at which tree similarity decays across the genome</w:t>
      </w:r>
      <w:ins w:id="916" w:author="Thomas, Gregg" w:date="2024-10-01T11:00:00Z" w16du:dateUtc="2024-10-01T15:00:00Z">
        <w:r w:rsidR="0041108A">
          <w:rPr>
            <w:rFonts w:ascii="Times New Roman" w:hAnsi="Times New Roman" w:cs="Times New Roman"/>
            <w:sz w:val="24"/>
            <w:szCs w:val="24"/>
          </w:rPr>
          <w:t>.</w:t>
        </w:r>
        <w:r w:rsidR="000F2586">
          <w:rPr>
            <w:rFonts w:ascii="Times New Roman" w:hAnsi="Times New Roman" w:cs="Times New Roman"/>
            <w:sz w:val="24"/>
            <w:szCs w:val="24"/>
          </w:rPr>
          <w:t xml:space="preserve"> </w:t>
        </w:r>
        <w:proofErr w:type="gramStart"/>
        <w:r w:rsidR="000F2586">
          <w:rPr>
            <w:rFonts w:ascii="Times New Roman" w:hAnsi="Times New Roman" w:cs="Times New Roman"/>
            <w:sz w:val="24"/>
            <w:szCs w:val="24"/>
          </w:rPr>
          <w:t>Dark</w:t>
        </w:r>
        <w:proofErr w:type="gramEnd"/>
        <w:r w:rsidR="000F2586">
          <w:rPr>
            <w:rFonts w:ascii="Times New Roman" w:hAnsi="Times New Roman" w:cs="Times New Roman"/>
            <w:sz w:val="24"/>
            <w:szCs w:val="24"/>
          </w:rPr>
          <w:t xml:space="preserve"> grey dashed line is median </w:t>
        </w:r>
        <w:proofErr w:type="gramStart"/>
        <w:r w:rsidR="000F2586">
          <w:rPr>
            <w:rFonts w:ascii="Times New Roman" w:hAnsi="Times New Roman" w:cs="Times New Roman"/>
            <w:sz w:val="24"/>
            <w:szCs w:val="24"/>
          </w:rPr>
          <w:t>slope</w:t>
        </w:r>
        <w:proofErr w:type="gramEnd"/>
        <w:r w:rsidR="000F2586">
          <w:rPr>
            <w:rFonts w:ascii="Times New Roman" w:hAnsi="Times New Roman" w:cs="Times New Roman"/>
            <w:sz w:val="24"/>
            <w:szCs w:val="24"/>
          </w:rPr>
          <w:t xml:space="preserve"> and light grey dashed line is mean</w:t>
        </w:r>
      </w:ins>
      <w:r w:rsidR="000F2586">
        <w:rPr>
          <w:rFonts w:ascii="Times New Roman" w:hAnsi="Times New Roman" w:cs="Times New Roman"/>
          <w:sz w:val="24"/>
          <w:szCs w:val="24"/>
        </w:rPr>
        <w:t>.</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7"/>
                    <a:stretch>
                      <a:fillRect/>
                    </a:stretch>
                  </pic:blipFill>
                  <pic:spPr bwMode="auto">
                    <a:xfrm>
                      <a:off x="0" y="0"/>
                      <a:ext cx="5943600" cy="1981200"/>
                    </a:xfrm>
                    <a:prstGeom prst="rect">
                      <a:avLst/>
                    </a:prstGeom>
                    <a:noFill/>
                    <a:ln>
                      <a:noFill/>
                    </a:ln>
                  </pic:spPr>
                </pic:pic>
              </a:graphicData>
            </a:graphic>
          </wp:inline>
        </w:drawing>
      </w:r>
    </w:p>
    <w:p w14:paraId="4B53F6AD" w14:textId="653659FD"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del w:id="917" w:author="Thomas, Gregg" w:date="2024-10-01T11:00:00Z" w16du:dateUtc="2024-10-01T15:00:00Z">
        <w:r>
          <w:rPr>
            <w:rFonts w:ascii="Times New Roman" w:hAnsi="Times New Roman" w:cs="Times New Roman"/>
            <w:b/>
            <w:bCs/>
            <w:sz w:val="24"/>
            <w:szCs w:val="24"/>
          </w:rPr>
          <w:delText>:</w:delText>
        </w:r>
      </w:del>
      <w:ins w:id="918"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w:t>
      </w:r>
      <w:del w:id="919" w:author="Thomas, Gregg" w:date="2024-10-01T11:00:00Z" w16du:dateUtc="2024-10-01T15:00:00Z">
        <w:r w:rsidR="006E5D47">
          <w:rPr>
            <w:rFonts w:ascii="Times New Roman" w:hAnsi="Times New Roman" w:cs="Times New Roman"/>
            <w:sz w:val="24"/>
            <w:szCs w:val="24"/>
          </w:rPr>
          <w:delText>5Mb</w:delText>
        </w:r>
      </w:del>
      <w:ins w:id="920"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 xml:space="preserve">distance between the first and last </w:t>
      </w:r>
      <w:del w:id="921" w:author="Thomas, Gregg" w:date="2024-10-01T11:00:00Z" w16du:dateUtc="2024-10-01T15:00:00Z">
        <w:r w:rsidR="006E5D47">
          <w:rPr>
            <w:rFonts w:ascii="Times New Roman" w:hAnsi="Times New Roman" w:cs="Times New Roman"/>
            <w:sz w:val="24"/>
            <w:szCs w:val="24"/>
          </w:rPr>
          <w:delText>10kb</w:delText>
        </w:r>
      </w:del>
      <w:ins w:id="922" w:author="Thomas, Gregg" w:date="2024-10-01T11:00:00Z" w16du:dateUtc="2024-10-01T15:00:00Z">
        <w:r w:rsidR="006E5D47">
          <w:rPr>
            <w:rFonts w:ascii="Times New Roman" w:hAnsi="Times New Roman" w:cs="Times New Roman"/>
            <w:sz w:val="24"/>
            <w:szCs w:val="24"/>
          </w:rPr>
          <w:t>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w:t>
        </w:r>
      </w:ins>
      <w:r w:rsidR="006E5D47">
        <w:rPr>
          <w:rFonts w:ascii="Times New Roman" w:hAnsi="Times New Roman" w:cs="Times New Roman"/>
          <w:sz w:val="24"/>
          <w:szCs w:val="24"/>
        </w:rPr>
        <w:t xml:space="preserve"> windows within the </w:t>
      </w:r>
      <w:del w:id="923" w:author="Thomas, Gregg" w:date="2024-10-01T11:00:00Z" w16du:dateUtc="2024-10-01T15:00:00Z">
        <w:r w:rsidR="006E5D47">
          <w:rPr>
            <w:rFonts w:ascii="Times New Roman" w:hAnsi="Times New Roman" w:cs="Times New Roman"/>
            <w:sz w:val="24"/>
            <w:szCs w:val="24"/>
          </w:rPr>
          <w:delText>5Mb</w:delText>
        </w:r>
      </w:del>
      <w:ins w:id="924"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 B) The</w:t>
      </w:r>
      <w:r w:rsidR="00D24E78">
        <w:rPr>
          <w:rFonts w:ascii="Times New Roman" w:hAnsi="Times New Roman" w:cs="Times New Roman"/>
          <w:sz w:val="24"/>
          <w:szCs w:val="24"/>
        </w:rPr>
        <w:t xml:space="preserve"> slopes of the linear correlation between the weighted Robinson-Foulds distances between the first </w:t>
      </w:r>
      <w:del w:id="925" w:author="Thomas, Gregg" w:date="2024-10-01T11:00:00Z" w16du:dateUtc="2024-10-01T15:00:00Z">
        <w:r w:rsidR="00D24E78">
          <w:rPr>
            <w:rFonts w:ascii="Times New Roman" w:hAnsi="Times New Roman" w:cs="Times New Roman"/>
            <w:sz w:val="24"/>
            <w:szCs w:val="24"/>
          </w:rPr>
          <w:delText>10kb</w:delText>
        </w:r>
      </w:del>
      <w:ins w:id="926"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and every other </w:t>
      </w:r>
      <w:del w:id="927" w:author="Thomas, Gregg" w:date="2024-10-01T11:00:00Z" w16du:dateUtc="2024-10-01T15:00:00Z">
        <w:r w:rsidR="00D24E78">
          <w:rPr>
            <w:rFonts w:ascii="Times New Roman" w:hAnsi="Times New Roman" w:cs="Times New Roman"/>
            <w:sz w:val="24"/>
            <w:szCs w:val="24"/>
          </w:rPr>
          <w:delText>10kb</w:delText>
        </w:r>
      </w:del>
      <w:ins w:id="928"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within a </w:t>
      </w:r>
      <w:del w:id="929" w:author="Thomas, Gregg" w:date="2024-10-01T11:00:00Z" w16du:dateUtc="2024-10-01T15:00:00Z">
        <w:r w:rsidR="00D24E78">
          <w:rPr>
            <w:rFonts w:ascii="Times New Roman" w:hAnsi="Times New Roman" w:cs="Times New Roman"/>
            <w:sz w:val="24"/>
            <w:szCs w:val="24"/>
          </w:rPr>
          <w:delText>5Mb</w:delText>
        </w:r>
      </w:del>
      <w:ins w:id="930"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 xml:space="preserve">decays over each </w:t>
      </w:r>
      <w:del w:id="931" w:author="Thomas, Gregg" w:date="2024-10-01T11:00:00Z" w16du:dateUtc="2024-10-01T15:00:00Z">
        <w:r w:rsidR="00D24E78">
          <w:rPr>
            <w:rFonts w:ascii="Times New Roman" w:hAnsi="Times New Roman" w:cs="Times New Roman"/>
            <w:sz w:val="24"/>
            <w:szCs w:val="24"/>
          </w:rPr>
          <w:delText>5Mb</w:delText>
        </w:r>
      </w:del>
      <w:ins w:id="932"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w:t>
      </w:r>
      <w:del w:id="933" w:author="Thomas, Gregg" w:date="2024-10-01T11:00:00Z" w16du:dateUtc="2024-10-01T15:00:00Z">
        <w:r w:rsidR="001334F8">
          <w:rPr>
            <w:rFonts w:ascii="Times New Roman" w:hAnsi="Times New Roman" w:cs="Times New Roman"/>
            <w:sz w:val="24"/>
            <w:szCs w:val="24"/>
          </w:rPr>
          <w:delText>10kb</w:delText>
        </w:r>
      </w:del>
      <w:ins w:id="934" w:author="Thomas, Gregg" w:date="2024-10-01T11:00:00Z" w16du:dateUtc="2024-10-01T15:00:00Z">
        <w:r w:rsidR="001334F8">
          <w:rPr>
            <w:rFonts w:ascii="Times New Roman" w:hAnsi="Times New Roman" w:cs="Times New Roman"/>
            <w:sz w:val="24"/>
            <w:szCs w:val="24"/>
          </w:rPr>
          <w:t>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w:t>
        </w:r>
      </w:ins>
      <w:r w:rsidR="001334F8">
        <w:rPr>
          <w:rFonts w:ascii="Times New Roman" w:hAnsi="Times New Roman" w:cs="Times New Roman"/>
          <w:sz w:val="24"/>
          <w:szCs w:val="24"/>
        </w:rPr>
        <w:t xml:space="preserve">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712739A4" w14:textId="77777777" w:rsidR="00FA32F1" w:rsidRPr="00FA32F1" w:rsidRDefault="00FA32F1" w:rsidP="00FA32F1">
      <w:pPr>
        <w:jc w:val="center"/>
        <w:rPr>
          <w:del w:id="935" w:author="Thomas, Gregg" w:date="2024-10-01T11:00:00Z" w16du:dateUtc="2024-10-01T15:00:00Z"/>
        </w:rPr>
      </w:pPr>
      <w:del w:id="936" w:author="Thomas, Gregg" w:date="2024-10-01T11:00:00Z" w16du:dateUtc="2024-10-01T15:00:00Z">
        <w:r>
          <w:rPr>
            <w:noProof/>
          </w:rPr>
          <w:drawing>
            <wp:inline distT="0" distB="0" distL="0" distR="0" wp14:anchorId="08DB36A7" wp14:editId="5CCC51B3">
              <wp:extent cx="4981575" cy="6975820"/>
              <wp:effectExtent l="0" t="0" r="0" b="0"/>
              <wp:docPr id="14948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del>
    </w:p>
    <w:p w14:paraId="04CE04A3" w14:textId="432AEA23" w:rsidR="00FA32F1" w:rsidRPr="00FA32F1" w:rsidRDefault="00FA32F1" w:rsidP="00FA32F1">
      <w:pPr>
        <w:jc w:val="center"/>
        <w:rPr>
          <w:ins w:id="937" w:author="Thomas, Gregg" w:date="2024-10-01T11:00:00Z" w16du:dateUtc="2024-10-01T15:00:00Z"/>
        </w:rPr>
      </w:pPr>
      <w:ins w:id="938" w:author="Thomas, Gregg" w:date="2024-10-01T11:00:00Z" w16du:dateUtc="2024-10-01T15:00:00Z">
        <w:r>
          <w:rPr>
            <w:noProof/>
          </w:rPr>
          <w:lastRenderedPageBreak/>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9"/>
                      <a:stretch>
                        <a:fillRect/>
                      </a:stretch>
                    </pic:blipFill>
                    <pic:spPr bwMode="auto">
                      <a:xfrm>
                        <a:off x="0" y="0"/>
                        <a:ext cx="4985626" cy="5650376"/>
                      </a:xfrm>
                      <a:prstGeom prst="rect">
                        <a:avLst/>
                      </a:prstGeom>
                      <a:noFill/>
                      <a:ln>
                        <a:noFill/>
                      </a:ln>
                    </pic:spPr>
                  </pic:pic>
                </a:graphicData>
              </a:graphic>
            </wp:inline>
          </w:drawing>
        </w:r>
      </w:ins>
    </w:p>
    <w:p w14:paraId="1E0D7665" w14:textId="11E3EAE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del w:id="939" w:author="Thomas, Gregg" w:date="2024-10-01T11:00:00Z" w16du:dateUtc="2024-10-01T15:00:00Z">
        <w:r w:rsidRPr="00FA32F1">
          <w:rPr>
            <w:rFonts w:ascii="Times New Roman" w:hAnsi="Times New Roman" w:cs="Times New Roman"/>
            <w:b/>
            <w:bCs/>
            <w:sz w:val="24"/>
            <w:szCs w:val="24"/>
          </w:rPr>
          <w:delText>:</w:delText>
        </w:r>
      </w:del>
      <w:ins w:id="940"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del w:id="941" w:author="Thomas, Gregg" w:date="2024-10-01T11:00:00Z" w16du:dateUtc="2024-10-01T15:00:00Z">
        <w:r w:rsidR="00F330D6">
          <w:rPr>
            <w:rFonts w:ascii="Times New Roman" w:hAnsi="Times New Roman" w:cs="Times New Roman"/>
            <w:sz w:val="24"/>
            <w:szCs w:val="24"/>
          </w:rPr>
          <w:delText>A) The rate of decay of phylogenetic similarity</w:delText>
        </w:r>
        <w:r w:rsidR="00D24E78">
          <w:rPr>
            <w:rFonts w:ascii="Times New Roman" w:hAnsi="Times New Roman" w:cs="Times New Roman"/>
            <w:sz w:val="24"/>
            <w:szCs w:val="24"/>
          </w:rPr>
          <w:delText xml:space="preserve"> is</w:delText>
        </w:r>
        <w:r w:rsidR="00F330D6">
          <w:rPr>
            <w:rFonts w:ascii="Times New Roman" w:hAnsi="Times New Roman" w:cs="Times New Roman"/>
            <w:sz w:val="24"/>
            <w:szCs w:val="24"/>
          </w:rPr>
          <w:delText xml:space="preserve"> calculated as the slope of a linear regression between wRF and the log distance between each window up to 5Mb away from the feature window. B</w:delText>
        </w:r>
      </w:del>
      <w:ins w:id="942" w:author="Thomas, Gregg" w:date="2024-10-01T11:00:00Z" w16du:dateUtc="2024-10-01T15:00:00Z">
        <w:r w:rsidR="00A33492">
          <w:rPr>
            <w:rFonts w:ascii="Times New Roman" w:hAnsi="Times New Roman" w:cs="Times New Roman"/>
            <w:sz w:val="24"/>
            <w:szCs w:val="24"/>
          </w:rPr>
          <w:t>A</w:t>
        </w:r>
      </w:ins>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del w:id="943" w:author="Thomas, Gregg" w:date="2024-10-01T11:00:00Z" w16du:dateUtc="2024-10-01T15:00:00Z">
        <w:r w:rsidR="00F330D6">
          <w:rPr>
            <w:rFonts w:ascii="Times New Roman" w:hAnsi="Times New Roman" w:cs="Times New Roman"/>
            <w:sz w:val="24"/>
            <w:szCs w:val="24"/>
          </w:rPr>
          <w:delText>C</w:delText>
        </w:r>
      </w:del>
      <w:ins w:id="944" w:author="Thomas, Gregg" w:date="2024-10-01T11:00:00Z" w16du:dateUtc="2024-10-01T15:00:00Z">
        <w:r w:rsidR="00A33492">
          <w:rPr>
            <w:rFonts w:ascii="Times New Roman" w:hAnsi="Times New Roman" w:cs="Times New Roman"/>
            <w:sz w:val="24"/>
            <w:szCs w:val="24"/>
          </w:rPr>
          <w:t>B</w:t>
        </w:r>
      </w:ins>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6FB6CE2C"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del w:id="945" w:author="Thomas, Gregg" w:date="2024-10-01T11:00:00Z" w16du:dateUtc="2024-10-01T15:00:00Z">
        <w:r w:rsidRPr="00FA32F1">
          <w:rPr>
            <w:rFonts w:ascii="Times New Roman" w:hAnsi="Times New Roman" w:cs="Times New Roman"/>
            <w:b/>
            <w:bCs/>
            <w:sz w:val="24"/>
            <w:szCs w:val="24"/>
          </w:rPr>
          <w:delText>:</w:delText>
        </w:r>
      </w:del>
      <w:ins w:id="946"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437DB6B" w14:textId="4D15442B" w:rsidR="00764718" w:rsidRPr="006B5EB4" w:rsidRDefault="009418B1" w:rsidP="00764718">
      <w:pPr>
        <w:pStyle w:val="EndNoteBibliography"/>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64718" w:rsidRPr="006B5EB4">
        <w:rPr>
          <w:rFonts w:ascii="Times New Roman" w:hAnsi="Times New Roman" w:cs="Times New Roman"/>
          <w:sz w:val="24"/>
          <w:szCs w:val="24"/>
        </w:rPr>
        <w:t xml:space="preserve">PDB (The Paleobiology Database) [Internet]. 2011 January 21st, 2022]. Available from: </w:t>
      </w:r>
      <w:hyperlink r:id="rId21" w:history="1">
        <w:r w:rsidR="00764718" w:rsidRPr="006B5EB4">
          <w:rPr>
            <w:rStyle w:val="Hyperlink"/>
            <w:rFonts w:ascii="Times New Roman" w:hAnsi="Times New Roman" w:cs="Times New Roman"/>
            <w:sz w:val="24"/>
            <w:szCs w:val="24"/>
          </w:rPr>
          <w:t>http://paleodb.org/</w:t>
        </w:r>
      </w:hyperlink>
      <w:r w:rsidR="00764718" w:rsidRPr="006B5EB4">
        <w:rPr>
          <w:rFonts w:ascii="Times New Roman" w:hAnsi="Times New Roman" w:cs="Times New Roman"/>
          <w:sz w:val="24"/>
          <w:szCs w:val="24"/>
        </w:rPr>
        <w:t xml:space="preserve"> </w:t>
      </w:r>
    </w:p>
    <w:p w14:paraId="3C2CEDC9" w14:textId="77777777" w:rsidR="00764718" w:rsidRPr="006B5EB4" w:rsidRDefault="00764718" w:rsidP="00764718">
      <w:pPr>
        <w:pStyle w:val="EndNoteBibliography"/>
        <w:spacing w:after="0"/>
        <w:rPr>
          <w:rFonts w:ascii="Times New Roman" w:hAnsi="Times New Roman" w:cs="Times New Roman"/>
          <w:sz w:val="24"/>
          <w:szCs w:val="24"/>
        </w:rPr>
      </w:pPr>
    </w:p>
    <w:p w14:paraId="053FAE51"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Aghova T, Kimura Y, Bryja J, Dobigny G, Granjon L, Kergoat GJ. 2018. Fossils know it best: Using a new set of fossil calibrations to improve the temporal phylogenetic framework of murid rodents (Rodentia: Muridae). Mol Phylogenet Evol 128:98-111.</w:t>
      </w:r>
    </w:p>
    <w:p w14:paraId="16DF120F" w14:textId="77777777" w:rsidR="00764718" w:rsidRPr="006B5EB4" w:rsidRDefault="00764718" w:rsidP="00764718">
      <w:pPr>
        <w:pStyle w:val="EndNoteBibliography"/>
        <w:spacing w:after="0"/>
        <w:rPr>
          <w:rFonts w:ascii="Times New Roman" w:hAnsi="Times New Roman" w:cs="Times New Roman"/>
          <w:sz w:val="24"/>
          <w:szCs w:val="24"/>
        </w:rPr>
      </w:pPr>
    </w:p>
    <w:p w14:paraId="4EC4B7D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Alda F, Ludt WB, Elias DJ, McMahan CD, Chakrabarty P. 2021. Comparing Ultraconserved Elements and Exons for Phylogenomic Analyses of Middle American Cichlids: When Data Agree to Disagree. Genome Biol Evol 13:evab161.</w:t>
      </w:r>
    </w:p>
    <w:p w14:paraId="44BC7315" w14:textId="77777777" w:rsidR="00764718" w:rsidRPr="006B5EB4" w:rsidRDefault="00764718" w:rsidP="00764718">
      <w:pPr>
        <w:pStyle w:val="EndNoteBibliography"/>
        <w:spacing w:after="0"/>
        <w:rPr>
          <w:rFonts w:ascii="Times New Roman" w:hAnsi="Times New Roman" w:cs="Times New Roman"/>
          <w:sz w:val="24"/>
          <w:szCs w:val="24"/>
        </w:rPr>
      </w:pPr>
    </w:p>
    <w:p w14:paraId="57A6439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47C6DB3E" w14:textId="77777777" w:rsidR="00764718" w:rsidRPr="006B5EB4" w:rsidRDefault="00764718" w:rsidP="00764718">
      <w:pPr>
        <w:pStyle w:val="EndNoteBibliography"/>
        <w:spacing w:after="0"/>
        <w:rPr>
          <w:rFonts w:ascii="Times New Roman" w:hAnsi="Times New Roman" w:cs="Times New Roman"/>
          <w:sz w:val="24"/>
          <w:szCs w:val="24"/>
        </w:rPr>
      </w:pPr>
    </w:p>
    <w:p w14:paraId="4C76DB23"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Avise JC, Robinson TJ. 2008. Hemiplasy: a new term in the lexicon of phylogenetics. Syst Biol 57:503-507.</w:t>
      </w:r>
    </w:p>
    <w:p w14:paraId="4DD5A94D" w14:textId="77777777" w:rsidR="00764718" w:rsidRPr="006B5EB4" w:rsidRDefault="00764718" w:rsidP="00764718">
      <w:pPr>
        <w:pStyle w:val="EndNoteBibliography"/>
        <w:spacing w:after="0"/>
        <w:rPr>
          <w:rFonts w:ascii="Times New Roman" w:hAnsi="Times New Roman" w:cs="Times New Roman"/>
          <w:sz w:val="24"/>
          <w:szCs w:val="24"/>
        </w:rPr>
      </w:pPr>
    </w:p>
    <w:p w14:paraId="15176C3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Baudat F, Buard J, Grey C, Fledel-Alon A, Ober C, Przeworski M, Coop G, de Massy B. 2010. PRDM9 is a major determinant of meiotic recombination hotspots in humans and mice. Science 327:836-840.</w:t>
      </w:r>
    </w:p>
    <w:p w14:paraId="217C7F17" w14:textId="77777777" w:rsidR="00764718" w:rsidRPr="006B5EB4" w:rsidRDefault="00764718" w:rsidP="00764718">
      <w:pPr>
        <w:pStyle w:val="EndNoteBibliography"/>
        <w:spacing w:after="0"/>
        <w:rPr>
          <w:rFonts w:ascii="Times New Roman" w:hAnsi="Times New Roman" w:cs="Times New Roman"/>
          <w:sz w:val="24"/>
          <w:szCs w:val="24"/>
        </w:rPr>
      </w:pPr>
    </w:p>
    <w:p w14:paraId="4F6BF29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Baum DA. 2007. Concordance trees, concordance factors, and the exploration of reticulate genealogy. TAXON 56:417-426.</w:t>
      </w:r>
    </w:p>
    <w:p w14:paraId="799A3ED6" w14:textId="77777777" w:rsidR="00764718" w:rsidRPr="006B5EB4" w:rsidRDefault="00764718" w:rsidP="00764718">
      <w:pPr>
        <w:pStyle w:val="EndNoteBibliography"/>
        <w:spacing w:after="0"/>
        <w:rPr>
          <w:rFonts w:ascii="Times New Roman" w:hAnsi="Times New Roman" w:cs="Times New Roman"/>
          <w:sz w:val="24"/>
          <w:szCs w:val="24"/>
        </w:rPr>
      </w:pPr>
    </w:p>
    <w:p w14:paraId="5B60A4EF"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Benjamini Y, Hochberg Y. 1995. Controlling the false discovery rate: a practical and powerful approach to multiple testing. Journal of the Royal statistical society: series B (Methodological) 57:289-300.</w:t>
      </w:r>
    </w:p>
    <w:p w14:paraId="2D715E7A" w14:textId="77777777" w:rsidR="00764718" w:rsidRPr="006B5EB4" w:rsidRDefault="00764718" w:rsidP="00764718">
      <w:pPr>
        <w:pStyle w:val="EndNoteBibliography"/>
        <w:spacing w:after="0"/>
        <w:rPr>
          <w:rFonts w:ascii="Times New Roman" w:hAnsi="Times New Roman" w:cs="Times New Roman"/>
          <w:sz w:val="24"/>
          <w:szCs w:val="24"/>
        </w:rPr>
      </w:pPr>
    </w:p>
    <w:p w14:paraId="3E6D550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Bloom BH. 1970. Space/time trade-offs in hash coding with allowable errors. Commun. ACM 13:422–426.</w:t>
      </w:r>
    </w:p>
    <w:p w14:paraId="1C95D77D" w14:textId="77777777" w:rsidR="00764718" w:rsidRPr="006B5EB4" w:rsidRDefault="00764718" w:rsidP="00764718">
      <w:pPr>
        <w:pStyle w:val="EndNoteBibliography"/>
        <w:spacing w:after="0"/>
        <w:rPr>
          <w:rFonts w:ascii="Times New Roman" w:hAnsi="Times New Roman" w:cs="Times New Roman"/>
          <w:sz w:val="24"/>
          <w:szCs w:val="24"/>
        </w:rPr>
      </w:pPr>
    </w:p>
    <w:p w14:paraId="1A8AF86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Böcker S, Canzar S, Gunnar WK. 2013. The Generalized Robinson-Foulds Metric. In:  Darling A, Stoye J, editors. Algorithms in Bioinformatics. Berlin, Heidelberg: Springer.</w:t>
      </w:r>
    </w:p>
    <w:p w14:paraId="3A9CD94B" w14:textId="77777777" w:rsidR="00764718" w:rsidRPr="006B5EB4" w:rsidRDefault="00764718" w:rsidP="00764718">
      <w:pPr>
        <w:pStyle w:val="EndNoteBibliography"/>
        <w:spacing w:after="0"/>
        <w:rPr>
          <w:rFonts w:ascii="Times New Roman" w:hAnsi="Times New Roman" w:cs="Times New Roman"/>
          <w:sz w:val="24"/>
          <w:szCs w:val="24"/>
        </w:rPr>
      </w:pPr>
    </w:p>
    <w:p w14:paraId="0A43B2A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Bolger AM, Lohse M, Usadel B. 2014. Trimmomatic: a flexible trimmer for Illumina sequence data. Bioinformatics 30:2114-2120.</w:t>
      </w:r>
    </w:p>
    <w:p w14:paraId="75BADDF0" w14:textId="77777777" w:rsidR="00764718" w:rsidRPr="006B5EB4" w:rsidRDefault="00764718" w:rsidP="00764718">
      <w:pPr>
        <w:pStyle w:val="EndNoteBibliography"/>
        <w:spacing w:after="0"/>
        <w:rPr>
          <w:rFonts w:ascii="Times New Roman" w:hAnsi="Times New Roman" w:cs="Times New Roman"/>
          <w:sz w:val="24"/>
          <w:szCs w:val="24"/>
        </w:rPr>
      </w:pPr>
    </w:p>
    <w:p w14:paraId="06F49F2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Borowiec ML. 2016. AMAS: a fast tool for alignment manipulation and computing of summary statistics. PeerJ 4:e1660.</w:t>
      </w:r>
    </w:p>
    <w:p w14:paraId="5E3AACAD" w14:textId="77777777" w:rsidR="00764718" w:rsidRPr="006B5EB4" w:rsidRDefault="00764718" w:rsidP="00764718">
      <w:pPr>
        <w:pStyle w:val="EndNoteBibliography"/>
        <w:spacing w:after="0"/>
        <w:rPr>
          <w:rFonts w:ascii="Times New Roman" w:hAnsi="Times New Roman" w:cs="Times New Roman"/>
          <w:sz w:val="24"/>
          <w:szCs w:val="24"/>
        </w:rPr>
      </w:pPr>
    </w:p>
    <w:p w14:paraId="66112A6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Bradley RK, Roberts A, Smoot M, Juvekar S, Do J, Dewey C, Holmes I, Pachter L. 2009. Fast statistical alignment. PLoS Comput Biol 5:e1000392.</w:t>
      </w:r>
    </w:p>
    <w:p w14:paraId="6696AA4B" w14:textId="77777777" w:rsidR="00764718" w:rsidRPr="006B5EB4" w:rsidRDefault="00764718" w:rsidP="00764718">
      <w:pPr>
        <w:pStyle w:val="EndNoteBibliography"/>
        <w:spacing w:after="0"/>
        <w:rPr>
          <w:rFonts w:ascii="Times New Roman" w:hAnsi="Times New Roman" w:cs="Times New Roman"/>
          <w:sz w:val="24"/>
          <w:szCs w:val="24"/>
        </w:rPr>
      </w:pPr>
    </w:p>
    <w:p w14:paraId="7D5665D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Capella-Gutierrez S, Silla-Martinez JM, Gabaldon T. 2009. trimAl: a tool for automated alignment trimming in large-scale phylogenetic analyses. Bioinformatics 25:1972-1973.</w:t>
      </w:r>
    </w:p>
    <w:p w14:paraId="4BC3E619" w14:textId="77777777" w:rsidR="00764718" w:rsidRPr="006B5EB4" w:rsidRDefault="00764718" w:rsidP="00764718">
      <w:pPr>
        <w:pStyle w:val="EndNoteBibliography"/>
        <w:spacing w:after="0"/>
        <w:rPr>
          <w:rFonts w:ascii="Times New Roman" w:hAnsi="Times New Roman" w:cs="Times New Roman"/>
          <w:sz w:val="24"/>
          <w:szCs w:val="24"/>
        </w:rPr>
      </w:pPr>
    </w:p>
    <w:p w14:paraId="1F5C324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Carbone L, Harris RA, Gnerre S, Veeramah KR, Lorente-Galdos B, Huddleston J, Meyer TJ, Herrero J, Roos C, Aken B, et al. 2014. Gibbon genome and the fast karyotype evolution of small apes. Nature 513:195-201.</w:t>
      </w:r>
    </w:p>
    <w:p w14:paraId="77984FA5" w14:textId="77777777" w:rsidR="00764718" w:rsidRPr="006B5EB4" w:rsidRDefault="00764718" w:rsidP="00764718">
      <w:pPr>
        <w:pStyle w:val="EndNoteBibliography"/>
        <w:spacing w:after="0"/>
        <w:rPr>
          <w:rFonts w:ascii="Times New Roman" w:hAnsi="Times New Roman" w:cs="Times New Roman"/>
          <w:sz w:val="24"/>
          <w:szCs w:val="24"/>
        </w:rPr>
      </w:pPr>
    </w:p>
    <w:p w14:paraId="5355027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Chan KO, Hutter CR, Wood PL, Jr., Grismer LL, Brown RM. 2020. Target-capture phylogenomics provide insights on gene and species tree discordances in Old World treefrogs (Anura: Rhacophoridae). Proc Biol Sci 287:20202102.</w:t>
      </w:r>
    </w:p>
    <w:p w14:paraId="1646E1AA" w14:textId="77777777" w:rsidR="00764718" w:rsidRPr="006B5EB4" w:rsidRDefault="00764718" w:rsidP="00764718">
      <w:pPr>
        <w:pStyle w:val="EndNoteBibliography"/>
        <w:spacing w:after="0"/>
        <w:rPr>
          <w:rFonts w:ascii="Times New Roman" w:hAnsi="Times New Roman" w:cs="Times New Roman"/>
          <w:sz w:val="24"/>
          <w:szCs w:val="24"/>
        </w:rPr>
      </w:pPr>
    </w:p>
    <w:p w14:paraId="75D89CA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Charlesworth B, Morgan MT, Charlesworth D. 1993. The effect of deleterious mutations on neutral molecular variation. Genetics 134:1289-1303.</w:t>
      </w:r>
    </w:p>
    <w:p w14:paraId="176E2493" w14:textId="77777777" w:rsidR="00764718" w:rsidRPr="006B5EB4" w:rsidRDefault="00764718" w:rsidP="00764718">
      <w:pPr>
        <w:pStyle w:val="EndNoteBibliography"/>
        <w:spacing w:after="0"/>
        <w:rPr>
          <w:rFonts w:ascii="Times New Roman" w:hAnsi="Times New Roman" w:cs="Times New Roman"/>
          <w:sz w:val="24"/>
          <w:szCs w:val="24"/>
        </w:rPr>
      </w:pPr>
    </w:p>
    <w:p w14:paraId="3472D18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Chernomor O, von Haeseler A, Minh BQ. 2016. Terrace Aware Data Structure for Phylogenomic Inference from Supermatrices. Syst Biol 65:997-1008.</w:t>
      </w:r>
    </w:p>
    <w:p w14:paraId="178B25DA" w14:textId="77777777" w:rsidR="00764718" w:rsidRPr="006B5EB4" w:rsidRDefault="00764718" w:rsidP="00764718">
      <w:pPr>
        <w:pStyle w:val="EndNoteBibliography"/>
        <w:spacing w:after="0"/>
        <w:rPr>
          <w:rFonts w:ascii="Times New Roman" w:hAnsi="Times New Roman" w:cs="Times New Roman"/>
          <w:sz w:val="24"/>
          <w:szCs w:val="24"/>
        </w:rPr>
      </w:pPr>
    </w:p>
    <w:p w14:paraId="0A7F5A6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Christmas MJ, Kaplow IM, Genereux DP, Dong MX, Hughes GM, Li X, Sullivan PF, Hindle AG, Andrews G, Armstrong JC, et al. 2023. Evolutionary constraint and innovation across hundreds of placental mammals. Science 380:eabn3943.</w:t>
      </w:r>
    </w:p>
    <w:p w14:paraId="29D82250" w14:textId="77777777" w:rsidR="00764718" w:rsidRPr="006B5EB4" w:rsidRDefault="00764718" w:rsidP="00764718">
      <w:pPr>
        <w:pStyle w:val="EndNoteBibliography"/>
        <w:spacing w:after="0"/>
        <w:rPr>
          <w:rFonts w:ascii="Times New Roman" w:hAnsi="Times New Roman" w:cs="Times New Roman"/>
          <w:sz w:val="24"/>
          <w:szCs w:val="24"/>
        </w:rPr>
      </w:pPr>
    </w:p>
    <w:p w14:paraId="27A4ACF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Cox A, Ackert-Bicknell CL, Dumont BL, Ding Y, Bell JT, Brockmann GA, Wergedal JE, Bult C, Paigen B, Flint J, et al. 2009. A new standard genetic map for the laboratory mouse. Genetics 182:1335-1344.</w:t>
      </w:r>
    </w:p>
    <w:p w14:paraId="7A974C72" w14:textId="77777777" w:rsidR="00764718" w:rsidRPr="006B5EB4" w:rsidRDefault="00764718" w:rsidP="00764718">
      <w:pPr>
        <w:pStyle w:val="EndNoteBibliography"/>
        <w:spacing w:after="0"/>
        <w:rPr>
          <w:rFonts w:ascii="Times New Roman" w:hAnsi="Times New Roman" w:cs="Times New Roman"/>
          <w:sz w:val="24"/>
          <w:szCs w:val="24"/>
        </w:rPr>
      </w:pPr>
    </w:p>
    <w:p w14:paraId="73850ED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Cunningham F, Allen JE, Allen J, Alvarez-Jarreta J, Amode MR, Armean IM, Austine-Orimoloye O, Azov AG, Barnes I, Bennett R, et al. 2022. Ensembl 2022. Nucleic Acids Res 50:D988-D995.</w:t>
      </w:r>
    </w:p>
    <w:p w14:paraId="1C15462D" w14:textId="77777777" w:rsidR="00764718" w:rsidRPr="006B5EB4" w:rsidRDefault="00764718" w:rsidP="00764718">
      <w:pPr>
        <w:pStyle w:val="EndNoteBibliography"/>
        <w:spacing w:after="0"/>
        <w:rPr>
          <w:rFonts w:ascii="Times New Roman" w:hAnsi="Times New Roman" w:cs="Times New Roman"/>
          <w:sz w:val="24"/>
          <w:szCs w:val="24"/>
        </w:rPr>
      </w:pPr>
    </w:p>
    <w:p w14:paraId="5F57BBA3"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Danecek P, Bonfield JK, Liddle J, Marshall J, Ohan V, Pollard MO, Whitwham A, Keane T, McCarthy SA, Davies RM, et al. 2021. Twelve years of SAMtools and BCFtools. Gigascience 10:giab008.</w:t>
      </w:r>
    </w:p>
    <w:p w14:paraId="27539A68" w14:textId="77777777" w:rsidR="00764718" w:rsidRPr="006B5EB4" w:rsidRDefault="00764718" w:rsidP="00764718">
      <w:pPr>
        <w:pStyle w:val="EndNoteBibliography"/>
        <w:spacing w:after="0"/>
        <w:rPr>
          <w:rFonts w:ascii="Times New Roman" w:hAnsi="Times New Roman" w:cs="Times New Roman"/>
          <w:sz w:val="24"/>
          <w:szCs w:val="24"/>
        </w:rPr>
      </w:pPr>
    </w:p>
    <w:p w14:paraId="26E8006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Dapper AL, Payseur BA. 2017. Connecting theory and data to understand recombination rate evolution. Philos Trans R Soc Lond B Biol Sci 372.</w:t>
      </w:r>
    </w:p>
    <w:p w14:paraId="5B694A94" w14:textId="77777777" w:rsidR="00764718" w:rsidRPr="006B5EB4" w:rsidRDefault="00764718" w:rsidP="00764718">
      <w:pPr>
        <w:pStyle w:val="EndNoteBibliography"/>
        <w:spacing w:after="0"/>
        <w:rPr>
          <w:rFonts w:ascii="Times New Roman" w:hAnsi="Times New Roman" w:cs="Times New Roman"/>
          <w:sz w:val="24"/>
          <w:szCs w:val="24"/>
        </w:rPr>
      </w:pPr>
    </w:p>
    <w:p w14:paraId="587436D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5618C226" w14:textId="77777777" w:rsidR="00764718" w:rsidRPr="006B5EB4" w:rsidRDefault="00764718" w:rsidP="00764718">
      <w:pPr>
        <w:pStyle w:val="EndNoteBibliography"/>
        <w:spacing w:after="0"/>
        <w:rPr>
          <w:rFonts w:ascii="Times New Roman" w:hAnsi="Times New Roman" w:cs="Times New Roman"/>
          <w:sz w:val="24"/>
          <w:szCs w:val="24"/>
        </w:rPr>
      </w:pPr>
    </w:p>
    <w:p w14:paraId="61E8922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Degnan JH, Rosenberg NA. 2006. Discordance of species trees with their most likely gene trees. PLoS Genet 2:e68.</w:t>
      </w:r>
    </w:p>
    <w:p w14:paraId="3F11C08E" w14:textId="77777777" w:rsidR="00764718" w:rsidRPr="006B5EB4" w:rsidRDefault="00764718" w:rsidP="00764718">
      <w:pPr>
        <w:pStyle w:val="EndNoteBibliography"/>
        <w:spacing w:after="0"/>
        <w:rPr>
          <w:rFonts w:ascii="Times New Roman" w:hAnsi="Times New Roman" w:cs="Times New Roman"/>
          <w:sz w:val="24"/>
          <w:szCs w:val="24"/>
        </w:rPr>
      </w:pPr>
    </w:p>
    <w:p w14:paraId="65165B6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Edwards SV. 2009. Is a new and general theory of molecular systematics emerging? Evolution 63:1-19.</w:t>
      </w:r>
    </w:p>
    <w:p w14:paraId="042DB670" w14:textId="77777777" w:rsidR="00764718" w:rsidRPr="006B5EB4" w:rsidRDefault="00764718" w:rsidP="00764718">
      <w:pPr>
        <w:pStyle w:val="EndNoteBibliography"/>
        <w:spacing w:after="0"/>
        <w:rPr>
          <w:rFonts w:ascii="Times New Roman" w:hAnsi="Times New Roman" w:cs="Times New Roman"/>
          <w:sz w:val="24"/>
          <w:szCs w:val="24"/>
        </w:rPr>
      </w:pPr>
    </w:p>
    <w:p w14:paraId="26D1EAA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Faircloth BC. 2013. illumiprocessor: a trimmomatic wrapper for parallel adapter and quality trimming.</w:t>
      </w:r>
    </w:p>
    <w:p w14:paraId="2FC1651D" w14:textId="77777777" w:rsidR="00764718" w:rsidRPr="006B5EB4" w:rsidRDefault="00764718" w:rsidP="00764718">
      <w:pPr>
        <w:pStyle w:val="EndNoteBibliography"/>
        <w:spacing w:after="0"/>
        <w:rPr>
          <w:rFonts w:ascii="Times New Roman" w:hAnsi="Times New Roman" w:cs="Times New Roman"/>
          <w:sz w:val="24"/>
          <w:szCs w:val="24"/>
        </w:rPr>
      </w:pPr>
    </w:p>
    <w:p w14:paraId="10FEFB73"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Faircloth BC. 2016. PHYLUCE is a software package for the analysis of conserved genomic loci. Bioinformatics 32:786-788.</w:t>
      </w:r>
    </w:p>
    <w:p w14:paraId="414EC82B" w14:textId="77777777" w:rsidR="00764718" w:rsidRPr="006B5EB4" w:rsidRDefault="00764718" w:rsidP="00764718">
      <w:pPr>
        <w:pStyle w:val="EndNoteBibliography"/>
        <w:spacing w:after="0"/>
        <w:rPr>
          <w:rFonts w:ascii="Times New Roman" w:hAnsi="Times New Roman" w:cs="Times New Roman"/>
          <w:sz w:val="24"/>
          <w:szCs w:val="24"/>
        </w:rPr>
      </w:pPr>
    </w:p>
    <w:p w14:paraId="3E4F54E4"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Faircloth BC, McCormack JE, Crawford NG, Harvey MG, Brumfield RT, Glenn TC. 2012. Ultraconserved elements anchor thousands of genetic markers spanning multiple evolutionary timescales. Syst Biol 61:717-726.</w:t>
      </w:r>
    </w:p>
    <w:p w14:paraId="1F7615EA" w14:textId="77777777" w:rsidR="00764718" w:rsidRPr="006B5EB4" w:rsidRDefault="00764718" w:rsidP="00764718">
      <w:pPr>
        <w:pStyle w:val="EndNoteBibliography"/>
        <w:spacing w:after="0"/>
        <w:rPr>
          <w:rFonts w:ascii="Times New Roman" w:hAnsi="Times New Roman" w:cs="Times New Roman"/>
          <w:sz w:val="24"/>
          <w:szCs w:val="24"/>
        </w:rPr>
      </w:pPr>
    </w:p>
    <w:p w14:paraId="232FE50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Feng S, Bai M, Rivas-Gonzalez I, Li C, Liu S, Tong Y, Yang H, Chen G, Xie D, Sears KE, et al. 2022. Incomplete lineage sorting and phenotypic evolution in marsupials. Cell 185:1646-1660 e1618.</w:t>
      </w:r>
    </w:p>
    <w:p w14:paraId="5085E681" w14:textId="77777777" w:rsidR="00764718" w:rsidRPr="006B5EB4" w:rsidRDefault="00764718" w:rsidP="00764718">
      <w:pPr>
        <w:pStyle w:val="EndNoteBibliography"/>
        <w:spacing w:after="0"/>
        <w:rPr>
          <w:rFonts w:ascii="Times New Roman" w:hAnsi="Times New Roman" w:cs="Times New Roman"/>
          <w:sz w:val="24"/>
          <w:szCs w:val="24"/>
        </w:rPr>
      </w:pPr>
    </w:p>
    <w:p w14:paraId="047EEDE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Ferreira MS, Jones MR, Callahan CM, Farelo L, Tolesa Z, Suchentrunk F, Boursot P, Mills LS, Alves PC, Good JM, et al. 2021. The Legacy of Recurrent Introgression during the Radiation of Hares. Syst Biol 70:593-607.</w:t>
      </w:r>
    </w:p>
    <w:p w14:paraId="165CF808" w14:textId="77777777" w:rsidR="00764718" w:rsidRPr="006B5EB4" w:rsidRDefault="00764718" w:rsidP="00764718">
      <w:pPr>
        <w:pStyle w:val="EndNoteBibliography"/>
        <w:spacing w:after="0"/>
        <w:rPr>
          <w:rFonts w:ascii="Times New Roman" w:hAnsi="Times New Roman" w:cs="Times New Roman"/>
          <w:sz w:val="24"/>
          <w:szCs w:val="24"/>
        </w:rPr>
      </w:pPr>
    </w:p>
    <w:p w14:paraId="23384E03"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Foley NM, Harris AJ, Bredemeyer KR, Ruedi M, Puechmaille SJ, Teeling EC, Criscitiello MF, Murphy WJ. 2024. Karyotypic stasis and swarming influenced the evolution of viral tolerance in a species-rich bat radiation. Cell Genom 4:100482.</w:t>
      </w:r>
    </w:p>
    <w:p w14:paraId="51AB468E" w14:textId="77777777" w:rsidR="00764718" w:rsidRPr="006B5EB4" w:rsidRDefault="00764718" w:rsidP="00764718">
      <w:pPr>
        <w:pStyle w:val="EndNoteBibliography"/>
        <w:spacing w:after="0"/>
        <w:rPr>
          <w:rFonts w:ascii="Times New Roman" w:hAnsi="Times New Roman" w:cs="Times New Roman"/>
          <w:sz w:val="24"/>
          <w:szCs w:val="24"/>
        </w:rPr>
      </w:pPr>
    </w:p>
    <w:p w14:paraId="23813D24"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lastRenderedPageBreak/>
        <w:t>Foley NM, Mason VC, Harris AJ, Bredemeyer KR, Damas J, Lewin HA, Eizirik E, Gatesy J, Karlsson EK, Lindblad-Toh K, et al. 2023. A genomic timescale for placental mammal evolution. Science 380:eabl8189.</w:t>
      </w:r>
    </w:p>
    <w:p w14:paraId="72ABFDDE" w14:textId="77777777" w:rsidR="00764718" w:rsidRPr="006B5EB4" w:rsidRDefault="00764718" w:rsidP="00764718">
      <w:pPr>
        <w:pStyle w:val="EndNoteBibliography"/>
        <w:spacing w:after="0"/>
        <w:rPr>
          <w:rFonts w:ascii="Times New Roman" w:hAnsi="Times New Roman" w:cs="Times New Roman"/>
          <w:sz w:val="24"/>
          <w:szCs w:val="24"/>
        </w:rPr>
      </w:pPr>
    </w:p>
    <w:p w14:paraId="321EA26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Fontaine MC, Pease JB, Steele A, Waterhouse RM, Neafsey DE, Sharakhov IV, Jiang X, Hall AB, Catteruccia F, Kakani E, et al. 2015. Mosquito genomics. Extensive introgression in a malaria vector species complex revealed by phylogenomics. Science 347:1258524.</w:t>
      </w:r>
    </w:p>
    <w:p w14:paraId="5C6162A8" w14:textId="77777777" w:rsidR="00764718" w:rsidRPr="006B5EB4" w:rsidRDefault="00764718" w:rsidP="00764718">
      <w:pPr>
        <w:pStyle w:val="EndNoteBibliography"/>
        <w:spacing w:after="0"/>
        <w:rPr>
          <w:rFonts w:ascii="Times New Roman" w:hAnsi="Times New Roman" w:cs="Times New Roman"/>
          <w:sz w:val="24"/>
          <w:szCs w:val="24"/>
        </w:rPr>
      </w:pPr>
    </w:p>
    <w:p w14:paraId="3D78A67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Foote AD, Liu Y, Thomas GW, Vinar T, Alfoldi J, Deng J, Dugan S, van Elk CE, Hunter ME, Joshi V, et al. 2015. Convergent evolution of the genomes of marine mammals. Nat Genet 47:272-275.</w:t>
      </w:r>
    </w:p>
    <w:p w14:paraId="167C5B01" w14:textId="77777777" w:rsidR="00764718" w:rsidRPr="006B5EB4" w:rsidRDefault="00764718" w:rsidP="00764718">
      <w:pPr>
        <w:pStyle w:val="EndNoteBibliography"/>
        <w:spacing w:after="0"/>
        <w:rPr>
          <w:rFonts w:ascii="Times New Roman" w:hAnsi="Times New Roman" w:cs="Times New Roman"/>
          <w:sz w:val="24"/>
          <w:szCs w:val="24"/>
        </w:rPr>
      </w:pPr>
    </w:p>
    <w:p w14:paraId="3447A19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Gable SM, Byars MI, Literman R, Tollis M. 2022. A Genomic Perspective on the Evolutionary Diversification of Turtles. Syst Biol 71:1331-1347.</w:t>
      </w:r>
    </w:p>
    <w:p w14:paraId="6838E925" w14:textId="77777777" w:rsidR="00764718" w:rsidRPr="006B5EB4" w:rsidRDefault="00764718" w:rsidP="00764718">
      <w:pPr>
        <w:pStyle w:val="EndNoteBibliography"/>
        <w:spacing w:after="0"/>
        <w:rPr>
          <w:rFonts w:ascii="Times New Roman" w:hAnsi="Times New Roman" w:cs="Times New Roman"/>
          <w:sz w:val="24"/>
          <w:szCs w:val="24"/>
        </w:rPr>
      </w:pPr>
    </w:p>
    <w:p w14:paraId="1330488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Gibbs RA, Weinstock GM, Metzker ML, Muzny DM, Sodergren EJ, Scherer S, Scott G, Steffen D, Worley KC, Burch PE, et al. 2004. Genome sequence of the Brown Norway rat yields insights into mammalian evolution. Nature 428:493-521.</w:t>
      </w:r>
    </w:p>
    <w:p w14:paraId="6CC8D05E" w14:textId="77777777" w:rsidR="00764718" w:rsidRPr="006B5EB4" w:rsidRDefault="00764718" w:rsidP="00764718">
      <w:pPr>
        <w:pStyle w:val="EndNoteBibliography"/>
        <w:spacing w:after="0"/>
        <w:rPr>
          <w:rFonts w:ascii="Times New Roman" w:hAnsi="Times New Roman" w:cs="Times New Roman"/>
          <w:sz w:val="24"/>
          <w:szCs w:val="24"/>
        </w:rPr>
      </w:pPr>
    </w:p>
    <w:p w14:paraId="3D0ED40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Good JM, Wiebe V, Albert FW, Burbano HA, Kircher M, Green RE, Halbwax M, Andre C, Atencia R, Fischer A, et al. 2013. Comparative population genomics of the ejaculate in humans and the great apes. Mol Biol Evol 30:964-976.</w:t>
      </w:r>
    </w:p>
    <w:p w14:paraId="10F58670" w14:textId="77777777" w:rsidR="00764718" w:rsidRPr="006B5EB4" w:rsidRDefault="00764718" w:rsidP="00764718">
      <w:pPr>
        <w:pStyle w:val="EndNoteBibliography"/>
        <w:spacing w:after="0"/>
        <w:rPr>
          <w:rFonts w:ascii="Times New Roman" w:hAnsi="Times New Roman" w:cs="Times New Roman"/>
          <w:sz w:val="24"/>
          <w:szCs w:val="24"/>
        </w:rPr>
      </w:pPr>
    </w:p>
    <w:p w14:paraId="326B1BE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Green RE, Krause J, Briggs AW, Maricic T, Stenzel U, Kircher M, Patterson N, Li H, Zhai W, Fritz MH, et al. 2010. A draft sequence of the Neandertal genome. Science 328:710-722.</w:t>
      </w:r>
    </w:p>
    <w:p w14:paraId="379FC5A1" w14:textId="77777777" w:rsidR="00764718" w:rsidRPr="006B5EB4" w:rsidRDefault="00764718" w:rsidP="00764718">
      <w:pPr>
        <w:pStyle w:val="EndNoteBibliography"/>
        <w:spacing w:after="0"/>
        <w:rPr>
          <w:rFonts w:ascii="Times New Roman" w:hAnsi="Times New Roman" w:cs="Times New Roman"/>
          <w:sz w:val="24"/>
          <w:szCs w:val="24"/>
        </w:rPr>
      </w:pPr>
    </w:p>
    <w:p w14:paraId="2C3FC17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Guindon S, Dufayard JF, Lefort V, Anisimova M, Hordijk W, Gascuel O. 2010. New algorithms and methods to estimate maximum-likelihood phylogenies: assessing the performance of PhyML 3.0. Syst Biol 59:307-321.</w:t>
      </w:r>
    </w:p>
    <w:p w14:paraId="54E53BBD" w14:textId="77777777" w:rsidR="00764718" w:rsidRPr="006B5EB4" w:rsidRDefault="00764718" w:rsidP="00764718">
      <w:pPr>
        <w:pStyle w:val="EndNoteBibliography"/>
        <w:spacing w:after="0"/>
        <w:rPr>
          <w:rFonts w:ascii="Times New Roman" w:hAnsi="Times New Roman" w:cs="Times New Roman"/>
          <w:sz w:val="24"/>
          <w:szCs w:val="24"/>
        </w:rPr>
      </w:pPr>
    </w:p>
    <w:p w14:paraId="0326A123"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Hahn MW, Nakhleh L. 2016. Irrational exuberance for resolved species trees. Evolution 70:7-17.</w:t>
      </w:r>
    </w:p>
    <w:p w14:paraId="36468D08" w14:textId="77777777" w:rsidR="00764718" w:rsidRPr="006B5EB4" w:rsidRDefault="00764718" w:rsidP="00764718">
      <w:pPr>
        <w:pStyle w:val="EndNoteBibliography"/>
        <w:spacing w:after="0"/>
        <w:rPr>
          <w:rFonts w:ascii="Times New Roman" w:hAnsi="Times New Roman" w:cs="Times New Roman"/>
          <w:sz w:val="24"/>
          <w:szCs w:val="24"/>
        </w:rPr>
      </w:pPr>
    </w:p>
    <w:p w14:paraId="7C5783C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He B, Zhao Y, Su C, Lin G, Wang Y, Li L, Ma J, Yang Q, Hao J. 2023. Phylogenomics reveal extensive phylogenetic discordance due to incomplete lineage sorting following the rapid radiation of alpine butterflies (Papilionidae: Parnassius). Syst Entomol.</w:t>
      </w:r>
    </w:p>
    <w:p w14:paraId="61CDBE0F" w14:textId="77777777" w:rsidR="00764718" w:rsidRPr="006B5EB4" w:rsidRDefault="00764718" w:rsidP="00764718">
      <w:pPr>
        <w:pStyle w:val="EndNoteBibliography"/>
        <w:spacing w:after="0"/>
        <w:rPr>
          <w:rFonts w:ascii="Times New Roman" w:hAnsi="Times New Roman" w:cs="Times New Roman"/>
          <w:sz w:val="24"/>
          <w:szCs w:val="24"/>
        </w:rPr>
      </w:pPr>
    </w:p>
    <w:p w14:paraId="78C3277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Hibbins MS, Breithaupt LC, Hahn MW. 2023. Phylogenomic comparative methods: Accurate evolutionary inferences in the presence of gene tree discordance. Proc Natl Acad Sci U S A 120:e2220389120.</w:t>
      </w:r>
    </w:p>
    <w:p w14:paraId="09605824" w14:textId="77777777" w:rsidR="00764718" w:rsidRPr="006B5EB4" w:rsidRDefault="00764718" w:rsidP="00764718">
      <w:pPr>
        <w:pStyle w:val="EndNoteBibliography"/>
        <w:spacing w:after="0"/>
        <w:rPr>
          <w:rFonts w:ascii="Times New Roman" w:hAnsi="Times New Roman" w:cs="Times New Roman"/>
          <w:sz w:val="24"/>
          <w:szCs w:val="24"/>
        </w:rPr>
      </w:pPr>
    </w:p>
    <w:p w14:paraId="2257C41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Hinrichs AS, Karolchik D, Baertsch R, Barber GP, Bejerano G, Clawson H, Diekhans M, Furey TS, Harte RA, Hsu F, et al. 2006. The UCSC Genome Browser Database: update 2006. Nucleic Acids Res 34:D590-598.</w:t>
      </w:r>
    </w:p>
    <w:p w14:paraId="7F7F7EB8" w14:textId="77777777" w:rsidR="00764718" w:rsidRPr="006B5EB4" w:rsidRDefault="00764718" w:rsidP="00764718">
      <w:pPr>
        <w:pStyle w:val="EndNoteBibliography"/>
        <w:spacing w:after="0"/>
        <w:rPr>
          <w:rFonts w:ascii="Times New Roman" w:hAnsi="Times New Roman" w:cs="Times New Roman"/>
          <w:sz w:val="24"/>
          <w:szCs w:val="24"/>
        </w:rPr>
      </w:pPr>
    </w:p>
    <w:p w14:paraId="3D1403C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Hoang DT, Chernomor O, von Haeseler A, Minh BQ, Vinh LS. 2018. UFBoot2: Improving the Ultrafast Bootstrap Approximation. Mol Biol Evol 35:518-522.</w:t>
      </w:r>
    </w:p>
    <w:p w14:paraId="5B8B74BE" w14:textId="77777777" w:rsidR="00764718" w:rsidRPr="006B5EB4" w:rsidRDefault="00764718" w:rsidP="00764718">
      <w:pPr>
        <w:pStyle w:val="EndNoteBibliography"/>
        <w:spacing w:after="0"/>
        <w:rPr>
          <w:rFonts w:ascii="Times New Roman" w:hAnsi="Times New Roman" w:cs="Times New Roman"/>
          <w:sz w:val="24"/>
          <w:szCs w:val="24"/>
        </w:rPr>
      </w:pPr>
    </w:p>
    <w:p w14:paraId="5448529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Hobolth A, Christensen OF, Mailund T, Schierup MH. 2007. Genomic relationships and speciation times of human, chimpanzee, and gorilla inferred from a coalescent hidden Markov model. PLoS Genet 3:e7.</w:t>
      </w:r>
    </w:p>
    <w:p w14:paraId="192C1C3A" w14:textId="77777777" w:rsidR="00764718" w:rsidRPr="006B5EB4" w:rsidRDefault="00764718" w:rsidP="00764718">
      <w:pPr>
        <w:pStyle w:val="EndNoteBibliography"/>
        <w:spacing w:after="0"/>
        <w:rPr>
          <w:rFonts w:ascii="Times New Roman" w:hAnsi="Times New Roman" w:cs="Times New Roman"/>
          <w:sz w:val="24"/>
          <w:szCs w:val="24"/>
        </w:rPr>
      </w:pPr>
    </w:p>
    <w:p w14:paraId="5791569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Holm S. 1979. A simple sequentially rejective multiple test procedure. Scandinavian journal of statistics:65-70.</w:t>
      </w:r>
    </w:p>
    <w:p w14:paraId="6786D7A9" w14:textId="77777777" w:rsidR="00764718" w:rsidRPr="006B5EB4" w:rsidRDefault="00764718" w:rsidP="00764718">
      <w:pPr>
        <w:pStyle w:val="EndNoteBibliography"/>
        <w:spacing w:after="0"/>
        <w:rPr>
          <w:rFonts w:ascii="Times New Roman" w:hAnsi="Times New Roman" w:cs="Times New Roman"/>
          <w:sz w:val="24"/>
          <w:szCs w:val="24"/>
        </w:rPr>
      </w:pPr>
    </w:p>
    <w:p w14:paraId="26E140C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Hu Z, Sackton TB, Edwards SV, Liu JS. 2019. Bayesian Detection of Convergent Rate Changes of Conserved Noncoding Elements on Phylogenetic Trees. Mol Biol Evol 36:1086-1100.</w:t>
      </w:r>
    </w:p>
    <w:p w14:paraId="091DC5EA" w14:textId="77777777" w:rsidR="00764718" w:rsidRPr="006B5EB4" w:rsidRDefault="00764718" w:rsidP="00764718">
      <w:pPr>
        <w:pStyle w:val="EndNoteBibliography"/>
        <w:spacing w:after="0"/>
        <w:rPr>
          <w:rFonts w:ascii="Times New Roman" w:hAnsi="Times New Roman" w:cs="Times New Roman"/>
          <w:sz w:val="24"/>
          <w:szCs w:val="24"/>
        </w:rPr>
      </w:pPr>
    </w:p>
    <w:p w14:paraId="2F11F6D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Hudson RR. 1983. Testing the Constant-Rate Neutral Allele Model with Protein Sequence Data. Evolution 37:203-217.</w:t>
      </w:r>
    </w:p>
    <w:p w14:paraId="7B811F4C" w14:textId="77777777" w:rsidR="00764718" w:rsidRPr="006B5EB4" w:rsidRDefault="00764718" w:rsidP="00764718">
      <w:pPr>
        <w:pStyle w:val="EndNoteBibliography"/>
        <w:spacing w:after="0"/>
        <w:rPr>
          <w:rFonts w:ascii="Times New Roman" w:hAnsi="Times New Roman" w:cs="Times New Roman"/>
          <w:sz w:val="24"/>
          <w:szCs w:val="24"/>
        </w:rPr>
      </w:pPr>
    </w:p>
    <w:p w14:paraId="7B6394E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Hudson RR, Kaplan NL. 1988. The coalescent process in models with selection and recombination. Genetics 120:831-840.</w:t>
      </w:r>
    </w:p>
    <w:p w14:paraId="51D14081" w14:textId="77777777" w:rsidR="00764718" w:rsidRPr="006B5EB4" w:rsidRDefault="00764718" w:rsidP="00764718">
      <w:pPr>
        <w:pStyle w:val="EndNoteBibliography"/>
        <w:spacing w:after="0"/>
        <w:rPr>
          <w:rFonts w:ascii="Times New Roman" w:hAnsi="Times New Roman" w:cs="Times New Roman"/>
          <w:sz w:val="24"/>
          <w:szCs w:val="24"/>
        </w:rPr>
      </w:pPr>
    </w:p>
    <w:p w14:paraId="38FDC11F"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Hudson RR, Kaplan NL. 1995. Deleterious background selection with recombination. Genetics 141:1605-1617.</w:t>
      </w:r>
    </w:p>
    <w:p w14:paraId="1BDD6734" w14:textId="77777777" w:rsidR="00764718" w:rsidRPr="006B5EB4" w:rsidRDefault="00764718" w:rsidP="00764718">
      <w:pPr>
        <w:pStyle w:val="EndNoteBibliography"/>
        <w:spacing w:after="0"/>
        <w:rPr>
          <w:rFonts w:ascii="Times New Roman" w:hAnsi="Times New Roman" w:cs="Times New Roman"/>
          <w:sz w:val="24"/>
          <w:szCs w:val="24"/>
        </w:rPr>
      </w:pPr>
    </w:p>
    <w:p w14:paraId="6202F661"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557CEE6" w14:textId="77777777" w:rsidR="00764718" w:rsidRPr="006B5EB4" w:rsidRDefault="00764718" w:rsidP="00764718">
      <w:pPr>
        <w:pStyle w:val="EndNoteBibliography"/>
        <w:spacing w:after="0"/>
        <w:rPr>
          <w:rFonts w:ascii="Times New Roman" w:hAnsi="Times New Roman" w:cs="Times New Roman"/>
          <w:sz w:val="24"/>
          <w:szCs w:val="24"/>
        </w:rPr>
      </w:pPr>
    </w:p>
    <w:p w14:paraId="6989D1A7"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Jackman SD, Vandervalk BP, Mohamadi H, Chu J, Yeo S, Hammond SA, Jahesh G, Khan H, Coombe L, Warren RL, et al. 2017. ABySS 2.0: resource-efficient assembly of large genomes using a Bloom filter. Genome Res 27:768-777.</w:t>
      </w:r>
    </w:p>
    <w:p w14:paraId="261A1E11" w14:textId="77777777" w:rsidR="00764718" w:rsidRPr="006B5EB4" w:rsidRDefault="00764718" w:rsidP="00764718">
      <w:pPr>
        <w:pStyle w:val="EndNoteBibliography"/>
        <w:spacing w:after="0"/>
        <w:rPr>
          <w:rFonts w:ascii="Times New Roman" w:hAnsi="Times New Roman" w:cs="Times New Roman"/>
          <w:sz w:val="24"/>
          <w:szCs w:val="24"/>
        </w:rPr>
      </w:pPr>
    </w:p>
    <w:p w14:paraId="7A6A817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Jarvis ED, Mirarab S, Aberer AJ, Li B, Houde P, Li C, Ho SY, Faircloth BC, Nabholz B, Howard JT, et al. 2014. Whole-genome analyses resolve early branches in the tree of life of modern birds. Science 346:1320-1331.</w:t>
      </w:r>
    </w:p>
    <w:p w14:paraId="193DE9AB" w14:textId="77777777" w:rsidR="00764718" w:rsidRPr="006B5EB4" w:rsidRDefault="00764718" w:rsidP="00764718">
      <w:pPr>
        <w:pStyle w:val="EndNoteBibliography"/>
        <w:spacing w:after="0"/>
        <w:rPr>
          <w:rFonts w:ascii="Times New Roman" w:hAnsi="Times New Roman" w:cs="Times New Roman"/>
          <w:sz w:val="24"/>
          <w:szCs w:val="24"/>
        </w:rPr>
      </w:pPr>
    </w:p>
    <w:p w14:paraId="43F4800F"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Jensen-Seaman MI, Furey TS, Payseur BA, Lu Y, Roskin KM, Chen CF, Thomas MA, Haussler D, Jacob HJ. 2004. Comparative recombination rates in the rat, mouse, and human genomes. Genome Res 14:528-538.</w:t>
      </w:r>
    </w:p>
    <w:p w14:paraId="0BB6D291" w14:textId="77777777" w:rsidR="00764718" w:rsidRPr="006B5EB4" w:rsidRDefault="00764718" w:rsidP="00764718">
      <w:pPr>
        <w:pStyle w:val="EndNoteBibliography"/>
        <w:spacing w:after="0"/>
        <w:rPr>
          <w:rFonts w:ascii="Times New Roman" w:hAnsi="Times New Roman" w:cs="Times New Roman"/>
          <w:sz w:val="24"/>
          <w:szCs w:val="24"/>
        </w:rPr>
      </w:pPr>
    </w:p>
    <w:p w14:paraId="33D6BC8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Jones MR, Mills LS, Alves PC, Callahan CM, Alves JM, Lafferty DJR, Jiggins FM, Jensen JD, Melo-Ferreira J, Good JM. 2018. Adaptive introgression underlies polymorphic seasonal camouflage in snowshoe hares. Science 360:1355-1358.</w:t>
      </w:r>
    </w:p>
    <w:p w14:paraId="0306375E" w14:textId="77777777" w:rsidR="00764718" w:rsidRPr="006B5EB4" w:rsidRDefault="00764718" w:rsidP="00764718">
      <w:pPr>
        <w:pStyle w:val="EndNoteBibliography"/>
        <w:spacing w:after="0"/>
        <w:rPr>
          <w:rFonts w:ascii="Times New Roman" w:hAnsi="Times New Roman" w:cs="Times New Roman"/>
          <w:sz w:val="24"/>
          <w:szCs w:val="24"/>
        </w:rPr>
      </w:pPr>
    </w:p>
    <w:p w14:paraId="0EFA338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Junier T, Zdobnov EM. 2010. The Newick utilities: high-throughput phylogenetic tree processing in the UNIX shell. Bioinformatics 26:1669-1670.</w:t>
      </w:r>
    </w:p>
    <w:p w14:paraId="397C8287" w14:textId="77777777" w:rsidR="00764718" w:rsidRPr="006B5EB4" w:rsidRDefault="00764718" w:rsidP="00764718">
      <w:pPr>
        <w:pStyle w:val="EndNoteBibliography"/>
        <w:spacing w:after="0"/>
        <w:rPr>
          <w:rFonts w:ascii="Times New Roman" w:hAnsi="Times New Roman" w:cs="Times New Roman"/>
          <w:sz w:val="24"/>
          <w:szCs w:val="24"/>
        </w:rPr>
      </w:pPr>
    </w:p>
    <w:p w14:paraId="68606E61"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Kalyaanamoorthy S, Minh BQ, Wong TKF, von Haeseler A, Jermiin LS. 2017. ModelFinder: fast model selection for accurate phylogenetic estimates. Nat Methods 14:587-589.</w:t>
      </w:r>
    </w:p>
    <w:p w14:paraId="3FC2F659" w14:textId="77777777" w:rsidR="00764718" w:rsidRPr="006B5EB4" w:rsidRDefault="00764718" w:rsidP="00764718">
      <w:pPr>
        <w:pStyle w:val="EndNoteBibliography"/>
        <w:spacing w:after="0"/>
        <w:rPr>
          <w:rFonts w:ascii="Times New Roman" w:hAnsi="Times New Roman" w:cs="Times New Roman"/>
          <w:sz w:val="24"/>
          <w:szCs w:val="24"/>
        </w:rPr>
      </w:pPr>
    </w:p>
    <w:p w14:paraId="5050ABD1"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Kaplan NL, Hudson RR, Langley CH. 1989. The "hitchhiking effect" revisited. Genetics 123:887-899.</w:t>
      </w:r>
    </w:p>
    <w:p w14:paraId="3B13340A" w14:textId="77777777" w:rsidR="00764718" w:rsidRPr="006B5EB4" w:rsidRDefault="00764718" w:rsidP="00764718">
      <w:pPr>
        <w:pStyle w:val="EndNoteBibliography"/>
        <w:spacing w:after="0"/>
        <w:rPr>
          <w:rFonts w:ascii="Times New Roman" w:hAnsi="Times New Roman" w:cs="Times New Roman"/>
          <w:sz w:val="24"/>
          <w:szCs w:val="24"/>
        </w:rPr>
      </w:pPr>
    </w:p>
    <w:p w14:paraId="6BC0FF9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Kartje ME, Jing P, Payseur BA. 2020. Weak Correlation between Nucleotide Variation and Recombination Rate across the House Mouse Genome. Genome Biol Evol 12:293-299.</w:t>
      </w:r>
    </w:p>
    <w:p w14:paraId="26D4C274" w14:textId="77777777" w:rsidR="00764718" w:rsidRPr="006B5EB4" w:rsidRDefault="00764718" w:rsidP="00764718">
      <w:pPr>
        <w:pStyle w:val="EndNoteBibliography"/>
        <w:spacing w:after="0"/>
        <w:rPr>
          <w:rFonts w:ascii="Times New Roman" w:hAnsi="Times New Roman" w:cs="Times New Roman"/>
          <w:sz w:val="24"/>
          <w:szCs w:val="24"/>
        </w:rPr>
      </w:pPr>
    </w:p>
    <w:p w14:paraId="1E23B5E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Katoh K, Standley DM. 2013. MAFFT multiple sequence alignment software version 7: improvements in performance and usability. Mol Biol Evol 30:772-780.</w:t>
      </w:r>
    </w:p>
    <w:p w14:paraId="2B5465FD" w14:textId="77777777" w:rsidR="00764718" w:rsidRPr="006B5EB4" w:rsidRDefault="00764718" w:rsidP="00764718">
      <w:pPr>
        <w:pStyle w:val="EndNoteBibliography"/>
        <w:spacing w:after="0"/>
        <w:rPr>
          <w:rFonts w:ascii="Times New Roman" w:hAnsi="Times New Roman" w:cs="Times New Roman"/>
          <w:sz w:val="24"/>
          <w:szCs w:val="24"/>
        </w:rPr>
      </w:pPr>
    </w:p>
    <w:p w14:paraId="2F30B72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Katzman S, Kern AD, Bejerano G, Fewell G, Fulton L, Wilson RK, Salama SR, Haussler D. 2007. Human genome ultraconserved elements are ultraselected. Science 317:915.</w:t>
      </w:r>
    </w:p>
    <w:p w14:paraId="5F29C5AC" w14:textId="77777777" w:rsidR="00764718" w:rsidRPr="006B5EB4" w:rsidRDefault="00764718" w:rsidP="00764718">
      <w:pPr>
        <w:pStyle w:val="EndNoteBibliography"/>
        <w:spacing w:after="0"/>
        <w:rPr>
          <w:rFonts w:ascii="Times New Roman" w:hAnsi="Times New Roman" w:cs="Times New Roman"/>
          <w:sz w:val="24"/>
          <w:szCs w:val="24"/>
        </w:rPr>
      </w:pPr>
    </w:p>
    <w:p w14:paraId="1BC57B6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Keane TM, Wong K, Adams DJ, Flint J, Reymond A, Yalcin B. 2014. Identification of structural variation in mouse genomes. Front Genet 5:192.</w:t>
      </w:r>
    </w:p>
    <w:p w14:paraId="1CAA2951" w14:textId="77777777" w:rsidR="00764718" w:rsidRPr="006B5EB4" w:rsidRDefault="00764718" w:rsidP="00764718">
      <w:pPr>
        <w:pStyle w:val="EndNoteBibliography"/>
        <w:spacing w:after="0"/>
        <w:rPr>
          <w:rFonts w:ascii="Times New Roman" w:hAnsi="Times New Roman" w:cs="Times New Roman"/>
          <w:sz w:val="24"/>
          <w:szCs w:val="24"/>
        </w:rPr>
      </w:pPr>
    </w:p>
    <w:p w14:paraId="157C84A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Kimura Y, Hawkins MT, McDonough MM, Jacobs LL, Flynn LJ. 2015. Corrected placement of Mus-Rattus fossil calibration forces precision in the molecular tree of rodents. Sci Rep 5:14444.</w:t>
      </w:r>
    </w:p>
    <w:p w14:paraId="733D0BDC" w14:textId="77777777" w:rsidR="00764718" w:rsidRPr="006B5EB4" w:rsidRDefault="00764718" w:rsidP="00764718">
      <w:pPr>
        <w:pStyle w:val="EndNoteBibliography"/>
        <w:spacing w:after="0"/>
        <w:rPr>
          <w:rFonts w:ascii="Times New Roman" w:hAnsi="Times New Roman" w:cs="Times New Roman"/>
          <w:sz w:val="24"/>
          <w:szCs w:val="24"/>
        </w:rPr>
      </w:pPr>
    </w:p>
    <w:p w14:paraId="70BD055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Kimura Y, Jacobs LL, Cerling TE, Uno KT, Ferguson KM, Flynn LJ, Patnaik R. 2013. Fossil mice and rats show isotopic evidence of niche partitioning and change in dental ecomorphology related to dietary shift in Late Miocene of Pakistan. PLoS One 8:e69308.</w:t>
      </w:r>
    </w:p>
    <w:p w14:paraId="7CF9BA8E" w14:textId="77777777" w:rsidR="00764718" w:rsidRPr="006B5EB4" w:rsidRDefault="00764718" w:rsidP="00764718">
      <w:pPr>
        <w:pStyle w:val="EndNoteBibliography"/>
        <w:spacing w:after="0"/>
        <w:rPr>
          <w:rFonts w:ascii="Times New Roman" w:hAnsi="Times New Roman" w:cs="Times New Roman"/>
          <w:sz w:val="24"/>
          <w:szCs w:val="24"/>
        </w:rPr>
      </w:pPr>
    </w:p>
    <w:p w14:paraId="5C3A264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lastRenderedPageBreak/>
        <w:t>Kong A, Gudbjartsson DF, Sainz J, Jonsdottir GM, Gudjonsson SA, Richardsson B, Sigurdardottir S, Barnard J, Hallbeck B, Masson G, et al. 2002. A high-resolution recombination map of the human genome. Nat Genet 31:241-247.</w:t>
      </w:r>
    </w:p>
    <w:p w14:paraId="4CAA9FEE" w14:textId="77777777" w:rsidR="00764718" w:rsidRPr="006B5EB4" w:rsidRDefault="00764718" w:rsidP="00764718">
      <w:pPr>
        <w:pStyle w:val="EndNoteBibliography"/>
        <w:spacing w:after="0"/>
        <w:rPr>
          <w:rFonts w:ascii="Times New Roman" w:hAnsi="Times New Roman" w:cs="Times New Roman"/>
          <w:sz w:val="24"/>
          <w:szCs w:val="24"/>
        </w:rPr>
      </w:pPr>
    </w:p>
    <w:p w14:paraId="77DE3B5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Kowalczyk A, Meyer WK, Partha R, Mao W, Clark NL, Chikina M. 2019. RERconverge: an R package for associating evolutionary rates with convergent traits. Bioinformatics 35:4815-4817.</w:t>
      </w:r>
    </w:p>
    <w:p w14:paraId="7A85A7BC" w14:textId="77777777" w:rsidR="00764718" w:rsidRPr="006B5EB4" w:rsidRDefault="00764718" w:rsidP="00764718">
      <w:pPr>
        <w:pStyle w:val="EndNoteBibliography"/>
        <w:spacing w:after="0"/>
        <w:rPr>
          <w:rFonts w:ascii="Times New Roman" w:hAnsi="Times New Roman" w:cs="Times New Roman"/>
          <w:sz w:val="24"/>
          <w:szCs w:val="24"/>
        </w:rPr>
      </w:pPr>
    </w:p>
    <w:p w14:paraId="5E73C654"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Kulathinal RJ, Stevison LS, Noor MA. 2009. The genomics of speciation in Drosophila: diversity, divergence, and introgression estimated using low-coverage genome sequencing. PLoS Genet 5:e1000550.</w:t>
      </w:r>
    </w:p>
    <w:p w14:paraId="1848A0FF" w14:textId="77777777" w:rsidR="00764718" w:rsidRPr="006B5EB4" w:rsidRDefault="00764718" w:rsidP="00764718">
      <w:pPr>
        <w:pStyle w:val="EndNoteBibliography"/>
        <w:spacing w:after="0"/>
        <w:rPr>
          <w:rFonts w:ascii="Times New Roman" w:hAnsi="Times New Roman" w:cs="Times New Roman"/>
          <w:sz w:val="24"/>
          <w:szCs w:val="24"/>
        </w:rPr>
      </w:pPr>
    </w:p>
    <w:p w14:paraId="6ECB5E6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Kumon T, Ma J, Akins RB, Stefanik D, Nordgren CE, Kim J, Levine MT, Lampson MA. 2021. Parallel pathways for recruiting effector proteins determine centromere drive and suppression. Cell 184:4904-4918 e4911.</w:t>
      </w:r>
    </w:p>
    <w:p w14:paraId="069A8DF3" w14:textId="77777777" w:rsidR="00764718" w:rsidRPr="006B5EB4" w:rsidRDefault="00764718" w:rsidP="00764718">
      <w:pPr>
        <w:pStyle w:val="EndNoteBibliography"/>
        <w:spacing w:after="0"/>
        <w:rPr>
          <w:rFonts w:ascii="Times New Roman" w:hAnsi="Times New Roman" w:cs="Times New Roman"/>
          <w:sz w:val="24"/>
          <w:szCs w:val="24"/>
        </w:rPr>
      </w:pPr>
    </w:p>
    <w:p w14:paraId="74FFB1FE" w14:textId="4753F6CA"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 xml:space="preserve">Calculating and interpreting gene- and site-concordance factors in phylogenomics [Internet]. The Lanfear Lab @ ANU2018 September 20, 2021]. Available from: </w:t>
      </w:r>
      <w:hyperlink r:id="rId22" w:history="1">
        <w:r w:rsidRPr="006B5EB4">
          <w:rPr>
            <w:rStyle w:val="Hyperlink"/>
            <w:rFonts w:ascii="Times New Roman" w:hAnsi="Times New Roman" w:cs="Times New Roman"/>
            <w:sz w:val="24"/>
            <w:szCs w:val="24"/>
          </w:rPr>
          <w:t>http://www.robertlanfear.com/blog/files/concordance_factors.html</w:t>
        </w:r>
      </w:hyperlink>
    </w:p>
    <w:p w14:paraId="3F0E2A96" w14:textId="77777777" w:rsidR="00764718" w:rsidRPr="006B5EB4" w:rsidRDefault="00764718" w:rsidP="00764718">
      <w:pPr>
        <w:pStyle w:val="EndNoteBibliography"/>
        <w:spacing w:after="0"/>
        <w:rPr>
          <w:rFonts w:ascii="Times New Roman" w:hAnsi="Times New Roman" w:cs="Times New Roman"/>
          <w:sz w:val="24"/>
          <w:szCs w:val="24"/>
        </w:rPr>
      </w:pPr>
    </w:p>
    <w:p w14:paraId="2290BE2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Lecompte E, Aplin K, Denys C, Catzeflis F, Chades M, Chevret P. 2008. Phylogeny and biogeography of African Murinae based on mitochondrial and nuclear gene sequences, with a new tribal classification of the subfamily. BMC Evol Biol 8:199.</w:t>
      </w:r>
    </w:p>
    <w:p w14:paraId="0640F6DF" w14:textId="77777777" w:rsidR="00764718" w:rsidRPr="006B5EB4" w:rsidRDefault="00764718" w:rsidP="00764718">
      <w:pPr>
        <w:pStyle w:val="EndNoteBibliography"/>
        <w:spacing w:after="0"/>
        <w:rPr>
          <w:rFonts w:ascii="Times New Roman" w:hAnsi="Times New Roman" w:cs="Times New Roman"/>
          <w:sz w:val="24"/>
          <w:szCs w:val="24"/>
        </w:rPr>
      </w:pPr>
    </w:p>
    <w:p w14:paraId="3A4D0C1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Lewontin RC, Birch LC. 1966. Hybridization as a Source of Variation for Adaptation to New Environments. Evolution 20:315-336.</w:t>
      </w:r>
    </w:p>
    <w:p w14:paraId="7C1D443B" w14:textId="77777777" w:rsidR="00764718" w:rsidRPr="006B5EB4" w:rsidRDefault="00764718" w:rsidP="00764718">
      <w:pPr>
        <w:pStyle w:val="EndNoteBibliography"/>
        <w:spacing w:after="0"/>
        <w:rPr>
          <w:rFonts w:ascii="Times New Roman" w:hAnsi="Times New Roman" w:cs="Times New Roman"/>
          <w:sz w:val="24"/>
          <w:szCs w:val="24"/>
        </w:rPr>
      </w:pPr>
    </w:p>
    <w:p w14:paraId="215E69C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Li H. 2013. Aligning sequence reads, clone sequences and assembly contigs with BWA-MEM. arXiv preprint arXiv:1303.3997.</w:t>
      </w:r>
    </w:p>
    <w:p w14:paraId="60B0527F" w14:textId="77777777" w:rsidR="00764718" w:rsidRPr="006B5EB4" w:rsidRDefault="00764718" w:rsidP="00764718">
      <w:pPr>
        <w:pStyle w:val="EndNoteBibliography"/>
        <w:spacing w:after="0"/>
        <w:rPr>
          <w:rFonts w:ascii="Times New Roman" w:hAnsi="Times New Roman" w:cs="Times New Roman"/>
          <w:sz w:val="24"/>
          <w:szCs w:val="24"/>
        </w:rPr>
      </w:pPr>
    </w:p>
    <w:p w14:paraId="7918859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Li H. 2018. Minimap2: pairwise alignment for nucleotide sequences. Bioinformatics 34:3094-3100.</w:t>
      </w:r>
    </w:p>
    <w:p w14:paraId="4070FCAF" w14:textId="77777777" w:rsidR="00764718" w:rsidRPr="006B5EB4" w:rsidRDefault="00764718" w:rsidP="00764718">
      <w:pPr>
        <w:pStyle w:val="EndNoteBibliography"/>
        <w:spacing w:after="0"/>
        <w:rPr>
          <w:rFonts w:ascii="Times New Roman" w:hAnsi="Times New Roman" w:cs="Times New Roman"/>
          <w:sz w:val="24"/>
          <w:szCs w:val="24"/>
        </w:rPr>
      </w:pPr>
    </w:p>
    <w:p w14:paraId="2ABAEC5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Liu X, Wei F, Li M, Jiang X, Feng Z, Hu J. 2004. Molecular phylogeny and taxonomy of wood mice (genus Apodemus Kaup, 1829) based on complete mtDNA cytochrome b sequences, with emphasis on Chinese species. Mol Phylogenet Evol 33:1-15.</w:t>
      </w:r>
    </w:p>
    <w:p w14:paraId="5DEE4E96" w14:textId="77777777" w:rsidR="00764718" w:rsidRPr="006B5EB4" w:rsidRDefault="00764718" w:rsidP="00764718">
      <w:pPr>
        <w:pStyle w:val="EndNoteBibliography"/>
        <w:spacing w:after="0"/>
        <w:rPr>
          <w:rFonts w:ascii="Times New Roman" w:hAnsi="Times New Roman" w:cs="Times New Roman"/>
          <w:sz w:val="24"/>
          <w:szCs w:val="24"/>
        </w:rPr>
      </w:pPr>
    </w:p>
    <w:p w14:paraId="4F683B6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 xml:space="preserve">Lopes F, Oliveira LR, Kessler A, Beux Y, Crespo E, Cardenas-Alayza S, Majluf P, Sepulveda M, Brownell RL, Franco-Trecu V, et al. 2021. Phylogenomic Discordance in the Eared Seals is best </w:t>
      </w:r>
      <w:r w:rsidRPr="006B5EB4">
        <w:rPr>
          <w:rFonts w:ascii="Times New Roman" w:hAnsi="Times New Roman" w:cs="Times New Roman"/>
          <w:sz w:val="24"/>
          <w:szCs w:val="24"/>
        </w:rPr>
        <w:lastRenderedPageBreak/>
        <w:t>explained by Incomplete Lineage Sorting following Explosive Radiation in the Southern Hemisphere. Syst Biol 70:786-802.</w:t>
      </w:r>
    </w:p>
    <w:p w14:paraId="7D6F75E8" w14:textId="77777777" w:rsidR="00764718" w:rsidRPr="006B5EB4" w:rsidRDefault="00764718" w:rsidP="00764718">
      <w:pPr>
        <w:pStyle w:val="EndNoteBibliography"/>
        <w:spacing w:after="0"/>
        <w:rPr>
          <w:rFonts w:ascii="Times New Roman" w:hAnsi="Times New Roman" w:cs="Times New Roman"/>
          <w:sz w:val="24"/>
          <w:szCs w:val="24"/>
        </w:rPr>
      </w:pPr>
    </w:p>
    <w:p w14:paraId="5D0C2C61"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Lundrigan BL, Jansa SA, Tucker PK. 2002. Phylogenetic relationships in the genus mus, based on paternally, maternally, and biparentally inherited characters. Syst Biol 51:410-431.</w:t>
      </w:r>
    </w:p>
    <w:p w14:paraId="640450D5" w14:textId="77777777" w:rsidR="00764718" w:rsidRPr="006B5EB4" w:rsidRDefault="00764718" w:rsidP="00764718">
      <w:pPr>
        <w:pStyle w:val="EndNoteBibliography"/>
        <w:spacing w:after="0"/>
        <w:rPr>
          <w:rFonts w:ascii="Times New Roman" w:hAnsi="Times New Roman" w:cs="Times New Roman"/>
          <w:sz w:val="24"/>
          <w:szCs w:val="24"/>
        </w:rPr>
      </w:pPr>
    </w:p>
    <w:p w14:paraId="08653BD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Maddison WP. 1997. Gene Trees in Species Trees. Systematic Biology 46:523-536.</w:t>
      </w:r>
    </w:p>
    <w:p w14:paraId="1D97F047" w14:textId="77777777" w:rsidR="00764718" w:rsidRPr="006B5EB4" w:rsidRDefault="00764718" w:rsidP="00764718">
      <w:pPr>
        <w:pStyle w:val="EndNoteBibliography"/>
        <w:spacing w:after="0"/>
        <w:rPr>
          <w:rFonts w:ascii="Times New Roman" w:hAnsi="Times New Roman" w:cs="Times New Roman"/>
          <w:sz w:val="24"/>
          <w:szCs w:val="24"/>
        </w:rPr>
      </w:pPr>
    </w:p>
    <w:p w14:paraId="4997FB2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Martin Y, Gerlach G, Schlotterer C, Meyer A. 2000. Molecular phylogeny of European muroid rodents based on complete cytochrome b sequences. Mol Phylogenet Evol 16:37-47.</w:t>
      </w:r>
    </w:p>
    <w:p w14:paraId="75E19E2F" w14:textId="77777777" w:rsidR="00764718" w:rsidRPr="006B5EB4" w:rsidRDefault="00764718" w:rsidP="00764718">
      <w:pPr>
        <w:pStyle w:val="EndNoteBibliography"/>
        <w:spacing w:after="0"/>
        <w:rPr>
          <w:rFonts w:ascii="Times New Roman" w:hAnsi="Times New Roman" w:cs="Times New Roman"/>
          <w:sz w:val="24"/>
          <w:szCs w:val="24"/>
        </w:rPr>
      </w:pPr>
    </w:p>
    <w:p w14:paraId="6C22EA1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McKenzie PF, Eaton DAR. 2020. The Multispecies Coalescent in Space and Time. bioRxiv:2020.2008.2002.233395.</w:t>
      </w:r>
    </w:p>
    <w:p w14:paraId="27164DF9" w14:textId="77777777" w:rsidR="00764718" w:rsidRPr="006B5EB4" w:rsidRDefault="00764718" w:rsidP="00764718">
      <w:pPr>
        <w:pStyle w:val="EndNoteBibliography"/>
        <w:spacing w:after="0"/>
        <w:rPr>
          <w:rFonts w:ascii="Times New Roman" w:hAnsi="Times New Roman" w:cs="Times New Roman"/>
          <w:sz w:val="24"/>
          <w:szCs w:val="24"/>
        </w:rPr>
      </w:pPr>
    </w:p>
    <w:p w14:paraId="013DA6A4"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Mendes FK, Fuentes-Gonzalez JA, Schraiber JG, Hahn MW. 2018. A multispecies coalescent model for quantitative traits. Elife 7:e36482.</w:t>
      </w:r>
    </w:p>
    <w:p w14:paraId="58E4F711" w14:textId="77777777" w:rsidR="00764718" w:rsidRPr="006B5EB4" w:rsidRDefault="00764718" w:rsidP="00764718">
      <w:pPr>
        <w:pStyle w:val="EndNoteBibliography"/>
        <w:spacing w:after="0"/>
        <w:rPr>
          <w:rFonts w:ascii="Times New Roman" w:hAnsi="Times New Roman" w:cs="Times New Roman"/>
          <w:sz w:val="24"/>
          <w:szCs w:val="24"/>
        </w:rPr>
      </w:pPr>
    </w:p>
    <w:p w14:paraId="587E718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Mendes FK, Hahn MW. 2016. Gene Tree Discordance Causes Apparent Substitution Rate Variation. Syst Biol 65:711-721.</w:t>
      </w:r>
    </w:p>
    <w:p w14:paraId="5DC55811" w14:textId="77777777" w:rsidR="00764718" w:rsidRPr="006B5EB4" w:rsidRDefault="00764718" w:rsidP="00764718">
      <w:pPr>
        <w:pStyle w:val="EndNoteBibliography"/>
        <w:spacing w:after="0"/>
        <w:rPr>
          <w:rFonts w:ascii="Times New Roman" w:hAnsi="Times New Roman" w:cs="Times New Roman"/>
          <w:sz w:val="24"/>
          <w:szCs w:val="24"/>
        </w:rPr>
      </w:pPr>
    </w:p>
    <w:p w14:paraId="5D2C4B0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Mendes FK, Hahn Y, Hahn MW. 2016. Gene Tree Discordance Can Generate Patterns of Diminishing Convergence over Time. Mol Biol Evol 33:3299-3307.</w:t>
      </w:r>
    </w:p>
    <w:p w14:paraId="67DDF8FD" w14:textId="77777777" w:rsidR="00764718" w:rsidRPr="006B5EB4" w:rsidRDefault="00764718" w:rsidP="00764718">
      <w:pPr>
        <w:pStyle w:val="EndNoteBibliography"/>
        <w:spacing w:after="0"/>
        <w:rPr>
          <w:rFonts w:ascii="Times New Roman" w:hAnsi="Times New Roman" w:cs="Times New Roman"/>
          <w:sz w:val="24"/>
          <w:szCs w:val="24"/>
        </w:rPr>
      </w:pPr>
    </w:p>
    <w:p w14:paraId="0F3A0D4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Mendes FK, Livera AP, Hahn MW. 2019. The perils of intralocus recombination for inferences of molecular convergence. Philos Trans R Soc Lond B Biol Sci 374:20180244.</w:t>
      </w:r>
    </w:p>
    <w:p w14:paraId="69619E80" w14:textId="77777777" w:rsidR="00764718" w:rsidRPr="006B5EB4" w:rsidRDefault="00764718" w:rsidP="00764718">
      <w:pPr>
        <w:pStyle w:val="EndNoteBibliography"/>
        <w:spacing w:after="0"/>
        <w:rPr>
          <w:rFonts w:ascii="Times New Roman" w:hAnsi="Times New Roman" w:cs="Times New Roman"/>
          <w:sz w:val="24"/>
          <w:szCs w:val="24"/>
        </w:rPr>
      </w:pPr>
    </w:p>
    <w:p w14:paraId="2673B24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60F681E1" w14:textId="77777777" w:rsidR="00764718" w:rsidRPr="006B5EB4" w:rsidRDefault="00764718" w:rsidP="00764718">
      <w:pPr>
        <w:pStyle w:val="EndNoteBibliography"/>
        <w:spacing w:after="0"/>
        <w:rPr>
          <w:rFonts w:ascii="Times New Roman" w:hAnsi="Times New Roman" w:cs="Times New Roman"/>
          <w:sz w:val="24"/>
          <w:szCs w:val="24"/>
        </w:rPr>
      </w:pPr>
    </w:p>
    <w:p w14:paraId="47721AD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Minh BQ, Hahn MW, Lanfear R. 2020. New Methods to Calculate Concordance Factors for Phylogenomic Datasets. Mol Biol Evol 37:2727-2733.</w:t>
      </w:r>
    </w:p>
    <w:p w14:paraId="7A00D036" w14:textId="77777777" w:rsidR="00764718" w:rsidRPr="006B5EB4" w:rsidRDefault="00764718" w:rsidP="00764718">
      <w:pPr>
        <w:pStyle w:val="EndNoteBibliography"/>
        <w:spacing w:after="0"/>
        <w:rPr>
          <w:rFonts w:ascii="Times New Roman" w:hAnsi="Times New Roman" w:cs="Times New Roman"/>
          <w:sz w:val="24"/>
          <w:szCs w:val="24"/>
        </w:rPr>
      </w:pPr>
    </w:p>
    <w:p w14:paraId="707BA5B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Minh BQ, Schmidt HA, Chernomor O, Schrempf D, Woodhams MD, von Haeseler A, Lanfear R. 2020. IQ-TREE 2: New Models and Efficient Methods for Phylogenetic Inference in the Genomic Era. Mol Biol Evol 37:1530-1534.</w:t>
      </w:r>
    </w:p>
    <w:p w14:paraId="01979118" w14:textId="77777777" w:rsidR="00764718" w:rsidRPr="006B5EB4" w:rsidRDefault="00764718" w:rsidP="00764718">
      <w:pPr>
        <w:pStyle w:val="EndNoteBibliography"/>
        <w:spacing w:after="0"/>
        <w:rPr>
          <w:rFonts w:ascii="Times New Roman" w:hAnsi="Times New Roman" w:cs="Times New Roman"/>
          <w:sz w:val="24"/>
          <w:szCs w:val="24"/>
        </w:rPr>
      </w:pPr>
    </w:p>
    <w:p w14:paraId="22B1F1A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lastRenderedPageBreak/>
        <w:t>Mölder F, Jablonski KP, Letcher B, Hall MB, Tomkins-Tinch CH, Sochat V, Forster J, Lee S, Twardziok SO, Kanitz A, et al. 2021. Sustainable data analysis with Snakemake. F1000Res 10:33.</w:t>
      </w:r>
    </w:p>
    <w:p w14:paraId="76CC3FD2" w14:textId="77777777" w:rsidR="00764718" w:rsidRPr="006B5EB4" w:rsidRDefault="00764718" w:rsidP="00764718">
      <w:pPr>
        <w:pStyle w:val="EndNoteBibliography"/>
        <w:spacing w:after="0"/>
        <w:rPr>
          <w:rFonts w:ascii="Times New Roman" w:hAnsi="Times New Roman" w:cs="Times New Roman"/>
          <w:sz w:val="24"/>
          <w:szCs w:val="24"/>
        </w:rPr>
      </w:pPr>
    </w:p>
    <w:p w14:paraId="0580189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Moore EC, Thomas GWC, Mortimer S, Kopania EEK, Hunnicutt KE, Clare-Salzler ZJ, Larson EL, Good JM. 2022. The Evolution of Widespread Recombination Suppression on the Dwarf Hamster (Phodopus) X Chromosome. Genome Biol Evol 14:evac080.</w:t>
      </w:r>
    </w:p>
    <w:p w14:paraId="19714D85" w14:textId="77777777" w:rsidR="00764718" w:rsidRPr="006B5EB4" w:rsidRDefault="00764718" w:rsidP="00764718">
      <w:pPr>
        <w:pStyle w:val="EndNoteBibliography"/>
        <w:spacing w:after="0"/>
        <w:rPr>
          <w:rFonts w:ascii="Times New Roman" w:hAnsi="Times New Roman" w:cs="Times New Roman"/>
          <w:sz w:val="24"/>
          <w:szCs w:val="24"/>
        </w:rPr>
      </w:pPr>
    </w:p>
    <w:p w14:paraId="362EC45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Mouse Genome Sequencing C, Waterston RH, Lindblad-Toh K, Birney E, Rogers J, Abril JF, Agarwal P, Agarwala R, Ainscough R, Alexandersson M, et al. 2002. Initial sequencing and comparative analysis of the mouse genome. Nature 420:520-562.</w:t>
      </w:r>
    </w:p>
    <w:p w14:paraId="3484A0F9" w14:textId="77777777" w:rsidR="00764718" w:rsidRPr="006B5EB4" w:rsidRDefault="00764718" w:rsidP="00764718">
      <w:pPr>
        <w:pStyle w:val="EndNoteBibliography"/>
        <w:spacing w:after="0"/>
        <w:rPr>
          <w:rFonts w:ascii="Times New Roman" w:hAnsi="Times New Roman" w:cs="Times New Roman"/>
          <w:sz w:val="24"/>
          <w:szCs w:val="24"/>
        </w:rPr>
      </w:pPr>
    </w:p>
    <w:p w14:paraId="057E39F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Murrell B, Weaver S, Smith MD, Wertheim JO, Murrell S, Aylward A, Eren K, Pollner T, Martin DP, Smith DM, et al. 2015. Gene-wide identification of episodic selection. Mol Biol Evol 32:1365-1371.</w:t>
      </w:r>
    </w:p>
    <w:p w14:paraId="06FC71A4" w14:textId="77777777" w:rsidR="00764718" w:rsidRPr="006B5EB4" w:rsidRDefault="00764718" w:rsidP="00764718">
      <w:pPr>
        <w:pStyle w:val="EndNoteBibliography"/>
        <w:spacing w:after="0"/>
        <w:rPr>
          <w:rFonts w:ascii="Times New Roman" w:hAnsi="Times New Roman" w:cs="Times New Roman"/>
          <w:sz w:val="24"/>
          <w:szCs w:val="24"/>
        </w:rPr>
      </w:pPr>
    </w:p>
    <w:p w14:paraId="2AB42F8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Nilsson P, Solbakken MH, Schmid BV, Orr RJS, Lv R, Cui Y, Song Y, Zhang Y, Baalsrud HT, Torresen OK, et al. 2020. The Genome of the Great Gerbil Reveals Species-Specific Duplication of an MHCII Gene. Genome Biol Evol 12:3832-3849.</w:t>
      </w:r>
    </w:p>
    <w:p w14:paraId="07B9EEA9" w14:textId="77777777" w:rsidR="00764718" w:rsidRPr="006B5EB4" w:rsidRDefault="00764718" w:rsidP="00764718">
      <w:pPr>
        <w:pStyle w:val="EndNoteBibliography"/>
        <w:spacing w:after="0"/>
        <w:rPr>
          <w:rFonts w:ascii="Times New Roman" w:hAnsi="Times New Roman" w:cs="Times New Roman"/>
          <w:sz w:val="24"/>
          <w:szCs w:val="24"/>
        </w:rPr>
      </w:pPr>
    </w:p>
    <w:p w14:paraId="45901CB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Pagès M, Fabre P-H, Chaval Y, Mortelliti A, Nicolas V, Wells K, Michaux JR, Lazzari V. 2016. Molecular phylogeny of South-East Asian arboreal murine rodents. Zoologica Scripta 45:349-364.</w:t>
      </w:r>
    </w:p>
    <w:p w14:paraId="32EE2ABA" w14:textId="77777777" w:rsidR="00764718" w:rsidRPr="006B5EB4" w:rsidRDefault="00764718" w:rsidP="00764718">
      <w:pPr>
        <w:pStyle w:val="EndNoteBibliography"/>
        <w:spacing w:after="0"/>
        <w:rPr>
          <w:rFonts w:ascii="Times New Roman" w:hAnsi="Times New Roman" w:cs="Times New Roman"/>
          <w:sz w:val="24"/>
          <w:szCs w:val="24"/>
        </w:rPr>
      </w:pPr>
    </w:p>
    <w:p w14:paraId="21FF48E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Pamilo P, Nei M. 1988. Relationships between gene trees and species trees. Mol Biol Evol 5:568-583.</w:t>
      </w:r>
    </w:p>
    <w:p w14:paraId="6C611C57" w14:textId="77777777" w:rsidR="00764718" w:rsidRPr="006B5EB4" w:rsidRDefault="00764718" w:rsidP="00764718">
      <w:pPr>
        <w:pStyle w:val="EndNoteBibliography"/>
        <w:spacing w:after="0"/>
        <w:rPr>
          <w:rFonts w:ascii="Times New Roman" w:hAnsi="Times New Roman" w:cs="Times New Roman"/>
          <w:sz w:val="24"/>
          <w:szCs w:val="24"/>
        </w:rPr>
      </w:pPr>
    </w:p>
    <w:p w14:paraId="7B9D9D8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Paradis E, Schliep K. 2019. ape 5.0: an environment for modern phylogenetics and evolutionary analyses in R. Bioinformatics 35:526-528.</w:t>
      </w:r>
    </w:p>
    <w:p w14:paraId="4CC2D5CA" w14:textId="77777777" w:rsidR="00764718" w:rsidRPr="006B5EB4" w:rsidRDefault="00764718" w:rsidP="00764718">
      <w:pPr>
        <w:pStyle w:val="EndNoteBibliography"/>
        <w:spacing w:after="0"/>
        <w:rPr>
          <w:rFonts w:ascii="Times New Roman" w:hAnsi="Times New Roman" w:cs="Times New Roman"/>
          <w:sz w:val="24"/>
          <w:szCs w:val="24"/>
        </w:rPr>
      </w:pPr>
    </w:p>
    <w:p w14:paraId="7F7EACE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Partha R, Kowalczyk A, Clark NL, Chikina M. 2019. Robust Method for Detecting Convergent Shifts in Evolutionary Rates. Mol Biol Evol 36:1817-1830.</w:t>
      </w:r>
    </w:p>
    <w:p w14:paraId="12E69255" w14:textId="77777777" w:rsidR="00764718" w:rsidRPr="006B5EB4" w:rsidRDefault="00764718" w:rsidP="00764718">
      <w:pPr>
        <w:pStyle w:val="EndNoteBibliography"/>
        <w:spacing w:after="0"/>
        <w:rPr>
          <w:rFonts w:ascii="Times New Roman" w:hAnsi="Times New Roman" w:cs="Times New Roman"/>
          <w:sz w:val="24"/>
          <w:szCs w:val="24"/>
        </w:rPr>
      </w:pPr>
    </w:p>
    <w:p w14:paraId="37ED70B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Pease JB, Haak DC, Hahn MW, Moyle LC. 2016. Phylogenomics Reveals Three Sources of Adaptive Variation during a Rapid Radiation. PLoS Biol 14:e1002379.</w:t>
      </w:r>
    </w:p>
    <w:p w14:paraId="117B97C5" w14:textId="77777777" w:rsidR="00764718" w:rsidRPr="006B5EB4" w:rsidRDefault="00764718" w:rsidP="00764718">
      <w:pPr>
        <w:pStyle w:val="EndNoteBibliography"/>
        <w:spacing w:after="0"/>
        <w:rPr>
          <w:rFonts w:ascii="Times New Roman" w:hAnsi="Times New Roman" w:cs="Times New Roman"/>
          <w:sz w:val="24"/>
          <w:szCs w:val="24"/>
        </w:rPr>
      </w:pPr>
    </w:p>
    <w:p w14:paraId="0E9A1F3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Pease JB, Hahn MW. 2013. More accurate phylogenies inferred from low-recombination regions in the presence of incomplete lineage sorting. Evolution 67:2376-2384.</w:t>
      </w:r>
    </w:p>
    <w:p w14:paraId="17CE613A" w14:textId="77777777" w:rsidR="00764718" w:rsidRPr="006B5EB4" w:rsidRDefault="00764718" w:rsidP="00764718">
      <w:pPr>
        <w:pStyle w:val="EndNoteBibliography"/>
        <w:spacing w:after="0"/>
        <w:rPr>
          <w:rFonts w:ascii="Times New Roman" w:hAnsi="Times New Roman" w:cs="Times New Roman"/>
          <w:sz w:val="24"/>
          <w:szCs w:val="24"/>
        </w:rPr>
      </w:pPr>
    </w:p>
    <w:p w14:paraId="0B5815B1"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lastRenderedPageBreak/>
        <w:t>Platt RN, 2nd, Vandewege MW, Ray DA. 2018. Mammalian transposable elements and their impacts on genome evolution. Chromosome Res 26:25-43.</w:t>
      </w:r>
    </w:p>
    <w:p w14:paraId="66085046" w14:textId="77777777" w:rsidR="00764718" w:rsidRPr="006B5EB4" w:rsidRDefault="00764718" w:rsidP="00764718">
      <w:pPr>
        <w:pStyle w:val="EndNoteBibliography"/>
        <w:spacing w:after="0"/>
        <w:rPr>
          <w:rFonts w:ascii="Times New Roman" w:hAnsi="Times New Roman" w:cs="Times New Roman"/>
          <w:sz w:val="24"/>
          <w:szCs w:val="24"/>
        </w:rPr>
      </w:pPr>
    </w:p>
    <w:p w14:paraId="7196006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Pollard KS, Hubisz MJ, Rosenbloom KR, Siepel A. 2010. Detection of nonneutral substitution rates on mammalian phylogenies. Genome Res 20:110-121.</w:t>
      </w:r>
    </w:p>
    <w:p w14:paraId="0E421CA1" w14:textId="77777777" w:rsidR="00764718" w:rsidRPr="006B5EB4" w:rsidRDefault="00764718" w:rsidP="00764718">
      <w:pPr>
        <w:pStyle w:val="EndNoteBibliography"/>
        <w:spacing w:after="0"/>
        <w:rPr>
          <w:rFonts w:ascii="Times New Roman" w:hAnsi="Times New Roman" w:cs="Times New Roman"/>
          <w:sz w:val="24"/>
          <w:szCs w:val="24"/>
        </w:rPr>
      </w:pPr>
    </w:p>
    <w:p w14:paraId="53A3967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Pond SL, Frost SD, Muse SV. 2005. HyPhy: hypothesis testing using phylogenies. Bioinformatics 21:676-679.</w:t>
      </w:r>
    </w:p>
    <w:p w14:paraId="5AC8E677" w14:textId="77777777" w:rsidR="00764718" w:rsidRPr="006B5EB4" w:rsidRDefault="00764718" w:rsidP="00764718">
      <w:pPr>
        <w:pStyle w:val="EndNoteBibliography"/>
        <w:spacing w:after="0"/>
        <w:rPr>
          <w:rFonts w:ascii="Times New Roman" w:hAnsi="Times New Roman" w:cs="Times New Roman"/>
          <w:sz w:val="24"/>
          <w:szCs w:val="24"/>
        </w:rPr>
      </w:pPr>
    </w:p>
    <w:p w14:paraId="7A3EF9A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Poplin R, Ruano-Rubio V, DePristo MA, Fennell TJ, Carneiro MO, Auwera GAVd, Kling DE, Gauthier LD, Levy-Moonshine A, Roazen D, et al. 2018. Scaling accurate genetic variant discovery to tens of thousands of samples. bioRxiv:201178.</w:t>
      </w:r>
    </w:p>
    <w:p w14:paraId="05449DCF" w14:textId="77777777" w:rsidR="00764718" w:rsidRPr="006B5EB4" w:rsidRDefault="00764718" w:rsidP="00764718">
      <w:pPr>
        <w:pStyle w:val="EndNoteBibliography"/>
        <w:spacing w:after="0"/>
        <w:rPr>
          <w:rFonts w:ascii="Times New Roman" w:hAnsi="Times New Roman" w:cs="Times New Roman"/>
          <w:sz w:val="24"/>
          <w:szCs w:val="24"/>
        </w:rPr>
      </w:pPr>
    </w:p>
    <w:p w14:paraId="73358B0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Ptak SE, Hinds DA, Koehler K, Nickel B, Patil N, Ballinger DG, Przeworski M, Frazer KA, Paabo S. 2005. Fine-scale recombination patterns differ between chimpanzees and humans. Nat Genet 37:429-434.</w:t>
      </w:r>
    </w:p>
    <w:p w14:paraId="19EABBBA" w14:textId="77777777" w:rsidR="00764718" w:rsidRPr="006B5EB4" w:rsidRDefault="00764718" w:rsidP="00764718">
      <w:pPr>
        <w:pStyle w:val="EndNoteBibliography"/>
        <w:spacing w:after="0"/>
        <w:rPr>
          <w:rFonts w:ascii="Times New Roman" w:hAnsi="Times New Roman" w:cs="Times New Roman"/>
          <w:sz w:val="24"/>
          <w:szCs w:val="24"/>
        </w:rPr>
      </w:pPr>
    </w:p>
    <w:p w14:paraId="525280B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Quinlan AR, Hall IM. 2010. BEDTools: a flexible suite of utilities for comparing genomic features. Bioinformatics 26:841-842.</w:t>
      </w:r>
    </w:p>
    <w:p w14:paraId="13A394C8" w14:textId="77777777" w:rsidR="00764718" w:rsidRPr="006B5EB4" w:rsidRDefault="00764718" w:rsidP="00764718">
      <w:pPr>
        <w:pStyle w:val="EndNoteBibliography"/>
        <w:spacing w:after="0"/>
        <w:rPr>
          <w:rFonts w:ascii="Times New Roman" w:hAnsi="Times New Roman" w:cs="Times New Roman"/>
          <w:sz w:val="24"/>
          <w:szCs w:val="24"/>
        </w:rPr>
      </w:pPr>
    </w:p>
    <w:p w14:paraId="6957EAD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 Core Team. 2021. R: A language and environment for statistical computing. Vienna, Austria.</w:t>
      </w:r>
    </w:p>
    <w:p w14:paraId="58DA41E7" w14:textId="77777777" w:rsidR="00764718" w:rsidRPr="006B5EB4" w:rsidRDefault="00764718" w:rsidP="00764718">
      <w:pPr>
        <w:pStyle w:val="EndNoteBibliography"/>
        <w:spacing w:after="0"/>
        <w:rPr>
          <w:rFonts w:ascii="Times New Roman" w:hAnsi="Times New Roman" w:cs="Times New Roman"/>
          <w:sz w:val="24"/>
          <w:szCs w:val="24"/>
        </w:rPr>
      </w:pPr>
    </w:p>
    <w:p w14:paraId="779DDB44"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Ranwez V, Douzery EJP, Cambon C, Chantret N, Delsuc F. 2018. MACSE v2: Toolkit for the Alignment of Coding Sequences Accounting for Frameshifts and Stop Codons. Mol Biol Evol 35:2582-2584.</w:t>
      </w:r>
    </w:p>
    <w:p w14:paraId="3BC6D6C6" w14:textId="77777777" w:rsidR="00764718" w:rsidRPr="006B5EB4" w:rsidRDefault="00764718" w:rsidP="00764718">
      <w:pPr>
        <w:pStyle w:val="EndNoteBibliography"/>
        <w:spacing w:after="0"/>
        <w:rPr>
          <w:rFonts w:ascii="Times New Roman" w:hAnsi="Times New Roman" w:cs="Times New Roman"/>
          <w:sz w:val="24"/>
          <w:szCs w:val="24"/>
        </w:rPr>
      </w:pPr>
    </w:p>
    <w:p w14:paraId="2DC4764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Revell LJ. 2012. phytools: an R package for phylogenetic comparative biology (and other things). Methods in Ecology and Evolution 3:217-223.</w:t>
      </w:r>
    </w:p>
    <w:p w14:paraId="54D609E0" w14:textId="77777777" w:rsidR="00764718" w:rsidRPr="006B5EB4" w:rsidRDefault="00764718" w:rsidP="00764718">
      <w:pPr>
        <w:pStyle w:val="EndNoteBibliography"/>
        <w:spacing w:after="0"/>
        <w:rPr>
          <w:rFonts w:ascii="Times New Roman" w:hAnsi="Times New Roman" w:cs="Times New Roman"/>
          <w:sz w:val="24"/>
          <w:szCs w:val="24"/>
        </w:rPr>
      </w:pPr>
    </w:p>
    <w:p w14:paraId="4F562CE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Rivas-Gonzalez I, Rousselle M, Li F, Zhou L, Dutheil JY, Munch K, Shao Y, Wu D, Schierup MH, Zhang G. 2023. Pervasive incomplete lineage sorting illuminates speciation and selection in primates. Science 380:eabn4409.</w:t>
      </w:r>
    </w:p>
    <w:p w14:paraId="4BCAF3DA" w14:textId="77777777" w:rsidR="00764718" w:rsidRPr="006B5EB4" w:rsidRDefault="00764718" w:rsidP="00764718">
      <w:pPr>
        <w:pStyle w:val="EndNoteBibliography"/>
        <w:spacing w:after="0"/>
        <w:rPr>
          <w:rFonts w:ascii="Times New Roman" w:hAnsi="Times New Roman" w:cs="Times New Roman"/>
          <w:sz w:val="24"/>
          <w:szCs w:val="24"/>
        </w:rPr>
      </w:pPr>
    </w:p>
    <w:p w14:paraId="11B2BC2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Robinson DF, Foulds LR. 1981. Comparison of phylogenetic trees. Mathematical Biosciences 53:131-147.</w:t>
      </w:r>
    </w:p>
    <w:p w14:paraId="55E99E73" w14:textId="77777777" w:rsidR="00764718" w:rsidRPr="006B5EB4" w:rsidRDefault="00764718" w:rsidP="00764718">
      <w:pPr>
        <w:pStyle w:val="EndNoteBibliography"/>
        <w:spacing w:after="0"/>
        <w:rPr>
          <w:rFonts w:ascii="Times New Roman" w:hAnsi="Times New Roman" w:cs="Times New Roman"/>
          <w:sz w:val="24"/>
          <w:szCs w:val="24"/>
        </w:rPr>
      </w:pPr>
    </w:p>
    <w:p w14:paraId="3C882AF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Robinson DF, Foulds LR editors.; 1979 Berlin, Heidelberg.</w:t>
      </w:r>
    </w:p>
    <w:p w14:paraId="495A5A4B" w14:textId="77777777" w:rsidR="00764718" w:rsidRPr="006B5EB4" w:rsidRDefault="00764718" w:rsidP="00764718">
      <w:pPr>
        <w:pStyle w:val="EndNoteBibliography"/>
        <w:spacing w:after="0"/>
        <w:rPr>
          <w:rFonts w:ascii="Times New Roman" w:hAnsi="Times New Roman" w:cs="Times New Roman"/>
          <w:sz w:val="24"/>
          <w:szCs w:val="24"/>
        </w:rPr>
      </w:pPr>
    </w:p>
    <w:p w14:paraId="79D9546F"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lastRenderedPageBreak/>
        <w:t>Romanenko SA, Perelman PL, Trifonov VA, Graphodatsky AS. 2012. Chromosomal evolution in Rodentia. Heredity (Edinb) 108:4-16.</w:t>
      </w:r>
    </w:p>
    <w:p w14:paraId="2694CF69" w14:textId="77777777" w:rsidR="00764718" w:rsidRPr="006B5EB4" w:rsidRDefault="00764718" w:rsidP="00764718">
      <w:pPr>
        <w:pStyle w:val="EndNoteBibliography"/>
        <w:spacing w:after="0"/>
        <w:rPr>
          <w:rFonts w:ascii="Times New Roman" w:hAnsi="Times New Roman" w:cs="Times New Roman"/>
          <w:sz w:val="24"/>
          <w:szCs w:val="24"/>
        </w:rPr>
      </w:pPr>
    </w:p>
    <w:p w14:paraId="36C36C97"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Rosenberg NA. 2002. The probability of topological concordance of gene trees and species trees. Theor Popul Biol 61:225-247.</w:t>
      </w:r>
    </w:p>
    <w:p w14:paraId="1130CBEE" w14:textId="77777777" w:rsidR="00764718" w:rsidRPr="006B5EB4" w:rsidRDefault="00764718" w:rsidP="00764718">
      <w:pPr>
        <w:pStyle w:val="EndNoteBibliography"/>
        <w:spacing w:after="0"/>
        <w:rPr>
          <w:rFonts w:ascii="Times New Roman" w:hAnsi="Times New Roman" w:cs="Times New Roman"/>
          <w:sz w:val="24"/>
          <w:szCs w:val="24"/>
        </w:rPr>
      </w:pPr>
    </w:p>
    <w:p w14:paraId="0860F487"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Rowe KC, Achmadi AS, Fabre P-H, Schenk JJ, Steppan SJ, Esselstyn JA. 2019. Oceanic islands of Wallacea as a source for dispersal and diversification of murine rodents. Journal of Biogeography 46:2752-2768.</w:t>
      </w:r>
    </w:p>
    <w:p w14:paraId="0F80750A" w14:textId="77777777" w:rsidR="00764718" w:rsidRPr="006B5EB4" w:rsidRDefault="00764718" w:rsidP="00764718">
      <w:pPr>
        <w:pStyle w:val="EndNoteBibliography"/>
        <w:spacing w:after="0"/>
        <w:rPr>
          <w:rFonts w:ascii="Times New Roman" w:hAnsi="Times New Roman" w:cs="Times New Roman"/>
          <w:sz w:val="24"/>
          <w:szCs w:val="24"/>
        </w:rPr>
      </w:pPr>
    </w:p>
    <w:p w14:paraId="1008BA0F"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Roycroft E, Achmadi A, Callahan CM, Esselstyn JA, Good JM, Moussalli A, Rowe KC. 2021. Molecular Evolution of Ecological Specialisation: Genomic Insights from the Diversification of Murine Rodents. Genome Biol Evol 13:evab103.</w:t>
      </w:r>
    </w:p>
    <w:p w14:paraId="79510041" w14:textId="77777777" w:rsidR="00764718" w:rsidRPr="006B5EB4" w:rsidRDefault="00764718" w:rsidP="00764718">
      <w:pPr>
        <w:pStyle w:val="EndNoteBibliography"/>
        <w:spacing w:after="0"/>
        <w:rPr>
          <w:rFonts w:ascii="Times New Roman" w:hAnsi="Times New Roman" w:cs="Times New Roman"/>
          <w:sz w:val="24"/>
          <w:szCs w:val="24"/>
        </w:rPr>
      </w:pPr>
    </w:p>
    <w:p w14:paraId="5D3E8D77"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Roycroft EJ, Moussalli A, Rowe KC. 2020. Phylogenomics Uncovers Confidence and Conflict in the Rapid Radiation of Australo-Papuan Rodents. Syst Biol 69:431-444.</w:t>
      </w:r>
    </w:p>
    <w:p w14:paraId="1D6FC92B" w14:textId="77777777" w:rsidR="00764718" w:rsidRPr="006B5EB4" w:rsidRDefault="00764718" w:rsidP="00764718">
      <w:pPr>
        <w:pStyle w:val="EndNoteBibliography"/>
        <w:spacing w:after="0"/>
        <w:rPr>
          <w:rFonts w:ascii="Times New Roman" w:hAnsi="Times New Roman" w:cs="Times New Roman"/>
          <w:sz w:val="24"/>
          <w:szCs w:val="24"/>
        </w:rPr>
      </w:pPr>
    </w:p>
    <w:p w14:paraId="54CA0064"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Sarver BA, Keeble S, Cosart T, Tucker PK, Dean MD, Good JM. 2017. Phylogenomic Insights into Mouse Evolution Using a Pseudoreference Approach. Genome Biol Evol 9:726-739.</w:t>
      </w:r>
    </w:p>
    <w:p w14:paraId="4B06BBDC" w14:textId="77777777" w:rsidR="00764718" w:rsidRPr="006B5EB4" w:rsidRDefault="00764718" w:rsidP="00764718">
      <w:pPr>
        <w:pStyle w:val="EndNoteBibliography"/>
        <w:spacing w:after="0"/>
        <w:rPr>
          <w:rFonts w:ascii="Times New Roman" w:hAnsi="Times New Roman" w:cs="Times New Roman"/>
          <w:sz w:val="24"/>
          <w:szCs w:val="24"/>
        </w:rPr>
      </w:pPr>
    </w:p>
    <w:p w14:paraId="457ECA4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Scally A, Dutheil JY, Hillier LW, Jordan GE, Goodhead I, Herrero J, Hobolth A, Lappalainen T, Mailund T, Marques-Bonet T, et al. 2012. Insights into hominid evolution from the gorilla genome sequence. Nature 483:169-175.</w:t>
      </w:r>
    </w:p>
    <w:p w14:paraId="73DE68EE" w14:textId="77777777" w:rsidR="00764718" w:rsidRPr="006B5EB4" w:rsidRDefault="00764718" w:rsidP="00764718">
      <w:pPr>
        <w:pStyle w:val="EndNoteBibliography"/>
        <w:spacing w:after="0"/>
        <w:rPr>
          <w:rFonts w:ascii="Times New Roman" w:hAnsi="Times New Roman" w:cs="Times New Roman"/>
          <w:sz w:val="24"/>
          <w:szCs w:val="24"/>
        </w:rPr>
      </w:pPr>
    </w:p>
    <w:p w14:paraId="7713711F"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Schenk JJ, Rowe KC, Steppan SJ. 2013. Ecological opportunity and incumbency in the diversification of repeated continental colonizations by muroid rodents. Syst Biol 62:837-864.</w:t>
      </w:r>
    </w:p>
    <w:p w14:paraId="380C61AA" w14:textId="77777777" w:rsidR="00764718" w:rsidRPr="006B5EB4" w:rsidRDefault="00764718" w:rsidP="00764718">
      <w:pPr>
        <w:pStyle w:val="EndNoteBibliography"/>
        <w:spacing w:after="0"/>
        <w:rPr>
          <w:rFonts w:ascii="Times New Roman" w:hAnsi="Times New Roman" w:cs="Times New Roman"/>
          <w:sz w:val="24"/>
          <w:szCs w:val="24"/>
        </w:rPr>
      </w:pPr>
    </w:p>
    <w:p w14:paraId="5307A02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Schliep KP. 2011. phangorn: phylogenetic analysis in R. Bioinformatics 27:592-593.</w:t>
      </w:r>
    </w:p>
    <w:p w14:paraId="7DB8FE0E" w14:textId="77777777" w:rsidR="00764718" w:rsidRPr="006B5EB4" w:rsidRDefault="00764718" w:rsidP="00764718">
      <w:pPr>
        <w:pStyle w:val="EndNoteBibliography"/>
        <w:spacing w:after="0"/>
        <w:rPr>
          <w:rFonts w:ascii="Times New Roman" w:hAnsi="Times New Roman" w:cs="Times New Roman"/>
          <w:sz w:val="24"/>
          <w:szCs w:val="24"/>
        </w:rPr>
      </w:pPr>
    </w:p>
    <w:p w14:paraId="7B03952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Serizawa K, Suzuki H, Tsuchiya K. 2000. A phylogenetic view on species radiation in Apodemus inferred from variation of nuclear and mitochondrial genes. Biochem Genet 38:27-40.</w:t>
      </w:r>
    </w:p>
    <w:p w14:paraId="7796D537" w14:textId="77777777" w:rsidR="00764718" w:rsidRPr="006B5EB4" w:rsidRDefault="00764718" w:rsidP="00764718">
      <w:pPr>
        <w:pStyle w:val="EndNoteBibliography"/>
        <w:spacing w:after="0"/>
        <w:rPr>
          <w:rFonts w:ascii="Times New Roman" w:hAnsi="Times New Roman" w:cs="Times New Roman"/>
          <w:sz w:val="24"/>
          <w:szCs w:val="24"/>
        </w:rPr>
      </w:pPr>
    </w:p>
    <w:p w14:paraId="07601413"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Shifman S, Bell JT, Copley RR, Taylor MS, Williams RW, Mott R, Flint J. 2006. A high-resolution single nucleotide polymorphism genetic map of the mouse genome. PLoS Biol 4:e395.</w:t>
      </w:r>
    </w:p>
    <w:p w14:paraId="63D10A01" w14:textId="77777777" w:rsidR="00764718" w:rsidRPr="006B5EB4" w:rsidRDefault="00764718" w:rsidP="00764718">
      <w:pPr>
        <w:pStyle w:val="EndNoteBibliography"/>
        <w:spacing w:after="0"/>
        <w:rPr>
          <w:rFonts w:ascii="Times New Roman" w:hAnsi="Times New Roman" w:cs="Times New Roman"/>
          <w:sz w:val="24"/>
          <w:szCs w:val="24"/>
        </w:rPr>
      </w:pPr>
    </w:p>
    <w:p w14:paraId="7729587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Singhal S, Leffler EM, Sannareddy K, Turner I, Venn O, Hooper DM, Strand AI, Li Q, Raney B, Balakrishnan CN, et al. 2015. Stable recombination hotspots in birds. Science 350:928-932.</w:t>
      </w:r>
    </w:p>
    <w:p w14:paraId="4B6A72E0" w14:textId="77777777" w:rsidR="00764718" w:rsidRPr="006B5EB4" w:rsidRDefault="00764718" w:rsidP="00764718">
      <w:pPr>
        <w:pStyle w:val="EndNoteBibliography"/>
        <w:spacing w:after="0"/>
        <w:rPr>
          <w:rFonts w:ascii="Times New Roman" w:hAnsi="Times New Roman" w:cs="Times New Roman"/>
          <w:sz w:val="24"/>
          <w:szCs w:val="24"/>
        </w:rPr>
      </w:pPr>
    </w:p>
    <w:p w14:paraId="38975BE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lastRenderedPageBreak/>
        <w:t>Slatkin M, Pollack JL. 2006. The concordance of gene trees and species trees at two linked loci. Genetics 172:1979-1984.</w:t>
      </w:r>
    </w:p>
    <w:p w14:paraId="1B031C09" w14:textId="77777777" w:rsidR="00764718" w:rsidRPr="006B5EB4" w:rsidRDefault="00764718" w:rsidP="00764718">
      <w:pPr>
        <w:pStyle w:val="EndNoteBibliography"/>
        <w:spacing w:after="0"/>
        <w:rPr>
          <w:rFonts w:ascii="Times New Roman" w:hAnsi="Times New Roman" w:cs="Times New Roman"/>
          <w:sz w:val="24"/>
          <w:szCs w:val="24"/>
        </w:rPr>
      </w:pPr>
    </w:p>
    <w:p w14:paraId="46E73D2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Smagulova F, Gregoretti IV, Brick K, Khil P, Camerini-Otero RD, Petukhova GV. 2011. Genome-wide analysis reveals novel molecular features of mouse recombination hotspots. Nature 472:375-378.</w:t>
      </w:r>
    </w:p>
    <w:p w14:paraId="44EEEB58" w14:textId="77777777" w:rsidR="00764718" w:rsidRPr="006B5EB4" w:rsidRDefault="00764718" w:rsidP="00764718">
      <w:pPr>
        <w:pStyle w:val="EndNoteBibliography"/>
        <w:spacing w:after="0"/>
        <w:rPr>
          <w:rFonts w:ascii="Times New Roman" w:hAnsi="Times New Roman" w:cs="Times New Roman"/>
          <w:sz w:val="24"/>
          <w:szCs w:val="24"/>
        </w:rPr>
      </w:pPr>
    </w:p>
    <w:p w14:paraId="29F85445" w14:textId="134DCC7F"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 xml:space="preserve">RepeatMasker Open-4.0 [Internet]. 2013-2015. Available from </w:t>
      </w:r>
      <w:hyperlink r:id="rId23" w:history="1">
        <w:r w:rsidRPr="006B5EB4">
          <w:rPr>
            <w:rStyle w:val="Hyperlink"/>
            <w:rFonts w:ascii="Times New Roman" w:hAnsi="Times New Roman" w:cs="Times New Roman"/>
            <w:sz w:val="24"/>
            <w:szCs w:val="24"/>
          </w:rPr>
          <w:t>http://www.repeatmasker.org</w:t>
        </w:r>
      </w:hyperlink>
      <w:r w:rsidRPr="006B5EB4">
        <w:rPr>
          <w:rFonts w:ascii="Times New Roman" w:hAnsi="Times New Roman" w:cs="Times New Roman"/>
          <w:sz w:val="24"/>
          <w:szCs w:val="24"/>
        </w:rPr>
        <w:t>.</w:t>
      </w:r>
    </w:p>
    <w:p w14:paraId="5502B045" w14:textId="77777777" w:rsidR="00764718" w:rsidRPr="006B5EB4" w:rsidRDefault="00764718" w:rsidP="00764718">
      <w:pPr>
        <w:pStyle w:val="EndNoteBibliography"/>
        <w:spacing w:after="0"/>
        <w:rPr>
          <w:rFonts w:ascii="Times New Roman" w:hAnsi="Times New Roman" w:cs="Times New Roman"/>
          <w:sz w:val="24"/>
          <w:szCs w:val="24"/>
        </w:rPr>
      </w:pPr>
    </w:p>
    <w:p w14:paraId="54A5012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Smith BT, Merwin J, Provost KL, Thom G, Brumfield RT, Ferreira M, Mauck WM, Moyle RG, Wright TF, Joseph L. 2023. Phylogenomic Analysis of the Parrots of the World Distinguishes Artifactual from Biological Sources of Gene Tree Discordance. Syst Biol 72:228-241.</w:t>
      </w:r>
    </w:p>
    <w:p w14:paraId="169DD1E7" w14:textId="77777777" w:rsidR="00764718" w:rsidRPr="006B5EB4" w:rsidRDefault="00764718" w:rsidP="00764718">
      <w:pPr>
        <w:pStyle w:val="EndNoteBibliography"/>
        <w:spacing w:after="0"/>
        <w:rPr>
          <w:rFonts w:ascii="Times New Roman" w:hAnsi="Times New Roman" w:cs="Times New Roman"/>
          <w:sz w:val="24"/>
          <w:szCs w:val="24"/>
        </w:rPr>
      </w:pPr>
    </w:p>
    <w:p w14:paraId="1E0EC9A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Smith JM, Haigh J. 1974. The hitch-hiking effect of a favourable gene. Genet Res 23:23-35.</w:t>
      </w:r>
    </w:p>
    <w:p w14:paraId="140F07C9" w14:textId="77777777" w:rsidR="00764718" w:rsidRPr="006B5EB4" w:rsidRDefault="00764718" w:rsidP="00764718">
      <w:pPr>
        <w:pStyle w:val="EndNoteBibliography"/>
        <w:spacing w:after="0"/>
        <w:rPr>
          <w:rFonts w:ascii="Times New Roman" w:hAnsi="Times New Roman" w:cs="Times New Roman"/>
          <w:sz w:val="24"/>
          <w:szCs w:val="24"/>
        </w:rPr>
      </w:pPr>
    </w:p>
    <w:p w14:paraId="4390D7E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Smith MD, Wertheim JO, Weaver S, Murrell B, Scheffler K, Kosakovsky Pond SL. 2015. Less is more: an adaptive branch-site random effects model for efficient detection of episodic diversifying selection. Mol Biol Evol 32:1342-1353.</w:t>
      </w:r>
    </w:p>
    <w:p w14:paraId="12936C5B" w14:textId="77777777" w:rsidR="00764718" w:rsidRPr="006B5EB4" w:rsidRDefault="00764718" w:rsidP="00764718">
      <w:pPr>
        <w:pStyle w:val="EndNoteBibliography"/>
        <w:spacing w:after="0"/>
        <w:rPr>
          <w:rFonts w:ascii="Times New Roman" w:hAnsi="Times New Roman" w:cs="Times New Roman"/>
          <w:sz w:val="24"/>
          <w:szCs w:val="24"/>
        </w:rPr>
      </w:pPr>
    </w:p>
    <w:p w14:paraId="5F1A4A9C"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Smith SA, Brown JW, Walker JF. 2018. So many genes, so little time: A practical approach to divergence-time estimation in the genomic era. PLoS One 13:e0197433.</w:t>
      </w:r>
    </w:p>
    <w:p w14:paraId="24424736" w14:textId="77777777" w:rsidR="00764718" w:rsidRPr="006B5EB4" w:rsidRDefault="00764718" w:rsidP="00764718">
      <w:pPr>
        <w:pStyle w:val="EndNoteBibliography"/>
        <w:spacing w:after="0"/>
        <w:rPr>
          <w:rFonts w:ascii="Times New Roman" w:hAnsi="Times New Roman" w:cs="Times New Roman"/>
          <w:sz w:val="24"/>
          <w:szCs w:val="24"/>
        </w:rPr>
      </w:pPr>
    </w:p>
    <w:p w14:paraId="2CDDC54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Smith SA, Moore MJ, Brown JW, Yang Y. 2015. Analysis of phylogenomic datasets reveals conflict, concordance, and gene duplications with examples from animals and plants. BMC Evol Biol 15:150.</w:t>
      </w:r>
    </w:p>
    <w:p w14:paraId="6307DDC4" w14:textId="77777777" w:rsidR="00764718" w:rsidRPr="006B5EB4" w:rsidRDefault="00764718" w:rsidP="00764718">
      <w:pPr>
        <w:pStyle w:val="EndNoteBibliography"/>
        <w:spacing w:after="0"/>
        <w:rPr>
          <w:rFonts w:ascii="Times New Roman" w:hAnsi="Times New Roman" w:cs="Times New Roman"/>
          <w:sz w:val="24"/>
          <w:szCs w:val="24"/>
        </w:rPr>
      </w:pPr>
    </w:p>
    <w:p w14:paraId="7626991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3E71060" w14:textId="77777777" w:rsidR="00764718" w:rsidRPr="006B5EB4" w:rsidRDefault="00764718" w:rsidP="00764718">
      <w:pPr>
        <w:pStyle w:val="EndNoteBibliography"/>
        <w:spacing w:after="0"/>
        <w:rPr>
          <w:rFonts w:ascii="Times New Roman" w:hAnsi="Times New Roman" w:cs="Times New Roman"/>
          <w:sz w:val="24"/>
          <w:szCs w:val="24"/>
        </w:rPr>
      </w:pPr>
    </w:p>
    <w:p w14:paraId="3F96194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Stapley J, Feulner PGD, Johnston SE, Santure AW, Smadja CM. 2017. Variation in recombination frequency and distribution across eukaryotes: patterns and processes. Philos Trans R Soc Lond B Biol Sci 372.</w:t>
      </w:r>
    </w:p>
    <w:p w14:paraId="5E82842C" w14:textId="77777777" w:rsidR="00764718" w:rsidRPr="006B5EB4" w:rsidRDefault="00764718" w:rsidP="00764718">
      <w:pPr>
        <w:pStyle w:val="EndNoteBibliography"/>
        <w:spacing w:after="0"/>
        <w:rPr>
          <w:rFonts w:ascii="Times New Roman" w:hAnsi="Times New Roman" w:cs="Times New Roman"/>
          <w:sz w:val="24"/>
          <w:szCs w:val="24"/>
        </w:rPr>
      </w:pPr>
    </w:p>
    <w:p w14:paraId="37BB8C5B"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Steppan SJ, Adkins RM, Spinks PQ, Hale C. 2005. Multigene phylogeny of the Old World mice, Murinae, reveals distinct geographic lineages and the declining utility of mitochondrial genes compared to nuclear genes. Mol Phylogenet Evol 37:370-388.</w:t>
      </w:r>
    </w:p>
    <w:p w14:paraId="0E352858" w14:textId="77777777" w:rsidR="00764718" w:rsidRPr="006B5EB4" w:rsidRDefault="00764718" w:rsidP="00764718">
      <w:pPr>
        <w:pStyle w:val="EndNoteBibliography"/>
        <w:spacing w:after="0"/>
        <w:rPr>
          <w:rFonts w:ascii="Times New Roman" w:hAnsi="Times New Roman" w:cs="Times New Roman"/>
          <w:sz w:val="24"/>
          <w:szCs w:val="24"/>
        </w:rPr>
      </w:pPr>
    </w:p>
    <w:p w14:paraId="17D7272E"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Steppan SJ, Schenk JJ. 2017. Muroid rodent phylogenetics: 900-species tree reveals increasing diversification rates. PLoS One 12:e0183070.</w:t>
      </w:r>
    </w:p>
    <w:p w14:paraId="03834E37" w14:textId="77777777" w:rsidR="00764718" w:rsidRPr="006B5EB4" w:rsidRDefault="00764718" w:rsidP="00764718">
      <w:pPr>
        <w:pStyle w:val="EndNoteBibliography"/>
        <w:spacing w:after="0"/>
        <w:rPr>
          <w:rFonts w:ascii="Times New Roman" w:hAnsi="Times New Roman" w:cs="Times New Roman"/>
          <w:sz w:val="24"/>
          <w:szCs w:val="24"/>
        </w:rPr>
      </w:pPr>
    </w:p>
    <w:p w14:paraId="322F5ED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Stevison LS, Woerner AE, Kidd JM, Kelley JL, Veeramah KR, McManus KF, Great Ape Genome P, Bustamante CD, Hammer MF, Wall JD. 2016. The Time Scale of Recombination Rate Evolution in Great Apes. Mol Biol Evol 33:928-945.</w:t>
      </w:r>
    </w:p>
    <w:p w14:paraId="227B0604" w14:textId="77777777" w:rsidR="00764718" w:rsidRPr="006B5EB4" w:rsidRDefault="00764718" w:rsidP="00764718">
      <w:pPr>
        <w:pStyle w:val="EndNoteBibliography"/>
        <w:spacing w:after="0"/>
        <w:rPr>
          <w:rFonts w:ascii="Times New Roman" w:hAnsi="Times New Roman" w:cs="Times New Roman"/>
          <w:sz w:val="24"/>
          <w:szCs w:val="24"/>
        </w:rPr>
      </w:pPr>
    </w:p>
    <w:p w14:paraId="79FE763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Sun C, Huang J, Wang Y, Zhao X, Su L, Thomas GWC, Zhao M, Zhang X, Jungreis I, Kellis M, et al. 2021. Genus-Wide Characterization of Bumblebee Genomes Provides Insights into Their Evolution and Variation in Ecological and Behavioral Traits. Mol Biol Evol 38:486-501.</w:t>
      </w:r>
    </w:p>
    <w:p w14:paraId="4AD392C8" w14:textId="77777777" w:rsidR="00764718" w:rsidRPr="006B5EB4" w:rsidRDefault="00764718" w:rsidP="00764718">
      <w:pPr>
        <w:pStyle w:val="EndNoteBibliography"/>
        <w:spacing w:after="0"/>
        <w:rPr>
          <w:rFonts w:ascii="Times New Roman" w:hAnsi="Times New Roman" w:cs="Times New Roman"/>
          <w:sz w:val="24"/>
          <w:szCs w:val="24"/>
        </w:rPr>
      </w:pPr>
    </w:p>
    <w:p w14:paraId="35A7E6F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Suzuki H, Shimada T, Terashima M, Tsuchiya K, Aplin K. 2004. Temporal, spatial, and ecological modes of evolution of Eurasian Mus based on mitochondrial and nuclear gene sequences. Mol Phylogenet Evol 33:626-646.</w:t>
      </w:r>
    </w:p>
    <w:p w14:paraId="1DECF042" w14:textId="77777777" w:rsidR="00764718" w:rsidRPr="006B5EB4" w:rsidRDefault="00764718" w:rsidP="00764718">
      <w:pPr>
        <w:pStyle w:val="EndNoteBibliography"/>
        <w:spacing w:after="0"/>
        <w:rPr>
          <w:rFonts w:ascii="Times New Roman" w:hAnsi="Times New Roman" w:cs="Times New Roman"/>
          <w:sz w:val="24"/>
          <w:szCs w:val="24"/>
        </w:rPr>
      </w:pPr>
    </w:p>
    <w:p w14:paraId="47B1FF42"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Tange O. 2018. GNU Parallel.</w:t>
      </w:r>
    </w:p>
    <w:p w14:paraId="4775841D" w14:textId="77777777" w:rsidR="00764718" w:rsidRPr="006B5EB4" w:rsidRDefault="00764718" w:rsidP="00764718">
      <w:pPr>
        <w:pStyle w:val="EndNoteBibliography"/>
        <w:spacing w:after="0"/>
        <w:rPr>
          <w:rFonts w:ascii="Times New Roman" w:hAnsi="Times New Roman" w:cs="Times New Roman"/>
          <w:sz w:val="24"/>
          <w:szCs w:val="24"/>
        </w:rPr>
      </w:pPr>
    </w:p>
    <w:p w14:paraId="59E626DF"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To TH, Jung M, Lycett S, Gascuel O. 2016. Fast Dating Using Least-Squares Criteria and Algorithms. Syst Biol 65:82-97.</w:t>
      </w:r>
    </w:p>
    <w:p w14:paraId="32D61DDF" w14:textId="77777777" w:rsidR="00764718" w:rsidRPr="006B5EB4" w:rsidRDefault="00764718" w:rsidP="00764718">
      <w:pPr>
        <w:pStyle w:val="EndNoteBibliography"/>
        <w:spacing w:after="0"/>
        <w:rPr>
          <w:rFonts w:ascii="Times New Roman" w:hAnsi="Times New Roman" w:cs="Times New Roman"/>
          <w:sz w:val="24"/>
          <w:szCs w:val="24"/>
        </w:rPr>
      </w:pPr>
    </w:p>
    <w:p w14:paraId="5BD200D0"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Treaster S, Deelen J, Daane JM, Murabito J, Karasik D, Harris MP. 2023. Convergent genomics of longevity in rockfishes highlights the genetics of human life span variation. Sci Adv 9:eadd2743.</w:t>
      </w:r>
    </w:p>
    <w:p w14:paraId="276BF30E" w14:textId="77777777" w:rsidR="00764718" w:rsidRPr="006B5EB4" w:rsidRDefault="00764718" w:rsidP="00764718">
      <w:pPr>
        <w:pStyle w:val="EndNoteBibliography"/>
        <w:spacing w:after="0"/>
        <w:rPr>
          <w:rFonts w:ascii="Times New Roman" w:hAnsi="Times New Roman" w:cs="Times New Roman"/>
          <w:sz w:val="24"/>
          <w:szCs w:val="24"/>
        </w:rPr>
      </w:pPr>
    </w:p>
    <w:p w14:paraId="7E05115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van der Valk T, Pecnerova P, Diez-Del-Molino D, Bergstrom A, Oppenheimer J, Hartmann S, Xenikoudakis G, Thomas JA, Dehasque M, Saglican E, et al. 2021. Million-year-old DNA sheds light on the genomic history of mammoths. Nature 591:265-269.</w:t>
      </w:r>
    </w:p>
    <w:p w14:paraId="33B46486" w14:textId="77777777" w:rsidR="00764718" w:rsidRPr="006B5EB4" w:rsidRDefault="00764718" w:rsidP="00764718">
      <w:pPr>
        <w:pStyle w:val="EndNoteBibliography"/>
        <w:spacing w:after="0"/>
        <w:rPr>
          <w:rFonts w:ascii="Times New Roman" w:hAnsi="Times New Roman" w:cs="Times New Roman"/>
          <w:sz w:val="24"/>
          <w:szCs w:val="24"/>
        </w:rPr>
      </w:pPr>
    </w:p>
    <w:p w14:paraId="7149727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Vanderpool D, Minh BQ, Lanfear R, Hughes D, Murali S, Harris RA, Raveendran M, Muzny DM, Hibbins MS, Williamson RJ, et al. 2020. Primate phylogenomics uncovers multiple rapid radiations and ancient interspecific introgression. PLoS Biol 18:e3000954.</w:t>
      </w:r>
    </w:p>
    <w:p w14:paraId="48BC9245" w14:textId="77777777" w:rsidR="00764718" w:rsidRPr="006B5EB4" w:rsidRDefault="00764718" w:rsidP="00764718">
      <w:pPr>
        <w:pStyle w:val="EndNoteBibliography"/>
        <w:spacing w:after="0"/>
        <w:rPr>
          <w:rFonts w:ascii="Times New Roman" w:hAnsi="Times New Roman" w:cs="Times New Roman"/>
          <w:sz w:val="24"/>
          <w:szCs w:val="24"/>
        </w:rPr>
      </w:pPr>
    </w:p>
    <w:p w14:paraId="1002A1D5"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Wang LG, Lam TT, Xu S, Dai Z, Zhou L, Feng T, Guo P, Dunn CW, Jones BR, Bradley T, et al. 2020. Treeio: An R Package for Phylogenetic Tree Input and Output with Richly Annotated and Associated Data. Mol Biol Evol 37:599-603.</w:t>
      </w:r>
    </w:p>
    <w:p w14:paraId="3AA4FF2A" w14:textId="77777777" w:rsidR="00764718" w:rsidRPr="006B5EB4" w:rsidRDefault="00764718" w:rsidP="00764718">
      <w:pPr>
        <w:pStyle w:val="EndNoteBibliography"/>
        <w:spacing w:after="0"/>
        <w:rPr>
          <w:rFonts w:ascii="Times New Roman" w:hAnsi="Times New Roman" w:cs="Times New Roman"/>
          <w:sz w:val="24"/>
          <w:szCs w:val="24"/>
        </w:rPr>
      </w:pPr>
    </w:p>
    <w:p w14:paraId="63C58A99"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White MA, Ane C, Dewey CN, Larget BR, Payseur BA. 2009. Fine-scale phylogenetic discordance across the house mouse genome. PLoS Genet 5:e1000729.</w:t>
      </w:r>
    </w:p>
    <w:p w14:paraId="6E4D701B" w14:textId="77777777" w:rsidR="00764718" w:rsidRPr="006B5EB4" w:rsidRDefault="00764718" w:rsidP="00764718">
      <w:pPr>
        <w:pStyle w:val="EndNoteBibliography"/>
        <w:spacing w:after="0"/>
        <w:rPr>
          <w:rFonts w:ascii="Times New Roman" w:hAnsi="Times New Roman" w:cs="Times New Roman"/>
          <w:sz w:val="24"/>
          <w:szCs w:val="24"/>
        </w:rPr>
      </w:pPr>
    </w:p>
    <w:p w14:paraId="71E02D3D"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Yalcin B, Wong K, Agam A, Goodson M, Keane TM, Gan X, Nellaker C, Goodstadt L, Nicod J, Bhomra A, et al. 2011. Sequence-based characterization of structural variation in the mouse genome. Nature 477:326-329.</w:t>
      </w:r>
    </w:p>
    <w:p w14:paraId="39442453" w14:textId="77777777" w:rsidR="00764718" w:rsidRPr="006B5EB4" w:rsidRDefault="00764718" w:rsidP="00764718">
      <w:pPr>
        <w:pStyle w:val="EndNoteBibliography"/>
        <w:spacing w:after="0"/>
        <w:rPr>
          <w:rFonts w:ascii="Times New Roman" w:hAnsi="Times New Roman" w:cs="Times New Roman"/>
          <w:sz w:val="24"/>
          <w:szCs w:val="24"/>
        </w:rPr>
      </w:pPr>
    </w:p>
    <w:p w14:paraId="5560CA0A"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Yang Z. 2007. PAML 4: phylogenetic analysis by maximum likelihood. Mol Biol Evol 24:1586-1591.</w:t>
      </w:r>
    </w:p>
    <w:p w14:paraId="4607B2FB" w14:textId="77777777" w:rsidR="00764718" w:rsidRPr="006B5EB4" w:rsidRDefault="00764718" w:rsidP="00764718">
      <w:pPr>
        <w:pStyle w:val="EndNoteBibliography"/>
        <w:spacing w:after="0"/>
        <w:rPr>
          <w:rFonts w:ascii="Times New Roman" w:hAnsi="Times New Roman" w:cs="Times New Roman"/>
          <w:sz w:val="24"/>
          <w:szCs w:val="24"/>
        </w:rPr>
      </w:pPr>
    </w:p>
    <w:p w14:paraId="3BEA4106"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Yekutieli D, Benjamini Y. 1999. Resampling-based false discovery rate controlling multiple test procedures for correlated test statistics. Journal of Statistical Planning and Inference 82:171-196.</w:t>
      </w:r>
    </w:p>
    <w:p w14:paraId="738230FD" w14:textId="77777777" w:rsidR="00764718" w:rsidRPr="006B5EB4" w:rsidRDefault="00764718" w:rsidP="00764718">
      <w:pPr>
        <w:pStyle w:val="EndNoteBibliography"/>
        <w:spacing w:after="0"/>
        <w:rPr>
          <w:rFonts w:ascii="Times New Roman" w:hAnsi="Times New Roman" w:cs="Times New Roman"/>
          <w:sz w:val="24"/>
          <w:szCs w:val="24"/>
        </w:rPr>
      </w:pPr>
    </w:p>
    <w:p w14:paraId="663AC071"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Yu G. 2020. Using ggtree to Visualize Data on Tree-Like Structures. Curr Protoc Bioinformatics 69:e96.</w:t>
      </w:r>
    </w:p>
    <w:p w14:paraId="4A3FE310" w14:textId="77777777" w:rsidR="00764718" w:rsidRPr="006B5EB4" w:rsidRDefault="00764718" w:rsidP="00764718">
      <w:pPr>
        <w:pStyle w:val="EndNoteBibliography"/>
        <w:spacing w:after="0"/>
        <w:rPr>
          <w:rFonts w:ascii="Times New Roman" w:hAnsi="Times New Roman" w:cs="Times New Roman"/>
          <w:sz w:val="24"/>
          <w:szCs w:val="24"/>
        </w:rPr>
      </w:pPr>
    </w:p>
    <w:p w14:paraId="04AD8EA8"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Yu G, Smith DK, Zhu H, Guan Y, Lam TT-Y. 2017. ggtree: an r package for visualization and annotation of phylogenetic trees with their covariates and other associated data. Methods in Ecology and Evolution 8:28-36.</w:t>
      </w:r>
    </w:p>
    <w:p w14:paraId="584B5EBE" w14:textId="77777777" w:rsidR="00764718" w:rsidRPr="006B5EB4" w:rsidRDefault="00764718" w:rsidP="00764718">
      <w:pPr>
        <w:pStyle w:val="EndNoteBibliography"/>
        <w:spacing w:after="0"/>
        <w:rPr>
          <w:rFonts w:ascii="Times New Roman" w:hAnsi="Times New Roman" w:cs="Times New Roman"/>
          <w:sz w:val="24"/>
          <w:szCs w:val="24"/>
        </w:rPr>
      </w:pPr>
    </w:p>
    <w:p w14:paraId="44D87184" w14:textId="77777777" w:rsidR="00764718" w:rsidRPr="006B5EB4" w:rsidRDefault="00764718" w:rsidP="00764718">
      <w:pPr>
        <w:pStyle w:val="EndNoteBibliography"/>
        <w:rPr>
          <w:rFonts w:ascii="Times New Roman" w:hAnsi="Times New Roman" w:cs="Times New Roman"/>
          <w:sz w:val="24"/>
          <w:szCs w:val="24"/>
        </w:rPr>
      </w:pPr>
      <w:r w:rsidRPr="006B5EB4">
        <w:rPr>
          <w:rFonts w:ascii="Times New Roman" w:hAnsi="Times New Roman" w:cs="Times New Roman"/>
          <w:sz w:val="24"/>
          <w:szCs w:val="24"/>
        </w:rPr>
        <w:t>Zhang C, Rabiee M, Sayyari E, Mirarab S. 2018. ASTRAL-III: polynomial time species tree reconstruction from partially resolved gene trees. BMC Bioinformatics 19:153.</w:t>
      </w:r>
    </w:p>
    <w:p w14:paraId="7726C975" w14:textId="77777777" w:rsidR="00764718" w:rsidRPr="00764718" w:rsidRDefault="00764718" w:rsidP="00764718">
      <w:pPr>
        <w:pStyle w:val="EndNoteBibliography"/>
      </w:pPr>
    </w:p>
    <w:p w14:paraId="4E5B64FE" w14:textId="3E87B490"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B12E5" w14:textId="77777777" w:rsidR="006A692E" w:rsidRDefault="006A692E" w:rsidP="007E3690">
      <w:pPr>
        <w:spacing w:after="0" w:line="240" w:lineRule="auto"/>
      </w:pPr>
      <w:r>
        <w:separator/>
      </w:r>
    </w:p>
  </w:endnote>
  <w:endnote w:type="continuationSeparator" w:id="0">
    <w:p w14:paraId="4558FA58" w14:textId="77777777" w:rsidR="006A692E" w:rsidRDefault="006A692E" w:rsidP="007E3690">
      <w:pPr>
        <w:spacing w:after="0" w:line="240" w:lineRule="auto"/>
      </w:pPr>
      <w:r>
        <w:continuationSeparator/>
      </w:r>
    </w:p>
  </w:endnote>
  <w:endnote w:type="continuationNotice" w:id="1">
    <w:p w14:paraId="7B106E36" w14:textId="77777777" w:rsidR="006A692E" w:rsidRDefault="006A69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ACE55" w14:textId="77777777" w:rsidR="006A692E" w:rsidRDefault="006A692E" w:rsidP="007E3690">
      <w:pPr>
        <w:spacing w:after="0" w:line="240" w:lineRule="auto"/>
      </w:pPr>
      <w:r>
        <w:separator/>
      </w:r>
    </w:p>
  </w:footnote>
  <w:footnote w:type="continuationSeparator" w:id="0">
    <w:p w14:paraId="13146DB6" w14:textId="77777777" w:rsidR="006A692E" w:rsidRDefault="006A692E" w:rsidP="007E3690">
      <w:pPr>
        <w:spacing w:after="0" w:line="240" w:lineRule="auto"/>
      </w:pPr>
      <w:r>
        <w:continuationSeparator/>
      </w:r>
    </w:p>
  </w:footnote>
  <w:footnote w:type="continuationNotice" w:id="1">
    <w:p w14:paraId="49D12683" w14:textId="77777777" w:rsidR="006A692E" w:rsidRDefault="006A692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Thomas, Gregg [2]">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86771"/>
    <w:rsid w:val="00090335"/>
    <w:rsid w:val="0009105C"/>
    <w:rsid w:val="000919FA"/>
    <w:rsid w:val="000923D3"/>
    <w:rsid w:val="0009342D"/>
    <w:rsid w:val="000944C0"/>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28B"/>
    <w:rsid w:val="00101668"/>
    <w:rsid w:val="001023D9"/>
    <w:rsid w:val="00103DB8"/>
    <w:rsid w:val="0010702C"/>
    <w:rsid w:val="0010719C"/>
    <w:rsid w:val="001125E2"/>
    <w:rsid w:val="00113028"/>
    <w:rsid w:val="00113FE2"/>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54C6"/>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1C4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1688B"/>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311A"/>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87BA6"/>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3FC5"/>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0A06"/>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068"/>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692E"/>
    <w:rsid w:val="006A7AC9"/>
    <w:rsid w:val="006B091E"/>
    <w:rsid w:val="006B1778"/>
    <w:rsid w:val="006B1CDB"/>
    <w:rsid w:val="006B2BE7"/>
    <w:rsid w:val="006B3732"/>
    <w:rsid w:val="006B5117"/>
    <w:rsid w:val="006B5EB4"/>
    <w:rsid w:val="006B5F13"/>
    <w:rsid w:val="006B7148"/>
    <w:rsid w:val="006C0D34"/>
    <w:rsid w:val="006C1351"/>
    <w:rsid w:val="006C1D3D"/>
    <w:rsid w:val="006C2289"/>
    <w:rsid w:val="006C3AB4"/>
    <w:rsid w:val="006C4B0C"/>
    <w:rsid w:val="006C4F7A"/>
    <w:rsid w:val="006C5575"/>
    <w:rsid w:val="006C6680"/>
    <w:rsid w:val="006C78BD"/>
    <w:rsid w:val="006D0342"/>
    <w:rsid w:val="006D0F3A"/>
    <w:rsid w:val="006D673E"/>
    <w:rsid w:val="006E16FF"/>
    <w:rsid w:val="006E3399"/>
    <w:rsid w:val="006E413F"/>
    <w:rsid w:val="006E5D47"/>
    <w:rsid w:val="006E660A"/>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C7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4718"/>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398"/>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BAF"/>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3209"/>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48FD"/>
    <w:rsid w:val="00955CAE"/>
    <w:rsid w:val="00956E36"/>
    <w:rsid w:val="00957370"/>
    <w:rsid w:val="009574F1"/>
    <w:rsid w:val="00957FCA"/>
    <w:rsid w:val="00960DAD"/>
    <w:rsid w:val="00961948"/>
    <w:rsid w:val="009624B8"/>
    <w:rsid w:val="00962935"/>
    <w:rsid w:val="00962954"/>
    <w:rsid w:val="00964887"/>
    <w:rsid w:val="00964FB8"/>
    <w:rsid w:val="009650C5"/>
    <w:rsid w:val="00965C5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4D2D"/>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5AB4"/>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48"/>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BF7C47"/>
    <w:rsid w:val="00C008C5"/>
    <w:rsid w:val="00C03B76"/>
    <w:rsid w:val="00C04E5F"/>
    <w:rsid w:val="00C06FA6"/>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6F5D"/>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C10"/>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6A4B"/>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AF7"/>
    <w:rsid w:val="00E56D9A"/>
    <w:rsid w:val="00E6058E"/>
    <w:rsid w:val="00E60B2F"/>
    <w:rsid w:val="00E6507A"/>
    <w:rsid w:val="00E65A92"/>
    <w:rsid w:val="00E6760A"/>
    <w:rsid w:val="00E7006D"/>
    <w:rsid w:val="00E72663"/>
    <w:rsid w:val="00E73A3C"/>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086C"/>
    <w:rsid w:val="00F11416"/>
    <w:rsid w:val="00F11507"/>
    <w:rsid w:val="00F11772"/>
    <w:rsid w:val="00F125BA"/>
    <w:rsid w:val="00F126B3"/>
    <w:rsid w:val="00F145AB"/>
    <w:rsid w:val="00F14B6F"/>
    <w:rsid w:val="00F15368"/>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1A83"/>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paleodb.org/" TargetMode="Externa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repeatmasker.org" TargetMode="External"/><Relationship Id="rId10" Type="http://schemas.openxmlformats.org/officeDocument/2006/relationships/hyperlink" Target="https://github.com/dwinter/paf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hyperlink" Target="http://www.robertlanfear.com/blog/files/concordance_factor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27690</Words>
  <Characters>155622</Characters>
  <Application>Microsoft Office Word</Application>
  <DocSecurity>0</DocSecurity>
  <Lines>3051</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5</cp:revision>
  <cp:lastPrinted>2024-10-16T14:46:00Z</cp:lastPrinted>
  <dcterms:created xsi:type="dcterms:W3CDTF">2024-10-16T14:42:00Z</dcterms:created>
  <dcterms:modified xsi:type="dcterms:W3CDTF">2024-10-16T14:48:00Z</dcterms:modified>
</cp:coreProperties>
</file>