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1126F6" w14:textId="0619A235" w:rsidR="00BE5B09" w:rsidRPr="00004FE6" w:rsidRDefault="006409FA" w:rsidP="006409FA">
      <w:pPr>
        <w:rPr>
          <w:rFonts w:ascii="Times New Roman" w:hAnsi="Times New Roman" w:cs="Times New Roman"/>
          <w:b/>
          <w:bCs/>
          <w:sz w:val="24"/>
          <w:szCs w:val="24"/>
        </w:rPr>
      </w:pPr>
      <w:r w:rsidRPr="00004FE6">
        <w:rPr>
          <w:rFonts w:ascii="Times New Roman" w:hAnsi="Times New Roman" w:cs="Times New Roman"/>
          <w:b/>
          <w:bCs/>
          <w:sz w:val="24"/>
          <w:szCs w:val="24"/>
        </w:rPr>
        <w:t>The</w:t>
      </w:r>
      <w:r w:rsidR="003605B0" w:rsidRPr="00004FE6">
        <w:rPr>
          <w:rFonts w:ascii="Times New Roman" w:hAnsi="Times New Roman" w:cs="Times New Roman"/>
          <w:b/>
          <w:bCs/>
          <w:sz w:val="24"/>
          <w:szCs w:val="24"/>
        </w:rPr>
        <w:t xml:space="preserve"> genomic</w:t>
      </w:r>
      <w:r w:rsidRPr="00004FE6">
        <w:rPr>
          <w:rFonts w:ascii="Times New Roman" w:hAnsi="Times New Roman" w:cs="Times New Roman"/>
          <w:b/>
          <w:bCs/>
          <w:sz w:val="24"/>
          <w:szCs w:val="24"/>
        </w:rPr>
        <w:t xml:space="preserve"> </w:t>
      </w:r>
      <w:r w:rsidR="001D10BC" w:rsidRPr="00004FE6">
        <w:rPr>
          <w:rFonts w:ascii="Times New Roman" w:hAnsi="Times New Roman" w:cs="Times New Roman"/>
          <w:b/>
          <w:bCs/>
          <w:sz w:val="24"/>
          <w:szCs w:val="24"/>
        </w:rPr>
        <w:t xml:space="preserve">landscape, </w:t>
      </w:r>
      <w:r w:rsidRPr="00004FE6">
        <w:rPr>
          <w:rFonts w:ascii="Times New Roman" w:hAnsi="Times New Roman" w:cs="Times New Roman"/>
          <w:b/>
          <w:bCs/>
          <w:sz w:val="24"/>
          <w:szCs w:val="24"/>
        </w:rPr>
        <w:t>causes</w:t>
      </w:r>
      <w:r w:rsidR="000439E4">
        <w:rPr>
          <w:rFonts w:ascii="Times New Roman" w:hAnsi="Times New Roman" w:cs="Times New Roman"/>
          <w:b/>
          <w:bCs/>
          <w:sz w:val="24"/>
          <w:szCs w:val="24"/>
        </w:rPr>
        <w:t>,</w:t>
      </w:r>
      <w:r w:rsidRPr="00004FE6">
        <w:rPr>
          <w:rFonts w:ascii="Times New Roman" w:hAnsi="Times New Roman" w:cs="Times New Roman"/>
          <w:b/>
          <w:bCs/>
          <w:sz w:val="24"/>
          <w:szCs w:val="24"/>
        </w:rPr>
        <w:t xml:space="preserve"> and consequences of extensive phylogenomic discordance </w:t>
      </w:r>
      <w:r w:rsidR="00BE5B09" w:rsidRPr="00004FE6">
        <w:rPr>
          <w:rFonts w:ascii="Times New Roman" w:hAnsi="Times New Roman" w:cs="Times New Roman"/>
          <w:b/>
          <w:bCs/>
          <w:sz w:val="24"/>
          <w:szCs w:val="24"/>
        </w:rPr>
        <w:t xml:space="preserve">in </w:t>
      </w:r>
      <w:r w:rsidR="004707B4">
        <w:rPr>
          <w:rFonts w:ascii="Times New Roman" w:hAnsi="Times New Roman" w:cs="Times New Roman"/>
          <w:b/>
          <w:bCs/>
          <w:sz w:val="24"/>
          <w:szCs w:val="24"/>
        </w:rPr>
        <w:t>murine</w:t>
      </w:r>
      <w:r w:rsidR="00BE5B09" w:rsidRPr="00004FE6">
        <w:rPr>
          <w:rFonts w:ascii="Times New Roman" w:hAnsi="Times New Roman" w:cs="Times New Roman"/>
          <w:b/>
          <w:bCs/>
          <w:sz w:val="24"/>
          <w:szCs w:val="24"/>
        </w:rPr>
        <w:t xml:space="preserve"> </w:t>
      </w:r>
      <w:r w:rsidR="00405C93">
        <w:rPr>
          <w:rFonts w:ascii="Times New Roman" w:hAnsi="Times New Roman" w:cs="Times New Roman"/>
          <w:b/>
          <w:bCs/>
          <w:sz w:val="24"/>
          <w:szCs w:val="24"/>
        </w:rPr>
        <w:t>rodents</w:t>
      </w:r>
    </w:p>
    <w:p w14:paraId="30C9A0A7" w14:textId="77777777" w:rsidR="006409FA" w:rsidRPr="006409FA" w:rsidRDefault="006409FA" w:rsidP="00463CCA"/>
    <w:p w14:paraId="73032526" w14:textId="07A2D7DD" w:rsidR="00805723" w:rsidRPr="00197A2B" w:rsidRDefault="00805723" w:rsidP="007E7634">
      <w:pPr>
        <w:rPr>
          <w:rFonts w:ascii="Times New Roman" w:hAnsi="Times New Roman" w:cs="Times New Roman"/>
          <w:sz w:val="24"/>
          <w:szCs w:val="24"/>
          <w:vertAlign w:val="superscript"/>
        </w:rPr>
      </w:pPr>
      <w:r w:rsidRPr="00197A2B">
        <w:rPr>
          <w:rFonts w:ascii="Times New Roman" w:hAnsi="Times New Roman" w:cs="Times New Roman"/>
          <w:sz w:val="24"/>
          <w:szCs w:val="24"/>
        </w:rPr>
        <w:t>Gregg W.</w:t>
      </w:r>
      <w:r w:rsidR="004310CA">
        <w:rPr>
          <w:rFonts w:ascii="Times New Roman" w:hAnsi="Times New Roman" w:cs="Times New Roman"/>
          <w:sz w:val="24"/>
          <w:szCs w:val="24"/>
        </w:rPr>
        <w:t xml:space="preserve"> </w:t>
      </w:r>
      <w:r w:rsidRPr="00197A2B">
        <w:rPr>
          <w:rFonts w:ascii="Times New Roman" w:hAnsi="Times New Roman" w:cs="Times New Roman"/>
          <w:sz w:val="24"/>
          <w:szCs w:val="24"/>
        </w:rPr>
        <w:t>C</w:t>
      </w:r>
      <w:r w:rsidR="004310CA">
        <w:rPr>
          <w:rFonts w:ascii="Times New Roman" w:hAnsi="Times New Roman" w:cs="Times New Roman"/>
          <w:sz w:val="24"/>
          <w:szCs w:val="24"/>
        </w:rPr>
        <w:t>.</w:t>
      </w:r>
      <w:r w:rsidRPr="00197A2B">
        <w:rPr>
          <w:rFonts w:ascii="Times New Roman" w:hAnsi="Times New Roman" w:cs="Times New Roman"/>
          <w:sz w:val="24"/>
          <w:szCs w:val="24"/>
        </w:rPr>
        <w:t xml:space="preserve"> Thomas</w:t>
      </w:r>
      <w:r w:rsidRPr="00197A2B">
        <w:rPr>
          <w:rFonts w:ascii="Times New Roman" w:hAnsi="Times New Roman" w:cs="Times New Roman"/>
          <w:sz w:val="24"/>
          <w:szCs w:val="24"/>
          <w:vertAlign w:val="superscript"/>
        </w:rPr>
        <w:t>1</w:t>
      </w:r>
      <w:r w:rsidR="00655F5D">
        <w:rPr>
          <w:rFonts w:ascii="Times New Roman" w:hAnsi="Times New Roman" w:cs="Times New Roman"/>
          <w:sz w:val="24"/>
          <w:szCs w:val="24"/>
          <w:vertAlign w:val="superscript"/>
        </w:rPr>
        <w:t>,</w:t>
      </w:r>
      <w:r w:rsidR="00945637">
        <w:rPr>
          <w:rFonts w:ascii="Times New Roman" w:hAnsi="Times New Roman" w:cs="Times New Roman"/>
          <w:sz w:val="24"/>
          <w:szCs w:val="24"/>
          <w:vertAlign w:val="superscript"/>
        </w:rPr>
        <w:t>2,</w:t>
      </w:r>
      <w:r w:rsidR="00655F5D">
        <w:rPr>
          <w:rFonts w:ascii="Times New Roman" w:hAnsi="Times New Roman" w:cs="Times New Roman"/>
          <w:sz w:val="24"/>
          <w:szCs w:val="24"/>
          <w:vertAlign w:val="superscript"/>
        </w:rPr>
        <w:t>*</w:t>
      </w:r>
      <w:r w:rsidRPr="00197A2B">
        <w:rPr>
          <w:rFonts w:ascii="Times New Roman" w:hAnsi="Times New Roman" w:cs="Times New Roman"/>
          <w:sz w:val="24"/>
          <w:szCs w:val="24"/>
        </w:rPr>
        <w:t>, Jonathan</w:t>
      </w:r>
      <w:r w:rsidR="00B60BCE">
        <w:rPr>
          <w:rFonts w:ascii="Times New Roman" w:hAnsi="Times New Roman" w:cs="Times New Roman"/>
          <w:sz w:val="24"/>
          <w:szCs w:val="24"/>
        </w:rPr>
        <w:t xml:space="preserve"> J.</w:t>
      </w:r>
      <w:r w:rsidRPr="00197A2B">
        <w:rPr>
          <w:rFonts w:ascii="Times New Roman" w:hAnsi="Times New Roman" w:cs="Times New Roman"/>
          <w:sz w:val="24"/>
          <w:szCs w:val="24"/>
        </w:rPr>
        <w:t xml:space="preserve"> Hughes</w:t>
      </w:r>
      <w:r w:rsidR="00945637">
        <w:rPr>
          <w:rFonts w:ascii="Times New Roman" w:hAnsi="Times New Roman" w:cs="Times New Roman"/>
          <w:sz w:val="24"/>
          <w:szCs w:val="24"/>
          <w:vertAlign w:val="superscript"/>
        </w:rPr>
        <w:t>3</w:t>
      </w:r>
      <w:r w:rsidR="00356DE9">
        <w:rPr>
          <w:rFonts w:ascii="Times New Roman" w:hAnsi="Times New Roman" w:cs="Times New Roman"/>
          <w:sz w:val="24"/>
          <w:szCs w:val="24"/>
          <w:vertAlign w:val="superscript"/>
        </w:rPr>
        <w:t>,4</w:t>
      </w:r>
      <w:r w:rsidRPr="00197A2B">
        <w:rPr>
          <w:rFonts w:ascii="Times New Roman" w:hAnsi="Times New Roman" w:cs="Times New Roman"/>
          <w:sz w:val="24"/>
          <w:szCs w:val="24"/>
        </w:rPr>
        <w:t>,</w:t>
      </w:r>
      <w:r w:rsidR="00425805">
        <w:rPr>
          <w:rFonts w:ascii="Times New Roman" w:hAnsi="Times New Roman" w:cs="Times New Roman"/>
          <w:sz w:val="24"/>
          <w:szCs w:val="24"/>
        </w:rPr>
        <w:t xml:space="preserve"> </w:t>
      </w:r>
      <w:r w:rsidR="00425805" w:rsidRPr="00197A2B">
        <w:rPr>
          <w:rFonts w:ascii="Times New Roman" w:hAnsi="Times New Roman" w:cs="Times New Roman"/>
          <w:sz w:val="24"/>
          <w:szCs w:val="24"/>
        </w:rPr>
        <w:t>Tomohiro Kumon</w:t>
      </w:r>
      <w:r w:rsidR="00356DE9">
        <w:rPr>
          <w:rFonts w:ascii="Times New Roman" w:hAnsi="Times New Roman" w:cs="Times New Roman"/>
          <w:sz w:val="24"/>
          <w:szCs w:val="24"/>
          <w:vertAlign w:val="superscript"/>
        </w:rPr>
        <w:t>5</w:t>
      </w:r>
      <w:r w:rsidR="003F3CAB">
        <w:rPr>
          <w:rFonts w:ascii="Times New Roman" w:hAnsi="Times New Roman" w:cs="Times New Roman"/>
          <w:sz w:val="24"/>
          <w:szCs w:val="24"/>
        </w:rPr>
        <w:t>,</w:t>
      </w:r>
      <w:r w:rsidRPr="00197A2B">
        <w:rPr>
          <w:rFonts w:ascii="Times New Roman" w:hAnsi="Times New Roman" w:cs="Times New Roman"/>
          <w:sz w:val="24"/>
          <w:szCs w:val="24"/>
        </w:rPr>
        <w:t xml:space="preserve"> Jacob</w:t>
      </w:r>
      <w:r w:rsidR="00EC41A6">
        <w:rPr>
          <w:rFonts w:ascii="Times New Roman" w:hAnsi="Times New Roman" w:cs="Times New Roman"/>
          <w:sz w:val="24"/>
          <w:szCs w:val="24"/>
        </w:rPr>
        <w:t xml:space="preserve"> S.</w:t>
      </w:r>
      <w:r w:rsidRPr="00197A2B">
        <w:rPr>
          <w:rFonts w:ascii="Times New Roman" w:hAnsi="Times New Roman" w:cs="Times New Roman"/>
          <w:sz w:val="24"/>
          <w:szCs w:val="24"/>
        </w:rPr>
        <w:t xml:space="preserve"> Berv</w:t>
      </w:r>
      <w:r w:rsidR="00945637">
        <w:rPr>
          <w:rFonts w:ascii="Times New Roman" w:hAnsi="Times New Roman" w:cs="Times New Roman"/>
          <w:sz w:val="24"/>
          <w:szCs w:val="24"/>
          <w:vertAlign w:val="superscript"/>
        </w:rPr>
        <w:t>3</w:t>
      </w:r>
      <w:r w:rsidR="00D9065C">
        <w:rPr>
          <w:rFonts w:ascii="Times New Roman" w:hAnsi="Times New Roman" w:cs="Times New Roman"/>
          <w:sz w:val="24"/>
          <w:szCs w:val="24"/>
          <w:vertAlign w:val="superscript"/>
        </w:rPr>
        <w:t>,</w:t>
      </w:r>
      <w:r w:rsidR="00356DE9">
        <w:rPr>
          <w:rFonts w:ascii="Times New Roman" w:hAnsi="Times New Roman" w:cs="Times New Roman"/>
          <w:sz w:val="24"/>
          <w:szCs w:val="24"/>
          <w:vertAlign w:val="superscript"/>
        </w:rPr>
        <w:t>6</w:t>
      </w:r>
      <w:r w:rsidRPr="00197A2B">
        <w:rPr>
          <w:rFonts w:ascii="Times New Roman" w:hAnsi="Times New Roman" w:cs="Times New Roman"/>
          <w:sz w:val="24"/>
          <w:szCs w:val="24"/>
        </w:rPr>
        <w:t xml:space="preserve">, </w:t>
      </w:r>
      <w:r w:rsidR="00945637">
        <w:rPr>
          <w:rFonts w:ascii="Times New Roman" w:hAnsi="Times New Roman" w:cs="Times New Roman"/>
          <w:sz w:val="24"/>
          <w:szCs w:val="24"/>
        </w:rPr>
        <w:t>C. Erik Nordgren</w:t>
      </w:r>
      <w:r w:rsidR="00356DE9">
        <w:rPr>
          <w:rFonts w:ascii="Times New Roman" w:hAnsi="Times New Roman" w:cs="Times New Roman"/>
          <w:sz w:val="24"/>
          <w:szCs w:val="24"/>
          <w:vertAlign w:val="superscript"/>
        </w:rPr>
        <w:t>5</w:t>
      </w:r>
      <w:r w:rsidR="00945637">
        <w:rPr>
          <w:rFonts w:ascii="Times New Roman" w:hAnsi="Times New Roman" w:cs="Times New Roman"/>
          <w:sz w:val="24"/>
          <w:szCs w:val="24"/>
        </w:rPr>
        <w:t>,</w:t>
      </w:r>
      <w:r w:rsidR="00945637" w:rsidRPr="00945637">
        <w:rPr>
          <w:rFonts w:ascii="Times New Roman" w:hAnsi="Times New Roman" w:cs="Times New Roman"/>
          <w:sz w:val="24"/>
          <w:szCs w:val="24"/>
        </w:rPr>
        <w:t xml:space="preserve"> </w:t>
      </w:r>
      <w:r w:rsidRPr="00197A2B">
        <w:rPr>
          <w:rFonts w:ascii="Times New Roman" w:hAnsi="Times New Roman" w:cs="Times New Roman"/>
          <w:sz w:val="24"/>
          <w:szCs w:val="24"/>
        </w:rPr>
        <w:t>Michael Lampson</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 Mia Levine</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w:t>
      </w:r>
      <w:r w:rsidR="00652697">
        <w:rPr>
          <w:rFonts w:ascii="Times New Roman" w:hAnsi="Times New Roman" w:cs="Times New Roman"/>
          <w:sz w:val="24"/>
          <w:szCs w:val="24"/>
        </w:rPr>
        <w:t xml:space="preserve"> </w:t>
      </w:r>
      <w:r w:rsidR="00652697" w:rsidRPr="00197A2B">
        <w:rPr>
          <w:rFonts w:ascii="Times New Roman" w:hAnsi="Times New Roman" w:cs="Times New Roman"/>
          <w:sz w:val="24"/>
          <w:szCs w:val="24"/>
        </w:rPr>
        <w:t xml:space="preserve">Jeremy </w:t>
      </w:r>
      <w:r w:rsidR="00B12221">
        <w:rPr>
          <w:rFonts w:ascii="Times New Roman" w:hAnsi="Times New Roman" w:cs="Times New Roman"/>
          <w:sz w:val="24"/>
          <w:szCs w:val="24"/>
        </w:rPr>
        <w:t xml:space="preserve">B. </w:t>
      </w:r>
      <w:r w:rsidR="00652697" w:rsidRPr="00197A2B">
        <w:rPr>
          <w:rFonts w:ascii="Times New Roman" w:hAnsi="Times New Roman" w:cs="Times New Roman"/>
          <w:sz w:val="24"/>
          <w:szCs w:val="24"/>
        </w:rPr>
        <w:t>Searle</w:t>
      </w:r>
      <w:r w:rsidR="00945637">
        <w:rPr>
          <w:rFonts w:ascii="Times New Roman" w:hAnsi="Times New Roman" w:cs="Times New Roman"/>
          <w:sz w:val="24"/>
          <w:szCs w:val="24"/>
          <w:vertAlign w:val="superscript"/>
        </w:rPr>
        <w:t>3</w:t>
      </w:r>
      <w:r w:rsidR="00652697">
        <w:rPr>
          <w:rFonts w:ascii="Times New Roman" w:hAnsi="Times New Roman" w:cs="Times New Roman"/>
          <w:sz w:val="24"/>
          <w:szCs w:val="24"/>
        </w:rPr>
        <w:t>,</w:t>
      </w:r>
      <w:r w:rsidRPr="00197A2B">
        <w:rPr>
          <w:rFonts w:ascii="Times New Roman" w:hAnsi="Times New Roman" w:cs="Times New Roman"/>
          <w:sz w:val="24"/>
          <w:szCs w:val="24"/>
        </w:rPr>
        <w:t xml:space="preserve"> Jeffrey M. Good</w:t>
      </w:r>
      <w:r w:rsidRPr="00197A2B">
        <w:rPr>
          <w:rFonts w:ascii="Times New Roman" w:hAnsi="Times New Roman" w:cs="Times New Roman"/>
          <w:sz w:val="24"/>
          <w:szCs w:val="24"/>
          <w:vertAlign w:val="superscript"/>
        </w:rPr>
        <w:t>1</w:t>
      </w:r>
    </w:p>
    <w:p w14:paraId="5AB51106" w14:textId="77777777" w:rsidR="00805723" w:rsidRPr="00197A2B" w:rsidRDefault="00805723" w:rsidP="007E7634">
      <w:pPr>
        <w:rPr>
          <w:rFonts w:ascii="Times New Roman" w:hAnsi="Times New Roman" w:cs="Times New Roman"/>
          <w:sz w:val="24"/>
          <w:szCs w:val="24"/>
        </w:rPr>
      </w:pPr>
    </w:p>
    <w:p w14:paraId="6F5AF482" w14:textId="228839DB" w:rsidR="00805723" w:rsidRDefault="00805723" w:rsidP="007E7634">
      <w:pPr>
        <w:spacing w:line="240" w:lineRule="auto"/>
        <w:rPr>
          <w:rFonts w:ascii="Times New Roman" w:hAnsi="Times New Roman" w:cs="Times New Roman"/>
          <w:i/>
          <w:sz w:val="24"/>
          <w:szCs w:val="24"/>
        </w:rPr>
      </w:pPr>
      <w:r w:rsidRPr="00197A2B">
        <w:rPr>
          <w:rFonts w:ascii="Times New Roman" w:hAnsi="Times New Roman" w:cs="Times New Roman"/>
          <w:iCs/>
          <w:sz w:val="24"/>
          <w:szCs w:val="24"/>
          <w:vertAlign w:val="superscript"/>
        </w:rPr>
        <w:t>1</w:t>
      </w:r>
      <w:r w:rsidRPr="00197A2B">
        <w:rPr>
          <w:rFonts w:ascii="Times New Roman" w:hAnsi="Times New Roman" w:cs="Times New Roman"/>
          <w:i/>
          <w:sz w:val="24"/>
          <w:szCs w:val="24"/>
        </w:rPr>
        <w:t>Division of Biological Sciences, University of Montana, Missoula, MT, 59801.</w:t>
      </w:r>
    </w:p>
    <w:p w14:paraId="48F8FB86" w14:textId="379747B4" w:rsidR="00945637" w:rsidRPr="00945637" w:rsidRDefault="00945637"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2</w:t>
      </w:r>
      <w:r>
        <w:rPr>
          <w:rFonts w:ascii="Times New Roman" w:hAnsi="Times New Roman" w:cs="Times New Roman"/>
          <w:i/>
          <w:sz w:val="24"/>
          <w:szCs w:val="24"/>
        </w:rPr>
        <w:t>Informatics Group, Harvard University, Cambridge, MA, 02138</w:t>
      </w:r>
    </w:p>
    <w:p w14:paraId="0F631D8F" w14:textId="71C6D287" w:rsidR="00805723" w:rsidRDefault="00945637" w:rsidP="007E7634">
      <w:pPr>
        <w:spacing w:line="240" w:lineRule="auto"/>
        <w:rPr>
          <w:rFonts w:ascii="Times New Roman" w:hAnsi="Times New Roman" w:cs="Times New Roman"/>
          <w:i/>
          <w:sz w:val="24"/>
          <w:szCs w:val="24"/>
        </w:rPr>
      </w:pPr>
      <w:r>
        <w:rPr>
          <w:rFonts w:ascii="Times New Roman" w:hAnsi="Times New Roman" w:cs="Times New Roman"/>
          <w:iCs/>
          <w:sz w:val="24"/>
          <w:szCs w:val="24"/>
          <w:vertAlign w:val="superscript"/>
        </w:rPr>
        <w:t>3</w:t>
      </w:r>
      <w:r w:rsidR="00805723" w:rsidRPr="00197A2B">
        <w:rPr>
          <w:rFonts w:ascii="Times New Roman" w:hAnsi="Times New Roman" w:cs="Times New Roman"/>
          <w:i/>
          <w:sz w:val="24"/>
          <w:szCs w:val="24"/>
        </w:rPr>
        <w:t>Department of Ecology and Evolutionary Biology, Cornell University, Ithaca, NY</w:t>
      </w:r>
      <w:r>
        <w:rPr>
          <w:rFonts w:ascii="Times New Roman" w:hAnsi="Times New Roman" w:cs="Times New Roman"/>
          <w:i/>
          <w:sz w:val="24"/>
          <w:szCs w:val="24"/>
        </w:rPr>
        <w:t>,</w:t>
      </w:r>
      <w:r w:rsidR="00805723" w:rsidRPr="00197A2B">
        <w:rPr>
          <w:rFonts w:ascii="Times New Roman" w:hAnsi="Times New Roman" w:cs="Times New Roman"/>
          <w:i/>
          <w:sz w:val="24"/>
          <w:szCs w:val="24"/>
        </w:rPr>
        <w:t xml:space="preserve"> 14853.</w:t>
      </w:r>
    </w:p>
    <w:p w14:paraId="651BE62D" w14:textId="6A93030A" w:rsidR="00356DE9" w:rsidRPr="00356DE9"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4</w:t>
      </w:r>
      <w:r>
        <w:rPr>
          <w:rFonts w:ascii="Times New Roman" w:hAnsi="Times New Roman" w:cs="Times New Roman"/>
          <w:i/>
          <w:sz w:val="24"/>
          <w:szCs w:val="24"/>
        </w:rPr>
        <w:t>Department of Evolution, Ecology, and Organismal Biology, University of California Riverside, Riverside, CA, 92521</w:t>
      </w:r>
    </w:p>
    <w:p w14:paraId="1A782E5B" w14:textId="390D2FE1" w:rsidR="00E54BBB" w:rsidRPr="00197A2B"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5</w:t>
      </w:r>
      <w:r w:rsidR="00E54BBB" w:rsidRPr="00197A2B">
        <w:rPr>
          <w:rFonts w:ascii="Times New Roman" w:hAnsi="Times New Roman" w:cs="Times New Roman"/>
          <w:i/>
          <w:sz w:val="24"/>
          <w:szCs w:val="24"/>
        </w:rPr>
        <w:t>Department of Biology, University of Pennsylvania, Philadelphia, PA</w:t>
      </w:r>
      <w:r w:rsidR="00945637">
        <w:rPr>
          <w:rFonts w:ascii="Times New Roman" w:hAnsi="Times New Roman" w:cs="Times New Roman"/>
          <w:i/>
          <w:sz w:val="24"/>
          <w:szCs w:val="24"/>
        </w:rPr>
        <w:t>,</w:t>
      </w:r>
      <w:r w:rsidR="00E54BBB" w:rsidRPr="00197A2B">
        <w:rPr>
          <w:rFonts w:ascii="Times New Roman" w:hAnsi="Times New Roman" w:cs="Times New Roman"/>
          <w:i/>
          <w:sz w:val="24"/>
          <w:szCs w:val="24"/>
        </w:rPr>
        <w:t xml:space="preserve"> 19104</w:t>
      </w:r>
    </w:p>
    <w:p w14:paraId="4D95D0C2" w14:textId="28FFD2DC" w:rsidR="009851EC" w:rsidRPr="009851EC" w:rsidRDefault="00356DE9" w:rsidP="00E54BBB">
      <w:pPr>
        <w:spacing w:line="240" w:lineRule="auto"/>
        <w:rPr>
          <w:rFonts w:ascii="Times New Roman" w:hAnsi="Times New Roman" w:cs="Times New Roman"/>
          <w:i/>
          <w:sz w:val="24"/>
          <w:szCs w:val="24"/>
          <w:vertAlign w:val="superscript"/>
        </w:rPr>
      </w:pPr>
      <w:r>
        <w:rPr>
          <w:rFonts w:ascii="Times New Roman" w:hAnsi="Times New Roman" w:cs="Times New Roman"/>
          <w:i/>
          <w:sz w:val="24"/>
          <w:szCs w:val="24"/>
          <w:vertAlign w:val="superscript"/>
        </w:rPr>
        <w:t>6</w:t>
      </w:r>
      <w:r w:rsidR="009851EC">
        <w:rPr>
          <w:rFonts w:ascii="Times New Roman" w:hAnsi="Times New Roman" w:cs="Times New Roman"/>
          <w:i/>
          <w:sz w:val="24"/>
          <w:szCs w:val="24"/>
          <w:vertAlign w:val="superscript"/>
        </w:rPr>
        <w:t xml:space="preserve"> </w:t>
      </w:r>
      <w:r w:rsidR="009851EC" w:rsidRPr="00E54BBB">
        <w:rPr>
          <w:rFonts w:ascii="Times New Roman" w:hAnsi="Times New Roman" w:cs="Times New Roman"/>
          <w:i/>
          <w:sz w:val="24"/>
          <w:szCs w:val="24"/>
        </w:rPr>
        <w:t xml:space="preserve">Department of Ecology and Evolutionary Biology, </w:t>
      </w:r>
      <w:r w:rsidR="00945637">
        <w:rPr>
          <w:rFonts w:ascii="Times New Roman" w:hAnsi="Times New Roman" w:cs="Times New Roman"/>
          <w:i/>
          <w:sz w:val="24"/>
          <w:szCs w:val="24"/>
        </w:rPr>
        <w:t>University of Michigan</w:t>
      </w:r>
      <w:r w:rsidR="009851EC" w:rsidRPr="00E54BBB">
        <w:rPr>
          <w:rFonts w:ascii="Times New Roman" w:hAnsi="Times New Roman" w:cs="Times New Roman"/>
          <w:i/>
          <w:sz w:val="24"/>
          <w:szCs w:val="24"/>
        </w:rPr>
        <w:t>, Ann Arbor, MI</w:t>
      </w:r>
      <w:r w:rsidR="00945637">
        <w:rPr>
          <w:rFonts w:ascii="Times New Roman" w:hAnsi="Times New Roman" w:cs="Times New Roman"/>
          <w:i/>
          <w:sz w:val="24"/>
          <w:szCs w:val="24"/>
        </w:rPr>
        <w:t>,</w:t>
      </w:r>
      <w:r w:rsidR="009851EC" w:rsidRPr="00E54BBB">
        <w:rPr>
          <w:rFonts w:ascii="Times New Roman" w:hAnsi="Times New Roman" w:cs="Times New Roman"/>
          <w:i/>
          <w:sz w:val="24"/>
          <w:szCs w:val="24"/>
        </w:rPr>
        <w:t xml:space="preserve"> 48109</w:t>
      </w:r>
    </w:p>
    <w:p w14:paraId="2BAC73E9" w14:textId="77777777" w:rsidR="00805723" w:rsidRPr="00197A2B" w:rsidRDefault="00805723" w:rsidP="007E7634">
      <w:pPr>
        <w:spacing w:after="0" w:line="480" w:lineRule="auto"/>
        <w:rPr>
          <w:rFonts w:ascii="Times New Roman" w:hAnsi="Times New Roman" w:cs="Times New Roman"/>
          <w:sz w:val="24"/>
          <w:szCs w:val="24"/>
          <w:vertAlign w:val="superscript"/>
        </w:rPr>
      </w:pPr>
    </w:p>
    <w:p w14:paraId="6789D1C2" w14:textId="6DDBFE02" w:rsidR="00805723" w:rsidRPr="00197A2B" w:rsidRDefault="00805723" w:rsidP="007E7634">
      <w:pPr>
        <w:spacing w:after="0" w:line="480" w:lineRule="auto"/>
        <w:rPr>
          <w:rFonts w:ascii="Times New Roman" w:hAnsi="Times New Roman" w:cs="Times New Roman"/>
          <w:sz w:val="24"/>
          <w:szCs w:val="24"/>
        </w:rPr>
      </w:pPr>
      <w:r w:rsidRPr="00197A2B">
        <w:rPr>
          <w:rFonts w:ascii="Times New Roman" w:hAnsi="Times New Roman" w:cs="Times New Roman"/>
          <w:sz w:val="24"/>
          <w:szCs w:val="24"/>
          <w:vertAlign w:val="superscript"/>
        </w:rPr>
        <w:t>*</w:t>
      </w:r>
      <w:r w:rsidRPr="00197A2B">
        <w:rPr>
          <w:rFonts w:ascii="Times New Roman" w:hAnsi="Times New Roman" w:cs="Times New Roman"/>
          <w:sz w:val="24"/>
          <w:szCs w:val="24"/>
        </w:rPr>
        <w:t>Corresponding author</w:t>
      </w:r>
    </w:p>
    <w:p w14:paraId="2D40DBCA" w14:textId="36EDA81F" w:rsidR="00805723" w:rsidRPr="00197A2B" w:rsidRDefault="00805723" w:rsidP="007E7634">
      <w:pPr>
        <w:rPr>
          <w:rFonts w:ascii="Times New Roman" w:hAnsi="Times New Roman" w:cs="Times New Roman"/>
          <w:sz w:val="24"/>
          <w:szCs w:val="24"/>
        </w:rPr>
      </w:pPr>
      <w:r w:rsidRPr="00197A2B">
        <w:rPr>
          <w:rFonts w:ascii="Times New Roman" w:hAnsi="Times New Roman" w:cs="Times New Roman"/>
          <w:sz w:val="24"/>
          <w:szCs w:val="24"/>
        </w:rPr>
        <w:t>E</w:t>
      </w:r>
      <w:r w:rsidR="00CB3155">
        <w:rPr>
          <w:rFonts w:ascii="Times New Roman" w:hAnsi="Times New Roman" w:cs="Times New Roman"/>
          <w:sz w:val="24"/>
          <w:szCs w:val="24"/>
        </w:rPr>
        <w:t>-</w:t>
      </w:r>
      <w:r w:rsidRPr="00197A2B">
        <w:rPr>
          <w:rFonts w:ascii="Times New Roman" w:hAnsi="Times New Roman" w:cs="Times New Roman"/>
          <w:sz w:val="24"/>
          <w:szCs w:val="24"/>
        </w:rPr>
        <w:t xml:space="preserve">mail: </w:t>
      </w:r>
      <w:hyperlink r:id="rId8" w:history="1">
        <w:r w:rsidR="00945637" w:rsidRPr="00B5421B">
          <w:rPr>
            <w:rStyle w:val="Hyperlink"/>
            <w:rFonts w:ascii="Times New Roman" w:hAnsi="Times New Roman" w:cs="Times New Roman"/>
            <w:sz w:val="24"/>
            <w:szCs w:val="24"/>
          </w:rPr>
          <w:t>gthomas@fas.harvard.edu</w:t>
        </w:r>
      </w:hyperlink>
      <w:r w:rsidR="00945637">
        <w:rPr>
          <w:rFonts w:ascii="Times New Roman" w:hAnsi="Times New Roman" w:cs="Times New Roman"/>
          <w:sz w:val="24"/>
          <w:szCs w:val="24"/>
        </w:rPr>
        <w:t xml:space="preserve"> </w:t>
      </w:r>
    </w:p>
    <w:p w14:paraId="56EFB977" w14:textId="7A645021" w:rsidR="00805723" w:rsidRPr="00197A2B" w:rsidRDefault="00805723" w:rsidP="007E7634">
      <w:pPr>
        <w:spacing w:after="160" w:line="259" w:lineRule="auto"/>
        <w:rPr>
          <w:rFonts w:ascii="Times New Roman" w:hAnsi="Times New Roman" w:cs="Times New Roman"/>
        </w:rPr>
      </w:pPr>
      <w:r w:rsidRPr="00197A2B">
        <w:rPr>
          <w:rFonts w:ascii="Times New Roman" w:hAnsi="Times New Roman" w:cs="Times New Roman"/>
        </w:rPr>
        <w:br w:type="page"/>
      </w:r>
    </w:p>
    <w:p w14:paraId="7562F779" w14:textId="623865AB" w:rsidR="00805723" w:rsidRPr="00197A2B" w:rsidRDefault="00805723" w:rsidP="00F413E3">
      <w:pPr>
        <w:pStyle w:val="Heading1"/>
        <w:jc w:val="both"/>
      </w:pPr>
      <w:r w:rsidRPr="00197A2B">
        <w:lastRenderedPageBreak/>
        <w:t>Abstract</w:t>
      </w:r>
    </w:p>
    <w:p w14:paraId="06964631" w14:textId="24386958" w:rsidR="00C52935" w:rsidRDefault="00956E36" w:rsidP="00502EF9">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09342D">
        <w:rPr>
          <w:rFonts w:ascii="Times New Roman" w:hAnsi="Times New Roman" w:cs="Times New Roman"/>
          <w:sz w:val="24"/>
          <w:szCs w:val="24"/>
        </w:rPr>
        <w:t>species tree</w:t>
      </w:r>
      <w:r w:rsidR="00204945">
        <w:rPr>
          <w:rFonts w:ascii="Times New Roman" w:hAnsi="Times New Roman" w:cs="Times New Roman"/>
          <w:sz w:val="24"/>
          <w:szCs w:val="24"/>
        </w:rPr>
        <w:t xml:space="preserve"> </w:t>
      </w:r>
      <w:r w:rsidR="00207591">
        <w:rPr>
          <w:rFonts w:ascii="Times New Roman" w:hAnsi="Times New Roman" w:cs="Times New Roman"/>
          <w:sz w:val="24"/>
          <w:szCs w:val="24"/>
        </w:rPr>
        <w:t xml:space="preserve">is </w:t>
      </w:r>
      <w:r w:rsidR="00E92DA2">
        <w:rPr>
          <w:rFonts w:ascii="Times New Roman" w:hAnsi="Times New Roman" w:cs="Times New Roman"/>
          <w:sz w:val="24"/>
          <w:szCs w:val="24"/>
        </w:rPr>
        <w:t>a</w:t>
      </w:r>
      <w:r w:rsidR="00207591">
        <w:rPr>
          <w:rFonts w:ascii="Times New Roman" w:hAnsi="Times New Roman" w:cs="Times New Roman"/>
          <w:sz w:val="24"/>
          <w:szCs w:val="24"/>
        </w:rPr>
        <w:t xml:space="preserve"> central concept in evolutionary biology</w:t>
      </w:r>
      <w:r w:rsidR="0009342D">
        <w:rPr>
          <w:rFonts w:ascii="Times New Roman" w:hAnsi="Times New Roman" w:cs="Times New Roman"/>
          <w:sz w:val="24"/>
          <w:szCs w:val="24"/>
        </w:rPr>
        <w:t xml:space="preserve"> whereby a </w:t>
      </w:r>
      <w:r w:rsidR="00033A4C">
        <w:rPr>
          <w:rFonts w:ascii="Times New Roman" w:hAnsi="Times New Roman" w:cs="Times New Roman"/>
          <w:sz w:val="24"/>
          <w:szCs w:val="24"/>
        </w:rPr>
        <w:t xml:space="preserve">single </w:t>
      </w:r>
      <w:r w:rsidR="0009342D">
        <w:rPr>
          <w:rFonts w:ascii="Times New Roman" w:hAnsi="Times New Roman" w:cs="Times New Roman"/>
          <w:sz w:val="24"/>
          <w:szCs w:val="24"/>
        </w:rPr>
        <w:t xml:space="preserve">branching </w:t>
      </w:r>
      <w:r w:rsidR="00204945">
        <w:rPr>
          <w:rFonts w:ascii="Times New Roman" w:hAnsi="Times New Roman" w:cs="Times New Roman"/>
          <w:sz w:val="24"/>
          <w:szCs w:val="24"/>
        </w:rPr>
        <w:t>phylogeny</w:t>
      </w:r>
      <w:r w:rsidR="0009342D">
        <w:rPr>
          <w:rFonts w:ascii="Times New Roman" w:hAnsi="Times New Roman" w:cs="Times New Roman"/>
          <w:sz w:val="24"/>
          <w:szCs w:val="24"/>
        </w:rPr>
        <w:t xml:space="preserve"> reflect</w:t>
      </w:r>
      <w:r w:rsidR="000439E4">
        <w:rPr>
          <w:rFonts w:ascii="Times New Roman" w:hAnsi="Times New Roman" w:cs="Times New Roman"/>
          <w:sz w:val="24"/>
          <w:szCs w:val="24"/>
        </w:rPr>
        <w:t>s</w:t>
      </w:r>
      <w:r w:rsidR="0009342D">
        <w:rPr>
          <w:rFonts w:ascii="Times New Roman" w:hAnsi="Times New Roman" w:cs="Times New Roman"/>
          <w:sz w:val="24"/>
          <w:szCs w:val="24"/>
        </w:rPr>
        <w:t xml:space="preserve"> </w:t>
      </w:r>
      <w:r w:rsidR="004A4637">
        <w:rPr>
          <w:rFonts w:ascii="Times New Roman" w:hAnsi="Times New Roman" w:cs="Times New Roman"/>
          <w:sz w:val="24"/>
          <w:szCs w:val="24"/>
        </w:rPr>
        <w:t>relationships</w:t>
      </w:r>
      <w:r w:rsidR="00204945">
        <w:rPr>
          <w:rFonts w:ascii="Times New Roman" w:hAnsi="Times New Roman" w:cs="Times New Roman"/>
          <w:sz w:val="24"/>
          <w:szCs w:val="24"/>
        </w:rPr>
        <w:t xml:space="preserve"> </w:t>
      </w:r>
      <w:r w:rsidR="00E113CC">
        <w:rPr>
          <w:rFonts w:ascii="Times New Roman" w:hAnsi="Times New Roman" w:cs="Times New Roman"/>
          <w:sz w:val="24"/>
          <w:szCs w:val="24"/>
        </w:rPr>
        <w:t xml:space="preserve">among </w:t>
      </w:r>
      <w:r w:rsidR="00204945">
        <w:rPr>
          <w:rFonts w:ascii="Times New Roman" w:hAnsi="Times New Roman" w:cs="Times New Roman"/>
          <w:sz w:val="24"/>
          <w:szCs w:val="24"/>
        </w:rPr>
        <w:t>species.</w:t>
      </w:r>
      <w:r w:rsidR="00207591">
        <w:rPr>
          <w:rFonts w:ascii="Times New Roman" w:hAnsi="Times New Roman" w:cs="Times New Roman"/>
          <w:sz w:val="24"/>
          <w:szCs w:val="24"/>
        </w:rPr>
        <w:t xml:space="preserve"> </w:t>
      </w:r>
      <w:r w:rsidR="00E13CD9">
        <w:rPr>
          <w:rFonts w:ascii="Times New Roman" w:hAnsi="Times New Roman" w:cs="Times New Roman"/>
          <w:sz w:val="24"/>
          <w:szCs w:val="24"/>
        </w:rPr>
        <w:t xml:space="preserve">However, the </w:t>
      </w:r>
      <w:r w:rsidR="004A4637">
        <w:rPr>
          <w:rFonts w:ascii="Times New Roman" w:hAnsi="Times New Roman" w:cs="Times New Roman"/>
          <w:sz w:val="24"/>
          <w:szCs w:val="24"/>
        </w:rPr>
        <w:t>phylogenies</w:t>
      </w:r>
      <w:r w:rsidR="00E13CD9">
        <w:rPr>
          <w:rFonts w:ascii="Times New Roman" w:hAnsi="Times New Roman" w:cs="Times New Roman"/>
          <w:sz w:val="24"/>
          <w:szCs w:val="24"/>
        </w:rPr>
        <w:t xml:space="preserve"> of </w:t>
      </w:r>
      <w:r w:rsidR="00033A4C">
        <w:rPr>
          <w:rFonts w:ascii="Times New Roman" w:hAnsi="Times New Roman" w:cs="Times New Roman"/>
          <w:sz w:val="24"/>
          <w:szCs w:val="24"/>
        </w:rPr>
        <w:t>different</w:t>
      </w:r>
      <w:r w:rsidR="00193D17">
        <w:rPr>
          <w:rFonts w:ascii="Times New Roman" w:hAnsi="Times New Roman" w:cs="Times New Roman"/>
          <w:sz w:val="24"/>
          <w:szCs w:val="24"/>
        </w:rPr>
        <w:t xml:space="preserve"> genomic</w:t>
      </w:r>
      <w:r w:rsidR="00033A4C">
        <w:rPr>
          <w:rFonts w:ascii="Times New Roman" w:hAnsi="Times New Roman" w:cs="Times New Roman"/>
          <w:sz w:val="24"/>
          <w:szCs w:val="24"/>
        </w:rPr>
        <w:t xml:space="preserve"> regions </w:t>
      </w:r>
      <w:r>
        <w:rPr>
          <w:rFonts w:ascii="Times New Roman" w:hAnsi="Times New Roman" w:cs="Times New Roman"/>
          <w:sz w:val="24"/>
          <w:szCs w:val="24"/>
        </w:rPr>
        <w:t xml:space="preserve">often </w:t>
      </w:r>
      <w:r w:rsidR="000D26E7">
        <w:rPr>
          <w:rFonts w:ascii="Times New Roman" w:hAnsi="Times New Roman" w:cs="Times New Roman"/>
          <w:sz w:val="24"/>
          <w:szCs w:val="24"/>
        </w:rPr>
        <w:t xml:space="preserve">differ from the </w:t>
      </w:r>
      <w:r w:rsidR="00E13CD9">
        <w:rPr>
          <w:rFonts w:ascii="Times New Roman" w:hAnsi="Times New Roman" w:cs="Times New Roman"/>
          <w:sz w:val="24"/>
          <w:szCs w:val="24"/>
        </w:rPr>
        <w:t xml:space="preserve">species tree. </w:t>
      </w:r>
      <w:r w:rsidR="00C47409">
        <w:rPr>
          <w:rFonts w:ascii="Times New Roman" w:hAnsi="Times New Roman" w:cs="Times New Roman"/>
          <w:sz w:val="24"/>
          <w:szCs w:val="24"/>
        </w:rPr>
        <w:t>Although</w:t>
      </w:r>
      <w:r w:rsidR="00E113CC">
        <w:rPr>
          <w:rFonts w:ascii="Times New Roman" w:hAnsi="Times New Roman" w:cs="Times New Roman"/>
          <w:sz w:val="24"/>
          <w:szCs w:val="24"/>
        </w:rPr>
        <w:t xml:space="preserve"> </w:t>
      </w:r>
      <w:r w:rsidR="0067640F">
        <w:rPr>
          <w:rFonts w:ascii="Times New Roman" w:hAnsi="Times New Roman" w:cs="Times New Roman"/>
          <w:sz w:val="24"/>
          <w:szCs w:val="24"/>
        </w:rPr>
        <w:t>tree</w:t>
      </w:r>
      <w:r>
        <w:rPr>
          <w:rFonts w:ascii="Times New Roman" w:hAnsi="Times New Roman" w:cs="Times New Roman"/>
          <w:sz w:val="24"/>
          <w:szCs w:val="24"/>
        </w:rPr>
        <w:t xml:space="preserve"> </w:t>
      </w:r>
      <w:r w:rsidR="00E13CD9">
        <w:rPr>
          <w:rFonts w:ascii="Times New Roman" w:hAnsi="Times New Roman" w:cs="Times New Roman"/>
          <w:sz w:val="24"/>
          <w:szCs w:val="24"/>
        </w:rPr>
        <w:t xml:space="preserve">discordance </w:t>
      </w:r>
      <w:r w:rsidR="0067640F">
        <w:rPr>
          <w:rFonts w:ascii="Times New Roman" w:hAnsi="Times New Roman" w:cs="Times New Roman"/>
          <w:sz w:val="24"/>
          <w:szCs w:val="24"/>
        </w:rPr>
        <w:t>is widespread in phylogenomic studies</w:t>
      </w:r>
      <w:r w:rsidR="00E13CD9">
        <w:rPr>
          <w:rFonts w:ascii="Times New Roman" w:hAnsi="Times New Roman" w:cs="Times New Roman"/>
          <w:sz w:val="24"/>
          <w:szCs w:val="24"/>
        </w:rPr>
        <w:t xml:space="preserve">, </w:t>
      </w:r>
      <w:r w:rsidR="0067640F">
        <w:rPr>
          <w:rFonts w:ascii="Times New Roman" w:hAnsi="Times New Roman" w:cs="Times New Roman"/>
          <w:sz w:val="24"/>
          <w:szCs w:val="24"/>
        </w:rPr>
        <w:t xml:space="preserve">we </w:t>
      </w:r>
      <w:r w:rsidR="00C47409">
        <w:rPr>
          <w:rFonts w:ascii="Times New Roman" w:hAnsi="Times New Roman" w:cs="Times New Roman"/>
          <w:sz w:val="24"/>
          <w:szCs w:val="24"/>
        </w:rPr>
        <w:t xml:space="preserve">still </w:t>
      </w:r>
      <w:r w:rsidR="0067640F">
        <w:rPr>
          <w:rFonts w:ascii="Times New Roman" w:hAnsi="Times New Roman" w:cs="Times New Roman"/>
          <w:sz w:val="24"/>
          <w:szCs w:val="24"/>
        </w:rPr>
        <w:t xml:space="preserve">lack a clear understanding of how variation in phylogenetic patterns </w:t>
      </w:r>
      <w:r w:rsidR="00C47409">
        <w:rPr>
          <w:rFonts w:ascii="Times New Roman" w:hAnsi="Times New Roman" w:cs="Times New Roman"/>
          <w:sz w:val="24"/>
          <w:szCs w:val="24"/>
        </w:rPr>
        <w:t>is</w:t>
      </w:r>
      <w:r w:rsidR="0067640F">
        <w:rPr>
          <w:rFonts w:ascii="Times New Roman" w:hAnsi="Times New Roman" w:cs="Times New Roman"/>
          <w:sz w:val="24"/>
          <w:szCs w:val="24"/>
        </w:rPr>
        <w:t xml:space="preserve"> shaped by genome biology or the extent to which discordance may compromise </w:t>
      </w:r>
      <w:r w:rsidR="00C47409">
        <w:rPr>
          <w:rFonts w:ascii="Times New Roman" w:hAnsi="Times New Roman" w:cs="Times New Roman"/>
          <w:sz w:val="24"/>
          <w:szCs w:val="24"/>
        </w:rPr>
        <w:t>comparative studies</w:t>
      </w:r>
      <w:r w:rsidR="0067640F">
        <w:rPr>
          <w:rFonts w:ascii="Times New Roman" w:hAnsi="Times New Roman" w:cs="Times New Roman"/>
          <w:sz w:val="24"/>
          <w:szCs w:val="24"/>
        </w:rPr>
        <w:t>.</w:t>
      </w:r>
      <w:r w:rsidR="00C47409">
        <w:rPr>
          <w:rFonts w:ascii="Times New Roman" w:hAnsi="Times New Roman" w:cs="Times New Roman"/>
          <w:sz w:val="24"/>
          <w:szCs w:val="24"/>
        </w:rPr>
        <w:t xml:space="preserve"> </w:t>
      </w:r>
      <w:r w:rsidR="00E113CC">
        <w:rPr>
          <w:rFonts w:ascii="Times New Roman" w:hAnsi="Times New Roman" w:cs="Times New Roman"/>
          <w:sz w:val="24"/>
          <w:szCs w:val="24"/>
        </w:rPr>
        <w:t>W</w:t>
      </w:r>
      <w:r w:rsidR="005E23C1">
        <w:rPr>
          <w:rFonts w:ascii="Times New Roman" w:hAnsi="Times New Roman" w:cs="Times New Roman"/>
          <w:sz w:val="24"/>
          <w:szCs w:val="24"/>
        </w:rPr>
        <w:t>e</w:t>
      </w:r>
      <w:r w:rsidR="00901E21">
        <w:rPr>
          <w:rFonts w:ascii="Times New Roman" w:hAnsi="Times New Roman" w:cs="Times New Roman"/>
          <w:sz w:val="24"/>
          <w:szCs w:val="24"/>
        </w:rPr>
        <w:t xml:space="preserve"> </w:t>
      </w:r>
      <w:r w:rsidR="005E23C1">
        <w:rPr>
          <w:rFonts w:ascii="Times New Roman" w:hAnsi="Times New Roman" w:cs="Times New Roman"/>
          <w:sz w:val="24"/>
          <w:szCs w:val="24"/>
        </w:rPr>
        <w:t>characterize</w:t>
      </w:r>
      <w:r w:rsidR="00E113CC">
        <w:rPr>
          <w:rFonts w:ascii="Times New Roman" w:hAnsi="Times New Roman" w:cs="Times New Roman"/>
          <w:sz w:val="24"/>
          <w:szCs w:val="24"/>
        </w:rPr>
        <w:t>d</w:t>
      </w:r>
      <w:r w:rsidR="005E23C1">
        <w:rPr>
          <w:rFonts w:ascii="Times New Roman" w:hAnsi="Times New Roman" w:cs="Times New Roman"/>
          <w:sz w:val="24"/>
          <w:szCs w:val="24"/>
        </w:rPr>
        <w:t xml:space="preserve"> patterns of phylogenomic discordance across the murine </w:t>
      </w:r>
      <w:r w:rsidR="000E5705">
        <w:rPr>
          <w:rFonts w:ascii="Times New Roman" w:hAnsi="Times New Roman" w:cs="Times New Roman"/>
          <w:sz w:val="24"/>
          <w:szCs w:val="24"/>
        </w:rPr>
        <w:t>rodents</w:t>
      </w:r>
      <w:r w:rsidR="0089437D">
        <w:rPr>
          <w:rFonts w:ascii="Times New Roman" w:hAnsi="Times New Roman" w:cs="Times New Roman"/>
          <w:sz w:val="24"/>
          <w:szCs w:val="24"/>
        </w:rPr>
        <w:t xml:space="preserve"> – </w:t>
      </w:r>
      <w:r w:rsidR="00033A4C">
        <w:rPr>
          <w:rFonts w:ascii="Times New Roman" w:hAnsi="Times New Roman" w:cs="Times New Roman"/>
          <w:sz w:val="24"/>
          <w:szCs w:val="24"/>
        </w:rPr>
        <w:t>a</w:t>
      </w:r>
      <w:r w:rsidR="00F125BA">
        <w:rPr>
          <w:rFonts w:ascii="Times New Roman" w:hAnsi="Times New Roman" w:cs="Times New Roman"/>
          <w:sz w:val="24"/>
          <w:szCs w:val="24"/>
        </w:rPr>
        <w:t xml:space="preserve"> </w:t>
      </w:r>
      <w:r w:rsidR="00033A4C">
        <w:rPr>
          <w:rFonts w:ascii="Times New Roman" w:hAnsi="Times New Roman" w:cs="Times New Roman"/>
          <w:sz w:val="24"/>
          <w:szCs w:val="24"/>
        </w:rPr>
        <w:t xml:space="preserve">large </w:t>
      </w:r>
      <w:r w:rsidR="00214FED">
        <w:rPr>
          <w:rFonts w:ascii="Times New Roman" w:hAnsi="Times New Roman" w:cs="Times New Roman"/>
          <w:sz w:val="24"/>
          <w:szCs w:val="24"/>
        </w:rPr>
        <w:t>and ecologically diverse group</w:t>
      </w:r>
      <w:r w:rsidR="00033A4C">
        <w:rPr>
          <w:rFonts w:ascii="Times New Roman" w:hAnsi="Times New Roman" w:cs="Times New Roman"/>
          <w:sz w:val="24"/>
          <w:szCs w:val="24"/>
        </w:rPr>
        <w:t xml:space="preserve"> </w:t>
      </w:r>
      <w:r w:rsidR="00F125BA">
        <w:rPr>
          <w:rFonts w:ascii="Times New Roman" w:hAnsi="Times New Roman" w:cs="Times New Roman"/>
          <w:sz w:val="24"/>
          <w:szCs w:val="24"/>
        </w:rPr>
        <w:t xml:space="preserve">that </w:t>
      </w:r>
      <w:r w:rsidR="00893681">
        <w:rPr>
          <w:rFonts w:ascii="Times New Roman" w:hAnsi="Times New Roman" w:cs="Times New Roman"/>
          <w:sz w:val="24"/>
          <w:szCs w:val="24"/>
        </w:rPr>
        <w:t xml:space="preserve">gave rise to the </w:t>
      </w:r>
      <w:r w:rsidR="0042542A">
        <w:rPr>
          <w:rFonts w:ascii="Times New Roman" w:hAnsi="Times New Roman" w:cs="Times New Roman"/>
          <w:sz w:val="24"/>
          <w:szCs w:val="24"/>
        </w:rPr>
        <w:t xml:space="preserve">laboratory </w:t>
      </w:r>
      <w:r w:rsidR="00193D17">
        <w:rPr>
          <w:rFonts w:ascii="Times New Roman" w:hAnsi="Times New Roman" w:cs="Times New Roman"/>
          <w:sz w:val="24"/>
          <w:szCs w:val="24"/>
        </w:rPr>
        <w:t xml:space="preserve">mouse and rat </w:t>
      </w:r>
      <w:r w:rsidR="00893681" w:rsidRPr="00E358E6">
        <w:rPr>
          <w:rFonts w:ascii="Times New Roman" w:hAnsi="Times New Roman" w:cs="Times New Roman"/>
          <w:sz w:val="24"/>
          <w:szCs w:val="24"/>
        </w:rPr>
        <w:t>model systems</w:t>
      </w:r>
      <w:r w:rsidR="0045137E">
        <w:rPr>
          <w:rFonts w:ascii="Times New Roman" w:hAnsi="Times New Roman" w:cs="Times New Roman"/>
          <w:sz w:val="24"/>
          <w:szCs w:val="24"/>
        </w:rPr>
        <w:t xml:space="preserve">. </w:t>
      </w:r>
      <w:r w:rsidR="00893681">
        <w:rPr>
          <w:rFonts w:ascii="Times New Roman" w:hAnsi="Times New Roman" w:cs="Times New Roman"/>
          <w:sz w:val="24"/>
          <w:szCs w:val="24"/>
        </w:rPr>
        <w:t xml:space="preserve">Combining </w:t>
      </w:r>
      <w:r w:rsidR="009F76C0">
        <w:rPr>
          <w:rFonts w:ascii="Times New Roman" w:hAnsi="Times New Roman" w:cs="Times New Roman"/>
          <w:sz w:val="24"/>
          <w:szCs w:val="24"/>
        </w:rPr>
        <w:t xml:space="preserve">recently published </w:t>
      </w:r>
      <w:r w:rsidR="00893681">
        <w:rPr>
          <w:rFonts w:ascii="Times New Roman" w:hAnsi="Times New Roman" w:cs="Times New Roman"/>
          <w:sz w:val="24"/>
          <w:szCs w:val="24"/>
        </w:rPr>
        <w:t xml:space="preserve">linked-read </w:t>
      </w:r>
      <w:r w:rsidR="000A7DA1">
        <w:rPr>
          <w:rFonts w:ascii="Times New Roman" w:hAnsi="Times New Roman" w:cs="Times New Roman"/>
          <w:sz w:val="24"/>
          <w:szCs w:val="24"/>
        </w:rPr>
        <w:t xml:space="preserve">genome assemblies for </w:t>
      </w:r>
      <w:r w:rsidR="00E4229C">
        <w:rPr>
          <w:rFonts w:ascii="Times New Roman" w:hAnsi="Times New Roman" w:cs="Times New Roman"/>
          <w:sz w:val="24"/>
          <w:szCs w:val="24"/>
        </w:rPr>
        <w:t>seven</w:t>
      </w:r>
      <w:r w:rsidR="000A7DA1">
        <w:rPr>
          <w:rFonts w:ascii="Times New Roman" w:hAnsi="Times New Roman" w:cs="Times New Roman"/>
          <w:sz w:val="24"/>
          <w:szCs w:val="24"/>
        </w:rPr>
        <w:t xml:space="preserve"> murine</w:t>
      </w:r>
      <w:r w:rsidR="00190173">
        <w:rPr>
          <w:rFonts w:ascii="Times New Roman" w:hAnsi="Times New Roman" w:cs="Times New Roman"/>
          <w:sz w:val="24"/>
          <w:szCs w:val="24"/>
        </w:rPr>
        <w:t xml:space="preserve"> species</w:t>
      </w:r>
      <w:r w:rsidR="00893681">
        <w:rPr>
          <w:rFonts w:ascii="Times New Roman" w:hAnsi="Times New Roman" w:cs="Times New Roman"/>
          <w:sz w:val="24"/>
          <w:szCs w:val="24"/>
        </w:rPr>
        <w:t xml:space="preserve"> with</w:t>
      </w:r>
      <w:r w:rsidR="00030AC9">
        <w:rPr>
          <w:rFonts w:ascii="Times New Roman" w:hAnsi="Times New Roman" w:cs="Times New Roman"/>
          <w:sz w:val="24"/>
          <w:szCs w:val="24"/>
        </w:rPr>
        <w:t xml:space="preserve"> </w:t>
      </w:r>
      <w:r w:rsidR="009F76C0">
        <w:rPr>
          <w:rFonts w:ascii="Times New Roman" w:hAnsi="Times New Roman" w:cs="Times New Roman"/>
          <w:sz w:val="24"/>
          <w:szCs w:val="24"/>
        </w:rPr>
        <w:t>other available</w:t>
      </w:r>
      <w:r w:rsidR="00893681">
        <w:rPr>
          <w:rFonts w:ascii="Times New Roman" w:hAnsi="Times New Roman" w:cs="Times New Roman"/>
          <w:sz w:val="24"/>
          <w:szCs w:val="24"/>
        </w:rPr>
        <w:t xml:space="preserve"> </w:t>
      </w:r>
      <w:r w:rsidR="00932AAA">
        <w:rPr>
          <w:rFonts w:ascii="Times New Roman" w:hAnsi="Times New Roman" w:cs="Times New Roman"/>
          <w:sz w:val="24"/>
          <w:szCs w:val="24"/>
        </w:rPr>
        <w:t xml:space="preserve">rodent </w:t>
      </w:r>
      <w:r w:rsidR="00893681">
        <w:rPr>
          <w:rFonts w:ascii="Times New Roman" w:hAnsi="Times New Roman" w:cs="Times New Roman"/>
          <w:sz w:val="24"/>
          <w:szCs w:val="24"/>
        </w:rPr>
        <w:t>genome</w:t>
      </w:r>
      <w:r w:rsidR="0014061C">
        <w:rPr>
          <w:rFonts w:ascii="Times New Roman" w:hAnsi="Times New Roman" w:cs="Times New Roman"/>
          <w:sz w:val="24"/>
          <w:szCs w:val="24"/>
        </w:rPr>
        <w:t>s</w:t>
      </w:r>
      <w:r w:rsidR="008F18E0">
        <w:rPr>
          <w:rFonts w:ascii="Times New Roman" w:hAnsi="Times New Roman" w:cs="Times New Roman"/>
          <w:sz w:val="24"/>
          <w:szCs w:val="24"/>
        </w:rPr>
        <w:t xml:space="preserve">, </w:t>
      </w:r>
      <w:r w:rsidR="00D62D31">
        <w:rPr>
          <w:rFonts w:ascii="Times New Roman" w:hAnsi="Times New Roman" w:cs="Times New Roman"/>
          <w:sz w:val="24"/>
          <w:szCs w:val="24"/>
        </w:rPr>
        <w:t>we</w:t>
      </w:r>
      <w:r w:rsidR="0014061C">
        <w:rPr>
          <w:rFonts w:ascii="Times New Roman" w:hAnsi="Times New Roman" w:cs="Times New Roman"/>
          <w:sz w:val="24"/>
          <w:szCs w:val="24"/>
        </w:rPr>
        <w:t xml:space="preserve"> first use</w:t>
      </w:r>
      <w:r w:rsidR="00970F40">
        <w:rPr>
          <w:rFonts w:ascii="Times New Roman" w:hAnsi="Times New Roman" w:cs="Times New Roman"/>
          <w:sz w:val="24"/>
          <w:szCs w:val="24"/>
        </w:rPr>
        <w:t>d</w:t>
      </w:r>
      <w:r w:rsidR="0014061C">
        <w:rPr>
          <w:rFonts w:ascii="Times New Roman" w:hAnsi="Times New Roman" w:cs="Times New Roman"/>
          <w:sz w:val="24"/>
          <w:szCs w:val="24"/>
        </w:rPr>
        <w:t xml:space="preserve"> ultra-conserved </w:t>
      </w:r>
      <w:r w:rsidR="00785CCB">
        <w:rPr>
          <w:rFonts w:ascii="Times New Roman" w:hAnsi="Times New Roman" w:cs="Times New Roman"/>
          <w:sz w:val="24"/>
          <w:szCs w:val="24"/>
        </w:rPr>
        <w:t>elements (UCE</w:t>
      </w:r>
      <w:r w:rsidR="00932AAA">
        <w:rPr>
          <w:rFonts w:ascii="Times New Roman" w:hAnsi="Times New Roman" w:cs="Times New Roman"/>
          <w:sz w:val="24"/>
          <w:szCs w:val="24"/>
        </w:rPr>
        <w:t>s</w:t>
      </w:r>
      <w:r w:rsidR="00785CCB">
        <w:rPr>
          <w:rFonts w:ascii="Times New Roman" w:hAnsi="Times New Roman" w:cs="Times New Roman"/>
          <w:sz w:val="24"/>
          <w:szCs w:val="24"/>
        </w:rPr>
        <w:t>)</w:t>
      </w:r>
      <w:r w:rsidR="0014061C">
        <w:rPr>
          <w:rFonts w:ascii="Times New Roman" w:hAnsi="Times New Roman" w:cs="Times New Roman"/>
          <w:sz w:val="24"/>
          <w:szCs w:val="24"/>
        </w:rPr>
        <w:t xml:space="preserve"> to</w:t>
      </w:r>
      <w:r w:rsidR="00204945">
        <w:rPr>
          <w:rFonts w:ascii="Times New Roman" w:hAnsi="Times New Roman" w:cs="Times New Roman"/>
          <w:sz w:val="24"/>
          <w:szCs w:val="24"/>
        </w:rPr>
        <w:t xml:space="preserve"> infer a robust </w:t>
      </w:r>
      <w:r w:rsidR="00A03219">
        <w:rPr>
          <w:rFonts w:ascii="Times New Roman" w:hAnsi="Times New Roman" w:cs="Times New Roman"/>
          <w:sz w:val="24"/>
          <w:szCs w:val="24"/>
        </w:rPr>
        <w:t xml:space="preserve">time-calibrated </w:t>
      </w:r>
      <w:r w:rsidR="006752BE">
        <w:rPr>
          <w:rFonts w:ascii="Times New Roman" w:hAnsi="Times New Roman" w:cs="Times New Roman"/>
          <w:sz w:val="24"/>
          <w:szCs w:val="24"/>
        </w:rPr>
        <w:t>species tree</w:t>
      </w:r>
      <w:r w:rsidR="007E6DE0">
        <w:rPr>
          <w:rFonts w:ascii="Times New Roman" w:hAnsi="Times New Roman" w:cs="Times New Roman"/>
          <w:sz w:val="24"/>
          <w:szCs w:val="24"/>
        </w:rPr>
        <w:t xml:space="preserve">. We </w:t>
      </w:r>
      <w:r w:rsidR="006752BE">
        <w:rPr>
          <w:rFonts w:ascii="Times New Roman" w:hAnsi="Times New Roman" w:cs="Times New Roman"/>
          <w:sz w:val="24"/>
          <w:szCs w:val="24"/>
        </w:rPr>
        <w:t xml:space="preserve">then </w:t>
      </w:r>
      <w:r w:rsidR="006C1351">
        <w:rPr>
          <w:rFonts w:ascii="Times New Roman" w:hAnsi="Times New Roman" w:cs="Times New Roman"/>
          <w:sz w:val="24"/>
          <w:szCs w:val="24"/>
        </w:rPr>
        <w:t xml:space="preserve">used whole genomes to </w:t>
      </w:r>
      <w:r w:rsidR="007A5155">
        <w:rPr>
          <w:rFonts w:ascii="Times New Roman" w:hAnsi="Times New Roman" w:cs="Times New Roman"/>
          <w:sz w:val="24"/>
          <w:szCs w:val="24"/>
        </w:rPr>
        <w:t>examine</w:t>
      </w:r>
      <w:r w:rsidR="007E6DE0">
        <w:rPr>
          <w:rFonts w:ascii="Times New Roman" w:hAnsi="Times New Roman" w:cs="Times New Roman"/>
          <w:sz w:val="24"/>
          <w:szCs w:val="24"/>
        </w:rPr>
        <w:t xml:space="preserve"> </w:t>
      </w:r>
      <w:r w:rsidR="006752BE">
        <w:rPr>
          <w:rFonts w:ascii="Times New Roman" w:hAnsi="Times New Roman" w:cs="Times New Roman"/>
          <w:sz w:val="24"/>
          <w:szCs w:val="24"/>
        </w:rPr>
        <w:t>fine</w:t>
      </w:r>
      <w:r w:rsidR="00193D17">
        <w:rPr>
          <w:rFonts w:ascii="Times New Roman" w:hAnsi="Times New Roman" w:cs="Times New Roman"/>
          <w:sz w:val="24"/>
          <w:szCs w:val="24"/>
        </w:rPr>
        <w:t>r</w:t>
      </w:r>
      <w:r w:rsidR="006752BE">
        <w:rPr>
          <w:rFonts w:ascii="Times New Roman" w:hAnsi="Times New Roman" w:cs="Times New Roman"/>
          <w:sz w:val="24"/>
          <w:szCs w:val="24"/>
        </w:rPr>
        <w:t xml:space="preserve">-scale patterns of </w:t>
      </w:r>
      <w:r w:rsidR="007E6DE0">
        <w:rPr>
          <w:rFonts w:ascii="Times New Roman" w:hAnsi="Times New Roman" w:cs="Times New Roman"/>
          <w:sz w:val="24"/>
          <w:szCs w:val="24"/>
        </w:rPr>
        <w:t>discordance</w:t>
      </w:r>
      <w:r w:rsidR="006C1351">
        <w:rPr>
          <w:rFonts w:ascii="Times New Roman" w:hAnsi="Times New Roman" w:cs="Times New Roman"/>
          <w:sz w:val="24"/>
          <w:szCs w:val="24"/>
        </w:rPr>
        <w:t xml:space="preserve"> </w:t>
      </w:r>
      <w:r w:rsidR="00A03219">
        <w:rPr>
          <w:rFonts w:ascii="Times New Roman" w:hAnsi="Times New Roman" w:cs="Times New Roman"/>
          <w:sz w:val="24"/>
          <w:szCs w:val="24"/>
        </w:rPr>
        <w:t xml:space="preserve">across </w:t>
      </w:r>
      <w:ins w:id="0" w:author="Good, Jeffrey" w:date="2025-01-06T09:38:00Z" w16du:dateUtc="2025-01-06T16:38:00Z">
        <w:r w:rsidR="008D160B">
          <w:rPr>
            <w:rFonts w:ascii="Times New Roman" w:hAnsi="Times New Roman" w:cs="Times New Roman"/>
            <w:sz w:val="24"/>
            <w:szCs w:val="24"/>
          </w:rPr>
          <w:t>~</w:t>
        </w:r>
      </w:ins>
      <w:r w:rsidR="00A03219">
        <w:rPr>
          <w:rFonts w:ascii="Times New Roman" w:hAnsi="Times New Roman" w:cs="Times New Roman"/>
          <w:sz w:val="24"/>
          <w:szCs w:val="24"/>
        </w:rPr>
        <w:t xml:space="preserve">12 million years of divergence. We </w:t>
      </w:r>
      <w:r w:rsidR="00E4229C">
        <w:rPr>
          <w:rFonts w:ascii="Times New Roman" w:hAnsi="Times New Roman" w:cs="Times New Roman"/>
          <w:sz w:val="24"/>
          <w:szCs w:val="24"/>
        </w:rPr>
        <w:t xml:space="preserve">found </w:t>
      </w:r>
      <w:r w:rsidR="00D62D31">
        <w:rPr>
          <w:rFonts w:ascii="Times New Roman" w:hAnsi="Times New Roman" w:cs="Times New Roman"/>
          <w:sz w:val="24"/>
          <w:szCs w:val="24"/>
        </w:rPr>
        <w:t xml:space="preserve">that </w:t>
      </w:r>
      <w:r w:rsidR="00727C10">
        <w:rPr>
          <w:rFonts w:ascii="Times New Roman" w:hAnsi="Times New Roman" w:cs="Times New Roman"/>
          <w:sz w:val="24"/>
          <w:szCs w:val="24"/>
        </w:rPr>
        <w:t xml:space="preserve">proximate </w:t>
      </w:r>
      <w:r w:rsidR="00E4229C">
        <w:rPr>
          <w:rFonts w:ascii="Times New Roman" w:hAnsi="Times New Roman" w:cs="Times New Roman"/>
          <w:sz w:val="24"/>
          <w:szCs w:val="24"/>
        </w:rPr>
        <w:t xml:space="preserve">chromosomal </w:t>
      </w:r>
      <w:r w:rsidR="00727C10">
        <w:rPr>
          <w:rFonts w:ascii="Times New Roman" w:hAnsi="Times New Roman" w:cs="Times New Roman"/>
          <w:sz w:val="24"/>
          <w:szCs w:val="24"/>
        </w:rPr>
        <w:t xml:space="preserve">regions </w:t>
      </w:r>
      <w:r w:rsidR="00EA4EAB">
        <w:rPr>
          <w:rFonts w:ascii="Times New Roman" w:hAnsi="Times New Roman" w:cs="Times New Roman"/>
          <w:sz w:val="24"/>
          <w:szCs w:val="24"/>
        </w:rPr>
        <w:t>tended to have more</w:t>
      </w:r>
      <w:r w:rsidR="00E4229C">
        <w:rPr>
          <w:rFonts w:ascii="Times New Roman" w:hAnsi="Times New Roman" w:cs="Times New Roman"/>
          <w:sz w:val="24"/>
          <w:szCs w:val="24"/>
        </w:rPr>
        <w:t xml:space="preserve"> </w:t>
      </w:r>
      <w:r w:rsidR="00727C10">
        <w:rPr>
          <w:rFonts w:ascii="Times New Roman" w:hAnsi="Times New Roman" w:cs="Times New Roman"/>
          <w:sz w:val="24"/>
          <w:szCs w:val="24"/>
        </w:rPr>
        <w:t xml:space="preserve">similar </w:t>
      </w:r>
      <w:r w:rsidR="00EA4EAB">
        <w:rPr>
          <w:rFonts w:ascii="Times New Roman" w:hAnsi="Times New Roman" w:cs="Times New Roman"/>
          <w:sz w:val="24"/>
          <w:szCs w:val="24"/>
        </w:rPr>
        <w:t>phylogenetic histories</w:t>
      </w:r>
      <w:ins w:id="1" w:author="Good, Jeffrey" w:date="2025-01-06T09:38:00Z" w16du:dateUtc="2025-01-06T16:38:00Z">
        <w:r w:rsidR="008D160B">
          <w:rPr>
            <w:rFonts w:ascii="Times New Roman" w:hAnsi="Times New Roman" w:cs="Times New Roman"/>
            <w:sz w:val="24"/>
            <w:szCs w:val="24"/>
          </w:rPr>
          <w:t xml:space="preserve">. </w:t>
        </w:r>
      </w:ins>
      <w:del w:id="2" w:author="Good, Jeffrey" w:date="2025-01-06T09:39:00Z" w16du:dateUtc="2025-01-06T16:39:00Z">
        <w:r w:rsidR="00734B4F" w:rsidDel="008D160B">
          <w:rPr>
            <w:rFonts w:ascii="Times New Roman" w:hAnsi="Times New Roman" w:cs="Times New Roman"/>
            <w:sz w:val="24"/>
            <w:szCs w:val="24"/>
          </w:rPr>
          <w:delText>,</w:delText>
        </w:r>
        <w:r w:rsidR="00A03219" w:rsidDel="008D160B">
          <w:rPr>
            <w:rFonts w:ascii="Times New Roman" w:hAnsi="Times New Roman" w:cs="Times New Roman"/>
            <w:sz w:val="24"/>
            <w:szCs w:val="24"/>
          </w:rPr>
          <w:delText xml:space="preserve"> but </w:delText>
        </w:r>
      </w:del>
      <w:ins w:id="3" w:author="Good, Jeffrey" w:date="2025-01-06T09:39:00Z" w16du:dateUtc="2025-01-06T16:39:00Z">
        <w:r w:rsidR="008D160B">
          <w:rPr>
            <w:rFonts w:ascii="Times New Roman" w:hAnsi="Times New Roman" w:cs="Times New Roman"/>
            <w:sz w:val="24"/>
            <w:szCs w:val="24"/>
          </w:rPr>
          <w:t>T</w:t>
        </w:r>
      </w:ins>
      <w:ins w:id="4" w:author="Good, Jeffrey" w:date="2025-01-06T09:38:00Z" w16du:dateUtc="2025-01-06T16:38:00Z">
        <w:r w:rsidR="008D160B">
          <w:rPr>
            <w:rFonts w:ascii="Times New Roman" w:hAnsi="Times New Roman" w:cs="Times New Roman"/>
            <w:sz w:val="24"/>
            <w:szCs w:val="24"/>
          </w:rPr>
          <w:t xml:space="preserve">here was </w:t>
        </w:r>
      </w:ins>
      <w:r w:rsidR="00A747AD" w:rsidRPr="00031896">
        <w:rPr>
          <w:rFonts w:ascii="Times New Roman" w:hAnsi="Times New Roman" w:cs="Times New Roman"/>
          <w:sz w:val="24"/>
          <w:szCs w:val="24"/>
        </w:rPr>
        <w:t xml:space="preserve">no </w:t>
      </w:r>
      <w:r w:rsidR="00981BBE">
        <w:rPr>
          <w:rFonts w:ascii="Times New Roman" w:hAnsi="Times New Roman" w:cs="Times New Roman"/>
          <w:sz w:val="24"/>
          <w:szCs w:val="24"/>
        </w:rPr>
        <w:t xml:space="preserve">clear </w:t>
      </w:r>
      <w:r w:rsidR="00A747AD" w:rsidRPr="00031896">
        <w:rPr>
          <w:rFonts w:ascii="Times New Roman" w:hAnsi="Times New Roman" w:cs="Times New Roman"/>
          <w:sz w:val="24"/>
          <w:szCs w:val="24"/>
        </w:rPr>
        <w:t>relationship between</w:t>
      </w:r>
      <w:r w:rsidR="00247FEB">
        <w:rPr>
          <w:rFonts w:ascii="Times New Roman" w:hAnsi="Times New Roman" w:cs="Times New Roman"/>
          <w:sz w:val="24"/>
          <w:szCs w:val="24"/>
        </w:rPr>
        <w:t xml:space="preserve"> local</w:t>
      </w:r>
      <w:r w:rsidR="00A747AD" w:rsidRPr="00031896">
        <w:rPr>
          <w:rFonts w:ascii="Times New Roman" w:hAnsi="Times New Roman" w:cs="Times New Roman"/>
          <w:sz w:val="24"/>
          <w:szCs w:val="24"/>
        </w:rPr>
        <w:t xml:space="preserve"> tree similarity and recombination rate</w:t>
      </w:r>
      <w:r w:rsidR="00A747AD">
        <w:rPr>
          <w:rFonts w:ascii="Times New Roman" w:hAnsi="Times New Roman" w:cs="Times New Roman"/>
          <w:sz w:val="24"/>
          <w:szCs w:val="24"/>
        </w:rPr>
        <w:t>s</w:t>
      </w:r>
      <w:r w:rsidR="0051283D">
        <w:rPr>
          <w:rFonts w:ascii="Times New Roman" w:hAnsi="Times New Roman" w:cs="Times New Roman"/>
          <w:sz w:val="24"/>
          <w:szCs w:val="24"/>
        </w:rPr>
        <w:t xml:space="preserve"> in house mice</w:t>
      </w:r>
      <w:ins w:id="5" w:author="Good, Jeffrey" w:date="2025-01-06T09:39:00Z" w16du:dateUtc="2025-01-06T16:39:00Z">
        <w:r w:rsidR="008D160B">
          <w:rPr>
            <w:rFonts w:ascii="Times New Roman" w:hAnsi="Times New Roman" w:cs="Times New Roman"/>
            <w:sz w:val="24"/>
            <w:szCs w:val="24"/>
          </w:rPr>
          <w:t xml:space="preserve">, but </w:t>
        </w:r>
      </w:ins>
      <w:del w:id="6" w:author="Good, Jeffrey" w:date="2025-01-06T09:39:00Z" w16du:dateUtc="2025-01-06T16:39:00Z">
        <w:r w:rsidR="00A03219" w:rsidDel="008D160B">
          <w:rPr>
            <w:rFonts w:ascii="Times New Roman" w:hAnsi="Times New Roman" w:cs="Times New Roman"/>
            <w:sz w:val="24"/>
            <w:szCs w:val="24"/>
          </w:rPr>
          <w:delText>. However</w:delText>
        </w:r>
        <w:r w:rsidR="0051283D" w:rsidDel="008D160B">
          <w:rPr>
            <w:rFonts w:ascii="Times New Roman" w:hAnsi="Times New Roman" w:cs="Times New Roman"/>
            <w:sz w:val="24"/>
            <w:szCs w:val="24"/>
          </w:rPr>
          <w:delText>,</w:delText>
        </w:r>
        <w:r w:rsidR="00247FEB" w:rsidDel="008D160B">
          <w:rPr>
            <w:rFonts w:ascii="Times New Roman" w:hAnsi="Times New Roman" w:cs="Times New Roman"/>
            <w:sz w:val="24"/>
            <w:szCs w:val="24"/>
          </w:rPr>
          <w:delText xml:space="preserve"> </w:delText>
        </w:r>
      </w:del>
      <w:r w:rsidR="00247FEB">
        <w:rPr>
          <w:rFonts w:ascii="Times New Roman" w:hAnsi="Times New Roman" w:cs="Times New Roman"/>
          <w:sz w:val="24"/>
          <w:szCs w:val="24"/>
        </w:rPr>
        <w:t>we d</w:t>
      </w:r>
      <w:r w:rsidR="00981BBE">
        <w:rPr>
          <w:rFonts w:ascii="Times New Roman" w:hAnsi="Times New Roman" w:cs="Times New Roman"/>
          <w:sz w:val="24"/>
          <w:szCs w:val="24"/>
        </w:rPr>
        <w:t>id</w:t>
      </w:r>
      <w:r w:rsidR="00247FEB">
        <w:rPr>
          <w:rFonts w:ascii="Times New Roman" w:hAnsi="Times New Roman" w:cs="Times New Roman"/>
          <w:sz w:val="24"/>
          <w:szCs w:val="24"/>
        </w:rPr>
        <w:t xml:space="preserve"> observe a correlation between recombination rate</w:t>
      </w:r>
      <w:r w:rsidR="00981BBE">
        <w:rPr>
          <w:rFonts w:ascii="Times New Roman" w:hAnsi="Times New Roman" w:cs="Times New Roman"/>
          <w:sz w:val="24"/>
          <w:szCs w:val="24"/>
        </w:rPr>
        <w:t>s</w:t>
      </w:r>
      <w:r w:rsidR="00247FEB">
        <w:rPr>
          <w:rFonts w:ascii="Times New Roman" w:hAnsi="Times New Roman" w:cs="Times New Roman"/>
          <w:sz w:val="24"/>
          <w:szCs w:val="24"/>
        </w:rPr>
        <w:t xml:space="preserve"> and average similarity </w:t>
      </w:r>
      <w:r w:rsidR="00981BBE">
        <w:rPr>
          <w:rFonts w:ascii="Times New Roman" w:hAnsi="Times New Roman" w:cs="Times New Roman"/>
          <w:sz w:val="24"/>
          <w:szCs w:val="24"/>
        </w:rPr>
        <w:t>to</w:t>
      </w:r>
      <w:r w:rsidR="00247FEB">
        <w:rPr>
          <w:rFonts w:ascii="Times New Roman" w:hAnsi="Times New Roman" w:cs="Times New Roman"/>
          <w:sz w:val="24"/>
          <w:szCs w:val="24"/>
        </w:rPr>
        <w:t xml:space="preserve"> the species tree</w:t>
      </w:r>
      <w:r w:rsidR="0051283D">
        <w:rPr>
          <w:rFonts w:ascii="Times New Roman" w:hAnsi="Times New Roman" w:cs="Times New Roman"/>
          <w:sz w:val="24"/>
          <w:szCs w:val="24"/>
        </w:rPr>
        <w:t>.</w:t>
      </w:r>
      <w:r w:rsidR="00785CCB">
        <w:rPr>
          <w:rFonts w:ascii="Times New Roman" w:hAnsi="Times New Roman" w:cs="Times New Roman"/>
          <w:sz w:val="24"/>
          <w:szCs w:val="24"/>
        </w:rPr>
        <w:t xml:space="preserve"> We also detected </w:t>
      </w:r>
      <w:r w:rsidR="00796392">
        <w:rPr>
          <w:rFonts w:ascii="Times New Roman" w:hAnsi="Times New Roman" w:cs="Times New Roman"/>
          <w:sz w:val="24"/>
          <w:szCs w:val="24"/>
        </w:rPr>
        <w:t>a strong influence of linked</w:t>
      </w:r>
      <w:r w:rsidR="00E10D27">
        <w:rPr>
          <w:rFonts w:ascii="Times New Roman" w:hAnsi="Times New Roman" w:cs="Times New Roman"/>
          <w:sz w:val="24"/>
          <w:szCs w:val="24"/>
        </w:rPr>
        <w:t xml:space="preserve"> </w:t>
      </w:r>
      <w:r w:rsidR="00796392">
        <w:rPr>
          <w:rFonts w:ascii="Times New Roman" w:hAnsi="Times New Roman" w:cs="Times New Roman"/>
          <w:sz w:val="24"/>
          <w:szCs w:val="24"/>
        </w:rPr>
        <w:t>selection</w:t>
      </w:r>
      <w:r w:rsidR="00214FED">
        <w:rPr>
          <w:rFonts w:ascii="Times New Roman" w:hAnsi="Times New Roman" w:cs="Times New Roman"/>
          <w:sz w:val="24"/>
          <w:szCs w:val="24"/>
        </w:rPr>
        <w:t xml:space="preserve"> whereby </w:t>
      </w:r>
      <w:r w:rsidR="00E10D27">
        <w:rPr>
          <w:rFonts w:ascii="Times New Roman" w:hAnsi="Times New Roman" w:cs="Times New Roman"/>
          <w:sz w:val="24"/>
          <w:szCs w:val="24"/>
        </w:rPr>
        <w:t xml:space="preserve">purifying selection at UCEs led to </w:t>
      </w:r>
      <w:r w:rsidR="00734B4F">
        <w:rPr>
          <w:rFonts w:ascii="Times New Roman" w:hAnsi="Times New Roman" w:cs="Times New Roman"/>
          <w:sz w:val="24"/>
          <w:szCs w:val="24"/>
        </w:rPr>
        <w:t xml:space="preserve">appreciably </w:t>
      </w:r>
      <w:r w:rsidR="00E10D27">
        <w:rPr>
          <w:rFonts w:ascii="Times New Roman" w:hAnsi="Times New Roman" w:cs="Times New Roman"/>
          <w:sz w:val="24"/>
          <w:szCs w:val="24"/>
        </w:rPr>
        <w:t xml:space="preserve">less discordance. </w:t>
      </w:r>
      <w:r w:rsidR="005F6398">
        <w:rPr>
          <w:rFonts w:ascii="Times New Roman" w:hAnsi="Times New Roman" w:cs="Times New Roman"/>
          <w:sz w:val="24"/>
          <w:szCs w:val="24"/>
        </w:rPr>
        <w:t>Finally,</w:t>
      </w:r>
      <w:r w:rsidR="000A7DA1">
        <w:rPr>
          <w:rFonts w:ascii="Times New Roman" w:hAnsi="Times New Roman" w:cs="Times New Roman"/>
          <w:sz w:val="24"/>
          <w:szCs w:val="24"/>
        </w:rPr>
        <w:t xml:space="preserve"> </w:t>
      </w:r>
      <w:r w:rsidR="005F6398">
        <w:rPr>
          <w:rFonts w:ascii="Times New Roman" w:hAnsi="Times New Roman" w:cs="Times New Roman"/>
          <w:sz w:val="24"/>
          <w:szCs w:val="24"/>
        </w:rPr>
        <w:t>w</w:t>
      </w:r>
      <w:r w:rsidR="000A7DA1">
        <w:rPr>
          <w:rFonts w:ascii="Times New Roman" w:hAnsi="Times New Roman" w:cs="Times New Roman"/>
          <w:sz w:val="24"/>
          <w:szCs w:val="24"/>
        </w:rPr>
        <w:t xml:space="preserve">e show that </w:t>
      </w:r>
      <w:r w:rsidR="00193D17">
        <w:rPr>
          <w:rFonts w:ascii="Times New Roman" w:hAnsi="Times New Roman" w:cs="Times New Roman"/>
          <w:sz w:val="24"/>
          <w:szCs w:val="24"/>
        </w:rPr>
        <w:t xml:space="preserve">assuming </w:t>
      </w:r>
      <w:r w:rsidR="000A7DA1">
        <w:rPr>
          <w:rFonts w:ascii="Times New Roman" w:hAnsi="Times New Roman" w:cs="Times New Roman"/>
          <w:sz w:val="24"/>
          <w:szCs w:val="24"/>
        </w:rPr>
        <w:t xml:space="preserve">a single species tree can result in </w:t>
      </w:r>
      <w:del w:id="7" w:author="Jeremy B. Searle" w:date="2025-01-05T11:11:00Z">
        <w:r w:rsidR="005F6398" w:rsidDel="00986218">
          <w:rPr>
            <w:rFonts w:ascii="Times New Roman" w:hAnsi="Times New Roman" w:cs="Times New Roman"/>
            <w:sz w:val="24"/>
            <w:szCs w:val="24"/>
          </w:rPr>
          <w:delText xml:space="preserve">high </w:delText>
        </w:r>
        <w:r w:rsidR="00932AAA" w:rsidDel="00986218">
          <w:rPr>
            <w:rFonts w:ascii="Times New Roman" w:hAnsi="Times New Roman" w:cs="Times New Roman"/>
            <w:sz w:val="24"/>
            <w:szCs w:val="24"/>
          </w:rPr>
          <w:delText>error</w:delText>
        </w:r>
        <w:r w:rsidR="005F6398" w:rsidDel="00986218">
          <w:rPr>
            <w:rFonts w:ascii="Times New Roman" w:hAnsi="Times New Roman" w:cs="Times New Roman"/>
            <w:sz w:val="24"/>
            <w:szCs w:val="24"/>
          </w:rPr>
          <w:delText xml:space="preserve"> rates</w:delText>
        </w:r>
      </w:del>
      <w:ins w:id="8" w:author="Jeremy B. Searle" w:date="2025-01-05T11:11:00Z">
        <w:r w:rsidR="00986218">
          <w:rPr>
            <w:rFonts w:ascii="Times New Roman" w:hAnsi="Times New Roman" w:cs="Times New Roman"/>
            <w:sz w:val="24"/>
            <w:szCs w:val="24"/>
          </w:rPr>
          <w:t>substantial deviation from the results with gene trees</w:t>
        </w:r>
      </w:ins>
      <w:r w:rsidR="000A7DA1">
        <w:rPr>
          <w:rFonts w:ascii="Times New Roman" w:hAnsi="Times New Roman" w:cs="Times New Roman"/>
          <w:sz w:val="24"/>
          <w:szCs w:val="24"/>
        </w:rPr>
        <w:t xml:space="preserve"> when </w:t>
      </w:r>
      <w:r w:rsidR="00756294">
        <w:rPr>
          <w:rFonts w:ascii="Times New Roman" w:hAnsi="Times New Roman" w:cs="Times New Roman"/>
          <w:sz w:val="24"/>
          <w:szCs w:val="24"/>
        </w:rPr>
        <w:t>testing for</w:t>
      </w:r>
      <w:r w:rsidR="000A7DA1">
        <w:rPr>
          <w:rFonts w:ascii="Times New Roman" w:hAnsi="Times New Roman" w:cs="Times New Roman"/>
          <w:sz w:val="24"/>
          <w:szCs w:val="24"/>
        </w:rPr>
        <w:t xml:space="preserve"> positive selection</w:t>
      </w:r>
      <w:r w:rsidR="005F6398">
        <w:rPr>
          <w:rFonts w:ascii="Times New Roman" w:hAnsi="Times New Roman" w:cs="Times New Roman"/>
          <w:sz w:val="24"/>
          <w:szCs w:val="24"/>
        </w:rPr>
        <w:t xml:space="preserve"> under different models</w:t>
      </w:r>
      <w:r w:rsidR="000A7DA1">
        <w:rPr>
          <w:rFonts w:ascii="Times New Roman" w:hAnsi="Times New Roman" w:cs="Times New Roman"/>
          <w:sz w:val="24"/>
          <w:szCs w:val="24"/>
        </w:rPr>
        <w:t>.</w:t>
      </w:r>
      <w:r w:rsidR="00795598">
        <w:rPr>
          <w:rFonts w:ascii="Times New Roman" w:hAnsi="Times New Roman" w:cs="Times New Roman"/>
          <w:sz w:val="24"/>
          <w:szCs w:val="24"/>
        </w:rPr>
        <w:t xml:space="preserve"> </w:t>
      </w:r>
      <w:r w:rsidR="005F6398">
        <w:rPr>
          <w:rFonts w:ascii="Times New Roman" w:hAnsi="Times New Roman" w:cs="Times New Roman"/>
          <w:sz w:val="24"/>
          <w:szCs w:val="24"/>
        </w:rPr>
        <w:t xml:space="preserve">Collectively, our results </w:t>
      </w:r>
      <w:r w:rsidR="00932AAA">
        <w:rPr>
          <w:rFonts w:ascii="Times New Roman" w:hAnsi="Times New Roman" w:cs="Times New Roman"/>
          <w:sz w:val="24"/>
          <w:szCs w:val="24"/>
        </w:rPr>
        <w:t>highlight</w:t>
      </w:r>
      <w:r w:rsidR="00C52935">
        <w:rPr>
          <w:rFonts w:ascii="Times New Roman" w:hAnsi="Times New Roman" w:cs="Times New Roman"/>
          <w:sz w:val="24"/>
          <w:szCs w:val="24"/>
        </w:rPr>
        <w:t xml:space="preserve"> </w:t>
      </w:r>
      <w:r w:rsidR="00756294">
        <w:rPr>
          <w:rFonts w:ascii="Times New Roman" w:hAnsi="Times New Roman" w:cs="Times New Roman"/>
          <w:sz w:val="24"/>
          <w:szCs w:val="24"/>
        </w:rPr>
        <w:t xml:space="preserve">the </w:t>
      </w:r>
      <w:r w:rsidR="005F6398">
        <w:rPr>
          <w:rFonts w:ascii="Times New Roman" w:hAnsi="Times New Roman" w:cs="Times New Roman"/>
          <w:sz w:val="24"/>
          <w:szCs w:val="24"/>
        </w:rPr>
        <w:t>complex relationship between phylogenetic inference and genome biology</w:t>
      </w:r>
      <w:r w:rsidR="00C300CE">
        <w:rPr>
          <w:rFonts w:ascii="Times New Roman" w:hAnsi="Times New Roman" w:cs="Times New Roman"/>
          <w:sz w:val="24"/>
          <w:szCs w:val="24"/>
        </w:rPr>
        <w:t xml:space="preserve"> and underscore how </w:t>
      </w:r>
      <w:r w:rsidR="004A4637">
        <w:rPr>
          <w:rFonts w:ascii="Times New Roman" w:hAnsi="Times New Roman" w:cs="Times New Roman"/>
          <w:sz w:val="24"/>
          <w:szCs w:val="24"/>
        </w:rPr>
        <w:t>failure to account for this complexity can</w:t>
      </w:r>
      <w:r w:rsidR="00C300CE">
        <w:rPr>
          <w:rFonts w:ascii="Times New Roman" w:hAnsi="Times New Roman" w:cs="Times New Roman"/>
          <w:sz w:val="24"/>
          <w:szCs w:val="24"/>
        </w:rPr>
        <w:t xml:space="preserve"> mislead </w:t>
      </w:r>
      <w:r w:rsidR="00C52935">
        <w:rPr>
          <w:rFonts w:ascii="Times New Roman" w:hAnsi="Times New Roman" w:cs="Times New Roman"/>
          <w:sz w:val="24"/>
          <w:szCs w:val="24"/>
        </w:rPr>
        <w:t xml:space="preserve">comparative </w:t>
      </w:r>
      <w:r w:rsidR="00C300CE">
        <w:rPr>
          <w:rFonts w:ascii="Times New Roman" w:hAnsi="Times New Roman" w:cs="Times New Roman"/>
          <w:sz w:val="24"/>
          <w:szCs w:val="24"/>
        </w:rPr>
        <w:t xml:space="preserve">genomic </w:t>
      </w:r>
      <w:r w:rsidR="00C52935">
        <w:rPr>
          <w:rFonts w:ascii="Times New Roman" w:hAnsi="Times New Roman" w:cs="Times New Roman"/>
          <w:sz w:val="24"/>
          <w:szCs w:val="24"/>
        </w:rPr>
        <w:t>studies.</w:t>
      </w:r>
    </w:p>
    <w:p w14:paraId="361F2A96" w14:textId="77777777" w:rsidR="008C30FE" w:rsidRDefault="008C30FE" w:rsidP="005F6398">
      <w:pPr>
        <w:spacing w:after="160" w:line="259" w:lineRule="auto"/>
        <w:jc w:val="both"/>
        <w:rPr>
          <w:rFonts w:ascii="Times New Roman" w:hAnsi="Times New Roman" w:cs="Times New Roman"/>
          <w:b/>
          <w:bCs/>
          <w:sz w:val="24"/>
          <w:szCs w:val="24"/>
        </w:rPr>
      </w:pPr>
    </w:p>
    <w:p w14:paraId="36354A9A" w14:textId="77777777" w:rsidR="008C30FE" w:rsidRDefault="008C30FE" w:rsidP="008C30FE">
      <w:pPr>
        <w:spacing w:after="160" w:line="259" w:lineRule="auto"/>
        <w:jc w:val="both"/>
        <w:rPr>
          <w:rFonts w:ascii="Times New Roman" w:hAnsi="Times New Roman" w:cs="Times New Roman"/>
          <w:i/>
          <w:iCs/>
          <w:sz w:val="24"/>
          <w:szCs w:val="24"/>
        </w:rPr>
      </w:pPr>
      <w:r>
        <w:rPr>
          <w:rFonts w:ascii="Times New Roman" w:hAnsi="Times New Roman" w:cs="Times New Roman"/>
          <w:b/>
          <w:bCs/>
          <w:sz w:val="24"/>
          <w:szCs w:val="24"/>
        </w:rPr>
        <w:t>Keywords:</w:t>
      </w:r>
      <w:r>
        <w:rPr>
          <w:rFonts w:ascii="Times New Roman" w:hAnsi="Times New Roman" w:cs="Times New Roman"/>
          <w:sz w:val="24"/>
          <w:szCs w:val="24"/>
        </w:rPr>
        <w:t xml:space="preserve"> </w:t>
      </w:r>
      <w:r>
        <w:rPr>
          <w:rFonts w:ascii="Times New Roman" w:hAnsi="Times New Roman" w:cs="Times New Roman"/>
          <w:i/>
          <w:iCs/>
          <w:sz w:val="24"/>
          <w:szCs w:val="24"/>
        </w:rPr>
        <w:t>phylogenetic discordance, murine rodents, molecular evolution recombination, genomics, mouse</w:t>
      </w:r>
    </w:p>
    <w:p w14:paraId="357BD57B" w14:textId="77777777" w:rsidR="008C30FE" w:rsidRDefault="008C30FE" w:rsidP="008C30FE">
      <w:pPr>
        <w:spacing w:after="160" w:line="259" w:lineRule="auto"/>
        <w:jc w:val="both"/>
        <w:rPr>
          <w:rFonts w:ascii="Times New Roman" w:hAnsi="Times New Roman" w:cs="Times New Roman"/>
          <w:b/>
          <w:bCs/>
          <w:sz w:val="24"/>
          <w:szCs w:val="24"/>
        </w:rPr>
      </w:pPr>
      <w:r>
        <w:rPr>
          <w:rFonts w:ascii="Times New Roman" w:hAnsi="Times New Roman" w:cs="Times New Roman"/>
          <w:b/>
          <w:bCs/>
          <w:sz w:val="24"/>
          <w:szCs w:val="24"/>
        </w:rPr>
        <w:t>Significance Statement</w:t>
      </w:r>
    </w:p>
    <w:p w14:paraId="28A14304" w14:textId="72590562" w:rsidR="00805723" w:rsidRPr="00204945" w:rsidRDefault="008C30FE" w:rsidP="008C30FE">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Genomic data has demonstrated that when sequences from multiple species are compared, different regions of the genome exhibit different phylogenetic histories. These discordant histories could be due to either biological processes, such as ancestral variation or introgression, or artifacts of the inference process. We use the genomes of several murine rodents to distinguish how features of the genome, such as recombination rates, genes, and other conserved regions, affect this discordance across the genome. Considering the prevalence of discordance across the genome, we also test how using a single species tree, a common practice, affects inferences from tests for positive selection. Our study shows that conserved genomic loci exhibit lower amounts of discordance, and that discordance can negatively affect inferences of selection</w:t>
      </w:r>
      <w:del w:id="9" w:author="Jeremy B. Searle" w:date="2025-01-05T11:18:00Z">
        <w:r w:rsidDel="00F85DF5">
          <w:rPr>
            <w:rFonts w:ascii="Times New Roman" w:hAnsi="Times New Roman" w:cs="Times New Roman"/>
            <w:sz w:val="24"/>
            <w:szCs w:val="24"/>
          </w:rPr>
          <w:delText xml:space="preserve"> when the incorrect species tree is used</w:delText>
        </w:r>
      </w:del>
      <w:r>
        <w:rPr>
          <w:rFonts w:ascii="Times New Roman" w:hAnsi="Times New Roman" w:cs="Times New Roman"/>
          <w:sz w:val="24"/>
          <w:szCs w:val="24"/>
        </w:rPr>
        <w:t>.</w:t>
      </w:r>
      <w:r w:rsidR="00805723" w:rsidRPr="00197A2B">
        <w:rPr>
          <w:rFonts w:ascii="Times New Roman" w:hAnsi="Times New Roman" w:cs="Times New Roman"/>
          <w:b/>
          <w:bCs/>
          <w:sz w:val="24"/>
          <w:szCs w:val="24"/>
        </w:rPr>
        <w:br w:type="page"/>
      </w:r>
    </w:p>
    <w:p w14:paraId="6629874C" w14:textId="39131489" w:rsidR="008D459C" w:rsidRDefault="00805723" w:rsidP="00F413E3">
      <w:pPr>
        <w:pStyle w:val="Heading1"/>
        <w:jc w:val="both"/>
      </w:pPr>
      <w:r w:rsidRPr="00197A2B">
        <w:lastRenderedPageBreak/>
        <w:t>Introduction</w:t>
      </w:r>
    </w:p>
    <w:p w14:paraId="2E9D066F" w14:textId="5A04DB8E" w:rsidR="005D3A4E" w:rsidRDefault="005D23E1"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Phylogenies </w:t>
      </w:r>
      <w:r w:rsidR="00E54BBB">
        <w:rPr>
          <w:rFonts w:ascii="Times New Roman" w:hAnsi="Times New Roman" w:cs="Times New Roman"/>
          <w:sz w:val="24"/>
          <w:szCs w:val="24"/>
        </w:rPr>
        <w:t xml:space="preserve">are </w:t>
      </w:r>
      <w:r w:rsidR="00193F54">
        <w:rPr>
          <w:rFonts w:ascii="Times New Roman" w:hAnsi="Times New Roman" w:cs="Times New Roman"/>
          <w:sz w:val="24"/>
          <w:szCs w:val="24"/>
        </w:rPr>
        <w:t>the unifying concept in understanding</w:t>
      </w:r>
      <w:r>
        <w:rPr>
          <w:rFonts w:ascii="Times New Roman" w:hAnsi="Times New Roman" w:cs="Times New Roman"/>
          <w:sz w:val="24"/>
          <w:szCs w:val="24"/>
        </w:rPr>
        <w:t xml:space="preserve"> the evolution of species, traits, </w:t>
      </w:r>
      <w:r w:rsidR="00193F54">
        <w:rPr>
          <w:rFonts w:ascii="Times New Roman" w:hAnsi="Times New Roman" w:cs="Times New Roman"/>
          <w:sz w:val="24"/>
          <w:szCs w:val="24"/>
        </w:rPr>
        <w:t xml:space="preserve">and </w:t>
      </w:r>
      <w:r>
        <w:rPr>
          <w:rFonts w:ascii="Times New Roman" w:hAnsi="Times New Roman" w:cs="Times New Roman"/>
          <w:sz w:val="24"/>
          <w:szCs w:val="24"/>
        </w:rPr>
        <w:t xml:space="preserve">genes. </w:t>
      </w:r>
      <w:r w:rsidRPr="00197A2B">
        <w:rPr>
          <w:rFonts w:ascii="Times New Roman" w:hAnsi="Times New Roman" w:cs="Times New Roman"/>
          <w:sz w:val="24"/>
          <w:szCs w:val="24"/>
        </w:rPr>
        <w:t xml:space="preserve">However, </w:t>
      </w:r>
      <w:r w:rsidR="00EC57AE">
        <w:rPr>
          <w:rFonts w:ascii="Times New Roman" w:hAnsi="Times New Roman" w:cs="Times New Roman"/>
          <w:sz w:val="24"/>
          <w:szCs w:val="24"/>
        </w:rPr>
        <w:t xml:space="preserve">extensive </w:t>
      </w:r>
      <w:r w:rsidR="00020AE9">
        <w:rPr>
          <w:rFonts w:ascii="Times New Roman" w:hAnsi="Times New Roman" w:cs="Times New Roman"/>
          <w:sz w:val="24"/>
          <w:szCs w:val="24"/>
        </w:rPr>
        <w:t>high-throughput sequencing</w:t>
      </w:r>
      <w:r w:rsidR="00EC57AE">
        <w:rPr>
          <w:rFonts w:ascii="Times New Roman" w:hAnsi="Times New Roman" w:cs="Times New Roman"/>
          <w:sz w:val="24"/>
          <w:szCs w:val="24"/>
        </w:rPr>
        <w:t xml:space="preserve"> data</w:t>
      </w:r>
      <w:r w:rsidR="00020AE9">
        <w:rPr>
          <w:rFonts w:ascii="Times New Roman" w:hAnsi="Times New Roman" w:cs="Times New Roman"/>
          <w:sz w:val="24"/>
          <w:szCs w:val="24"/>
        </w:rPr>
        <w:t xml:space="preserve"> </w:t>
      </w:r>
      <w:r w:rsidR="00EC57AE">
        <w:rPr>
          <w:rFonts w:ascii="Times New Roman" w:hAnsi="Times New Roman" w:cs="Times New Roman"/>
          <w:sz w:val="24"/>
          <w:szCs w:val="24"/>
        </w:rPr>
        <w:t>has</w:t>
      </w:r>
      <w:r w:rsidR="00340D8F">
        <w:rPr>
          <w:rFonts w:ascii="Times New Roman" w:hAnsi="Times New Roman" w:cs="Times New Roman"/>
          <w:sz w:val="24"/>
          <w:szCs w:val="24"/>
        </w:rPr>
        <w:t xml:space="preserve"> now revealed</w:t>
      </w:r>
      <w:r w:rsidR="00EC57AE">
        <w:rPr>
          <w:rFonts w:ascii="Times New Roman" w:hAnsi="Times New Roman" w:cs="Times New Roman"/>
          <w:sz w:val="24"/>
          <w:szCs w:val="24"/>
        </w:rPr>
        <w:t xml:space="preserve"> that evolutionary relationships between species </w:t>
      </w:r>
      <w:del w:id="10" w:author="Good, Jeffrey" w:date="2025-01-06T09:41:00Z" w16du:dateUtc="2025-01-06T16:41:00Z">
        <w:r w:rsidR="00EC57AE" w:rsidDel="008D160B">
          <w:rPr>
            <w:rFonts w:ascii="Times New Roman" w:hAnsi="Times New Roman" w:cs="Times New Roman"/>
            <w:sz w:val="24"/>
            <w:szCs w:val="24"/>
          </w:rPr>
          <w:delText xml:space="preserve">may </w:delText>
        </w:r>
      </w:del>
      <w:ins w:id="11" w:author="Good, Jeffrey" w:date="2025-01-06T09:41:00Z" w16du:dateUtc="2025-01-06T16:41:00Z">
        <w:r w:rsidR="008D160B">
          <w:rPr>
            <w:rFonts w:ascii="Times New Roman" w:hAnsi="Times New Roman" w:cs="Times New Roman"/>
            <w:sz w:val="24"/>
            <w:szCs w:val="24"/>
          </w:rPr>
          <w:t xml:space="preserve">are often </w:t>
        </w:r>
      </w:ins>
      <w:r w:rsidR="00EC57AE">
        <w:rPr>
          <w:rFonts w:ascii="Times New Roman" w:hAnsi="Times New Roman" w:cs="Times New Roman"/>
          <w:sz w:val="24"/>
          <w:szCs w:val="24"/>
        </w:rPr>
        <w:t xml:space="preserve">not be well represented by a single representative phylogeny </w: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 </w:instrTex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EN.CITE.DATA </w:instrText>
      </w:r>
      <w:r w:rsidR="004C0993">
        <w:rPr>
          <w:rFonts w:ascii="Times New Roman" w:hAnsi="Times New Roman" w:cs="Times New Roman"/>
          <w:sz w:val="24"/>
          <w:szCs w:val="24"/>
        </w:rPr>
      </w:r>
      <w:r w:rsidR="004C0993">
        <w:rPr>
          <w:rFonts w:ascii="Times New Roman" w:hAnsi="Times New Roman" w:cs="Times New Roman"/>
          <w:sz w:val="24"/>
          <w:szCs w:val="24"/>
        </w:rPr>
        <w:fldChar w:fldCharType="end"/>
      </w:r>
      <w:r w:rsidR="004C0993">
        <w:rPr>
          <w:rFonts w:ascii="Times New Roman" w:hAnsi="Times New Roman" w:cs="Times New Roman"/>
          <w:sz w:val="24"/>
          <w:szCs w:val="24"/>
        </w:rPr>
      </w:r>
      <w:r w:rsidR="004C0993">
        <w:rPr>
          <w:rFonts w:ascii="Times New Roman" w:hAnsi="Times New Roman" w:cs="Times New Roman"/>
          <w:sz w:val="24"/>
          <w:szCs w:val="24"/>
        </w:rPr>
        <w:fldChar w:fldCharType="separate"/>
      </w:r>
      <w:r w:rsidR="004C0993">
        <w:rPr>
          <w:rFonts w:ascii="Times New Roman" w:hAnsi="Times New Roman" w:cs="Times New Roman"/>
          <w:noProof/>
          <w:sz w:val="24"/>
          <w:szCs w:val="24"/>
        </w:rPr>
        <w:t>(Edwards 2009; Hahn and Nakhleh 2016)</w:t>
      </w:r>
      <w:r w:rsidR="004C0993">
        <w:rPr>
          <w:rFonts w:ascii="Times New Roman" w:hAnsi="Times New Roman" w:cs="Times New Roman"/>
          <w:sz w:val="24"/>
          <w:szCs w:val="24"/>
        </w:rPr>
        <w:fldChar w:fldCharType="end"/>
      </w:r>
      <w:r>
        <w:rPr>
          <w:rFonts w:ascii="Times New Roman" w:hAnsi="Times New Roman" w:cs="Times New Roman"/>
          <w:sz w:val="24"/>
          <w:szCs w:val="24"/>
        </w:rPr>
        <w:t>.</w:t>
      </w:r>
      <w:r w:rsidR="007D5C2F">
        <w:rPr>
          <w:rFonts w:ascii="Times New Roman" w:hAnsi="Times New Roman" w:cs="Times New Roman"/>
          <w:sz w:val="24"/>
          <w:szCs w:val="24"/>
        </w:rPr>
        <w:t xml:space="preserve"> While a </w:t>
      </w:r>
      <w:r w:rsidR="00A0406F">
        <w:rPr>
          <w:rFonts w:ascii="Times New Roman" w:hAnsi="Times New Roman" w:cs="Times New Roman"/>
          <w:sz w:val="24"/>
          <w:szCs w:val="24"/>
        </w:rPr>
        <w:t xml:space="preserve">dominant </w:t>
      </w:r>
      <w:r w:rsidR="00F71891">
        <w:rPr>
          <w:rFonts w:ascii="Times New Roman" w:hAnsi="Times New Roman" w:cs="Times New Roman"/>
          <w:sz w:val="24"/>
          <w:szCs w:val="24"/>
        </w:rPr>
        <w:t xml:space="preserve">signal </w:t>
      </w:r>
      <w:r w:rsidR="007D5C2F">
        <w:rPr>
          <w:rFonts w:ascii="Times New Roman" w:hAnsi="Times New Roman" w:cs="Times New Roman"/>
          <w:sz w:val="24"/>
          <w:szCs w:val="24"/>
        </w:rPr>
        <w:t xml:space="preserve">of </w:t>
      </w:r>
      <w:r w:rsidR="00F71891">
        <w:rPr>
          <w:rFonts w:ascii="Times New Roman" w:hAnsi="Times New Roman" w:cs="Times New Roman"/>
          <w:sz w:val="24"/>
          <w:szCs w:val="24"/>
        </w:rPr>
        <w:t xml:space="preserve">bifurcating </w:t>
      </w:r>
      <w:r w:rsidR="007D5C2F">
        <w:rPr>
          <w:rFonts w:ascii="Times New Roman" w:hAnsi="Times New Roman" w:cs="Times New Roman"/>
          <w:sz w:val="24"/>
          <w:szCs w:val="24"/>
        </w:rPr>
        <w:t xml:space="preserve">speciation </w:t>
      </w:r>
      <w:r w:rsidR="00340D8F">
        <w:rPr>
          <w:rFonts w:ascii="Times New Roman" w:hAnsi="Times New Roman" w:cs="Times New Roman"/>
          <w:sz w:val="24"/>
          <w:szCs w:val="24"/>
        </w:rPr>
        <w:t xml:space="preserve">usually </w:t>
      </w:r>
      <w:r w:rsidR="007D5C2F">
        <w:rPr>
          <w:rFonts w:ascii="Times New Roman" w:hAnsi="Times New Roman" w:cs="Times New Roman"/>
          <w:sz w:val="24"/>
          <w:szCs w:val="24"/>
        </w:rPr>
        <w:t>exist</w:t>
      </w:r>
      <w:r w:rsidR="00340D8F">
        <w:rPr>
          <w:rFonts w:ascii="Times New Roman" w:hAnsi="Times New Roman" w:cs="Times New Roman"/>
          <w:sz w:val="24"/>
          <w:szCs w:val="24"/>
        </w:rPr>
        <w:t>s</w:t>
      </w:r>
      <w:r w:rsidR="005364CC">
        <w:rPr>
          <w:rFonts w:ascii="Times New Roman" w:hAnsi="Times New Roman" w:cs="Times New Roman"/>
          <w:sz w:val="24"/>
          <w:szCs w:val="24"/>
        </w:rPr>
        <w:t xml:space="preserve"> (</w:t>
      </w:r>
      <w:r w:rsidR="005364CC" w:rsidRPr="00502EF9">
        <w:rPr>
          <w:rFonts w:ascii="Times New Roman" w:hAnsi="Times New Roman" w:cs="Times New Roman"/>
          <w:i/>
          <w:iCs/>
          <w:sz w:val="24"/>
          <w:szCs w:val="24"/>
        </w:rPr>
        <w:t>i.e.</w:t>
      </w:r>
      <w:r w:rsidR="005364CC">
        <w:rPr>
          <w:rFonts w:ascii="Times New Roman" w:hAnsi="Times New Roman" w:cs="Times New Roman"/>
          <w:sz w:val="24"/>
          <w:szCs w:val="24"/>
        </w:rPr>
        <w:t>, a species tree)</w:t>
      </w:r>
      <w:r w:rsidR="007D5C2F">
        <w:rPr>
          <w:rFonts w:ascii="Times New Roman" w:hAnsi="Times New Roman" w:cs="Times New Roman"/>
          <w:sz w:val="24"/>
          <w:szCs w:val="24"/>
        </w:rPr>
        <w:t xml:space="preserve">, </w:t>
      </w:r>
      <w:r w:rsidR="00070201">
        <w:rPr>
          <w:rFonts w:ascii="Times New Roman" w:hAnsi="Times New Roman" w:cs="Times New Roman"/>
          <w:sz w:val="24"/>
          <w:szCs w:val="24"/>
        </w:rPr>
        <w:t>phylogenetic signal</w:t>
      </w:r>
      <w:r w:rsidR="005A2A84">
        <w:rPr>
          <w:rFonts w:ascii="Times New Roman" w:hAnsi="Times New Roman" w:cs="Times New Roman"/>
          <w:sz w:val="24"/>
          <w:szCs w:val="24"/>
        </w:rPr>
        <w:t xml:space="preserve"> that may disagree with species relationships</w:t>
      </w:r>
      <w:r w:rsidR="00070201">
        <w:rPr>
          <w:rFonts w:ascii="Times New Roman" w:hAnsi="Times New Roman" w:cs="Times New Roman"/>
          <w:sz w:val="24"/>
          <w:szCs w:val="24"/>
        </w:rPr>
        <w:t xml:space="preserve"> </w:t>
      </w:r>
      <w:r w:rsidR="007B46DD">
        <w:rPr>
          <w:rFonts w:ascii="Times New Roman" w:hAnsi="Times New Roman" w:cs="Times New Roman"/>
          <w:sz w:val="24"/>
          <w:szCs w:val="24"/>
        </w:rPr>
        <w:t>can arise</w:t>
      </w:r>
      <w:r w:rsidR="00070201">
        <w:rPr>
          <w:rFonts w:ascii="Times New Roman" w:hAnsi="Times New Roman" w:cs="Times New Roman"/>
          <w:sz w:val="24"/>
          <w:szCs w:val="24"/>
        </w:rPr>
        <w:t xml:space="preserve"> from ancestral polymorphism</w:t>
      </w:r>
      <w:r w:rsidR="003A7E6B">
        <w:rPr>
          <w:rFonts w:ascii="Times New Roman" w:hAnsi="Times New Roman" w:cs="Times New Roman"/>
          <w:sz w:val="24"/>
          <w:szCs w:val="24"/>
        </w:rPr>
        <w:t>s (incomplete lineage sorting; ILS)</w:t>
      </w:r>
      <w:r w:rsidR="00590E56">
        <w:rPr>
          <w:rFonts w:ascii="Times New Roman" w:hAnsi="Times New Roman" w:cs="Times New Roman"/>
          <w:sz w:val="24"/>
          <w:szCs w:val="24"/>
        </w:rPr>
        <w:t xml:space="preserve">, </w:t>
      </w:r>
      <w:r w:rsidR="00E8757C">
        <w:rPr>
          <w:rFonts w:ascii="Times New Roman" w:hAnsi="Times New Roman" w:cs="Times New Roman"/>
          <w:sz w:val="24"/>
          <w:szCs w:val="24"/>
        </w:rPr>
        <w:t xml:space="preserve">gene flow </w:t>
      </w:r>
      <w:r w:rsidR="00590E56">
        <w:rPr>
          <w:rFonts w:ascii="Times New Roman" w:hAnsi="Times New Roman" w:cs="Times New Roman"/>
          <w:sz w:val="24"/>
          <w:szCs w:val="24"/>
        </w:rPr>
        <w:t>(introgression)</w:t>
      </w:r>
      <w:r w:rsidR="00FF66F6">
        <w:rPr>
          <w:rFonts w:ascii="Times New Roman" w:hAnsi="Times New Roman" w:cs="Times New Roman"/>
          <w:sz w:val="24"/>
          <w:szCs w:val="24"/>
        </w:rPr>
        <w:t>, and g</w:t>
      </w:r>
      <w:r w:rsidR="0073765D">
        <w:rPr>
          <w:rFonts w:ascii="Times New Roman" w:hAnsi="Times New Roman" w:cs="Times New Roman"/>
          <w:sz w:val="24"/>
          <w:szCs w:val="24"/>
        </w:rPr>
        <w:t xml:space="preserve">ene duplication </w:t>
      </w:r>
      <w:r w:rsidR="00FF66F6">
        <w:rPr>
          <w:rFonts w:ascii="Times New Roman" w:hAnsi="Times New Roman" w:cs="Times New Roman"/>
          <w:sz w:val="24"/>
          <w:szCs w:val="24"/>
        </w:rPr>
        <w:t>and</w:t>
      </w:r>
      <w:r w:rsidR="0073765D">
        <w:rPr>
          <w:rFonts w:ascii="Times New Roman" w:hAnsi="Times New Roman" w:cs="Times New Roman"/>
          <w:sz w:val="24"/>
          <w:szCs w:val="24"/>
        </w:rPr>
        <w:t xml:space="preserve"> loss</w:t>
      </w:r>
      <w:r w:rsidR="00DF1CE4">
        <w:rPr>
          <w:rFonts w:ascii="Times New Roman" w:hAnsi="Times New Roman" w:cs="Times New Roman"/>
          <w:sz w:val="24"/>
          <w:szCs w:val="24"/>
        </w:rPr>
        <w:t xml:space="preserve"> </w:t>
      </w:r>
      <w:r w:rsidR="00057E1A">
        <w:rPr>
          <w:rFonts w:ascii="Times New Roman" w:hAnsi="Times New Roman" w:cs="Times New Roman"/>
          <w:sz w:val="24"/>
          <w:szCs w:val="24"/>
        </w:rPr>
        <w:fldChar w:fldCharType="begin"/>
      </w:r>
      <w:r w:rsidR="00057E1A">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057E1A">
        <w:rPr>
          <w:rFonts w:ascii="Times New Roman" w:hAnsi="Times New Roman" w:cs="Times New Roman"/>
          <w:sz w:val="24"/>
          <w:szCs w:val="24"/>
        </w:rPr>
        <w:fldChar w:fldCharType="separate"/>
      </w:r>
      <w:r w:rsidR="00057E1A">
        <w:rPr>
          <w:rFonts w:ascii="Times New Roman" w:hAnsi="Times New Roman" w:cs="Times New Roman"/>
          <w:noProof/>
          <w:sz w:val="24"/>
          <w:szCs w:val="24"/>
        </w:rPr>
        <w:t>(Maddison 1997)</w:t>
      </w:r>
      <w:r w:rsidR="00057E1A">
        <w:rPr>
          <w:rFonts w:ascii="Times New Roman" w:hAnsi="Times New Roman" w:cs="Times New Roman"/>
          <w:sz w:val="24"/>
          <w:szCs w:val="24"/>
        </w:rPr>
        <w:fldChar w:fldCharType="end"/>
      </w:r>
      <w:r w:rsidR="00057E1A">
        <w:rPr>
          <w:rFonts w:ascii="Times New Roman" w:hAnsi="Times New Roman" w:cs="Times New Roman"/>
          <w:sz w:val="24"/>
          <w:szCs w:val="24"/>
        </w:rPr>
        <w:t>.</w:t>
      </w:r>
      <w:r w:rsidR="00590E56">
        <w:rPr>
          <w:rFonts w:ascii="Times New Roman" w:hAnsi="Times New Roman" w:cs="Times New Roman"/>
          <w:sz w:val="24"/>
          <w:szCs w:val="24"/>
        </w:rPr>
        <w:t xml:space="preserve"> </w:t>
      </w:r>
      <w:r w:rsidR="00220496">
        <w:rPr>
          <w:rFonts w:ascii="Times New Roman" w:hAnsi="Times New Roman" w:cs="Times New Roman"/>
          <w:sz w:val="24"/>
          <w:szCs w:val="24"/>
        </w:rPr>
        <w:t>The</w:t>
      </w:r>
      <w:r w:rsidR="0037023D">
        <w:rPr>
          <w:rFonts w:ascii="Times New Roman" w:hAnsi="Times New Roman" w:cs="Times New Roman"/>
          <w:sz w:val="24"/>
          <w:szCs w:val="24"/>
        </w:rPr>
        <w:t xml:space="preserve"> theoretical prediction of </w:t>
      </w:r>
      <w:r w:rsidR="007D5C2F">
        <w:rPr>
          <w:rFonts w:ascii="Times New Roman" w:hAnsi="Times New Roman" w:cs="Times New Roman"/>
          <w:sz w:val="24"/>
          <w:szCs w:val="24"/>
        </w:rPr>
        <w:t xml:space="preserve">phylogenetic discordance </w:t>
      </w:r>
      <w:r w:rsidR="00F40FF1">
        <w:rPr>
          <w:rFonts w:ascii="Times New Roman" w:hAnsi="Times New Roman" w:cs="Times New Roman"/>
          <w:sz w:val="24"/>
          <w:szCs w:val="24"/>
        </w:rPr>
        <w:t xml:space="preserve">has </w:t>
      </w:r>
      <w:r w:rsidR="006C1351">
        <w:rPr>
          <w:rFonts w:ascii="Times New Roman" w:hAnsi="Times New Roman" w:cs="Times New Roman"/>
          <w:sz w:val="24"/>
          <w:szCs w:val="24"/>
        </w:rPr>
        <w:t xml:space="preserve">long </w:t>
      </w:r>
      <w:r w:rsidR="00F40FF1">
        <w:rPr>
          <w:rFonts w:ascii="Times New Roman" w:hAnsi="Times New Roman" w:cs="Times New Roman"/>
          <w:sz w:val="24"/>
          <w:szCs w:val="24"/>
        </w:rPr>
        <w:t>been</w:t>
      </w:r>
      <w:r w:rsidR="006C1351">
        <w:rPr>
          <w:rFonts w:ascii="Times New Roman" w:hAnsi="Times New Roman" w:cs="Times New Roman"/>
          <w:sz w:val="24"/>
          <w:szCs w:val="24"/>
        </w:rPr>
        <w:t xml:space="preserve"> </w:t>
      </w:r>
      <w:r w:rsidR="00F40FF1">
        <w:rPr>
          <w:rFonts w:ascii="Times New Roman" w:hAnsi="Times New Roman" w:cs="Times New Roman"/>
          <w:sz w:val="24"/>
          <w:szCs w:val="24"/>
        </w:rPr>
        <w:t xml:space="preserve">appreciated </w:t>
      </w:r>
      <w:r w:rsidR="007D5C2F">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 </w:instrText>
      </w:r>
      <w:r w:rsidR="00A61220">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EN.CITE.DATA </w:instrText>
      </w:r>
      <w:r w:rsidR="00A61220">
        <w:rPr>
          <w:rFonts w:ascii="Times New Roman" w:hAnsi="Times New Roman" w:cs="Times New Roman"/>
          <w:sz w:val="24"/>
          <w:szCs w:val="24"/>
        </w:rPr>
      </w:r>
      <w:r w:rsidR="00A61220">
        <w:rPr>
          <w:rFonts w:ascii="Times New Roman" w:hAnsi="Times New Roman" w:cs="Times New Roman"/>
          <w:sz w:val="24"/>
          <w:szCs w:val="24"/>
        </w:rPr>
        <w:fldChar w:fldCharType="end"/>
      </w:r>
      <w:r w:rsidR="007D5C2F">
        <w:rPr>
          <w:rFonts w:ascii="Times New Roman" w:hAnsi="Times New Roman" w:cs="Times New Roman"/>
          <w:sz w:val="24"/>
          <w:szCs w:val="24"/>
        </w:rPr>
      </w:r>
      <w:r w:rsidR="007D5C2F">
        <w:rPr>
          <w:rFonts w:ascii="Times New Roman" w:hAnsi="Times New Roman" w:cs="Times New Roman"/>
          <w:sz w:val="24"/>
          <w:szCs w:val="24"/>
        </w:rPr>
        <w:fldChar w:fldCharType="separate"/>
      </w:r>
      <w:r w:rsidR="00A61220">
        <w:rPr>
          <w:rFonts w:ascii="Times New Roman" w:hAnsi="Times New Roman" w:cs="Times New Roman"/>
          <w:noProof/>
          <w:sz w:val="24"/>
          <w:szCs w:val="24"/>
        </w:rPr>
        <w:t>(Hudson 1983; Pamilo and Nei 1988; Maddison 1997; Rosenberg 2002)</w:t>
      </w:r>
      <w:r w:rsidR="007D5C2F">
        <w:rPr>
          <w:rFonts w:ascii="Times New Roman" w:hAnsi="Times New Roman" w:cs="Times New Roman"/>
          <w:sz w:val="24"/>
          <w:szCs w:val="24"/>
        </w:rPr>
        <w:fldChar w:fldCharType="end"/>
      </w:r>
      <w:r w:rsidR="00F40FF1">
        <w:rPr>
          <w:rFonts w:ascii="Times New Roman" w:hAnsi="Times New Roman" w:cs="Times New Roman"/>
          <w:sz w:val="24"/>
          <w:szCs w:val="24"/>
        </w:rPr>
        <w:t>, but</w:t>
      </w:r>
      <w:r w:rsidR="00220496">
        <w:rPr>
          <w:rFonts w:ascii="Times New Roman" w:hAnsi="Times New Roman" w:cs="Times New Roman"/>
          <w:sz w:val="24"/>
          <w:szCs w:val="24"/>
        </w:rPr>
        <w:t xml:space="preserve"> </w:t>
      </w:r>
      <w:r w:rsidR="002D2DF9">
        <w:rPr>
          <w:rFonts w:ascii="Times New Roman" w:hAnsi="Times New Roman" w:cs="Times New Roman"/>
          <w:sz w:val="24"/>
          <w:szCs w:val="24"/>
        </w:rPr>
        <w:t>empirical evidence now</w:t>
      </w:r>
      <w:r w:rsidR="0089437D">
        <w:rPr>
          <w:rFonts w:ascii="Times New Roman" w:hAnsi="Times New Roman" w:cs="Times New Roman"/>
          <w:sz w:val="24"/>
          <w:szCs w:val="24"/>
        </w:rPr>
        <w:t xml:space="preserve"> emphasiz</w:t>
      </w:r>
      <w:r w:rsidR="000439E4">
        <w:rPr>
          <w:rFonts w:ascii="Times New Roman" w:hAnsi="Times New Roman" w:cs="Times New Roman"/>
          <w:sz w:val="24"/>
          <w:szCs w:val="24"/>
        </w:rPr>
        <w:t>es</w:t>
      </w:r>
      <w:r w:rsidR="00070201">
        <w:rPr>
          <w:rFonts w:ascii="Times New Roman" w:hAnsi="Times New Roman" w:cs="Times New Roman"/>
          <w:sz w:val="24"/>
          <w:szCs w:val="24"/>
        </w:rPr>
        <w:t xml:space="preserve"> just</w:t>
      </w:r>
      <w:r w:rsidR="0037023D">
        <w:rPr>
          <w:rFonts w:ascii="Times New Roman" w:hAnsi="Times New Roman" w:cs="Times New Roman"/>
          <w:sz w:val="24"/>
          <w:szCs w:val="24"/>
        </w:rPr>
        <w:t xml:space="preserve"> </w:t>
      </w:r>
      <w:r w:rsidR="007D5C2F">
        <w:rPr>
          <w:rFonts w:ascii="Times New Roman" w:hAnsi="Times New Roman" w:cs="Times New Roman"/>
          <w:sz w:val="24"/>
          <w:szCs w:val="24"/>
        </w:rPr>
        <w:t xml:space="preserve">how </w:t>
      </w:r>
      <w:r w:rsidR="00B44E5F">
        <w:rPr>
          <w:rFonts w:ascii="Times New Roman" w:hAnsi="Times New Roman" w:cs="Times New Roman"/>
          <w:sz w:val="24"/>
          <w:szCs w:val="24"/>
        </w:rPr>
        <w:t xml:space="preserve">extensive </w:t>
      </w:r>
      <w:r w:rsidR="007D5C2F">
        <w:rPr>
          <w:rFonts w:ascii="Times New Roman" w:hAnsi="Times New Roman" w:cs="Times New Roman"/>
          <w:sz w:val="24"/>
          <w:szCs w:val="24"/>
        </w:rPr>
        <w:t xml:space="preserve">discordance can </w:t>
      </w:r>
      <w:r w:rsidR="00B44E5F">
        <w:rPr>
          <w:rFonts w:ascii="Times New Roman" w:hAnsi="Times New Roman" w:cs="Times New Roman"/>
          <w:sz w:val="24"/>
          <w:szCs w:val="24"/>
        </w:rPr>
        <w:t xml:space="preserve">be </w:t>
      </w:r>
      <w:r w:rsidR="00F40FF1">
        <w:rPr>
          <w:rFonts w:ascii="Times New Roman" w:hAnsi="Times New Roman" w:cs="Times New Roman"/>
          <w:sz w:val="24"/>
          <w:szCs w:val="24"/>
        </w:rPr>
        <w:t xml:space="preserve">among </w:t>
      </w:r>
      <w:r w:rsidR="007D5C2F">
        <w:rPr>
          <w:rFonts w:ascii="Times New Roman" w:hAnsi="Times New Roman" w:cs="Times New Roman"/>
          <w:sz w:val="24"/>
          <w:szCs w:val="24"/>
        </w:rPr>
        <w:t>a set of species</w:t>
      </w:r>
      <w:r w:rsidR="00340D8F">
        <w:rPr>
          <w:rFonts w:ascii="Times New Roman" w:hAnsi="Times New Roman" w:cs="Times New Roman"/>
          <w:sz w:val="24"/>
          <w:szCs w:val="24"/>
        </w:rPr>
        <w:t xml:space="preserve"> </w:t>
      </w:r>
      <w:r w:rsidR="00EC2CA2">
        <w:rPr>
          <w:rFonts w:ascii="Times New Roman" w:hAnsi="Times New Roman" w:cs="Times New Roman"/>
          <w:sz w:val="24"/>
          <w:szCs w:val="24"/>
        </w:rPr>
        <w:fldChar w:fldCharType="begin">
          <w:fldData xml:space="preserve">PEVuZE5vdGU+PENpdGU+PEF1dGhvcj5HYWJsZTwvQXV0aG9yPjxZZWFyPjIwMjI8L1llYXI+PFJl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==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PEVuZE5vdGU+PENpdGU+PEF1dGhvcj5HYWJsZTwvQXV0aG9yPjxZZWFyPjIwMjI8L1llYXI+PFJl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==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C2CA2">
        <w:rPr>
          <w:rFonts w:ascii="Times New Roman" w:hAnsi="Times New Roman" w:cs="Times New Roman"/>
          <w:sz w:val="24"/>
          <w:szCs w:val="24"/>
        </w:rPr>
      </w:r>
      <w:r w:rsidR="00EC2CA2">
        <w:rPr>
          <w:rFonts w:ascii="Times New Roman" w:hAnsi="Times New Roman" w:cs="Times New Roman"/>
          <w:sz w:val="24"/>
          <w:szCs w:val="24"/>
        </w:rPr>
        <w:fldChar w:fldCharType="separate"/>
      </w:r>
      <w:r w:rsidR="001B6D59">
        <w:rPr>
          <w:rFonts w:ascii="Times New Roman" w:hAnsi="Times New Roman" w:cs="Times New Roman"/>
          <w:noProof/>
          <w:sz w:val="24"/>
          <w:szCs w:val="24"/>
        </w:rPr>
        <w:t>(Feng, et al. 2022; Gable, et al. 2022; Smith, et al. 2023)</w:t>
      </w:r>
      <w:r w:rsidR="00EC2CA2">
        <w:rPr>
          <w:rFonts w:ascii="Times New Roman" w:hAnsi="Times New Roman" w:cs="Times New Roman"/>
          <w:sz w:val="24"/>
          <w:szCs w:val="24"/>
        </w:rPr>
        <w:fldChar w:fldCharType="end"/>
      </w:r>
      <w:r w:rsidR="00EC2CA2">
        <w:rPr>
          <w:rFonts w:ascii="Times New Roman" w:hAnsi="Times New Roman" w:cs="Times New Roman"/>
          <w:sz w:val="24"/>
          <w:szCs w:val="24"/>
        </w:rPr>
        <w:t>.</w:t>
      </w:r>
      <w:r w:rsidR="006D673E">
        <w:rPr>
          <w:rFonts w:ascii="Times New Roman" w:hAnsi="Times New Roman" w:cs="Times New Roman"/>
          <w:sz w:val="24"/>
          <w:szCs w:val="24"/>
        </w:rPr>
        <w:t xml:space="preserve"> </w:t>
      </w:r>
      <w:r w:rsidR="00340D8F">
        <w:rPr>
          <w:rFonts w:ascii="Times New Roman" w:hAnsi="Times New Roman" w:cs="Times New Roman"/>
          <w:sz w:val="24"/>
          <w:szCs w:val="24"/>
        </w:rPr>
        <w:t>For example</w:t>
      </w:r>
      <w:r w:rsidR="006D673E">
        <w:rPr>
          <w:rFonts w:ascii="Times New Roman" w:hAnsi="Times New Roman" w:cs="Times New Roman"/>
          <w:sz w:val="24"/>
          <w:szCs w:val="24"/>
        </w:rPr>
        <w:t xml:space="preserve">, </w:t>
      </w:r>
      <w:r w:rsidR="0037023D">
        <w:rPr>
          <w:rFonts w:ascii="Times New Roman" w:hAnsi="Times New Roman" w:cs="Times New Roman"/>
          <w:sz w:val="24"/>
          <w:szCs w:val="24"/>
        </w:rPr>
        <w:t xml:space="preserve">studies </w:t>
      </w:r>
      <w:r w:rsidR="00A2666E">
        <w:rPr>
          <w:rFonts w:ascii="Times New Roman" w:hAnsi="Times New Roman" w:cs="Times New Roman"/>
          <w:sz w:val="24"/>
          <w:szCs w:val="24"/>
        </w:rPr>
        <w:t>of</w:t>
      </w:r>
      <w:r w:rsidR="0037023D">
        <w:rPr>
          <w:rFonts w:ascii="Times New Roman" w:hAnsi="Times New Roman" w:cs="Times New Roman"/>
          <w:sz w:val="24"/>
          <w:szCs w:val="24"/>
        </w:rPr>
        <w:t xml:space="preserve"> </w:t>
      </w:r>
      <w:r w:rsidR="006831BB">
        <w:rPr>
          <w:rFonts w:ascii="Times New Roman" w:hAnsi="Times New Roman" w:cs="Times New Roman"/>
          <w:sz w:val="24"/>
          <w:szCs w:val="24"/>
        </w:rPr>
        <w:t>birds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ZWNOdW0+MTI8L1JlY051bT48RGlzcGxheVRleHQ+KEphcnZpcywgZXQgYWwuIDIwMTQpPC9EaXNw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ZWNOdW0+MTI8L1JlY051bT48RGlzcGxheVRleHQ+KEphcnZpcywgZXQgYWwuIDIwMTQpPC9EaXNw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(Jarvis, et al. 2014)</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w:t>
      </w:r>
      <w:r w:rsidR="006831BB">
        <w:rPr>
          <w:rFonts w:ascii="Times New Roman" w:hAnsi="Times New Roman" w:cs="Times New Roman"/>
          <w:sz w:val="24"/>
          <w:szCs w:val="24"/>
        </w:rPr>
        <w:t xml:space="preserve"> </w:t>
      </w:r>
      <w:r w:rsidR="00340D8F">
        <w:rPr>
          <w:rFonts w:ascii="Times New Roman" w:hAnsi="Times New Roman" w:cs="Times New Roman"/>
          <w:sz w:val="24"/>
          <w:szCs w:val="24"/>
        </w:rPr>
        <w:t xml:space="preserve">mammals </w:t>
      </w:r>
      <w:r w:rsidR="006831BB">
        <w:rPr>
          <w:rFonts w:ascii="Times New Roman" w:hAnsi="Times New Roman" w:cs="Times New Roman"/>
          <w:sz w:val="24"/>
          <w:szCs w:val="24"/>
        </w:rPr>
        <w:fldChar w:fldCharType="begin">
          <w:fldData xml:space="preserve">PEVuZE5vdGU+PENpdGU+PEF1dGhvcj5Mb3BlczwvQXV0aG9yPjxZZWFyPjIwMjE8L1llYXI+PFJl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PEVuZE5vdGU+PENpdGU+PEF1dGhvcj5Mb3BlczwvQXV0aG9yPjxZZWFyPjIwMjE8L1llYXI+PFJl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831BB">
        <w:rPr>
          <w:rFonts w:ascii="Times New Roman" w:hAnsi="Times New Roman" w:cs="Times New Roman"/>
          <w:sz w:val="24"/>
          <w:szCs w:val="24"/>
        </w:rPr>
      </w:r>
      <w:r w:rsidR="006831BB">
        <w:rPr>
          <w:rFonts w:ascii="Times New Roman" w:hAnsi="Times New Roman" w:cs="Times New Roman"/>
          <w:sz w:val="24"/>
          <w:szCs w:val="24"/>
        </w:rPr>
        <w:fldChar w:fldCharType="separate"/>
      </w:r>
      <w:r w:rsidR="001B6D59">
        <w:rPr>
          <w:rFonts w:ascii="Times New Roman" w:hAnsi="Times New Roman" w:cs="Times New Roman"/>
          <w:noProof/>
          <w:sz w:val="24"/>
          <w:szCs w:val="24"/>
        </w:rPr>
        <w:t>(Ferreira, et al. 2021; Lopes, et al. 2021; Foley, et al. 2024)</w:t>
      </w:r>
      <w:r w:rsidR="006831BB">
        <w:rPr>
          <w:rFonts w:ascii="Times New Roman" w:hAnsi="Times New Roman" w:cs="Times New Roman"/>
          <w:sz w:val="24"/>
          <w:szCs w:val="24"/>
        </w:rPr>
        <w:fldChar w:fldCharType="end"/>
      </w:r>
      <w:r w:rsidR="006831BB">
        <w:rPr>
          <w:rFonts w:ascii="Times New Roman" w:hAnsi="Times New Roman" w:cs="Times New Roman"/>
          <w:sz w:val="24"/>
          <w:szCs w:val="24"/>
        </w:rPr>
        <w:t xml:space="preserve">, </w:t>
      </w:r>
      <w:r w:rsidR="00340D8F">
        <w:rPr>
          <w:rFonts w:ascii="Times New Roman" w:hAnsi="Times New Roman" w:cs="Times New Roman"/>
          <w:sz w:val="24"/>
          <w:szCs w:val="24"/>
        </w:rPr>
        <w:t xml:space="preserve">plants </w:t>
      </w:r>
      <w:r w:rsidR="001556AF">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&lt;EndNote&gt;&lt;Cite&gt;&lt;Author&gt;Pease&lt;/Author&gt;&lt;Year&gt;2016&lt;/Year&gt;&lt;RecNum&gt;8&lt;/RecNum&gt;&lt;DisplayText&gt;(Pease, et al. 2016)&lt;/DisplayText&gt;&lt;record&gt;&lt;rec-number&gt;8&lt;/rec-number&gt;&lt;foreign-keys&gt;&lt;key app="EN" db-id="vdwt9psdezv5tlee9vn5swzfzafw0azp5adx" timestamp="1632754273"&gt;8&lt;/key&gt;&lt;/foreign-keys&gt;&lt;ref-type name="Journal Article"&gt;17&lt;/ref-type&gt;&lt;contributors&gt;&lt;authors&gt;&lt;author&gt;Pease, J. B.&lt;/author&gt;&lt;author&gt;Haak, D. C.&lt;/author&gt;&lt;author&gt;Hahn, M. W.&lt;/author&gt;&lt;author&gt;Moyle, L. C.&lt;/author&gt;&lt;/authors&gt;&lt;/contributors&gt;&lt;auth-address&gt;Department of Biology, Indiana University, Bloomington, Indiana, United States of America.&amp;#xD;Department of Plant Pathology, Physiology and Weed Science, Virginia Tech, Blacksburg, Virginia, United States of America.&amp;#xD;School of Informatics and Computing, Indiana University, Bloomington, Indiana, United States of America.&lt;/auth-address&gt;&lt;titles&gt;&lt;title&gt;Phylogenomics Reveals Three Sources of Adaptive Variation during a Rapid Radiation&lt;/title&gt;&lt;secondary-title&gt;PLoS Biol&lt;/secondary-title&gt;&lt;/titles&gt;&lt;periodical&gt;&lt;full-title&gt;PLoS Biol&lt;/full-title&gt;&lt;/periodical&gt;&lt;pages&gt;e1002379&lt;/pages&gt;&lt;volume&gt;14&lt;/volume&gt;&lt;number&gt;2&lt;/number&gt;&lt;edition&gt;2016/02/13&lt;/edition&gt;&lt;keywords&gt;&lt;keyword&gt;*Genetic Speciation&lt;/keyword&gt;&lt;keyword&gt;Genomics&lt;/keyword&gt;&lt;keyword&gt;Lycopersicon esculentum/*genetics&lt;/keyword&gt;&lt;keyword&gt;Polymorphism, Genetic&lt;/keyword&gt;&lt;/keywords&gt;&lt;dates&gt;&lt;year&gt;2016&lt;/year&gt;&lt;pub-dates&gt;&lt;date&gt;Feb&lt;/date&gt;&lt;/pub-dates&gt;&lt;/dates&gt;&lt;isbn&gt;1545-7885 (Electronic)&amp;#xD;1544-9173 (Linking)&lt;/isbn&gt;&lt;accession-num&gt;26871574&lt;/accession-num&gt;&lt;urls&gt;&lt;related-urls&gt;&lt;url&gt;https://www.ncbi.nlm.nih.gov/pubmed/26871574&lt;/url&gt;&lt;/related-urls&gt;&lt;/urls&gt;&lt;custom2&gt;PMC4752443&lt;/custom2&gt;&lt;electronic-resource-num&gt;10.1371/journal.pbio.1002379&lt;/electronic-resource-num&gt;&lt;/record&gt;&lt;/Cite&gt;&lt;/EndNote&gt;</w:instrText>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(Pease, et al. 2016)</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w:t>
      </w:r>
      <w:r w:rsidR="00340D8F">
        <w:rPr>
          <w:rFonts w:ascii="Times New Roman" w:hAnsi="Times New Roman" w:cs="Times New Roman"/>
          <w:sz w:val="24"/>
          <w:szCs w:val="24"/>
        </w:rPr>
        <w:t xml:space="preserve">and insects </w:t>
      </w:r>
      <w:r w:rsidR="001556AF">
        <w:rPr>
          <w:rFonts w:ascii="Times New Roman" w:hAnsi="Times New Roman" w:cs="Times New Roman"/>
          <w:sz w:val="24"/>
          <w:szCs w:val="24"/>
        </w:rPr>
        <w:fldChar w:fldCharType="begin">
          <w:fldData xml:space="preserve">PEVuZE5vdGU+PENpdGU+PEF1dGhvcj5TdW48L0F1dGhvcj48WWVhcj4yMDIxPC9ZZWFyPjxSZWNO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PEVuZE5vdGU+PENpdGU+PEF1dGhvcj5TdW48L0F1dGhvcj48WWVhcj4yMDIxPC9ZZWFyPjxSZWNO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(Sun, et al. 2021; He, et al. 2023)</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have found that</w:t>
      </w:r>
      <w:r w:rsidR="001556AF">
        <w:rPr>
          <w:rFonts w:ascii="Times New Roman" w:hAnsi="Times New Roman" w:cs="Times New Roman"/>
          <w:sz w:val="24"/>
          <w:szCs w:val="24"/>
        </w:rPr>
        <w:t xml:space="preserve"> with extensive taxon sampling</w:t>
      </w:r>
      <w:r w:rsidR="00EC2CA2">
        <w:rPr>
          <w:rFonts w:ascii="Times New Roman" w:hAnsi="Times New Roman" w:cs="Times New Roman"/>
          <w:sz w:val="24"/>
          <w:szCs w:val="24"/>
        </w:rPr>
        <w:t xml:space="preserve"> and genomic data</w:t>
      </w:r>
      <w:r w:rsidR="00AF67FD">
        <w:rPr>
          <w:rFonts w:ascii="Times New Roman" w:hAnsi="Times New Roman" w:cs="Times New Roman"/>
          <w:sz w:val="24"/>
          <w:szCs w:val="24"/>
        </w:rPr>
        <w:t>,</w:t>
      </w:r>
      <w:r w:rsidR="001556AF">
        <w:rPr>
          <w:rFonts w:ascii="Times New Roman" w:hAnsi="Times New Roman" w:cs="Times New Roman"/>
          <w:sz w:val="24"/>
          <w:szCs w:val="24"/>
        </w:rPr>
        <w:t xml:space="preserve"> highly support</w:t>
      </w:r>
      <w:r w:rsidR="00EF1638">
        <w:rPr>
          <w:rFonts w:ascii="Times New Roman" w:hAnsi="Times New Roman" w:cs="Times New Roman"/>
          <w:sz w:val="24"/>
          <w:szCs w:val="24"/>
        </w:rPr>
        <w:t>ed</w:t>
      </w:r>
      <w:r w:rsidR="001556AF">
        <w:rPr>
          <w:rFonts w:ascii="Times New Roman" w:hAnsi="Times New Roman" w:cs="Times New Roman"/>
          <w:sz w:val="24"/>
          <w:szCs w:val="24"/>
        </w:rPr>
        <w:t xml:space="preserve"> species tree</w:t>
      </w:r>
      <w:r w:rsidR="00E43363">
        <w:rPr>
          <w:rFonts w:ascii="Times New Roman" w:hAnsi="Times New Roman" w:cs="Times New Roman"/>
          <w:sz w:val="24"/>
          <w:szCs w:val="24"/>
        </w:rPr>
        <w:t xml:space="preserve"> topologies</w:t>
      </w:r>
      <w:r w:rsidR="001556AF">
        <w:rPr>
          <w:rFonts w:ascii="Times New Roman" w:hAnsi="Times New Roman" w:cs="Times New Roman"/>
          <w:sz w:val="24"/>
          <w:szCs w:val="24"/>
        </w:rPr>
        <w:t xml:space="preserve"> </w:t>
      </w:r>
      <w:r w:rsidR="00A2666E">
        <w:rPr>
          <w:rFonts w:ascii="Times New Roman" w:hAnsi="Times New Roman" w:cs="Times New Roman"/>
          <w:sz w:val="24"/>
          <w:szCs w:val="24"/>
        </w:rPr>
        <w:t xml:space="preserve">are </w:t>
      </w:r>
      <w:r w:rsidR="001556AF">
        <w:rPr>
          <w:rFonts w:ascii="Times New Roman" w:hAnsi="Times New Roman" w:cs="Times New Roman"/>
          <w:sz w:val="24"/>
          <w:szCs w:val="24"/>
        </w:rPr>
        <w:t>rarely or never</w:t>
      </w:r>
      <w:r w:rsidR="00E8757C">
        <w:rPr>
          <w:rFonts w:ascii="Times New Roman" w:hAnsi="Times New Roman" w:cs="Times New Roman"/>
          <w:sz w:val="24"/>
          <w:szCs w:val="24"/>
        </w:rPr>
        <w:t xml:space="preserve"> </w:t>
      </w:r>
      <w:ins w:id="12" w:author="Good, Jeffrey" w:date="2025-01-06T12:51:00Z" w16du:dateUtc="2025-01-06T19:51:00Z">
        <w:r w:rsidR="003F01B4">
          <w:rPr>
            <w:rFonts w:ascii="Times New Roman" w:hAnsi="Times New Roman" w:cs="Times New Roman"/>
            <w:sz w:val="24"/>
            <w:szCs w:val="24"/>
          </w:rPr>
          <w:t>exactly</w:t>
        </w:r>
      </w:ins>
      <w:ins w:id="13" w:author="Good, Jeffrey" w:date="2025-01-06T09:42:00Z" w16du:dateUtc="2025-01-06T16:42:00Z">
        <w:r w:rsidR="008D160B">
          <w:rPr>
            <w:rFonts w:ascii="Times New Roman" w:hAnsi="Times New Roman" w:cs="Times New Roman"/>
            <w:sz w:val="24"/>
            <w:szCs w:val="24"/>
          </w:rPr>
          <w:t xml:space="preserve"> </w:t>
        </w:r>
      </w:ins>
      <w:r w:rsidR="001556AF">
        <w:rPr>
          <w:rFonts w:ascii="Times New Roman" w:hAnsi="Times New Roman" w:cs="Times New Roman"/>
          <w:sz w:val="24"/>
          <w:szCs w:val="24"/>
        </w:rPr>
        <w:t>recovered in</w:t>
      </w:r>
      <w:r w:rsidR="00664370">
        <w:rPr>
          <w:rFonts w:ascii="Times New Roman" w:hAnsi="Times New Roman" w:cs="Times New Roman"/>
          <w:sz w:val="24"/>
          <w:szCs w:val="24"/>
        </w:rPr>
        <w:t xml:space="preserve"> the</w:t>
      </w:r>
      <w:r w:rsidR="001556AF">
        <w:rPr>
          <w:rFonts w:ascii="Times New Roman" w:hAnsi="Times New Roman" w:cs="Times New Roman"/>
          <w:sz w:val="24"/>
          <w:szCs w:val="24"/>
        </w:rPr>
        <w:t xml:space="preserve"> underlying </w:t>
      </w:r>
      <w:del w:id="14" w:author="Good, Jeffrey" w:date="2025-01-06T09:42:00Z" w16du:dateUtc="2025-01-06T16:42:00Z">
        <w:r w:rsidR="00EC2CA2" w:rsidDel="008D160B">
          <w:rPr>
            <w:rFonts w:ascii="Times New Roman" w:hAnsi="Times New Roman" w:cs="Times New Roman"/>
            <w:sz w:val="24"/>
            <w:szCs w:val="24"/>
          </w:rPr>
          <w:delText xml:space="preserve">locus </w:delText>
        </w:r>
      </w:del>
      <w:ins w:id="15" w:author="Good, Jeffrey" w:date="2025-01-06T09:42:00Z" w16du:dateUtc="2025-01-06T16:42:00Z">
        <w:r w:rsidR="008D160B">
          <w:rPr>
            <w:rFonts w:ascii="Times New Roman" w:hAnsi="Times New Roman" w:cs="Times New Roman"/>
            <w:sz w:val="24"/>
            <w:szCs w:val="24"/>
          </w:rPr>
          <w:t>gene</w:t>
        </w:r>
        <w:r w:rsidR="008D160B">
          <w:rPr>
            <w:rFonts w:ascii="Times New Roman" w:hAnsi="Times New Roman" w:cs="Times New Roman"/>
            <w:sz w:val="24"/>
            <w:szCs w:val="24"/>
          </w:rPr>
          <w:t xml:space="preserve"> </w:t>
        </w:r>
      </w:ins>
      <w:r w:rsidR="00A2666E">
        <w:rPr>
          <w:rFonts w:ascii="Times New Roman" w:hAnsi="Times New Roman" w:cs="Times New Roman"/>
          <w:sz w:val="24"/>
          <w:szCs w:val="24"/>
        </w:rPr>
        <w:t>trees.</w:t>
      </w:r>
      <w:r w:rsidR="001556AF">
        <w:rPr>
          <w:rFonts w:ascii="Times New Roman" w:hAnsi="Times New Roman" w:cs="Times New Roman"/>
          <w:sz w:val="24"/>
          <w:szCs w:val="24"/>
        </w:rPr>
        <w:t xml:space="preserve"> </w:t>
      </w:r>
      <w:r w:rsidR="00C3676A">
        <w:rPr>
          <w:rFonts w:ascii="Times New Roman" w:hAnsi="Times New Roman" w:cs="Times New Roman"/>
          <w:sz w:val="24"/>
          <w:szCs w:val="24"/>
        </w:rPr>
        <w:t xml:space="preserve">Whereas </w:t>
      </w:r>
      <w:r w:rsidR="006D673E">
        <w:rPr>
          <w:rFonts w:ascii="Times New Roman" w:hAnsi="Times New Roman" w:cs="Times New Roman"/>
          <w:sz w:val="24"/>
          <w:szCs w:val="24"/>
        </w:rPr>
        <w:t xml:space="preserve">these </w:t>
      </w:r>
      <w:r w:rsidR="00A2666E">
        <w:rPr>
          <w:rFonts w:ascii="Times New Roman" w:hAnsi="Times New Roman" w:cs="Times New Roman"/>
          <w:sz w:val="24"/>
          <w:szCs w:val="24"/>
        </w:rPr>
        <w:t xml:space="preserve">examples </w:t>
      </w:r>
      <w:r w:rsidR="006D673E">
        <w:rPr>
          <w:rFonts w:ascii="Times New Roman" w:hAnsi="Times New Roman" w:cs="Times New Roman"/>
          <w:sz w:val="24"/>
          <w:szCs w:val="24"/>
        </w:rPr>
        <w:t xml:space="preserve">highlight the prevalence of </w:t>
      </w:r>
      <w:r w:rsidR="00D303CB">
        <w:rPr>
          <w:rFonts w:ascii="Times New Roman" w:hAnsi="Times New Roman" w:cs="Times New Roman"/>
          <w:sz w:val="24"/>
          <w:szCs w:val="24"/>
        </w:rPr>
        <w:t xml:space="preserve">phylogenetic </w:t>
      </w:r>
      <w:r w:rsidR="006D673E">
        <w:rPr>
          <w:rFonts w:ascii="Times New Roman" w:hAnsi="Times New Roman" w:cs="Times New Roman"/>
          <w:sz w:val="24"/>
          <w:szCs w:val="24"/>
        </w:rPr>
        <w:t>discordance</w:t>
      </w:r>
      <w:r w:rsidR="00A2666E">
        <w:rPr>
          <w:rFonts w:ascii="Times New Roman" w:hAnsi="Times New Roman" w:cs="Times New Roman"/>
          <w:sz w:val="24"/>
          <w:szCs w:val="24"/>
        </w:rPr>
        <w:t xml:space="preserve"> across the tree of life, </w:t>
      </w:r>
      <w:r w:rsidR="00FC63C4">
        <w:rPr>
          <w:rFonts w:ascii="Times New Roman" w:hAnsi="Times New Roman" w:cs="Times New Roman"/>
          <w:sz w:val="24"/>
          <w:szCs w:val="24"/>
        </w:rPr>
        <w:t xml:space="preserve">we still lack a clear understanding of </w:t>
      </w:r>
      <w:r w:rsidR="00E9567D">
        <w:rPr>
          <w:rFonts w:ascii="Times New Roman" w:hAnsi="Times New Roman" w:cs="Times New Roman"/>
          <w:sz w:val="24"/>
          <w:szCs w:val="24"/>
        </w:rPr>
        <w:t xml:space="preserve">how </w:t>
      </w:r>
      <w:r w:rsidR="00C3676A">
        <w:rPr>
          <w:rFonts w:ascii="Times New Roman" w:hAnsi="Times New Roman" w:cs="Times New Roman"/>
          <w:sz w:val="24"/>
          <w:szCs w:val="24"/>
        </w:rPr>
        <w:t xml:space="preserve">phylogenetic patterns are shaped by </w:t>
      </w:r>
      <w:r w:rsidR="007942FB">
        <w:rPr>
          <w:rFonts w:ascii="Times New Roman" w:hAnsi="Times New Roman" w:cs="Times New Roman"/>
          <w:sz w:val="24"/>
          <w:szCs w:val="24"/>
        </w:rPr>
        <w:t xml:space="preserve">the details of </w:t>
      </w:r>
      <w:r w:rsidR="00E9567D">
        <w:rPr>
          <w:rFonts w:ascii="Times New Roman" w:hAnsi="Times New Roman" w:cs="Times New Roman"/>
          <w:sz w:val="24"/>
          <w:szCs w:val="24"/>
        </w:rPr>
        <w:t xml:space="preserve">genome biology </w:t>
      </w:r>
      <w:r w:rsidR="00FC63C4">
        <w:rPr>
          <w:rFonts w:ascii="Times New Roman" w:hAnsi="Times New Roman" w:cs="Times New Roman"/>
          <w:sz w:val="24"/>
          <w:szCs w:val="24"/>
        </w:rPr>
        <w:t xml:space="preserve">or </w:t>
      </w:r>
      <w:r w:rsidR="00C3676A">
        <w:rPr>
          <w:rFonts w:ascii="Times New Roman" w:hAnsi="Times New Roman" w:cs="Times New Roman"/>
          <w:sz w:val="24"/>
          <w:szCs w:val="24"/>
        </w:rPr>
        <w:t xml:space="preserve">the extent to which discordance may compromise </w:t>
      </w:r>
      <w:r w:rsidR="002E215E">
        <w:rPr>
          <w:rFonts w:ascii="Times New Roman" w:hAnsi="Times New Roman" w:cs="Times New Roman"/>
          <w:sz w:val="24"/>
          <w:szCs w:val="24"/>
        </w:rPr>
        <w:t>inference</w:t>
      </w:r>
      <w:r w:rsidR="00C3676A">
        <w:rPr>
          <w:rFonts w:ascii="Times New Roman" w:hAnsi="Times New Roman" w:cs="Times New Roman"/>
          <w:sz w:val="24"/>
          <w:szCs w:val="24"/>
        </w:rPr>
        <w:t>s</w:t>
      </w:r>
      <w:r w:rsidR="00A2666E">
        <w:rPr>
          <w:rFonts w:ascii="Times New Roman" w:hAnsi="Times New Roman" w:cs="Times New Roman"/>
          <w:sz w:val="24"/>
          <w:szCs w:val="24"/>
        </w:rPr>
        <w:t xml:space="preserve"> </w:t>
      </w:r>
      <w:r w:rsidR="00FC63C4">
        <w:rPr>
          <w:rFonts w:ascii="Times New Roman" w:hAnsi="Times New Roman" w:cs="Times New Roman"/>
          <w:sz w:val="24"/>
          <w:szCs w:val="24"/>
        </w:rPr>
        <w:t xml:space="preserve">from </w:t>
      </w:r>
      <w:r w:rsidR="00D303CB">
        <w:rPr>
          <w:rFonts w:ascii="Times New Roman" w:hAnsi="Times New Roman" w:cs="Times New Roman"/>
          <w:sz w:val="24"/>
          <w:szCs w:val="24"/>
        </w:rPr>
        <w:t>comparative studies that assume a singular species history</w:t>
      </w:r>
      <w:r w:rsidR="00A06EDD">
        <w:rPr>
          <w:rFonts w:ascii="Times New Roman" w:hAnsi="Times New Roman" w:cs="Times New Roman"/>
          <w:sz w:val="24"/>
          <w:szCs w:val="24"/>
        </w:rPr>
        <w:t>.</w:t>
      </w:r>
    </w:p>
    <w:p w14:paraId="3993D006" w14:textId="77C10950" w:rsidR="00A06ED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340D8F">
        <w:rPr>
          <w:rFonts w:ascii="Times New Roman" w:hAnsi="Times New Roman" w:cs="Times New Roman"/>
          <w:sz w:val="24"/>
          <w:szCs w:val="24"/>
        </w:rPr>
        <w:t>In</w:t>
      </w:r>
      <w:r w:rsidR="00A06EDD">
        <w:rPr>
          <w:rFonts w:ascii="Times New Roman" w:hAnsi="Times New Roman" w:cs="Times New Roman"/>
          <w:sz w:val="24"/>
          <w:szCs w:val="24"/>
        </w:rPr>
        <w:t xml:space="preserve"> practic</w:t>
      </w:r>
      <w:r w:rsidR="00340D8F">
        <w:rPr>
          <w:rFonts w:ascii="Times New Roman" w:hAnsi="Times New Roman" w:cs="Times New Roman"/>
          <w:sz w:val="24"/>
          <w:szCs w:val="24"/>
        </w:rPr>
        <w:t>e</w:t>
      </w:r>
      <w:r w:rsidR="00A06EDD">
        <w:rPr>
          <w:rFonts w:ascii="Times New Roman" w:hAnsi="Times New Roman" w:cs="Times New Roman"/>
          <w:sz w:val="24"/>
          <w:szCs w:val="24"/>
        </w:rPr>
        <w:t xml:space="preserve">, failure to acknowledge and account for phylogenetic discordance </w:t>
      </w:r>
      <w:r w:rsidR="00036428">
        <w:rPr>
          <w:rFonts w:ascii="Times New Roman" w:hAnsi="Times New Roman" w:cs="Times New Roman"/>
          <w:sz w:val="24"/>
          <w:szCs w:val="24"/>
        </w:rPr>
        <w:t>could</w:t>
      </w:r>
      <w:r w:rsidR="00A06EDD">
        <w:rPr>
          <w:rFonts w:ascii="Times New Roman" w:hAnsi="Times New Roman" w:cs="Times New Roman"/>
          <w:sz w:val="24"/>
          <w:szCs w:val="24"/>
        </w:rPr>
        <w:t xml:space="preserve"> </w:t>
      </w:r>
      <w:r w:rsidR="000439E4">
        <w:rPr>
          <w:rFonts w:ascii="Times New Roman" w:hAnsi="Times New Roman" w:cs="Times New Roman"/>
          <w:sz w:val="24"/>
          <w:szCs w:val="24"/>
        </w:rPr>
        <w:t xml:space="preserve">severely affect </w:t>
      </w:r>
      <w:r w:rsidR="00A06EDD">
        <w:rPr>
          <w:rFonts w:ascii="Times New Roman" w:hAnsi="Times New Roman" w:cs="Times New Roman"/>
          <w:sz w:val="24"/>
          <w:szCs w:val="24"/>
        </w:rPr>
        <w:t xml:space="preserve">biological inference. </w:t>
      </w:r>
      <w:r w:rsidR="006515CF">
        <w:rPr>
          <w:rFonts w:ascii="Times New Roman" w:hAnsi="Times New Roman" w:cs="Times New Roman"/>
          <w:sz w:val="24"/>
          <w:szCs w:val="24"/>
        </w:rPr>
        <w:t>A</w:t>
      </w:r>
      <w:r w:rsidR="00A06EDD">
        <w:rPr>
          <w:rFonts w:ascii="Times New Roman" w:hAnsi="Times New Roman" w:cs="Times New Roman"/>
          <w:sz w:val="24"/>
          <w:szCs w:val="24"/>
        </w:rPr>
        <w:t xml:space="preserve">nalyses of molecular evolution are </w:t>
      </w:r>
      <w:r w:rsidR="006515CF">
        <w:rPr>
          <w:rFonts w:ascii="Times New Roman" w:hAnsi="Times New Roman" w:cs="Times New Roman"/>
          <w:sz w:val="24"/>
          <w:szCs w:val="24"/>
        </w:rPr>
        <w:t xml:space="preserve">usually </w:t>
      </w:r>
      <w:r w:rsidR="00A06EDD">
        <w:rPr>
          <w:rFonts w:ascii="Times New Roman" w:hAnsi="Times New Roman" w:cs="Times New Roman"/>
          <w:sz w:val="24"/>
          <w:szCs w:val="24"/>
        </w:rPr>
        <w:t xml:space="preserve">performed on a gene-by-gene basis </w: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TnVtPjQzPC9SZWNOdW0+PERpc3BsYXlUZXh0PihQb25kLCBldCBhbC4gMjAwNTsgWWFuZyAyMDA3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=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PEVuZE5vdGU+PENpdGU+PEF1dGhvcj5ZYW5nPC9BdXRob3I+PFllYXI+MjAwNzwvWWVhcj48UmVj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=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06EDD">
        <w:rPr>
          <w:rFonts w:ascii="Times New Roman" w:hAnsi="Times New Roman" w:cs="Times New Roman"/>
          <w:sz w:val="24"/>
          <w:szCs w:val="24"/>
        </w:rPr>
      </w:r>
      <w:r w:rsidR="00A06EDD">
        <w:rPr>
          <w:rFonts w:ascii="Times New Roman" w:hAnsi="Times New Roman" w:cs="Times New Roman"/>
          <w:sz w:val="24"/>
          <w:szCs w:val="24"/>
        </w:rPr>
        <w:fldChar w:fldCharType="separate"/>
      </w:r>
      <w:r w:rsidR="001B6D59">
        <w:rPr>
          <w:rFonts w:ascii="Times New Roman" w:hAnsi="Times New Roman" w:cs="Times New Roman"/>
          <w:noProof/>
          <w:sz w:val="24"/>
          <w:szCs w:val="24"/>
        </w:rPr>
        <w:t>(Pond, et al. 2005; Yang 2007; Hu, et al. 2019; Kowalczyk, et al. 2019)</w:t>
      </w:r>
      <w:r w:rsidR="00A06EDD">
        <w:rPr>
          <w:rFonts w:ascii="Times New Roman" w:hAnsi="Times New Roman" w:cs="Times New Roman"/>
          <w:sz w:val="24"/>
          <w:szCs w:val="24"/>
        </w:rPr>
        <w:fldChar w:fldCharType="end"/>
      </w:r>
      <w:r w:rsidR="00A06EDD">
        <w:rPr>
          <w:rFonts w:ascii="Times New Roman" w:hAnsi="Times New Roman" w:cs="Times New Roman"/>
          <w:sz w:val="24"/>
          <w:szCs w:val="24"/>
        </w:rPr>
        <w:t xml:space="preserve">, but it is still common practice to assume a single </w:t>
      </w:r>
      <w:r w:rsidR="00036428">
        <w:rPr>
          <w:rFonts w:ascii="Times New Roman" w:hAnsi="Times New Roman" w:cs="Times New Roman"/>
          <w:sz w:val="24"/>
          <w:szCs w:val="24"/>
        </w:rPr>
        <w:t xml:space="preserve">genome-wide </w:t>
      </w:r>
      <w:r w:rsidR="00A06EDD">
        <w:rPr>
          <w:rFonts w:ascii="Times New Roman" w:hAnsi="Times New Roman" w:cs="Times New Roman"/>
          <w:sz w:val="24"/>
          <w:szCs w:val="24"/>
        </w:rPr>
        <w:t>species tree</w:t>
      </w:r>
      <w:r w:rsidR="00E43363">
        <w:rPr>
          <w:rFonts w:ascii="Times New Roman" w:hAnsi="Times New Roman" w:cs="Times New Roman"/>
          <w:sz w:val="24"/>
          <w:szCs w:val="24"/>
        </w:rPr>
        <w:t xml:space="preserve"> for each locus</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F</w:t>
      </w:r>
      <w:r w:rsidR="00A06EDD">
        <w:rPr>
          <w:rFonts w:ascii="Times New Roman" w:hAnsi="Times New Roman" w:cs="Times New Roman"/>
          <w:sz w:val="24"/>
          <w:szCs w:val="24"/>
        </w:rPr>
        <w:t>or gene-based analyses</w:t>
      </w:r>
      <w:r w:rsidR="006515CF">
        <w:rPr>
          <w:rFonts w:ascii="Times New Roman" w:hAnsi="Times New Roman" w:cs="Times New Roman"/>
          <w:sz w:val="24"/>
          <w:szCs w:val="24"/>
        </w:rPr>
        <w:t>,</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 xml:space="preserve">using the </w:t>
      </w:r>
      <w:r w:rsidR="00A06EDD">
        <w:rPr>
          <w:rFonts w:ascii="Times New Roman" w:hAnsi="Times New Roman" w:cs="Times New Roman"/>
          <w:sz w:val="24"/>
          <w:szCs w:val="24"/>
        </w:rPr>
        <w:t xml:space="preserve">wrong tree </w:t>
      </w:r>
      <w:r w:rsidR="006515CF">
        <w:rPr>
          <w:rFonts w:ascii="Times New Roman" w:hAnsi="Times New Roman" w:cs="Times New Roman"/>
          <w:sz w:val="24"/>
          <w:szCs w:val="24"/>
        </w:rPr>
        <w:t xml:space="preserve">may </w:t>
      </w:r>
      <w:r w:rsidR="00E60B2F">
        <w:rPr>
          <w:rFonts w:ascii="Times New Roman" w:hAnsi="Times New Roman" w:cs="Times New Roman"/>
          <w:sz w:val="24"/>
          <w:szCs w:val="24"/>
        </w:rPr>
        <w:t xml:space="preserve">cause erroneous </w:t>
      </w:r>
      <w:r w:rsidR="006515CF">
        <w:rPr>
          <w:rFonts w:ascii="Times New Roman" w:hAnsi="Times New Roman" w:cs="Times New Roman"/>
          <w:sz w:val="24"/>
          <w:szCs w:val="24"/>
        </w:rPr>
        <w:t>inference</w:t>
      </w:r>
      <w:r w:rsidR="00036428">
        <w:rPr>
          <w:rFonts w:ascii="Times New Roman" w:hAnsi="Times New Roman" w:cs="Times New Roman"/>
          <w:sz w:val="24"/>
          <w:szCs w:val="24"/>
        </w:rPr>
        <w:t>s</w:t>
      </w:r>
      <w:r w:rsidR="006515CF">
        <w:rPr>
          <w:rFonts w:ascii="Times New Roman" w:hAnsi="Times New Roman" w:cs="Times New Roman"/>
          <w:sz w:val="24"/>
          <w:szCs w:val="24"/>
        </w:rPr>
        <w:t xml:space="preserve"> of positive</w:t>
      </w:r>
      <w:r w:rsidR="00036428">
        <w:rPr>
          <w:rFonts w:ascii="Times New Roman" w:hAnsi="Times New Roman" w:cs="Times New Roman"/>
          <w:sz w:val="24"/>
          <w:szCs w:val="24"/>
        </w:rPr>
        <w:t xml:space="preserve"> directional</w:t>
      </w:r>
      <w:r w:rsidR="006515CF">
        <w:rPr>
          <w:rFonts w:ascii="Times New Roman" w:hAnsi="Times New Roman" w:cs="Times New Roman"/>
          <w:sz w:val="24"/>
          <w:szCs w:val="24"/>
        </w:rPr>
        <w:t xml:space="preserve"> selection</w:t>
      </w:r>
      <w:r w:rsidR="00036428">
        <w:rPr>
          <w:rFonts w:ascii="Times New Roman" w:hAnsi="Times New Roman" w:cs="Times New Roman"/>
          <w:sz w:val="24"/>
          <w:szCs w:val="24"/>
        </w:rPr>
        <w:t>,</w:t>
      </w:r>
      <w:r w:rsidR="006515CF">
        <w:rPr>
          <w:rFonts w:ascii="Times New Roman" w:hAnsi="Times New Roman" w:cs="Times New Roman"/>
          <w:sz w:val="24"/>
          <w:szCs w:val="24"/>
        </w:rPr>
        <w:t xml:space="preserve"> </w:t>
      </w:r>
      <w:r w:rsidR="00A06EDD">
        <w:rPr>
          <w:rFonts w:ascii="Times New Roman" w:hAnsi="Times New Roman" w:cs="Times New Roman"/>
          <w:sz w:val="24"/>
          <w:szCs w:val="24"/>
        </w:rPr>
        <w:t>convergent evolution</w:t>
      </w:r>
      <w:r w:rsidR="00036428">
        <w:rPr>
          <w:rFonts w:ascii="Times New Roman" w:hAnsi="Times New Roman" w:cs="Times New Roman"/>
          <w:sz w:val="24"/>
          <w:szCs w:val="24"/>
        </w:rPr>
        <w:t xml:space="preserve">, </w:t>
      </w:r>
      <w:r w:rsidR="007942FB">
        <w:rPr>
          <w:rFonts w:ascii="Times New Roman" w:hAnsi="Times New Roman" w:cs="Times New Roman"/>
          <w:sz w:val="24"/>
          <w:szCs w:val="24"/>
        </w:rPr>
        <w:t xml:space="preserve">and </w:t>
      </w:r>
      <w:r w:rsidR="00036428">
        <w:rPr>
          <w:rFonts w:ascii="Times New Roman" w:hAnsi="Times New Roman" w:cs="Times New Roman"/>
          <w:sz w:val="24"/>
          <w:szCs w:val="24"/>
        </w:rPr>
        <w:t>genome-wide inferences</w:t>
      </w:r>
      <w:r w:rsidR="006515CF">
        <w:rPr>
          <w:rFonts w:ascii="Times New Roman" w:hAnsi="Times New Roman" w:cs="Times New Roman"/>
          <w:sz w:val="24"/>
          <w:szCs w:val="24"/>
        </w:rPr>
        <w:t xml:space="preserve"> </w:t>
      </w:r>
      <w:r w:rsidR="00036428">
        <w:rPr>
          <w:rFonts w:ascii="Times New Roman" w:hAnsi="Times New Roman" w:cs="Times New Roman"/>
          <w:sz w:val="24"/>
          <w:szCs w:val="24"/>
        </w:rPr>
        <w:t xml:space="preserve">of correlated </w:t>
      </w:r>
      <w:r w:rsidR="006515CF">
        <w:rPr>
          <w:rFonts w:ascii="Times New Roman" w:hAnsi="Times New Roman" w:cs="Times New Roman"/>
          <w:sz w:val="24"/>
          <w:szCs w:val="24"/>
        </w:rPr>
        <w:t>rate variation</w:t>
      </w:r>
      <w:r w:rsidR="000041F7">
        <w:rPr>
          <w:rFonts w:ascii="Times New Roman" w:hAnsi="Times New Roman" w:cs="Times New Roman"/>
          <w:sz w:val="24"/>
          <w:szCs w:val="24"/>
        </w:rPr>
        <w:t xml:space="preserve"> </w: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ZWNOdW0+NDg8L1JlY051bT48RGlzcGxheVRleHQ+KE1lbmRlcywgZXQgYWwuIDIwMTYpPC9EaXNw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ZWNOdW0+NDg8L1JlY051bT48RGlzcGxheVRleHQ+KE1lbmRlcywgZXQgYWwuIDIwMTYpPC9EaXNw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1B6D59">
        <w:rPr>
          <w:rFonts w:ascii="Times New Roman" w:hAnsi="Times New Roman" w:cs="Times New Roman"/>
          <w:noProof/>
          <w:sz w:val="24"/>
          <w:szCs w:val="24"/>
        </w:rPr>
        <w:t>(Mendes, et al. 2016)</w:t>
      </w:r>
      <w:r w:rsidR="000041F7">
        <w:rPr>
          <w:rFonts w:ascii="Times New Roman" w:hAnsi="Times New Roman" w:cs="Times New Roman"/>
          <w:sz w:val="24"/>
          <w:szCs w:val="24"/>
        </w:rPr>
        <w:fldChar w:fldCharType="end"/>
      </w:r>
      <w:r w:rsidR="00036428">
        <w:rPr>
          <w:rFonts w:ascii="Times New Roman" w:hAnsi="Times New Roman" w:cs="Times New Roman"/>
          <w:sz w:val="24"/>
          <w:szCs w:val="24"/>
        </w:rPr>
        <w:t xml:space="preserve">. </w:t>
      </w:r>
      <w:r w:rsidR="000041F7">
        <w:rPr>
          <w:rFonts w:ascii="Times New Roman" w:hAnsi="Times New Roman" w:cs="Times New Roman"/>
          <w:sz w:val="24"/>
          <w:szCs w:val="24"/>
        </w:rPr>
        <w:t xml:space="preserve">Phylogenetic discordance can also affect how continuous traits are reconstructed across phylogenies, as the genes that underly these traits may not follow the species history </w:t>
      </w:r>
      <w:r w:rsidR="000041F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1B6D59">
        <w:rPr>
          <w:rFonts w:ascii="Times New Roman" w:hAnsi="Times New Roman" w:cs="Times New Roman"/>
          <w:noProof/>
          <w:sz w:val="24"/>
          <w:szCs w:val="24"/>
        </w:rPr>
        <w:t>(Avise and Robinson 2008; Hahn and Nakhleh 2016; Mendes, et al. 2018; Hibbins, et al. 2023)</w:t>
      </w:r>
      <w:r w:rsidR="000041F7">
        <w:rPr>
          <w:rFonts w:ascii="Times New Roman" w:hAnsi="Times New Roman" w:cs="Times New Roman"/>
          <w:sz w:val="24"/>
          <w:szCs w:val="24"/>
        </w:rPr>
        <w:fldChar w:fldCharType="end"/>
      </w:r>
      <w:r w:rsidR="003F3D92">
        <w:rPr>
          <w:rFonts w:ascii="Times New Roman" w:hAnsi="Times New Roman" w:cs="Times New Roman"/>
          <w:sz w:val="24"/>
          <w:szCs w:val="24"/>
        </w:rPr>
        <w:t xml:space="preserve">. </w:t>
      </w:r>
      <w:r w:rsidR="00EC1504">
        <w:rPr>
          <w:rFonts w:ascii="Times New Roman" w:hAnsi="Times New Roman" w:cs="Times New Roman"/>
          <w:sz w:val="24"/>
          <w:szCs w:val="24"/>
        </w:rPr>
        <w:t xml:space="preserve">In these instances, phylogenetic discordance </w:t>
      </w:r>
      <w:r w:rsidR="007942FB">
        <w:rPr>
          <w:rFonts w:ascii="Times New Roman" w:hAnsi="Times New Roman" w:cs="Times New Roman"/>
          <w:sz w:val="24"/>
          <w:szCs w:val="24"/>
        </w:rPr>
        <w:t xml:space="preserve">may </w:t>
      </w:r>
      <w:r w:rsidR="00EC1504">
        <w:rPr>
          <w:rFonts w:ascii="Times New Roman" w:hAnsi="Times New Roman" w:cs="Times New Roman"/>
          <w:sz w:val="24"/>
          <w:szCs w:val="24"/>
        </w:rPr>
        <w:t xml:space="preserve">need to be </w:t>
      </w:r>
      <w:r w:rsidR="0043070A">
        <w:rPr>
          <w:rFonts w:ascii="Times New Roman" w:hAnsi="Times New Roman" w:cs="Times New Roman"/>
          <w:sz w:val="24"/>
          <w:szCs w:val="24"/>
        </w:rPr>
        <w:t xml:space="preserve">characterized </w:t>
      </w:r>
      <w:r w:rsidR="00EC1504">
        <w:rPr>
          <w:rFonts w:ascii="Times New Roman" w:hAnsi="Times New Roman" w:cs="Times New Roman"/>
          <w:sz w:val="24"/>
          <w:szCs w:val="24"/>
        </w:rPr>
        <w:t xml:space="preserve">and incorporated into the experimental </w:t>
      </w:r>
      <w:r w:rsidR="006B5F13">
        <w:rPr>
          <w:rFonts w:ascii="Times New Roman" w:hAnsi="Times New Roman" w:cs="Times New Roman"/>
          <w:sz w:val="24"/>
          <w:szCs w:val="24"/>
        </w:rPr>
        <w:t xml:space="preserve">and analytical </w:t>
      </w:r>
      <w:r w:rsidR="00EC1504">
        <w:rPr>
          <w:rFonts w:ascii="Times New Roman" w:hAnsi="Times New Roman" w:cs="Times New Roman"/>
          <w:sz w:val="24"/>
          <w:szCs w:val="24"/>
        </w:rPr>
        <w:t>design</w:t>
      </w:r>
      <w:r w:rsidR="006B5F13">
        <w:rPr>
          <w:rFonts w:ascii="Times New Roman" w:hAnsi="Times New Roman" w:cs="Times New Roman"/>
          <w:sz w:val="24"/>
          <w:szCs w:val="24"/>
        </w:rPr>
        <w:t xml:space="preserve">. </w:t>
      </w:r>
      <w:r w:rsidR="003F3D92">
        <w:rPr>
          <w:rFonts w:ascii="Times New Roman" w:hAnsi="Times New Roman" w:cs="Times New Roman"/>
          <w:sz w:val="24"/>
          <w:szCs w:val="24"/>
        </w:rPr>
        <w:t>Alternatively, if a researcher</w:t>
      </w:r>
      <w:r w:rsidR="00EC1504">
        <w:rPr>
          <w:rFonts w:ascii="Times New Roman" w:hAnsi="Times New Roman" w:cs="Times New Roman"/>
          <w:sz w:val="24"/>
          <w:szCs w:val="24"/>
        </w:rPr>
        <w:t>’</w:t>
      </w:r>
      <w:r w:rsidR="003F3D92">
        <w:rPr>
          <w:rFonts w:ascii="Times New Roman" w:hAnsi="Times New Roman" w:cs="Times New Roman"/>
          <w:sz w:val="24"/>
          <w:szCs w:val="24"/>
        </w:rPr>
        <w:t xml:space="preserve">s primary questions are focused on </w:t>
      </w:r>
      <w:r w:rsidR="00EC1504">
        <w:rPr>
          <w:rFonts w:ascii="Times New Roman" w:hAnsi="Times New Roman" w:cs="Times New Roman"/>
          <w:sz w:val="24"/>
          <w:szCs w:val="24"/>
        </w:rPr>
        <w:t>reconstructing</w:t>
      </w:r>
      <w:r w:rsidR="00EF1638">
        <w:rPr>
          <w:rFonts w:ascii="Times New Roman" w:hAnsi="Times New Roman" w:cs="Times New Roman"/>
          <w:sz w:val="24"/>
          <w:szCs w:val="24"/>
        </w:rPr>
        <w:t xml:space="preserve"> the</w:t>
      </w:r>
      <w:r w:rsidR="00EC1504">
        <w:rPr>
          <w:rFonts w:ascii="Times New Roman" w:hAnsi="Times New Roman" w:cs="Times New Roman"/>
          <w:sz w:val="24"/>
          <w:szCs w:val="24"/>
        </w:rPr>
        <w:t xml:space="preserve"> </w:t>
      </w:r>
      <w:r w:rsidR="003F3D92">
        <w:rPr>
          <w:rFonts w:ascii="Times New Roman" w:hAnsi="Times New Roman" w:cs="Times New Roman"/>
          <w:sz w:val="24"/>
          <w:szCs w:val="24"/>
        </w:rPr>
        <w:t xml:space="preserve">evolutionary history of </w:t>
      </w:r>
      <w:r w:rsidR="00E8757C">
        <w:rPr>
          <w:rFonts w:ascii="Times New Roman" w:hAnsi="Times New Roman" w:cs="Times New Roman"/>
          <w:sz w:val="24"/>
          <w:szCs w:val="24"/>
        </w:rPr>
        <w:t>speci</w:t>
      </w:r>
      <w:r w:rsidR="00EF1638">
        <w:rPr>
          <w:rFonts w:ascii="Times New Roman" w:hAnsi="Times New Roman" w:cs="Times New Roman"/>
          <w:sz w:val="24"/>
          <w:szCs w:val="24"/>
        </w:rPr>
        <w:t>ation (</w:t>
      </w:r>
      <w:r w:rsidR="00EF1638" w:rsidRPr="00E46077">
        <w:rPr>
          <w:rFonts w:ascii="Times New Roman" w:hAnsi="Times New Roman" w:cs="Times New Roman"/>
          <w:i/>
          <w:iCs/>
          <w:sz w:val="24"/>
          <w:szCs w:val="24"/>
        </w:rPr>
        <w:t>i.e.</w:t>
      </w:r>
      <w:r w:rsidR="006B5F13">
        <w:rPr>
          <w:rFonts w:ascii="Times New Roman" w:hAnsi="Times New Roman" w:cs="Times New Roman"/>
          <w:sz w:val="24"/>
          <w:szCs w:val="24"/>
        </w:rPr>
        <w:t>,</w:t>
      </w:r>
      <w:r w:rsidR="00EF1638">
        <w:rPr>
          <w:rFonts w:ascii="Times New Roman" w:hAnsi="Times New Roman" w:cs="Times New Roman"/>
          <w:sz w:val="24"/>
          <w:szCs w:val="24"/>
        </w:rPr>
        <w:t xml:space="preserve"> the species tree)</w:t>
      </w:r>
      <w:r w:rsidR="00E8757C">
        <w:rPr>
          <w:rFonts w:ascii="Times New Roman" w:hAnsi="Times New Roman" w:cs="Times New Roman"/>
          <w:sz w:val="24"/>
          <w:szCs w:val="24"/>
        </w:rPr>
        <w:t>,</w:t>
      </w:r>
      <w:r w:rsidR="003F3D92">
        <w:rPr>
          <w:rFonts w:ascii="Times New Roman" w:hAnsi="Times New Roman" w:cs="Times New Roman"/>
          <w:sz w:val="24"/>
          <w:szCs w:val="24"/>
        </w:rPr>
        <w:t xml:space="preserve"> then</w:t>
      </w:r>
      <w:r w:rsidR="00EC1504">
        <w:rPr>
          <w:rFonts w:ascii="Times New Roman" w:hAnsi="Times New Roman" w:cs="Times New Roman"/>
          <w:sz w:val="24"/>
          <w:szCs w:val="24"/>
        </w:rPr>
        <w:t xml:space="preserve"> phylogenetic discordance </w:t>
      </w:r>
      <w:r w:rsidR="007942FB">
        <w:rPr>
          <w:rFonts w:ascii="Times New Roman" w:hAnsi="Times New Roman" w:cs="Times New Roman"/>
          <w:sz w:val="24"/>
          <w:szCs w:val="24"/>
        </w:rPr>
        <w:t>may</w:t>
      </w:r>
      <w:r w:rsidR="00E9567D">
        <w:rPr>
          <w:rFonts w:ascii="Times New Roman" w:hAnsi="Times New Roman" w:cs="Times New Roman"/>
          <w:sz w:val="24"/>
          <w:szCs w:val="24"/>
        </w:rPr>
        <w:t xml:space="preserve"> </w:t>
      </w:r>
      <w:r w:rsidR="007942FB">
        <w:rPr>
          <w:rFonts w:ascii="Times New Roman" w:hAnsi="Times New Roman" w:cs="Times New Roman"/>
          <w:sz w:val="24"/>
          <w:szCs w:val="24"/>
        </w:rPr>
        <w:t>obscure</w:t>
      </w:r>
      <w:r w:rsidR="00D31A47">
        <w:rPr>
          <w:rFonts w:ascii="Times New Roman" w:hAnsi="Times New Roman" w:cs="Times New Roman"/>
          <w:sz w:val="24"/>
          <w:szCs w:val="24"/>
        </w:rPr>
        <w:t xml:space="preserve"> </w:t>
      </w:r>
      <w:r w:rsidR="00E9567D">
        <w:rPr>
          <w:rFonts w:ascii="Times New Roman" w:hAnsi="Times New Roman" w:cs="Times New Roman"/>
          <w:sz w:val="24"/>
          <w:szCs w:val="24"/>
        </w:rPr>
        <w:t>the true signal of speciation</w:t>
      </w:r>
      <w:r w:rsidR="00464824">
        <w:rPr>
          <w:rFonts w:ascii="Times New Roman" w:hAnsi="Times New Roman" w:cs="Times New Roman"/>
          <w:sz w:val="24"/>
          <w:szCs w:val="24"/>
        </w:rPr>
        <w:t xml:space="preserve"> </w:t>
      </w:r>
      <w:r w:rsidR="00464824">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PFJlY051bT4yNDQ8L1JlY051bT48RGlzcGxheVRleHQ+KEZvbnRhaW5lLCBldCBhbC4gMjAxNTsg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PFJlY051bT4yNDQ8L1JlY051bT48RGlzcGxheVRleHQ+KEZvbnRhaW5lLCBldCBhbC4gMjAxNTsg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464824">
        <w:rPr>
          <w:rFonts w:ascii="Times New Roman" w:hAnsi="Times New Roman" w:cs="Times New Roman"/>
          <w:sz w:val="24"/>
          <w:szCs w:val="24"/>
        </w:rPr>
      </w:r>
      <w:r w:rsidR="00464824">
        <w:rPr>
          <w:rFonts w:ascii="Times New Roman" w:hAnsi="Times New Roman" w:cs="Times New Roman"/>
          <w:sz w:val="24"/>
          <w:szCs w:val="24"/>
        </w:rPr>
        <w:fldChar w:fldCharType="separate"/>
      </w:r>
      <w:r w:rsidR="001B6D59">
        <w:rPr>
          <w:rFonts w:ascii="Times New Roman" w:hAnsi="Times New Roman" w:cs="Times New Roman"/>
          <w:noProof/>
          <w:sz w:val="24"/>
          <w:szCs w:val="24"/>
        </w:rPr>
        <w:t>(Fontaine, et al. 2015; Foley, et al. 2024)</w:t>
      </w:r>
      <w:r w:rsidR="00464824">
        <w:rPr>
          <w:rFonts w:ascii="Times New Roman" w:hAnsi="Times New Roman" w:cs="Times New Roman"/>
          <w:sz w:val="24"/>
          <w:szCs w:val="24"/>
        </w:rPr>
        <w:fldChar w:fldCharType="end"/>
      </w:r>
      <w:r w:rsidR="003C0682">
        <w:rPr>
          <w:rFonts w:ascii="Times New Roman" w:hAnsi="Times New Roman" w:cs="Times New Roman"/>
          <w:sz w:val="24"/>
          <w:szCs w:val="24"/>
        </w:rPr>
        <w:t>. In this case,</w:t>
      </w:r>
      <w:r w:rsidR="00EC1504">
        <w:rPr>
          <w:rFonts w:ascii="Times New Roman" w:hAnsi="Times New Roman" w:cs="Times New Roman"/>
          <w:sz w:val="24"/>
          <w:szCs w:val="24"/>
        </w:rPr>
        <w:t xml:space="preserve"> </w:t>
      </w:r>
      <w:r w:rsidR="00E46077">
        <w:rPr>
          <w:rFonts w:ascii="Times New Roman" w:hAnsi="Times New Roman" w:cs="Times New Roman"/>
          <w:sz w:val="24"/>
          <w:szCs w:val="24"/>
        </w:rPr>
        <w:t>knowledge about patterns of discordance across genomes c</w:t>
      </w:r>
      <w:r w:rsidR="00030AC9">
        <w:rPr>
          <w:rFonts w:ascii="Times New Roman" w:hAnsi="Times New Roman" w:cs="Times New Roman"/>
          <w:sz w:val="24"/>
          <w:szCs w:val="24"/>
        </w:rPr>
        <w:t>ould</w:t>
      </w:r>
      <w:r w:rsidR="00E46077">
        <w:rPr>
          <w:rFonts w:ascii="Times New Roman" w:hAnsi="Times New Roman" w:cs="Times New Roman"/>
          <w:sz w:val="24"/>
          <w:szCs w:val="24"/>
        </w:rPr>
        <w:t xml:space="preserve"> inform decisions about locus selection, data filtering, and model parameters during species tree reconstruction.</w:t>
      </w:r>
      <w:r w:rsidR="00EC1504">
        <w:rPr>
          <w:rFonts w:ascii="Times New Roman" w:hAnsi="Times New Roman" w:cs="Times New Roman"/>
          <w:sz w:val="24"/>
          <w:szCs w:val="24"/>
        </w:rPr>
        <w:t xml:space="preserve"> </w:t>
      </w:r>
    </w:p>
    <w:p w14:paraId="2DB0ECE7" w14:textId="3164F3DE" w:rsidR="005D3A4E" w:rsidRDefault="001C6851" w:rsidP="00F413E3">
      <w:pPr>
        <w:spacing w:after="0"/>
        <w:jc w:val="both"/>
        <w:rPr>
          <w:rFonts w:ascii="Times New Roman" w:hAnsi="Times New Roman" w:cs="Times New Roman"/>
          <w:sz w:val="24"/>
          <w:szCs w:val="24"/>
        </w:rPr>
      </w:pPr>
      <w:r>
        <w:rPr>
          <w:rFonts w:ascii="Times New Roman" w:hAnsi="Times New Roman" w:cs="Times New Roman"/>
          <w:sz w:val="24"/>
          <w:szCs w:val="24"/>
        </w:rPr>
        <w:tab/>
      </w:r>
      <w:r w:rsidR="00EC1504">
        <w:rPr>
          <w:rFonts w:ascii="Times New Roman" w:hAnsi="Times New Roman" w:cs="Times New Roman"/>
          <w:sz w:val="24"/>
          <w:szCs w:val="24"/>
        </w:rPr>
        <w:t>Given these considerations, a better understanding of</w:t>
      </w:r>
      <w:r w:rsidR="00EC1504" w:rsidRPr="00197A2B">
        <w:rPr>
          <w:rFonts w:ascii="Times New Roman" w:hAnsi="Times New Roman" w:cs="Times New Roman"/>
          <w:sz w:val="24"/>
          <w:szCs w:val="24"/>
        </w:rPr>
        <w:t xml:space="preserve"> the </w:t>
      </w:r>
      <w:r w:rsidR="00EC1504">
        <w:rPr>
          <w:rFonts w:ascii="Times New Roman" w:hAnsi="Times New Roman" w:cs="Times New Roman"/>
          <w:sz w:val="24"/>
          <w:szCs w:val="24"/>
        </w:rPr>
        <w:t>genomic</w:t>
      </w:r>
      <w:r w:rsidR="00EC1504" w:rsidRPr="00197A2B">
        <w:rPr>
          <w:rFonts w:ascii="Times New Roman" w:hAnsi="Times New Roman" w:cs="Times New Roman"/>
          <w:sz w:val="24"/>
          <w:szCs w:val="24"/>
        </w:rPr>
        <w:t xml:space="preserve"> context of phylogenetic discordance</w:t>
      </w:r>
      <w:r w:rsidR="00EC1504">
        <w:rPr>
          <w:rFonts w:ascii="Times New Roman" w:hAnsi="Times New Roman" w:cs="Times New Roman"/>
          <w:sz w:val="24"/>
          <w:szCs w:val="24"/>
        </w:rPr>
        <w:t xml:space="preserve"> is warranted. </w:t>
      </w:r>
      <w:r w:rsidR="000D23EF">
        <w:rPr>
          <w:rFonts w:ascii="Times New Roman" w:hAnsi="Times New Roman" w:cs="Times New Roman"/>
          <w:sz w:val="24"/>
          <w:szCs w:val="24"/>
        </w:rPr>
        <w:t xml:space="preserve">Although often conceptualized </w:t>
      </w:r>
      <w:r w:rsidR="007942FB">
        <w:rPr>
          <w:rFonts w:ascii="Times New Roman" w:hAnsi="Times New Roman" w:cs="Times New Roman"/>
          <w:sz w:val="24"/>
          <w:szCs w:val="24"/>
        </w:rPr>
        <w:t xml:space="preserve">primarily </w:t>
      </w:r>
      <w:r w:rsidR="000D23EF">
        <w:rPr>
          <w:rFonts w:ascii="Times New Roman" w:hAnsi="Times New Roman" w:cs="Times New Roman"/>
          <w:sz w:val="24"/>
          <w:szCs w:val="24"/>
        </w:rPr>
        <w:t>as a stochastic consequence of population history</w:t>
      </w:r>
      <w:r w:rsidR="007315E3">
        <w:rPr>
          <w:rFonts w:ascii="Times New Roman" w:hAnsi="Times New Roman" w:cs="Times New Roman"/>
          <w:sz w:val="24"/>
          <w:szCs w:val="24"/>
        </w:rPr>
        <w:t xml:space="preserve"> </w:t>
      </w:r>
      <w:r w:rsidR="007315E3">
        <w:rPr>
          <w:rFonts w:ascii="Times New Roman" w:hAnsi="Times New Roman" w:cs="Times New Roman"/>
          <w:sz w:val="24"/>
          <w:szCs w:val="24"/>
        </w:rPr>
        <w:fldChar w:fldCharType="begin"/>
      </w:r>
      <w:r w:rsidR="007315E3">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7315E3">
        <w:rPr>
          <w:rFonts w:ascii="Times New Roman" w:hAnsi="Times New Roman" w:cs="Times New Roman"/>
          <w:sz w:val="24"/>
          <w:szCs w:val="24"/>
        </w:rPr>
        <w:fldChar w:fldCharType="separate"/>
      </w:r>
      <w:r w:rsidR="007315E3">
        <w:rPr>
          <w:rFonts w:ascii="Times New Roman" w:hAnsi="Times New Roman" w:cs="Times New Roman"/>
          <w:noProof/>
          <w:sz w:val="24"/>
          <w:szCs w:val="24"/>
        </w:rPr>
        <w:t>(Maddison 1997)</w:t>
      </w:r>
      <w:r w:rsidR="007315E3">
        <w:rPr>
          <w:rFonts w:ascii="Times New Roman" w:hAnsi="Times New Roman" w:cs="Times New Roman"/>
          <w:sz w:val="24"/>
          <w:szCs w:val="24"/>
        </w:rPr>
        <w:fldChar w:fldCharType="end"/>
      </w:r>
      <w:r w:rsidR="000D23EF">
        <w:rPr>
          <w:rFonts w:ascii="Times New Roman" w:hAnsi="Times New Roman" w:cs="Times New Roman"/>
          <w:sz w:val="24"/>
          <w:szCs w:val="24"/>
        </w:rPr>
        <w:t xml:space="preserve">, patterns of phylogenetic discordance are likely to be </w:t>
      </w:r>
      <w:r w:rsidR="00027CF2">
        <w:rPr>
          <w:rFonts w:ascii="Times New Roman" w:hAnsi="Times New Roman" w:cs="Times New Roman"/>
          <w:sz w:val="24"/>
          <w:szCs w:val="24"/>
        </w:rPr>
        <w:t xml:space="preserve">non-random and </w:t>
      </w:r>
      <w:r w:rsidR="00B348B2">
        <w:rPr>
          <w:rFonts w:ascii="Times New Roman" w:hAnsi="Times New Roman" w:cs="Times New Roman"/>
          <w:sz w:val="24"/>
          <w:szCs w:val="24"/>
        </w:rPr>
        <w:t>dependent on localized patterns of genetic drift</w:t>
      </w:r>
      <w:r w:rsidR="00027CF2">
        <w:rPr>
          <w:rFonts w:ascii="Times New Roman" w:hAnsi="Times New Roman" w:cs="Times New Roman"/>
          <w:sz w:val="24"/>
          <w:szCs w:val="24"/>
        </w:rPr>
        <w:t>, natural selection,</w:t>
      </w:r>
      <w:r w:rsidR="0043720D">
        <w:rPr>
          <w:rFonts w:ascii="Times New Roman" w:hAnsi="Times New Roman" w:cs="Times New Roman"/>
          <w:sz w:val="24"/>
          <w:szCs w:val="24"/>
        </w:rPr>
        <w:t xml:space="preserve"> recombination,</w:t>
      </w:r>
      <w:r w:rsidR="00027CF2">
        <w:rPr>
          <w:rFonts w:ascii="Times New Roman" w:hAnsi="Times New Roman" w:cs="Times New Roman"/>
          <w:sz w:val="24"/>
          <w:szCs w:val="24"/>
        </w:rPr>
        <w:t xml:space="preserve"> </w:t>
      </w:r>
      <w:r w:rsidR="00131748">
        <w:rPr>
          <w:rFonts w:ascii="Times New Roman" w:hAnsi="Times New Roman" w:cs="Times New Roman"/>
          <w:sz w:val="24"/>
          <w:szCs w:val="24"/>
        </w:rPr>
        <w:t xml:space="preserve">and </w:t>
      </w:r>
      <w:commentRangeStart w:id="16"/>
      <w:r w:rsidR="00027CF2">
        <w:rPr>
          <w:rFonts w:ascii="Times New Roman" w:hAnsi="Times New Roman" w:cs="Times New Roman"/>
          <w:sz w:val="24"/>
          <w:szCs w:val="24"/>
        </w:rPr>
        <w:t>mutation</w:t>
      </w:r>
      <w:commentRangeEnd w:id="16"/>
      <w:r w:rsidR="00DE5819">
        <w:rPr>
          <w:rStyle w:val="CommentReference"/>
        </w:rPr>
        <w:commentReference w:id="16"/>
      </w:r>
      <w:r w:rsidR="00131748">
        <w:rPr>
          <w:rFonts w:ascii="Times New Roman" w:hAnsi="Times New Roman" w:cs="Times New Roman"/>
          <w:sz w:val="24"/>
          <w:szCs w:val="24"/>
        </w:rPr>
        <w:t xml:space="preserve">. </w:t>
      </w:r>
      <w:r w:rsidR="00027CF2">
        <w:rPr>
          <w:rFonts w:ascii="Times New Roman" w:hAnsi="Times New Roman" w:cs="Times New Roman"/>
          <w:sz w:val="24"/>
          <w:szCs w:val="24"/>
        </w:rPr>
        <w:t xml:space="preserve">Discordance due to ILS </w:t>
      </w:r>
      <w:r w:rsidR="00B03EF4">
        <w:rPr>
          <w:rFonts w:ascii="Times New Roman" w:hAnsi="Times New Roman" w:cs="Times New Roman"/>
          <w:sz w:val="24"/>
          <w:szCs w:val="24"/>
        </w:rPr>
        <w:t xml:space="preserve">ultimately </w:t>
      </w:r>
      <w:r w:rsidR="00027CF2">
        <w:rPr>
          <w:rFonts w:ascii="Times New Roman" w:hAnsi="Times New Roman" w:cs="Times New Roman"/>
          <w:sz w:val="24"/>
          <w:szCs w:val="24"/>
        </w:rPr>
        <w:t>depends on effective population size</w:t>
      </w:r>
      <w:r w:rsidR="006C1351">
        <w:rPr>
          <w:rFonts w:ascii="Times New Roman" w:hAnsi="Times New Roman" w:cs="Times New Roman"/>
          <w:sz w:val="24"/>
          <w:szCs w:val="24"/>
        </w:rPr>
        <w:t>s across the</w:t>
      </w:r>
      <w:r w:rsidR="003E745C">
        <w:rPr>
          <w:rFonts w:ascii="Times New Roman" w:hAnsi="Times New Roman" w:cs="Times New Roman"/>
          <w:sz w:val="24"/>
          <w:szCs w:val="24"/>
        </w:rPr>
        <w:t xml:space="preserve"> branches of the</w:t>
      </w:r>
      <w:r w:rsidR="006C1351">
        <w:rPr>
          <w:rFonts w:ascii="Times New Roman" w:hAnsi="Times New Roman" w:cs="Times New Roman"/>
          <w:sz w:val="24"/>
          <w:szCs w:val="24"/>
        </w:rPr>
        <w:t xml:space="preserve"> phylogeny</w:t>
      </w:r>
      <w:r w:rsidR="00B03EF4">
        <w:rPr>
          <w:rFonts w:ascii="Times New Roman" w:hAnsi="Times New Roman" w:cs="Times New Roman"/>
          <w:sz w:val="24"/>
          <w:szCs w:val="24"/>
        </w:rPr>
        <w:t xml:space="preserve"> </w: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(Pamilo and Nei 1988; Degnan and Rosenberg 2006)</w:t>
      </w:r>
      <w:r w:rsidR="00B03EF4">
        <w:rPr>
          <w:rFonts w:ascii="Times New Roman" w:hAnsi="Times New Roman" w:cs="Times New Roman"/>
          <w:sz w:val="24"/>
          <w:szCs w:val="24"/>
        </w:rPr>
        <w:fldChar w:fldCharType="end"/>
      </w:r>
      <w:r w:rsidR="00027CF2">
        <w:rPr>
          <w:rFonts w:ascii="Times New Roman" w:hAnsi="Times New Roman" w:cs="Times New Roman"/>
          <w:sz w:val="24"/>
          <w:szCs w:val="24"/>
        </w:rPr>
        <w:t xml:space="preserve"> and</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therefore</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w:t>
      </w:r>
      <w:r w:rsidR="00027CF2">
        <w:rPr>
          <w:rFonts w:ascii="Times New Roman" w:hAnsi="Times New Roman" w:cs="Times New Roman"/>
          <w:sz w:val="24"/>
          <w:szCs w:val="24"/>
        </w:rPr>
        <w:lastRenderedPageBreak/>
        <w:t>should covary with any process that influences local patterns of genetic diversity (</w:t>
      </w:r>
      <w:r w:rsidR="00027CF2" w:rsidRPr="00BE5E87">
        <w:rPr>
          <w:rFonts w:ascii="Times New Roman" w:hAnsi="Times New Roman" w:cs="Times New Roman"/>
          <w:i/>
          <w:iCs/>
          <w:sz w:val="24"/>
          <w:szCs w:val="24"/>
        </w:rPr>
        <w:t>e.g</w:t>
      </w:r>
      <w:r w:rsidR="00027CF2">
        <w:rPr>
          <w:rFonts w:ascii="Times New Roman" w:hAnsi="Times New Roman" w:cs="Times New Roman"/>
          <w:sz w:val="24"/>
          <w:szCs w:val="24"/>
        </w:rPr>
        <w:t xml:space="preserve">., linked negative or positive selection). </w:t>
      </w:r>
      <w:r w:rsidR="00B03EF4">
        <w:rPr>
          <w:rFonts w:ascii="Times New Roman" w:hAnsi="Times New Roman" w:cs="Times New Roman"/>
          <w:sz w:val="24"/>
          <w:szCs w:val="24"/>
        </w:rPr>
        <w:t>Likewise, discordance due to introgression may</w:t>
      </w:r>
      <w:r w:rsidR="003C0682">
        <w:rPr>
          <w:rFonts w:ascii="Times New Roman" w:hAnsi="Times New Roman" w:cs="Times New Roman"/>
          <w:sz w:val="24"/>
          <w:szCs w:val="24"/>
        </w:rPr>
        <w:t xml:space="preserve"> </w:t>
      </w:r>
      <w:r w:rsidR="00B03EF4">
        <w:rPr>
          <w:rFonts w:ascii="Times New Roman" w:hAnsi="Times New Roman" w:cs="Times New Roman"/>
          <w:sz w:val="24"/>
          <w:szCs w:val="24"/>
        </w:rPr>
        <w:t xml:space="preserve">be influenced by selection against incompatible alleles or positive selection for beneficial variants </w: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IEpvbmVzLCBldCBhbC4gMjAxOCk8L0Rpc3BsYXlUZXh0PjxyZWNvcmQ+PHJlYy1udW1iZXI+Mzc8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IEpvbmVzLCBldCBhbC4gMjAxOCk8L0Rpc3BsYXlUZXh0PjxyZWNvcmQ+PHJlYy1udW1iZXI+Mzc8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1B6D59">
        <w:rPr>
          <w:rFonts w:ascii="Times New Roman" w:hAnsi="Times New Roman" w:cs="Times New Roman"/>
          <w:noProof/>
          <w:sz w:val="24"/>
          <w:szCs w:val="24"/>
        </w:rPr>
        <w:t>(Lewontin and Birch 1966; Jones, et al. 2018)</w:t>
      </w:r>
      <w:r w:rsidR="00B03EF4">
        <w:rPr>
          <w:rFonts w:ascii="Times New Roman" w:hAnsi="Times New Roman" w:cs="Times New Roman"/>
          <w:sz w:val="24"/>
          <w:szCs w:val="24"/>
        </w:rPr>
        <w:fldChar w:fldCharType="end"/>
      </w:r>
      <w:r w:rsidR="00B03EF4">
        <w:rPr>
          <w:rFonts w:ascii="Times New Roman" w:hAnsi="Times New Roman" w:cs="Times New Roman"/>
          <w:sz w:val="24"/>
          <w:szCs w:val="24"/>
        </w:rPr>
        <w:t>.</w:t>
      </w:r>
      <w:r w:rsidR="00131748">
        <w:rPr>
          <w:rFonts w:ascii="Times New Roman" w:hAnsi="Times New Roman" w:cs="Times New Roman"/>
          <w:sz w:val="24"/>
          <w:szCs w:val="24"/>
        </w:rPr>
        <w:t xml:space="preserve"> </w:t>
      </w:r>
      <w:r w:rsidR="003E745C">
        <w:rPr>
          <w:rFonts w:ascii="Times New Roman" w:hAnsi="Times New Roman" w:cs="Times New Roman"/>
          <w:sz w:val="24"/>
          <w:szCs w:val="24"/>
        </w:rPr>
        <w:t>Selection</w:t>
      </w:r>
      <w:r w:rsidR="005A2A84">
        <w:rPr>
          <w:rFonts w:ascii="Times New Roman" w:hAnsi="Times New Roman" w:cs="Times New Roman"/>
          <w:sz w:val="24"/>
          <w:szCs w:val="24"/>
        </w:rPr>
        <w:t>, ILS</w:t>
      </w:r>
      <w:r w:rsidR="003E745C">
        <w:rPr>
          <w:rFonts w:ascii="Times New Roman" w:hAnsi="Times New Roman" w:cs="Times New Roman"/>
          <w:sz w:val="24"/>
          <w:szCs w:val="24"/>
        </w:rPr>
        <w:t>,</w:t>
      </w:r>
      <w:r w:rsidR="005A2A84">
        <w:rPr>
          <w:rFonts w:ascii="Times New Roman" w:hAnsi="Times New Roman" w:cs="Times New Roman"/>
          <w:sz w:val="24"/>
          <w:szCs w:val="24"/>
        </w:rPr>
        <w:t xml:space="preserve"> and introgression, are expected to leave </w:t>
      </w:r>
      <w:r w:rsidR="00DE0DCD">
        <w:rPr>
          <w:rFonts w:ascii="Times New Roman" w:hAnsi="Times New Roman" w:cs="Times New Roman"/>
          <w:sz w:val="24"/>
          <w:szCs w:val="24"/>
        </w:rPr>
        <w:t xml:space="preserve">different genomic </w:t>
      </w:r>
      <w:r w:rsidR="005A2A84">
        <w:rPr>
          <w:rFonts w:ascii="Times New Roman" w:hAnsi="Times New Roman" w:cs="Times New Roman"/>
          <w:sz w:val="24"/>
          <w:szCs w:val="24"/>
        </w:rPr>
        <w:t>signals that</w:t>
      </w:r>
      <w:r w:rsidR="00044B6B">
        <w:rPr>
          <w:rFonts w:ascii="Times New Roman" w:hAnsi="Times New Roman" w:cs="Times New Roman"/>
          <w:sz w:val="24"/>
          <w:szCs w:val="24"/>
        </w:rPr>
        <w:t xml:space="preserve"> </w:t>
      </w:r>
      <w:r w:rsidR="006A2348">
        <w:rPr>
          <w:rFonts w:ascii="Times New Roman" w:hAnsi="Times New Roman" w:cs="Times New Roman"/>
          <w:sz w:val="24"/>
          <w:szCs w:val="24"/>
        </w:rPr>
        <w:t xml:space="preserve">should </w:t>
      </w:r>
      <w:r w:rsidR="0068207F">
        <w:rPr>
          <w:rFonts w:ascii="Times New Roman" w:hAnsi="Times New Roman" w:cs="Times New Roman"/>
          <w:sz w:val="24"/>
          <w:szCs w:val="24"/>
        </w:rPr>
        <w:t>allow us to test hypotheses about both the cause and the scale of phylogenetic discordance</w:t>
      </w:r>
      <w:r w:rsidR="003A7E6B">
        <w:rPr>
          <w:rFonts w:ascii="Times New Roman" w:hAnsi="Times New Roman" w:cs="Times New Roman"/>
          <w:sz w:val="24"/>
          <w:szCs w:val="24"/>
        </w:rPr>
        <w:t xml:space="preserve"> </w:t>
      </w:r>
      <w:r w:rsidR="0068207F">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cj48UmVjTnVtPjM4PC9SZWNOdW0+PERpc3BsYXlUZXh0PihIdXNvbiwgZXQgYWwuIDIwMDU7IEt1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cj48UmVjTnVtPjM4PC9SZWNOdW0+PERpc3BsYXlUZXh0PihIdXNvbiwgZXQgYWwuIDIwMDU7IEt1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8207F">
        <w:rPr>
          <w:rFonts w:ascii="Times New Roman" w:hAnsi="Times New Roman" w:cs="Times New Roman"/>
          <w:sz w:val="24"/>
          <w:szCs w:val="24"/>
        </w:rPr>
      </w:r>
      <w:r w:rsidR="0068207F">
        <w:rPr>
          <w:rFonts w:ascii="Times New Roman" w:hAnsi="Times New Roman" w:cs="Times New Roman"/>
          <w:sz w:val="24"/>
          <w:szCs w:val="24"/>
        </w:rPr>
        <w:fldChar w:fldCharType="separate"/>
      </w:r>
      <w:r w:rsidR="001B6D59">
        <w:rPr>
          <w:rFonts w:ascii="Times New Roman" w:hAnsi="Times New Roman" w:cs="Times New Roman"/>
          <w:noProof/>
          <w:sz w:val="24"/>
          <w:szCs w:val="24"/>
        </w:rPr>
        <w:t>(Huson, et al. 2005; Kulathinal, et al. 2009; Green, et al. 2010; Vanderpool, et al. 2020)</w:t>
      </w:r>
      <w:r w:rsidR="0068207F">
        <w:rPr>
          <w:rFonts w:ascii="Times New Roman" w:hAnsi="Times New Roman" w:cs="Times New Roman"/>
          <w:sz w:val="24"/>
          <w:szCs w:val="24"/>
        </w:rPr>
        <w:fldChar w:fldCharType="end"/>
      </w:r>
      <w:r w:rsidR="000439E4">
        <w:rPr>
          <w:rFonts w:ascii="Times New Roman" w:hAnsi="Times New Roman" w:cs="Times New Roman"/>
          <w:sz w:val="24"/>
          <w:szCs w:val="24"/>
        </w:rPr>
        <w:t>. Y</w:t>
      </w:r>
      <w:r w:rsidR="006A2348">
        <w:rPr>
          <w:rFonts w:ascii="Times New Roman" w:hAnsi="Times New Roman" w:cs="Times New Roman"/>
          <w:sz w:val="24"/>
          <w:szCs w:val="24"/>
        </w:rPr>
        <w:t xml:space="preserve">et </w:t>
      </w:r>
      <w:r w:rsidR="00B35B86">
        <w:rPr>
          <w:rFonts w:ascii="Times New Roman" w:hAnsi="Times New Roman" w:cs="Times New Roman"/>
          <w:sz w:val="24"/>
          <w:szCs w:val="24"/>
        </w:rPr>
        <w:t xml:space="preserve">the genomic context of phylogenetic discordance has remained elusive. For example, localized patterns of phylogenetic discordance </w:t>
      </w:r>
      <w:r w:rsidR="00E24EAD">
        <w:rPr>
          <w:rFonts w:ascii="Times New Roman" w:hAnsi="Times New Roman" w:cs="Times New Roman"/>
          <w:sz w:val="24"/>
          <w:szCs w:val="24"/>
        </w:rPr>
        <w:t xml:space="preserve">should be influenced by </w:t>
      </w:r>
      <w:r w:rsidR="00B35B86">
        <w:rPr>
          <w:rFonts w:ascii="Times New Roman" w:hAnsi="Times New Roman" w:cs="Times New Roman"/>
          <w:sz w:val="24"/>
          <w:szCs w:val="24"/>
        </w:rPr>
        <w:t>pattern</w:t>
      </w:r>
      <w:r w:rsidR="0089437D">
        <w:rPr>
          <w:rFonts w:ascii="Times New Roman" w:hAnsi="Times New Roman" w:cs="Times New Roman"/>
          <w:sz w:val="24"/>
          <w:szCs w:val="24"/>
        </w:rPr>
        <w:t>s of</w:t>
      </w:r>
      <w:r w:rsidR="00295198">
        <w:rPr>
          <w:rFonts w:ascii="Times New Roman" w:hAnsi="Times New Roman" w:cs="Times New Roman"/>
          <w:sz w:val="24"/>
          <w:szCs w:val="24"/>
        </w:rPr>
        <w:t xml:space="preserve"> </w:t>
      </w:r>
      <w:r w:rsidR="0078218F">
        <w:rPr>
          <w:rFonts w:ascii="Times New Roman" w:hAnsi="Times New Roman" w:cs="Times New Roman"/>
          <w:sz w:val="24"/>
          <w:szCs w:val="24"/>
        </w:rPr>
        <w:t>recombination</w:t>
      </w:r>
      <w:r w:rsidR="00A81B43">
        <w:rPr>
          <w:rFonts w:ascii="Times New Roman" w:hAnsi="Times New Roman" w:cs="Times New Roman"/>
          <w:sz w:val="24"/>
          <w:szCs w:val="24"/>
        </w:rPr>
        <w:t xml:space="preserve"> </w:t>
      </w:r>
      <w:r w:rsidR="00A35E3F">
        <w:rPr>
          <w:rFonts w:ascii="Times New Roman" w:hAnsi="Times New Roman" w:cs="Times New Roman"/>
          <w:sz w:val="24"/>
          <w:szCs w:val="24"/>
        </w:rPr>
        <w:fldChar w:fldCharType="begin"/>
      </w:r>
      <w:r w:rsidR="00A35E3F">
        <w:rPr>
          <w:rFonts w:ascii="Times New Roman" w:hAnsi="Times New Roman" w:cs="Times New Roman"/>
          <w:sz w:val="24"/>
          <w:szCs w:val="24"/>
        </w:rPr>
        <w:instrText xml:space="preserve"> ADDIN EN.CITE &lt;EndNote&gt;&lt;Cite&gt;&lt;Author&gt;Hudson&lt;/Author&gt;&lt;Year&gt;1988&lt;/Year&gt;&lt;RecNum&gt;203&lt;/RecNum&gt;&lt;DisplayText&gt;(Hudson and Kaplan 1988)&lt;/DisplayText&gt;&lt;record&gt;&lt;rec-number&gt;203&lt;/rec-number&gt;&lt;foreign-keys&gt;&lt;key app="EN" db-id="vdwt9psdezv5tlee9vn5swzfzafw0azp5adx" timestamp="1660748444"&gt;203&lt;/key&gt;&lt;/foreign-keys&gt;&lt;ref-type name="Journal Article"&gt;17&lt;/ref-type&gt;&lt;contributors&gt;&lt;authors&gt;&lt;author&gt;Hudson, R. R.&lt;/author&gt;&lt;author&gt;Kaplan, N. L.&lt;/author&gt;&lt;/authors&gt;&lt;/contributors&gt;&lt;auth-address&gt;National Institute of Environmental Health Sciences, Research Triangle Park, North Carolina 27709.&lt;/auth-address&gt;&lt;titles&gt;&lt;title&gt;The coalescent process in models with selection and recombination&lt;/title&gt;&lt;secondary-title&gt;Genetics&lt;/secondary-title&gt;&lt;/titles&gt;&lt;periodical&gt;&lt;full-title&gt;Genetics&lt;/full-title&gt;&lt;/periodical&gt;&lt;pages&gt;831-40&lt;/pages&gt;&lt;volume&gt;120&lt;/volume&gt;&lt;number&gt;3&lt;/number&gt;&lt;edition&gt;1988/11/01&lt;/edition&gt;&lt;keywords&gt;&lt;keyword&gt;Alcohol Dehydrogenase/genetics&lt;/keyword&gt;&lt;keyword&gt;Alleles&lt;/keyword&gt;&lt;keyword&gt;Animals&lt;/keyword&gt;&lt;keyword&gt;Drosophila melanogaster/enzymology/genetics&lt;/keyword&gt;&lt;keyword&gt;Genealogy and Heraldry&lt;/keyword&gt;&lt;keyword&gt;Genes&lt;/keyword&gt;&lt;keyword&gt;Genetic Techniques&lt;/keyword&gt;&lt;keyword&gt;Genetic Variation&lt;/keyword&gt;&lt;keyword&gt;*Genetics, Population&lt;/keyword&gt;&lt;keyword&gt;Isoenzymes/genetics&lt;/keyword&gt;&lt;keyword&gt;Mathematics&lt;/keyword&gt;&lt;keyword&gt;*Models, Genetic&lt;/keyword&gt;&lt;keyword&gt;*Recombination, Genetic&lt;/keyword&gt;&lt;keyword&gt;*Selection, Genetic&lt;/keyword&gt;&lt;/keywords&gt;&lt;dates&gt;&lt;year&gt;1988&lt;/year&gt;&lt;pub-dates&gt;&lt;date&gt;Nov&lt;/date&gt;&lt;/pub-dates&gt;&lt;/dates&gt;&lt;isbn&gt;0016-6731 (Print)&amp;#xD;0016-6731 (Linking)&lt;/isbn&gt;&lt;accession-num&gt;3147214&lt;/accession-num&gt;&lt;urls&gt;&lt;related-urls&gt;&lt;url&gt;https://www.ncbi.nlm.nih.gov/pubmed/3147214&lt;/url&gt;&lt;/related-urls&gt;&lt;/urls&gt;&lt;custom2&gt;PMC1203560&lt;/custom2&gt;&lt;electronic-resource-num&gt;10.1093/genetics/120.3.831&lt;/electronic-resource-num&gt;&lt;/record&gt;&lt;/Cite&gt;&lt;/EndNote&gt;</w:instrText>
      </w:r>
      <w:r w:rsidR="00A35E3F">
        <w:rPr>
          <w:rFonts w:ascii="Times New Roman" w:hAnsi="Times New Roman" w:cs="Times New Roman"/>
          <w:sz w:val="24"/>
          <w:szCs w:val="24"/>
        </w:rPr>
        <w:fldChar w:fldCharType="separate"/>
      </w:r>
      <w:r w:rsidR="00A35E3F">
        <w:rPr>
          <w:rFonts w:ascii="Times New Roman" w:hAnsi="Times New Roman" w:cs="Times New Roman"/>
          <w:noProof/>
          <w:sz w:val="24"/>
          <w:szCs w:val="24"/>
        </w:rPr>
        <w:t>(Hudson and Kaplan 1988)</w:t>
      </w:r>
      <w:r w:rsidR="00A35E3F">
        <w:rPr>
          <w:rFonts w:ascii="Times New Roman" w:hAnsi="Times New Roman" w:cs="Times New Roman"/>
          <w:sz w:val="24"/>
          <w:szCs w:val="24"/>
        </w:rPr>
        <w:fldChar w:fldCharType="end"/>
      </w:r>
      <w:r w:rsidR="006A2348">
        <w:rPr>
          <w:rFonts w:ascii="Times New Roman" w:hAnsi="Times New Roman" w:cs="Times New Roman"/>
          <w:sz w:val="24"/>
          <w:szCs w:val="24"/>
        </w:rPr>
        <w:t xml:space="preserve"> and </w:t>
      </w:r>
      <w:r w:rsidR="007673D5">
        <w:rPr>
          <w:rFonts w:ascii="Times New Roman" w:hAnsi="Times New Roman" w:cs="Times New Roman"/>
          <w:sz w:val="24"/>
          <w:szCs w:val="24"/>
        </w:rPr>
        <w:t>s</w:t>
      </w:r>
      <w:r w:rsidR="007673D5" w:rsidRPr="00197A2B">
        <w:rPr>
          <w:rFonts w:ascii="Times New Roman" w:hAnsi="Times New Roman" w:cs="Times New Roman"/>
          <w:sz w:val="24"/>
          <w:szCs w:val="24"/>
        </w:rPr>
        <w:t xml:space="preserve">imulation studies </w:t>
      </w:r>
      <w:r w:rsidR="00B445B3">
        <w:rPr>
          <w:rFonts w:ascii="Times New Roman" w:hAnsi="Times New Roman" w:cs="Times New Roman"/>
          <w:sz w:val="24"/>
          <w:szCs w:val="24"/>
        </w:rPr>
        <w:t>confirm</w:t>
      </w:r>
      <w:r w:rsidR="00B445B3" w:rsidRPr="00197A2B">
        <w:rPr>
          <w:rFonts w:ascii="Times New Roman" w:hAnsi="Times New Roman" w:cs="Times New Roman"/>
          <w:sz w:val="24"/>
          <w:szCs w:val="24"/>
        </w:rPr>
        <w:t xml:space="preserve"> </w:t>
      </w:r>
      <w:r w:rsidR="007673D5" w:rsidRPr="00197A2B">
        <w:rPr>
          <w:rFonts w:ascii="Times New Roman" w:hAnsi="Times New Roman" w:cs="Times New Roman"/>
          <w:sz w:val="24"/>
          <w:szCs w:val="24"/>
        </w:rPr>
        <w:t xml:space="preserve">that </w:t>
      </w:r>
      <w:r w:rsidR="007673D5">
        <w:rPr>
          <w:rFonts w:ascii="Times New Roman" w:hAnsi="Times New Roman" w:cs="Times New Roman"/>
          <w:sz w:val="24"/>
          <w:szCs w:val="24"/>
        </w:rPr>
        <w:t xml:space="preserve">the closer two regions are in the genome, the more history they share </w:t>
      </w:r>
      <w:r w:rsidR="006A2348">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6A2348">
        <w:rPr>
          <w:rFonts w:ascii="Times New Roman" w:hAnsi="Times New Roman" w:cs="Times New Roman"/>
          <w:sz w:val="24"/>
          <w:szCs w:val="24"/>
        </w:rPr>
      </w:r>
      <w:r w:rsidR="006A2348">
        <w:rPr>
          <w:rFonts w:ascii="Times New Roman" w:hAnsi="Times New Roman" w:cs="Times New Roman"/>
          <w:sz w:val="24"/>
          <w:szCs w:val="24"/>
        </w:rPr>
        <w:fldChar w:fldCharType="separate"/>
      </w:r>
      <w:r w:rsidR="00E43363">
        <w:rPr>
          <w:rFonts w:ascii="Times New Roman" w:hAnsi="Times New Roman" w:cs="Times New Roman"/>
          <w:noProof/>
          <w:sz w:val="24"/>
          <w:szCs w:val="24"/>
        </w:rPr>
        <w:t>(Slatkin and Pollack 2006; McKenzie and Eaton 2020)</w:t>
      </w:r>
      <w:r w:rsidR="006A2348">
        <w:rPr>
          <w:rFonts w:ascii="Times New Roman" w:hAnsi="Times New Roman" w:cs="Times New Roman"/>
          <w:sz w:val="24"/>
          <w:szCs w:val="24"/>
        </w:rPr>
        <w:fldChar w:fldCharType="end"/>
      </w:r>
      <w:r w:rsidR="0078218F">
        <w:rPr>
          <w:rFonts w:ascii="Times New Roman" w:hAnsi="Times New Roman" w:cs="Times New Roman"/>
          <w:sz w:val="24"/>
          <w:szCs w:val="24"/>
        </w:rPr>
        <w:t xml:space="preserve">. </w:t>
      </w:r>
      <w:r w:rsidR="000439E4">
        <w:rPr>
          <w:rFonts w:ascii="Times New Roman" w:hAnsi="Times New Roman" w:cs="Times New Roman"/>
          <w:sz w:val="24"/>
          <w:szCs w:val="24"/>
        </w:rPr>
        <w:t>However</w:t>
      </w:r>
      <w:r w:rsidR="00AB65E3">
        <w:rPr>
          <w:rFonts w:ascii="Times New Roman" w:hAnsi="Times New Roman" w:cs="Times New Roman"/>
          <w:sz w:val="24"/>
          <w:szCs w:val="24"/>
        </w:rPr>
        <w:t>,</w:t>
      </w:r>
      <w:r w:rsidR="007673D5">
        <w:rPr>
          <w:rFonts w:ascii="Times New Roman" w:hAnsi="Times New Roman" w:cs="Times New Roman"/>
          <w:sz w:val="24"/>
          <w:szCs w:val="24"/>
        </w:rPr>
        <w:t xml:space="preserve"> </w:t>
      </w:r>
      <w:r w:rsidR="00E60B2F">
        <w:rPr>
          <w:rFonts w:ascii="Times New Roman" w:hAnsi="Times New Roman" w:cs="Times New Roman"/>
          <w:sz w:val="24"/>
          <w:szCs w:val="24"/>
        </w:rPr>
        <w:t xml:space="preserve">empirical </w:t>
      </w:r>
      <w:r w:rsidR="0091678A">
        <w:rPr>
          <w:rFonts w:ascii="Times New Roman" w:hAnsi="Times New Roman" w:cs="Times New Roman"/>
          <w:sz w:val="24"/>
          <w:szCs w:val="24"/>
        </w:rPr>
        <w:t>studies</w:t>
      </w:r>
      <w:r w:rsidR="00E24EAD">
        <w:rPr>
          <w:rFonts w:ascii="Times New Roman" w:hAnsi="Times New Roman" w:cs="Times New Roman"/>
          <w:sz w:val="24"/>
          <w:szCs w:val="24"/>
        </w:rPr>
        <w:t xml:space="preserve"> </w:t>
      </w:r>
      <w:r w:rsidR="0091678A">
        <w:rPr>
          <w:rFonts w:ascii="Times New Roman" w:hAnsi="Times New Roman" w:cs="Times New Roman"/>
          <w:sz w:val="24"/>
          <w:szCs w:val="24"/>
        </w:rPr>
        <w:t>have been inconclusive regarding the relationship between discordance and</w:t>
      </w:r>
      <w:r w:rsidR="000439E4">
        <w:rPr>
          <w:rFonts w:ascii="Times New Roman" w:hAnsi="Times New Roman" w:cs="Times New Roman"/>
          <w:sz w:val="24"/>
          <w:szCs w:val="24"/>
        </w:rPr>
        <w:t xml:space="preserve"> </w:t>
      </w:r>
      <w:r w:rsidR="0091678A">
        <w:rPr>
          <w:rFonts w:ascii="Times New Roman" w:hAnsi="Times New Roman" w:cs="Times New Roman"/>
          <w:sz w:val="24"/>
          <w:szCs w:val="24"/>
        </w:rPr>
        <w:t>recombination rate</w:t>
      </w:r>
      <w:r w:rsidR="006A2348">
        <w:rPr>
          <w:rFonts w:ascii="Times New Roman" w:hAnsi="Times New Roman" w:cs="Times New Roman"/>
          <w:sz w:val="24"/>
          <w:szCs w:val="24"/>
        </w:rPr>
        <w:t xml:space="preserve">s, ranging from </w:t>
      </w:r>
      <w:r w:rsidR="0091678A">
        <w:rPr>
          <w:rFonts w:ascii="Times New Roman" w:hAnsi="Times New Roman" w:cs="Times New Roman"/>
          <w:sz w:val="24"/>
          <w:szCs w:val="24"/>
        </w:rPr>
        <w:t xml:space="preserve">no </w:t>
      </w:r>
      <w:r w:rsidR="00DE0DCD">
        <w:rPr>
          <w:rFonts w:ascii="Times New Roman" w:hAnsi="Times New Roman" w:cs="Times New Roman"/>
          <w:sz w:val="24"/>
          <w:szCs w:val="24"/>
        </w:rPr>
        <w:t xml:space="preserve">relationship </w:t>
      </w:r>
      <w:r w:rsidR="006A2348">
        <w:rPr>
          <w:rFonts w:ascii="Times New Roman" w:hAnsi="Times New Roman" w:cs="Times New Roman"/>
          <w:sz w:val="24"/>
          <w:szCs w:val="24"/>
        </w:rPr>
        <w:t>in great apes</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91678A">
        <w:rPr>
          <w:rFonts w:ascii="Times New Roman" w:hAnsi="Times New Roman" w:cs="Times New Roman"/>
          <w:sz w:val="24"/>
          <w:szCs w:val="24"/>
        </w:rPr>
      </w:r>
      <w:r w:rsidR="0091678A">
        <w:rPr>
          <w:rFonts w:ascii="Times New Roman" w:hAnsi="Times New Roman" w:cs="Times New Roman"/>
          <w:sz w:val="24"/>
          <w:szCs w:val="24"/>
        </w:rPr>
        <w:fldChar w:fldCharType="separate"/>
      </w:r>
      <w:r w:rsidR="001B6D59">
        <w:rPr>
          <w:rFonts w:ascii="Times New Roman" w:hAnsi="Times New Roman" w:cs="Times New Roman"/>
          <w:noProof/>
          <w:sz w:val="24"/>
          <w:szCs w:val="24"/>
        </w:rPr>
        <w:t>(Hobolth, et al. 2007)</w:t>
      </w:r>
      <w:r w:rsidR="0091678A">
        <w:rPr>
          <w:rFonts w:ascii="Times New Roman" w:hAnsi="Times New Roman" w:cs="Times New Roman"/>
          <w:sz w:val="24"/>
          <w:szCs w:val="24"/>
        </w:rPr>
        <w:fldChar w:fldCharType="end"/>
      </w:r>
      <w:r w:rsidR="00DE0DCD">
        <w:rPr>
          <w:rFonts w:ascii="Times New Roman" w:hAnsi="Times New Roman" w:cs="Times New Roman"/>
          <w:sz w:val="24"/>
          <w:szCs w:val="24"/>
        </w:rPr>
        <w:t>,</w:t>
      </w:r>
      <w:r w:rsidR="0091678A">
        <w:rPr>
          <w:rFonts w:ascii="Times New Roman" w:hAnsi="Times New Roman" w:cs="Times New Roman"/>
          <w:sz w:val="24"/>
          <w:szCs w:val="24"/>
        </w:rPr>
        <w:t xml:space="preserve"> a weak </w:t>
      </w:r>
      <w:r w:rsidR="00DE0DCD">
        <w:rPr>
          <w:rFonts w:ascii="Times New Roman" w:hAnsi="Times New Roman" w:cs="Times New Roman"/>
          <w:sz w:val="24"/>
          <w:szCs w:val="24"/>
        </w:rPr>
        <w:t xml:space="preserve">positive </w:t>
      </w:r>
      <w:r w:rsidR="0091678A">
        <w:rPr>
          <w:rFonts w:ascii="Times New Roman" w:hAnsi="Times New Roman" w:cs="Times New Roman"/>
          <w:sz w:val="24"/>
          <w:szCs w:val="24"/>
        </w:rPr>
        <w:t>correlation</w:t>
      </w:r>
      <w:r w:rsidR="006A2348">
        <w:rPr>
          <w:rFonts w:ascii="Times New Roman" w:hAnsi="Times New Roman" w:cs="Times New Roman"/>
          <w:sz w:val="24"/>
          <w:szCs w:val="24"/>
        </w:rPr>
        <w:t xml:space="preserve"> in house mice</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&lt;EndNote&gt;&lt;Cite&gt;&lt;Author&gt;White&lt;/Author&gt;&lt;Year&gt;2009&lt;/Year&gt;&lt;RecNum&gt;9&lt;/RecNum&gt;&lt;DisplayText&gt;(White, et al. 2009)&lt;/DisplayText&gt;&lt;record&gt;&lt;rec-number&gt;9&lt;/rec-number&gt;&lt;foreign-keys&gt;&lt;key app="EN" db-id="vdwt9psdezv5tlee9vn5swzfzafw0azp5adx" timestamp="1632754321"&gt;9&lt;/key&gt;&lt;/foreign-keys&gt;&lt;ref-type name="Journal Article"&gt;17&lt;/ref-type&gt;&lt;contributors&gt;&lt;authors&gt;&lt;author&gt;White, M. A.&lt;/author&gt;&lt;author&gt;Ane, C.&lt;/author&gt;&lt;author&gt;Dewey, C. N.&lt;/author&gt;&lt;author&gt;Larget, B. R.&lt;/author&gt;&lt;author&gt;Payseur, B. A.&lt;/author&gt;&lt;/authors&gt;&lt;/contributors&gt;&lt;auth-address&gt;Laboratory of Genetics, University of Wisconsin, Madison, Wisconsin, United States of America.&lt;/auth-address&gt;&lt;titles&gt;&lt;title&gt;Fine-scale phylogenetic discordance across the house mouse genome&lt;/title&gt;&lt;secondary-title&gt;PLoS Genet&lt;/secondary-title&gt;&lt;/titles&gt;&lt;periodical&gt;&lt;full-title&gt;PLoS Genet&lt;/full-title&gt;&lt;/periodical&gt;&lt;pages&gt;e1000729&lt;/pages&gt;&lt;volume&gt;5&lt;/volume&gt;&lt;number&gt;11&lt;/number&gt;&lt;edition&gt;2009/11/26&lt;/edition&gt;&lt;keywords&gt;&lt;keyword&gt;Animals&lt;/keyword&gt;&lt;keyword&gt;Base Sequence&lt;/keyword&gt;&lt;keyword&gt;Bias&lt;/keyword&gt;&lt;keyword&gt;Chromosomes, Mammalian/genetics&lt;/keyword&gt;&lt;keyword&gt;Computer Simulation&lt;/keyword&gt;&lt;keyword&gt;Genetic Loci/genetics&lt;/keyword&gt;&lt;keyword&gt;Genome/*genetics&lt;/keyword&gt;&lt;keyword&gt;Mice/*genetics&lt;/keyword&gt;&lt;keyword&gt;*Phylogeny&lt;/keyword&gt;&lt;keyword&gt;Polymorphism, Single Nucleotide/genetics&lt;/keyword&gt;&lt;keyword&gt;Species Specificity&lt;/keyword&gt;&lt;keyword&gt;X Chromosome/genetics&lt;/keyword&gt;&lt;/keywords&gt;&lt;dates&gt;&lt;year&gt;2009&lt;/year&gt;&lt;pub-dates&gt;&lt;date&gt;Nov&lt;/date&gt;&lt;/pub-dates&gt;&lt;/dates&gt;&lt;isbn&gt;1553-7404 (Electronic)&amp;#xD;1553-7390 (Linking)&lt;/isbn&gt;&lt;accession-num&gt;19936022&lt;/accession-num&gt;&lt;urls&gt;&lt;related-urls&gt;&lt;url&gt;https://www.ncbi.nlm.nih.gov/pubmed/19936022&lt;/url&gt;&lt;url&gt;https://www.ncbi.nlm.nih.gov/pmc/articles/PMC2770633/pdf/pgen.1000729.pdf&lt;/url&gt;&lt;/related-urls&gt;&lt;/urls&gt;&lt;custom2&gt;PMC2770633&lt;/custom2&gt;&lt;electronic-resource-num&gt;10.1371/journal.pgen.1000729&lt;/electronic-resource-num&gt;&lt;/record&gt;&lt;/Cite&gt;&lt;/EndNote&gt;</w:instrText>
      </w:r>
      <w:r w:rsidR="0091678A">
        <w:rPr>
          <w:rFonts w:ascii="Times New Roman" w:hAnsi="Times New Roman" w:cs="Times New Roman"/>
          <w:sz w:val="24"/>
          <w:szCs w:val="24"/>
        </w:rPr>
        <w:fldChar w:fldCharType="separate"/>
      </w:r>
      <w:r w:rsidR="001B6D59">
        <w:rPr>
          <w:rFonts w:ascii="Times New Roman" w:hAnsi="Times New Roman" w:cs="Times New Roman"/>
          <w:noProof/>
          <w:sz w:val="24"/>
          <w:szCs w:val="24"/>
        </w:rPr>
        <w:t>(White, et al. 2009)</w:t>
      </w:r>
      <w:r w:rsidR="0091678A">
        <w:rPr>
          <w:rFonts w:ascii="Times New Roman" w:hAnsi="Times New Roman" w:cs="Times New Roman"/>
          <w:sz w:val="24"/>
          <w:szCs w:val="24"/>
        </w:rPr>
        <w:fldChar w:fldCharType="end"/>
      </w:r>
      <w:r w:rsidR="00DE0DCD">
        <w:rPr>
          <w:rFonts w:ascii="Times New Roman" w:hAnsi="Times New Roman" w:cs="Times New Roman"/>
          <w:sz w:val="24"/>
          <w:szCs w:val="24"/>
        </w:rPr>
        <w:t>, a strong positive correlation broadly across primates (</w:t>
      </w:r>
      <w:r w:rsidR="00DE0DCD">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YXMtR29uemFsZXosIGV0IGFsLiAoMjAyMyk8L0Rpc3BsYXlUZXh0PjxyZWNvcmQ+PHJlYy1udW1i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YXMtR29uemFsZXosIGV0IGFsLiAoMjAyMyk8L0Rpc3BsYXlUZXh0PjxyZWNvcmQ+PHJlYy1udW1i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DE0DCD">
        <w:rPr>
          <w:rFonts w:ascii="Times New Roman" w:hAnsi="Times New Roman" w:cs="Times New Roman"/>
          <w:sz w:val="24"/>
          <w:szCs w:val="24"/>
        </w:rPr>
      </w:r>
      <w:r w:rsidR="00DE0DCD">
        <w:rPr>
          <w:rFonts w:ascii="Times New Roman" w:hAnsi="Times New Roman" w:cs="Times New Roman"/>
          <w:sz w:val="24"/>
          <w:szCs w:val="24"/>
        </w:rPr>
        <w:fldChar w:fldCharType="separate"/>
      </w:r>
      <w:r w:rsidR="001B6D59">
        <w:rPr>
          <w:rFonts w:ascii="Times New Roman" w:hAnsi="Times New Roman" w:cs="Times New Roman"/>
          <w:noProof/>
          <w:sz w:val="24"/>
          <w:szCs w:val="24"/>
        </w:rPr>
        <w:t>Rivas-Gonzalez, et al. (2023)</w:t>
      </w:r>
      <w:r w:rsidR="00DE0DCD">
        <w:rPr>
          <w:rFonts w:ascii="Times New Roman" w:hAnsi="Times New Roman" w:cs="Times New Roman"/>
          <w:sz w:val="24"/>
          <w:szCs w:val="24"/>
        </w:rPr>
        <w:fldChar w:fldCharType="end"/>
      </w:r>
      <w:r w:rsidR="00DE0DCD">
        <w:rPr>
          <w:rFonts w:ascii="Times New Roman" w:hAnsi="Times New Roman" w:cs="Times New Roman"/>
          <w:sz w:val="24"/>
          <w:szCs w:val="24"/>
        </w:rPr>
        <w:t xml:space="preserve">, or </w:t>
      </w:r>
      <w:r w:rsidR="00247FEB">
        <w:rPr>
          <w:rFonts w:ascii="Times New Roman" w:hAnsi="Times New Roman" w:cs="Times New Roman"/>
          <w:sz w:val="24"/>
          <w:szCs w:val="24"/>
        </w:rPr>
        <w:t xml:space="preserve">increased discordance </w:t>
      </w:r>
      <w:r w:rsidR="00DE0DCD">
        <w:rPr>
          <w:rFonts w:ascii="Times New Roman" w:hAnsi="Times New Roman" w:cs="Times New Roman"/>
          <w:sz w:val="24"/>
          <w:szCs w:val="24"/>
        </w:rPr>
        <w:t>in regions of</w:t>
      </w:r>
      <w:r w:rsidR="00247FEB">
        <w:rPr>
          <w:rFonts w:ascii="Times New Roman" w:hAnsi="Times New Roman" w:cs="Times New Roman"/>
          <w:sz w:val="24"/>
          <w:szCs w:val="24"/>
        </w:rPr>
        <w:t xml:space="preserve"> lower recombination</w:t>
      </w:r>
      <w:r w:rsidR="00F92FFA">
        <w:rPr>
          <w:rFonts w:ascii="Times New Roman" w:hAnsi="Times New Roman" w:cs="Times New Roman"/>
          <w:sz w:val="24"/>
          <w:szCs w:val="24"/>
        </w:rPr>
        <w:t xml:space="preserve"> </w:t>
      </w:r>
      <w:r w:rsidR="00F43E15">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Y051bT4yMjg8L1JlY051bT48RGlzcGxheVRleHQ+KFNjYWxseSwgZXQgYWwuIDIwMTI7IFBlYXNl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=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Y051bT4yMjg8L1JlY051bT48RGlzcGxheVRleHQ+KFNjYWxseSwgZXQgYWwuIDIwMTI7IFBlYXNl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=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43E15">
        <w:rPr>
          <w:rFonts w:ascii="Times New Roman" w:hAnsi="Times New Roman" w:cs="Times New Roman"/>
          <w:sz w:val="24"/>
          <w:szCs w:val="24"/>
        </w:rPr>
      </w:r>
      <w:r w:rsidR="00F43E15">
        <w:rPr>
          <w:rFonts w:ascii="Times New Roman" w:hAnsi="Times New Roman" w:cs="Times New Roman"/>
          <w:sz w:val="24"/>
          <w:szCs w:val="24"/>
        </w:rPr>
        <w:fldChar w:fldCharType="separate"/>
      </w:r>
      <w:r w:rsidR="001B6D59">
        <w:rPr>
          <w:rFonts w:ascii="Times New Roman" w:hAnsi="Times New Roman" w:cs="Times New Roman"/>
          <w:noProof/>
          <w:sz w:val="24"/>
          <w:szCs w:val="24"/>
        </w:rPr>
        <w:t>(Scally, et al. 2012; Pease and Hahn 2013)</w:t>
      </w:r>
      <w:r w:rsidR="00F43E15">
        <w:rPr>
          <w:rFonts w:ascii="Times New Roman" w:hAnsi="Times New Roman" w:cs="Times New Roman"/>
          <w:sz w:val="24"/>
          <w:szCs w:val="24"/>
        </w:rPr>
        <w:fldChar w:fldCharType="end"/>
      </w:r>
      <w:r w:rsidR="00F43E15">
        <w:rPr>
          <w:rFonts w:ascii="Times New Roman" w:hAnsi="Times New Roman" w:cs="Times New Roman"/>
          <w:sz w:val="24"/>
          <w:szCs w:val="24"/>
        </w:rPr>
        <w:t>.</w:t>
      </w:r>
      <w:r w:rsidR="00247FEB">
        <w:rPr>
          <w:rFonts w:ascii="Times New Roman" w:hAnsi="Times New Roman" w:cs="Times New Roman"/>
          <w:sz w:val="24"/>
          <w:szCs w:val="24"/>
        </w:rPr>
        <w:t xml:space="preserve"> </w:t>
      </w:r>
      <w:r w:rsidR="00372855">
        <w:rPr>
          <w:rFonts w:ascii="Times New Roman" w:hAnsi="Times New Roman" w:cs="Times New Roman"/>
          <w:sz w:val="24"/>
          <w:szCs w:val="24"/>
        </w:rPr>
        <w:t>Thus</w:t>
      </w:r>
      <w:r w:rsidR="00D77B8F" w:rsidRPr="00197A2B">
        <w:rPr>
          <w:rFonts w:ascii="Times New Roman" w:hAnsi="Times New Roman" w:cs="Times New Roman"/>
          <w:sz w:val="24"/>
          <w:szCs w:val="24"/>
        </w:rPr>
        <w:t>,</w:t>
      </w:r>
      <w:r w:rsidR="00F43E15">
        <w:rPr>
          <w:rFonts w:ascii="Times New Roman" w:hAnsi="Times New Roman" w:cs="Times New Roman"/>
          <w:sz w:val="24"/>
          <w:szCs w:val="24"/>
        </w:rPr>
        <w:t xml:space="preserve"> it </w:t>
      </w:r>
      <w:r w:rsidR="00CF0D92">
        <w:rPr>
          <w:rFonts w:ascii="Times New Roman" w:hAnsi="Times New Roman" w:cs="Times New Roman"/>
          <w:sz w:val="24"/>
          <w:szCs w:val="24"/>
        </w:rPr>
        <w:t>remains</w:t>
      </w:r>
      <w:r w:rsidR="00F43E15">
        <w:rPr>
          <w:rFonts w:ascii="Times New Roman" w:hAnsi="Times New Roman" w:cs="Times New Roman"/>
          <w:sz w:val="24"/>
          <w:szCs w:val="24"/>
        </w:rPr>
        <w:t xml:space="preserve"> </w:t>
      </w:r>
      <w:r w:rsidR="00CF0D92">
        <w:rPr>
          <w:rFonts w:ascii="Times New Roman" w:hAnsi="Times New Roman" w:cs="Times New Roman"/>
          <w:sz w:val="24"/>
          <w:szCs w:val="24"/>
        </w:rPr>
        <w:t>unclear how</w:t>
      </w:r>
      <w:r w:rsidR="00F43E15">
        <w:rPr>
          <w:rFonts w:ascii="Times New Roman" w:hAnsi="Times New Roman" w:cs="Times New Roman"/>
          <w:sz w:val="24"/>
          <w:szCs w:val="24"/>
        </w:rPr>
        <w:t xml:space="preserve"> phylogenetic discordance </w:t>
      </w:r>
      <w:r w:rsidR="00CF0D92">
        <w:rPr>
          <w:rFonts w:ascii="Times New Roman" w:hAnsi="Times New Roman" w:cs="Times New Roman"/>
          <w:sz w:val="24"/>
          <w:szCs w:val="24"/>
        </w:rPr>
        <w:t xml:space="preserve">scales </w:t>
      </w:r>
      <w:r w:rsidR="00F43E15">
        <w:rPr>
          <w:rFonts w:ascii="Times New Roman" w:hAnsi="Times New Roman" w:cs="Times New Roman"/>
          <w:sz w:val="24"/>
          <w:szCs w:val="24"/>
        </w:rPr>
        <w:t>locally across the genome</w:t>
      </w:r>
      <w:r w:rsidR="00CF0D92">
        <w:rPr>
          <w:rFonts w:ascii="Times New Roman" w:hAnsi="Times New Roman" w:cs="Times New Roman"/>
          <w:sz w:val="24"/>
          <w:szCs w:val="24"/>
        </w:rPr>
        <w:t xml:space="preserve"> as a function of recombination and the strength of linked selection</w:t>
      </w:r>
      <w:r w:rsidR="005A1264">
        <w:rPr>
          <w:rFonts w:ascii="Times New Roman" w:hAnsi="Times New Roman" w:cs="Times New Roman"/>
          <w:sz w:val="24"/>
          <w:szCs w:val="24"/>
        </w:rPr>
        <w:t>, pointing to the need for empirical studies</w:t>
      </w:r>
      <w:r w:rsidR="00B445B3">
        <w:rPr>
          <w:rFonts w:ascii="Times New Roman" w:hAnsi="Times New Roman" w:cs="Times New Roman"/>
          <w:sz w:val="24"/>
          <w:szCs w:val="24"/>
        </w:rPr>
        <w:t xml:space="preserve"> in systems with sufficient </w:t>
      </w:r>
      <w:r w:rsidR="00372855">
        <w:rPr>
          <w:rFonts w:ascii="Times New Roman" w:hAnsi="Times New Roman" w:cs="Times New Roman"/>
          <w:sz w:val="24"/>
          <w:szCs w:val="24"/>
        </w:rPr>
        <w:t xml:space="preserve">genomic </w:t>
      </w:r>
      <w:r w:rsidR="00B445B3">
        <w:rPr>
          <w:rFonts w:ascii="Times New Roman" w:hAnsi="Times New Roman" w:cs="Times New Roman"/>
          <w:sz w:val="24"/>
          <w:szCs w:val="24"/>
        </w:rPr>
        <w:t>resources to explore the causes of discordance</w:t>
      </w:r>
      <w:r w:rsidR="00F43E15">
        <w:rPr>
          <w:rFonts w:ascii="Times New Roman" w:hAnsi="Times New Roman" w:cs="Times New Roman"/>
          <w:sz w:val="24"/>
          <w:szCs w:val="24"/>
        </w:rPr>
        <w:t>.</w:t>
      </w:r>
      <w:r w:rsidR="00D77B8F" w:rsidRPr="00197A2B">
        <w:rPr>
          <w:rFonts w:ascii="Times New Roman" w:hAnsi="Times New Roman" w:cs="Times New Roman"/>
          <w:sz w:val="24"/>
          <w:szCs w:val="24"/>
        </w:rPr>
        <w:t xml:space="preserve"> </w:t>
      </w:r>
    </w:p>
    <w:p w14:paraId="1F534B65" w14:textId="56AE4EF2" w:rsidR="00372855"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426302">
        <w:rPr>
          <w:rFonts w:ascii="Times New Roman" w:hAnsi="Times New Roman" w:cs="Times New Roman"/>
          <w:sz w:val="24"/>
          <w:szCs w:val="24"/>
        </w:rPr>
        <w:t xml:space="preserve">To </w:t>
      </w:r>
      <w:r w:rsidR="00D92E9C">
        <w:rPr>
          <w:rFonts w:ascii="Times New Roman" w:hAnsi="Times New Roman" w:cs="Times New Roman"/>
          <w:sz w:val="24"/>
          <w:szCs w:val="24"/>
        </w:rPr>
        <w:t>investigate the causes and consequences of phylogenetic discordance</w:t>
      </w:r>
      <w:r w:rsidR="00426302">
        <w:rPr>
          <w:rFonts w:ascii="Times New Roman" w:hAnsi="Times New Roman" w:cs="Times New Roman"/>
          <w:sz w:val="24"/>
          <w:szCs w:val="24"/>
        </w:rPr>
        <w:t xml:space="preserve">, we </w:t>
      </w:r>
      <w:r w:rsidR="006E78FF">
        <w:rPr>
          <w:rFonts w:ascii="Times New Roman" w:hAnsi="Times New Roman" w:cs="Times New Roman"/>
          <w:sz w:val="24"/>
          <w:szCs w:val="24"/>
        </w:rPr>
        <w:t>took advantage of genomic resources available for</w:t>
      </w:r>
      <w:r w:rsidR="00426302">
        <w:rPr>
          <w:rFonts w:ascii="Times New Roman" w:hAnsi="Times New Roman" w:cs="Times New Roman"/>
          <w:sz w:val="24"/>
          <w:szCs w:val="24"/>
        </w:rPr>
        <w:t xml:space="preserve"> house </w:t>
      </w:r>
      <w:r w:rsidR="00B445B3">
        <w:rPr>
          <w:rFonts w:ascii="Times New Roman" w:hAnsi="Times New Roman" w:cs="Times New Roman"/>
          <w:sz w:val="24"/>
          <w:szCs w:val="24"/>
        </w:rPr>
        <w:t xml:space="preserve">mice </w:t>
      </w:r>
      <w:r w:rsidR="00426302">
        <w:rPr>
          <w:rFonts w:ascii="Times New Roman" w:hAnsi="Times New Roman" w:cs="Times New Roman"/>
          <w:sz w:val="24"/>
          <w:szCs w:val="24"/>
        </w:rPr>
        <w:t>(</w:t>
      </w:r>
      <w:r w:rsidR="00426302">
        <w:rPr>
          <w:rFonts w:ascii="Times New Roman" w:hAnsi="Times New Roman" w:cs="Times New Roman"/>
          <w:i/>
          <w:iCs/>
          <w:sz w:val="24"/>
          <w:szCs w:val="24"/>
        </w:rPr>
        <w:t>Mu</w:t>
      </w:r>
      <w:r w:rsidR="0089437D">
        <w:rPr>
          <w:rFonts w:ascii="Times New Roman" w:hAnsi="Times New Roman" w:cs="Times New Roman"/>
          <w:i/>
          <w:iCs/>
          <w:sz w:val="24"/>
          <w:szCs w:val="24"/>
        </w:rPr>
        <w:t>s musculus</w:t>
      </w:r>
      <w:r w:rsidR="00426302">
        <w:rPr>
          <w:rFonts w:ascii="Times New Roman" w:hAnsi="Times New Roman" w:cs="Times New Roman"/>
          <w:sz w:val="24"/>
          <w:szCs w:val="24"/>
        </w:rPr>
        <w:t>)</w:t>
      </w:r>
      <w:r w:rsidR="00E46077">
        <w:rPr>
          <w:rFonts w:ascii="Times New Roman" w:hAnsi="Times New Roman" w:cs="Times New Roman"/>
          <w:sz w:val="24"/>
          <w:szCs w:val="24"/>
        </w:rPr>
        <w:t>.</w:t>
      </w:r>
      <w:r w:rsidR="00426302">
        <w:rPr>
          <w:rFonts w:ascii="Times New Roman" w:hAnsi="Times New Roman" w:cs="Times New Roman"/>
          <w:sz w:val="24"/>
          <w:szCs w:val="24"/>
        </w:rPr>
        <w:t xml:space="preserve"> Th</w:t>
      </w:r>
      <w:r w:rsidR="00E46077">
        <w:rPr>
          <w:rFonts w:ascii="Times New Roman" w:hAnsi="Times New Roman" w:cs="Times New Roman"/>
          <w:sz w:val="24"/>
          <w:szCs w:val="24"/>
        </w:rPr>
        <w:t>is</w:t>
      </w:r>
      <w:r w:rsidR="00426302">
        <w:rPr>
          <w:rFonts w:ascii="Times New Roman" w:hAnsi="Times New Roman" w:cs="Times New Roman"/>
          <w:sz w:val="24"/>
          <w:szCs w:val="24"/>
        </w:rPr>
        <w:t xml:space="preserve"> rodent</w:t>
      </w:r>
      <w:r w:rsidR="006E78FF">
        <w:rPr>
          <w:rFonts w:ascii="Times New Roman" w:hAnsi="Times New Roman" w:cs="Times New Roman"/>
          <w:sz w:val="24"/>
          <w:szCs w:val="24"/>
        </w:rPr>
        <w:t xml:space="preserve"> species</w:t>
      </w:r>
      <w:r w:rsidR="00426302">
        <w:rPr>
          <w:rFonts w:ascii="Times New Roman" w:hAnsi="Times New Roman" w:cs="Times New Roman"/>
          <w:sz w:val="24"/>
          <w:szCs w:val="24"/>
        </w:rPr>
        <w:t xml:space="preserve"> </w:t>
      </w:r>
      <w:r w:rsidR="00E46077">
        <w:rPr>
          <w:rFonts w:ascii="Times New Roman" w:hAnsi="Times New Roman" w:cs="Times New Roman"/>
          <w:sz w:val="24"/>
          <w:szCs w:val="24"/>
        </w:rPr>
        <w:t>is one of the</w:t>
      </w:r>
      <w:r w:rsidR="00426302" w:rsidRPr="00E358E6">
        <w:rPr>
          <w:rFonts w:ascii="Times New Roman" w:hAnsi="Times New Roman" w:cs="Times New Roman"/>
          <w:sz w:val="24"/>
          <w:szCs w:val="24"/>
        </w:rPr>
        <w:t xml:space="preserve"> most important </w:t>
      </w:r>
      <w:r w:rsidR="00D010DB">
        <w:rPr>
          <w:rFonts w:ascii="Times New Roman" w:hAnsi="Times New Roman" w:cs="Times New Roman"/>
          <w:sz w:val="24"/>
          <w:szCs w:val="24"/>
        </w:rPr>
        <w:t xml:space="preserve">mammalian </w:t>
      </w:r>
      <w:r w:rsidR="00426302" w:rsidRPr="00E358E6">
        <w:rPr>
          <w:rFonts w:ascii="Times New Roman" w:hAnsi="Times New Roman" w:cs="Times New Roman"/>
          <w:sz w:val="24"/>
          <w:szCs w:val="24"/>
        </w:rPr>
        <w:t xml:space="preserve">model systems for biological and biomedical </w:t>
      </w:r>
      <w:r w:rsidR="00030AC9" w:rsidRPr="00E358E6">
        <w:rPr>
          <w:rFonts w:ascii="Times New Roman" w:hAnsi="Times New Roman" w:cs="Times New Roman"/>
          <w:sz w:val="24"/>
          <w:szCs w:val="24"/>
        </w:rPr>
        <w:t>research</w:t>
      </w:r>
      <w:r w:rsidR="00030AC9">
        <w:rPr>
          <w:rFonts w:ascii="Times New Roman" w:hAnsi="Times New Roman" w:cs="Times New Roman"/>
          <w:sz w:val="24"/>
          <w:szCs w:val="24"/>
        </w:rPr>
        <w:t xml:space="preserve"> and</w:t>
      </w:r>
      <w:r w:rsidR="001624A9">
        <w:rPr>
          <w:rFonts w:ascii="Times New Roman" w:hAnsi="Times New Roman" w:cs="Times New Roman"/>
          <w:sz w:val="24"/>
          <w:szCs w:val="24"/>
        </w:rPr>
        <w:t xml:space="preserve"> </w:t>
      </w:r>
      <w:r w:rsidR="00E46077">
        <w:rPr>
          <w:rFonts w:ascii="Times New Roman" w:hAnsi="Times New Roman" w:cs="Times New Roman"/>
          <w:sz w:val="24"/>
          <w:szCs w:val="24"/>
        </w:rPr>
        <w:t>is</w:t>
      </w:r>
      <w:r w:rsidR="00426302" w:rsidRPr="00E358E6">
        <w:rPr>
          <w:rFonts w:ascii="Times New Roman" w:hAnsi="Times New Roman" w:cs="Times New Roman"/>
          <w:sz w:val="24"/>
          <w:szCs w:val="24"/>
        </w:rPr>
        <w:t xml:space="preserve"> embedded within a massive radiation of rats and mice (</w:t>
      </w:r>
      <w:proofErr w:type="spellStart"/>
      <w:r w:rsidR="00426302" w:rsidRPr="00E358E6">
        <w:rPr>
          <w:rFonts w:ascii="Times New Roman" w:hAnsi="Times New Roman" w:cs="Times New Roman"/>
          <w:sz w:val="24"/>
          <w:szCs w:val="24"/>
        </w:rPr>
        <w:t>Murinae</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This </w:t>
      </w:r>
      <w:r w:rsidR="006E78FF">
        <w:rPr>
          <w:rFonts w:ascii="Times New Roman" w:hAnsi="Times New Roman" w:cs="Times New Roman"/>
          <w:sz w:val="24"/>
          <w:szCs w:val="24"/>
        </w:rPr>
        <w:t xml:space="preserve">ecologically </w:t>
      </w:r>
      <w:r w:rsidR="00426302">
        <w:rPr>
          <w:rFonts w:ascii="Times New Roman" w:hAnsi="Times New Roman" w:cs="Times New Roman"/>
          <w:sz w:val="24"/>
          <w:szCs w:val="24"/>
        </w:rPr>
        <w:t>diverse and species</w:t>
      </w:r>
      <w:r w:rsidR="00AF67FD">
        <w:rPr>
          <w:rFonts w:ascii="Times New Roman" w:hAnsi="Times New Roman" w:cs="Times New Roman"/>
          <w:sz w:val="24"/>
          <w:szCs w:val="24"/>
        </w:rPr>
        <w:t>-</w:t>
      </w:r>
      <w:r w:rsidR="00426302">
        <w:rPr>
          <w:rFonts w:ascii="Times New Roman" w:hAnsi="Times New Roman" w:cs="Times New Roman"/>
          <w:sz w:val="24"/>
          <w:szCs w:val="24"/>
        </w:rPr>
        <w:t>rich</w:t>
      </w:r>
      <w:r w:rsidR="00EA01C6">
        <w:rPr>
          <w:rFonts w:ascii="Times New Roman" w:hAnsi="Times New Roman" w:cs="Times New Roman"/>
          <w:sz w:val="24"/>
          <w:szCs w:val="24"/>
        </w:rPr>
        <w:t xml:space="preserve"> group is</w:t>
      </w:r>
      <w:r w:rsidR="00426302">
        <w:rPr>
          <w:rFonts w:ascii="Times New Roman" w:hAnsi="Times New Roman" w:cs="Times New Roman"/>
          <w:sz w:val="24"/>
          <w:szCs w:val="24"/>
        </w:rPr>
        <w:t xml:space="preserve"> </w:t>
      </w:r>
      <w:r w:rsidR="001624A9">
        <w:rPr>
          <w:rFonts w:ascii="Times New Roman" w:hAnsi="Times New Roman" w:cs="Times New Roman"/>
          <w:sz w:val="24"/>
          <w:szCs w:val="24"/>
        </w:rPr>
        <w:t>comprise</w:t>
      </w:r>
      <w:r w:rsidR="00EA01C6">
        <w:rPr>
          <w:rFonts w:ascii="Times New Roman" w:hAnsi="Times New Roman" w:cs="Times New Roman"/>
          <w:sz w:val="24"/>
          <w:szCs w:val="24"/>
        </w:rPr>
        <w:t>d of</w:t>
      </w:r>
      <w:r w:rsidR="001624A9">
        <w:rPr>
          <w:rFonts w:ascii="Times New Roman" w:hAnsi="Times New Roman" w:cs="Times New Roman"/>
          <w:sz w:val="24"/>
          <w:szCs w:val="24"/>
        </w:rPr>
        <w:t xml:space="preserve"> over 600 species and</w:t>
      </w:r>
      <w:r w:rsidR="00EA01C6">
        <w:rPr>
          <w:rFonts w:ascii="Times New Roman" w:hAnsi="Times New Roman" w:cs="Times New Roman"/>
          <w:sz w:val="24"/>
          <w:szCs w:val="24"/>
        </w:rPr>
        <w:t xml:space="preserve"> makes up</w:t>
      </w:r>
      <w:r w:rsidR="001624A9" w:rsidRPr="00E358E6">
        <w:rPr>
          <w:rFonts w:ascii="Times New Roman" w:hAnsi="Times New Roman" w:cs="Times New Roman"/>
          <w:sz w:val="24"/>
          <w:szCs w:val="24"/>
        </w:rPr>
        <w:t xml:space="preserve"> </w:t>
      </w:r>
      <w:r w:rsidR="001624A9">
        <w:rPr>
          <w:rFonts w:ascii="Times New Roman" w:hAnsi="Times New Roman" w:cs="Times New Roman"/>
          <w:sz w:val="24"/>
          <w:szCs w:val="24"/>
        </w:rPr>
        <w:t>&gt;</w:t>
      </w:r>
      <w:r w:rsidR="001624A9" w:rsidRPr="00E358E6">
        <w:rPr>
          <w:rFonts w:ascii="Times New Roman" w:hAnsi="Times New Roman" w:cs="Times New Roman"/>
          <w:sz w:val="24"/>
          <w:szCs w:val="24"/>
        </w:rPr>
        <w:t>10% of all mammalian specie</w:t>
      </w:r>
      <w:r w:rsidR="001624A9">
        <w:rPr>
          <w:rFonts w:ascii="Times New Roman" w:hAnsi="Times New Roman" w:cs="Times New Roman"/>
          <w:sz w:val="24"/>
          <w:szCs w:val="24"/>
        </w:rPr>
        <w:t>s, and yet</w:t>
      </w:r>
      <w:r w:rsidR="00426302">
        <w:rPr>
          <w:rFonts w:ascii="Times New Roman" w:hAnsi="Times New Roman" w:cs="Times New Roman"/>
          <w:sz w:val="24"/>
          <w:szCs w:val="24"/>
        </w:rPr>
        <w:t xml:space="preserve"> </w:t>
      </w:r>
      <w:r w:rsidR="00394C3B">
        <w:rPr>
          <w:rFonts w:ascii="Times New Roman" w:hAnsi="Times New Roman" w:cs="Times New Roman"/>
          <w:sz w:val="24"/>
          <w:szCs w:val="24"/>
        </w:rPr>
        <w:t xml:space="preserve">is only about </w:t>
      </w:r>
      <w:r w:rsidR="00394C3B" w:rsidRPr="00E358E6">
        <w:rPr>
          <w:rFonts w:ascii="Times New Roman" w:hAnsi="Times New Roman" w:cs="Times New Roman"/>
          <w:sz w:val="24"/>
          <w:szCs w:val="24"/>
        </w:rPr>
        <w:t>15 million years</w:t>
      </w:r>
      <w:r w:rsidR="00394C3B">
        <w:rPr>
          <w:rFonts w:ascii="Times New Roman" w:hAnsi="Times New Roman" w:cs="Times New Roman"/>
          <w:sz w:val="24"/>
          <w:szCs w:val="24"/>
        </w:rPr>
        <w:t xml:space="preserve"> old</w:t>
      </w:r>
      <w:r w:rsidR="005A1264">
        <w:rPr>
          <w:rFonts w:ascii="Times New Roman" w:hAnsi="Times New Roman" w:cs="Times New Roman"/>
          <w:sz w:val="24"/>
          <w:szCs w:val="24"/>
        </w:rPr>
        <w:t>, making this system an excellent choice for phylogenetic studies over both short and long timescales</w:t>
      </w:r>
      <w:r w:rsidR="00030AC9">
        <w:rPr>
          <w:rFonts w:ascii="Times New Roman" w:hAnsi="Times New Roman" w:cs="Times New Roman"/>
          <w:sz w:val="24"/>
          <w:szCs w:val="24"/>
        </w:rPr>
        <w:t>.</w:t>
      </w:r>
      <w:r w:rsidR="002D7D7D">
        <w:rPr>
          <w:rFonts w:ascii="Times New Roman" w:hAnsi="Times New Roman" w:cs="Times New Roman"/>
          <w:sz w:val="24"/>
          <w:szCs w:val="24"/>
        </w:rPr>
        <w:t xml:space="preserve"> Despite the power of evolution-guided functional and biomedical analysis</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PjxSZWNOdW0+MjI5PC9SZWNOdW0+PERpc3BsYXlUZXh0PihDaHJpc3RtYXMsIGV0IGFsLiAyMDIz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PjxSZWNOdW0+MjI5PC9SZWNOdW0+PERpc3BsYXlUZXh0PihDaHJpc3RtYXMsIGV0IGFsLiAyMDIz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1B6D59">
        <w:rPr>
          <w:rFonts w:ascii="Times New Roman" w:hAnsi="Times New Roman" w:cs="Times New Roman"/>
          <w:noProof/>
          <w:sz w:val="24"/>
          <w:szCs w:val="24"/>
        </w:rPr>
        <w:t>(Christmas, et al. 2023)</w:t>
      </w:r>
      <w:r w:rsidR="00E23F63">
        <w:rPr>
          <w:rFonts w:ascii="Times New Roman" w:hAnsi="Times New Roman" w:cs="Times New Roman"/>
          <w:sz w:val="24"/>
          <w:szCs w:val="24"/>
        </w:rPr>
        <w:fldChar w:fldCharType="end"/>
      </w:r>
      <w:r w:rsidR="002D7D7D">
        <w:rPr>
          <w:rFonts w:ascii="Times New Roman" w:hAnsi="Times New Roman" w:cs="Times New Roman"/>
          <w:sz w:val="24"/>
          <w:szCs w:val="24"/>
        </w:rPr>
        <w:t>,</w:t>
      </w:r>
      <w:r w:rsidR="00394C3B">
        <w:rPr>
          <w:rFonts w:ascii="Times New Roman" w:hAnsi="Times New Roman" w:cs="Times New Roman"/>
          <w:sz w:val="24"/>
          <w:szCs w:val="24"/>
        </w:rPr>
        <w:t xml:space="preserve"> </w:t>
      </w:r>
      <w:r w:rsidR="00B445B3">
        <w:rPr>
          <w:rFonts w:ascii="Times New Roman" w:hAnsi="Times New Roman" w:cs="Times New Roman"/>
          <w:sz w:val="24"/>
          <w:szCs w:val="24"/>
        </w:rPr>
        <w:t xml:space="preserve">relatively </w:t>
      </w:r>
      <w:r w:rsidR="002D7D7D">
        <w:rPr>
          <w:rFonts w:ascii="Times New Roman" w:hAnsi="Times New Roman" w:cs="Times New Roman"/>
          <w:sz w:val="24"/>
          <w:szCs w:val="24"/>
        </w:rPr>
        <w:t>f</w:t>
      </w:r>
      <w:r w:rsidR="00394C3B">
        <w:rPr>
          <w:rFonts w:ascii="Times New Roman" w:hAnsi="Times New Roman" w:cs="Times New Roman"/>
          <w:sz w:val="24"/>
          <w:szCs w:val="24"/>
        </w:rPr>
        <w:t xml:space="preserve">ew </w:t>
      </w:r>
      <w:r w:rsidR="00426302" w:rsidRPr="00E358E6">
        <w:rPr>
          <w:rFonts w:ascii="Times New Roman" w:hAnsi="Times New Roman" w:cs="Times New Roman"/>
          <w:sz w:val="24"/>
          <w:szCs w:val="24"/>
        </w:rPr>
        <w:t xml:space="preserve">murine genomes have been </w:t>
      </w:r>
      <w:r w:rsidR="00893D02">
        <w:rPr>
          <w:rFonts w:ascii="Times New Roman" w:hAnsi="Times New Roman" w:cs="Times New Roman"/>
          <w:sz w:val="24"/>
          <w:szCs w:val="24"/>
        </w:rPr>
        <w:t xml:space="preserve">sequenced outside of </w:t>
      </w:r>
      <w:r w:rsidR="00893D02" w:rsidRPr="009D6AFD">
        <w:rPr>
          <w:rFonts w:ascii="Times New Roman" w:hAnsi="Times New Roman" w:cs="Times New Roman"/>
          <w:i/>
          <w:iCs/>
          <w:sz w:val="24"/>
          <w:szCs w:val="24"/>
        </w:rPr>
        <w:t>Mus</w:t>
      </w:r>
      <w:r w:rsidR="00893D02">
        <w:rPr>
          <w:rFonts w:ascii="Times New Roman" w:hAnsi="Times New Roman" w:cs="Times New Roman"/>
          <w:sz w:val="24"/>
          <w:szCs w:val="24"/>
        </w:rPr>
        <w:t xml:space="preserve"> and </w:t>
      </w:r>
      <w:r w:rsidR="00893D02" w:rsidRPr="009D6AFD">
        <w:rPr>
          <w:rFonts w:ascii="Times New Roman" w:hAnsi="Times New Roman" w:cs="Times New Roman"/>
          <w:i/>
          <w:iCs/>
          <w:sz w:val="24"/>
          <w:szCs w:val="24"/>
        </w:rPr>
        <w:t>Rattus</w:t>
      </w:r>
      <w:r w:rsidR="00F95869">
        <w:rPr>
          <w:rFonts w:ascii="Times New Roman" w:hAnsi="Times New Roman" w:cs="Times New Roman"/>
          <w:sz w:val="24"/>
          <w:szCs w:val="24"/>
        </w:rPr>
        <w:t>.</w:t>
      </w:r>
      <w:r w:rsidR="0077627E">
        <w:rPr>
          <w:rFonts w:ascii="Times New Roman" w:hAnsi="Times New Roman" w:cs="Times New Roman"/>
          <w:sz w:val="24"/>
          <w:szCs w:val="24"/>
        </w:rPr>
        <w:t xml:space="preserve"> </w:t>
      </w:r>
      <w:r w:rsidR="00372855">
        <w:rPr>
          <w:rFonts w:ascii="Times New Roman" w:hAnsi="Times New Roman" w:cs="Times New Roman"/>
          <w:sz w:val="24"/>
          <w:szCs w:val="24"/>
        </w:rPr>
        <w:tab/>
      </w:r>
    </w:p>
    <w:p w14:paraId="3093FDA3" w14:textId="0FDF849D" w:rsidR="00EA1EF2" w:rsidRDefault="00372855" w:rsidP="00372855">
      <w:pPr>
        <w:spacing w:after="0"/>
        <w:ind w:firstLine="720"/>
        <w:jc w:val="both"/>
        <w:rPr>
          <w:rFonts w:ascii="Times New Roman" w:hAnsi="Times New Roman" w:cs="Times New Roman"/>
          <w:sz w:val="24"/>
          <w:szCs w:val="24"/>
        </w:rPr>
      </w:pPr>
      <w:r>
        <w:rPr>
          <w:rFonts w:ascii="Times New Roman" w:hAnsi="Times New Roman" w:cs="Times New Roman"/>
          <w:sz w:val="24"/>
          <w:szCs w:val="24"/>
        </w:rPr>
        <w:t>W</w:t>
      </w:r>
      <w:r w:rsidR="00394C3B">
        <w:rPr>
          <w:rFonts w:ascii="Times New Roman" w:hAnsi="Times New Roman" w:cs="Times New Roman"/>
          <w:sz w:val="24"/>
          <w:szCs w:val="24"/>
        </w:rPr>
        <w:t xml:space="preserve">e </w:t>
      </w:r>
      <w:r w:rsidR="002D7D7D">
        <w:rPr>
          <w:rFonts w:ascii="Times New Roman" w:hAnsi="Times New Roman" w:cs="Times New Roman"/>
          <w:sz w:val="24"/>
          <w:szCs w:val="24"/>
        </w:rPr>
        <w:t xml:space="preserve">analyze </w:t>
      </w:r>
      <w:r w:rsidR="00E23F63">
        <w:rPr>
          <w:rFonts w:ascii="Times New Roman" w:hAnsi="Times New Roman" w:cs="Times New Roman"/>
          <w:sz w:val="24"/>
          <w:szCs w:val="24"/>
        </w:rPr>
        <w:t>recently sequenced</w:t>
      </w:r>
      <w:r w:rsidR="0077627E">
        <w:rPr>
          <w:rFonts w:ascii="Times New Roman" w:hAnsi="Times New Roman" w:cs="Times New Roman"/>
          <w:sz w:val="24"/>
          <w:szCs w:val="24"/>
        </w:rPr>
        <w:t xml:space="preserve"> </w:t>
      </w:r>
      <w:r w:rsidR="00426302">
        <w:rPr>
          <w:rFonts w:ascii="Times New Roman" w:hAnsi="Times New Roman" w:cs="Times New Roman"/>
          <w:sz w:val="24"/>
          <w:szCs w:val="24"/>
        </w:rPr>
        <w:t>genome</w:t>
      </w:r>
      <w:r w:rsidR="00B445B3">
        <w:rPr>
          <w:rFonts w:ascii="Times New Roman" w:hAnsi="Times New Roman" w:cs="Times New Roman"/>
          <w:sz w:val="24"/>
          <w:szCs w:val="24"/>
        </w:rPr>
        <w:t>s</w:t>
      </w:r>
      <w:r w:rsidR="00426302">
        <w:rPr>
          <w:rFonts w:ascii="Times New Roman" w:hAnsi="Times New Roman" w:cs="Times New Roman"/>
          <w:sz w:val="24"/>
          <w:szCs w:val="24"/>
        </w:rPr>
        <w:t xml:space="preserve"> </w:t>
      </w:r>
      <w:r w:rsidR="0077627E">
        <w:rPr>
          <w:rFonts w:ascii="Times New Roman" w:hAnsi="Times New Roman" w:cs="Times New Roman"/>
          <w:sz w:val="24"/>
          <w:szCs w:val="24"/>
        </w:rPr>
        <w:t xml:space="preserve">for </w:t>
      </w:r>
      <w:r w:rsidR="00020FEE">
        <w:rPr>
          <w:rFonts w:ascii="Times New Roman" w:hAnsi="Times New Roman" w:cs="Times New Roman"/>
          <w:sz w:val="24"/>
          <w:szCs w:val="24"/>
        </w:rPr>
        <w:t>seven</w:t>
      </w:r>
      <w:r w:rsidR="00426302" w:rsidRPr="00E358E6">
        <w:rPr>
          <w:rFonts w:ascii="Times New Roman" w:hAnsi="Times New Roman" w:cs="Times New Roman"/>
          <w:sz w:val="24"/>
          <w:szCs w:val="24"/>
        </w:rPr>
        <w:t xml:space="preserve"> murine </w:t>
      </w:r>
      <w:r w:rsidR="0077627E">
        <w:rPr>
          <w:rFonts w:ascii="Times New Roman" w:hAnsi="Times New Roman" w:cs="Times New Roman"/>
          <w:sz w:val="24"/>
          <w:szCs w:val="24"/>
        </w:rPr>
        <w:t>species</w:t>
      </w:r>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Mastomys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natalensis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Hylomyscus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alleni</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Praomys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delectorum</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Rhabdomys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dilectus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Grammoyms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dolichurus</w:t>
      </w:r>
      <w:proofErr w:type="spellEnd"/>
      <w:r w:rsidR="00426302" w:rsidRPr="00E358E6">
        <w:rPr>
          <w:rFonts w:ascii="Times New Roman" w:hAnsi="Times New Roman" w:cs="Times New Roman"/>
          <w:sz w:val="24"/>
          <w:szCs w:val="24"/>
        </w:rPr>
        <w:t xml:space="preserve">, </w:t>
      </w:r>
      <w:proofErr w:type="spellStart"/>
      <w:r w:rsidR="00020FEE">
        <w:rPr>
          <w:rFonts w:ascii="Times New Roman" w:hAnsi="Times New Roman" w:cs="Times New Roman"/>
          <w:i/>
          <w:iCs/>
          <w:sz w:val="24"/>
          <w:szCs w:val="24"/>
        </w:rPr>
        <w:t>Otomoys</w:t>
      </w:r>
      <w:proofErr w:type="spellEnd"/>
      <w:r w:rsidR="00020FEE">
        <w:rPr>
          <w:rFonts w:ascii="Times New Roman" w:hAnsi="Times New Roman" w:cs="Times New Roman"/>
          <w:i/>
          <w:iCs/>
          <w:sz w:val="24"/>
          <w:szCs w:val="24"/>
        </w:rPr>
        <w:t xml:space="preserve"> typus</w:t>
      </w:r>
      <w:r w:rsidR="00020FEE">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and </w:t>
      </w:r>
      <w:proofErr w:type="spellStart"/>
      <w:r w:rsidR="00426302" w:rsidRPr="00E358E6">
        <w:rPr>
          <w:rFonts w:ascii="Times New Roman" w:hAnsi="Times New Roman" w:cs="Times New Roman"/>
          <w:i/>
          <w:iCs/>
          <w:sz w:val="24"/>
          <w:szCs w:val="24"/>
        </w:rPr>
        <w:t>Rhynchomys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soricoides</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sampled from across this radiation</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PEVuZE5vdGU+PENpdGU+PEF1dGhvcj5LdW1vbjwvQXV0aG9yPjxZZWFyPjIwMjE8L1llYXI+PFJl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PEVuZE5vdGU+PENpdGU+PEF1dGhvcj5LdW1vbjwvQXV0aG9yPjxZZWFyPjIwMjE8L1llYXI+PFJl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sidR="00E23F63">
        <w:rPr>
          <w:rFonts w:ascii="Times New Roman" w:hAnsi="Times New Roman" w:cs="Times New Roman"/>
          <w:sz w:val="24"/>
          <w:szCs w:val="24"/>
        </w:rPr>
        <w:fldChar w:fldCharType="end"/>
      </w:r>
      <w:r w:rsidR="00426302">
        <w:rPr>
          <w:rFonts w:ascii="Times New Roman" w:hAnsi="Times New Roman" w:cs="Times New Roman"/>
          <w:sz w:val="24"/>
          <w:szCs w:val="24"/>
        </w:rPr>
        <w:t>.</w:t>
      </w:r>
      <w:r w:rsidR="002D7D7D">
        <w:rPr>
          <w:rFonts w:ascii="Times New Roman" w:hAnsi="Times New Roman" w:cs="Times New Roman"/>
          <w:sz w:val="24"/>
          <w:szCs w:val="24"/>
        </w:rPr>
        <w:t xml:space="preserve"> We </w:t>
      </w:r>
      <w:r w:rsidR="00426302">
        <w:rPr>
          <w:rFonts w:ascii="Times New Roman" w:hAnsi="Times New Roman" w:cs="Times New Roman"/>
          <w:sz w:val="24"/>
          <w:szCs w:val="24"/>
        </w:rPr>
        <w:t>combin</w:t>
      </w:r>
      <w:r w:rsidR="00F92FFA">
        <w:rPr>
          <w:rFonts w:ascii="Times New Roman" w:hAnsi="Times New Roman" w:cs="Times New Roman"/>
          <w:sz w:val="24"/>
          <w:szCs w:val="24"/>
        </w:rPr>
        <w:t>e</w:t>
      </w:r>
      <w:r w:rsidR="00426302">
        <w:rPr>
          <w:rFonts w:ascii="Times New Roman" w:hAnsi="Times New Roman" w:cs="Times New Roman"/>
          <w:sz w:val="24"/>
          <w:szCs w:val="24"/>
        </w:rPr>
        <w:t xml:space="preserve"> these</w:t>
      </w:r>
      <w:r w:rsidR="002D7D7D">
        <w:rPr>
          <w:rFonts w:ascii="Times New Roman" w:hAnsi="Times New Roman" w:cs="Times New Roman"/>
          <w:sz w:val="24"/>
          <w:szCs w:val="24"/>
        </w:rPr>
        <w:t xml:space="preserve"> new</w:t>
      </w:r>
      <w:r w:rsidR="00426302">
        <w:rPr>
          <w:rFonts w:ascii="Times New Roman" w:hAnsi="Times New Roman" w:cs="Times New Roman"/>
          <w:sz w:val="24"/>
          <w:szCs w:val="24"/>
        </w:rPr>
        <w:t xml:space="preserve"> genomes</w:t>
      </w:r>
      <w:r w:rsidR="00426302" w:rsidRPr="00E358E6">
        <w:rPr>
          <w:rFonts w:ascii="Times New Roman" w:hAnsi="Times New Roman" w:cs="Times New Roman"/>
          <w:sz w:val="24"/>
          <w:szCs w:val="24"/>
        </w:rPr>
        <w:t xml:space="preserve"> with previously sequenced genomes and </w:t>
      </w:r>
      <w:r w:rsidR="00426302">
        <w:rPr>
          <w:rFonts w:ascii="Times New Roman" w:hAnsi="Times New Roman" w:cs="Times New Roman"/>
          <w:sz w:val="24"/>
          <w:szCs w:val="24"/>
        </w:rPr>
        <w:t>genomic</w:t>
      </w:r>
      <w:r w:rsidR="00426302" w:rsidRPr="00E358E6">
        <w:rPr>
          <w:rFonts w:ascii="Times New Roman" w:hAnsi="Times New Roman" w:cs="Times New Roman"/>
          <w:sz w:val="24"/>
          <w:szCs w:val="24"/>
        </w:rPr>
        <w:t xml:space="preserve"> resources from the </w:t>
      </w:r>
      <w:r w:rsidR="00CB7634" w:rsidRPr="00D4662B">
        <w:rPr>
          <w:rFonts w:ascii="Times New Roman" w:hAnsi="Times New Roman" w:cs="Times New Roman"/>
          <w:i/>
          <w:sz w:val="24"/>
          <w:szCs w:val="24"/>
        </w:rPr>
        <w:t>M. musculus</w:t>
      </w:r>
      <w:r w:rsidR="00426302">
        <w:rPr>
          <w:rFonts w:ascii="Times New Roman" w:hAnsi="Times New Roman" w:cs="Times New Roman"/>
          <w:sz w:val="24"/>
          <w:szCs w:val="24"/>
        </w:rPr>
        <w:t xml:space="preserve"> model system</w:t>
      </w:r>
      <w:r w:rsidR="00426302" w:rsidRPr="00E358E6">
        <w:rPr>
          <w:rFonts w:ascii="Times New Roman" w:hAnsi="Times New Roman" w:cs="Times New Roman"/>
          <w:sz w:val="24"/>
          <w:szCs w:val="24"/>
        </w:rPr>
        <w:t xml:space="preserve"> to study phylogenetic relationships within </w:t>
      </w:r>
      <w:proofErr w:type="spellStart"/>
      <w:r w:rsidR="00426302">
        <w:rPr>
          <w:rFonts w:ascii="Times New Roman" w:hAnsi="Times New Roman" w:cs="Times New Roman"/>
          <w:sz w:val="24"/>
          <w:szCs w:val="24"/>
        </w:rPr>
        <w:t>M</w:t>
      </w:r>
      <w:r w:rsidR="00426302" w:rsidRPr="00E358E6">
        <w:rPr>
          <w:rFonts w:ascii="Times New Roman" w:hAnsi="Times New Roman" w:cs="Times New Roman"/>
          <w:sz w:val="24"/>
          <w:szCs w:val="24"/>
        </w:rPr>
        <w:t>urinae</w:t>
      </w:r>
      <w:proofErr w:type="spellEnd"/>
      <w:r w:rsidR="00426302" w:rsidRPr="00E358E6">
        <w:rPr>
          <w:rFonts w:ascii="Times New Roman" w:hAnsi="Times New Roman" w:cs="Times New Roman"/>
          <w:sz w:val="24"/>
          <w:szCs w:val="24"/>
        </w:rPr>
        <w:t xml:space="preserve"> as well as the landscape of discordance along rodent chromosome</w:t>
      </w:r>
      <w:r w:rsidR="00913C95">
        <w:rPr>
          <w:rFonts w:ascii="Times New Roman" w:hAnsi="Times New Roman" w:cs="Times New Roman"/>
          <w:sz w:val="24"/>
          <w:szCs w:val="24"/>
        </w:rPr>
        <w:t>s</w:t>
      </w:r>
      <w:r w:rsidR="00426302" w:rsidRPr="00E358E6">
        <w:rPr>
          <w:rFonts w:ascii="Times New Roman" w:hAnsi="Times New Roman" w:cs="Times New Roman"/>
          <w:sz w:val="24"/>
          <w:szCs w:val="24"/>
        </w:rPr>
        <w:t>.</w:t>
      </w:r>
      <w:r w:rsidR="00020FEE">
        <w:rPr>
          <w:rFonts w:ascii="Times New Roman" w:hAnsi="Times New Roman" w:cs="Times New Roman"/>
          <w:sz w:val="24"/>
          <w:szCs w:val="24"/>
        </w:rPr>
        <w:t xml:space="preserve"> We </w:t>
      </w:r>
      <w:r w:rsidR="00D010DB">
        <w:rPr>
          <w:rFonts w:ascii="Times New Roman" w:hAnsi="Times New Roman" w:cs="Times New Roman"/>
          <w:sz w:val="24"/>
          <w:szCs w:val="24"/>
        </w:rPr>
        <w:t xml:space="preserve">first </w:t>
      </w:r>
      <w:r w:rsidR="00020FEE">
        <w:rPr>
          <w:rFonts w:ascii="Times New Roman" w:hAnsi="Times New Roman" w:cs="Times New Roman"/>
          <w:sz w:val="24"/>
          <w:szCs w:val="24"/>
        </w:rPr>
        <w:t>infer</w:t>
      </w:r>
      <w:r w:rsidR="00D010DB">
        <w:rPr>
          <w:rFonts w:ascii="Times New Roman" w:hAnsi="Times New Roman" w:cs="Times New Roman"/>
          <w:sz w:val="24"/>
          <w:szCs w:val="24"/>
        </w:rPr>
        <w:t>red</w:t>
      </w:r>
      <w:r w:rsidR="00020FEE">
        <w:rPr>
          <w:rFonts w:ascii="Times New Roman" w:hAnsi="Times New Roman" w:cs="Times New Roman"/>
          <w:sz w:val="24"/>
          <w:szCs w:val="24"/>
        </w:rPr>
        <w:t xml:space="preserve"> a species tree</w:t>
      </w:r>
      <w:r w:rsidR="003B427E">
        <w:rPr>
          <w:rFonts w:ascii="Times New Roman" w:hAnsi="Times New Roman" w:cs="Times New Roman"/>
          <w:sz w:val="24"/>
          <w:szCs w:val="24"/>
        </w:rPr>
        <w:t xml:space="preserve"> for these and other sequenced rodent genomes</w:t>
      </w:r>
      <w:r w:rsidR="00B57DDF">
        <w:rPr>
          <w:rFonts w:ascii="Times New Roman" w:hAnsi="Times New Roman" w:cs="Times New Roman"/>
          <w:sz w:val="24"/>
          <w:szCs w:val="24"/>
        </w:rPr>
        <w:t>, focusing on signal</w:t>
      </w:r>
      <w:r w:rsidR="00086687">
        <w:rPr>
          <w:rFonts w:ascii="Times New Roman" w:hAnsi="Times New Roman" w:cs="Times New Roman"/>
          <w:sz w:val="24"/>
          <w:szCs w:val="24"/>
        </w:rPr>
        <w:t>s</w:t>
      </w:r>
      <w:r w:rsidR="00B57DDF">
        <w:rPr>
          <w:rFonts w:ascii="Times New Roman" w:hAnsi="Times New Roman" w:cs="Times New Roman"/>
          <w:sz w:val="24"/>
          <w:szCs w:val="24"/>
        </w:rPr>
        <w:t xml:space="preserve"> </w:t>
      </w:r>
      <w:r w:rsidR="00D010DB">
        <w:rPr>
          <w:rFonts w:ascii="Times New Roman" w:hAnsi="Times New Roman" w:cs="Times New Roman"/>
          <w:sz w:val="24"/>
          <w:szCs w:val="24"/>
        </w:rPr>
        <w:t xml:space="preserve">derived from </w:t>
      </w:r>
      <w:r w:rsidR="00045BDB">
        <w:rPr>
          <w:rFonts w:ascii="Times New Roman" w:hAnsi="Times New Roman" w:cs="Times New Roman"/>
          <w:sz w:val="24"/>
          <w:szCs w:val="24"/>
        </w:rPr>
        <w:t xml:space="preserve">commonly used </w:t>
      </w:r>
      <w:r w:rsidR="00020FEE">
        <w:rPr>
          <w:rFonts w:ascii="Times New Roman" w:hAnsi="Times New Roman" w:cs="Times New Roman"/>
          <w:sz w:val="24"/>
          <w:szCs w:val="24"/>
        </w:rPr>
        <w:t>ultra-conserved elements (UCEs)</w:t>
      </w:r>
      <w:bookmarkStart w:id="17" w:name="_Hlk114747009"/>
      <w:r w:rsidR="00045BDB">
        <w:rPr>
          <w:rFonts w:ascii="Times New Roman" w:hAnsi="Times New Roman" w:cs="Times New Roman"/>
          <w:sz w:val="24"/>
          <w:szCs w:val="24"/>
        </w:rPr>
        <w:t xml:space="preserve">. We used these UCE data </w:t>
      </w:r>
      <w:r w:rsidR="00045BDB" w:rsidRPr="00075439">
        <w:rPr>
          <w:rFonts w:ascii="Times New Roman" w:hAnsi="Times New Roman" w:cs="Times New Roman"/>
          <w:sz w:val="24"/>
          <w:szCs w:val="24"/>
        </w:rPr>
        <w:t xml:space="preserve">to infer a robust, </w:t>
      </w:r>
      <w:r w:rsidR="00B91982">
        <w:rPr>
          <w:rFonts w:ascii="Times New Roman" w:hAnsi="Times New Roman" w:cs="Times New Roman"/>
          <w:sz w:val="24"/>
          <w:szCs w:val="24"/>
        </w:rPr>
        <w:t xml:space="preserve">time-calibrated </w:t>
      </w:r>
      <w:r w:rsidR="00045BDB" w:rsidRPr="00075439">
        <w:rPr>
          <w:rFonts w:ascii="Times New Roman" w:hAnsi="Times New Roman" w:cs="Times New Roman"/>
          <w:sz w:val="24"/>
          <w:szCs w:val="24"/>
        </w:rPr>
        <w:t xml:space="preserve">phylogeny of </w:t>
      </w:r>
      <w:r w:rsidR="00312928">
        <w:rPr>
          <w:rFonts w:ascii="Times New Roman" w:hAnsi="Times New Roman" w:cs="Times New Roman"/>
          <w:sz w:val="24"/>
          <w:szCs w:val="24"/>
        </w:rPr>
        <w:t xml:space="preserve">sequenced </w:t>
      </w:r>
      <w:r w:rsidR="00045BDB" w:rsidRPr="00075439">
        <w:rPr>
          <w:rFonts w:ascii="Times New Roman" w:hAnsi="Times New Roman" w:cs="Times New Roman"/>
          <w:sz w:val="24"/>
          <w:szCs w:val="24"/>
        </w:rPr>
        <w:t>murine rodents</w:t>
      </w:r>
      <w:r w:rsidR="00312928">
        <w:rPr>
          <w:rFonts w:ascii="Times New Roman" w:hAnsi="Times New Roman" w:cs="Times New Roman"/>
          <w:sz w:val="24"/>
          <w:szCs w:val="24"/>
        </w:rPr>
        <w:t>, providi</w:t>
      </w:r>
      <w:r w:rsidR="00B91982">
        <w:rPr>
          <w:rFonts w:ascii="Times New Roman" w:hAnsi="Times New Roman" w:cs="Times New Roman"/>
          <w:sz w:val="24"/>
          <w:szCs w:val="24"/>
        </w:rPr>
        <w:t>ng a</w:t>
      </w:r>
      <w:r w:rsidR="00312928">
        <w:rPr>
          <w:rFonts w:ascii="Times New Roman" w:hAnsi="Times New Roman" w:cs="Times New Roman"/>
          <w:sz w:val="24"/>
          <w:szCs w:val="24"/>
        </w:rPr>
        <w:t xml:space="preserve"> useful resource for future comparative studies within this important group</w:t>
      </w:r>
      <w:r w:rsidR="00020FEE">
        <w:rPr>
          <w:rFonts w:ascii="Times New Roman" w:hAnsi="Times New Roman" w:cs="Times New Roman"/>
          <w:sz w:val="24"/>
          <w:szCs w:val="24"/>
        </w:rPr>
        <w:t>.</w:t>
      </w:r>
      <w:r w:rsidR="00045BDB">
        <w:rPr>
          <w:rFonts w:ascii="Times New Roman" w:hAnsi="Times New Roman" w:cs="Times New Roman"/>
          <w:sz w:val="24"/>
          <w:szCs w:val="24"/>
        </w:rPr>
        <w:t xml:space="preserve"> </w:t>
      </w:r>
      <w:bookmarkEnd w:id="17"/>
      <w:r w:rsidR="004659F9">
        <w:rPr>
          <w:rFonts w:ascii="Times New Roman" w:hAnsi="Times New Roman" w:cs="Times New Roman"/>
          <w:sz w:val="24"/>
          <w:szCs w:val="24"/>
        </w:rPr>
        <w:t>Using this species tree, w</w:t>
      </w:r>
      <w:r w:rsidR="00FA2AA1">
        <w:rPr>
          <w:rFonts w:ascii="Times New Roman" w:hAnsi="Times New Roman" w:cs="Times New Roman"/>
          <w:sz w:val="24"/>
          <w:szCs w:val="24"/>
        </w:rPr>
        <w:t>e</w:t>
      </w:r>
      <w:r w:rsidR="00D010DB">
        <w:rPr>
          <w:rFonts w:ascii="Times New Roman" w:hAnsi="Times New Roman" w:cs="Times New Roman"/>
          <w:sz w:val="24"/>
          <w:szCs w:val="24"/>
        </w:rPr>
        <w:t xml:space="preserve"> </w:t>
      </w:r>
      <w:r w:rsidR="00FA2AA1">
        <w:rPr>
          <w:rFonts w:ascii="Times New Roman" w:hAnsi="Times New Roman" w:cs="Times New Roman"/>
          <w:sz w:val="24"/>
          <w:szCs w:val="24"/>
        </w:rPr>
        <w:t xml:space="preserve">then </w:t>
      </w:r>
      <w:r w:rsidR="00D010DB">
        <w:rPr>
          <w:rFonts w:ascii="Times New Roman" w:hAnsi="Times New Roman" w:cs="Times New Roman"/>
          <w:sz w:val="24"/>
          <w:szCs w:val="24"/>
        </w:rPr>
        <w:t>u</w:t>
      </w:r>
      <w:r w:rsidR="00D010DB" w:rsidRPr="00E358E6">
        <w:rPr>
          <w:rFonts w:ascii="Times New Roman" w:hAnsi="Times New Roman" w:cs="Times New Roman"/>
          <w:sz w:val="24"/>
          <w:szCs w:val="24"/>
        </w:rPr>
        <w:t>s</w:t>
      </w:r>
      <w:r w:rsidR="00D010DB">
        <w:rPr>
          <w:rFonts w:ascii="Times New Roman" w:hAnsi="Times New Roman" w:cs="Times New Roman"/>
          <w:sz w:val="24"/>
          <w:szCs w:val="24"/>
        </w:rPr>
        <w:t>e</w:t>
      </w:r>
      <w:r w:rsidR="00F253F3">
        <w:rPr>
          <w:rFonts w:ascii="Times New Roman" w:hAnsi="Times New Roman" w:cs="Times New Roman"/>
          <w:sz w:val="24"/>
          <w:szCs w:val="24"/>
        </w:rPr>
        <w:t>d</w:t>
      </w:r>
      <w:r w:rsidR="00D010DB">
        <w:rPr>
          <w:rFonts w:ascii="Times New Roman" w:hAnsi="Times New Roman" w:cs="Times New Roman"/>
          <w:sz w:val="24"/>
          <w:szCs w:val="24"/>
        </w:rPr>
        <w:t xml:space="preserve"> </w:t>
      </w:r>
      <w:r w:rsidR="00312928">
        <w:rPr>
          <w:rFonts w:ascii="Times New Roman" w:hAnsi="Times New Roman" w:cs="Times New Roman"/>
          <w:sz w:val="24"/>
          <w:szCs w:val="24"/>
        </w:rPr>
        <w:t xml:space="preserve">a subset of </w:t>
      </w:r>
      <w:r w:rsidR="00D010DB">
        <w:rPr>
          <w:rFonts w:ascii="Times New Roman" w:hAnsi="Times New Roman" w:cs="Times New Roman"/>
          <w:sz w:val="24"/>
          <w:szCs w:val="24"/>
        </w:rPr>
        <w:t xml:space="preserve">whole </w:t>
      </w:r>
      <w:r w:rsidR="008D2A3B">
        <w:rPr>
          <w:rFonts w:ascii="Times New Roman" w:hAnsi="Times New Roman" w:cs="Times New Roman"/>
          <w:sz w:val="24"/>
          <w:szCs w:val="24"/>
        </w:rPr>
        <w:t>genome</w:t>
      </w:r>
      <w:r>
        <w:rPr>
          <w:rFonts w:ascii="Times New Roman" w:hAnsi="Times New Roman" w:cs="Times New Roman"/>
          <w:sz w:val="24"/>
          <w:szCs w:val="24"/>
        </w:rPr>
        <w:t>s</w:t>
      </w:r>
      <w:r w:rsidR="00D010DB">
        <w:rPr>
          <w:rFonts w:ascii="Times New Roman" w:hAnsi="Times New Roman" w:cs="Times New Roman"/>
          <w:sz w:val="24"/>
          <w:szCs w:val="24"/>
        </w:rPr>
        <w:t xml:space="preserve"> </w:t>
      </w:r>
      <w:r w:rsidR="00045BDB">
        <w:rPr>
          <w:rFonts w:ascii="Times New Roman" w:hAnsi="Times New Roman" w:cs="Times New Roman"/>
          <w:sz w:val="24"/>
          <w:szCs w:val="24"/>
        </w:rPr>
        <w:t xml:space="preserve">to </w:t>
      </w:r>
      <w:r w:rsidR="00045BDB" w:rsidRPr="00075439">
        <w:rPr>
          <w:rFonts w:ascii="Times New Roman" w:hAnsi="Times New Roman" w:cs="Times New Roman"/>
          <w:sz w:val="24"/>
          <w:szCs w:val="24"/>
        </w:rPr>
        <w:t>study how phylogenetic discordance</w:t>
      </w:r>
      <w:r w:rsidR="00045BDB">
        <w:rPr>
          <w:rFonts w:ascii="Times New Roman" w:hAnsi="Times New Roman" w:cs="Times New Roman"/>
          <w:sz w:val="24"/>
          <w:szCs w:val="24"/>
        </w:rPr>
        <w:t xml:space="preserve"> is related to species-level inferences of relatedness, recombination rate, and patterns of molecular evolution. Using </w:t>
      </w:r>
      <w:r w:rsidR="00426302" w:rsidRPr="00E358E6">
        <w:rPr>
          <w:rFonts w:ascii="Times New Roman" w:hAnsi="Times New Roman" w:cs="Times New Roman"/>
          <w:sz w:val="24"/>
          <w:szCs w:val="24"/>
        </w:rPr>
        <w:t>genetic maps</w:t>
      </w:r>
      <w:r w:rsidR="009D6AFD">
        <w:rPr>
          <w:rFonts w:ascii="Times New Roman" w:hAnsi="Times New Roman" w:cs="Times New Roman"/>
          <w:sz w:val="24"/>
          <w:szCs w:val="24"/>
        </w:rPr>
        <w:t xml:space="preserve"> and </w:t>
      </w:r>
      <w:r w:rsidR="00312928">
        <w:rPr>
          <w:rFonts w:ascii="Times New Roman" w:hAnsi="Times New Roman" w:cs="Times New Roman"/>
          <w:sz w:val="24"/>
          <w:szCs w:val="24"/>
        </w:rPr>
        <w:t xml:space="preserve">functional </w:t>
      </w:r>
      <w:r w:rsidR="00D010DB">
        <w:rPr>
          <w:rFonts w:ascii="Times New Roman" w:hAnsi="Times New Roman" w:cs="Times New Roman"/>
          <w:sz w:val="24"/>
          <w:szCs w:val="24"/>
        </w:rPr>
        <w:t>annotation</w:t>
      </w:r>
      <w:r w:rsidR="009D6AFD">
        <w:rPr>
          <w:rFonts w:ascii="Times New Roman" w:hAnsi="Times New Roman" w:cs="Times New Roman"/>
          <w:sz w:val="24"/>
          <w:szCs w:val="24"/>
        </w:rPr>
        <w:t xml:space="preserve"> </w:t>
      </w:r>
      <w:r w:rsidR="00426302" w:rsidRPr="00E358E6">
        <w:rPr>
          <w:rFonts w:ascii="Times New Roman" w:hAnsi="Times New Roman" w:cs="Times New Roman"/>
          <w:sz w:val="24"/>
          <w:szCs w:val="24"/>
        </w:rPr>
        <w:t>from</w:t>
      </w:r>
      <w:r w:rsidR="00F253F3">
        <w:rPr>
          <w:rFonts w:ascii="Times New Roman" w:hAnsi="Times New Roman" w:cs="Times New Roman"/>
          <w:sz w:val="24"/>
          <w:szCs w:val="24"/>
        </w:rPr>
        <w:t xml:space="preserve"> </w:t>
      </w:r>
      <w:r w:rsidR="00045BDB">
        <w:rPr>
          <w:rFonts w:ascii="Times New Roman" w:hAnsi="Times New Roman" w:cs="Times New Roman"/>
          <w:sz w:val="24"/>
          <w:szCs w:val="24"/>
        </w:rPr>
        <w:t xml:space="preserve">the powerful </w:t>
      </w:r>
      <w:r w:rsidR="00F253F3">
        <w:rPr>
          <w:rFonts w:ascii="Times New Roman" w:hAnsi="Times New Roman" w:cs="Times New Roman"/>
          <w:sz w:val="24"/>
          <w:szCs w:val="24"/>
        </w:rPr>
        <w:t xml:space="preserve">house </w:t>
      </w:r>
      <w:r w:rsidR="00045BDB">
        <w:rPr>
          <w:rFonts w:ascii="Times New Roman" w:hAnsi="Times New Roman" w:cs="Times New Roman"/>
          <w:sz w:val="24"/>
          <w:szCs w:val="24"/>
        </w:rPr>
        <w:t>mouse system, we</w:t>
      </w:r>
      <w:r w:rsidR="00045BDB" w:rsidRPr="00E358E6">
        <w:rPr>
          <w:rFonts w:ascii="Times New Roman" w:hAnsi="Times New Roman" w:cs="Times New Roman"/>
          <w:sz w:val="24"/>
          <w:szCs w:val="24"/>
        </w:rPr>
        <w:t xml:space="preserve"> </w:t>
      </w:r>
      <w:r w:rsidR="00045BDB">
        <w:rPr>
          <w:rFonts w:ascii="Times New Roman" w:hAnsi="Times New Roman" w:cs="Times New Roman"/>
          <w:sz w:val="24"/>
          <w:szCs w:val="24"/>
        </w:rPr>
        <w:t xml:space="preserve">test </w:t>
      </w:r>
      <w:r w:rsidR="00FA2AA1">
        <w:rPr>
          <w:rFonts w:ascii="Times New Roman" w:hAnsi="Times New Roman" w:cs="Times New Roman"/>
          <w:sz w:val="24"/>
          <w:szCs w:val="24"/>
        </w:rPr>
        <w:t xml:space="preserve">several </w:t>
      </w:r>
      <w:r w:rsidR="00B57DDF">
        <w:rPr>
          <w:rFonts w:ascii="Times New Roman" w:hAnsi="Times New Roman" w:cs="Times New Roman"/>
          <w:sz w:val="24"/>
          <w:szCs w:val="24"/>
        </w:rPr>
        <w:t>hypotheses</w:t>
      </w:r>
      <w:r w:rsidR="00FA2AA1">
        <w:rPr>
          <w:rFonts w:ascii="Times New Roman" w:hAnsi="Times New Roman" w:cs="Times New Roman"/>
          <w:sz w:val="24"/>
          <w:szCs w:val="24"/>
        </w:rPr>
        <w:t xml:space="preserve"> </w:t>
      </w:r>
      <w:r w:rsidR="00EA1EF2">
        <w:rPr>
          <w:rFonts w:ascii="Times New Roman" w:hAnsi="Times New Roman" w:cs="Times New Roman"/>
          <w:sz w:val="24"/>
          <w:szCs w:val="24"/>
        </w:rPr>
        <w:t>linking</w:t>
      </w:r>
      <w:r w:rsidR="00B57DDF">
        <w:rPr>
          <w:rFonts w:ascii="Times New Roman" w:hAnsi="Times New Roman" w:cs="Times New Roman"/>
          <w:sz w:val="24"/>
          <w:szCs w:val="24"/>
        </w:rPr>
        <w:t xml:space="preserve"> </w:t>
      </w:r>
      <w:r w:rsidR="00312928">
        <w:rPr>
          <w:rFonts w:ascii="Times New Roman" w:hAnsi="Times New Roman" w:cs="Times New Roman"/>
          <w:sz w:val="24"/>
          <w:szCs w:val="24"/>
        </w:rPr>
        <w:t xml:space="preserve">spatial </w:t>
      </w:r>
      <w:r w:rsidR="00045BDB">
        <w:rPr>
          <w:rFonts w:ascii="Times New Roman" w:hAnsi="Times New Roman" w:cs="Times New Roman"/>
          <w:sz w:val="24"/>
          <w:szCs w:val="24"/>
        </w:rPr>
        <w:t xml:space="preserve">patterns of </w:t>
      </w:r>
      <w:r w:rsidR="00B57DDF">
        <w:rPr>
          <w:rFonts w:ascii="Times New Roman" w:hAnsi="Times New Roman" w:cs="Times New Roman"/>
          <w:sz w:val="24"/>
          <w:szCs w:val="24"/>
        </w:rPr>
        <w:t xml:space="preserve">discordance </w:t>
      </w:r>
      <w:r w:rsidR="00EA1EF2">
        <w:rPr>
          <w:rFonts w:ascii="Times New Roman" w:hAnsi="Times New Roman" w:cs="Times New Roman"/>
          <w:sz w:val="24"/>
          <w:szCs w:val="24"/>
        </w:rPr>
        <w:lastRenderedPageBreak/>
        <w:t xml:space="preserve">to </w:t>
      </w:r>
      <w:r w:rsidR="00B57DDF">
        <w:rPr>
          <w:rFonts w:ascii="Times New Roman" w:hAnsi="Times New Roman" w:cs="Times New Roman"/>
          <w:sz w:val="24"/>
          <w:szCs w:val="24"/>
        </w:rPr>
        <w:t>genetic drift, natural selection, and recombination.</w:t>
      </w:r>
      <w:r w:rsidR="00EA1EF2">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Finally, we show how the use of </w:t>
      </w:r>
      <w:r w:rsidR="00EA1EF2">
        <w:rPr>
          <w:rFonts w:ascii="Times New Roman" w:hAnsi="Times New Roman" w:cs="Times New Roman"/>
          <w:sz w:val="24"/>
          <w:szCs w:val="24"/>
        </w:rPr>
        <w:t>a</w:t>
      </w:r>
      <w:r w:rsidR="00003ABB">
        <w:rPr>
          <w:rFonts w:ascii="Times New Roman" w:hAnsi="Times New Roman" w:cs="Times New Roman"/>
          <w:sz w:val="24"/>
          <w:szCs w:val="24"/>
        </w:rPr>
        <w:t xml:space="preserve"> single</w:t>
      </w:r>
      <w:r w:rsidR="00EA1EF2">
        <w:rPr>
          <w:rFonts w:ascii="Times New Roman" w:hAnsi="Times New Roman" w:cs="Times New Roman"/>
          <w:sz w:val="24"/>
          <w:szCs w:val="24"/>
        </w:rPr>
        <w:t xml:space="preserve"> species-tree </w:t>
      </w:r>
      <w:r w:rsidR="00426302" w:rsidRPr="00E358E6">
        <w:rPr>
          <w:rFonts w:ascii="Times New Roman" w:hAnsi="Times New Roman" w:cs="Times New Roman"/>
          <w:sz w:val="24"/>
          <w:szCs w:val="24"/>
        </w:rPr>
        <w:t xml:space="preserve">impacts </w:t>
      </w:r>
      <w:r w:rsidR="00003ABB">
        <w:rPr>
          <w:rFonts w:ascii="Times New Roman" w:hAnsi="Times New Roman" w:cs="Times New Roman"/>
          <w:sz w:val="24"/>
          <w:szCs w:val="24"/>
        </w:rPr>
        <w:t xml:space="preserve">gene-level inferences from </w:t>
      </w:r>
      <w:r w:rsidR="00426302" w:rsidRPr="00E358E6">
        <w:rPr>
          <w:rFonts w:ascii="Times New Roman" w:hAnsi="Times New Roman" w:cs="Times New Roman"/>
          <w:sz w:val="24"/>
          <w:szCs w:val="24"/>
        </w:rPr>
        <w:t xml:space="preserve">common </w:t>
      </w:r>
      <w:r w:rsidR="00426302">
        <w:rPr>
          <w:rFonts w:ascii="Times New Roman" w:hAnsi="Times New Roman" w:cs="Times New Roman"/>
          <w:sz w:val="24"/>
          <w:szCs w:val="24"/>
        </w:rPr>
        <w:t xml:space="preserve">molecular evolution </w:t>
      </w:r>
      <w:r w:rsidR="00426302" w:rsidRPr="00E358E6">
        <w:rPr>
          <w:rFonts w:ascii="Times New Roman" w:hAnsi="Times New Roman" w:cs="Times New Roman"/>
          <w:sz w:val="24"/>
          <w:szCs w:val="24"/>
        </w:rPr>
        <w:t xml:space="preserve">tests for </w:t>
      </w:r>
      <w:r w:rsidR="00426302">
        <w:rPr>
          <w:rFonts w:ascii="Times New Roman" w:hAnsi="Times New Roman" w:cs="Times New Roman"/>
          <w:sz w:val="24"/>
          <w:szCs w:val="24"/>
        </w:rPr>
        <w:t xml:space="preserve">natural </w:t>
      </w:r>
      <w:r w:rsidR="00426302" w:rsidRPr="00E358E6">
        <w:rPr>
          <w:rFonts w:ascii="Times New Roman" w:hAnsi="Times New Roman" w:cs="Times New Roman"/>
          <w:sz w:val="24"/>
          <w:szCs w:val="24"/>
        </w:rPr>
        <w:t>selection in these species.</w:t>
      </w:r>
      <w:r w:rsidR="00045BDB">
        <w:rPr>
          <w:rFonts w:ascii="Times New Roman" w:hAnsi="Times New Roman" w:cs="Times New Roman"/>
          <w:sz w:val="24"/>
          <w:szCs w:val="24"/>
        </w:rPr>
        <w:t xml:space="preserve"> Collectively, </w:t>
      </w:r>
      <w:r w:rsidR="00312928">
        <w:rPr>
          <w:rFonts w:ascii="Times New Roman" w:hAnsi="Times New Roman" w:cs="Times New Roman"/>
          <w:sz w:val="24"/>
          <w:szCs w:val="24"/>
        </w:rPr>
        <w:t>our</w:t>
      </w:r>
      <w:r w:rsidR="00045BDB">
        <w:rPr>
          <w:rFonts w:ascii="Times New Roman" w:hAnsi="Times New Roman" w:cs="Times New Roman"/>
          <w:sz w:val="24"/>
          <w:szCs w:val="24"/>
        </w:rPr>
        <w:t xml:space="preserve"> result</w:t>
      </w:r>
      <w:r w:rsidR="00312928">
        <w:rPr>
          <w:rFonts w:ascii="Times New Roman" w:hAnsi="Times New Roman" w:cs="Times New Roman"/>
          <w:sz w:val="24"/>
          <w:szCs w:val="24"/>
        </w:rPr>
        <w:t>s</w:t>
      </w:r>
      <w:r w:rsidR="00045BDB">
        <w:rPr>
          <w:rFonts w:ascii="Times New Roman" w:hAnsi="Times New Roman" w:cs="Times New Roman"/>
          <w:sz w:val="24"/>
          <w:szCs w:val="24"/>
        </w:rPr>
        <w:t xml:space="preserve"> advance</w:t>
      </w:r>
      <w:r w:rsidR="0035281C">
        <w:rPr>
          <w:rFonts w:ascii="Times New Roman" w:hAnsi="Times New Roman" w:cs="Times New Roman"/>
          <w:sz w:val="24"/>
          <w:szCs w:val="24"/>
        </w:rPr>
        <w:t xml:space="preserve"> our</w:t>
      </w:r>
      <w:r w:rsidR="00045BDB">
        <w:rPr>
          <w:rFonts w:ascii="Times New Roman" w:hAnsi="Times New Roman" w:cs="Times New Roman"/>
          <w:sz w:val="24"/>
          <w:szCs w:val="24"/>
        </w:rPr>
        <w:t xml:space="preserve"> understanding of how core features of genome biology influence underlying phylogenetic patterns</w:t>
      </w:r>
      <w:r w:rsidR="00312928">
        <w:rPr>
          <w:rFonts w:ascii="Times New Roman" w:hAnsi="Times New Roman" w:cs="Times New Roman"/>
          <w:sz w:val="24"/>
          <w:szCs w:val="24"/>
        </w:rPr>
        <w:t>,</w:t>
      </w:r>
      <w:r w:rsidR="00045BDB">
        <w:rPr>
          <w:rFonts w:ascii="Times New Roman" w:hAnsi="Times New Roman" w:cs="Times New Roman"/>
          <w:sz w:val="24"/>
          <w:szCs w:val="24"/>
        </w:rPr>
        <w:t xml:space="preserve"> the extent to which </w:t>
      </w:r>
      <w:r w:rsidR="00312928">
        <w:rPr>
          <w:rFonts w:ascii="Times New Roman" w:hAnsi="Times New Roman" w:cs="Times New Roman"/>
          <w:sz w:val="24"/>
          <w:szCs w:val="24"/>
        </w:rPr>
        <w:t>established model system resources can be leveraged for broader phylogenetic studies, and the consequences of ignoring phylogenetic uncertainty</w:t>
      </w:r>
      <w:r w:rsidR="002D4BD4">
        <w:rPr>
          <w:rFonts w:ascii="Times New Roman" w:hAnsi="Times New Roman" w:cs="Times New Roman"/>
          <w:sz w:val="24"/>
          <w:szCs w:val="24"/>
        </w:rPr>
        <w:t>.</w:t>
      </w:r>
    </w:p>
    <w:p w14:paraId="3811C756" w14:textId="77777777" w:rsidR="005D3A4E" w:rsidRPr="00031896" w:rsidRDefault="005D3A4E" w:rsidP="005D3A4E">
      <w:pPr>
        <w:spacing w:after="0"/>
        <w:jc w:val="both"/>
        <w:rPr>
          <w:rFonts w:ascii="Times New Roman" w:hAnsi="Times New Roman" w:cs="Times New Roman"/>
          <w:sz w:val="24"/>
          <w:szCs w:val="24"/>
        </w:rPr>
      </w:pPr>
    </w:p>
    <w:p w14:paraId="126163BC" w14:textId="21B7AAC1" w:rsidR="00805723" w:rsidRPr="00031896" w:rsidRDefault="00805723" w:rsidP="00F413E3">
      <w:pPr>
        <w:pStyle w:val="Heading1"/>
        <w:jc w:val="both"/>
      </w:pPr>
      <w:r w:rsidRPr="00031896">
        <w:t>Results</w:t>
      </w:r>
    </w:p>
    <w:p w14:paraId="36A68123" w14:textId="1E5DA388" w:rsidR="00FD0B8D" w:rsidRDefault="00432EE1" w:rsidP="00F413E3">
      <w:pPr>
        <w:pStyle w:val="Heading2"/>
      </w:pPr>
      <w:r>
        <w:t>Estimation of a m</w:t>
      </w:r>
      <w:r w:rsidR="001B7F12">
        <w:t xml:space="preserve">urine </w:t>
      </w:r>
      <w:r w:rsidR="002F605F">
        <w:t>s</w:t>
      </w:r>
      <w:r w:rsidR="00FD0B8D" w:rsidRPr="00031896">
        <w:t>pecies tree</w:t>
      </w:r>
    </w:p>
    <w:p w14:paraId="2088ABF5" w14:textId="14BB5088" w:rsidR="002F605F" w:rsidRDefault="00072172" w:rsidP="005D3A4E">
      <w:pPr>
        <w:spacing w:after="0"/>
        <w:jc w:val="both"/>
      </w:pPr>
      <w:r>
        <w:rPr>
          <w:rFonts w:ascii="Times New Roman" w:hAnsi="Times New Roman" w:cs="Times New Roman"/>
          <w:sz w:val="24"/>
          <w:szCs w:val="24"/>
        </w:rPr>
        <w:t>Using</w:t>
      </w:r>
      <w:r w:rsidR="001B7F12">
        <w:rPr>
          <w:rFonts w:ascii="Times New Roman" w:hAnsi="Times New Roman" w:cs="Times New Roman"/>
          <w:sz w:val="24"/>
          <w:szCs w:val="24"/>
        </w:rPr>
        <w:t xml:space="preserve"> a concatenated dataset of </w:t>
      </w:r>
      <w:r>
        <w:rPr>
          <w:rFonts w:ascii="Times New Roman" w:hAnsi="Times New Roman" w:cs="Times New Roman"/>
          <w:sz w:val="24"/>
          <w:szCs w:val="24"/>
        </w:rPr>
        <w:t>2,6</w:t>
      </w:r>
      <w:r w:rsidR="007B17B5">
        <w:rPr>
          <w:rFonts w:ascii="Times New Roman" w:hAnsi="Times New Roman" w:cs="Times New Roman"/>
          <w:sz w:val="24"/>
          <w:szCs w:val="24"/>
        </w:rPr>
        <w:t>32</w:t>
      </w:r>
      <w:r>
        <w:rPr>
          <w:rFonts w:ascii="Times New Roman" w:hAnsi="Times New Roman" w:cs="Times New Roman"/>
          <w:sz w:val="24"/>
          <w:szCs w:val="24"/>
        </w:rPr>
        <w:t xml:space="preserve"> aligned</w:t>
      </w:r>
      <w:r w:rsidR="001B7F12">
        <w:rPr>
          <w:rFonts w:ascii="Times New Roman" w:hAnsi="Times New Roman" w:cs="Times New Roman"/>
          <w:sz w:val="24"/>
          <w:szCs w:val="24"/>
        </w:rPr>
        <w:t xml:space="preserve"> </w:t>
      </w:r>
      <w:r w:rsidR="007B17B5">
        <w:rPr>
          <w:rFonts w:ascii="Times New Roman" w:hAnsi="Times New Roman" w:cs="Times New Roman"/>
          <w:sz w:val="24"/>
          <w:szCs w:val="24"/>
        </w:rPr>
        <w:t>ultra conserved elements (</w:t>
      </w:r>
      <w:r w:rsidR="001B7F12">
        <w:rPr>
          <w:rFonts w:ascii="Times New Roman" w:hAnsi="Times New Roman" w:cs="Times New Roman"/>
          <w:sz w:val="24"/>
          <w:szCs w:val="24"/>
        </w:rPr>
        <w:t>UCEs</w:t>
      </w:r>
      <w:r w:rsidR="007B17B5">
        <w:rPr>
          <w:rFonts w:ascii="Times New Roman" w:hAnsi="Times New Roman" w:cs="Times New Roman"/>
          <w:sz w:val="24"/>
          <w:szCs w:val="24"/>
        </w:rPr>
        <w:t>)</w:t>
      </w:r>
      <w:r w:rsidR="00251D63">
        <w:rPr>
          <w:rFonts w:ascii="Times New Roman" w:hAnsi="Times New Roman" w:cs="Times New Roman"/>
          <w:sz w:val="24"/>
          <w:szCs w:val="24"/>
        </w:rPr>
        <w:t>,</w:t>
      </w:r>
      <w:r>
        <w:rPr>
          <w:rFonts w:ascii="Times New Roman" w:hAnsi="Times New Roman" w:cs="Times New Roman"/>
          <w:sz w:val="24"/>
          <w:szCs w:val="24"/>
        </w:rPr>
        <w:t xml:space="preserve"> we infer</w:t>
      </w:r>
      <w:r w:rsidR="008862CD">
        <w:rPr>
          <w:rFonts w:ascii="Times New Roman" w:hAnsi="Times New Roman" w:cs="Times New Roman"/>
          <w:sz w:val="24"/>
          <w:szCs w:val="24"/>
        </w:rPr>
        <w:t>red</w:t>
      </w:r>
      <w:r>
        <w:rPr>
          <w:rFonts w:ascii="Times New Roman" w:hAnsi="Times New Roman" w:cs="Times New Roman"/>
          <w:sz w:val="24"/>
          <w:szCs w:val="24"/>
        </w:rPr>
        <w:t xml:space="preserve"> a species tree</w:t>
      </w:r>
      <w:r w:rsidR="005E3AC8">
        <w:rPr>
          <w:rFonts w:ascii="Times New Roman" w:hAnsi="Times New Roman" w:cs="Times New Roman"/>
          <w:sz w:val="24"/>
          <w:szCs w:val="24"/>
        </w:rPr>
        <w:t xml:space="preserve"> of 18 murine rodent species</w:t>
      </w:r>
      <w:r>
        <w:rPr>
          <w:rFonts w:ascii="Times New Roman" w:hAnsi="Times New Roman" w:cs="Times New Roman"/>
          <w:sz w:val="24"/>
          <w:szCs w:val="24"/>
        </w:rPr>
        <w:t xml:space="preserve"> </w:t>
      </w:r>
      <w:r w:rsidR="002F605F" w:rsidRPr="002F605F">
        <w:rPr>
          <w:rFonts w:ascii="Times New Roman" w:hAnsi="Times New Roman" w:cs="Times New Roman"/>
          <w:sz w:val="24"/>
          <w:szCs w:val="24"/>
        </w:rPr>
        <w:t>(</w:t>
      </w:r>
      <w:r w:rsidR="00DC5B3B">
        <w:rPr>
          <w:rFonts w:ascii="Times New Roman" w:hAnsi="Times New Roman" w:cs="Times New Roman"/>
          <w:sz w:val="24"/>
          <w:szCs w:val="24"/>
        </w:rPr>
        <w:t xml:space="preserve">Figure </w:t>
      </w:r>
      <w:r w:rsidR="002F605F" w:rsidRPr="002F605F">
        <w:rPr>
          <w:rFonts w:ascii="Times New Roman" w:hAnsi="Times New Roman" w:cs="Times New Roman"/>
          <w:sz w:val="24"/>
          <w:szCs w:val="24"/>
        </w:rPr>
        <w:t>1</w:t>
      </w:r>
      <w:r w:rsidR="005E3AC8">
        <w:rPr>
          <w:rFonts w:ascii="Times New Roman" w:hAnsi="Times New Roman" w:cs="Times New Roman"/>
          <w:sz w:val="24"/>
          <w:szCs w:val="24"/>
        </w:rPr>
        <w:t>; Table S1</w:t>
      </w:r>
      <w:r w:rsidR="002F605F" w:rsidRPr="002F605F">
        <w:rPr>
          <w:rFonts w:ascii="Times New Roman" w:hAnsi="Times New Roman" w:cs="Times New Roman"/>
          <w:sz w:val="24"/>
          <w:szCs w:val="24"/>
        </w:rPr>
        <w:t xml:space="preserve">) </w:t>
      </w:r>
      <w:r>
        <w:rPr>
          <w:rFonts w:ascii="Times New Roman" w:hAnsi="Times New Roman" w:cs="Times New Roman"/>
          <w:sz w:val="24"/>
          <w:szCs w:val="24"/>
        </w:rPr>
        <w:t xml:space="preserve">that </w:t>
      </w:r>
      <w:r w:rsidR="002F605F" w:rsidRPr="002F605F">
        <w:rPr>
          <w:rFonts w:ascii="Times New Roman" w:hAnsi="Times New Roman" w:cs="Times New Roman"/>
          <w:sz w:val="24"/>
          <w:szCs w:val="24"/>
        </w:rPr>
        <w:t>recover</w:t>
      </w:r>
      <w:r w:rsidR="008862CD">
        <w:rPr>
          <w:rFonts w:ascii="Times New Roman" w:hAnsi="Times New Roman" w:cs="Times New Roman"/>
          <w:sz w:val="24"/>
          <w:szCs w:val="24"/>
        </w:rPr>
        <w:t>ed</w:t>
      </w:r>
      <w:r w:rsidR="002F605F" w:rsidRPr="002F605F">
        <w:rPr>
          <w:rFonts w:ascii="Times New Roman" w:hAnsi="Times New Roman" w:cs="Times New Roman"/>
          <w:sz w:val="24"/>
          <w:szCs w:val="24"/>
        </w:rPr>
        <w:t xml:space="preserve"> the </w:t>
      </w:r>
      <w:r w:rsidR="007B17B5">
        <w:rPr>
          <w:rFonts w:ascii="Times New Roman" w:hAnsi="Times New Roman" w:cs="Times New Roman"/>
          <w:sz w:val="24"/>
          <w:szCs w:val="24"/>
        </w:rPr>
        <w:t>same</w:t>
      </w:r>
      <w:r w:rsidR="007B17B5"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relationships </w:t>
      </w:r>
      <w:r w:rsidR="007B17B5">
        <w:rPr>
          <w:rFonts w:ascii="Times New Roman" w:hAnsi="Times New Roman" w:cs="Times New Roman"/>
          <w:sz w:val="24"/>
          <w:szCs w:val="24"/>
        </w:rPr>
        <w:t xml:space="preserve">as previous reconstructions of </w:t>
      </w:r>
      <w:proofErr w:type="spellStart"/>
      <w:r w:rsidR="007B17B5">
        <w:rPr>
          <w:rFonts w:ascii="Times New Roman" w:hAnsi="Times New Roman" w:cs="Times New Roman"/>
          <w:sz w:val="24"/>
          <w:szCs w:val="24"/>
        </w:rPr>
        <w:t>Murinae</w:t>
      </w:r>
      <w:proofErr w:type="spellEnd"/>
      <w:r w:rsidR="007B17B5">
        <w:rPr>
          <w:rFonts w:ascii="Times New Roman" w:hAnsi="Times New Roman" w:cs="Times New Roman"/>
          <w:sz w:val="24"/>
          <w:szCs w:val="24"/>
        </w:rPr>
        <w:t xml:space="preserve"> </w:t>
      </w:r>
      <w:r w:rsidR="00304F44">
        <w:rPr>
          <w:rFonts w:ascii="Times New Roman" w:hAnsi="Times New Roman" w:cs="Times New Roman"/>
          <w:sz w:val="24"/>
          <w:szCs w:val="24"/>
        </w:rPr>
        <w:t>using a small number of loci</w:t>
      </w:r>
      <w:r w:rsidR="007B17B5">
        <w:rPr>
          <w:rFonts w:ascii="Times New Roman" w:hAnsi="Times New Roman" w:cs="Times New Roman"/>
          <w:sz w:val="24"/>
          <w:szCs w:val="24"/>
        </w:rPr>
        <w:t xml:space="preserve"> </w:t>
      </w:r>
      <w:r w:rsidR="00695385">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95385">
        <w:rPr>
          <w:rFonts w:ascii="Times New Roman" w:hAnsi="Times New Roman" w:cs="Times New Roman"/>
          <w:sz w:val="24"/>
          <w:szCs w:val="24"/>
        </w:rPr>
      </w:r>
      <w:r w:rsidR="0069538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w:t>
      </w:r>
      <w:r w:rsidR="00695385">
        <w:rPr>
          <w:rFonts w:ascii="Times New Roman" w:hAnsi="Times New Roman" w:cs="Times New Roman"/>
          <w:sz w:val="24"/>
          <w:szCs w:val="24"/>
        </w:rPr>
        <w:fldChar w:fldCharType="end"/>
      </w:r>
      <w:r w:rsidR="0024445D">
        <w:rPr>
          <w:rFonts w:ascii="Times New Roman" w:hAnsi="Times New Roman" w:cs="Times New Roman"/>
          <w:sz w:val="24"/>
          <w:szCs w:val="24"/>
        </w:rPr>
        <w:t xml:space="preserve">. </w:t>
      </w:r>
      <w:r w:rsidR="00C2480A">
        <w:rPr>
          <w:rFonts w:ascii="Times New Roman" w:hAnsi="Times New Roman" w:cs="Times New Roman"/>
          <w:sz w:val="24"/>
          <w:szCs w:val="24"/>
        </w:rPr>
        <w:t>The</w:t>
      </w:r>
      <w:r w:rsidR="0024445D">
        <w:rPr>
          <w:rFonts w:ascii="Times New Roman" w:hAnsi="Times New Roman" w:cs="Times New Roman"/>
          <w:sz w:val="24"/>
          <w:szCs w:val="24"/>
        </w:rPr>
        <w:t xml:space="preserve"> species tree inferred from a quartet-based summary of the gene tree</w:t>
      </w:r>
      <w:r w:rsidR="00527BE4">
        <w:rPr>
          <w:rFonts w:ascii="Times New Roman" w:hAnsi="Times New Roman" w:cs="Times New Roman"/>
          <w:sz w:val="24"/>
          <w:szCs w:val="24"/>
        </w:rPr>
        <w:t xml:space="preserve"> topologies</w:t>
      </w:r>
      <w:r w:rsidR="0024445D">
        <w:rPr>
          <w:rFonts w:ascii="Times New Roman" w:hAnsi="Times New Roman" w:cs="Times New Roman"/>
          <w:sz w:val="24"/>
          <w:szCs w:val="24"/>
        </w:rPr>
        <w:t xml:space="preserve"> </w:t>
      </w:r>
      <w:r w:rsidR="006E16FF">
        <w:rPr>
          <w:rFonts w:ascii="Times New Roman" w:hAnsi="Times New Roman" w:cs="Times New Roman"/>
          <w:sz w:val="24"/>
          <w:szCs w:val="24"/>
        </w:rPr>
        <w:t>wa</w:t>
      </w:r>
      <w:r w:rsidR="0024445D">
        <w:rPr>
          <w:rFonts w:ascii="Times New Roman" w:hAnsi="Times New Roman" w:cs="Times New Roman"/>
          <w:sz w:val="24"/>
          <w:szCs w:val="24"/>
        </w:rPr>
        <w:t xml:space="preserve">s identical to </w:t>
      </w:r>
      <w:r w:rsidR="006E16FF">
        <w:rPr>
          <w:rFonts w:ascii="Times New Roman" w:hAnsi="Times New Roman" w:cs="Times New Roman"/>
          <w:sz w:val="24"/>
          <w:szCs w:val="24"/>
        </w:rPr>
        <w:t>the concatenated tree</w:t>
      </w:r>
      <w:r w:rsidR="0024445D">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4445D">
        <w:rPr>
          <w:rFonts w:ascii="Times New Roman" w:hAnsi="Times New Roman" w:cs="Times New Roman"/>
          <w:sz w:val="24"/>
          <w:szCs w:val="24"/>
        </w:rPr>
        <w:t>S1)</w:t>
      </w:r>
      <w:r w:rsidR="007B17B5">
        <w:rPr>
          <w:rFonts w:ascii="Times New Roman" w:hAnsi="Times New Roman" w:cs="Times New Roman"/>
          <w:sz w:val="24"/>
          <w:szCs w:val="24"/>
        </w:rPr>
        <w:t>.</w:t>
      </w:r>
      <w:r w:rsidR="002F605F" w:rsidRPr="002F605F">
        <w:rPr>
          <w:rFonts w:ascii="Times New Roman" w:hAnsi="Times New Roman" w:cs="Times New Roman"/>
          <w:sz w:val="24"/>
          <w:szCs w:val="24"/>
        </w:rPr>
        <w:t xml:space="preserve"> While bootstrap and SH-</w:t>
      </w:r>
      <w:proofErr w:type="spellStart"/>
      <w:r w:rsidR="002F605F" w:rsidRPr="002F605F">
        <w:rPr>
          <w:rFonts w:ascii="Times New Roman" w:hAnsi="Times New Roman" w:cs="Times New Roman"/>
          <w:sz w:val="24"/>
          <w:szCs w:val="24"/>
        </w:rPr>
        <w:t>aLRT</w:t>
      </w:r>
      <w:proofErr w:type="spellEnd"/>
      <w:r w:rsidR="002F605F" w:rsidRPr="002F605F">
        <w:rPr>
          <w:rFonts w:ascii="Times New Roman" w:hAnsi="Times New Roman" w:cs="Times New Roman"/>
          <w:sz w:val="24"/>
          <w:szCs w:val="24"/>
        </w:rPr>
        <w:t xml:space="preserve"> values </w:t>
      </w:r>
      <w:r w:rsidR="00AA22F4">
        <w:rPr>
          <w:rFonts w:ascii="Times New Roman" w:hAnsi="Times New Roman" w:cs="Times New Roman"/>
          <w:sz w:val="24"/>
          <w:szCs w:val="24"/>
        </w:rPr>
        <w:t xml:space="preserve">provided </w:t>
      </w:r>
      <w:r w:rsidR="0084247A">
        <w:rPr>
          <w:rFonts w:ascii="Times New Roman" w:hAnsi="Times New Roman" w:cs="Times New Roman"/>
          <w:sz w:val="24"/>
          <w:szCs w:val="24"/>
        </w:rPr>
        <w:t>high support to our inferred species trees</w:t>
      </w:r>
      <w:r w:rsidR="004F7533">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4F7533">
        <w:rPr>
          <w:rFonts w:ascii="Times New Roman" w:hAnsi="Times New Roman" w:cs="Times New Roman"/>
          <w:sz w:val="24"/>
          <w:szCs w:val="24"/>
        </w:rPr>
        <w:t>1)</w:t>
      </w:r>
      <w:r w:rsidR="002F605F" w:rsidRPr="002F605F">
        <w:rPr>
          <w:rFonts w:ascii="Times New Roman" w:hAnsi="Times New Roman" w:cs="Times New Roman"/>
          <w:sz w:val="24"/>
          <w:szCs w:val="24"/>
        </w:rPr>
        <w:t xml:space="preserve">, we found evidence </w:t>
      </w:r>
      <w:r w:rsidR="00AA22F4">
        <w:rPr>
          <w:rFonts w:ascii="Times New Roman" w:hAnsi="Times New Roman" w:cs="Times New Roman"/>
          <w:sz w:val="24"/>
          <w:szCs w:val="24"/>
        </w:rPr>
        <w:t xml:space="preserve">for </w:t>
      </w:r>
      <w:r w:rsidR="003B3E01">
        <w:rPr>
          <w:rFonts w:ascii="Times New Roman" w:hAnsi="Times New Roman" w:cs="Times New Roman"/>
          <w:sz w:val="24"/>
          <w:szCs w:val="24"/>
        </w:rPr>
        <w:t xml:space="preserve">considerable </w:t>
      </w:r>
      <w:r w:rsidR="002F605F" w:rsidRPr="002F605F">
        <w:rPr>
          <w:rFonts w:ascii="Times New Roman" w:hAnsi="Times New Roman" w:cs="Times New Roman"/>
          <w:sz w:val="24"/>
          <w:szCs w:val="24"/>
        </w:rPr>
        <w:t xml:space="preserve">discordance across </w:t>
      </w:r>
      <w:r w:rsidR="00AA22F4">
        <w:rPr>
          <w:rFonts w:ascii="Times New Roman" w:hAnsi="Times New Roman" w:cs="Times New Roman"/>
          <w:sz w:val="24"/>
          <w:szCs w:val="24"/>
        </w:rPr>
        <w:t xml:space="preserve">individual UCE </w:t>
      </w:r>
      <w:r w:rsidR="002F605F" w:rsidRPr="002F605F">
        <w:rPr>
          <w:rFonts w:ascii="Times New Roman" w:hAnsi="Times New Roman" w:cs="Times New Roman"/>
          <w:sz w:val="24"/>
          <w:szCs w:val="24"/>
        </w:rPr>
        <w:t xml:space="preserve">phylogenies. </w:t>
      </w:r>
      <w:r w:rsidR="007B17B5">
        <w:rPr>
          <w:rFonts w:ascii="Times New Roman" w:hAnsi="Times New Roman" w:cs="Times New Roman"/>
          <w:sz w:val="24"/>
          <w:szCs w:val="24"/>
        </w:rPr>
        <w:t xml:space="preserve">The five shortest </w:t>
      </w:r>
      <w:r w:rsidR="0084247A">
        <w:rPr>
          <w:rFonts w:ascii="Times New Roman" w:hAnsi="Times New Roman" w:cs="Times New Roman"/>
          <w:sz w:val="24"/>
          <w:szCs w:val="24"/>
        </w:rPr>
        <w:t xml:space="preserve">branches in the </w:t>
      </w:r>
      <w:r w:rsidR="009C1362">
        <w:rPr>
          <w:rFonts w:ascii="Times New Roman" w:hAnsi="Times New Roman" w:cs="Times New Roman"/>
          <w:sz w:val="24"/>
          <w:szCs w:val="24"/>
        </w:rPr>
        <w:t>concatenated</w:t>
      </w:r>
      <w:r w:rsidR="0084247A">
        <w:rPr>
          <w:rFonts w:ascii="Times New Roman" w:hAnsi="Times New Roman" w:cs="Times New Roman"/>
          <w:sz w:val="24"/>
          <w:szCs w:val="24"/>
        </w:rPr>
        <w:t xml:space="preserve">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had</w:t>
      </w:r>
      <w:r w:rsidR="00AA22F4"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a</w:t>
      </w:r>
      <w:r w:rsidR="0084247A">
        <w:rPr>
          <w:rFonts w:ascii="Times New Roman" w:hAnsi="Times New Roman" w:cs="Times New Roman"/>
          <w:sz w:val="24"/>
          <w:szCs w:val="24"/>
        </w:rPr>
        <w:t xml:space="preserve"> site concordance factor</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w:t>
      </w:r>
      <w:proofErr w:type="spellStart"/>
      <w:r w:rsidR="002F605F" w:rsidRPr="002F605F">
        <w:rPr>
          <w:rFonts w:ascii="Times New Roman" w:hAnsi="Times New Roman" w:cs="Times New Roman"/>
          <w:sz w:val="24"/>
          <w:szCs w:val="24"/>
        </w:rPr>
        <w:t>sCF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of less than 50%, suggesting that </w:t>
      </w:r>
      <w:r w:rsidR="00547037">
        <w:rPr>
          <w:rFonts w:ascii="Times New Roman" w:hAnsi="Times New Roman" w:cs="Times New Roman"/>
          <w:sz w:val="24"/>
          <w:szCs w:val="24"/>
        </w:rPr>
        <w:t>alternate</w:t>
      </w:r>
      <w:r w:rsidR="00547037"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resolutions of the quartet </w:t>
      </w:r>
      <w:r w:rsidR="004F4671">
        <w:rPr>
          <w:rFonts w:ascii="Times New Roman" w:hAnsi="Times New Roman" w:cs="Times New Roman"/>
          <w:sz w:val="24"/>
          <w:szCs w:val="24"/>
        </w:rPr>
        <w:t>had equivocal support</w:t>
      </w:r>
      <w:r w:rsidR="002F605F" w:rsidRPr="002F605F">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4445D">
        <w:rPr>
          <w:rFonts w:ascii="Times New Roman" w:hAnsi="Times New Roman" w:cs="Times New Roman"/>
          <w:sz w:val="24"/>
          <w:szCs w:val="24"/>
        </w:rPr>
        <w:t>S2</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Gene concordance factor</w:t>
      </w:r>
      <w:r w:rsidR="00AA22F4">
        <w:rPr>
          <w:rFonts w:ascii="Times New Roman" w:hAnsi="Times New Roman" w:cs="Times New Roman"/>
          <w:sz w:val="24"/>
          <w:szCs w:val="24"/>
        </w:rPr>
        <w:t>s</w:t>
      </w:r>
      <w:r w:rsidR="0084247A">
        <w:rPr>
          <w:rFonts w:ascii="Times New Roman" w:hAnsi="Times New Roman" w:cs="Times New Roman"/>
          <w:sz w:val="24"/>
          <w:szCs w:val="24"/>
        </w:rPr>
        <w:t xml:space="preserve"> (</w:t>
      </w:r>
      <w:proofErr w:type="spellStart"/>
      <w:r w:rsidR="002F605F" w:rsidRPr="002F605F">
        <w:rPr>
          <w:rFonts w:ascii="Times New Roman" w:hAnsi="Times New Roman" w:cs="Times New Roman"/>
          <w:sz w:val="24"/>
          <w:szCs w:val="24"/>
        </w:rPr>
        <w:t>gCF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for each branch in the species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we</w:t>
      </w:r>
      <w:r w:rsidR="002F605F" w:rsidRPr="002F605F">
        <w:rPr>
          <w:rFonts w:ascii="Times New Roman" w:hAnsi="Times New Roman" w:cs="Times New Roman"/>
          <w:sz w:val="24"/>
          <w:szCs w:val="24"/>
        </w:rPr>
        <w:t xml:space="preserve">re on aggregate much higher, with </w:t>
      </w:r>
      <w:r w:rsidR="007B17B5">
        <w:rPr>
          <w:rFonts w:ascii="Times New Roman" w:hAnsi="Times New Roman" w:cs="Times New Roman"/>
          <w:sz w:val="24"/>
          <w:szCs w:val="24"/>
        </w:rPr>
        <w:t>all but four</w:t>
      </w:r>
      <w:r w:rsidR="007B17B5" w:rsidRPr="002F605F">
        <w:rPr>
          <w:rFonts w:ascii="Times New Roman" w:hAnsi="Times New Roman" w:cs="Times New Roman"/>
          <w:sz w:val="24"/>
          <w:szCs w:val="24"/>
        </w:rPr>
        <w:t xml:space="preserve"> </w:t>
      </w:r>
      <w:r w:rsidR="0084247A">
        <w:rPr>
          <w:rFonts w:ascii="Times New Roman" w:hAnsi="Times New Roman" w:cs="Times New Roman"/>
          <w:sz w:val="24"/>
          <w:szCs w:val="24"/>
        </w:rPr>
        <w:t>branches</w:t>
      </w:r>
      <w:r w:rsidR="0084247A"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supported by almost every gene tree in the analysis and with the lowest values likely being driven by a </w:t>
      </w:r>
      <w:r w:rsidR="00612317">
        <w:rPr>
          <w:rFonts w:ascii="Times New Roman" w:hAnsi="Times New Roman" w:cs="Times New Roman"/>
          <w:sz w:val="24"/>
          <w:szCs w:val="24"/>
        </w:rPr>
        <w:t>several</w:t>
      </w:r>
      <w:r w:rsidR="002F605F" w:rsidRPr="002F605F">
        <w:rPr>
          <w:rFonts w:ascii="Times New Roman" w:hAnsi="Times New Roman" w:cs="Times New Roman"/>
          <w:sz w:val="24"/>
          <w:szCs w:val="24"/>
        </w:rPr>
        <w:t xml:space="preserve"> short</w:t>
      </w:r>
      <w:r w:rsidR="00612317">
        <w:rPr>
          <w:rFonts w:ascii="Times New Roman" w:hAnsi="Times New Roman" w:cs="Times New Roman"/>
          <w:sz w:val="24"/>
          <w:szCs w:val="24"/>
        </w:rPr>
        <w:t xml:space="preserve"> internal</w:t>
      </w:r>
      <w:r w:rsidR="002F605F" w:rsidRPr="002F605F">
        <w:rPr>
          <w:rFonts w:ascii="Times New Roman" w:hAnsi="Times New Roman" w:cs="Times New Roman"/>
          <w:sz w:val="24"/>
          <w:szCs w:val="24"/>
        </w:rPr>
        <w:t xml:space="preserve"> branches</w:t>
      </w:r>
      <w:r w:rsidR="004F7533">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4445D">
        <w:rPr>
          <w:rFonts w:ascii="Times New Roman" w:hAnsi="Times New Roman" w:cs="Times New Roman"/>
          <w:sz w:val="24"/>
          <w:szCs w:val="24"/>
        </w:rPr>
        <w:t>S2</w:t>
      </w:r>
      <w:r w:rsidR="004F7533">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7B17B5">
        <w:rPr>
          <w:rFonts w:ascii="Times New Roman" w:hAnsi="Times New Roman" w:cs="Times New Roman"/>
          <w:sz w:val="24"/>
          <w:szCs w:val="24"/>
        </w:rPr>
        <w:t xml:space="preserve">This pattern </w:t>
      </w:r>
      <w:r w:rsidR="006E16FF">
        <w:rPr>
          <w:rFonts w:ascii="Times New Roman" w:hAnsi="Times New Roman" w:cs="Times New Roman"/>
          <w:sz w:val="24"/>
          <w:szCs w:val="24"/>
        </w:rPr>
        <w:t>wa</w:t>
      </w:r>
      <w:r w:rsidR="007B17B5">
        <w:rPr>
          <w:rFonts w:ascii="Times New Roman" w:hAnsi="Times New Roman" w:cs="Times New Roman"/>
          <w:sz w:val="24"/>
          <w:szCs w:val="24"/>
        </w:rPr>
        <w:t xml:space="preserve">s recapitulated </w:t>
      </w:r>
      <w:r w:rsidR="005F6DDC">
        <w:rPr>
          <w:rFonts w:ascii="Times New Roman" w:hAnsi="Times New Roman" w:cs="Times New Roman"/>
          <w:sz w:val="24"/>
          <w:szCs w:val="24"/>
        </w:rPr>
        <w:t>using a quartet-based summary method</w:t>
      </w:r>
      <w:r w:rsidR="007B17B5">
        <w:rPr>
          <w:rFonts w:ascii="Times New Roman" w:hAnsi="Times New Roman" w:cs="Times New Roman"/>
          <w:sz w:val="24"/>
          <w:szCs w:val="24"/>
        </w:rPr>
        <w:t xml:space="preserve"> (Fig</w:t>
      </w:r>
      <w:r w:rsidR="0024445D">
        <w:rPr>
          <w:rFonts w:ascii="Times New Roman" w:hAnsi="Times New Roman" w:cs="Times New Roman"/>
          <w:sz w:val="24"/>
          <w:szCs w:val="24"/>
        </w:rPr>
        <w:t>s</w:t>
      </w:r>
      <w:r w:rsidR="007B17B5">
        <w:rPr>
          <w:rFonts w:ascii="Times New Roman" w:hAnsi="Times New Roman" w:cs="Times New Roman"/>
          <w:sz w:val="24"/>
          <w:szCs w:val="24"/>
        </w:rPr>
        <w:t>.</w:t>
      </w:r>
      <w:r w:rsidR="0024445D">
        <w:rPr>
          <w:rFonts w:ascii="Times New Roman" w:hAnsi="Times New Roman" w:cs="Times New Roman"/>
          <w:sz w:val="24"/>
          <w:szCs w:val="24"/>
        </w:rPr>
        <w:t xml:space="preserve"> S1 and</w:t>
      </w:r>
      <w:r w:rsidR="007B17B5">
        <w:rPr>
          <w:rFonts w:ascii="Times New Roman" w:hAnsi="Times New Roman" w:cs="Times New Roman"/>
          <w:sz w:val="24"/>
          <w:szCs w:val="24"/>
        </w:rPr>
        <w:t xml:space="preserve"> S</w:t>
      </w:r>
      <w:r w:rsidR="0024445D">
        <w:rPr>
          <w:rFonts w:ascii="Times New Roman" w:hAnsi="Times New Roman" w:cs="Times New Roman"/>
          <w:sz w:val="24"/>
          <w:szCs w:val="24"/>
        </w:rPr>
        <w:t>3</w:t>
      </w:r>
      <w:r w:rsidR="007B17B5">
        <w:rPr>
          <w:rFonts w:ascii="Times New Roman" w:hAnsi="Times New Roman" w:cs="Times New Roman"/>
          <w:sz w:val="24"/>
          <w:szCs w:val="24"/>
        </w:rPr>
        <w:t xml:space="preserve">). At the two most discordant nodes (E and J in </w:t>
      </w:r>
      <w:r w:rsidR="00DC5B3B">
        <w:rPr>
          <w:rFonts w:ascii="Times New Roman" w:hAnsi="Times New Roman" w:cs="Times New Roman"/>
          <w:sz w:val="24"/>
          <w:szCs w:val="24"/>
        </w:rPr>
        <w:t xml:space="preserve">Figure </w:t>
      </w:r>
      <w:r w:rsidR="007B17B5">
        <w:rPr>
          <w:rFonts w:ascii="Times New Roman" w:hAnsi="Times New Roman" w:cs="Times New Roman"/>
          <w:sz w:val="24"/>
          <w:szCs w:val="24"/>
        </w:rPr>
        <w:t>1), the recovered topology was supported by approximately one third of all gene trees.</w:t>
      </w:r>
    </w:p>
    <w:p w14:paraId="76A80CCF" w14:textId="52EC3481" w:rsidR="00A03219"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9D427D">
        <w:rPr>
          <w:rFonts w:ascii="Times New Roman" w:hAnsi="Times New Roman" w:cs="Times New Roman"/>
          <w:sz w:val="24"/>
          <w:szCs w:val="24"/>
        </w:rPr>
        <w:t xml:space="preserve">We estimated divergence times for </w:t>
      </w:r>
      <w:r w:rsidR="004F4671">
        <w:rPr>
          <w:rFonts w:ascii="Times New Roman" w:hAnsi="Times New Roman" w:cs="Times New Roman"/>
          <w:sz w:val="24"/>
          <w:szCs w:val="24"/>
        </w:rPr>
        <w:t xml:space="preserve">the </w:t>
      </w:r>
      <w:r w:rsidR="009D427D">
        <w:rPr>
          <w:rFonts w:ascii="Times New Roman" w:hAnsi="Times New Roman" w:cs="Times New Roman"/>
          <w:sz w:val="24"/>
          <w:szCs w:val="24"/>
        </w:rPr>
        <w:t xml:space="preserve">inferred </w:t>
      </w:r>
      <w:r w:rsidR="00DF25D4">
        <w:rPr>
          <w:rFonts w:ascii="Times New Roman" w:hAnsi="Times New Roman" w:cs="Times New Roman"/>
          <w:sz w:val="24"/>
          <w:szCs w:val="24"/>
        </w:rPr>
        <w:t>concatenated</w:t>
      </w:r>
      <w:r w:rsidR="009D427D">
        <w:rPr>
          <w:rFonts w:ascii="Times New Roman" w:hAnsi="Times New Roman" w:cs="Times New Roman"/>
          <w:sz w:val="24"/>
          <w:szCs w:val="24"/>
        </w:rPr>
        <w:t xml:space="preserve"> phylogeny (</w:t>
      </w:r>
      <w:r w:rsidR="00DC5B3B">
        <w:rPr>
          <w:rFonts w:ascii="Times New Roman" w:hAnsi="Times New Roman" w:cs="Times New Roman"/>
          <w:sz w:val="24"/>
          <w:szCs w:val="24"/>
        </w:rPr>
        <w:t xml:space="preserve">Figure </w:t>
      </w:r>
      <w:r w:rsidR="00E934C9">
        <w:rPr>
          <w:rFonts w:ascii="Times New Roman" w:hAnsi="Times New Roman" w:cs="Times New Roman"/>
          <w:sz w:val="24"/>
          <w:szCs w:val="24"/>
        </w:rPr>
        <w:t>1</w:t>
      </w:r>
      <w:r w:rsidR="00EE6447">
        <w:rPr>
          <w:rFonts w:ascii="Times New Roman" w:hAnsi="Times New Roman" w:cs="Times New Roman"/>
          <w:sz w:val="24"/>
          <w:szCs w:val="24"/>
        </w:rPr>
        <w:t xml:space="preserve">; Table </w:t>
      </w:r>
      <w:r w:rsidR="007B17B5">
        <w:rPr>
          <w:rFonts w:ascii="Times New Roman" w:hAnsi="Times New Roman" w:cs="Times New Roman"/>
          <w:sz w:val="24"/>
          <w:szCs w:val="24"/>
        </w:rPr>
        <w:t>S</w:t>
      </w:r>
      <w:r w:rsidR="005E3AC8">
        <w:rPr>
          <w:rFonts w:ascii="Times New Roman" w:hAnsi="Times New Roman" w:cs="Times New Roman"/>
          <w:sz w:val="24"/>
          <w:szCs w:val="24"/>
        </w:rPr>
        <w:t>2</w:t>
      </w:r>
      <w:r w:rsidR="009D427D">
        <w:rPr>
          <w:rFonts w:ascii="Times New Roman" w:hAnsi="Times New Roman" w:cs="Times New Roman"/>
          <w:sz w:val="24"/>
          <w:szCs w:val="24"/>
        </w:rPr>
        <w:t xml:space="preserve">) using four fossil calibration points (Table </w:t>
      </w:r>
      <w:r w:rsidR="005E3AC8">
        <w:rPr>
          <w:rFonts w:ascii="Times New Roman" w:hAnsi="Times New Roman" w:cs="Times New Roman"/>
          <w:sz w:val="24"/>
          <w:szCs w:val="24"/>
        </w:rPr>
        <w:t>S3</w:t>
      </w:r>
      <w:r w:rsidR="00200FCE">
        <w:rPr>
          <w:rFonts w:ascii="Times New Roman" w:hAnsi="Times New Roman" w:cs="Times New Roman"/>
          <w:sz w:val="24"/>
          <w:szCs w:val="24"/>
        </w:rPr>
        <w:t>)</w:t>
      </w:r>
      <w:r w:rsidR="00F77BBD">
        <w:rPr>
          <w:rFonts w:ascii="Times New Roman" w:hAnsi="Times New Roman" w:cs="Times New Roman"/>
          <w:sz w:val="24"/>
          <w:szCs w:val="24"/>
        </w:rPr>
        <w:t>.</w:t>
      </w:r>
      <w:r w:rsidR="00200FCE">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The murid and cricetid groups </w:t>
      </w:r>
      <w:r w:rsidR="00E15915">
        <w:rPr>
          <w:rFonts w:ascii="Times New Roman" w:hAnsi="Times New Roman" w:cs="Times New Roman"/>
          <w:sz w:val="24"/>
          <w:szCs w:val="24"/>
        </w:rPr>
        <w:t>had</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an estimated </w:t>
      </w:r>
      <w:r w:rsidR="00F77BBD">
        <w:rPr>
          <w:rFonts w:ascii="Times New Roman" w:hAnsi="Times New Roman" w:cs="Times New Roman"/>
          <w:sz w:val="24"/>
          <w:szCs w:val="24"/>
        </w:rPr>
        <w:t>divergence time</w:t>
      </w:r>
      <w:r w:rsidR="00A64663"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of </w:t>
      </w:r>
      <w:r w:rsidR="007B17B5">
        <w:rPr>
          <w:rFonts w:ascii="Times New Roman" w:hAnsi="Times New Roman" w:cs="Times New Roman"/>
          <w:sz w:val="24"/>
          <w:szCs w:val="24"/>
        </w:rPr>
        <w:t>22.</w:t>
      </w:r>
      <w:r w:rsidR="000D0485">
        <w:rPr>
          <w:rFonts w:ascii="Times New Roman" w:hAnsi="Times New Roman" w:cs="Times New Roman"/>
          <w:sz w:val="24"/>
          <w:szCs w:val="24"/>
        </w:rPr>
        <w:t>66</w:t>
      </w:r>
      <w:r w:rsidR="000D0485"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w:t>
      </w:r>
      <w:r w:rsidR="00D559F8">
        <w:rPr>
          <w:rFonts w:ascii="Times New Roman" w:hAnsi="Times New Roman" w:cs="Times New Roman"/>
          <w:sz w:val="24"/>
          <w:szCs w:val="24"/>
        </w:rPr>
        <w:t xml:space="preserve">node </w:t>
      </w:r>
      <w:r w:rsidR="00F17BCC" w:rsidRPr="00F17BCC">
        <w:rPr>
          <w:rFonts w:ascii="Times New Roman" w:hAnsi="Times New Roman" w:cs="Times New Roman"/>
          <w:sz w:val="24"/>
          <w:szCs w:val="24"/>
        </w:rPr>
        <w:t>A</w:t>
      </w:r>
      <w:r w:rsidR="00D559F8">
        <w:rPr>
          <w:rFonts w:ascii="Times New Roman" w:hAnsi="Times New Roman" w:cs="Times New Roman"/>
          <w:sz w:val="24"/>
          <w:szCs w:val="24"/>
        </w:rPr>
        <w:t xml:space="preserve"> in </w:t>
      </w:r>
      <w:r w:rsidR="00DC5B3B">
        <w:rPr>
          <w:rFonts w:ascii="Times New Roman" w:hAnsi="Times New Roman" w:cs="Times New Roman"/>
          <w:sz w:val="24"/>
          <w:szCs w:val="24"/>
        </w:rPr>
        <w:t xml:space="preserve">Figure </w:t>
      </w:r>
      <w:r w:rsidR="000F3461">
        <w:rPr>
          <w:rFonts w:ascii="Times New Roman" w:hAnsi="Times New Roman" w:cs="Times New Roman"/>
          <w:sz w:val="24"/>
          <w:szCs w:val="24"/>
        </w:rPr>
        <w:t>1</w:t>
      </w:r>
      <w:r w:rsidR="00F17BCC" w:rsidRPr="00F17BCC">
        <w:rPr>
          <w:rFonts w:ascii="Times New Roman" w:hAnsi="Times New Roman" w:cs="Times New Roman"/>
          <w:sz w:val="24"/>
          <w:szCs w:val="24"/>
        </w:rPr>
        <w:t xml:space="preserve">) followed by the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and the </w:t>
      </w:r>
      <w:proofErr w:type="spellStart"/>
      <w:r w:rsidR="00F17BCC" w:rsidRPr="00F17BCC">
        <w:rPr>
          <w:rFonts w:ascii="Times New Roman" w:hAnsi="Times New Roman" w:cs="Times New Roman"/>
          <w:sz w:val="24"/>
          <w:szCs w:val="24"/>
        </w:rPr>
        <w:t>Gerbillinae</w:t>
      </w:r>
      <w:proofErr w:type="spellEnd"/>
      <w:r w:rsidR="00F17BCC" w:rsidRPr="00F17BCC">
        <w:rPr>
          <w:rFonts w:ascii="Times New Roman" w:hAnsi="Times New Roman" w:cs="Times New Roman"/>
          <w:sz w:val="24"/>
          <w:szCs w:val="24"/>
        </w:rPr>
        <w:t xml:space="preserve"> at </w:t>
      </w:r>
      <w:r w:rsidR="007B17B5">
        <w:rPr>
          <w:rFonts w:ascii="Times New Roman" w:hAnsi="Times New Roman" w:cs="Times New Roman"/>
          <w:sz w:val="24"/>
          <w:szCs w:val="24"/>
        </w:rPr>
        <w:t>21.3</w:t>
      </w:r>
      <w:r w:rsidR="000D0485">
        <w:rPr>
          <w:rFonts w:ascii="Times New Roman" w:hAnsi="Times New Roman" w:cs="Times New Roman"/>
          <w:sz w:val="24"/>
          <w:szCs w:val="24"/>
        </w:rPr>
        <w:t>4</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(B), </w:t>
      </w:r>
      <w:r w:rsidR="00E15915">
        <w:rPr>
          <w:rFonts w:ascii="Times New Roman" w:hAnsi="Times New Roman" w:cs="Times New Roman"/>
          <w:sz w:val="24"/>
          <w:szCs w:val="24"/>
        </w:rPr>
        <w:t>albeit</w:t>
      </w:r>
      <w:r w:rsidR="00E15915" w:rsidRPr="00F17BCC">
        <w:rPr>
          <w:rFonts w:ascii="Times New Roman" w:hAnsi="Times New Roman" w:cs="Times New Roman"/>
          <w:sz w:val="24"/>
          <w:szCs w:val="24"/>
        </w:rPr>
        <w:t xml:space="preserve"> </w:t>
      </w:r>
      <w:r w:rsidR="00E15915">
        <w:rPr>
          <w:rFonts w:ascii="Times New Roman" w:hAnsi="Times New Roman" w:cs="Times New Roman"/>
          <w:sz w:val="24"/>
          <w:szCs w:val="24"/>
        </w:rPr>
        <w:t>with</w:t>
      </w:r>
      <w:r w:rsidR="00F17BCC" w:rsidRPr="00F17BCC">
        <w:rPr>
          <w:rFonts w:ascii="Times New Roman" w:hAnsi="Times New Roman" w:cs="Times New Roman"/>
          <w:sz w:val="24"/>
          <w:szCs w:val="24"/>
        </w:rPr>
        <w:t xml:space="preserve"> wide confidence intervals</w:t>
      </w:r>
      <w:r w:rsidR="008B36D2">
        <w:rPr>
          <w:rFonts w:ascii="Times New Roman" w:hAnsi="Times New Roman" w:cs="Times New Roman"/>
          <w:sz w:val="24"/>
          <w:szCs w:val="24"/>
        </w:rPr>
        <w:t xml:space="preserve"> (CI)</w:t>
      </w:r>
      <w:r w:rsidR="00304F44">
        <w:rPr>
          <w:rFonts w:ascii="Times New Roman" w:hAnsi="Times New Roman" w:cs="Times New Roman"/>
          <w:sz w:val="24"/>
          <w:szCs w:val="24"/>
        </w:rPr>
        <w:t xml:space="preserve"> in both cases</w:t>
      </w:r>
      <w:r w:rsidR="00F17BCC" w:rsidRPr="00F17BCC">
        <w:rPr>
          <w:rFonts w:ascii="Times New Roman" w:hAnsi="Times New Roman" w:cs="Times New Roman"/>
          <w:sz w:val="24"/>
          <w:szCs w:val="24"/>
        </w:rPr>
        <w:t xml:space="preserve">. </w:t>
      </w:r>
      <w:r w:rsidR="000D0485">
        <w:rPr>
          <w:rFonts w:ascii="Times New Roman" w:hAnsi="Times New Roman" w:cs="Times New Roman"/>
          <w:sz w:val="24"/>
          <w:szCs w:val="24"/>
        </w:rPr>
        <w:t>T</w:t>
      </w:r>
      <w:r w:rsidR="00E15915">
        <w:rPr>
          <w:rFonts w:ascii="Times New Roman" w:hAnsi="Times New Roman" w:cs="Times New Roman"/>
          <w:sz w:val="24"/>
          <w:szCs w:val="24"/>
        </w:rPr>
        <w:t>he</w:t>
      </w:r>
      <w:r w:rsidR="00F17BCC" w:rsidRPr="00F17BCC">
        <w:rPr>
          <w:rFonts w:ascii="Times New Roman" w:hAnsi="Times New Roman" w:cs="Times New Roman"/>
          <w:sz w:val="24"/>
          <w:szCs w:val="24"/>
        </w:rPr>
        <w:t xml:space="preserve"> </w:t>
      </w:r>
      <w:r w:rsidR="008B36D2">
        <w:rPr>
          <w:rFonts w:ascii="Times New Roman" w:hAnsi="Times New Roman" w:cs="Times New Roman"/>
          <w:sz w:val="24"/>
          <w:szCs w:val="24"/>
        </w:rPr>
        <w:t>core</w:t>
      </w:r>
      <w:r w:rsidR="008B36D2" w:rsidRPr="00F17BCC">
        <w:rPr>
          <w:rFonts w:ascii="Times New Roman" w:hAnsi="Times New Roman" w:cs="Times New Roman"/>
          <w:sz w:val="24"/>
          <w:szCs w:val="24"/>
        </w:rPr>
        <w:t xml:space="preserv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(C)</w:t>
      </w:r>
      <w:r w:rsidR="008B36D2">
        <w:rPr>
          <w:rFonts w:ascii="Times New Roman" w:hAnsi="Times New Roman" w:cs="Times New Roman"/>
          <w:sz w:val="24"/>
          <w:szCs w:val="24"/>
        </w:rPr>
        <w:t xml:space="preserve"> </w:t>
      </w:r>
      <w:r w:rsidR="008B36D2">
        <w:rPr>
          <w:rFonts w:ascii="Times New Roman" w:hAnsi="Times New Roman" w:cs="Times New Roman"/>
          <w:i/>
          <w:iCs/>
          <w:sz w:val="24"/>
          <w:szCs w:val="24"/>
        </w:rPr>
        <w:t>sensu</w:t>
      </w:r>
      <w:r w:rsidR="008B36D2">
        <w:rPr>
          <w:rFonts w:ascii="Times New Roman" w:hAnsi="Times New Roman" w:cs="Times New Roman"/>
          <w:sz w:val="24"/>
          <w:szCs w:val="24"/>
        </w:rPr>
        <w:t xml:space="preserve"> </w:t>
      </w:r>
      <w:proofErr w:type="spellStart"/>
      <w:r w:rsidR="008B36D2">
        <w:rPr>
          <w:rFonts w:ascii="Times New Roman" w:hAnsi="Times New Roman" w:cs="Times New Roman"/>
          <w:sz w:val="24"/>
          <w:szCs w:val="24"/>
        </w:rPr>
        <w:t>Steppan</w:t>
      </w:r>
      <w:proofErr w:type="spellEnd"/>
      <w:r w:rsidR="008B36D2">
        <w:rPr>
          <w:rFonts w:ascii="Times New Roman" w:hAnsi="Times New Roman" w:cs="Times New Roman"/>
          <w:sz w:val="24"/>
          <w:szCs w:val="24"/>
        </w:rPr>
        <w:t xml:space="preserve"> et al. (2005) are inferred to have arisen 13.11 Ma (CI: 11.42 – 15.10).</w:t>
      </w:r>
      <w:r w:rsidR="00E1591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Hydromyini</w:t>
      </w:r>
      <w:proofErr w:type="spellEnd"/>
      <w:r w:rsidR="00F17BCC" w:rsidRPr="00F17BCC">
        <w:rPr>
          <w:rFonts w:ascii="Times New Roman" w:hAnsi="Times New Roman" w:cs="Times New Roman"/>
          <w:sz w:val="24"/>
          <w:szCs w:val="24"/>
        </w:rPr>
        <w:t xml:space="preserve"> </w:t>
      </w:r>
      <w:r w:rsidR="008B36D2">
        <w:rPr>
          <w:rFonts w:ascii="Times New Roman" w:hAnsi="Times New Roman" w:cs="Times New Roman"/>
          <w:sz w:val="24"/>
          <w:szCs w:val="24"/>
        </w:rPr>
        <w:t>then split off</w:t>
      </w:r>
      <w:r w:rsidR="008B36D2"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at </w:t>
      </w:r>
      <w:r w:rsidR="007B17B5">
        <w:rPr>
          <w:rFonts w:ascii="Times New Roman" w:hAnsi="Times New Roman" w:cs="Times New Roman"/>
          <w:sz w:val="24"/>
          <w:szCs w:val="24"/>
        </w:rPr>
        <w:t>12.1</w:t>
      </w:r>
      <w:r w:rsidR="008B36D2">
        <w:rPr>
          <w:rFonts w:ascii="Times New Roman" w:hAnsi="Times New Roman" w:cs="Times New Roman"/>
          <w:sz w:val="24"/>
          <w:szCs w:val="24"/>
        </w:rPr>
        <w:t>5</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(D</w:t>
      </w:r>
      <w:r w:rsidR="008B36D2">
        <w:rPr>
          <w:rFonts w:ascii="Times New Roman" w:hAnsi="Times New Roman" w:cs="Times New Roman"/>
          <w:sz w:val="24"/>
          <w:szCs w:val="24"/>
        </w:rPr>
        <w:t>, CI: 11.10 – 13.51</w:t>
      </w:r>
      <w:r w:rsidR="00F17BCC" w:rsidRPr="00F17BCC">
        <w:rPr>
          <w:rFonts w:ascii="Times New Roman" w:hAnsi="Times New Roman" w:cs="Times New Roman"/>
          <w:sz w:val="24"/>
          <w:szCs w:val="24"/>
        </w:rPr>
        <w:t>) followed by</w:t>
      </w:r>
      <w:r w:rsidR="007B17B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Otomyini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Arvicanthini</w:t>
      </w:r>
      <w:proofErr w:type="spellEnd"/>
      <w:r w:rsidR="007B17B5">
        <w:rPr>
          <w:rFonts w:ascii="Times New Roman" w:hAnsi="Times New Roman" w:cs="Times New Roman"/>
          <w:sz w:val="24"/>
          <w:szCs w:val="24"/>
        </w:rPr>
        <w:t xml:space="preserve"> at 11.7</w:t>
      </w:r>
      <w:r w:rsidR="008B36D2">
        <w:rPr>
          <w:rFonts w:ascii="Times New Roman" w:hAnsi="Times New Roman" w:cs="Times New Roman"/>
          <w:sz w:val="24"/>
          <w:szCs w:val="24"/>
        </w:rPr>
        <w:t>0</w:t>
      </w:r>
      <w:r w:rsidR="007B17B5">
        <w:rPr>
          <w:rFonts w:ascii="Times New Roman" w:hAnsi="Times New Roman" w:cs="Times New Roman"/>
          <w:sz w:val="24"/>
          <w:szCs w:val="24"/>
        </w:rPr>
        <w:t xml:space="preserve"> Ma (E</w:t>
      </w:r>
      <w:r w:rsidR="008B36D2">
        <w:rPr>
          <w:rFonts w:ascii="Times New Roman" w:hAnsi="Times New Roman" w:cs="Times New Roman"/>
          <w:sz w:val="24"/>
          <w:szCs w:val="24"/>
        </w:rPr>
        <w:t>, fossil calibration from</w:t>
      </w:r>
      <w:r w:rsidR="001B6D59">
        <w:rPr>
          <w:rFonts w:ascii="Times New Roman" w:hAnsi="Times New Roman" w:cs="Times New Roman"/>
          <w:sz w:val="24"/>
          <w:szCs w:val="24"/>
        </w:rPr>
        <w:t xml:space="preserve"> </w:t>
      </w:r>
      <w:r w:rsidR="005E1B4E">
        <w:rPr>
          <w:rFonts w:ascii="Times New Roman" w:hAnsi="Times New Roman" w:cs="Times New Roman"/>
          <w:noProof/>
          <w:sz w:val="24"/>
          <w:szCs w:val="24"/>
        </w:rPr>
        <w:t>Kimura, et al</w:t>
      </w:r>
      <w:r w:rsidR="005E1B4E">
        <w:rPr>
          <w:rFonts w:ascii="Times New Roman" w:hAnsi="Times New Roman" w:cs="Times New Roman"/>
          <w:sz w:val="24"/>
          <w:szCs w:val="24"/>
        </w:rPr>
        <w:t xml:space="preserve"> 2015</w:t>
      </w:r>
      <w:r w:rsidR="001B6D59">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 </w:instrText>
      </w:r>
      <w:r w:rsidR="005E1B4E">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EN.CITE.DATA </w:instrText>
      </w:r>
      <w:r w:rsidR="005E1B4E">
        <w:rPr>
          <w:rFonts w:ascii="Times New Roman" w:hAnsi="Times New Roman" w:cs="Times New Roman"/>
          <w:sz w:val="24"/>
          <w:szCs w:val="24"/>
        </w:rPr>
      </w:r>
      <w:r w:rsidR="005E1B4E">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7B17B5">
        <w:rPr>
          <w:rFonts w:ascii="Times New Roman" w:hAnsi="Times New Roman" w:cs="Times New Roman"/>
          <w:sz w:val="24"/>
          <w:szCs w:val="24"/>
        </w:rPr>
        <w:t>). The remaining Murine tri</w:t>
      </w:r>
      <w:r w:rsidR="00926971">
        <w:rPr>
          <w:rFonts w:ascii="Times New Roman" w:hAnsi="Times New Roman" w:cs="Times New Roman"/>
          <w:sz w:val="24"/>
          <w:szCs w:val="24"/>
        </w:rPr>
        <w:t>b</w:t>
      </w:r>
      <w:r w:rsidR="007B17B5">
        <w:rPr>
          <w:rFonts w:ascii="Times New Roman" w:hAnsi="Times New Roman" w:cs="Times New Roman"/>
          <w:sz w:val="24"/>
          <w:szCs w:val="24"/>
        </w:rPr>
        <w:t xml:space="preserve">es evolved in rapid succession, with </w:t>
      </w:r>
      <w:proofErr w:type="spellStart"/>
      <w:r w:rsidR="007B17B5">
        <w:rPr>
          <w:rFonts w:ascii="Times New Roman" w:hAnsi="Times New Roman" w:cs="Times New Roman"/>
          <w:sz w:val="24"/>
          <w:szCs w:val="24"/>
        </w:rPr>
        <w:t>Apodemini</w:t>
      </w:r>
      <w:proofErr w:type="spellEnd"/>
      <w:r w:rsidR="007B17B5">
        <w:rPr>
          <w:rFonts w:ascii="Times New Roman" w:hAnsi="Times New Roman" w:cs="Times New Roman"/>
          <w:sz w:val="24"/>
          <w:szCs w:val="24"/>
        </w:rPr>
        <w:t xml:space="preserve"> diverging</w:t>
      </w:r>
      <w:r w:rsidR="005D0C22">
        <w:rPr>
          <w:rFonts w:ascii="Times New Roman" w:hAnsi="Times New Roman" w:cs="Times New Roman"/>
          <w:sz w:val="24"/>
          <w:szCs w:val="24"/>
        </w:rPr>
        <w:t xml:space="preserve"> from </w:t>
      </w:r>
      <w:proofErr w:type="spellStart"/>
      <w:r w:rsidR="005D0C22">
        <w:rPr>
          <w:rFonts w:ascii="Times New Roman" w:hAnsi="Times New Roman" w:cs="Times New Roman"/>
          <w:sz w:val="24"/>
          <w:szCs w:val="24"/>
        </w:rPr>
        <w:t>Murini</w:t>
      </w:r>
      <w:proofErr w:type="spellEnd"/>
      <w:r w:rsidR="005D0C22">
        <w:rPr>
          <w:rFonts w:ascii="Times New Roman" w:hAnsi="Times New Roman" w:cs="Times New Roman"/>
          <w:sz w:val="24"/>
          <w:szCs w:val="24"/>
        </w:rPr>
        <w:t xml:space="preserve"> and </w:t>
      </w:r>
      <w:proofErr w:type="spellStart"/>
      <w:r w:rsidR="005D0C22">
        <w:rPr>
          <w:rFonts w:ascii="Times New Roman" w:hAnsi="Times New Roman" w:cs="Times New Roman"/>
          <w:sz w:val="24"/>
          <w:szCs w:val="24"/>
        </w:rPr>
        <w:t>Praomyini</w:t>
      </w:r>
      <w:proofErr w:type="spellEnd"/>
      <w:r w:rsidR="007B17B5">
        <w:rPr>
          <w:rFonts w:ascii="Times New Roman" w:hAnsi="Times New Roman" w:cs="Times New Roman"/>
          <w:sz w:val="24"/>
          <w:szCs w:val="24"/>
        </w:rPr>
        <w:t xml:space="preserve"> at 10.8</w:t>
      </w:r>
      <w:r w:rsidR="00C62A7F">
        <w:rPr>
          <w:rFonts w:ascii="Times New Roman" w:hAnsi="Times New Roman" w:cs="Times New Roman"/>
          <w:sz w:val="24"/>
          <w:szCs w:val="24"/>
        </w:rPr>
        <w:t>4</w:t>
      </w:r>
      <w:r w:rsidR="007B17B5">
        <w:rPr>
          <w:rFonts w:ascii="Times New Roman" w:hAnsi="Times New Roman" w:cs="Times New Roman"/>
          <w:sz w:val="24"/>
          <w:szCs w:val="24"/>
        </w:rPr>
        <w:t xml:space="preserve"> Ma (F)</w:t>
      </w:r>
      <w:r w:rsidR="005D0C22">
        <w:rPr>
          <w:rFonts w:ascii="Times New Roman" w:hAnsi="Times New Roman" w:cs="Times New Roman"/>
          <w:sz w:val="24"/>
          <w:szCs w:val="24"/>
        </w:rPr>
        <w:t>.</w:t>
      </w:r>
      <w:r w:rsidR="007B17B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Murini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Praomyini</w:t>
      </w:r>
      <w:proofErr w:type="spellEnd"/>
      <w:r w:rsidR="007B17B5">
        <w:rPr>
          <w:rFonts w:ascii="Times New Roman" w:hAnsi="Times New Roman" w:cs="Times New Roman"/>
          <w:sz w:val="24"/>
          <w:szCs w:val="24"/>
        </w:rPr>
        <w:t xml:space="preserve"> </w:t>
      </w:r>
      <w:r w:rsidR="005D0C22">
        <w:rPr>
          <w:rFonts w:ascii="Times New Roman" w:hAnsi="Times New Roman" w:cs="Times New Roman"/>
          <w:sz w:val="24"/>
          <w:szCs w:val="24"/>
        </w:rPr>
        <w:t xml:space="preserve">then split </w:t>
      </w:r>
      <w:r w:rsidR="007B17B5">
        <w:rPr>
          <w:rFonts w:ascii="Times New Roman" w:hAnsi="Times New Roman" w:cs="Times New Roman"/>
          <w:sz w:val="24"/>
          <w:szCs w:val="24"/>
        </w:rPr>
        <w:t>at 10.</w:t>
      </w:r>
      <w:r w:rsidR="00C62A7F">
        <w:rPr>
          <w:rFonts w:ascii="Times New Roman" w:hAnsi="Times New Roman" w:cs="Times New Roman"/>
          <w:sz w:val="24"/>
          <w:szCs w:val="24"/>
        </w:rPr>
        <w:t>19</w:t>
      </w:r>
      <w:r w:rsidR="007B17B5">
        <w:rPr>
          <w:rFonts w:ascii="Times New Roman" w:hAnsi="Times New Roman" w:cs="Times New Roman"/>
          <w:sz w:val="24"/>
          <w:szCs w:val="24"/>
        </w:rPr>
        <w:t xml:space="preserve"> Ma (H).</w:t>
      </w:r>
      <w:r w:rsidR="009C7399">
        <w:rPr>
          <w:rFonts w:ascii="Times New Roman" w:hAnsi="Times New Roman" w:cs="Times New Roman"/>
          <w:sz w:val="24"/>
          <w:szCs w:val="24"/>
        </w:rPr>
        <w:t xml:space="preserve"> </w:t>
      </w:r>
      <w:r w:rsidR="007B17B5">
        <w:rPr>
          <w:rFonts w:ascii="Times New Roman" w:hAnsi="Times New Roman" w:cs="Times New Roman"/>
          <w:sz w:val="24"/>
          <w:szCs w:val="24"/>
        </w:rPr>
        <w:t>The</w:t>
      </w:r>
      <w:r w:rsidR="00C62A7F">
        <w:rPr>
          <w:rFonts w:ascii="Times New Roman" w:hAnsi="Times New Roman" w:cs="Times New Roman"/>
          <w:sz w:val="24"/>
          <w:szCs w:val="24"/>
        </w:rPr>
        <w:t xml:space="preserve"> two</w:t>
      </w:r>
      <w:r w:rsidR="007B17B5">
        <w:rPr>
          <w:rFonts w:ascii="Times New Roman" w:hAnsi="Times New Roman" w:cs="Times New Roman"/>
          <w:sz w:val="24"/>
          <w:szCs w:val="24"/>
        </w:rPr>
        <w:t xml:space="preserve"> </w:t>
      </w:r>
      <w:r w:rsidR="007B17B5">
        <w:rPr>
          <w:rFonts w:ascii="Times New Roman" w:hAnsi="Times New Roman" w:cs="Times New Roman"/>
          <w:i/>
          <w:iCs/>
          <w:sz w:val="24"/>
          <w:szCs w:val="24"/>
        </w:rPr>
        <w:t>Rattus</w:t>
      </w:r>
      <w:r w:rsidR="00ED3A6B" w:rsidRPr="00ED3A6B">
        <w:rPr>
          <w:rFonts w:ascii="Times New Roman" w:hAnsi="Times New Roman" w:cs="Times New Roman"/>
          <w:sz w:val="24"/>
          <w:szCs w:val="24"/>
        </w:rPr>
        <w:t xml:space="preserve"> </w:t>
      </w:r>
      <w:r w:rsidR="00C62A7F">
        <w:rPr>
          <w:rFonts w:ascii="Times New Roman" w:hAnsi="Times New Roman" w:cs="Times New Roman"/>
          <w:sz w:val="24"/>
          <w:szCs w:val="24"/>
        </w:rPr>
        <w:t>species in our dataset were inferred to have diverged 2.01 Ma (Q, CI: 1.26 – 2.30)</w:t>
      </w:r>
      <w:r w:rsidR="00ED3A6B" w:rsidRPr="00ED3A6B">
        <w:rPr>
          <w:rFonts w:ascii="Times New Roman" w:hAnsi="Times New Roman" w:cs="Times New Roman"/>
          <w:sz w:val="24"/>
          <w:szCs w:val="24"/>
        </w:rPr>
        <w:t>.</w:t>
      </w:r>
      <w:r w:rsidR="00A03219">
        <w:rPr>
          <w:rFonts w:ascii="Times New Roman" w:hAnsi="Times New Roman" w:cs="Times New Roman"/>
          <w:sz w:val="24"/>
          <w:szCs w:val="24"/>
        </w:rPr>
        <w:t xml:space="preserve"> </w:t>
      </w:r>
      <w:ins w:id="18" w:author="Good, Jeffrey" w:date="2025-01-06T09:51:00Z" w16du:dateUtc="2025-01-06T16:51:00Z">
        <w:r w:rsidR="00DE5819">
          <w:rPr>
            <w:rFonts w:ascii="Times New Roman" w:hAnsi="Times New Roman" w:cs="Times New Roman"/>
            <w:sz w:val="24"/>
            <w:szCs w:val="24"/>
          </w:rPr>
          <w:t>T</w:t>
        </w:r>
      </w:ins>
      <w:del w:id="19" w:author="Good, Jeffrey" w:date="2025-01-06T09:51:00Z" w16du:dateUtc="2025-01-06T16:51:00Z">
        <w:r w:rsidR="00A03219" w:rsidDel="00DE5819">
          <w:rPr>
            <w:rFonts w:ascii="Times New Roman" w:hAnsi="Times New Roman" w:cs="Times New Roman"/>
            <w:sz w:val="24"/>
            <w:szCs w:val="24"/>
          </w:rPr>
          <w:delText>Alt</w:delText>
        </w:r>
      </w:del>
      <w:del w:id="20" w:author="Good, Jeffrey" w:date="2025-01-06T09:50:00Z" w16du:dateUtc="2025-01-06T16:50:00Z">
        <w:r w:rsidR="00A03219" w:rsidDel="00DE5819">
          <w:rPr>
            <w:rFonts w:ascii="Times New Roman" w:hAnsi="Times New Roman" w:cs="Times New Roman"/>
            <w:sz w:val="24"/>
            <w:szCs w:val="24"/>
          </w:rPr>
          <w:delText xml:space="preserve">hough congruent with previous works </w:delText>
        </w:r>
        <w:r w:rsidR="00A03219" w:rsidDel="00DE581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sidDel="00DE5819">
          <w:rPr>
            <w:rFonts w:ascii="Times New Roman" w:hAnsi="Times New Roman" w:cs="Times New Roman"/>
            <w:sz w:val="24"/>
            <w:szCs w:val="24"/>
          </w:rPr>
          <w:delInstrText xml:space="preserve"> ADDIN EN.CITE </w:delInstrText>
        </w:r>
        <w:r w:rsidR="001B6D59" w:rsidDel="00DE581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sidDel="00DE5819">
          <w:rPr>
            <w:rFonts w:ascii="Times New Roman" w:hAnsi="Times New Roman" w:cs="Times New Roman"/>
            <w:sz w:val="24"/>
            <w:szCs w:val="24"/>
          </w:rPr>
          <w:delInstrText xml:space="preserve"> ADDIN EN.CITE.DATA </w:delInstrText>
        </w:r>
        <w:r w:rsidR="001B6D59" w:rsidDel="00DE5819">
          <w:rPr>
            <w:rFonts w:ascii="Times New Roman" w:hAnsi="Times New Roman" w:cs="Times New Roman"/>
            <w:sz w:val="24"/>
            <w:szCs w:val="24"/>
          </w:rPr>
        </w:r>
        <w:r w:rsidR="001B6D59" w:rsidDel="00DE5819">
          <w:rPr>
            <w:rFonts w:ascii="Times New Roman" w:hAnsi="Times New Roman" w:cs="Times New Roman"/>
            <w:sz w:val="24"/>
            <w:szCs w:val="24"/>
          </w:rPr>
          <w:fldChar w:fldCharType="end"/>
        </w:r>
        <w:r w:rsidR="00A03219" w:rsidDel="00DE5819">
          <w:rPr>
            <w:rFonts w:ascii="Times New Roman" w:hAnsi="Times New Roman" w:cs="Times New Roman"/>
            <w:sz w:val="24"/>
            <w:szCs w:val="24"/>
          </w:rPr>
        </w:r>
        <w:r w:rsidR="00A03219" w:rsidDel="00DE5819">
          <w:rPr>
            <w:rFonts w:ascii="Times New Roman" w:hAnsi="Times New Roman" w:cs="Times New Roman"/>
            <w:sz w:val="24"/>
            <w:szCs w:val="24"/>
          </w:rPr>
          <w:fldChar w:fldCharType="separate"/>
        </w:r>
        <w:r w:rsidR="001B6D59" w:rsidDel="00DE5819">
          <w:rPr>
            <w:rFonts w:ascii="Times New Roman" w:hAnsi="Times New Roman" w:cs="Times New Roman"/>
            <w:noProof/>
            <w:sz w:val="24"/>
            <w:szCs w:val="24"/>
          </w:rPr>
          <w:delText>(Lecompte, et al. 2008; Steppan and Schenk 2017)</w:delText>
        </w:r>
        <w:r w:rsidR="00A03219" w:rsidDel="00DE5819">
          <w:rPr>
            <w:rFonts w:ascii="Times New Roman" w:hAnsi="Times New Roman" w:cs="Times New Roman"/>
            <w:sz w:val="24"/>
            <w:szCs w:val="24"/>
          </w:rPr>
          <w:fldChar w:fldCharType="end"/>
        </w:r>
        <w:r w:rsidR="00A03219" w:rsidDel="00DE5819">
          <w:rPr>
            <w:rFonts w:ascii="Times New Roman" w:hAnsi="Times New Roman" w:cs="Times New Roman"/>
            <w:sz w:val="24"/>
            <w:szCs w:val="24"/>
          </w:rPr>
          <w:delText>, t</w:delText>
        </w:r>
      </w:del>
      <w:r w:rsidR="00A03219">
        <w:rPr>
          <w:rFonts w:ascii="Times New Roman" w:hAnsi="Times New Roman" w:cs="Times New Roman"/>
          <w:sz w:val="24"/>
          <w:szCs w:val="24"/>
        </w:rPr>
        <w:t xml:space="preserve">his dated </w:t>
      </w:r>
      <w:r w:rsidR="00445D61">
        <w:rPr>
          <w:rFonts w:ascii="Times New Roman" w:hAnsi="Times New Roman" w:cs="Times New Roman"/>
          <w:sz w:val="24"/>
          <w:szCs w:val="24"/>
        </w:rPr>
        <w:t xml:space="preserve">UCE </w:t>
      </w:r>
      <w:r w:rsidR="00A03219">
        <w:rPr>
          <w:rFonts w:ascii="Times New Roman" w:hAnsi="Times New Roman" w:cs="Times New Roman"/>
          <w:sz w:val="24"/>
          <w:szCs w:val="24"/>
        </w:rPr>
        <w:t>phylogeny</w:t>
      </w:r>
      <w:ins w:id="21" w:author="Good, Jeffrey" w:date="2025-01-06T09:51:00Z" w16du:dateUtc="2025-01-06T16:51:00Z">
        <w:r w:rsidR="00DE5819">
          <w:rPr>
            <w:rFonts w:ascii="Times New Roman" w:hAnsi="Times New Roman" w:cs="Times New Roman"/>
            <w:sz w:val="24"/>
            <w:szCs w:val="24"/>
          </w:rPr>
          <w:t xml:space="preserve"> is  </w:t>
        </w:r>
        <w:r w:rsidR="00DE5819">
          <w:rPr>
            <w:rFonts w:ascii="Times New Roman" w:hAnsi="Times New Roman" w:cs="Times New Roman"/>
            <w:sz w:val="24"/>
            <w:szCs w:val="24"/>
          </w:rPr>
          <w:t xml:space="preserve">congruent with previous works </w:t>
        </w:r>
        <w:r w:rsidR="00DE581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DE5819">
          <w:rPr>
            <w:rFonts w:ascii="Times New Roman" w:hAnsi="Times New Roman" w:cs="Times New Roman"/>
            <w:sz w:val="24"/>
            <w:szCs w:val="24"/>
          </w:rPr>
          <w:instrText xml:space="preserve"> ADDIN EN.CITE </w:instrText>
        </w:r>
        <w:r w:rsidR="00DE581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DE5819">
          <w:rPr>
            <w:rFonts w:ascii="Times New Roman" w:hAnsi="Times New Roman" w:cs="Times New Roman"/>
            <w:sz w:val="24"/>
            <w:szCs w:val="24"/>
          </w:rPr>
          <w:instrText xml:space="preserve"> ADDIN EN.CITE.DATA </w:instrText>
        </w:r>
        <w:r w:rsidR="00DE5819">
          <w:rPr>
            <w:rFonts w:ascii="Times New Roman" w:hAnsi="Times New Roman" w:cs="Times New Roman"/>
            <w:sz w:val="24"/>
            <w:szCs w:val="24"/>
          </w:rPr>
        </w:r>
        <w:r w:rsidR="00DE5819">
          <w:rPr>
            <w:rFonts w:ascii="Times New Roman" w:hAnsi="Times New Roman" w:cs="Times New Roman"/>
            <w:sz w:val="24"/>
            <w:szCs w:val="24"/>
          </w:rPr>
          <w:fldChar w:fldCharType="end"/>
        </w:r>
        <w:r w:rsidR="00DE5819">
          <w:rPr>
            <w:rFonts w:ascii="Times New Roman" w:hAnsi="Times New Roman" w:cs="Times New Roman"/>
            <w:sz w:val="24"/>
            <w:szCs w:val="24"/>
          </w:rPr>
        </w:r>
        <w:r w:rsidR="00DE5819">
          <w:rPr>
            <w:rFonts w:ascii="Times New Roman" w:hAnsi="Times New Roman" w:cs="Times New Roman"/>
            <w:sz w:val="24"/>
            <w:szCs w:val="24"/>
          </w:rPr>
          <w:fldChar w:fldCharType="separate"/>
        </w:r>
        <w:r w:rsidR="00DE5819">
          <w:rPr>
            <w:rFonts w:ascii="Times New Roman" w:hAnsi="Times New Roman" w:cs="Times New Roman"/>
            <w:noProof/>
            <w:sz w:val="24"/>
            <w:szCs w:val="24"/>
          </w:rPr>
          <w:t>(Lecompte, et al. 2008; Steppan and Schenk 2017)</w:t>
        </w:r>
        <w:r w:rsidR="00DE5819">
          <w:rPr>
            <w:rFonts w:ascii="Times New Roman" w:hAnsi="Times New Roman" w:cs="Times New Roman"/>
            <w:sz w:val="24"/>
            <w:szCs w:val="24"/>
          </w:rPr>
          <w:fldChar w:fldCharType="end"/>
        </w:r>
        <w:r w:rsidR="00DE5819">
          <w:rPr>
            <w:rFonts w:ascii="Times New Roman" w:hAnsi="Times New Roman" w:cs="Times New Roman"/>
            <w:sz w:val="24"/>
            <w:szCs w:val="24"/>
          </w:rPr>
          <w:t xml:space="preserve"> and</w:t>
        </w:r>
      </w:ins>
      <w:r w:rsidR="00A03219">
        <w:rPr>
          <w:rFonts w:ascii="Times New Roman" w:hAnsi="Times New Roman" w:cs="Times New Roman"/>
          <w:sz w:val="24"/>
          <w:szCs w:val="24"/>
        </w:rPr>
        <w:t xml:space="preserve"> provides context on the evolutionary timescale upon which we next describe the genomic</w:t>
      </w:r>
      <w:r w:rsidR="00A03219" w:rsidRPr="00197A2B">
        <w:rPr>
          <w:rFonts w:ascii="Times New Roman" w:hAnsi="Times New Roman" w:cs="Times New Roman"/>
          <w:sz w:val="24"/>
          <w:szCs w:val="24"/>
        </w:rPr>
        <w:t xml:space="preserve"> </w:t>
      </w:r>
      <w:r w:rsidR="00A03219">
        <w:rPr>
          <w:rFonts w:ascii="Times New Roman" w:hAnsi="Times New Roman" w:cs="Times New Roman"/>
          <w:sz w:val="24"/>
          <w:szCs w:val="24"/>
        </w:rPr>
        <w:t>landscape of phylogenetic discordance across a collection of murine genomes.</w:t>
      </w:r>
    </w:p>
    <w:p w14:paraId="6EC41E0F" w14:textId="77777777" w:rsidR="005D3A4E" w:rsidRPr="00F17BCC" w:rsidRDefault="005D3A4E" w:rsidP="005D3A4E">
      <w:pPr>
        <w:spacing w:after="0"/>
        <w:jc w:val="both"/>
        <w:rPr>
          <w:rFonts w:ascii="Times New Roman" w:hAnsi="Times New Roman" w:cs="Times New Roman"/>
          <w:sz w:val="24"/>
          <w:szCs w:val="24"/>
        </w:rPr>
      </w:pPr>
    </w:p>
    <w:p w14:paraId="3D27D9BD" w14:textId="54F781EF" w:rsidR="00FD0B8D" w:rsidRPr="00031896" w:rsidRDefault="00AA22F4" w:rsidP="009E6094">
      <w:pPr>
        <w:pStyle w:val="Heading2"/>
        <w:spacing w:after="120"/>
      </w:pPr>
      <w:r>
        <w:t>The l</w:t>
      </w:r>
      <w:r w:rsidR="00FD0B8D" w:rsidRPr="00031896">
        <w:t xml:space="preserve">andscape of </w:t>
      </w:r>
      <w:r>
        <w:t xml:space="preserve">phylogenetic </w:t>
      </w:r>
      <w:r w:rsidR="00FD0B8D" w:rsidRPr="00031896">
        <w:t>discordance</w:t>
      </w:r>
      <w:r w:rsidR="00F17BCC">
        <w:t xml:space="preserve"> along </w:t>
      </w:r>
      <w:r w:rsidR="007010F8">
        <w:t xml:space="preserve">murine </w:t>
      </w:r>
      <w:r w:rsidR="00F17BCC">
        <w:t>genome</w:t>
      </w:r>
      <w:r w:rsidR="00B46AF9">
        <w:t>s</w:t>
      </w:r>
    </w:p>
    <w:p w14:paraId="3E3280D3" w14:textId="2739EF51" w:rsidR="006E16FF" w:rsidRDefault="00445D61" w:rsidP="005D3A4E">
      <w:pPr>
        <w:spacing w:after="0"/>
        <w:jc w:val="both"/>
        <w:rPr>
          <w:rFonts w:ascii="Times New Roman" w:hAnsi="Times New Roman" w:cs="Times New Roman"/>
          <w:sz w:val="24"/>
          <w:szCs w:val="24"/>
        </w:rPr>
      </w:pPr>
      <w:r>
        <w:rPr>
          <w:rFonts w:ascii="Times New Roman" w:hAnsi="Times New Roman" w:cs="Times New Roman"/>
          <w:sz w:val="24"/>
          <w:szCs w:val="24"/>
        </w:rPr>
        <w:lastRenderedPageBreak/>
        <w:t>W</w:t>
      </w:r>
      <w:r w:rsidR="00DD27E4">
        <w:rPr>
          <w:rFonts w:ascii="Times New Roman" w:hAnsi="Times New Roman" w:cs="Times New Roman"/>
          <w:sz w:val="24"/>
          <w:szCs w:val="24"/>
        </w:rPr>
        <w:t xml:space="preserve">e </w:t>
      </w:r>
      <w:r w:rsidR="00260995">
        <w:rPr>
          <w:rFonts w:ascii="Times New Roman" w:hAnsi="Times New Roman" w:cs="Times New Roman"/>
          <w:sz w:val="24"/>
          <w:szCs w:val="24"/>
        </w:rPr>
        <w:t xml:space="preserve">analyzed genome-wide </w:t>
      </w:r>
      <w:r w:rsidR="00A150BF">
        <w:rPr>
          <w:rFonts w:ascii="Times New Roman" w:hAnsi="Times New Roman" w:cs="Times New Roman"/>
          <w:sz w:val="24"/>
          <w:szCs w:val="24"/>
        </w:rPr>
        <w:t xml:space="preserve">phylogenetic histories of </w:t>
      </w:r>
      <w:r w:rsidR="00810482">
        <w:rPr>
          <w:rFonts w:ascii="Times New Roman" w:hAnsi="Times New Roman" w:cs="Times New Roman"/>
          <w:sz w:val="24"/>
          <w:szCs w:val="24"/>
        </w:rPr>
        <w:t>six</w:t>
      </w:r>
      <w:r w:rsidR="00A150BF" w:rsidRPr="00E358E6">
        <w:rPr>
          <w:rFonts w:ascii="Times New Roman" w:hAnsi="Times New Roman" w:cs="Times New Roman"/>
          <w:sz w:val="24"/>
          <w:szCs w:val="24"/>
        </w:rPr>
        <w:t xml:space="preserve"> </w:t>
      </w:r>
      <w:r w:rsidR="006E16FF">
        <w:rPr>
          <w:rFonts w:ascii="Times New Roman" w:hAnsi="Times New Roman" w:cs="Times New Roman"/>
          <w:sz w:val="24"/>
          <w:szCs w:val="24"/>
        </w:rPr>
        <w:t xml:space="preserve">recently </w:t>
      </w:r>
      <w:r w:rsidR="00810482">
        <w:rPr>
          <w:rFonts w:ascii="Times New Roman" w:hAnsi="Times New Roman" w:cs="Times New Roman"/>
          <w:sz w:val="24"/>
          <w:szCs w:val="24"/>
        </w:rPr>
        <w:t>sequenced</w:t>
      </w:r>
      <w:r w:rsidR="00A150BF" w:rsidRPr="00E358E6">
        <w:rPr>
          <w:rFonts w:ascii="Times New Roman" w:hAnsi="Times New Roman" w:cs="Times New Roman"/>
          <w:sz w:val="24"/>
          <w:szCs w:val="24"/>
        </w:rPr>
        <w:t xml:space="preserve"> murine rodent genomes</w:t>
      </w:r>
      <w:r w:rsidR="00810482">
        <w:rPr>
          <w:rFonts w:ascii="Times New Roman" w:hAnsi="Times New Roman" w:cs="Times New Roman"/>
          <w:sz w:val="24"/>
          <w:szCs w:val="24"/>
        </w:rPr>
        <w:t xml:space="preserve"> </w:t>
      </w:r>
      <w:r w:rsidR="00A150BF">
        <w:rPr>
          <w:rFonts w:ascii="Times New Roman" w:hAnsi="Times New Roman" w:cs="Times New Roman"/>
          <w:sz w:val="24"/>
          <w:szCs w:val="24"/>
        </w:rPr>
        <w:t xml:space="preserve">and the </w:t>
      </w:r>
      <w:r w:rsidR="00B30752" w:rsidRPr="00D4662B">
        <w:rPr>
          <w:rFonts w:ascii="Times New Roman" w:hAnsi="Times New Roman" w:cs="Times New Roman"/>
          <w:i/>
          <w:sz w:val="24"/>
          <w:szCs w:val="24"/>
        </w:rPr>
        <w:t>M. musculus</w:t>
      </w:r>
      <w:r w:rsidR="002F4A62" w:rsidRPr="00031896">
        <w:rPr>
          <w:rFonts w:ascii="Times New Roman" w:hAnsi="Times New Roman" w:cs="Times New Roman"/>
          <w:sz w:val="24"/>
          <w:szCs w:val="24"/>
        </w:rPr>
        <w:t xml:space="preserve"> reference genome</w:t>
      </w:r>
      <w:r w:rsidR="00A03219">
        <w:rPr>
          <w:rFonts w:ascii="Times New Roman" w:hAnsi="Times New Roman" w:cs="Times New Roman"/>
          <w:sz w:val="24"/>
          <w:szCs w:val="24"/>
        </w:rPr>
        <w:t xml:space="preserve"> spanning approximately 12 million years of divergence</w:t>
      </w:r>
      <w:r w:rsidR="006E16FF">
        <w:rPr>
          <w:rFonts w:ascii="Times New Roman" w:hAnsi="Times New Roman" w:cs="Times New Roman"/>
          <w:sz w:val="24"/>
          <w:szCs w:val="24"/>
        </w:rPr>
        <w:t xml:space="preserve"> (see </w:t>
      </w:r>
      <w:r w:rsidR="00DC5B3B">
        <w:rPr>
          <w:rFonts w:ascii="Times New Roman" w:hAnsi="Times New Roman" w:cs="Times New Roman"/>
          <w:sz w:val="24"/>
          <w:szCs w:val="24"/>
        </w:rPr>
        <w:t xml:space="preserve">Figure </w:t>
      </w:r>
      <w:r w:rsidR="006E16FF">
        <w:rPr>
          <w:rFonts w:ascii="Times New Roman" w:hAnsi="Times New Roman" w:cs="Times New Roman"/>
          <w:sz w:val="24"/>
          <w:szCs w:val="24"/>
        </w:rPr>
        <w:t>1)</w:t>
      </w:r>
      <w:r w:rsidR="00A150BF">
        <w:rPr>
          <w:rFonts w:ascii="Times New Roman" w:hAnsi="Times New Roman" w:cs="Times New Roman"/>
          <w:sz w:val="24"/>
          <w:szCs w:val="24"/>
        </w:rPr>
        <w:t xml:space="preserve">. </w:t>
      </w:r>
      <w:r w:rsidR="0026539F">
        <w:rPr>
          <w:rFonts w:ascii="Times New Roman" w:hAnsi="Times New Roman" w:cs="Times New Roman"/>
          <w:sz w:val="24"/>
          <w:szCs w:val="24"/>
        </w:rPr>
        <w:t xml:space="preserve">Using </w:t>
      </w:r>
      <w:r w:rsidR="006E16FF">
        <w:rPr>
          <w:rFonts w:ascii="Times New Roman" w:hAnsi="Times New Roman" w:cs="Times New Roman"/>
          <w:sz w:val="24"/>
          <w:szCs w:val="24"/>
        </w:rPr>
        <w:t xml:space="preserve">the </w:t>
      </w:r>
      <w:r w:rsidR="006E16FF" w:rsidRPr="00D22A5C">
        <w:rPr>
          <w:rFonts w:ascii="Times New Roman" w:hAnsi="Times New Roman" w:cs="Times New Roman"/>
          <w:i/>
          <w:iCs/>
          <w:sz w:val="24"/>
          <w:szCs w:val="24"/>
        </w:rPr>
        <w:t>M</w:t>
      </w:r>
      <w:r w:rsidR="006E16FF">
        <w:rPr>
          <w:rFonts w:ascii="Times New Roman" w:hAnsi="Times New Roman" w:cs="Times New Roman"/>
          <w:i/>
          <w:iCs/>
          <w:sz w:val="24"/>
          <w:szCs w:val="24"/>
        </w:rPr>
        <w:t>.</w:t>
      </w:r>
      <w:r w:rsidR="006E16FF" w:rsidRPr="00D22A5C">
        <w:rPr>
          <w:rFonts w:ascii="Times New Roman" w:hAnsi="Times New Roman" w:cs="Times New Roman"/>
          <w:i/>
          <w:iCs/>
          <w:sz w:val="24"/>
          <w:szCs w:val="24"/>
        </w:rPr>
        <w:t xml:space="preserve"> musculus</w:t>
      </w:r>
      <w:r w:rsidR="006E16FF" w:rsidDel="006808EB">
        <w:rPr>
          <w:rFonts w:ascii="Times New Roman" w:hAnsi="Times New Roman" w:cs="Times New Roman"/>
          <w:sz w:val="24"/>
          <w:szCs w:val="24"/>
        </w:rPr>
        <w:t xml:space="preserve"> </w:t>
      </w:r>
      <w:r w:rsidR="0026539F">
        <w:rPr>
          <w:rFonts w:ascii="Times New Roman" w:hAnsi="Times New Roman" w:cs="Times New Roman"/>
          <w:sz w:val="24"/>
          <w:szCs w:val="24"/>
        </w:rPr>
        <w:t>coordinate system</w:t>
      </w:r>
      <w:r w:rsidR="006E16FF">
        <w:rPr>
          <w:rFonts w:ascii="Times New Roman" w:hAnsi="Times New Roman" w:cs="Times New Roman"/>
          <w:sz w:val="24"/>
          <w:szCs w:val="24"/>
        </w:rPr>
        <w:t>,</w:t>
      </w:r>
      <w:r w:rsidR="0026539F">
        <w:rPr>
          <w:rFonts w:ascii="Times New Roman" w:hAnsi="Times New Roman" w:cs="Times New Roman"/>
          <w:sz w:val="24"/>
          <w:szCs w:val="24"/>
        </w:rPr>
        <w:t xml:space="preserve"> we partitioned and</w:t>
      </w:r>
      <w:r w:rsidR="002F4A62" w:rsidRPr="00031896">
        <w:rPr>
          <w:rFonts w:ascii="Times New Roman" w:hAnsi="Times New Roman" w:cs="Times New Roman"/>
          <w:sz w:val="24"/>
          <w:szCs w:val="24"/>
        </w:rPr>
        <w:t xml:space="preserve"> aligned</w:t>
      </w:r>
      <w:r w:rsidR="00E44640" w:rsidRPr="00031896">
        <w:rPr>
          <w:rFonts w:ascii="Times New Roman" w:hAnsi="Times New Roman" w:cs="Times New Roman"/>
          <w:sz w:val="24"/>
          <w:szCs w:val="24"/>
        </w:rPr>
        <w:t xml:space="preserve"> 263,389</w:t>
      </w:r>
      <w:r w:rsidR="002F4A62" w:rsidRPr="00031896">
        <w:rPr>
          <w:rFonts w:ascii="Times New Roman" w:hAnsi="Times New Roman" w:cs="Times New Roman"/>
          <w:sz w:val="24"/>
          <w:szCs w:val="24"/>
        </w:rPr>
        <w:t xml:space="preserve"> non-overlapping 10</w:t>
      </w:r>
      <w:r w:rsidR="00810482">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kb windows from </w:t>
      </w:r>
      <w:r w:rsidR="0026539F">
        <w:rPr>
          <w:rFonts w:ascii="Times New Roman" w:hAnsi="Times New Roman" w:cs="Times New Roman"/>
          <w:sz w:val="24"/>
          <w:szCs w:val="24"/>
        </w:rPr>
        <w:t xml:space="preserve">these seven species </w:t>
      </w:r>
      <w:r w:rsidR="006B5117">
        <w:rPr>
          <w:rFonts w:ascii="Times New Roman" w:hAnsi="Times New Roman" w:cs="Times New Roman"/>
          <w:sz w:val="24"/>
          <w:szCs w:val="24"/>
        </w:rPr>
        <w:t xml:space="preserve">(Table </w:t>
      </w:r>
      <w:r w:rsidR="005E3AC8">
        <w:rPr>
          <w:rFonts w:ascii="Times New Roman" w:hAnsi="Times New Roman" w:cs="Times New Roman"/>
          <w:sz w:val="24"/>
          <w:szCs w:val="24"/>
        </w:rPr>
        <w:t>S1</w:t>
      </w:r>
      <w:r w:rsidR="006B5117">
        <w:rPr>
          <w:rFonts w:ascii="Times New Roman" w:hAnsi="Times New Roman" w:cs="Times New Roman"/>
          <w:sz w:val="24"/>
          <w:szCs w:val="24"/>
        </w:rPr>
        <w:t>)</w:t>
      </w:r>
      <w:r w:rsidR="002F4A62" w:rsidRPr="00031896">
        <w:rPr>
          <w:rFonts w:ascii="Times New Roman" w:hAnsi="Times New Roman" w:cs="Times New Roman"/>
          <w:sz w:val="24"/>
          <w:szCs w:val="24"/>
        </w:rPr>
        <w:t>.</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After f</w:t>
      </w:r>
      <w:r w:rsidR="00E44640" w:rsidRPr="00031896">
        <w:rPr>
          <w:rFonts w:ascii="Times New Roman" w:hAnsi="Times New Roman" w:cs="Times New Roman"/>
          <w:sz w:val="24"/>
          <w:szCs w:val="24"/>
        </w:rPr>
        <w:t>ilter</w:t>
      </w:r>
      <w:r w:rsidR="006E16FF">
        <w:rPr>
          <w:rFonts w:ascii="Times New Roman" w:hAnsi="Times New Roman" w:cs="Times New Roman"/>
          <w:sz w:val="24"/>
          <w:szCs w:val="24"/>
        </w:rPr>
        <w:t>ing</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windows in repetitive regions or with low phylogenetic</w:t>
      </w:r>
      <w:r w:rsidR="008F6E86">
        <w:rPr>
          <w:rFonts w:ascii="Times New Roman" w:hAnsi="Times New Roman" w:cs="Times New Roman"/>
          <w:sz w:val="24"/>
          <w:szCs w:val="24"/>
        </w:rPr>
        <w:t xml:space="preserve"> </w:t>
      </w:r>
      <w:r w:rsidR="00FF201C">
        <w:rPr>
          <w:rFonts w:ascii="Times New Roman" w:hAnsi="Times New Roman" w:cs="Times New Roman"/>
          <w:sz w:val="24"/>
          <w:szCs w:val="24"/>
        </w:rPr>
        <w:t>signal</w:t>
      </w:r>
      <w:r w:rsidR="008F6E86">
        <w:rPr>
          <w:rFonts w:ascii="Times New Roman" w:hAnsi="Times New Roman" w:cs="Times New Roman"/>
          <w:sz w:val="24"/>
          <w:szCs w:val="24"/>
        </w:rPr>
        <w:t>,</w:t>
      </w:r>
      <w:r w:rsidR="00FF201C">
        <w:rPr>
          <w:rFonts w:ascii="Times New Roman" w:hAnsi="Times New Roman" w:cs="Times New Roman"/>
          <w:sz w:val="24"/>
          <w:szCs w:val="24"/>
        </w:rPr>
        <w:t xml:space="preserve"> </w:t>
      </w:r>
      <w:r w:rsidR="00380ED0">
        <w:rPr>
          <w:rFonts w:ascii="Times New Roman" w:hAnsi="Times New Roman" w:cs="Times New Roman"/>
          <w:sz w:val="24"/>
          <w:szCs w:val="24"/>
        </w:rPr>
        <w:t>we recovered</w:t>
      </w:r>
      <w:r w:rsidR="00FF201C">
        <w:rPr>
          <w:rFonts w:ascii="Times New Roman" w:hAnsi="Times New Roman" w:cs="Times New Roman"/>
          <w:sz w:val="24"/>
          <w:szCs w:val="24"/>
        </w:rPr>
        <w:t xml:space="preserve"> </w:t>
      </w:r>
      <w:r w:rsidR="00C96FBB" w:rsidRPr="00031896">
        <w:rPr>
          <w:rFonts w:ascii="Times New Roman" w:hAnsi="Times New Roman" w:cs="Times New Roman"/>
          <w:sz w:val="24"/>
          <w:szCs w:val="24"/>
        </w:rPr>
        <w:t>16</w:t>
      </w:r>
      <w:r w:rsidR="00C96FBB">
        <w:rPr>
          <w:rFonts w:ascii="Times New Roman" w:hAnsi="Times New Roman" w:cs="Times New Roman"/>
          <w:sz w:val="24"/>
          <w:szCs w:val="24"/>
        </w:rPr>
        <w:t>3</w:t>
      </w:r>
      <w:r w:rsidR="00E44640" w:rsidRPr="00031896">
        <w:rPr>
          <w:rFonts w:ascii="Times New Roman" w:hAnsi="Times New Roman" w:cs="Times New Roman"/>
          <w:sz w:val="24"/>
          <w:szCs w:val="24"/>
        </w:rPr>
        <w:t>,</w:t>
      </w:r>
      <w:r w:rsidR="00C96FBB">
        <w:rPr>
          <w:rFonts w:ascii="Times New Roman" w:hAnsi="Times New Roman" w:cs="Times New Roman"/>
          <w:sz w:val="24"/>
          <w:szCs w:val="24"/>
        </w:rPr>
        <w:t>765</w:t>
      </w:r>
      <w:r w:rsidR="00C96FBB" w:rsidRPr="00031896">
        <w:rPr>
          <w:rFonts w:ascii="Times New Roman" w:hAnsi="Times New Roman" w:cs="Times New Roman"/>
          <w:sz w:val="24"/>
          <w:szCs w:val="24"/>
        </w:rPr>
        <w:t xml:space="preserve"> </w:t>
      </w:r>
      <w:r w:rsidR="00D526C2">
        <w:rPr>
          <w:rFonts w:ascii="Times New Roman" w:hAnsi="Times New Roman" w:cs="Times New Roman"/>
          <w:sz w:val="24"/>
          <w:szCs w:val="24"/>
        </w:rPr>
        <w:t xml:space="preserve">trees </w:t>
      </w:r>
      <w:r w:rsidR="00C229ED">
        <w:rPr>
          <w:rFonts w:ascii="Times New Roman" w:hAnsi="Times New Roman" w:cs="Times New Roman"/>
          <w:sz w:val="24"/>
          <w:szCs w:val="24"/>
        </w:rPr>
        <w:t xml:space="preserve">with an average of </w:t>
      </w:r>
      <w:r w:rsidR="0028357A">
        <w:rPr>
          <w:rFonts w:ascii="Times New Roman" w:hAnsi="Times New Roman" w:cs="Times New Roman"/>
          <w:sz w:val="24"/>
          <w:szCs w:val="24"/>
        </w:rPr>
        <w:t>616</w:t>
      </w:r>
      <w:r w:rsidR="00F16960">
        <w:rPr>
          <w:rFonts w:ascii="Times New Roman" w:hAnsi="Times New Roman" w:cs="Times New Roman"/>
          <w:sz w:val="24"/>
          <w:szCs w:val="24"/>
        </w:rPr>
        <w:t xml:space="preserve"> </w:t>
      </w:r>
      <w:r w:rsidR="00C229ED">
        <w:rPr>
          <w:rFonts w:ascii="Times New Roman" w:hAnsi="Times New Roman" w:cs="Times New Roman"/>
          <w:sz w:val="24"/>
          <w:szCs w:val="24"/>
        </w:rPr>
        <w:t>informative sites per window (</w:t>
      </w:r>
      <w:r w:rsidR="00DC5B3B">
        <w:rPr>
          <w:rFonts w:ascii="Times New Roman" w:hAnsi="Times New Roman" w:cs="Times New Roman"/>
          <w:sz w:val="24"/>
          <w:szCs w:val="24"/>
        </w:rPr>
        <w:t xml:space="preserve">Figure </w:t>
      </w:r>
      <w:r w:rsidR="00634220">
        <w:rPr>
          <w:rFonts w:ascii="Times New Roman" w:hAnsi="Times New Roman" w:cs="Times New Roman"/>
          <w:sz w:val="24"/>
          <w:szCs w:val="24"/>
        </w:rPr>
        <w:t>S4</w:t>
      </w:r>
      <w:r w:rsidR="00C229ED">
        <w:rPr>
          <w:rFonts w:ascii="Times New Roman" w:hAnsi="Times New Roman" w:cs="Times New Roman"/>
          <w:sz w:val="24"/>
          <w:szCs w:val="24"/>
        </w:rPr>
        <w:t>)</w:t>
      </w:r>
      <w:r w:rsidR="00E44640" w:rsidRPr="00031896">
        <w:rPr>
          <w:rFonts w:ascii="Times New Roman" w:hAnsi="Times New Roman" w:cs="Times New Roman"/>
          <w:sz w:val="24"/>
          <w:szCs w:val="24"/>
        </w:rPr>
        <w:t>.</w:t>
      </w:r>
      <w:r w:rsidR="002F4A62" w:rsidRPr="00031896">
        <w:rPr>
          <w:rFonts w:ascii="Times New Roman" w:hAnsi="Times New Roman" w:cs="Times New Roman"/>
          <w:sz w:val="24"/>
          <w:szCs w:val="24"/>
        </w:rPr>
        <w:t xml:space="preserve"> </w:t>
      </w:r>
    </w:p>
    <w:p w14:paraId="45298602" w14:textId="5E625587" w:rsidR="002F4A62" w:rsidRPr="00031896" w:rsidRDefault="006E16FF" w:rsidP="001A6F99">
      <w:pPr>
        <w:spacing w:after="0"/>
        <w:ind w:firstLine="720"/>
        <w:jc w:val="both"/>
        <w:rPr>
          <w:rFonts w:ascii="Times New Roman" w:hAnsi="Times New Roman" w:cs="Times New Roman"/>
          <w:sz w:val="24"/>
          <w:szCs w:val="24"/>
        </w:rPr>
      </w:pPr>
      <w:r>
        <w:rPr>
          <w:rFonts w:ascii="Times New Roman" w:hAnsi="Times New Roman" w:cs="Times New Roman"/>
          <w:sz w:val="24"/>
          <w:szCs w:val="24"/>
        </w:rPr>
        <w:t>P</w:t>
      </w:r>
      <w:r w:rsidR="002F4A62" w:rsidRPr="00031896">
        <w:rPr>
          <w:rFonts w:ascii="Times New Roman" w:hAnsi="Times New Roman" w:cs="Times New Roman"/>
          <w:sz w:val="24"/>
          <w:szCs w:val="24"/>
        </w:rPr>
        <w:t xml:space="preserve">hylogenetic discordance </w:t>
      </w:r>
      <w:r w:rsidR="00FF201C">
        <w:rPr>
          <w:rFonts w:ascii="Times New Roman" w:hAnsi="Times New Roman" w:cs="Times New Roman"/>
          <w:sz w:val="24"/>
          <w:szCs w:val="24"/>
        </w:rPr>
        <w:t>wa</w:t>
      </w:r>
      <w:r w:rsidR="002F4A62" w:rsidRPr="00031896">
        <w:rPr>
          <w:rFonts w:ascii="Times New Roman" w:hAnsi="Times New Roman" w:cs="Times New Roman"/>
          <w:sz w:val="24"/>
          <w:szCs w:val="24"/>
        </w:rPr>
        <w:t xml:space="preserve">s </w:t>
      </w:r>
      <w:r w:rsidR="00FF201C">
        <w:rPr>
          <w:rFonts w:ascii="Times New Roman" w:hAnsi="Times New Roman" w:cs="Times New Roman"/>
          <w:sz w:val="24"/>
          <w:szCs w:val="24"/>
        </w:rPr>
        <w:t>pervasive</w:t>
      </w:r>
      <w:r w:rsidR="00FF201C" w:rsidRPr="00031896">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within </w:t>
      </w:r>
      <w:r w:rsidR="00F816E6">
        <w:rPr>
          <w:rFonts w:ascii="Times New Roman" w:hAnsi="Times New Roman" w:cs="Times New Roman"/>
          <w:sz w:val="24"/>
          <w:szCs w:val="24"/>
        </w:rPr>
        <w:t xml:space="preserve">and between </w:t>
      </w:r>
      <w:r w:rsidR="002F4A62" w:rsidRPr="00031896">
        <w:rPr>
          <w:rFonts w:ascii="Times New Roman" w:hAnsi="Times New Roman" w:cs="Times New Roman"/>
          <w:sz w:val="24"/>
          <w:szCs w:val="24"/>
        </w:rPr>
        <w:t>chromosomes.</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W</w:t>
      </w:r>
      <w:r w:rsidR="00FF201C" w:rsidRPr="00031896">
        <w:rPr>
          <w:rFonts w:ascii="Times New Roman" w:hAnsi="Times New Roman" w:cs="Times New Roman"/>
          <w:sz w:val="24"/>
          <w:szCs w:val="24"/>
        </w:rPr>
        <w:t xml:space="preserve">e </w:t>
      </w:r>
      <w:r w:rsidR="00D22E99">
        <w:rPr>
          <w:rFonts w:ascii="Times New Roman" w:hAnsi="Times New Roman" w:cs="Times New Roman"/>
          <w:sz w:val="24"/>
          <w:szCs w:val="24"/>
        </w:rPr>
        <w:t>inferred</w:t>
      </w:r>
      <w:r w:rsidR="00FF201C" w:rsidRPr="00031896">
        <w:rPr>
          <w:rFonts w:ascii="Times New Roman" w:hAnsi="Times New Roman" w:cs="Times New Roman"/>
          <w:sz w:val="24"/>
          <w:szCs w:val="24"/>
        </w:rPr>
        <w:t xml:space="preserve"> </w:t>
      </w:r>
      <w:r w:rsidR="00F16960">
        <w:rPr>
          <w:rFonts w:ascii="Times New Roman" w:hAnsi="Times New Roman" w:cs="Times New Roman"/>
          <w:sz w:val="24"/>
          <w:szCs w:val="24"/>
        </w:rPr>
        <w:t xml:space="preserve">597 </w:t>
      </w:r>
      <w:r w:rsidR="00FF201C">
        <w:rPr>
          <w:rFonts w:ascii="Times New Roman" w:hAnsi="Times New Roman" w:cs="Times New Roman"/>
          <w:sz w:val="24"/>
          <w:szCs w:val="24"/>
        </w:rPr>
        <w:t xml:space="preserve">of the </w:t>
      </w:r>
      <w:r w:rsidR="003F521D" w:rsidRPr="00031896">
        <w:rPr>
          <w:rFonts w:ascii="Times New Roman" w:hAnsi="Times New Roman" w:cs="Times New Roman"/>
          <w:sz w:val="24"/>
          <w:szCs w:val="24"/>
        </w:rPr>
        <w:t>945 possible</w:t>
      </w:r>
      <w:r w:rsidR="003309DE" w:rsidRPr="00031896">
        <w:rPr>
          <w:rFonts w:ascii="Times New Roman" w:hAnsi="Times New Roman" w:cs="Times New Roman"/>
          <w:sz w:val="24"/>
          <w:szCs w:val="24"/>
        </w:rPr>
        <w:t xml:space="preserve"> unique</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 xml:space="preserve">rooted </w:t>
      </w:r>
      <w:r w:rsidR="003F521D" w:rsidRPr="00031896">
        <w:rPr>
          <w:rFonts w:ascii="Times New Roman" w:hAnsi="Times New Roman" w:cs="Times New Roman"/>
          <w:sz w:val="24"/>
          <w:szCs w:val="24"/>
        </w:rPr>
        <w:t>topologies</w:t>
      </w:r>
      <w:r w:rsidR="00AE4808" w:rsidRPr="00031896">
        <w:rPr>
          <w:rFonts w:ascii="Times New Roman" w:hAnsi="Times New Roman" w:cs="Times New Roman"/>
          <w:sz w:val="24"/>
          <w:szCs w:val="24"/>
        </w:rPr>
        <w:t xml:space="preserve"> among </w:t>
      </w:r>
      <w:r w:rsidR="00E91341">
        <w:rPr>
          <w:rFonts w:ascii="Times New Roman" w:hAnsi="Times New Roman" w:cs="Times New Roman"/>
          <w:sz w:val="24"/>
          <w:szCs w:val="24"/>
        </w:rPr>
        <w:t>six</w:t>
      </w:r>
      <w:r w:rsidR="00AE4808" w:rsidRPr="00031896">
        <w:rPr>
          <w:rFonts w:ascii="Times New Roman" w:hAnsi="Times New Roman" w:cs="Times New Roman"/>
          <w:sz w:val="24"/>
          <w:szCs w:val="24"/>
        </w:rPr>
        <w:t xml:space="preserve"> species (</w:t>
      </w:r>
      <w:r w:rsidR="006B5117">
        <w:rPr>
          <w:rFonts w:ascii="Times New Roman" w:hAnsi="Times New Roman" w:cs="Times New Roman"/>
          <w:sz w:val="24"/>
          <w:szCs w:val="24"/>
        </w:rPr>
        <w:t>when specifying</w:t>
      </w:r>
      <w:r w:rsidR="006B5117" w:rsidRPr="00031896">
        <w:rPr>
          <w:rFonts w:ascii="Times New Roman" w:hAnsi="Times New Roman" w:cs="Times New Roman"/>
          <w:sz w:val="24"/>
          <w:szCs w:val="24"/>
        </w:rPr>
        <w:t xml:space="preserve"> </w:t>
      </w:r>
      <w:r w:rsidR="00AE4808" w:rsidRPr="005B28B3">
        <w:rPr>
          <w:rFonts w:ascii="Times New Roman" w:hAnsi="Times New Roman" w:cs="Times New Roman"/>
          <w:i/>
          <w:iCs/>
          <w:sz w:val="24"/>
          <w:szCs w:val="24"/>
        </w:rPr>
        <w:t>R</w:t>
      </w:r>
      <w:r w:rsidR="006B5117" w:rsidRPr="005B28B3">
        <w:rPr>
          <w:rFonts w:ascii="Times New Roman" w:hAnsi="Times New Roman" w:cs="Times New Roman"/>
          <w:i/>
          <w:iCs/>
          <w:sz w:val="24"/>
          <w:szCs w:val="24"/>
        </w:rPr>
        <w:t xml:space="preserve">. </w:t>
      </w:r>
      <w:proofErr w:type="spellStart"/>
      <w:r w:rsidR="0026539F">
        <w:rPr>
          <w:rFonts w:ascii="Times New Roman" w:hAnsi="Times New Roman" w:cs="Times New Roman"/>
          <w:i/>
          <w:iCs/>
          <w:sz w:val="24"/>
          <w:szCs w:val="24"/>
        </w:rPr>
        <w:t>s</w:t>
      </w:r>
      <w:r w:rsidR="0026539F" w:rsidRPr="005B28B3">
        <w:rPr>
          <w:rFonts w:ascii="Times New Roman" w:hAnsi="Times New Roman" w:cs="Times New Roman"/>
          <w:i/>
          <w:iCs/>
          <w:sz w:val="24"/>
          <w:szCs w:val="24"/>
        </w:rPr>
        <w:t>oricoides</w:t>
      </w:r>
      <w:proofErr w:type="spellEnd"/>
      <w:r w:rsidR="0026539F" w:rsidRPr="005B28B3">
        <w:rPr>
          <w:rFonts w:ascii="Times New Roman" w:hAnsi="Times New Roman" w:cs="Times New Roman"/>
          <w:i/>
          <w:iCs/>
          <w:sz w:val="24"/>
          <w:szCs w:val="24"/>
        </w:rPr>
        <w:t xml:space="preserve"> </w:t>
      </w:r>
      <w:r w:rsidR="00AE4808" w:rsidRPr="00031896">
        <w:rPr>
          <w:rFonts w:ascii="Times New Roman" w:hAnsi="Times New Roman" w:cs="Times New Roman"/>
          <w:sz w:val="24"/>
          <w:szCs w:val="24"/>
        </w:rPr>
        <w:t xml:space="preserve">as the </w:t>
      </w:r>
      <w:r w:rsidR="00D97F51" w:rsidRPr="00031896">
        <w:rPr>
          <w:rFonts w:ascii="Times New Roman" w:hAnsi="Times New Roman" w:cs="Times New Roman"/>
          <w:sz w:val="24"/>
          <w:szCs w:val="24"/>
        </w:rPr>
        <w:t>outgro</w:t>
      </w:r>
      <w:r w:rsidR="00E15CF4" w:rsidRPr="00031896">
        <w:rPr>
          <w:rFonts w:ascii="Times New Roman" w:hAnsi="Times New Roman" w:cs="Times New Roman"/>
          <w:sz w:val="24"/>
          <w:szCs w:val="24"/>
        </w:rPr>
        <w:t>u</w:t>
      </w:r>
      <w:r w:rsidR="00D97F51" w:rsidRPr="00031896">
        <w:rPr>
          <w:rFonts w:ascii="Times New Roman" w:hAnsi="Times New Roman" w:cs="Times New Roman"/>
          <w:sz w:val="24"/>
          <w:szCs w:val="24"/>
        </w:rPr>
        <w:t>p</w:t>
      </w:r>
      <w:r w:rsidR="00AE4808" w:rsidRPr="00031896">
        <w:rPr>
          <w:rFonts w:ascii="Times New Roman" w:hAnsi="Times New Roman" w:cs="Times New Roman"/>
          <w:sz w:val="24"/>
          <w:szCs w:val="24"/>
        </w:rPr>
        <w:t>)</w:t>
      </w:r>
      <w:r w:rsidR="00FF201C">
        <w:rPr>
          <w:rFonts w:ascii="Times New Roman" w:hAnsi="Times New Roman" w:cs="Times New Roman"/>
          <w:sz w:val="24"/>
          <w:szCs w:val="24"/>
        </w:rPr>
        <w:t xml:space="preserve"> </w:t>
      </w:r>
      <w:r w:rsidR="00AE4808" w:rsidRPr="00031896">
        <w:rPr>
          <w:rFonts w:ascii="Times New Roman" w:hAnsi="Times New Roman" w:cs="Times New Roman"/>
          <w:sz w:val="24"/>
          <w:szCs w:val="24"/>
        </w:rPr>
        <w:t>across all chromosomes.</w:t>
      </w:r>
      <w:r w:rsidR="00A1117F" w:rsidRPr="00031896">
        <w:rPr>
          <w:rFonts w:ascii="Times New Roman" w:hAnsi="Times New Roman" w:cs="Times New Roman"/>
          <w:sz w:val="24"/>
          <w:szCs w:val="24"/>
        </w:rPr>
        <w:t xml:space="preserve"> The number of unique topologies per chromosome range</w:t>
      </w:r>
      <w:r w:rsidR="003C5A3D">
        <w:rPr>
          <w:rFonts w:ascii="Times New Roman" w:hAnsi="Times New Roman" w:cs="Times New Roman"/>
          <w:sz w:val="24"/>
          <w:szCs w:val="24"/>
        </w:rPr>
        <w:t>d</w:t>
      </w:r>
      <w:r w:rsidR="00A1117F" w:rsidRPr="00031896">
        <w:rPr>
          <w:rFonts w:ascii="Times New Roman" w:hAnsi="Times New Roman" w:cs="Times New Roman"/>
          <w:sz w:val="24"/>
          <w:szCs w:val="24"/>
        </w:rPr>
        <w:t xml:space="preserve"> from </w:t>
      </w:r>
      <w:r w:rsidR="00DB4B2B">
        <w:rPr>
          <w:rFonts w:ascii="Times New Roman" w:hAnsi="Times New Roman" w:cs="Times New Roman"/>
          <w:sz w:val="24"/>
          <w:szCs w:val="24"/>
        </w:rPr>
        <w:t>75</w:t>
      </w:r>
      <w:r w:rsidR="00DB4B2B" w:rsidRPr="00031896">
        <w:rPr>
          <w:rFonts w:ascii="Times New Roman" w:hAnsi="Times New Roman" w:cs="Times New Roman"/>
          <w:sz w:val="24"/>
          <w:szCs w:val="24"/>
        </w:rPr>
        <w:t xml:space="preserve"> </w:t>
      </w:r>
      <w:r w:rsidR="00A1117F" w:rsidRPr="00031896">
        <w:rPr>
          <w:rFonts w:ascii="Times New Roman" w:hAnsi="Times New Roman" w:cs="Times New Roman"/>
          <w:sz w:val="24"/>
          <w:szCs w:val="24"/>
        </w:rPr>
        <w:t xml:space="preserve">to </w:t>
      </w:r>
      <w:r w:rsidR="00DB4B2B">
        <w:rPr>
          <w:rFonts w:ascii="Times New Roman" w:hAnsi="Times New Roman" w:cs="Times New Roman"/>
          <w:sz w:val="24"/>
          <w:szCs w:val="24"/>
        </w:rPr>
        <w:t>218</w:t>
      </w:r>
      <w:r w:rsidR="00A1117F" w:rsidRPr="00031896">
        <w:rPr>
          <w:rFonts w:ascii="Times New Roman" w:hAnsi="Times New Roman" w:cs="Times New Roman"/>
          <w:sz w:val="24"/>
          <w:szCs w:val="24"/>
        </w:rPr>
        <w:t xml:space="preserve"> </w:t>
      </w:r>
      <w:r w:rsidR="00B8137C">
        <w:rPr>
          <w:rFonts w:ascii="Times New Roman" w:hAnsi="Times New Roman" w:cs="Times New Roman"/>
          <w:sz w:val="24"/>
          <w:szCs w:val="24"/>
        </w:rPr>
        <w:t>(mean =</w:t>
      </w:r>
      <w:r w:rsidR="00A1117F" w:rsidRPr="00031896">
        <w:rPr>
          <w:rFonts w:ascii="Times New Roman" w:hAnsi="Times New Roman" w:cs="Times New Roman"/>
          <w:sz w:val="24"/>
          <w:szCs w:val="24"/>
        </w:rPr>
        <w:t xml:space="preserve"> </w:t>
      </w:r>
      <w:r w:rsidR="00DB4B2B">
        <w:rPr>
          <w:rFonts w:ascii="Times New Roman" w:hAnsi="Times New Roman" w:cs="Times New Roman"/>
          <w:sz w:val="24"/>
          <w:szCs w:val="24"/>
        </w:rPr>
        <w:t>141</w:t>
      </w:r>
      <w:r w:rsidR="00B8137C">
        <w:rPr>
          <w:rFonts w:ascii="Times New Roman" w:hAnsi="Times New Roman" w:cs="Times New Roman"/>
          <w:sz w:val="24"/>
          <w:szCs w:val="24"/>
        </w:rPr>
        <w:t>)</w:t>
      </w:r>
      <w:r w:rsidR="00E91341">
        <w:rPr>
          <w:rFonts w:ascii="Times New Roman" w:hAnsi="Times New Roman" w:cs="Times New Roman"/>
          <w:sz w:val="24"/>
          <w:szCs w:val="24"/>
        </w:rPr>
        <w:t>.</w:t>
      </w:r>
      <w:r>
        <w:rPr>
          <w:rFonts w:ascii="Times New Roman" w:hAnsi="Times New Roman" w:cs="Times New Roman"/>
          <w:sz w:val="24"/>
          <w:szCs w:val="24"/>
        </w:rPr>
        <w:t xml:space="preserve"> </w:t>
      </w:r>
      <w:r w:rsidR="00E91341">
        <w:rPr>
          <w:rFonts w:ascii="Times New Roman" w:hAnsi="Times New Roman" w:cs="Times New Roman"/>
          <w:sz w:val="24"/>
          <w:szCs w:val="24"/>
        </w:rPr>
        <w:t>H</w:t>
      </w:r>
      <w:r>
        <w:rPr>
          <w:rFonts w:ascii="Times New Roman" w:hAnsi="Times New Roman" w:cs="Times New Roman"/>
          <w:sz w:val="24"/>
          <w:szCs w:val="24"/>
        </w:rPr>
        <w:t xml:space="preserve">owever, </w:t>
      </w:r>
      <w:r w:rsidR="00DB4B2B">
        <w:rPr>
          <w:rFonts w:ascii="Times New Roman" w:hAnsi="Times New Roman" w:cs="Times New Roman"/>
          <w:sz w:val="24"/>
          <w:szCs w:val="24"/>
        </w:rPr>
        <w:t>just</w:t>
      </w:r>
      <w:r w:rsidR="00F529D0">
        <w:rPr>
          <w:rFonts w:ascii="Times New Roman" w:hAnsi="Times New Roman" w:cs="Times New Roman"/>
          <w:sz w:val="24"/>
          <w:szCs w:val="24"/>
        </w:rPr>
        <w:t xml:space="preserve"> </w:t>
      </w:r>
      <w:r w:rsidR="00DB4B2B">
        <w:rPr>
          <w:rFonts w:ascii="Times New Roman" w:hAnsi="Times New Roman" w:cs="Times New Roman"/>
          <w:sz w:val="24"/>
          <w:szCs w:val="24"/>
        </w:rPr>
        <w:t>four</w:t>
      </w:r>
      <w:r w:rsidR="00F529D0">
        <w:rPr>
          <w:rFonts w:ascii="Times New Roman" w:hAnsi="Times New Roman" w:cs="Times New Roman"/>
          <w:sz w:val="24"/>
          <w:szCs w:val="24"/>
        </w:rPr>
        <w:t xml:space="preserve"> different topologies were ranked in the top three </w:t>
      </w:r>
      <w:r>
        <w:rPr>
          <w:rFonts w:ascii="Times New Roman" w:hAnsi="Times New Roman" w:cs="Times New Roman"/>
          <w:sz w:val="24"/>
          <w:szCs w:val="24"/>
        </w:rPr>
        <w:t>per</w:t>
      </w:r>
      <w:r w:rsidR="00F529D0">
        <w:rPr>
          <w:rFonts w:ascii="Times New Roman" w:hAnsi="Times New Roman" w:cs="Times New Roman"/>
          <w:sz w:val="24"/>
          <w:szCs w:val="24"/>
        </w:rPr>
        <w:t xml:space="preserve"> chromosome.</w:t>
      </w:r>
      <w:r w:rsidR="00753CF0">
        <w:rPr>
          <w:rFonts w:ascii="Times New Roman" w:hAnsi="Times New Roman" w:cs="Times New Roman"/>
          <w:sz w:val="24"/>
          <w:szCs w:val="24"/>
        </w:rPr>
        <w:t xml:space="preserve"> </w:t>
      </w:r>
      <w:r w:rsidR="00CD624D" w:rsidRPr="00031896">
        <w:rPr>
          <w:rFonts w:ascii="Times New Roman" w:hAnsi="Times New Roman" w:cs="Times New Roman"/>
          <w:sz w:val="24"/>
          <w:szCs w:val="24"/>
        </w:rPr>
        <w:t>(</w:t>
      </w:r>
      <w:r w:rsidR="004E2A0B">
        <w:rPr>
          <w:rFonts w:ascii="Times New Roman" w:hAnsi="Times New Roman" w:cs="Times New Roman"/>
          <w:sz w:val="24"/>
          <w:szCs w:val="24"/>
        </w:rPr>
        <w:t>Fig 2A;</w:t>
      </w:r>
      <w:r w:rsidR="00FF5E40">
        <w:rPr>
          <w:rFonts w:ascii="Times New Roman" w:hAnsi="Times New Roman" w:cs="Times New Roman"/>
          <w:sz w:val="24"/>
          <w:szCs w:val="24"/>
        </w:rPr>
        <w:t xml:space="preserve"> File S1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and only nine</w:t>
      </w:r>
      <w:r>
        <w:rPr>
          <w:rFonts w:ascii="Times New Roman" w:hAnsi="Times New Roman" w:cs="Times New Roman"/>
          <w:sz w:val="24"/>
          <w:szCs w:val="24"/>
        </w:rPr>
        <w:t xml:space="preserve"> trees</w:t>
      </w:r>
      <w:r w:rsidR="00DB4B2B">
        <w:rPr>
          <w:rFonts w:ascii="Times New Roman" w:hAnsi="Times New Roman" w:cs="Times New Roman"/>
          <w:sz w:val="24"/>
          <w:szCs w:val="24"/>
        </w:rPr>
        <w:t xml:space="preserve"> </w:t>
      </w:r>
      <w:r>
        <w:rPr>
          <w:rFonts w:ascii="Times New Roman" w:hAnsi="Times New Roman" w:cs="Times New Roman"/>
          <w:sz w:val="24"/>
          <w:szCs w:val="24"/>
        </w:rPr>
        <w:t>we</w:t>
      </w:r>
      <w:r w:rsidR="00DB4B2B">
        <w:rPr>
          <w:rFonts w:ascii="Times New Roman" w:hAnsi="Times New Roman" w:cs="Times New Roman"/>
          <w:sz w:val="24"/>
          <w:szCs w:val="24"/>
        </w:rPr>
        <w:t>re present at a frequency above 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Among these, the top three topologies only differ</w:t>
      </w:r>
      <w:r>
        <w:rPr>
          <w:rFonts w:ascii="Times New Roman" w:hAnsi="Times New Roman" w:cs="Times New Roman"/>
          <w:sz w:val="24"/>
          <w:szCs w:val="24"/>
        </w:rPr>
        <w:t>ed</w:t>
      </w:r>
      <w:r w:rsidR="00DB4B2B">
        <w:rPr>
          <w:rFonts w:ascii="Times New Roman" w:hAnsi="Times New Roman" w:cs="Times New Roman"/>
          <w:sz w:val="24"/>
          <w:szCs w:val="24"/>
        </w:rPr>
        <w:t xml:space="preserve"> in the ordering of the clade containing </w:t>
      </w:r>
      <w:proofErr w:type="spellStart"/>
      <w:r w:rsidR="00DB4B2B" w:rsidRPr="00031896">
        <w:rPr>
          <w:rFonts w:ascii="Times New Roman" w:hAnsi="Times New Roman" w:cs="Times New Roman"/>
          <w:i/>
          <w:iCs/>
          <w:sz w:val="24"/>
          <w:szCs w:val="24"/>
        </w:rPr>
        <w:t>Hylomyscus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alleni</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Mastomys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natalensis</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and</w:t>
      </w:r>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Praomys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delectorum</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(HMP clade)</w:t>
      </w:r>
      <w:r w:rsidR="00DB4B2B">
        <w:rPr>
          <w:rFonts w:ascii="Times New Roman" w:hAnsi="Times New Roman" w:cs="Times New Roman"/>
          <w:sz w:val="24"/>
          <w:szCs w:val="24"/>
        </w:rPr>
        <w:t>.</w:t>
      </w:r>
      <w:r w:rsidR="008A4AF9">
        <w:rPr>
          <w:rFonts w:ascii="Times New Roman" w:hAnsi="Times New Roman" w:cs="Times New Roman"/>
          <w:sz w:val="24"/>
          <w:szCs w:val="24"/>
        </w:rPr>
        <w:t xml:space="preserve"> This clade also showed the </w:t>
      </w:r>
      <w:r w:rsidR="00DE47D8">
        <w:rPr>
          <w:rFonts w:ascii="Times New Roman" w:hAnsi="Times New Roman" w:cs="Times New Roman"/>
          <w:sz w:val="24"/>
          <w:szCs w:val="24"/>
        </w:rPr>
        <w:t xml:space="preserve">second </w:t>
      </w:r>
      <w:r w:rsidR="008A4AF9">
        <w:rPr>
          <w:rFonts w:ascii="Times New Roman" w:hAnsi="Times New Roman" w:cs="Times New Roman"/>
          <w:sz w:val="24"/>
          <w:szCs w:val="24"/>
        </w:rPr>
        <w:t>lowest concordance in the species tree inferred from UCEs (</w:t>
      </w:r>
      <w:r w:rsidR="00DC5B3B">
        <w:rPr>
          <w:rFonts w:ascii="Times New Roman" w:hAnsi="Times New Roman" w:cs="Times New Roman"/>
          <w:sz w:val="24"/>
          <w:szCs w:val="24"/>
        </w:rPr>
        <w:t xml:space="preserve">Figure </w:t>
      </w:r>
      <w:r w:rsidR="008A4AF9">
        <w:rPr>
          <w:rFonts w:ascii="Times New Roman" w:hAnsi="Times New Roman" w:cs="Times New Roman"/>
          <w:sz w:val="24"/>
          <w:szCs w:val="24"/>
        </w:rPr>
        <w:t>1, node J)</w:t>
      </w:r>
      <w:r w:rsidR="00613085">
        <w:rPr>
          <w:rFonts w:ascii="Times New Roman" w:hAnsi="Times New Roman" w:cs="Times New Roman"/>
          <w:sz w:val="24"/>
          <w:szCs w:val="24"/>
        </w:rPr>
        <w:t>.</w:t>
      </w:r>
      <w:r w:rsidR="00DB4B2B">
        <w:rPr>
          <w:rFonts w:ascii="Times New Roman" w:hAnsi="Times New Roman" w:cs="Times New Roman"/>
          <w:sz w:val="24"/>
          <w:szCs w:val="24"/>
        </w:rPr>
        <w:t xml:space="preserve"> These three </w:t>
      </w:r>
      <w:r w:rsidR="005F6DDC">
        <w:rPr>
          <w:rFonts w:ascii="Times New Roman" w:hAnsi="Times New Roman" w:cs="Times New Roman"/>
          <w:sz w:val="24"/>
          <w:szCs w:val="24"/>
        </w:rPr>
        <w:t xml:space="preserve">topologies </w:t>
      </w:r>
      <w:r w:rsidR="00DB4B2B">
        <w:rPr>
          <w:rFonts w:ascii="Times New Roman" w:hAnsi="Times New Roman" w:cs="Times New Roman"/>
          <w:sz w:val="24"/>
          <w:szCs w:val="24"/>
        </w:rPr>
        <w:t xml:space="preserve">comprise </w:t>
      </w:r>
      <w:r w:rsidR="00FC1502">
        <w:rPr>
          <w:rFonts w:ascii="Times New Roman" w:hAnsi="Times New Roman" w:cs="Times New Roman"/>
          <w:sz w:val="24"/>
          <w:szCs w:val="24"/>
        </w:rPr>
        <w:t xml:space="preserve">between </w:t>
      </w:r>
      <w:r w:rsidR="00DB4B2B">
        <w:rPr>
          <w:rFonts w:ascii="Times New Roman" w:hAnsi="Times New Roman" w:cs="Times New Roman"/>
          <w:sz w:val="24"/>
          <w:szCs w:val="24"/>
        </w:rPr>
        <w:t>1</w:t>
      </w:r>
      <w:r w:rsidR="00FC1502">
        <w:rPr>
          <w:rFonts w:ascii="Times New Roman" w:hAnsi="Times New Roman" w:cs="Times New Roman"/>
          <w:sz w:val="24"/>
          <w:szCs w:val="24"/>
        </w:rPr>
        <w:t>3-15</w:t>
      </w:r>
      <w:r w:rsidR="00DB4B2B">
        <w:rPr>
          <w:rFonts w:ascii="Times New Roman" w:hAnsi="Times New Roman" w:cs="Times New Roman"/>
          <w:sz w:val="24"/>
          <w:szCs w:val="24"/>
        </w:rPr>
        <w:t>% of all recovered topologies (</w:t>
      </w:r>
      <w:r w:rsidR="00DC5B3B">
        <w:rPr>
          <w:rFonts w:ascii="Times New Roman" w:hAnsi="Times New Roman" w:cs="Times New Roman"/>
          <w:sz w:val="24"/>
          <w:szCs w:val="24"/>
        </w:rPr>
        <w:t xml:space="preserve">Figure </w:t>
      </w:r>
      <w:r w:rsidR="00DB4B2B">
        <w:rPr>
          <w:rFonts w:ascii="Times New Roman" w:hAnsi="Times New Roman" w:cs="Times New Roman"/>
          <w:sz w:val="24"/>
          <w:szCs w:val="24"/>
        </w:rPr>
        <w:t>2)</w:t>
      </w:r>
      <w:r>
        <w:rPr>
          <w:rFonts w:ascii="Times New Roman" w:hAnsi="Times New Roman" w:cs="Times New Roman"/>
          <w:sz w:val="24"/>
          <w:szCs w:val="24"/>
        </w:rPr>
        <w:t>. I</w:t>
      </w:r>
      <w:r w:rsidR="00DB4B2B">
        <w:rPr>
          <w:rFonts w:ascii="Times New Roman" w:hAnsi="Times New Roman" w:cs="Times New Roman"/>
          <w:sz w:val="24"/>
          <w:szCs w:val="24"/>
        </w:rPr>
        <w:t>nterestingly</w:t>
      </w:r>
      <w:r w:rsidR="005F6DDC">
        <w:rPr>
          <w:rFonts w:ascii="Times New Roman" w:hAnsi="Times New Roman" w:cs="Times New Roman"/>
          <w:sz w:val="24"/>
          <w:szCs w:val="24"/>
        </w:rPr>
        <w:t>,</w:t>
      </w:r>
      <w:r w:rsidR="00DB4B2B">
        <w:rPr>
          <w:rFonts w:ascii="Times New Roman" w:hAnsi="Times New Roman" w:cs="Times New Roman"/>
          <w:sz w:val="24"/>
          <w:szCs w:val="24"/>
        </w:rPr>
        <w:t xml:space="preserve"> the least common </w:t>
      </w:r>
      <w:r>
        <w:rPr>
          <w:rFonts w:ascii="Times New Roman" w:hAnsi="Times New Roman" w:cs="Times New Roman"/>
          <w:sz w:val="24"/>
          <w:szCs w:val="24"/>
        </w:rPr>
        <w:t>of these three trees</w:t>
      </w:r>
      <w:r w:rsidR="00FC1502">
        <w:rPr>
          <w:rFonts w:ascii="Times New Roman" w:hAnsi="Times New Roman" w:cs="Times New Roman"/>
          <w:sz w:val="24"/>
          <w:szCs w:val="24"/>
        </w:rPr>
        <w:t xml:space="preserve"> (13.1%)</w:t>
      </w:r>
      <w:r>
        <w:rPr>
          <w:rFonts w:ascii="Times New Roman" w:hAnsi="Times New Roman" w:cs="Times New Roman"/>
          <w:sz w:val="24"/>
          <w:szCs w:val="24"/>
        </w:rPr>
        <w:t xml:space="preserve"> </w:t>
      </w:r>
      <w:r w:rsidR="00DB4B2B">
        <w:rPr>
          <w:rFonts w:ascii="Times New Roman" w:hAnsi="Times New Roman" w:cs="Times New Roman"/>
          <w:sz w:val="24"/>
          <w:szCs w:val="24"/>
        </w:rPr>
        <w:t>matche</w:t>
      </w:r>
      <w:r>
        <w:rPr>
          <w:rFonts w:ascii="Times New Roman" w:hAnsi="Times New Roman" w:cs="Times New Roman"/>
          <w:sz w:val="24"/>
          <w:szCs w:val="24"/>
        </w:rPr>
        <w:t>d</w:t>
      </w:r>
      <w:r w:rsidR="003F521D" w:rsidRPr="00031896">
        <w:rPr>
          <w:rFonts w:ascii="Times New Roman" w:hAnsi="Times New Roman" w:cs="Times New Roman"/>
          <w:sz w:val="24"/>
          <w:szCs w:val="24"/>
        </w:rPr>
        <w:t xml:space="preserve"> the topology recovered via concatenation of </w:t>
      </w:r>
      <w:r w:rsidR="003C5A3D">
        <w:rPr>
          <w:rFonts w:ascii="Times New Roman" w:hAnsi="Times New Roman" w:cs="Times New Roman"/>
          <w:sz w:val="24"/>
          <w:szCs w:val="24"/>
        </w:rPr>
        <w:t xml:space="preserve">all </w:t>
      </w:r>
      <w:r w:rsidR="003F521D" w:rsidRPr="00031896">
        <w:rPr>
          <w:rFonts w:ascii="Times New Roman" w:hAnsi="Times New Roman" w:cs="Times New Roman"/>
          <w:sz w:val="24"/>
          <w:szCs w:val="24"/>
        </w:rPr>
        <w:t xml:space="preserve">coding </w:t>
      </w:r>
      <w:r w:rsidR="003309DE" w:rsidRPr="00031896">
        <w:rPr>
          <w:rFonts w:ascii="Times New Roman" w:hAnsi="Times New Roman" w:cs="Times New Roman"/>
          <w:sz w:val="24"/>
          <w:szCs w:val="24"/>
        </w:rPr>
        <w:t>regions</w:t>
      </w:r>
      <w:r w:rsidR="004F4DD0">
        <w:rPr>
          <w:rFonts w:ascii="Times New Roman" w:hAnsi="Times New Roman" w:cs="Times New Roman"/>
          <w:sz w:val="24"/>
          <w:szCs w:val="24"/>
        </w:rPr>
        <w:t xml:space="preserve"> and </w:t>
      </w:r>
      <w:r w:rsidR="003C5A3D">
        <w:rPr>
          <w:rFonts w:ascii="Times New Roman" w:hAnsi="Times New Roman" w:cs="Times New Roman"/>
          <w:sz w:val="24"/>
          <w:szCs w:val="24"/>
        </w:rPr>
        <w:t xml:space="preserve">the species tree recovered from </w:t>
      </w:r>
      <w:r w:rsidR="004F4DD0">
        <w:rPr>
          <w:rFonts w:ascii="Times New Roman" w:hAnsi="Times New Roman" w:cs="Times New Roman"/>
          <w:sz w:val="24"/>
          <w:szCs w:val="24"/>
        </w:rPr>
        <w:t>UCEs (</w:t>
      </w:r>
      <w:r w:rsidR="00DC5B3B">
        <w:rPr>
          <w:rFonts w:ascii="Times New Roman" w:hAnsi="Times New Roman" w:cs="Times New Roman"/>
          <w:sz w:val="24"/>
          <w:szCs w:val="24"/>
        </w:rPr>
        <w:t xml:space="preserve">Figure </w:t>
      </w:r>
      <w:r w:rsidR="004F4DD0">
        <w:rPr>
          <w:rFonts w:ascii="Times New Roman" w:hAnsi="Times New Roman" w:cs="Times New Roman"/>
          <w:sz w:val="24"/>
          <w:szCs w:val="24"/>
        </w:rPr>
        <w:t>1)</w:t>
      </w:r>
      <w:r w:rsidR="00613085">
        <w:rPr>
          <w:rFonts w:ascii="Times New Roman" w:hAnsi="Times New Roman" w:cs="Times New Roman"/>
          <w:sz w:val="24"/>
          <w:szCs w:val="24"/>
        </w:rPr>
        <w:t xml:space="preserve">. </w:t>
      </w:r>
      <w:r w:rsidR="003C5A3D">
        <w:rPr>
          <w:rFonts w:ascii="Times New Roman" w:hAnsi="Times New Roman" w:cs="Times New Roman"/>
          <w:sz w:val="24"/>
          <w:szCs w:val="24"/>
        </w:rPr>
        <w:t>That is, the robustly</w:t>
      </w:r>
      <w:r w:rsidR="001A6F99">
        <w:rPr>
          <w:rFonts w:ascii="Times New Roman" w:hAnsi="Times New Roman" w:cs="Times New Roman"/>
          <w:sz w:val="24"/>
          <w:szCs w:val="24"/>
        </w:rPr>
        <w:t xml:space="preserve"> </w:t>
      </w:r>
      <w:r w:rsidR="003C5A3D">
        <w:rPr>
          <w:rFonts w:ascii="Times New Roman" w:hAnsi="Times New Roman" w:cs="Times New Roman"/>
          <w:sz w:val="24"/>
          <w:szCs w:val="24"/>
        </w:rPr>
        <w:t xml:space="preserve">inferred species tree did not </w:t>
      </w:r>
      <w:r w:rsidR="00321C65">
        <w:rPr>
          <w:rFonts w:ascii="Times New Roman" w:hAnsi="Times New Roman" w:cs="Times New Roman"/>
          <w:sz w:val="24"/>
          <w:szCs w:val="24"/>
        </w:rPr>
        <w:t xml:space="preserve">match </w:t>
      </w:r>
      <w:r w:rsidR="003C5A3D">
        <w:rPr>
          <w:rFonts w:ascii="Times New Roman" w:hAnsi="Times New Roman" w:cs="Times New Roman"/>
          <w:sz w:val="24"/>
          <w:szCs w:val="24"/>
        </w:rPr>
        <w:t>the evolutionary relationship</w:t>
      </w:r>
      <w:r w:rsidR="00B46AF9">
        <w:rPr>
          <w:rFonts w:ascii="Times New Roman" w:hAnsi="Times New Roman" w:cs="Times New Roman"/>
          <w:sz w:val="24"/>
          <w:szCs w:val="24"/>
        </w:rPr>
        <w:t>s</w:t>
      </w:r>
      <w:r w:rsidR="003C5A3D">
        <w:rPr>
          <w:rFonts w:ascii="Times New Roman" w:hAnsi="Times New Roman" w:cs="Times New Roman"/>
          <w:sz w:val="24"/>
          <w:szCs w:val="24"/>
        </w:rPr>
        <w:t xml:space="preserve"> inferred for </w:t>
      </w:r>
      <w:r w:rsidR="00FC1502">
        <w:rPr>
          <w:rFonts w:ascii="Times New Roman" w:hAnsi="Times New Roman" w:cs="Times New Roman"/>
          <w:sz w:val="24"/>
          <w:szCs w:val="24"/>
        </w:rPr>
        <w:t>over 85</w:t>
      </w:r>
      <w:r w:rsidR="003C5A3D">
        <w:rPr>
          <w:rFonts w:ascii="Times New Roman" w:hAnsi="Times New Roman" w:cs="Times New Roman"/>
          <w:sz w:val="24"/>
          <w:szCs w:val="24"/>
        </w:rPr>
        <w:t>% of the genome.</w:t>
      </w:r>
    </w:p>
    <w:p w14:paraId="2D47A80D" w14:textId="16340AFA" w:rsidR="00A709D0"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B46AF9">
        <w:rPr>
          <w:rFonts w:ascii="Times New Roman" w:hAnsi="Times New Roman" w:cs="Times New Roman"/>
          <w:sz w:val="24"/>
          <w:szCs w:val="24"/>
        </w:rPr>
        <w:t xml:space="preserve">While </w:t>
      </w:r>
      <w:r w:rsidR="00DB65A2">
        <w:rPr>
          <w:rFonts w:ascii="Times New Roman" w:hAnsi="Times New Roman" w:cs="Times New Roman"/>
          <w:sz w:val="24"/>
          <w:szCs w:val="24"/>
        </w:rPr>
        <w:t>v</w:t>
      </w:r>
      <w:r w:rsidR="00D97F51" w:rsidRPr="00031896">
        <w:rPr>
          <w:rFonts w:ascii="Times New Roman" w:hAnsi="Times New Roman" w:cs="Times New Roman"/>
          <w:sz w:val="24"/>
          <w:szCs w:val="24"/>
        </w:rPr>
        <w:t>isual inspection reveal</w:t>
      </w:r>
      <w:r w:rsidR="00B46AF9">
        <w:rPr>
          <w:rFonts w:ascii="Times New Roman" w:hAnsi="Times New Roman" w:cs="Times New Roman"/>
          <w:sz w:val="24"/>
          <w:szCs w:val="24"/>
        </w:rPr>
        <w:t>ed</w:t>
      </w:r>
      <w:r w:rsidR="00D97F51" w:rsidRPr="00031896">
        <w:rPr>
          <w:rFonts w:ascii="Times New Roman" w:hAnsi="Times New Roman" w:cs="Times New Roman"/>
          <w:sz w:val="24"/>
          <w:szCs w:val="24"/>
        </w:rPr>
        <w:t xml:space="preserve"> no clear </w:t>
      </w:r>
      <w:r w:rsidR="006C1351">
        <w:rPr>
          <w:rFonts w:ascii="Times New Roman" w:hAnsi="Times New Roman" w:cs="Times New Roman"/>
          <w:sz w:val="24"/>
          <w:szCs w:val="24"/>
        </w:rPr>
        <w:t xml:space="preserve">partitioning </w:t>
      </w:r>
      <w:r w:rsidR="00D97F51" w:rsidRPr="00031896">
        <w:rPr>
          <w:rFonts w:ascii="Times New Roman" w:hAnsi="Times New Roman" w:cs="Times New Roman"/>
          <w:sz w:val="24"/>
          <w:szCs w:val="24"/>
        </w:rPr>
        <w:t>of topological structure</w:t>
      </w:r>
      <w:r w:rsidR="006C1351">
        <w:rPr>
          <w:rFonts w:ascii="Times New Roman" w:hAnsi="Times New Roman" w:cs="Times New Roman"/>
          <w:sz w:val="24"/>
          <w:szCs w:val="24"/>
        </w:rPr>
        <w:t>s</w:t>
      </w:r>
      <w:r w:rsidR="00D97F51" w:rsidRPr="00031896">
        <w:rPr>
          <w:rFonts w:ascii="Times New Roman" w:hAnsi="Times New Roman" w:cs="Times New Roman"/>
          <w:sz w:val="24"/>
          <w:szCs w:val="24"/>
        </w:rPr>
        <w:t xml:space="preserve"> along chromosome</w:t>
      </w:r>
      <w:r w:rsidR="00DB65A2">
        <w:rPr>
          <w:rFonts w:ascii="Times New Roman" w:hAnsi="Times New Roman" w:cs="Times New Roman"/>
          <w:sz w:val="24"/>
          <w:szCs w:val="24"/>
        </w:rPr>
        <w:t>s</w:t>
      </w:r>
      <w:r w:rsidR="00D97F51" w:rsidRPr="00031896">
        <w:rPr>
          <w:rFonts w:ascii="Times New Roman" w:hAnsi="Times New Roman" w:cs="Times New Roman"/>
          <w:sz w:val="24"/>
          <w:szCs w:val="24"/>
        </w:rPr>
        <w:t xml:space="preserve"> (</w:t>
      </w:r>
      <w:r w:rsidR="004E0DDF" w:rsidRPr="008F6E86">
        <w:rPr>
          <w:rFonts w:ascii="Times New Roman" w:hAnsi="Times New Roman" w:cs="Times New Roman"/>
          <w:i/>
          <w:iCs/>
          <w:sz w:val="24"/>
          <w:szCs w:val="24"/>
        </w:rPr>
        <w:t>e.g.</w:t>
      </w:r>
      <w:r w:rsidR="00321C65">
        <w:rPr>
          <w:rFonts w:ascii="Times New Roman" w:hAnsi="Times New Roman" w:cs="Times New Roman"/>
          <w:sz w:val="24"/>
          <w:szCs w:val="24"/>
        </w:rPr>
        <w:t>,</w:t>
      </w:r>
      <w:r w:rsidR="004E0DDF">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F16960">
        <w:rPr>
          <w:rFonts w:ascii="Times New Roman" w:hAnsi="Times New Roman" w:cs="Times New Roman"/>
          <w:sz w:val="24"/>
          <w:szCs w:val="24"/>
        </w:rPr>
        <w:t>2</w:t>
      </w:r>
      <w:r w:rsidR="00F16960" w:rsidRPr="00031896">
        <w:rPr>
          <w:rFonts w:ascii="Times New Roman" w:hAnsi="Times New Roman" w:cs="Times New Roman"/>
          <w:sz w:val="24"/>
          <w:szCs w:val="24"/>
        </w:rPr>
        <w:t>C</w:t>
      </w:r>
      <w:r w:rsidR="00D97F51" w:rsidRPr="00031896">
        <w:rPr>
          <w:rFonts w:ascii="Times New Roman" w:hAnsi="Times New Roman" w:cs="Times New Roman"/>
          <w:sz w:val="24"/>
          <w:szCs w:val="24"/>
        </w:rPr>
        <w:t>)</w:t>
      </w:r>
      <w:r w:rsidR="002816F7" w:rsidRPr="00031896">
        <w:rPr>
          <w:rFonts w:ascii="Times New Roman" w:hAnsi="Times New Roman" w:cs="Times New Roman"/>
          <w:sz w:val="24"/>
          <w:szCs w:val="24"/>
        </w:rPr>
        <w:t xml:space="preserve">, </w:t>
      </w:r>
      <w:r w:rsidR="002C2830">
        <w:rPr>
          <w:rFonts w:ascii="Times New Roman" w:hAnsi="Times New Roman" w:cs="Times New Roman"/>
          <w:sz w:val="24"/>
          <w:szCs w:val="24"/>
        </w:rPr>
        <w:t xml:space="preserve">we found that </w:t>
      </w:r>
      <w:r w:rsidR="00D97F51" w:rsidRPr="00031896">
        <w:rPr>
          <w:rFonts w:ascii="Times New Roman" w:hAnsi="Times New Roman" w:cs="Times New Roman"/>
          <w:sz w:val="24"/>
          <w:szCs w:val="24"/>
        </w:rPr>
        <w:t>phylogenies</w:t>
      </w:r>
      <w:r w:rsidR="002816F7" w:rsidRPr="00031896">
        <w:rPr>
          <w:rFonts w:ascii="Times New Roman" w:hAnsi="Times New Roman" w:cs="Times New Roman"/>
          <w:sz w:val="24"/>
          <w:szCs w:val="24"/>
        </w:rPr>
        <w:t xml:space="preserve"> </w:t>
      </w:r>
      <w:r w:rsidR="00B46AF9">
        <w:rPr>
          <w:rFonts w:ascii="Times New Roman" w:hAnsi="Times New Roman" w:cs="Times New Roman"/>
          <w:sz w:val="24"/>
          <w:szCs w:val="24"/>
        </w:rPr>
        <w:t>we</w:t>
      </w:r>
      <w:r w:rsidR="002816F7" w:rsidRPr="00031896">
        <w:rPr>
          <w:rFonts w:ascii="Times New Roman" w:hAnsi="Times New Roman" w:cs="Times New Roman"/>
          <w:sz w:val="24"/>
          <w:szCs w:val="24"/>
        </w:rPr>
        <w:t xml:space="preserve">re not randomly distributed across </w:t>
      </w:r>
      <w:r w:rsidR="00DB65A2">
        <w:rPr>
          <w:rFonts w:ascii="Times New Roman" w:hAnsi="Times New Roman" w:cs="Times New Roman"/>
          <w:sz w:val="24"/>
          <w:szCs w:val="24"/>
        </w:rPr>
        <w:t xml:space="preserve">mouse </w:t>
      </w:r>
      <w:r w:rsidR="002816F7" w:rsidRPr="00031896">
        <w:rPr>
          <w:rFonts w:ascii="Times New Roman" w:hAnsi="Times New Roman" w:cs="Times New Roman"/>
          <w:sz w:val="24"/>
          <w:szCs w:val="24"/>
        </w:rPr>
        <w:t xml:space="preserve">chromosomes. </w:t>
      </w:r>
      <w:r w:rsidR="00DB65A2">
        <w:rPr>
          <w:rFonts w:ascii="Times New Roman" w:hAnsi="Times New Roman" w:cs="Times New Roman"/>
          <w:sz w:val="24"/>
          <w:szCs w:val="24"/>
        </w:rPr>
        <w:t xml:space="preserve">Using the </w:t>
      </w:r>
      <w:r w:rsidR="008A4AF9">
        <w:rPr>
          <w:rFonts w:ascii="Times New Roman" w:hAnsi="Times New Roman" w:cs="Times New Roman"/>
          <w:sz w:val="24"/>
          <w:szCs w:val="24"/>
        </w:rPr>
        <w:t>weighted Robinson-Foulds metric</w:t>
      </w:r>
      <w:r w:rsidR="00DB65A2">
        <w:rPr>
          <w:rFonts w:ascii="Times New Roman" w:hAnsi="Times New Roman" w:cs="Times New Roman"/>
          <w:sz w:val="24"/>
          <w:szCs w:val="24"/>
        </w:rPr>
        <w:t>, w</w:t>
      </w:r>
      <w:r w:rsidR="002816F7" w:rsidRPr="00031896">
        <w:rPr>
          <w:rFonts w:ascii="Times New Roman" w:hAnsi="Times New Roman" w:cs="Times New Roman"/>
          <w:sz w:val="24"/>
          <w:szCs w:val="24"/>
        </w:rPr>
        <w:t xml:space="preserve">e </w:t>
      </w:r>
      <w:r w:rsidR="00CA0CB2">
        <w:rPr>
          <w:rFonts w:ascii="Times New Roman" w:hAnsi="Times New Roman" w:cs="Times New Roman"/>
          <w:sz w:val="24"/>
          <w:szCs w:val="24"/>
        </w:rPr>
        <w:t>found</w:t>
      </w:r>
      <w:r w:rsidR="00CA0CB2" w:rsidRPr="00031896">
        <w:rPr>
          <w:rFonts w:ascii="Times New Roman" w:hAnsi="Times New Roman" w:cs="Times New Roman"/>
          <w:sz w:val="24"/>
          <w:szCs w:val="24"/>
        </w:rPr>
        <w:t xml:space="preserve"> </w:t>
      </w:r>
      <w:r w:rsidR="002816F7" w:rsidRPr="00031896">
        <w:rPr>
          <w:rFonts w:ascii="Times New Roman" w:hAnsi="Times New Roman" w:cs="Times New Roman"/>
          <w:sz w:val="24"/>
          <w:szCs w:val="24"/>
        </w:rPr>
        <w:t>that tree similarity between windows decay</w:t>
      </w:r>
      <w:r w:rsidR="00CA0CB2">
        <w:rPr>
          <w:rFonts w:ascii="Times New Roman" w:hAnsi="Times New Roman" w:cs="Times New Roman"/>
          <w:sz w:val="24"/>
          <w:szCs w:val="24"/>
        </w:rPr>
        <w:t>ed</w:t>
      </w:r>
      <w:r w:rsidR="002816F7" w:rsidRPr="00031896">
        <w:rPr>
          <w:rFonts w:ascii="Times New Roman" w:hAnsi="Times New Roman" w:cs="Times New Roman"/>
          <w:sz w:val="24"/>
          <w:szCs w:val="24"/>
        </w:rPr>
        <w:t xml:space="preserve"> logarithmically along chromosomes</w:t>
      </w:r>
      <w:r w:rsidR="00306472">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4E0DDF">
        <w:rPr>
          <w:rFonts w:ascii="Times New Roman" w:hAnsi="Times New Roman" w:cs="Times New Roman"/>
          <w:sz w:val="24"/>
          <w:szCs w:val="24"/>
        </w:rPr>
        <w:t>3</w:t>
      </w:r>
      <w:r w:rsidR="00306472">
        <w:rPr>
          <w:rFonts w:ascii="Times New Roman" w:hAnsi="Times New Roman" w:cs="Times New Roman"/>
          <w:sz w:val="24"/>
          <w:szCs w:val="24"/>
        </w:rPr>
        <w:t>A and B)</w:t>
      </w:r>
      <w:r w:rsidR="0035281C">
        <w:rPr>
          <w:rFonts w:ascii="Times New Roman" w:hAnsi="Times New Roman" w:cs="Times New Roman"/>
          <w:sz w:val="24"/>
          <w:szCs w:val="24"/>
        </w:rPr>
        <w:t>,</w:t>
      </w:r>
      <w:r w:rsidR="002816F7" w:rsidRPr="00031896">
        <w:rPr>
          <w:rFonts w:ascii="Times New Roman" w:hAnsi="Times New Roman" w:cs="Times New Roman"/>
          <w:sz w:val="24"/>
          <w:szCs w:val="24"/>
        </w:rPr>
        <w:t xml:space="preserve"> and the distance at which tree similarity </w:t>
      </w:r>
      <w:r w:rsidR="00CA0CB2">
        <w:rPr>
          <w:rFonts w:ascii="Times New Roman" w:hAnsi="Times New Roman" w:cs="Times New Roman"/>
          <w:sz w:val="24"/>
          <w:szCs w:val="24"/>
        </w:rPr>
        <w:t>appeared</w:t>
      </w:r>
      <w:r w:rsidR="002816F7" w:rsidRPr="00031896">
        <w:rPr>
          <w:rFonts w:ascii="Times New Roman" w:hAnsi="Times New Roman" w:cs="Times New Roman"/>
          <w:sz w:val="24"/>
          <w:szCs w:val="24"/>
        </w:rPr>
        <w:t xml:space="preserve"> random varie</w:t>
      </w:r>
      <w:r w:rsidR="00CA0CB2">
        <w:rPr>
          <w:rFonts w:ascii="Times New Roman" w:hAnsi="Times New Roman" w:cs="Times New Roman"/>
          <w:sz w:val="24"/>
          <w:szCs w:val="24"/>
        </w:rPr>
        <w:t>d</w:t>
      </w:r>
      <w:r w:rsidR="002816F7" w:rsidRPr="00031896">
        <w:rPr>
          <w:rFonts w:ascii="Times New Roman" w:hAnsi="Times New Roman" w:cs="Times New Roman"/>
          <w:sz w:val="24"/>
          <w:szCs w:val="24"/>
        </w:rPr>
        <w:t xml:space="preserve"> </w:t>
      </w:r>
      <w:r w:rsidR="00DB65A2">
        <w:rPr>
          <w:rFonts w:ascii="Times New Roman" w:hAnsi="Times New Roman" w:cs="Times New Roman"/>
          <w:sz w:val="24"/>
          <w:szCs w:val="24"/>
        </w:rPr>
        <w:t xml:space="preserve">considerably </w:t>
      </w:r>
      <w:r w:rsidR="002816F7" w:rsidRPr="00031896">
        <w:rPr>
          <w:rFonts w:ascii="Times New Roman" w:hAnsi="Times New Roman" w:cs="Times New Roman"/>
          <w:sz w:val="24"/>
          <w:szCs w:val="24"/>
        </w:rPr>
        <w:t xml:space="preserve">among chromosomes </w:t>
      </w:r>
      <w:r w:rsidR="00DB65A2">
        <w:rPr>
          <w:rFonts w:ascii="Times New Roman" w:hAnsi="Times New Roman" w:cs="Times New Roman"/>
          <w:sz w:val="24"/>
          <w:szCs w:val="24"/>
        </w:rPr>
        <w:t xml:space="preserve">ranging </w:t>
      </w:r>
      <w:r w:rsidR="002816F7" w:rsidRPr="00031896">
        <w:rPr>
          <w:rFonts w:ascii="Times New Roman" w:hAnsi="Times New Roman" w:cs="Times New Roman"/>
          <w:sz w:val="24"/>
          <w:szCs w:val="24"/>
        </w:rPr>
        <w:t xml:space="preserve">from </w:t>
      </w:r>
      <w:r w:rsidR="002B0D1C" w:rsidRPr="00031896">
        <w:rPr>
          <w:rFonts w:ascii="Times New Roman" w:hAnsi="Times New Roman" w:cs="Times New Roman"/>
          <w:sz w:val="24"/>
          <w:szCs w:val="24"/>
        </w:rPr>
        <w:t>0.</w:t>
      </w:r>
      <w:r w:rsidR="00A53792">
        <w:rPr>
          <w:rFonts w:ascii="Times New Roman" w:hAnsi="Times New Roman" w:cs="Times New Roman"/>
          <w:sz w:val="24"/>
          <w:szCs w:val="24"/>
        </w:rPr>
        <w:t xml:space="preserve">15 </w:t>
      </w:r>
      <w:proofErr w:type="spellStart"/>
      <w:r w:rsidR="00CA0CB2">
        <w:rPr>
          <w:rFonts w:ascii="Times New Roman" w:hAnsi="Times New Roman" w:cs="Times New Roman"/>
          <w:sz w:val="24"/>
          <w:szCs w:val="24"/>
        </w:rPr>
        <w:t>Megabases</w:t>
      </w:r>
      <w:proofErr w:type="spellEnd"/>
      <w:r w:rsidR="00CA0CB2">
        <w:rPr>
          <w:rFonts w:ascii="Times New Roman" w:hAnsi="Times New Roman" w:cs="Times New Roman"/>
          <w:sz w:val="24"/>
          <w:szCs w:val="24"/>
        </w:rPr>
        <w:t xml:space="preserve"> (</w:t>
      </w:r>
      <w:r w:rsidR="002816F7" w:rsidRPr="00031896">
        <w:rPr>
          <w:rFonts w:ascii="Times New Roman" w:hAnsi="Times New Roman" w:cs="Times New Roman"/>
          <w:sz w:val="24"/>
          <w:szCs w:val="24"/>
        </w:rPr>
        <w:t>M</w:t>
      </w:r>
      <w:r w:rsidR="002B0D1C" w:rsidRPr="00031896">
        <w:rPr>
          <w:rFonts w:ascii="Times New Roman" w:hAnsi="Times New Roman" w:cs="Times New Roman"/>
          <w:sz w:val="24"/>
          <w:szCs w:val="24"/>
        </w:rPr>
        <w:t>b</w:t>
      </w:r>
      <w:r w:rsidR="00CA0CB2">
        <w:rPr>
          <w:rFonts w:ascii="Times New Roman" w:hAnsi="Times New Roman" w:cs="Times New Roman"/>
          <w:sz w:val="24"/>
          <w:szCs w:val="24"/>
        </w:rPr>
        <w:t>)</w:t>
      </w:r>
      <w:r w:rsidR="00D347BC">
        <w:rPr>
          <w:rFonts w:ascii="Times New Roman" w:hAnsi="Times New Roman" w:cs="Times New Roman"/>
          <w:sz w:val="24"/>
          <w:szCs w:val="24"/>
        </w:rPr>
        <w:t xml:space="preserve"> on</w:t>
      </w:r>
      <w:r w:rsidR="002B0D1C" w:rsidRPr="00031896">
        <w:rPr>
          <w:rFonts w:ascii="Times New Roman" w:hAnsi="Times New Roman" w:cs="Times New Roman"/>
          <w:sz w:val="24"/>
          <w:szCs w:val="24"/>
        </w:rPr>
        <w:t xml:space="preserve"> chromosome </w:t>
      </w:r>
      <w:r w:rsidR="00A53792">
        <w:rPr>
          <w:rFonts w:ascii="Times New Roman" w:hAnsi="Times New Roman" w:cs="Times New Roman"/>
          <w:sz w:val="24"/>
          <w:szCs w:val="24"/>
        </w:rPr>
        <w:t>1</w:t>
      </w:r>
      <w:r w:rsidR="002B0D1C" w:rsidRPr="00031896">
        <w:rPr>
          <w:rFonts w:ascii="Times New Roman" w:hAnsi="Times New Roman" w:cs="Times New Roman"/>
          <w:sz w:val="24"/>
          <w:szCs w:val="24"/>
        </w:rPr>
        <w:t xml:space="preserve">7 to </w:t>
      </w:r>
      <w:r w:rsidR="00200A45" w:rsidRPr="00031896">
        <w:rPr>
          <w:rFonts w:ascii="Times New Roman" w:hAnsi="Times New Roman" w:cs="Times New Roman"/>
          <w:sz w:val="24"/>
          <w:szCs w:val="24"/>
        </w:rPr>
        <w:t>1</w:t>
      </w:r>
      <w:r w:rsidR="00200A45">
        <w:rPr>
          <w:rFonts w:ascii="Times New Roman" w:hAnsi="Times New Roman" w:cs="Times New Roman"/>
          <w:sz w:val="24"/>
          <w:szCs w:val="24"/>
        </w:rPr>
        <w:t>41</w:t>
      </w:r>
      <w:r w:rsidR="002B0D1C" w:rsidRPr="00031896">
        <w:rPr>
          <w:rFonts w:ascii="Times New Roman" w:hAnsi="Times New Roman" w:cs="Times New Roman"/>
          <w:sz w:val="24"/>
          <w:szCs w:val="24"/>
        </w:rPr>
        <w:t>.</w:t>
      </w:r>
      <w:r w:rsidR="00200A45">
        <w:rPr>
          <w:rFonts w:ascii="Times New Roman" w:hAnsi="Times New Roman" w:cs="Times New Roman"/>
          <w:sz w:val="24"/>
          <w:szCs w:val="24"/>
        </w:rPr>
        <w:t xml:space="preserve">29 </w:t>
      </w:r>
      <w:r w:rsidR="002B0D1C" w:rsidRPr="00031896">
        <w:rPr>
          <w:rFonts w:ascii="Times New Roman" w:hAnsi="Times New Roman" w:cs="Times New Roman"/>
          <w:sz w:val="24"/>
          <w:szCs w:val="24"/>
        </w:rPr>
        <w:t>Mb on the chromosome</w:t>
      </w:r>
      <w:r w:rsidR="00200A45">
        <w:rPr>
          <w:rFonts w:ascii="Times New Roman" w:hAnsi="Times New Roman" w:cs="Times New Roman"/>
          <w:sz w:val="24"/>
          <w:szCs w:val="24"/>
        </w:rPr>
        <w:t xml:space="preserve"> 2</w:t>
      </w:r>
      <w:r w:rsidR="00306472">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4E0DDF">
        <w:rPr>
          <w:rFonts w:ascii="Times New Roman" w:hAnsi="Times New Roman" w:cs="Times New Roman"/>
          <w:sz w:val="24"/>
          <w:szCs w:val="24"/>
        </w:rPr>
        <w:t>3</w:t>
      </w:r>
      <w:r w:rsidR="00306472">
        <w:rPr>
          <w:rFonts w:ascii="Times New Roman" w:hAnsi="Times New Roman" w:cs="Times New Roman"/>
          <w:sz w:val="24"/>
          <w:szCs w:val="24"/>
        </w:rPr>
        <w:t>C</w:t>
      </w:r>
      <w:r w:rsidR="00D347BC">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C0946">
        <w:rPr>
          <w:rFonts w:ascii="Times New Roman" w:hAnsi="Times New Roman" w:cs="Times New Roman"/>
          <w:sz w:val="24"/>
          <w:szCs w:val="24"/>
        </w:rPr>
        <w:t>S5</w:t>
      </w:r>
      <w:r w:rsidR="00306472">
        <w:rPr>
          <w:rFonts w:ascii="Times New Roman" w:hAnsi="Times New Roman" w:cs="Times New Roman"/>
          <w:sz w:val="24"/>
          <w:szCs w:val="24"/>
        </w:rPr>
        <w:t>)</w:t>
      </w:r>
      <w:r w:rsidR="002816F7" w:rsidRPr="00031896">
        <w:rPr>
          <w:rFonts w:ascii="Times New Roman" w:hAnsi="Times New Roman" w:cs="Times New Roman"/>
          <w:sz w:val="24"/>
          <w:szCs w:val="24"/>
        </w:rPr>
        <w:t>.</w:t>
      </w:r>
      <w:r w:rsidR="002B0D1C" w:rsidRPr="00031896">
        <w:rPr>
          <w:rFonts w:ascii="Times New Roman" w:hAnsi="Times New Roman" w:cs="Times New Roman"/>
          <w:sz w:val="24"/>
          <w:szCs w:val="24"/>
        </w:rPr>
        <w:t xml:space="preserve"> While chromosomes</w:t>
      </w:r>
      <w:r w:rsidR="00200A45">
        <w:rPr>
          <w:rFonts w:ascii="Times New Roman" w:hAnsi="Times New Roman" w:cs="Times New Roman"/>
          <w:sz w:val="24"/>
          <w:szCs w:val="24"/>
        </w:rPr>
        <w:t xml:space="preserve"> 2,</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7</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9</w:t>
      </w:r>
      <w:r w:rsidR="002B0D1C" w:rsidRPr="00031896">
        <w:rPr>
          <w:rFonts w:ascii="Times New Roman" w:hAnsi="Times New Roman" w:cs="Times New Roman"/>
          <w:sz w:val="24"/>
          <w:szCs w:val="24"/>
        </w:rPr>
        <w:t xml:space="preserve">, and 11 </w:t>
      </w:r>
      <w:r w:rsidR="00CA0CB2">
        <w:rPr>
          <w:rFonts w:ascii="Times New Roman" w:hAnsi="Times New Roman" w:cs="Times New Roman"/>
          <w:sz w:val="24"/>
          <w:szCs w:val="24"/>
        </w:rPr>
        <w:t>we</w:t>
      </w:r>
      <w:r w:rsidR="002B0D1C" w:rsidRPr="00031896">
        <w:rPr>
          <w:rFonts w:ascii="Times New Roman" w:hAnsi="Times New Roman" w:cs="Times New Roman"/>
          <w:sz w:val="24"/>
          <w:szCs w:val="24"/>
        </w:rPr>
        <w:t xml:space="preserve">re </w:t>
      </w:r>
      <w:r w:rsidR="00CA0CB2">
        <w:rPr>
          <w:rFonts w:ascii="Times New Roman" w:hAnsi="Times New Roman" w:cs="Times New Roman"/>
          <w:sz w:val="24"/>
          <w:szCs w:val="24"/>
        </w:rPr>
        <w:t xml:space="preserve">autosomal </w:t>
      </w:r>
      <w:r w:rsidR="002B0D1C" w:rsidRPr="00031896">
        <w:rPr>
          <w:rFonts w:ascii="Times New Roman" w:hAnsi="Times New Roman" w:cs="Times New Roman"/>
          <w:sz w:val="24"/>
          <w:szCs w:val="24"/>
        </w:rPr>
        <w:t>outliers</w:t>
      </w:r>
      <w:r w:rsidR="00CA0CB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with distances between windows to </w:t>
      </w:r>
      <w:r w:rsidR="00CA0CB2">
        <w:rPr>
          <w:rFonts w:ascii="Times New Roman" w:hAnsi="Times New Roman" w:cs="Times New Roman"/>
          <w:sz w:val="24"/>
          <w:szCs w:val="24"/>
        </w:rPr>
        <w:t>random</w:t>
      </w:r>
      <w:r w:rsidR="002C2830">
        <w:rPr>
          <w:rFonts w:ascii="Times New Roman" w:hAnsi="Times New Roman" w:cs="Times New Roman"/>
          <w:sz w:val="24"/>
          <w:szCs w:val="24"/>
        </w:rPr>
        <w:t>-like</w:t>
      </w:r>
      <w:r w:rsidR="00CA0CB2" w:rsidRPr="00031896">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trees </w:t>
      </w:r>
      <w:r w:rsidR="00CA0CB2">
        <w:rPr>
          <w:rFonts w:ascii="Times New Roman" w:hAnsi="Times New Roman" w:cs="Times New Roman"/>
          <w:sz w:val="24"/>
          <w:szCs w:val="24"/>
        </w:rPr>
        <w:t>exceeding</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2</w:t>
      </w:r>
      <w:r w:rsidR="00A53792" w:rsidRPr="00031896">
        <w:rPr>
          <w:rFonts w:ascii="Times New Roman" w:hAnsi="Times New Roman" w:cs="Times New Roman"/>
          <w:sz w:val="24"/>
          <w:szCs w:val="24"/>
        </w:rPr>
        <w:t>5</w:t>
      </w:r>
      <w:r w:rsidR="00A5379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Mb, the average distance among all other </w:t>
      </w:r>
      <w:r w:rsidR="00CA0CB2">
        <w:rPr>
          <w:rFonts w:ascii="Times New Roman" w:hAnsi="Times New Roman" w:cs="Times New Roman"/>
          <w:sz w:val="24"/>
          <w:szCs w:val="24"/>
        </w:rPr>
        <w:t>autosomes</w:t>
      </w:r>
      <w:r w:rsidR="00CA0CB2" w:rsidRPr="00031896">
        <w:rPr>
          <w:rFonts w:ascii="Times New Roman" w:hAnsi="Times New Roman" w:cs="Times New Roman"/>
          <w:sz w:val="24"/>
          <w:szCs w:val="24"/>
        </w:rPr>
        <w:t xml:space="preserve"> </w:t>
      </w:r>
      <w:r w:rsidR="00CA0CB2">
        <w:rPr>
          <w:rFonts w:ascii="Times New Roman" w:hAnsi="Times New Roman" w:cs="Times New Roman"/>
          <w:sz w:val="24"/>
          <w:szCs w:val="24"/>
        </w:rPr>
        <w:t>wa</w:t>
      </w:r>
      <w:r w:rsidR="002B0D1C" w:rsidRPr="00031896">
        <w:rPr>
          <w:rFonts w:ascii="Times New Roman" w:hAnsi="Times New Roman" w:cs="Times New Roman"/>
          <w:sz w:val="24"/>
          <w:szCs w:val="24"/>
        </w:rPr>
        <w:t xml:space="preserve">s only </w:t>
      </w:r>
      <w:r w:rsidR="00A53792">
        <w:rPr>
          <w:rFonts w:ascii="Times New Roman" w:hAnsi="Times New Roman" w:cs="Times New Roman"/>
          <w:sz w:val="24"/>
          <w:szCs w:val="24"/>
        </w:rPr>
        <w:t>2.1</w:t>
      </w:r>
      <w:r w:rsidR="00E4229C">
        <w:rPr>
          <w:rFonts w:ascii="Times New Roman" w:hAnsi="Times New Roman" w:cs="Times New Roman"/>
          <w:sz w:val="24"/>
          <w:szCs w:val="24"/>
        </w:rPr>
        <w:t xml:space="preserve"> </w:t>
      </w:r>
      <w:r w:rsidR="00D64654" w:rsidRPr="00031896">
        <w:rPr>
          <w:rFonts w:ascii="Times New Roman" w:hAnsi="Times New Roman" w:cs="Times New Roman"/>
          <w:sz w:val="24"/>
          <w:szCs w:val="24"/>
        </w:rPr>
        <w:t>Mb.</w:t>
      </w:r>
      <w:r w:rsidR="00306472">
        <w:rPr>
          <w:rFonts w:ascii="Times New Roman" w:hAnsi="Times New Roman" w:cs="Times New Roman"/>
          <w:sz w:val="24"/>
          <w:szCs w:val="24"/>
        </w:rPr>
        <w:t xml:space="preserve"> The rate</w:t>
      </w:r>
      <w:r w:rsidR="00CA0CB2">
        <w:rPr>
          <w:rFonts w:ascii="Times New Roman" w:hAnsi="Times New Roman" w:cs="Times New Roman"/>
          <w:sz w:val="24"/>
          <w:szCs w:val="24"/>
        </w:rPr>
        <w:t>s</w:t>
      </w:r>
      <w:r w:rsidR="00306472">
        <w:rPr>
          <w:rFonts w:ascii="Times New Roman" w:hAnsi="Times New Roman" w:cs="Times New Roman"/>
          <w:sz w:val="24"/>
          <w:szCs w:val="24"/>
        </w:rPr>
        <w:t xml:space="preserve"> at which phylogenetic similarity decay</w:t>
      </w:r>
      <w:r w:rsidR="00CA0CB2">
        <w:rPr>
          <w:rFonts w:ascii="Times New Roman" w:hAnsi="Times New Roman" w:cs="Times New Roman"/>
          <w:sz w:val="24"/>
          <w:szCs w:val="24"/>
        </w:rPr>
        <w:t>ed</w:t>
      </w:r>
      <w:r w:rsidR="00306472">
        <w:rPr>
          <w:rFonts w:ascii="Times New Roman" w:hAnsi="Times New Roman" w:cs="Times New Roman"/>
          <w:sz w:val="24"/>
          <w:szCs w:val="24"/>
        </w:rPr>
        <w:t xml:space="preserve"> </w:t>
      </w:r>
      <w:r w:rsidR="00CA0CB2">
        <w:rPr>
          <w:rFonts w:ascii="Times New Roman" w:hAnsi="Times New Roman" w:cs="Times New Roman"/>
          <w:sz w:val="24"/>
          <w:szCs w:val="24"/>
        </w:rPr>
        <w:t>tended to be</w:t>
      </w:r>
      <w:r w:rsidR="00306472">
        <w:rPr>
          <w:rFonts w:ascii="Times New Roman" w:hAnsi="Times New Roman" w:cs="Times New Roman"/>
          <w:sz w:val="24"/>
          <w:szCs w:val="24"/>
        </w:rPr>
        <w:t xml:space="preserve"> inversely proportional to the distance at which two </w:t>
      </w:r>
      <w:r w:rsidR="00CA0CB2">
        <w:rPr>
          <w:rFonts w:ascii="Times New Roman" w:hAnsi="Times New Roman" w:cs="Times New Roman"/>
          <w:sz w:val="24"/>
          <w:szCs w:val="24"/>
        </w:rPr>
        <w:t xml:space="preserve">randomly drawn </w:t>
      </w:r>
      <w:r w:rsidR="00306472">
        <w:rPr>
          <w:rFonts w:ascii="Times New Roman" w:hAnsi="Times New Roman" w:cs="Times New Roman"/>
          <w:sz w:val="24"/>
          <w:szCs w:val="24"/>
        </w:rPr>
        <w:t xml:space="preserve">phylogenies </w:t>
      </w:r>
      <w:r w:rsidR="00CA0CB2">
        <w:rPr>
          <w:rFonts w:ascii="Times New Roman" w:hAnsi="Times New Roman" w:cs="Times New Roman"/>
          <w:sz w:val="24"/>
          <w:szCs w:val="24"/>
        </w:rPr>
        <w:t xml:space="preserve">lost </w:t>
      </w:r>
      <w:r w:rsidR="00306472">
        <w:rPr>
          <w:rFonts w:ascii="Times New Roman" w:hAnsi="Times New Roman" w:cs="Times New Roman"/>
          <w:sz w:val="24"/>
          <w:szCs w:val="24"/>
        </w:rPr>
        <w:t>similarity (</w:t>
      </w:r>
      <w:r w:rsidR="00DC5B3B">
        <w:rPr>
          <w:rFonts w:ascii="Times New Roman" w:hAnsi="Times New Roman" w:cs="Times New Roman"/>
          <w:sz w:val="24"/>
          <w:szCs w:val="24"/>
        </w:rPr>
        <w:t xml:space="preserve">Figure </w:t>
      </w:r>
      <w:r w:rsidR="004E0DDF">
        <w:rPr>
          <w:rFonts w:ascii="Times New Roman" w:hAnsi="Times New Roman" w:cs="Times New Roman"/>
          <w:sz w:val="24"/>
          <w:szCs w:val="24"/>
        </w:rPr>
        <w:t>3</w:t>
      </w:r>
      <w:r w:rsidR="00306472">
        <w:rPr>
          <w:rFonts w:ascii="Times New Roman" w:hAnsi="Times New Roman" w:cs="Times New Roman"/>
          <w:sz w:val="24"/>
          <w:szCs w:val="24"/>
        </w:rPr>
        <w:t>D).</w:t>
      </w:r>
      <w:r w:rsidR="00300B97">
        <w:rPr>
          <w:rFonts w:ascii="Times New Roman" w:hAnsi="Times New Roman" w:cs="Times New Roman"/>
          <w:sz w:val="24"/>
          <w:szCs w:val="24"/>
        </w:rPr>
        <w:t xml:space="preserve"> </w:t>
      </w:r>
    </w:p>
    <w:p w14:paraId="41DF25DE" w14:textId="41A937E8" w:rsidR="005D3A4E" w:rsidRDefault="00DB65A2" w:rsidP="009A1E00">
      <w:pPr>
        <w:spacing w:after="0"/>
        <w:ind w:firstLine="720"/>
        <w:jc w:val="both"/>
        <w:rPr>
          <w:rFonts w:ascii="Times New Roman" w:hAnsi="Times New Roman" w:cs="Times New Roman"/>
          <w:sz w:val="24"/>
          <w:szCs w:val="24"/>
        </w:rPr>
      </w:pPr>
      <w:r>
        <w:rPr>
          <w:rFonts w:ascii="Times New Roman" w:hAnsi="Times New Roman" w:cs="Times New Roman"/>
          <w:sz w:val="24"/>
          <w:szCs w:val="24"/>
        </w:rPr>
        <w:t>Next</w:t>
      </w:r>
      <w:r w:rsidR="00A849E6">
        <w:rPr>
          <w:rFonts w:ascii="Times New Roman" w:hAnsi="Times New Roman" w:cs="Times New Roman"/>
          <w:sz w:val="24"/>
          <w:szCs w:val="24"/>
        </w:rPr>
        <w:t>,</w:t>
      </w:r>
      <w:r>
        <w:rPr>
          <w:rFonts w:ascii="Times New Roman" w:hAnsi="Times New Roman" w:cs="Times New Roman"/>
          <w:sz w:val="24"/>
          <w:szCs w:val="24"/>
        </w:rPr>
        <w:t xml:space="preserve"> we </w:t>
      </w:r>
      <w:r w:rsidR="00B8137C">
        <w:rPr>
          <w:rFonts w:ascii="Times New Roman" w:hAnsi="Times New Roman" w:cs="Times New Roman"/>
          <w:sz w:val="24"/>
          <w:szCs w:val="24"/>
        </w:rPr>
        <w:t xml:space="preserve">performed a pairwise alignment of </w:t>
      </w:r>
      <w:r>
        <w:rPr>
          <w:rFonts w:ascii="Times New Roman" w:hAnsi="Times New Roman" w:cs="Times New Roman"/>
          <w:sz w:val="24"/>
          <w:szCs w:val="24"/>
        </w:rPr>
        <w:t>the reference mouse and rat</w:t>
      </w:r>
      <w:r w:rsidR="00B8137C">
        <w:rPr>
          <w:rFonts w:ascii="Times New Roman" w:hAnsi="Times New Roman" w:cs="Times New Roman"/>
          <w:sz w:val="24"/>
          <w:szCs w:val="24"/>
        </w:rPr>
        <w:t xml:space="preserve"> genomes</w:t>
      </w:r>
      <w:r>
        <w:rPr>
          <w:rFonts w:ascii="Times New Roman" w:hAnsi="Times New Roman" w:cs="Times New Roman"/>
          <w:sz w:val="24"/>
          <w:szCs w:val="24"/>
        </w:rPr>
        <w:t xml:space="preserve"> t</w:t>
      </w:r>
      <w:r w:rsidR="00300B97">
        <w:rPr>
          <w:rFonts w:ascii="Times New Roman" w:hAnsi="Times New Roman" w:cs="Times New Roman"/>
          <w:sz w:val="24"/>
          <w:szCs w:val="24"/>
        </w:rPr>
        <w:t>o assess how large structural variation</w:t>
      </w:r>
      <w:r w:rsidR="0035281C">
        <w:rPr>
          <w:rFonts w:ascii="Times New Roman" w:hAnsi="Times New Roman" w:cs="Times New Roman"/>
          <w:sz w:val="24"/>
          <w:szCs w:val="24"/>
        </w:rPr>
        <w:t>s</w:t>
      </w:r>
      <w:r w:rsidR="00300B97">
        <w:rPr>
          <w:rFonts w:ascii="Times New Roman" w:hAnsi="Times New Roman" w:cs="Times New Roman"/>
          <w:sz w:val="24"/>
          <w:szCs w:val="24"/>
        </w:rPr>
        <w:t>, such as inversions and translocations, may influence our inferences of phylogenetic relatedness along the genome. These species span the</w:t>
      </w:r>
      <w:r w:rsidR="00CB787E">
        <w:rPr>
          <w:rFonts w:ascii="Times New Roman" w:hAnsi="Times New Roman" w:cs="Times New Roman"/>
          <w:sz w:val="24"/>
          <w:szCs w:val="24"/>
        </w:rPr>
        <w:t xml:space="preserve"> deepest</w:t>
      </w:r>
      <w:r w:rsidR="00300B97">
        <w:rPr>
          <w:rFonts w:ascii="Times New Roman" w:hAnsi="Times New Roman" w:cs="Times New Roman"/>
          <w:sz w:val="24"/>
          <w:szCs w:val="24"/>
        </w:rPr>
        <w:t xml:space="preserve"> divergence of the sample for which we assessed genome-wide discordance</w:t>
      </w:r>
      <w:r w:rsidR="00D526C2">
        <w:rPr>
          <w:rFonts w:ascii="Times New Roman" w:hAnsi="Times New Roman" w:cs="Times New Roman"/>
          <w:sz w:val="24"/>
          <w:szCs w:val="24"/>
        </w:rPr>
        <w:t>,</w:t>
      </w:r>
      <w:r w:rsidR="00300B97">
        <w:rPr>
          <w:rFonts w:ascii="Times New Roman" w:hAnsi="Times New Roman" w:cs="Times New Roman"/>
          <w:sz w:val="24"/>
          <w:szCs w:val="24"/>
        </w:rPr>
        <w:t xml:space="preserve"> so the level of large structural variation present among them should give us an idea of the amount of ancestral variation in our sample. </w:t>
      </w:r>
      <w:r>
        <w:rPr>
          <w:rFonts w:ascii="Times New Roman" w:hAnsi="Times New Roman" w:cs="Times New Roman"/>
          <w:sz w:val="24"/>
          <w:szCs w:val="24"/>
        </w:rPr>
        <w:t>T</w:t>
      </w:r>
      <w:r w:rsidR="00300B97">
        <w:rPr>
          <w:rFonts w:ascii="Times New Roman" w:hAnsi="Times New Roman" w:cs="Times New Roman"/>
          <w:sz w:val="24"/>
          <w:szCs w:val="24"/>
        </w:rPr>
        <w:t xml:space="preserve">he mouse and rat genomes </w:t>
      </w:r>
      <w:r>
        <w:rPr>
          <w:rFonts w:ascii="Times New Roman" w:hAnsi="Times New Roman" w:cs="Times New Roman"/>
          <w:sz w:val="24"/>
          <w:szCs w:val="24"/>
        </w:rPr>
        <w:t>we</w:t>
      </w:r>
      <w:r w:rsidR="00300B97">
        <w:rPr>
          <w:rFonts w:ascii="Times New Roman" w:hAnsi="Times New Roman" w:cs="Times New Roman"/>
          <w:sz w:val="24"/>
          <w:szCs w:val="24"/>
        </w:rPr>
        <w:t xml:space="preserve">re </w:t>
      </w:r>
      <w:r w:rsidR="00957370">
        <w:rPr>
          <w:rFonts w:ascii="Times New Roman" w:hAnsi="Times New Roman" w:cs="Times New Roman"/>
          <w:sz w:val="24"/>
          <w:szCs w:val="24"/>
        </w:rPr>
        <w:t>mostly</w:t>
      </w:r>
      <w:r w:rsidR="00300B97">
        <w:rPr>
          <w:rFonts w:ascii="Times New Roman" w:hAnsi="Times New Roman" w:cs="Times New Roman"/>
          <w:sz w:val="24"/>
          <w:szCs w:val="24"/>
        </w:rPr>
        <w:t xml:space="preserve"> co-linear for </w:t>
      </w:r>
      <w:r w:rsidR="00224BB8">
        <w:rPr>
          <w:rFonts w:ascii="Times New Roman" w:hAnsi="Times New Roman" w:cs="Times New Roman"/>
          <w:sz w:val="24"/>
          <w:szCs w:val="24"/>
        </w:rPr>
        <w:t>large, aligned</w:t>
      </w:r>
      <w:r w:rsidR="00300B97">
        <w:rPr>
          <w:rFonts w:ascii="Times New Roman" w:hAnsi="Times New Roman" w:cs="Times New Roman"/>
          <w:sz w:val="24"/>
          <w:szCs w:val="24"/>
        </w:rPr>
        <w:t xml:space="preserve"> chunks, with large translocations and inversions on mouse chromosomes 5, 8, 10,</w:t>
      </w:r>
      <w:r w:rsidR="007222D5">
        <w:rPr>
          <w:rFonts w:ascii="Times New Roman" w:hAnsi="Times New Roman" w:cs="Times New Roman"/>
          <w:sz w:val="24"/>
          <w:szCs w:val="24"/>
        </w:rPr>
        <w:t xml:space="preserve"> </w:t>
      </w:r>
      <w:r w:rsidR="00300B97">
        <w:rPr>
          <w:rFonts w:ascii="Times New Roman" w:hAnsi="Times New Roman" w:cs="Times New Roman"/>
          <w:sz w:val="24"/>
          <w:szCs w:val="24"/>
        </w:rPr>
        <w:t>13</w:t>
      </w:r>
      <w:r w:rsidR="007222D5">
        <w:rPr>
          <w:rFonts w:ascii="Times New Roman" w:hAnsi="Times New Roman" w:cs="Times New Roman"/>
          <w:sz w:val="24"/>
          <w:szCs w:val="24"/>
        </w:rPr>
        <w:t>, and 16</w:t>
      </w:r>
      <w:r w:rsidR="00300B97">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C0946">
        <w:rPr>
          <w:rFonts w:ascii="Times New Roman" w:hAnsi="Times New Roman" w:cs="Times New Roman"/>
          <w:sz w:val="24"/>
          <w:szCs w:val="24"/>
        </w:rPr>
        <w:t>S6</w:t>
      </w:r>
      <w:r w:rsidR="00300B97">
        <w:rPr>
          <w:rFonts w:ascii="Times New Roman" w:hAnsi="Times New Roman" w:cs="Times New Roman"/>
          <w:sz w:val="24"/>
          <w:szCs w:val="24"/>
        </w:rPr>
        <w:t xml:space="preserve">). We also observe large-scale inversions on chromosome 16. </w:t>
      </w:r>
      <w:r w:rsidR="00A709D0">
        <w:rPr>
          <w:rFonts w:ascii="Times New Roman" w:hAnsi="Times New Roman" w:cs="Times New Roman"/>
          <w:sz w:val="24"/>
          <w:szCs w:val="24"/>
        </w:rPr>
        <w:t>We f</w:t>
      </w:r>
      <w:r w:rsidR="00696496">
        <w:rPr>
          <w:rFonts w:ascii="Times New Roman" w:hAnsi="Times New Roman" w:cs="Times New Roman"/>
          <w:sz w:val="24"/>
          <w:szCs w:val="24"/>
        </w:rPr>
        <w:t>ou</w:t>
      </w:r>
      <w:r w:rsidR="00A709D0">
        <w:rPr>
          <w:rFonts w:ascii="Times New Roman" w:hAnsi="Times New Roman" w:cs="Times New Roman"/>
          <w:sz w:val="24"/>
          <w:szCs w:val="24"/>
        </w:rPr>
        <w:t xml:space="preserve">nd that, while most chromosomes </w:t>
      </w:r>
      <w:r w:rsidR="00CB787E">
        <w:rPr>
          <w:rFonts w:ascii="Times New Roman" w:hAnsi="Times New Roman" w:cs="Times New Roman"/>
          <w:sz w:val="24"/>
          <w:szCs w:val="24"/>
        </w:rPr>
        <w:t xml:space="preserve">were co-linear </w:t>
      </w:r>
      <w:r w:rsidR="00A709D0">
        <w:rPr>
          <w:rFonts w:ascii="Times New Roman" w:hAnsi="Times New Roman" w:cs="Times New Roman"/>
          <w:sz w:val="24"/>
          <w:szCs w:val="24"/>
        </w:rPr>
        <w:t xml:space="preserve">between mouse and rat, the </w:t>
      </w:r>
      <w:r w:rsidR="00CB787E">
        <w:rPr>
          <w:rFonts w:ascii="Times New Roman" w:hAnsi="Times New Roman" w:cs="Times New Roman"/>
          <w:sz w:val="24"/>
          <w:szCs w:val="24"/>
        </w:rPr>
        <w:t xml:space="preserve">average </w:t>
      </w:r>
      <w:r w:rsidR="00A709D0">
        <w:rPr>
          <w:rFonts w:ascii="Times New Roman" w:hAnsi="Times New Roman" w:cs="Times New Roman"/>
          <w:sz w:val="24"/>
          <w:szCs w:val="24"/>
        </w:rPr>
        <w:t xml:space="preserve">size of the </w:t>
      </w:r>
      <w:r w:rsidR="00BF08A1">
        <w:rPr>
          <w:rFonts w:ascii="Times New Roman" w:hAnsi="Times New Roman" w:cs="Times New Roman"/>
          <w:sz w:val="24"/>
          <w:szCs w:val="24"/>
        </w:rPr>
        <w:t>307</w:t>
      </w:r>
      <w:r w:rsidR="00A709D0">
        <w:rPr>
          <w:rFonts w:ascii="Times New Roman" w:hAnsi="Times New Roman" w:cs="Times New Roman"/>
          <w:sz w:val="24"/>
          <w:szCs w:val="24"/>
        </w:rPr>
        <w:t>,</w:t>
      </w:r>
      <w:r w:rsidR="00BF08A1">
        <w:rPr>
          <w:rFonts w:ascii="Times New Roman" w:hAnsi="Times New Roman" w:cs="Times New Roman"/>
          <w:sz w:val="24"/>
          <w:szCs w:val="24"/>
        </w:rPr>
        <w:t xml:space="preserve">275 </w:t>
      </w:r>
      <w:r w:rsidR="00CB787E">
        <w:rPr>
          <w:rFonts w:ascii="Times New Roman" w:hAnsi="Times New Roman" w:cs="Times New Roman"/>
          <w:sz w:val="24"/>
          <w:szCs w:val="24"/>
        </w:rPr>
        <w:t xml:space="preserve">contiguously </w:t>
      </w:r>
      <w:r w:rsidR="00A709D0">
        <w:rPr>
          <w:rFonts w:ascii="Times New Roman" w:hAnsi="Times New Roman" w:cs="Times New Roman"/>
          <w:sz w:val="24"/>
          <w:szCs w:val="24"/>
        </w:rPr>
        <w:t>aligned chunks averages under 10 kb, with the average distance between aligned segments being between 2,380 bp on the mouse genome and 4</w:t>
      </w:r>
      <w:r w:rsidR="00CB787E">
        <w:rPr>
          <w:rFonts w:ascii="Times New Roman" w:hAnsi="Times New Roman" w:cs="Times New Roman"/>
          <w:sz w:val="24"/>
          <w:szCs w:val="24"/>
        </w:rPr>
        <w:t>,</w:t>
      </w:r>
      <w:r w:rsidR="00A709D0">
        <w:rPr>
          <w:rFonts w:ascii="Times New Roman" w:hAnsi="Times New Roman" w:cs="Times New Roman"/>
          <w:sz w:val="24"/>
          <w:szCs w:val="24"/>
        </w:rPr>
        <w:t>927 bp on the rat chromosome</w:t>
      </w:r>
      <w:r w:rsidR="009A1E00">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C0946">
        <w:rPr>
          <w:rFonts w:ascii="Times New Roman" w:hAnsi="Times New Roman" w:cs="Times New Roman"/>
          <w:sz w:val="24"/>
          <w:szCs w:val="24"/>
        </w:rPr>
        <w:t>S7</w:t>
      </w:r>
      <w:r w:rsidR="009A1E00">
        <w:rPr>
          <w:rFonts w:ascii="Times New Roman" w:hAnsi="Times New Roman" w:cs="Times New Roman"/>
          <w:sz w:val="24"/>
          <w:szCs w:val="24"/>
        </w:rPr>
        <w:t>)</w:t>
      </w:r>
      <w:r w:rsidR="00A709D0">
        <w:rPr>
          <w:rFonts w:ascii="Times New Roman" w:hAnsi="Times New Roman" w:cs="Times New Roman"/>
          <w:sz w:val="24"/>
          <w:szCs w:val="24"/>
        </w:rPr>
        <w:t xml:space="preserve">. This </w:t>
      </w:r>
      <w:r w:rsidR="00696496">
        <w:rPr>
          <w:rFonts w:ascii="Times New Roman" w:hAnsi="Times New Roman" w:cs="Times New Roman"/>
          <w:sz w:val="24"/>
          <w:szCs w:val="24"/>
        </w:rPr>
        <w:t xml:space="preserve">pattern presents </w:t>
      </w:r>
      <w:r w:rsidR="00A709D0">
        <w:rPr>
          <w:rFonts w:ascii="Times New Roman" w:hAnsi="Times New Roman" w:cs="Times New Roman"/>
          <w:sz w:val="24"/>
          <w:szCs w:val="24"/>
        </w:rPr>
        <w:t xml:space="preserve">two major </w:t>
      </w:r>
      <w:r w:rsidR="00696496">
        <w:rPr>
          <w:rFonts w:ascii="Times New Roman" w:hAnsi="Times New Roman" w:cs="Times New Roman"/>
          <w:sz w:val="24"/>
          <w:szCs w:val="24"/>
        </w:rPr>
        <w:lastRenderedPageBreak/>
        <w:t xml:space="preserve">implications </w:t>
      </w:r>
      <w:r w:rsidR="00A709D0">
        <w:rPr>
          <w:rFonts w:ascii="Times New Roman" w:hAnsi="Times New Roman" w:cs="Times New Roman"/>
          <w:sz w:val="24"/>
          <w:szCs w:val="24"/>
        </w:rPr>
        <w:t xml:space="preserve">for our </w:t>
      </w:r>
      <w:r w:rsidR="00696496">
        <w:rPr>
          <w:rFonts w:ascii="Times New Roman" w:hAnsi="Times New Roman" w:cs="Times New Roman"/>
          <w:sz w:val="24"/>
          <w:szCs w:val="24"/>
        </w:rPr>
        <w:t xml:space="preserve">analyses. First, we </w:t>
      </w:r>
      <w:r w:rsidR="00AB65E3">
        <w:rPr>
          <w:rFonts w:ascii="Times New Roman" w:hAnsi="Times New Roman" w:cs="Times New Roman"/>
          <w:sz w:val="24"/>
          <w:szCs w:val="24"/>
        </w:rPr>
        <w:t>could not</w:t>
      </w:r>
      <w:r w:rsidR="00A709D0">
        <w:rPr>
          <w:rFonts w:ascii="Times New Roman" w:hAnsi="Times New Roman" w:cs="Times New Roman"/>
          <w:sz w:val="24"/>
          <w:szCs w:val="24"/>
        </w:rPr>
        <w:t xml:space="preserve"> transpos</w:t>
      </w:r>
      <w:r w:rsidR="00696496">
        <w:rPr>
          <w:rFonts w:ascii="Times New Roman" w:hAnsi="Times New Roman" w:cs="Times New Roman"/>
          <w:sz w:val="24"/>
          <w:szCs w:val="24"/>
        </w:rPr>
        <w:t>e</w:t>
      </w:r>
      <w:r w:rsidR="00A709D0">
        <w:rPr>
          <w:rFonts w:ascii="Times New Roman" w:hAnsi="Times New Roman" w:cs="Times New Roman"/>
          <w:sz w:val="24"/>
          <w:szCs w:val="24"/>
        </w:rPr>
        <w:t xml:space="preserve"> the coordinate system from mouse to rat with enough resolution to use genetic maps from rat</w:t>
      </w:r>
      <w:r w:rsidR="00696496">
        <w:rPr>
          <w:rFonts w:ascii="Times New Roman" w:hAnsi="Times New Roman" w:cs="Times New Roman"/>
          <w:sz w:val="24"/>
          <w:szCs w:val="24"/>
        </w:rPr>
        <w:t xml:space="preserve">. Second, </w:t>
      </w:r>
      <w:r w:rsidR="00A709D0">
        <w:rPr>
          <w:rFonts w:ascii="Times New Roman" w:hAnsi="Times New Roman" w:cs="Times New Roman"/>
          <w:sz w:val="24"/>
          <w:szCs w:val="24"/>
        </w:rPr>
        <w:t>most other structural variation</w:t>
      </w:r>
      <w:r w:rsidR="0035281C">
        <w:rPr>
          <w:rFonts w:ascii="Times New Roman" w:hAnsi="Times New Roman" w:cs="Times New Roman"/>
          <w:sz w:val="24"/>
          <w:szCs w:val="24"/>
        </w:rPr>
        <w:t>s</w:t>
      </w:r>
      <w:r w:rsidR="00A709D0">
        <w:rPr>
          <w:rFonts w:ascii="Times New Roman" w:hAnsi="Times New Roman" w:cs="Times New Roman"/>
          <w:sz w:val="24"/>
          <w:szCs w:val="24"/>
        </w:rPr>
        <w:t xml:space="preserve"> in our sample </w:t>
      </w:r>
      <w:r w:rsidR="00696496">
        <w:rPr>
          <w:rFonts w:ascii="Times New Roman" w:hAnsi="Times New Roman" w:cs="Times New Roman"/>
          <w:sz w:val="24"/>
          <w:szCs w:val="24"/>
        </w:rPr>
        <w:t xml:space="preserve">appear </w:t>
      </w:r>
      <w:r w:rsidR="00A709D0">
        <w:rPr>
          <w:rFonts w:ascii="Times New Roman" w:hAnsi="Times New Roman" w:cs="Times New Roman"/>
          <w:sz w:val="24"/>
          <w:szCs w:val="24"/>
        </w:rPr>
        <w:t>likely</w:t>
      </w:r>
      <w:r w:rsidR="00696496">
        <w:rPr>
          <w:rFonts w:ascii="Times New Roman" w:hAnsi="Times New Roman" w:cs="Times New Roman"/>
          <w:sz w:val="24"/>
          <w:szCs w:val="24"/>
        </w:rPr>
        <w:t xml:space="preserve"> to be</w:t>
      </w:r>
      <w:r w:rsidR="00A709D0">
        <w:rPr>
          <w:rFonts w:ascii="Times New Roman" w:hAnsi="Times New Roman" w:cs="Times New Roman"/>
          <w:sz w:val="24"/>
          <w:szCs w:val="24"/>
        </w:rPr>
        <w:t xml:space="preserve"> small insertions of transposable elements (</w:t>
      </w:r>
      <w:r w:rsidR="00CB787E">
        <w:rPr>
          <w:rFonts w:ascii="Times New Roman" w:hAnsi="Times New Roman" w:cs="Times New Roman"/>
          <w:sz w:val="24"/>
          <w:szCs w:val="24"/>
        </w:rPr>
        <w:t xml:space="preserve">e.g., </w:t>
      </w:r>
      <w:r w:rsidR="00A709D0">
        <w:rPr>
          <w:rFonts w:ascii="Times New Roman" w:hAnsi="Times New Roman" w:cs="Times New Roman"/>
          <w:sz w:val="24"/>
          <w:szCs w:val="24"/>
        </w:rPr>
        <w:t>SINE</w:t>
      </w:r>
      <w:r w:rsidR="00CB787E">
        <w:rPr>
          <w:rFonts w:ascii="Times New Roman" w:hAnsi="Times New Roman" w:cs="Times New Roman"/>
          <w:sz w:val="24"/>
          <w:szCs w:val="24"/>
        </w:rPr>
        <w:t>s</w:t>
      </w:r>
      <w:r w:rsidR="00A709D0">
        <w:rPr>
          <w:rFonts w:ascii="Times New Roman" w:hAnsi="Times New Roman" w:cs="Times New Roman"/>
          <w:sz w:val="24"/>
          <w:szCs w:val="24"/>
        </w:rPr>
        <w:t xml:space="preserve"> </w:t>
      </w:r>
      <w:r w:rsidR="00CB787E">
        <w:rPr>
          <w:rFonts w:ascii="Times New Roman" w:hAnsi="Times New Roman" w:cs="Times New Roman"/>
          <w:sz w:val="24"/>
          <w:szCs w:val="24"/>
        </w:rPr>
        <w:t>~</w:t>
      </w:r>
      <w:r w:rsidR="00C75391">
        <w:rPr>
          <w:rFonts w:ascii="Times New Roman" w:hAnsi="Times New Roman" w:cs="Times New Roman"/>
          <w:sz w:val="24"/>
          <w:szCs w:val="24"/>
        </w:rPr>
        <w:t>150-</w:t>
      </w:r>
      <w:r w:rsidR="00A709D0">
        <w:rPr>
          <w:rFonts w:ascii="Times New Roman" w:hAnsi="Times New Roman" w:cs="Times New Roman"/>
          <w:sz w:val="24"/>
          <w:szCs w:val="24"/>
        </w:rPr>
        <w:t>500 bp</w:t>
      </w:r>
      <w:r w:rsidR="00CB787E">
        <w:rPr>
          <w:rFonts w:ascii="Times New Roman" w:hAnsi="Times New Roman" w:cs="Times New Roman"/>
          <w:sz w:val="24"/>
          <w:szCs w:val="24"/>
        </w:rPr>
        <w:t>,</w:t>
      </w:r>
      <w:r w:rsidR="00A709D0">
        <w:rPr>
          <w:rFonts w:ascii="Times New Roman" w:hAnsi="Times New Roman" w:cs="Times New Roman"/>
          <w:sz w:val="24"/>
          <w:szCs w:val="24"/>
        </w:rPr>
        <w:t xml:space="preserve"> LINE</w:t>
      </w:r>
      <w:r w:rsidR="00CB787E">
        <w:rPr>
          <w:rFonts w:ascii="Times New Roman" w:hAnsi="Times New Roman" w:cs="Times New Roman"/>
          <w:sz w:val="24"/>
          <w:szCs w:val="24"/>
        </w:rPr>
        <w:t>s</w:t>
      </w:r>
      <w:r w:rsidR="00A709D0">
        <w:rPr>
          <w:rFonts w:ascii="Times New Roman" w:hAnsi="Times New Roman" w:cs="Times New Roman"/>
          <w:sz w:val="24"/>
          <w:szCs w:val="24"/>
        </w:rPr>
        <w:t xml:space="preserve"> </w:t>
      </w:r>
      <w:r w:rsidR="00CB787E">
        <w:rPr>
          <w:rFonts w:ascii="Times New Roman" w:hAnsi="Times New Roman" w:cs="Times New Roman"/>
          <w:sz w:val="24"/>
          <w:szCs w:val="24"/>
        </w:rPr>
        <w:t>~</w:t>
      </w:r>
      <w:r w:rsidR="00A709D0">
        <w:rPr>
          <w:rFonts w:ascii="Times New Roman" w:hAnsi="Times New Roman" w:cs="Times New Roman"/>
          <w:sz w:val="24"/>
          <w:szCs w:val="24"/>
        </w:rPr>
        <w:t>4</w:t>
      </w:r>
      <w:r w:rsidR="00C75391">
        <w:rPr>
          <w:rFonts w:ascii="Times New Roman" w:hAnsi="Times New Roman" w:cs="Times New Roman"/>
          <w:sz w:val="24"/>
          <w:szCs w:val="24"/>
        </w:rPr>
        <w:t>-7kb</w:t>
      </w:r>
      <w:r w:rsidR="00CB787E">
        <w:rPr>
          <w:rFonts w:ascii="Times New Roman" w:hAnsi="Times New Roman" w:cs="Times New Roman"/>
          <w:sz w:val="24"/>
          <w:szCs w:val="24"/>
        </w:rPr>
        <w:t>;</w:t>
      </w:r>
      <w:r w:rsidR="005E1B4E">
        <w:rPr>
          <w:rFonts w:ascii="Times New Roman" w:hAnsi="Times New Roman" w:cs="Times New Roman"/>
          <w:sz w:val="24"/>
          <w:szCs w:val="24"/>
        </w:rPr>
        <w:t xml:space="preserve"> Platt, et al. 2018</w:t>
      </w:r>
      <w:r w:rsidR="00C6053D">
        <w:rPr>
          <w:rFonts w:ascii="Times New Roman" w:hAnsi="Times New Roman" w:cs="Times New Roman"/>
          <w:sz w:val="24"/>
          <w:szCs w:val="24"/>
        </w:rPr>
        <w:fldChar w:fldCharType="begin"/>
      </w:r>
      <w:r w:rsidR="005E1B4E">
        <w:rPr>
          <w:rFonts w:ascii="Times New Roman" w:hAnsi="Times New Roman" w:cs="Times New Roman"/>
          <w:sz w:val="24"/>
          <w:szCs w:val="24"/>
        </w:rPr>
        <w:instrText xml:space="preserve"> ADDIN EN.CITE &lt;EndNote&gt;&lt;Cite ExcludeAuth="1" ExcludeYear="1"&gt;&lt;Author&gt;Platt&lt;/Author&gt;&lt;Year&gt;2018&lt;/Year&gt;&lt;RecNum&gt;12&lt;/RecNum&gt;&lt;record&gt;&lt;rec-number&gt;12&lt;/rec-number&gt;&lt;foreign-keys&gt;&lt;key app="EN" db-id="9052tpefp9dz96etwdpvz09jww9fetxvard9" timestamp="1693324410"&gt;12&lt;/key&gt;&lt;/foreign-keys&gt;&lt;ref-type name="Journal Article"&gt;17&lt;/ref-type&gt;&lt;contributors&gt;&lt;authors&gt;&lt;author&gt;Platt, R. N., 2nd&lt;/author&gt;&lt;author&gt;Vandewege, M. W.&lt;/author&gt;&lt;author&gt;Ray, D. A.&lt;/author&gt;&lt;/authors&gt;&lt;/contributors&gt;&lt;auth-address&gt;Department of Biological Sciences, Texas Tech University, Lubbock, TX, USA. neal.platt@gmail.com.&amp;#xD;Department of Biological Sciences, Texas Tech University, Lubbock, TX, USA.&lt;/auth-address&gt;&lt;titles&gt;&lt;title&gt;Mammalian transposable elements and their impacts on genome evolution&lt;/title&gt;&lt;secondary-title&gt;Chromosome Res&lt;/secondary-title&gt;&lt;/titles&gt;&lt;pages&gt;25-43&lt;/pages&gt;&lt;volume&gt;26&lt;/volume&gt;&lt;number&gt;1-2&lt;/number&gt;&lt;edition&gt;2018/02/03&lt;/edition&gt;&lt;keywords&gt;&lt;keyword&gt;Animals&lt;/keyword&gt;&lt;keyword&gt;DNA Transposable Elements/*genetics&lt;/keyword&gt;&lt;keyword&gt;*Evolution, Molecular&lt;/keyword&gt;&lt;keyword&gt;Genome/*genetics&lt;/keyword&gt;&lt;keyword&gt;Humans&lt;/keyword&gt;&lt;keyword&gt;Mammals/*genetics&lt;/keyword&gt;&lt;keyword&gt;Retroelements&lt;/keyword&gt;&lt;keyword&gt;Adaptation&lt;/keyword&gt;&lt;keyword&gt;Disease&lt;/keyword&gt;&lt;keyword&gt;Exaptation&lt;/keyword&gt;&lt;keyword&gt;Horizontal transfer&lt;/keyword&gt;&lt;keyword&gt;Mobile elements&lt;/keyword&gt;&lt;keyword&gt;Retrotransposons&lt;/keyword&gt;&lt;keyword&gt;TE defense&lt;/keyword&gt;&lt;keyword&gt;Transposons&lt;/keyword&gt;&lt;/keywords&gt;&lt;dates&gt;&lt;year&gt;2018&lt;/year&gt;&lt;pub-dates&gt;&lt;date&gt;Mar&lt;/date&gt;&lt;/pub-dates&gt;&lt;/dates&gt;&lt;isbn&gt;1573-6849 (Electronic)&amp;#xD;0967-3849 (Print)&amp;#xD;0967-3849 (Linking)&lt;/isbn&gt;&lt;accession-num&gt;29392473&lt;/accession-num&gt;&lt;urls&gt;&lt;related-urls&gt;&lt;url&gt;https://www.ncbi.nlm.nih.gov/pubmed/29392473&lt;/url&gt;&lt;/related-urls&gt;&lt;/urls&gt;&lt;custom2&gt;PMC5857283&lt;/custom2&gt;&lt;electronic-resource-num&gt;10.1007/s10577-017-9570-z&lt;/electronic-resource-num&gt;&lt;/record&gt;&lt;/Cite&gt;&lt;/EndNote&gt;</w:instrText>
      </w:r>
      <w:r w:rsidR="00C6053D">
        <w:rPr>
          <w:rFonts w:ascii="Times New Roman" w:hAnsi="Times New Roman" w:cs="Times New Roman"/>
          <w:sz w:val="24"/>
          <w:szCs w:val="24"/>
        </w:rPr>
        <w:fldChar w:fldCharType="end"/>
      </w:r>
      <w:r w:rsidR="00B4466B">
        <w:rPr>
          <w:rFonts w:ascii="Times New Roman" w:hAnsi="Times New Roman" w:cs="Times New Roman"/>
          <w:sz w:val="24"/>
          <w:szCs w:val="24"/>
        </w:rPr>
        <w:t>)</w:t>
      </w:r>
      <w:r w:rsidR="00A709D0">
        <w:rPr>
          <w:rFonts w:ascii="Times New Roman" w:hAnsi="Times New Roman" w:cs="Times New Roman"/>
          <w:sz w:val="24"/>
          <w:szCs w:val="24"/>
        </w:rPr>
        <w:t xml:space="preserve"> that should have a negligible effect on discordance analyses</w:t>
      </w:r>
      <w:r w:rsidR="003F7F8C">
        <w:rPr>
          <w:rFonts w:ascii="Times New Roman" w:hAnsi="Times New Roman" w:cs="Times New Roman"/>
          <w:sz w:val="24"/>
          <w:szCs w:val="24"/>
        </w:rPr>
        <w:t xml:space="preserve"> since our window size is much larger and we excluded windows that were made up of mostly repeats</w:t>
      </w:r>
      <w:r w:rsidR="00A709D0">
        <w:rPr>
          <w:rFonts w:ascii="Times New Roman" w:hAnsi="Times New Roman" w:cs="Times New Roman"/>
          <w:sz w:val="24"/>
          <w:szCs w:val="24"/>
        </w:rPr>
        <w:t>.</w:t>
      </w:r>
    </w:p>
    <w:p w14:paraId="773851A0" w14:textId="77777777" w:rsidR="00E474D8" w:rsidRPr="00031896" w:rsidRDefault="00E474D8" w:rsidP="005D3A4E">
      <w:pPr>
        <w:spacing w:after="0"/>
        <w:jc w:val="both"/>
        <w:rPr>
          <w:rFonts w:ascii="Times New Roman" w:hAnsi="Times New Roman" w:cs="Times New Roman"/>
          <w:sz w:val="24"/>
          <w:szCs w:val="24"/>
        </w:rPr>
      </w:pPr>
    </w:p>
    <w:p w14:paraId="6F46E0E6" w14:textId="1D5D29D1" w:rsidR="004C0F6A" w:rsidRDefault="00FD0B8D" w:rsidP="00F413E3">
      <w:pPr>
        <w:pStyle w:val="Heading2"/>
      </w:pPr>
      <w:r w:rsidRPr="00031896">
        <w:t xml:space="preserve">Discordance </w:t>
      </w:r>
      <w:r w:rsidR="00761992">
        <w:t>with</w:t>
      </w:r>
      <w:r w:rsidR="00761992" w:rsidRPr="00031896">
        <w:t xml:space="preserve"> </w:t>
      </w:r>
      <w:r w:rsidRPr="00031896">
        <w:t>recombination rate</w:t>
      </w:r>
      <w:r w:rsidR="00761992">
        <w:t xml:space="preserve"> and other genomic features</w:t>
      </w:r>
    </w:p>
    <w:p w14:paraId="57A4C311" w14:textId="2EF6F10A" w:rsidR="00653871" w:rsidRPr="00031896" w:rsidRDefault="00AD773B" w:rsidP="00F413E3">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Using markers from </w:t>
      </w:r>
      <w:r w:rsidR="00761992">
        <w:rPr>
          <w:rFonts w:ascii="Times New Roman" w:hAnsi="Times New Roman" w:cs="Times New Roman"/>
          <w:sz w:val="24"/>
          <w:szCs w:val="24"/>
        </w:rPr>
        <w:t xml:space="preserve">genetic </w:t>
      </w:r>
      <w:r w:rsidRPr="00031896">
        <w:rPr>
          <w:rFonts w:ascii="Times New Roman" w:hAnsi="Times New Roman" w:cs="Times New Roman"/>
          <w:sz w:val="24"/>
          <w:szCs w:val="24"/>
        </w:rPr>
        <w:t>crosses</w:t>
      </w:r>
      <w:r w:rsidR="00761992">
        <w:rPr>
          <w:rFonts w:ascii="Times New Roman" w:hAnsi="Times New Roman" w:cs="Times New Roman"/>
          <w:sz w:val="24"/>
          <w:szCs w:val="24"/>
        </w:rPr>
        <w:t xml:space="preserve"> within</w:t>
      </w:r>
      <w:r w:rsidR="006F4021">
        <w:rPr>
          <w:rFonts w:ascii="Times New Roman" w:hAnsi="Times New Roman" w:cs="Times New Roman"/>
          <w:sz w:val="24"/>
          <w:szCs w:val="24"/>
        </w:rPr>
        <w:t xml:space="preserve"> </w:t>
      </w:r>
      <w:r w:rsidR="006F4021">
        <w:rPr>
          <w:rFonts w:ascii="Times New Roman" w:hAnsi="Times New Roman" w:cs="Times New Roman"/>
          <w:i/>
          <w:iCs/>
          <w:sz w:val="24"/>
          <w:szCs w:val="24"/>
        </w:rPr>
        <w:t xml:space="preserve">M. </w:t>
      </w:r>
      <w:r w:rsidR="006808EB" w:rsidRPr="00D22A5C">
        <w:rPr>
          <w:rFonts w:ascii="Times New Roman" w:hAnsi="Times New Roman" w:cs="Times New Roman"/>
          <w:i/>
          <w:iCs/>
          <w:sz w:val="24"/>
          <w:szCs w:val="24"/>
        </w:rPr>
        <w:t>musculus</w:t>
      </w:r>
      <w:r w:rsidR="009E6094" w:rsidRPr="009E6094">
        <w:rPr>
          <w:rFonts w:ascii="Times New Roman" w:hAnsi="Times New Roman" w:cs="Times New Roman"/>
          <w:sz w:val="24"/>
          <w:szCs w:val="24"/>
        </w:rPr>
        <w:t xml:space="preserve"> </w:t>
      </w:r>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D6070">
        <w:rPr>
          <w:rFonts w:ascii="Times New Roman" w:hAnsi="Times New Roman" w:cs="Times New Roman"/>
          <w:sz w:val="24"/>
          <w:szCs w:val="24"/>
        </w:rPr>
      </w:r>
      <w:r w:rsidR="00AD6070">
        <w:rPr>
          <w:rFonts w:ascii="Times New Roman" w:hAnsi="Times New Roman" w:cs="Times New Roman"/>
          <w:sz w:val="24"/>
          <w:szCs w:val="24"/>
        </w:rPr>
        <w:fldChar w:fldCharType="separate"/>
      </w:r>
      <w:r w:rsidR="001B6D59">
        <w:rPr>
          <w:rFonts w:ascii="Times New Roman" w:hAnsi="Times New Roman" w:cs="Times New Roman"/>
          <w:noProof/>
          <w:sz w:val="24"/>
          <w:szCs w:val="24"/>
        </w:rPr>
        <w:t>(Shifman, et al. 2006; Cox, et al. 2009)</w:t>
      </w:r>
      <w:r w:rsidR="00AD6070">
        <w:rPr>
          <w:rFonts w:ascii="Times New Roman" w:hAnsi="Times New Roman" w:cs="Times New Roman"/>
          <w:sz w:val="24"/>
          <w:szCs w:val="24"/>
        </w:rPr>
        <w:fldChar w:fldCharType="end"/>
      </w:r>
      <w:r w:rsidR="00AD6070">
        <w:rPr>
          <w:rFonts w:ascii="Times New Roman" w:hAnsi="Times New Roman" w:cs="Times New Roman"/>
          <w:sz w:val="24"/>
          <w:szCs w:val="24"/>
        </w:rPr>
        <w:t xml:space="preserve"> </w:t>
      </w:r>
      <w:r w:rsidRPr="00031896">
        <w:rPr>
          <w:rFonts w:ascii="Times New Roman" w:hAnsi="Times New Roman" w:cs="Times New Roman"/>
          <w:sz w:val="24"/>
          <w:szCs w:val="24"/>
        </w:rPr>
        <w:t xml:space="preserve">we examined whether </w:t>
      </w:r>
      <w:r w:rsidR="006808EB">
        <w:rPr>
          <w:rFonts w:ascii="Times New Roman" w:hAnsi="Times New Roman" w:cs="Times New Roman"/>
          <w:sz w:val="24"/>
          <w:szCs w:val="24"/>
        </w:rPr>
        <w:t>regions</w:t>
      </w:r>
      <w:r w:rsidR="006808EB"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high recombination </w:t>
      </w:r>
      <w:r w:rsidR="00761992">
        <w:rPr>
          <w:rFonts w:ascii="Times New Roman" w:hAnsi="Times New Roman" w:cs="Times New Roman"/>
          <w:sz w:val="24"/>
          <w:szCs w:val="24"/>
        </w:rPr>
        <w:t xml:space="preserve">also </w:t>
      </w:r>
      <w:r w:rsidRPr="00031896">
        <w:rPr>
          <w:rFonts w:ascii="Times New Roman" w:hAnsi="Times New Roman" w:cs="Times New Roman"/>
          <w:sz w:val="24"/>
          <w:szCs w:val="24"/>
        </w:rPr>
        <w:t>show</w:t>
      </w:r>
      <w:r w:rsidR="00761992">
        <w:rPr>
          <w:rFonts w:ascii="Times New Roman" w:hAnsi="Times New Roman" w:cs="Times New Roman"/>
          <w:sz w:val="24"/>
          <w:szCs w:val="24"/>
        </w:rPr>
        <w:t>ed</w:t>
      </w:r>
      <w:r w:rsidRPr="00031896">
        <w:rPr>
          <w:rFonts w:ascii="Times New Roman" w:hAnsi="Times New Roman" w:cs="Times New Roman"/>
          <w:sz w:val="24"/>
          <w:szCs w:val="24"/>
        </w:rPr>
        <w:t xml:space="preserve"> more phylogenetic discordance</w:t>
      </w:r>
      <w:r w:rsidR="00761992">
        <w:rPr>
          <w:rFonts w:ascii="Times New Roman" w:hAnsi="Times New Roman" w:cs="Times New Roman"/>
          <w:sz w:val="24"/>
          <w:szCs w:val="24"/>
        </w:rPr>
        <w:t xml:space="preserve"> over short genetic distances</w:t>
      </w:r>
      <w:r w:rsidRPr="00031896">
        <w:rPr>
          <w:rFonts w:ascii="Times New Roman" w:hAnsi="Times New Roman" w:cs="Times New Roman"/>
          <w:sz w:val="24"/>
          <w:szCs w:val="24"/>
        </w:rPr>
        <w:t xml:space="preserve"> </w:t>
      </w:r>
      <w:r w:rsidR="00696496">
        <w:rPr>
          <w:rFonts w:ascii="Times New Roman" w:hAnsi="Times New Roman" w:cs="Times New Roman"/>
          <w:sz w:val="24"/>
          <w:szCs w:val="24"/>
        </w:rPr>
        <w:t>when compared to</w:t>
      </w:r>
      <w:r w:rsidR="00696496" w:rsidRPr="00031896">
        <w:rPr>
          <w:rFonts w:ascii="Times New Roman" w:hAnsi="Times New Roman" w:cs="Times New Roman"/>
          <w:sz w:val="24"/>
          <w:szCs w:val="24"/>
        </w:rPr>
        <w:t xml:space="preserve"> </w:t>
      </w:r>
      <w:r w:rsidR="00761992">
        <w:rPr>
          <w:rFonts w:ascii="Times New Roman" w:hAnsi="Times New Roman" w:cs="Times New Roman"/>
          <w:sz w:val="24"/>
          <w:szCs w:val="24"/>
        </w:rPr>
        <w:t>regions</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low recombination. </w:t>
      </w:r>
      <w:r w:rsidRPr="002A1C50">
        <w:rPr>
          <w:rFonts w:ascii="Times New Roman" w:hAnsi="Times New Roman" w:cs="Times New Roman"/>
          <w:sz w:val="24"/>
          <w:szCs w:val="24"/>
        </w:rPr>
        <w:t>Specifically</w:t>
      </w:r>
      <w:r w:rsidRPr="00031896">
        <w:rPr>
          <w:rFonts w:ascii="Times New Roman" w:hAnsi="Times New Roman" w:cs="Times New Roman"/>
          <w:sz w:val="24"/>
          <w:szCs w:val="24"/>
        </w:rPr>
        <w:t>, we calculated</w:t>
      </w:r>
      <w:r w:rsidR="00A71E5D">
        <w:rPr>
          <w:rFonts w:ascii="Times New Roman" w:hAnsi="Times New Roman" w:cs="Times New Roman"/>
          <w:sz w:val="24"/>
          <w:szCs w:val="24"/>
        </w:rPr>
        <w:t xml:space="preserve"> recombination rate</w:t>
      </w:r>
      <w:r w:rsidR="00696496">
        <w:rPr>
          <w:rFonts w:ascii="Times New Roman" w:hAnsi="Times New Roman" w:cs="Times New Roman"/>
          <w:sz w:val="24"/>
          <w:szCs w:val="24"/>
        </w:rPr>
        <w:t xml:space="preserve">s within </w:t>
      </w:r>
      <w:r w:rsidR="00696496" w:rsidRPr="00031896">
        <w:rPr>
          <w:rFonts w:ascii="Times New Roman" w:hAnsi="Times New Roman" w:cs="Times New Roman"/>
          <w:sz w:val="24"/>
          <w:szCs w:val="24"/>
        </w:rPr>
        <w:t>5</w:t>
      </w:r>
      <w:r w:rsidR="00696496">
        <w:rPr>
          <w:rFonts w:ascii="Times New Roman" w:hAnsi="Times New Roman" w:cs="Times New Roman"/>
          <w:sz w:val="24"/>
          <w:szCs w:val="24"/>
        </w:rPr>
        <w:t xml:space="preserve"> </w:t>
      </w:r>
      <w:r w:rsidR="00696496" w:rsidRPr="00031896">
        <w:rPr>
          <w:rFonts w:ascii="Times New Roman" w:hAnsi="Times New Roman" w:cs="Times New Roman"/>
          <w:sz w:val="24"/>
          <w:szCs w:val="24"/>
        </w:rPr>
        <w:t>Mb window</w:t>
      </w:r>
      <w:r w:rsidR="00696496">
        <w:rPr>
          <w:rFonts w:ascii="Times New Roman" w:hAnsi="Times New Roman" w:cs="Times New Roman"/>
          <w:sz w:val="24"/>
          <w:szCs w:val="24"/>
        </w:rPr>
        <w:t>s</w:t>
      </w:r>
      <w:r w:rsidR="00A71E5D">
        <w:rPr>
          <w:rFonts w:ascii="Times New Roman" w:hAnsi="Times New Roman" w:cs="Times New Roman"/>
          <w:sz w:val="24"/>
          <w:szCs w:val="24"/>
        </w:rPr>
        <w:t xml:space="preserve"> </w:t>
      </w:r>
      <w:r w:rsidR="006A7AC9">
        <w:rPr>
          <w:rFonts w:ascii="Times New Roman" w:hAnsi="Times New Roman" w:cs="Times New Roman"/>
          <w:sz w:val="24"/>
          <w:szCs w:val="24"/>
        </w:rPr>
        <w:t>(</w:t>
      </w:r>
      <w:r w:rsidR="00DC5B3B">
        <w:rPr>
          <w:rFonts w:ascii="Times New Roman" w:hAnsi="Times New Roman" w:cs="Times New Roman"/>
          <w:sz w:val="24"/>
          <w:szCs w:val="24"/>
        </w:rPr>
        <w:t xml:space="preserve">Figure </w:t>
      </w:r>
      <w:r w:rsidR="00626A30">
        <w:rPr>
          <w:rFonts w:ascii="Times New Roman" w:hAnsi="Times New Roman" w:cs="Times New Roman"/>
          <w:sz w:val="24"/>
          <w:szCs w:val="24"/>
        </w:rPr>
        <w:t>S8</w:t>
      </w:r>
      <w:r w:rsidR="006A7AC9">
        <w:rPr>
          <w:rFonts w:ascii="Times New Roman" w:hAnsi="Times New Roman" w:cs="Times New Roman"/>
          <w:sz w:val="24"/>
          <w:szCs w:val="24"/>
        </w:rPr>
        <w:t>)</w:t>
      </w:r>
      <w:r w:rsidR="00696496">
        <w:rPr>
          <w:rFonts w:ascii="Times New Roman" w:hAnsi="Times New Roman" w:cs="Times New Roman"/>
          <w:sz w:val="24"/>
          <w:szCs w:val="24"/>
        </w:rPr>
        <w:t xml:space="preserve"> and then</w:t>
      </w:r>
      <w:r w:rsidRPr="00031896">
        <w:rPr>
          <w:rFonts w:ascii="Times New Roman" w:hAnsi="Times New Roman" w:cs="Times New Roman"/>
          <w:sz w:val="24"/>
          <w:szCs w:val="24"/>
        </w:rPr>
        <w:t xml:space="preserve"> measured tree similarity between the first and last 10</w:t>
      </w:r>
      <w:r w:rsidR="00761992">
        <w:rPr>
          <w:rFonts w:ascii="Times New Roman" w:hAnsi="Times New Roman" w:cs="Times New Roman"/>
          <w:sz w:val="24"/>
          <w:szCs w:val="24"/>
        </w:rPr>
        <w:t xml:space="preserve"> </w:t>
      </w:r>
      <w:r w:rsidRPr="00031896">
        <w:rPr>
          <w:rFonts w:ascii="Times New Roman" w:hAnsi="Times New Roman" w:cs="Times New Roman"/>
          <w:sz w:val="24"/>
          <w:szCs w:val="24"/>
        </w:rPr>
        <w:t>kb window</w:t>
      </w:r>
      <w:r w:rsidR="00CC2409">
        <w:rPr>
          <w:rFonts w:ascii="Times New Roman" w:hAnsi="Times New Roman" w:cs="Times New Roman"/>
          <w:sz w:val="24"/>
          <w:szCs w:val="24"/>
        </w:rPr>
        <w:t xml:space="preserve">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3.0e-9;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0.99; </w:t>
      </w:r>
      <w:r w:rsidR="00DC5B3B">
        <w:rPr>
          <w:rFonts w:ascii="Times New Roman" w:hAnsi="Times New Roman" w:cs="Times New Roman"/>
          <w:sz w:val="24"/>
          <w:szCs w:val="24"/>
        </w:rPr>
        <w:t xml:space="preserve">Figure </w:t>
      </w:r>
      <w:r w:rsidR="00CC2409">
        <w:rPr>
          <w:rFonts w:ascii="Times New Roman" w:hAnsi="Times New Roman" w:cs="Times New Roman"/>
          <w:sz w:val="24"/>
          <w:szCs w:val="24"/>
        </w:rPr>
        <w:t>4A) and the rate at which tree similarity changes between the first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and every other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0.003;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0.11; </w:t>
      </w:r>
      <w:r w:rsidR="00DC5B3B">
        <w:rPr>
          <w:rFonts w:ascii="Times New Roman" w:hAnsi="Times New Roman" w:cs="Times New Roman"/>
          <w:sz w:val="24"/>
          <w:szCs w:val="24"/>
        </w:rPr>
        <w:t xml:space="preserve">Figure </w:t>
      </w:r>
      <w:r w:rsidR="00CC2409">
        <w:rPr>
          <w:rFonts w:ascii="Times New Roman" w:hAnsi="Times New Roman" w:cs="Times New Roman"/>
          <w:sz w:val="24"/>
          <w:szCs w:val="24"/>
        </w:rPr>
        <w:t>4B)</w:t>
      </w:r>
      <w:r w:rsidR="00D97F51" w:rsidRPr="00031896">
        <w:rPr>
          <w:rFonts w:ascii="Times New Roman" w:hAnsi="Times New Roman" w:cs="Times New Roman"/>
          <w:sz w:val="24"/>
          <w:szCs w:val="24"/>
        </w:rPr>
        <w:t xml:space="preserve">. </w:t>
      </w:r>
      <w:r w:rsidR="00761992">
        <w:rPr>
          <w:rFonts w:ascii="Times New Roman" w:hAnsi="Times New Roman" w:cs="Times New Roman"/>
          <w:sz w:val="24"/>
          <w:szCs w:val="24"/>
        </w:rPr>
        <w:t>Surprisingly, w</w:t>
      </w:r>
      <w:r w:rsidRPr="00031896">
        <w:rPr>
          <w:rFonts w:ascii="Times New Roman" w:hAnsi="Times New Roman" w:cs="Times New Roman"/>
          <w:sz w:val="24"/>
          <w:szCs w:val="24"/>
        </w:rPr>
        <w:t xml:space="preserve">e </w:t>
      </w:r>
      <w:r w:rsidR="00761992">
        <w:rPr>
          <w:rFonts w:ascii="Times New Roman" w:hAnsi="Times New Roman" w:cs="Times New Roman"/>
          <w:sz w:val="24"/>
          <w:szCs w:val="24"/>
        </w:rPr>
        <w:t>found</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no relationship between </w:t>
      </w:r>
      <w:r w:rsidR="006969A5" w:rsidRPr="00031896">
        <w:rPr>
          <w:rFonts w:ascii="Times New Roman" w:hAnsi="Times New Roman" w:cs="Times New Roman"/>
          <w:sz w:val="24"/>
          <w:szCs w:val="24"/>
        </w:rPr>
        <w:t>tree similarity and recombination rate</w:t>
      </w:r>
      <w:r w:rsidR="00761992">
        <w:rPr>
          <w:rFonts w:ascii="Times New Roman" w:hAnsi="Times New Roman" w:cs="Times New Roman"/>
          <w:sz w:val="24"/>
          <w:szCs w:val="24"/>
        </w:rPr>
        <w:t>s measure</w:t>
      </w:r>
      <w:r w:rsidR="00D526C2">
        <w:rPr>
          <w:rFonts w:ascii="Times New Roman" w:hAnsi="Times New Roman" w:cs="Times New Roman"/>
          <w:sz w:val="24"/>
          <w:szCs w:val="24"/>
        </w:rPr>
        <w:t>d</w:t>
      </w:r>
      <w:r w:rsidR="00761992">
        <w:rPr>
          <w:rFonts w:ascii="Times New Roman" w:hAnsi="Times New Roman" w:cs="Times New Roman"/>
          <w:sz w:val="24"/>
          <w:szCs w:val="24"/>
        </w:rPr>
        <w:t xml:space="preserve"> at this scale</w:t>
      </w:r>
      <w:r w:rsidR="006969A5" w:rsidRPr="00031896">
        <w:rPr>
          <w:rFonts w:ascii="Times New Roman" w:hAnsi="Times New Roman" w:cs="Times New Roman"/>
          <w:sz w:val="24"/>
          <w:szCs w:val="24"/>
        </w:rPr>
        <w:t>.</w:t>
      </w:r>
      <w:r w:rsidR="00CC2409">
        <w:rPr>
          <w:rFonts w:ascii="Times New Roman" w:hAnsi="Times New Roman" w:cs="Times New Roman"/>
          <w:sz w:val="24"/>
          <w:szCs w:val="24"/>
        </w:rPr>
        <w:t xml:space="preserve"> </w:t>
      </w:r>
      <w:r w:rsidR="0043483E">
        <w:rPr>
          <w:rFonts w:ascii="Times New Roman" w:hAnsi="Times New Roman" w:cs="Times New Roman"/>
          <w:sz w:val="24"/>
          <w:szCs w:val="24"/>
        </w:rPr>
        <w:t xml:space="preserve">However, we did observe a slight positive correlation between </w:t>
      </w:r>
      <w:r w:rsidR="00CC2409">
        <w:rPr>
          <w:rFonts w:ascii="Times New Roman" w:hAnsi="Times New Roman" w:cs="Times New Roman"/>
          <w:sz w:val="24"/>
          <w:szCs w:val="24"/>
        </w:rPr>
        <w:t xml:space="preserve">recombination rate </w:t>
      </w:r>
      <w:r w:rsidR="0043483E">
        <w:rPr>
          <w:rFonts w:ascii="Times New Roman" w:hAnsi="Times New Roman" w:cs="Times New Roman"/>
          <w:sz w:val="24"/>
          <w:szCs w:val="24"/>
        </w:rPr>
        <w:t xml:space="preserve">and </w:t>
      </w:r>
      <w:r w:rsidR="005404E8">
        <w:rPr>
          <w:rFonts w:ascii="Times New Roman" w:hAnsi="Times New Roman" w:cs="Times New Roman"/>
          <w:sz w:val="24"/>
          <w:szCs w:val="24"/>
        </w:rPr>
        <w:t>dis</w:t>
      </w:r>
      <w:r w:rsidR="00CC2409">
        <w:rPr>
          <w:rFonts w:ascii="Times New Roman" w:hAnsi="Times New Roman" w:cs="Times New Roman"/>
          <w:sz w:val="24"/>
          <w:szCs w:val="24"/>
        </w:rPr>
        <w:t xml:space="preserve">similarity to the species tree </w:t>
      </w:r>
      <w:r w:rsidR="0043483E">
        <w:rPr>
          <w:rFonts w:ascii="Times New Roman" w:hAnsi="Times New Roman" w:cs="Times New Roman"/>
          <w:sz w:val="24"/>
          <w:szCs w:val="24"/>
        </w:rPr>
        <w:t>when</w:t>
      </w:r>
      <w:r w:rsidR="00CC2409">
        <w:rPr>
          <w:rFonts w:ascii="Times New Roman" w:hAnsi="Times New Roman" w:cs="Times New Roman"/>
          <w:sz w:val="24"/>
          <w:szCs w:val="24"/>
        </w:rPr>
        <w:t xml:space="preserve"> averaging </w:t>
      </w:r>
      <w:proofErr w:type="spellStart"/>
      <w:r w:rsidR="00CC2409">
        <w:rPr>
          <w:rFonts w:ascii="Times New Roman" w:hAnsi="Times New Roman" w:cs="Times New Roman"/>
          <w:sz w:val="24"/>
          <w:szCs w:val="24"/>
        </w:rPr>
        <w:t>wRF</w:t>
      </w:r>
      <w:proofErr w:type="spellEnd"/>
      <w:r w:rsidR="00CC2409">
        <w:rPr>
          <w:rFonts w:ascii="Times New Roman" w:hAnsi="Times New Roman" w:cs="Times New Roman"/>
          <w:sz w:val="24"/>
          <w:szCs w:val="24"/>
        </w:rPr>
        <w:t xml:space="preserve"> over all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trees within a 5</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Mb recombination window (</w:t>
      </w:r>
      <w:r w:rsidR="00235B87">
        <w:rPr>
          <w:rFonts w:ascii="Times New Roman" w:hAnsi="Times New Roman" w:cs="Times New Roman"/>
          <w:sz w:val="24"/>
          <w:szCs w:val="24"/>
        </w:rPr>
        <w:t>R</w:t>
      </w:r>
      <w:r w:rsidR="00235B87">
        <w:rPr>
          <w:rFonts w:ascii="Times New Roman" w:hAnsi="Times New Roman" w:cs="Times New Roman"/>
          <w:sz w:val="24"/>
          <w:szCs w:val="24"/>
          <w:vertAlign w:val="superscript"/>
        </w:rPr>
        <w:t>2</w:t>
      </w:r>
      <w:r w:rsidR="00235B87">
        <w:rPr>
          <w:rFonts w:ascii="Times New Roman" w:hAnsi="Times New Roman" w:cs="Times New Roman"/>
          <w:sz w:val="24"/>
          <w:szCs w:val="24"/>
        </w:rPr>
        <w:t xml:space="preserve"> = 0.05; </w:t>
      </w:r>
      <w:r w:rsidR="00235B87">
        <w:rPr>
          <w:rFonts w:ascii="Times New Roman" w:hAnsi="Times New Roman" w:cs="Times New Roman"/>
          <w:i/>
          <w:iCs/>
          <w:sz w:val="24"/>
          <w:szCs w:val="24"/>
        </w:rPr>
        <w:t>p</w:t>
      </w:r>
      <w:r w:rsidR="00235B87">
        <w:rPr>
          <w:rFonts w:ascii="Times New Roman" w:hAnsi="Times New Roman" w:cs="Times New Roman"/>
          <w:sz w:val="24"/>
          <w:szCs w:val="24"/>
        </w:rPr>
        <w:t xml:space="preserve"> = 7.6e-8; </w:t>
      </w:r>
      <w:r w:rsidR="00DC5B3B">
        <w:rPr>
          <w:rFonts w:ascii="Times New Roman" w:hAnsi="Times New Roman" w:cs="Times New Roman"/>
          <w:sz w:val="24"/>
          <w:szCs w:val="24"/>
        </w:rPr>
        <w:t xml:space="preserve">Figure </w:t>
      </w:r>
      <w:r w:rsidR="00CC2409">
        <w:rPr>
          <w:rFonts w:ascii="Times New Roman" w:hAnsi="Times New Roman" w:cs="Times New Roman"/>
          <w:sz w:val="24"/>
          <w:szCs w:val="24"/>
        </w:rPr>
        <w:t xml:space="preserve">4C). </w:t>
      </w:r>
      <w:r w:rsidR="00E6507A">
        <w:rPr>
          <w:rFonts w:ascii="Times New Roman" w:hAnsi="Times New Roman" w:cs="Times New Roman"/>
          <w:sz w:val="24"/>
          <w:szCs w:val="24"/>
        </w:rPr>
        <w:t xml:space="preserve">We </w:t>
      </w:r>
      <w:r w:rsidR="00CC2409">
        <w:rPr>
          <w:rFonts w:ascii="Times New Roman" w:hAnsi="Times New Roman" w:cs="Times New Roman"/>
          <w:sz w:val="24"/>
          <w:szCs w:val="24"/>
        </w:rPr>
        <w:t>also examine</w:t>
      </w:r>
      <w:r w:rsidR="00751B61">
        <w:rPr>
          <w:rFonts w:ascii="Times New Roman" w:hAnsi="Times New Roman" w:cs="Times New Roman"/>
          <w:sz w:val="24"/>
          <w:szCs w:val="24"/>
        </w:rPr>
        <w:t>d</w:t>
      </w:r>
      <w:r w:rsidR="00E6507A">
        <w:rPr>
          <w:rFonts w:ascii="Times New Roman" w:hAnsi="Times New Roman" w:cs="Times New Roman"/>
          <w:sz w:val="24"/>
          <w:szCs w:val="24"/>
        </w:rPr>
        <w:t xml:space="preserve"> regions of the genome centered on recombination hotspots identified in </w:t>
      </w:r>
      <w:r w:rsidR="00E6507A">
        <w:rPr>
          <w:rFonts w:ascii="Times New Roman" w:hAnsi="Times New Roman" w:cs="Times New Roman"/>
          <w:i/>
          <w:iCs/>
          <w:sz w:val="24"/>
          <w:szCs w:val="24"/>
        </w:rPr>
        <w:t>M. musculus</w:t>
      </w:r>
      <w:r w:rsidR="00200A45">
        <w:rPr>
          <w:rFonts w:ascii="Times New Roman" w:hAnsi="Times New Roman" w:cs="Times New Roman"/>
          <w:i/>
          <w:iCs/>
          <w:sz w:val="24"/>
          <w:szCs w:val="24"/>
        </w:rPr>
        <w:t xml:space="preserve"> </w:t>
      </w:r>
      <w:r w:rsidR="00751B61" w:rsidRPr="00751B61">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PjxSZWNOdW0+NTwvUmVjTnVtPjxEaXNwbGF5VGV4dD4oU21hZ3Vsb3ZhLCBldCBhbC4gMjAxMSk8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PjxSZWNOdW0+NTwvUmVjTnVtPjxEaXNwbGF5VGV4dD4oU21hZ3Vsb3ZhLCBldCBhbC4gMjAxMSk8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751B61" w:rsidRPr="00751B61">
        <w:rPr>
          <w:rFonts w:ascii="Times New Roman" w:hAnsi="Times New Roman" w:cs="Times New Roman"/>
          <w:sz w:val="24"/>
          <w:szCs w:val="24"/>
        </w:rPr>
      </w:r>
      <w:r w:rsidR="00751B61" w:rsidRPr="00751B61">
        <w:rPr>
          <w:rFonts w:ascii="Times New Roman" w:hAnsi="Times New Roman" w:cs="Times New Roman"/>
          <w:sz w:val="24"/>
          <w:szCs w:val="24"/>
        </w:rPr>
        <w:fldChar w:fldCharType="separate"/>
      </w:r>
      <w:r w:rsidR="001B6D59">
        <w:rPr>
          <w:rFonts w:ascii="Times New Roman" w:hAnsi="Times New Roman" w:cs="Times New Roman"/>
          <w:noProof/>
          <w:sz w:val="24"/>
          <w:szCs w:val="24"/>
        </w:rPr>
        <w:t>(Smagulova, et al. 2011)</w:t>
      </w:r>
      <w:r w:rsidR="00751B61" w:rsidRPr="00751B61">
        <w:rPr>
          <w:rFonts w:ascii="Times New Roman" w:hAnsi="Times New Roman" w:cs="Times New Roman"/>
          <w:sz w:val="24"/>
          <w:szCs w:val="24"/>
        </w:rPr>
        <w:fldChar w:fldCharType="end"/>
      </w:r>
      <w:r w:rsidR="00751B61">
        <w:rPr>
          <w:rFonts w:ascii="Times New Roman" w:hAnsi="Times New Roman" w:cs="Times New Roman"/>
          <w:sz w:val="24"/>
          <w:szCs w:val="24"/>
        </w:rPr>
        <w:t xml:space="preserve"> </w:t>
      </w:r>
      <w:r w:rsidR="00CC2409">
        <w:rPr>
          <w:rFonts w:ascii="Times New Roman" w:hAnsi="Times New Roman" w:cs="Times New Roman"/>
          <w:sz w:val="24"/>
          <w:szCs w:val="24"/>
        </w:rPr>
        <w:t>and f</w:t>
      </w:r>
      <w:r w:rsidR="0043483E">
        <w:rPr>
          <w:rFonts w:ascii="Times New Roman" w:hAnsi="Times New Roman" w:cs="Times New Roman"/>
          <w:sz w:val="24"/>
          <w:szCs w:val="24"/>
        </w:rPr>
        <w:t>ou</w:t>
      </w:r>
      <w:r w:rsidR="00CC2409">
        <w:rPr>
          <w:rFonts w:ascii="Times New Roman" w:hAnsi="Times New Roman" w:cs="Times New Roman"/>
          <w:sz w:val="24"/>
          <w:szCs w:val="24"/>
        </w:rPr>
        <w:t xml:space="preserve">nd that </w:t>
      </w:r>
      <w:r w:rsidR="00231CAE">
        <w:rPr>
          <w:rFonts w:ascii="Times New Roman" w:hAnsi="Times New Roman" w:cs="Times New Roman"/>
          <w:sz w:val="24"/>
          <w:szCs w:val="24"/>
        </w:rPr>
        <w:t xml:space="preserve">these regions </w:t>
      </w:r>
      <w:r w:rsidR="0043483E">
        <w:rPr>
          <w:rFonts w:ascii="Times New Roman" w:hAnsi="Times New Roman" w:cs="Times New Roman"/>
          <w:sz w:val="24"/>
          <w:szCs w:val="24"/>
        </w:rPr>
        <w:t>had</w:t>
      </w:r>
      <w:r w:rsidR="00200A45">
        <w:rPr>
          <w:rFonts w:ascii="Times New Roman" w:hAnsi="Times New Roman" w:cs="Times New Roman"/>
          <w:sz w:val="24"/>
          <w:szCs w:val="24"/>
        </w:rPr>
        <w:t xml:space="preserve"> significantly slower rate</w:t>
      </w:r>
      <w:r w:rsidR="0043483E">
        <w:rPr>
          <w:rFonts w:ascii="Times New Roman" w:hAnsi="Times New Roman" w:cs="Times New Roman"/>
          <w:sz w:val="24"/>
          <w:szCs w:val="24"/>
        </w:rPr>
        <w:t>s</w:t>
      </w:r>
      <w:r w:rsidR="00200A45">
        <w:rPr>
          <w:rFonts w:ascii="Times New Roman" w:hAnsi="Times New Roman" w:cs="Times New Roman"/>
          <w:sz w:val="24"/>
          <w:szCs w:val="24"/>
        </w:rPr>
        <w:t xml:space="preserve"> of decay in similarity over genomic distance compared to windows that </w:t>
      </w:r>
      <w:r w:rsidR="0043483E">
        <w:rPr>
          <w:rFonts w:ascii="Times New Roman" w:hAnsi="Times New Roman" w:cs="Times New Roman"/>
          <w:sz w:val="24"/>
          <w:szCs w:val="24"/>
        </w:rPr>
        <w:t>we</w:t>
      </w:r>
      <w:r w:rsidR="00200A45">
        <w:rPr>
          <w:rFonts w:ascii="Times New Roman" w:hAnsi="Times New Roman" w:cs="Times New Roman"/>
          <w:sz w:val="24"/>
          <w:szCs w:val="24"/>
        </w:rPr>
        <w:t>re not centered on hotspots (</w:t>
      </w:r>
      <w:r w:rsidR="00200A45" w:rsidRPr="00BF3D2B">
        <w:rPr>
          <w:rFonts w:ascii="Times New Roman" w:hAnsi="Times New Roman" w:cs="Times New Roman"/>
          <w:i/>
          <w:iCs/>
          <w:sz w:val="24"/>
          <w:szCs w:val="24"/>
        </w:rPr>
        <w:t>p</w:t>
      </w:r>
      <w:r w:rsidR="00200A45">
        <w:rPr>
          <w:rFonts w:ascii="Times New Roman" w:hAnsi="Times New Roman" w:cs="Times New Roman"/>
          <w:sz w:val="24"/>
          <w:szCs w:val="24"/>
        </w:rPr>
        <w:t xml:space="preserve"> = 0.019; </w:t>
      </w:r>
      <w:r w:rsidR="00DC5B3B">
        <w:rPr>
          <w:rFonts w:ascii="Times New Roman" w:hAnsi="Times New Roman" w:cs="Times New Roman"/>
          <w:sz w:val="24"/>
          <w:szCs w:val="24"/>
        </w:rPr>
        <w:t xml:space="preserve">Figure </w:t>
      </w:r>
      <w:r w:rsidR="00200A45">
        <w:rPr>
          <w:rFonts w:ascii="Times New Roman" w:hAnsi="Times New Roman" w:cs="Times New Roman"/>
          <w:sz w:val="24"/>
          <w:szCs w:val="24"/>
        </w:rPr>
        <w:t>5A)</w:t>
      </w:r>
      <w:r w:rsidR="0043483E">
        <w:rPr>
          <w:rFonts w:ascii="Times New Roman" w:hAnsi="Times New Roman" w:cs="Times New Roman"/>
          <w:sz w:val="24"/>
          <w:szCs w:val="24"/>
        </w:rPr>
        <w:t>,</w:t>
      </w:r>
      <w:r w:rsidR="00200A45">
        <w:rPr>
          <w:rFonts w:ascii="Times New Roman" w:hAnsi="Times New Roman" w:cs="Times New Roman"/>
          <w:sz w:val="24"/>
          <w:szCs w:val="24"/>
        </w:rPr>
        <w:t xml:space="preserve"> and </w:t>
      </w:r>
      <w:r w:rsidR="0043483E">
        <w:rPr>
          <w:rFonts w:ascii="Times New Roman" w:hAnsi="Times New Roman" w:cs="Times New Roman"/>
          <w:sz w:val="24"/>
          <w:szCs w:val="24"/>
        </w:rPr>
        <w:t xml:space="preserve">that </w:t>
      </w:r>
      <w:r w:rsidR="00200A45">
        <w:rPr>
          <w:rFonts w:ascii="Times New Roman" w:hAnsi="Times New Roman" w:cs="Times New Roman"/>
          <w:sz w:val="24"/>
          <w:szCs w:val="24"/>
        </w:rPr>
        <w:t xml:space="preserve">they </w:t>
      </w:r>
      <w:r w:rsidR="0043483E">
        <w:rPr>
          <w:rFonts w:ascii="Times New Roman" w:hAnsi="Times New Roman" w:cs="Times New Roman"/>
          <w:sz w:val="24"/>
          <w:szCs w:val="24"/>
        </w:rPr>
        <w:t>we</w:t>
      </w:r>
      <w:r w:rsidR="00200A45">
        <w:rPr>
          <w:rFonts w:ascii="Times New Roman" w:hAnsi="Times New Roman" w:cs="Times New Roman"/>
          <w:sz w:val="24"/>
          <w:szCs w:val="24"/>
        </w:rPr>
        <w:t xml:space="preserve">re also significantly </w:t>
      </w:r>
      <w:r w:rsidR="00AE5408">
        <w:rPr>
          <w:rFonts w:ascii="Times New Roman" w:hAnsi="Times New Roman" w:cs="Times New Roman"/>
          <w:sz w:val="24"/>
          <w:szCs w:val="24"/>
        </w:rPr>
        <w:t>more</w:t>
      </w:r>
      <w:r w:rsidR="00200A45">
        <w:rPr>
          <w:rFonts w:ascii="Times New Roman" w:hAnsi="Times New Roman" w:cs="Times New Roman"/>
          <w:sz w:val="24"/>
          <w:szCs w:val="24"/>
        </w:rPr>
        <w:t xml:space="preserve"> phylogenetically similar over short distances </w:t>
      </w:r>
      <w:r w:rsidR="006017A7">
        <w:rPr>
          <w:rFonts w:ascii="Times New Roman" w:hAnsi="Times New Roman" w:cs="Times New Roman"/>
          <w:sz w:val="24"/>
          <w:szCs w:val="24"/>
        </w:rPr>
        <w:t>(</w:t>
      </w:r>
      <w:r w:rsidR="00200A45" w:rsidRPr="00200A45">
        <w:rPr>
          <w:rFonts w:ascii="Times New Roman" w:hAnsi="Times New Roman" w:cs="Times New Roman"/>
          <w:i/>
          <w:iCs/>
          <w:sz w:val="24"/>
          <w:szCs w:val="24"/>
        </w:rPr>
        <w:t>p</w:t>
      </w:r>
      <w:r w:rsidR="00200A45">
        <w:rPr>
          <w:rFonts w:ascii="Times New Roman" w:hAnsi="Times New Roman" w:cs="Times New Roman"/>
          <w:sz w:val="24"/>
          <w:szCs w:val="24"/>
        </w:rPr>
        <w:t xml:space="preserve"> = 0.015</w:t>
      </w:r>
      <w:r w:rsidR="00235B87">
        <w:rPr>
          <w:rFonts w:ascii="Times New Roman" w:hAnsi="Times New Roman" w:cs="Times New Roman"/>
          <w:sz w:val="24"/>
          <w:szCs w:val="24"/>
        </w:rPr>
        <w:t>;</w:t>
      </w:r>
      <w:r w:rsidR="00200A45">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6017A7">
        <w:rPr>
          <w:rFonts w:ascii="Times New Roman" w:hAnsi="Times New Roman" w:cs="Times New Roman"/>
          <w:sz w:val="24"/>
          <w:szCs w:val="24"/>
        </w:rPr>
        <w:t xml:space="preserve">5B). </w:t>
      </w:r>
      <w:r w:rsidR="00653871">
        <w:rPr>
          <w:rFonts w:ascii="Times New Roman" w:hAnsi="Times New Roman" w:cs="Times New Roman"/>
          <w:sz w:val="24"/>
          <w:szCs w:val="24"/>
        </w:rPr>
        <w:t xml:space="preserve">Thus, when taken as a whole, we found </w:t>
      </w:r>
      <w:r w:rsidR="005404E8">
        <w:rPr>
          <w:rFonts w:ascii="Times New Roman" w:hAnsi="Times New Roman" w:cs="Times New Roman"/>
          <w:sz w:val="24"/>
          <w:szCs w:val="24"/>
        </w:rPr>
        <w:t>that regions of</w:t>
      </w:r>
      <w:r w:rsidR="00653871">
        <w:rPr>
          <w:rFonts w:ascii="Times New Roman" w:hAnsi="Times New Roman" w:cs="Times New Roman"/>
          <w:sz w:val="24"/>
          <w:szCs w:val="24"/>
        </w:rPr>
        <w:t xml:space="preserve"> higher recombination rates in house mice did not show more </w:t>
      </w:r>
      <w:r w:rsidR="00653871" w:rsidRPr="00D02CE2">
        <w:rPr>
          <w:rFonts w:ascii="Times New Roman" w:hAnsi="Times New Roman" w:cs="Times New Roman"/>
          <w:sz w:val="24"/>
          <w:szCs w:val="24"/>
        </w:rPr>
        <w:t>local</w:t>
      </w:r>
      <w:r w:rsidR="00653871">
        <w:rPr>
          <w:rFonts w:ascii="Times New Roman" w:hAnsi="Times New Roman" w:cs="Times New Roman"/>
          <w:sz w:val="24"/>
          <w:szCs w:val="24"/>
        </w:rPr>
        <w:t xml:space="preserve"> phylogenetic </w:t>
      </w:r>
      <w:r w:rsidR="00422BF0">
        <w:rPr>
          <w:rFonts w:ascii="Times New Roman" w:hAnsi="Times New Roman" w:cs="Times New Roman"/>
          <w:sz w:val="24"/>
          <w:szCs w:val="24"/>
        </w:rPr>
        <w:t>discordance</w:t>
      </w:r>
      <w:r w:rsidR="005404E8">
        <w:rPr>
          <w:rFonts w:ascii="Times New Roman" w:hAnsi="Times New Roman" w:cs="Times New Roman"/>
          <w:sz w:val="24"/>
          <w:szCs w:val="24"/>
        </w:rPr>
        <w:t xml:space="preserve"> </w:t>
      </w:r>
      <w:r w:rsidR="005404E8" w:rsidRPr="000A2931">
        <w:rPr>
          <w:rFonts w:ascii="Times New Roman" w:hAnsi="Times New Roman" w:cs="Times New Roman"/>
          <w:i/>
          <w:iCs/>
          <w:sz w:val="24"/>
          <w:szCs w:val="24"/>
          <w:rPrChange w:id="22" w:author="Good, Jeffrey" w:date="2025-01-06T09:53:00Z" w16du:dateUtc="2025-01-06T16:53:00Z">
            <w:rPr>
              <w:rFonts w:ascii="Times New Roman" w:hAnsi="Times New Roman" w:cs="Times New Roman"/>
              <w:sz w:val="24"/>
              <w:szCs w:val="24"/>
            </w:rPr>
          </w:rPrChange>
        </w:rPr>
        <w:t>per se</w:t>
      </w:r>
      <w:r w:rsidR="00422BF0">
        <w:rPr>
          <w:rFonts w:ascii="Times New Roman" w:hAnsi="Times New Roman" w:cs="Times New Roman"/>
          <w:sz w:val="24"/>
          <w:szCs w:val="24"/>
        </w:rPr>
        <w:t xml:space="preserve"> but</w:t>
      </w:r>
      <w:r w:rsidR="00653871">
        <w:rPr>
          <w:rFonts w:ascii="Times New Roman" w:hAnsi="Times New Roman" w:cs="Times New Roman"/>
          <w:sz w:val="24"/>
          <w:szCs w:val="24"/>
        </w:rPr>
        <w:t xml:space="preserve"> did </w:t>
      </w:r>
      <w:r w:rsidR="005404E8">
        <w:rPr>
          <w:rFonts w:ascii="Times New Roman" w:hAnsi="Times New Roman" w:cs="Times New Roman"/>
          <w:sz w:val="24"/>
          <w:szCs w:val="24"/>
        </w:rPr>
        <w:t xml:space="preserve">tend to </w:t>
      </w:r>
      <w:r w:rsidR="00653871">
        <w:rPr>
          <w:rFonts w:ascii="Times New Roman" w:hAnsi="Times New Roman" w:cs="Times New Roman"/>
          <w:sz w:val="24"/>
          <w:szCs w:val="24"/>
        </w:rPr>
        <w:t>show more discordance relative to the genome-wide species tree.</w:t>
      </w:r>
    </w:p>
    <w:p w14:paraId="5195C993" w14:textId="4DF04C34" w:rsidR="000450A5" w:rsidRDefault="001C6851" w:rsidP="00B977DF">
      <w:pPr>
        <w:spacing w:after="0"/>
        <w:jc w:val="both"/>
        <w:rPr>
          <w:rFonts w:ascii="Times New Roman" w:hAnsi="Times New Roman" w:cs="Times New Roman"/>
          <w:sz w:val="24"/>
          <w:szCs w:val="24"/>
        </w:rPr>
      </w:pPr>
      <w:r>
        <w:rPr>
          <w:rFonts w:ascii="Times New Roman" w:hAnsi="Times New Roman" w:cs="Times New Roman"/>
          <w:sz w:val="24"/>
          <w:szCs w:val="24"/>
        </w:rPr>
        <w:tab/>
      </w:r>
      <w:r w:rsidR="00941CD1" w:rsidRPr="00031896">
        <w:rPr>
          <w:rFonts w:ascii="Times New Roman" w:hAnsi="Times New Roman" w:cs="Times New Roman"/>
          <w:sz w:val="24"/>
          <w:szCs w:val="24"/>
        </w:rPr>
        <w:t xml:space="preserve">Evolutionary relationships around certain conserved genomic features may </w:t>
      </w:r>
      <w:r w:rsidR="00DE7478">
        <w:rPr>
          <w:rFonts w:ascii="Times New Roman" w:hAnsi="Times New Roman" w:cs="Times New Roman"/>
          <w:sz w:val="24"/>
          <w:szCs w:val="24"/>
        </w:rPr>
        <w:t xml:space="preserve">also </w:t>
      </w:r>
      <w:r w:rsidR="00941CD1" w:rsidRPr="00031896">
        <w:rPr>
          <w:rFonts w:ascii="Times New Roman" w:hAnsi="Times New Roman" w:cs="Times New Roman"/>
          <w:sz w:val="24"/>
          <w:szCs w:val="24"/>
        </w:rPr>
        <w:t>be</w:t>
      </w:r>
      <w:r w:rsidR="007B5DE4">
        <w:rPr>
          <w:rFonts w:ascii="Times New Roman" w:hAnsi="Times New Roman" w:cs="Times New Roman"/>
          <w:sz w:val="24"/>
          <w:szCs w:val="24"/>
        </w:rPr>
        <w:t xml:space="preserve"> shaped</w:t>
      </w:r>
      <w:r w:rsidR="007B5DE4" w:rsidRPr="00031896">
        <w:rPr>
          <w:rFonts w:ascii="Times New Roman" w:hAnsi="Times New Roman" w:cs="Times New Roman"/>
          <w:sz w:val="24"/>
          <w:szCs w:val="24"/>
        </w:rPr>
        <w:t xml:space="preserve"> </w:t>
      </w:r>
      <w:r w:rsidR="00941CD1" w:rsidRPr="00031896">
        <w:rPr>
          <w:rFonts w:ascii="Times New Roman" w:hAnsi="Times New Roman" w:cs="Times New Roman"/>
          <w:sz w:val="24"/>
          <w:szCs w:val="24"/>
        </w:rPr>
        <w:t>by</w:t>
      </w:r>
      <w:r w:rsidR="007B5DE4">
        <w:rPr>
          <w:rFonts w:ascii="Times New Roman" w:hAnsi="Times New Roman" w:cs="Times New Roman"/>
          <w:sz w:val="24"/>
          <w:szCs w:val="24"/>
        </w:rPr>
        <w:t xml:space="preserve"> locally</w:t>
      </w:r>
      <w:r w:rsidR="00941CD1" w:rsidRPr="00031896">
        <w:rPr>
          <w:rFonts w:ascii="Times New Roman" w:hAnsi="Times New Roman" w:cs="Times New Roman"/>
          <w:sz w:val="24"/>
          <w:szCs w:val="24"/>
        </w:rPr>
        <w:t xml:space="preserve"> </w:t>
      </w:r>
      <w:r w:rsidR="007B5DE4">
        <w:rPr>
          <w:rFonts w:ascii="Times New Roman" w:hAnsi="Times New Roman" w:cs="Times New Roman"/>
          <w:sz w:val="24"/>
          <w:szCs w:val="24"/>
        </w:rPr>
        <w:t xml:space="preserve">reduced effective population sizes due to a history of pervasive </w:t>
      </w:r>
      <w:r w:rsidR="008523AD" w:rsidRPr="00031896">
        <w:rPr>
          <w:rFonts w:ascii="Times New Roman" w:hAnsi="Times New Roman" w:cs="Times New Roman"/>
          <w:sz w:val="24"/>
          <w:szCs w:val="24"/>
        </w:rPr>
        <w:t xml:space="preserve">linked </w:t>
      </w:r>
      <w:r w:rsidR="007B5DE4">
        <w:rPr>
          <w:rFonts w:ascii="Times New Roman" w:hAnsi="Times New Roman" w:cs="Times New Roman"/>
          <w:sz w:val="24"/>
          <w:szCs w:val="24"/>
        </w:rPr>
        <w:t xml:space="preserve">negative or positive </w:t>
      </w:r>
      <w:r w:rsidR="00941CD1" w:rsidRPr="00031896">
        <w:rPr>
          <w:rFonts w:ascii="Times New Roman" w:hAnsi="Times New Roman" w:cs="Times New Roman"/>
          <w:sz w:val="24"/>
          <w:szCs w:val="24"/>
        </w:rPr>
        <w:t>selection. To test for this, we measured tree similarity in 10</w:t>
      </w:r>
      <w:r w:rsidR="007B5DE4">
        <w:rPr>
          <w:rFonts w:ascii="Times New Roman" w:hAnsi="Times New Roman" w:cs="Times New Roman"/>
          <w:sz w:val="24"/>
          <w:szCs w:val="24"/>
        </w:rPr>
        <w:t xml:space="preserve"> </w:t>
      </w:r>
      <w:r w:rsidR="00941CD1" w:rsidRPr="00031896">
        <w:rPr>
          <w:rFonts w:ascii="Times New Roman" w:hAnsi="Times New Roman" w:cs="Times New Roman"/>
          <w:sz w:val="24"/>
          <w:szCs w:val="24"/>
        </w:rPr>
        <w:t>kb windows around</w:t>
      </w:r>
      <w:r w:rsidR="007C199B">
        <w:rPr>
          <w:rFonts w:ascii="Times New Roman" w:hAnsi="Times New Roman" w:cs="Times New Roman"/>
          <w:sz w:val="24"/>
          <w:szCs w:val="24"/>
        </w:rPr>
        <w:t xml:space="preserve"> all</w:t>
      </w:r>
      <w:r w:rsidR="00E900C6">
        <w:rPr>
          <w:rFonts w:ascii="Times New Roman" w:hAnsi="Times New Roman" w:cs="Times New Roman"/>
          <w:sz w:val="24"/>
          <w:szCs w:val="24"/>
        </w:rPr>
        <w:t xml:space="preserve"> annotated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941CD1" w:rsidRPr="00031896">
        <w:rPr>
          <w:rFonts w:ascii="Times New Roman" w:hAnsi="Times New Roman" w:cs="Times New Roman"/>
          <w:sz w:val="24"/>
          <w:szCs w:val="24"/>
        </w:rPr>
        <w:t xml:space="preserve"> genes</w:t>
      </w:r>
      <w:r w:rsidR="00726A42">
        <w:rPr>
          <w:rFonts w:ascii="Times New Roman" w:hAnsi="Times New Roman" w:cs="Times New Roman"/>
          <w:sz w:val="24"/>
          <w:szCs w:val="24"/>
        </w:rPr>
        <w:t xml:space="preserve">, </w:t>
      </w:r>
      <w:r w:rsidR="00D22A5C">
        <w:rPr>
          <w:rFonts w:ascii="Times New Roman" w:hAnsi="Times New Roman" w:cs="Times New Roman"/>
          <w:sz w:val="24"/>
          <w:szCs w:val="24"/>
        </w:rPr>
        <w:t>ultra</w:t>
      </w:r>
      <w:r w:rsidR="00433A0E">
        <w:rPr>
          <w:rFonts w:ascii="Times New Roman" w:hAnsi="Times New Roman" w:cs="Times New Roman"/>
          <w:sz w:val="24"/>
          <w:szCs w:val="24"/>
        </w:rPr>
        <w:t>-</w:t>
      </w:r>
      <w:r w:rsidR="00D22A5C">
        <w:rPr>
          <w:rFonts w:ascii="Times New Roman" w:hAnsi="Times New Roman" w:cs="Times New Roman"/>
          <w:sz w:val="24"/>
          <w:szCs w:val="24"/>
        </w:rPr>
        <w:t>conserved element</w:t>
      </w:r>
      <w:r w:rsidR="00D22A5C" w:rsidRPr="00031896">
        <w:rPr>
          <w:rFonts w:ascii="Times New Roman" w:hAnsi="Times New Roman" w:cs="Times New Roman"/>
          <w:sz w:val="24"/>
          <w:szCs w:val="24"/>
        </w:rPr>
        <w:t>s</w:t>
      </w:r>
      <w:r w:rsidR="00D22A5C">
        <w:rPr>
          <w:rFonts w:ascii="Times New Roman" w:hAnsi="Times New Roman" w:cs="Times New Roman"/>
          <w:sz w:val="24"/>
          <w:szCs w:val="24"/>
        </w:rPr>
        <w:t xml:space="preserve"> (UCEs</w:t>
      </w:r>
      <w:r w:rsidR="00726A42">
        <w:rPr>
          <w:rFonts w:ascii="Times New Roman" w:hAnsi="Times New Roman" w:cs="Times New Roman"/>
          <w:sz w:val="24"/>
          <w:szCs w:val="24"/>
        </w:rPr>
        <w:t>)</w:t>
      </w:r>
      <w:r w:rsidR="005235A3">
        <w:rPr>
          <w:rFonts w:ascii="Times New Roman" w:hAnsi="Times New Roman" w:cs="Times New Roman"/>
          <w:sz w:val="24"/>
          <w:szCs w:val="24"/>
        </w:rPr>
        <w:t xml:space="preserve">, </w:t>
      </w:r>
      <w:r w:rsidR="007970C3">
        <w:rPr>
          <w:rFonts w:ascii="Times New Roman" w:hAnsi="Times New Roman" w:cs="Times New Roman"/>
          <w:sz w:val="24"/>
          <w:szCs w:val="24"/>
        </w:rPr>
        <w:t>and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7970C3">
        <w:rPr>
          <w:rFonts w:ascii="Times New Roman" w:hAnsi="Times New Roman" w:cs="Times New Roman"/>
          <w:sz w:val="24"/>
          <w:szCs w:val="24"/>
        </w:rPr>
        <w:t xml:space="preserve"> genes</w:t>
      </w:r>
      <w:r w:rsidR="005235A3">
        <w:rPr>
          <w:rFonts w:ascii="Times New Roman" w:hAnsi="Times New Roman" w:cs="Times New Roman"/>
          <w:sz w:val="24"/>
          <w:szCs w:val="24"/>
        </w:rPr>
        <w:t xml:space="preserve"> identified as evolving rapidly (</w:t>
      </w:r>
      <w:r w:rsidR="005235A3" w:rsidRPr="00D22A5C">
        <w:rPr>
          <w:rFonts w:ascii="Times New Roman" w:hAnsi="Times New Roman" w:cs="Times New Roman"/>
          <w:i/>
          <w:iCs/>
          <w:sz w:val="24"/>
          <w:szCs w:val="24"/>
        </w:rPr>
        <w:t>i.e.</w:t>
      </w:r>
      <w:r w:rsidR="005235A3">
        <w:rPr>
          <w:rFonts w:ascii="Times New Roman" w:hAnsi="Times New Roman" w:cs="Times New Roman"/>
          <w:sz w:val="24"/>
          <w:szCs w:val="24"/>
        </w:rPr>
        <w:t xml:space="preserve">, significantly elevated </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N</w:t>
      </w:r>
      <w:proofErr w:type="spellEnd"/>
      <w:r w:rsidR="005235A3">
        <w:rPr>
          <w:rFonts w:ascii="Times New Roman" w:hAnsi="Times New Roman" w:cs="Times New Roman"/>
          <w:sz w:val="24"/>
          <w:szCs w:val="24"/>
        </w:rPr>
        <w:t>/</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S</w:t>
      </w:r>
      <w:proofErr w:type="spellEnd"/>
      <w:r w:rsidR="005235A3">
        <w:rPr>
          <w:rFonts w:ascii="Times New Roman" w:hAnsi="Times New Roman" w:cs="Times New Roman"/>
          <w:sz w:val="24"/>
          <w:szCs w:val="24"/>
        </w:rPr>
        <w:t>) due to positive directional selection</w:t>
      </w:r>
      <w:r w:rsidR="00047BC0">
        <w:rPr>
          <w:rFonts w:ascii="Times New Roman" w:hAnsi="Times New Roman" w:cs="Times New Roman"/>
          <w:sz w:val="24"/>
          <w:szCs w:val="24"/>
        </w:rPr>
        <w:t xml:space="preserve"> </w:t>
      </w:r>
      <w:r w:rsidR="00047BC0" w:rsidRPr="00031896">
        <w:rPr>
          <w:rFonts w:ascii="Times New Roman" w:hAnsi="Times New Roman" w:cs="Times New Roman"/>
          <w:sz w:val="24"/>
          <w:szCs w:val="24"/>
        </w:rPr>
        <w:t xml:space="preserve">and compared these patterns </w:t>
      </w:r>
      <w:r w:rsidR="00047BC0">
        <w:rPr>
          <w:rFonts w:ascii="Times New Roman" w:hAnsi="Times New Roman" w:cs="Times New Roman"/>
          <w:sz w:val="24"/>
          <w:szCs w:val="24"/>
        </w:rPr>
        <w:t>relative to</w:t>
      </w:r>
      <w:r w:rsidR="00047BC0" w:rsidRPr="00031896">
        <w:rPr>
          <w:rFonts w:ascii="Times New Roman" w:hAnsi="Times New Roman" w:cs="Times New Roman"/>
          <w:sz w:val="24"/>
          <w:szCs w:val="24"/>
        </w:rPr>
        <w:t xml:space="preserve"> chromosome-wide </w:t>
      </w:r>
      <w:r w:rsidR="00047BC0">
        <w:rPr>
          <w:rFonts w:ascii="Times New Roman" w:hAnsi="Times New Roman" w:cs="Times New Roman"/>
          <w:sz w:val="24"/>
          <w:szCs w:val="24"/>
        </w:rPr>
        <w:t>trends</w:t>
      </w:r>
      <w:r w:rsidR="00E73F5A">
        <w:rPr>
          <w:rFonts w:ascii="Times New Roman" w:hAnsi="Times New Roman" w:cs="Times New Roman"/>
          <w:sz w:val="24"/>
          <w:szCs w:val="24"/>
        </w:rPr>
        <w:t xml:space="preserve"> (i.e., </w:t>
      </w:r>
      <w:r w:rsidR="00D72636">
        <w:rPr>
          <w:rFonts w:ascii="Times New Roman" w:hAnsi="Times New Roman" w:cs="Times New Roman"/>
          <w:sz w:val="24"/>
          <w:szCs w:val="24"/>
        </w:rPr>
        <w:t xml:space="preserve">windows without annotated </w:t>
      </w:r>
      <w:r w:rsidR="00E73F5A">
        <w:rPr>
          <w:rFonts w:ascii="Times New Roman" w:hAnsi="Times New Roman" w:cs="Times New Roman"/>
          <w:sz w:val="24"/>
          <w:szCs w:val="24"/>
        </w:rPr>
        <w:t>feature</w:t>
      </w:r>
      <w:r w:rsidR="00D72636">
        <w:rPr>
          <w:rFonts w:ascii="Times New Roman" w:hAnsi="Times New Roman" w:cs="Times New Roman"/>
          <w:sz w:val="24"/>
          <w:szCs w:val="24"/>
        </w:rPr>
        <w:t>s</w:t>
      </w:r>
      <w:r w:rsidR="000450A5">
        <w:rPr>
          <w:rFonts w:ascii="Times New Roman" w:hAnsi="Times New Roman" w:cs="Times New Roman"/>
          <w:sz w:val="24"/>
          <w:szCs w:val="24"/>
        </w:rPr>
        <w:t>)</w:t>
      </w:r>
      <w:r w:rsidR="00941CD1" w:rsidRPr="00031896">
        <w:rPr>
          <w:rFonts w:ascii="Times New Roman" w:hAnsi="Times New Roman" w:cs="Times New Roman"/>
          <w:sz w:val="24"/>
          <w:szCs w:val="24"/>
        </w:rPr>
        <w:t>.</w:t>
      </w:r>
      <w:r w:rsidR="0067733C">
        <w:rPr>
          <w:rFonts w:ascii="Times New Roman" w:hAnsi="Times New Roman" w:cs="Times New Roman"/>
          <w:sz w:val="24"/>
          <w:szCs w:val="24"/>
        </w:rPr>
        <w:t xml:space="preserve"> </w:t>
      </w:r>
      <w:r w:rsidR="00E73F5A">
        <w:rPr>
          <w:rFonts w:ascii="Times New Roman" w:hAnsi="Times New Roman" w:cs="Times New Roman"/>
          <w:sz w:val="24"/>
          <w:szCs w:val="24"/>
        </w:rPr>
        <w:t xml:space="preserve">In general, </w:t>
      </w:r>
      <w:r w:rsidR="000450A5">
        <w:rPr>
          <w:rFonts w:ascii="Times New Roman" w:hAnsi="Times New Roman" w:cs="Times New Roman"/>
          <w:sz w:val="24"/>
          <w:szCs w:val="24"/>
        </w:rPr>
        <w:t xml:space="preserve">UCEs showed </w:t>
      </w:r>
      <w:r w:rsidR="006017A7">
        <w:rPr>
          <w:rFonts w:ascii="Times New Roman" w:hAnsi="Times New Roman" w:cs="Times New Roman"/>
          <w:sz w:val="24"/>
          <w:szCs w:val="24"/>
        </w:rPr>
        <w:t>more</w:t>
      </w:r>
      <w:r w:rsidR="00CB58A3">
        <w:rPr>
          <w:rFonts w:ascii="Times New Roman" w:hAnsi="Times New Roman" w:cs="Times New Roman"/>
          <w:sz w:val="24"/>
          <w:szCs w:val="24"/>
        </w:rPr>
        <w:t xml:space="preserve"> local</w:t>
      </w:r>
      <w:r w:rsidR="000450A5">
        <w:rPr>
          <w:rFonts w:ascii="Times New Roman" w:hAnsi="Times New Roman" w:cs="Times New Roman"/>
          <w:sz w:val="24"/>
          <w:szCs w:val="24"/>
        </w:rPr>
        <w:t xml:space="preserve"> phylogenetic</w:t>
      </w:r>
      <w:r w:rsidR="006017A7">
        <w:rPr>
          <w:rFonts w:ascii="Times New Roman" w:hAnsi="Times New Roman" w:cs="Times New Roman"/>
          <w:sz w:val="24"/>
          <w:szCs w:val="24"/>
        </w:rPr>
        <w:t xml:space="preserve"> similar</w:t>
      </w:r>
      <w:r w:rsidR="00F1796B">
        <w:rPr>
          <w:rFonts w:ascii="Times New Roman" w:hAnsi="Times New Roman" w:cs="Times New Roman"/>
          <w:sz w:val="24"/>
          <w:szCs w:val="24"/>
        </w:rPr>
        <w:t>ity among adjacent windows</w:t>
      </w:r>
      <w:r w:rsidR="000450A5">
        <w:rPr>
          <w:rFonts w:ascii="Times New Roman" w:hAnsi="Times New Roman" w:cs="Times New Roman"/>
          <w:sz w:val="24"/>
          <w:szCs w:val="24"/>
        </w:rPr>
        <w:t xml:space="preserve"> (</w:t>
      </w:r>
      <w:r w:rsidR="00D72636">
        <w:rPr>
          <w:rFonts w:ascii="Times New Roman" w:hAnsi="Times New Roman" w:cs="Times New Roman"/>
          <w:sz w:val="24"/>
          <w:szCs w:val="24"/>
        </w:rPr>
        <w:t xml:space="preserve">i.e., </w:t>
      </w:r>
      <w:r w:rsidR="00CB58A3">
        <w:rPr>
          <w:rFonts w:ascii="Times New Roman" w:hAnsi="Times New Roman" w:cs="Times New Roman"/>
          <w:sz w:val="24"/>
          <w:szCs w:val="24"/>
        </w:rPr>
        <w:t>less discordance)</w:t>
      </w:r>
      <w:r w:rsidR="006017A7">
        <w:rPr>
          <w:rFonts w:ascii="Times New Roman" w:hAnsi="Times New Roman" w:cs="Times New Roman"/>
          <w:sz w:val="24"/>
          <w:szCs w:val="24"/>
        </w:rPr>
        <w:t xml:space="preserve"> than regions surrounding </w:t>
      </w:r>
      <w:r w:rsidR="00F1796B">
        <w:rPr>
          <w:rFonts w:ascii="Times New Roman" w:hAnsi="Times New Roman" w:cs="Times New Roman"/>
          <w:sz w:val="24"/>
          <w:szCs w:val="24"/>
        </w:rPr>
        <w:t xml:space="preserve">recombination </w:t>
      </w:r>
      <w:r w:rsidR="006017A7">
        <w:rPr>
          <w:rFonts w:ascii="Times New Roman" w:hAnsi="Times New Roman" w:cs="Times New Roman"/>
          <w:sz w:val="24"/>
          <w:szCs w:val="24"/>
        </w:rPr>
        <w:t>hotspots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2.</w:t>
      </w:r>
      <w:r w:rsidR="00265EE4">
        <w:rPr>
          <w:rFonts w:ascii="Times New Roman" w:hAnsi="Times New Roman" w:cs="Times New Roman"/>
          <w:sz w:val="24"/>
          <w:szCs w:val="24"/>
        </w:rPr>
        <w:t>42e</w:t>
      </w:r>
      <w:r w:rsidR="00BF3D2B">
        <w:rPr>
          <w:rFonts w:ascii="Times New Roman" w:hAnsi="Times New Roman" w:cs="Times New Roman"/>
          <w:sz w:val="24"/>
          <w:szCs w:val="24"/>
        </w:rPr>
        <w:t>-</w:t>
      </w:r>
      <w:r w:rsidR="00265EE4">
        <w:rPr>
          <w:rFonts w:ascii="Times New Roman" w:hAnsi="Times New Roman" w:cs="Times New Roman"/>
          <w:sz w:val="24"/>
          <w:szCs w:val="24"/>
        </w:rPr>
        <w:t>12</w:t>
      </w:r>
      <w:r w:rsidR="00BF3D2B">
        <w:rPr>
          <w:rFonts w:ascii="Times New Roman" w:hAnsi="Times New Roman" w:cs="Times New Roman"/>
          <w:sz w:val="24"/>
          <w:szCs w:val="24"/>
        </w:rPr>
        <w:t>)</w:t>
      </w:r>
      <w:r w:rsidR="006017A7">
        <w:rPr>
          <w:rFonts w:ascii="Times New Roman" w:hAnsi="Times New Roman" w:cs="Times New Roman"/>
          <w:sz w:val="24"/>
          <w:szCs w:val="24"/>
        </w:rPr>
        <w:t>, coding genes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4.</w:t>
      </w:r>
      <w:r w:rsidR="00265EE4">
        <w:rPr>
          <w:rFonts w:ascii="Times New Roman" w:hAnsi="Times New Roman" w:cs="Times New Roman"/>
          <w:sz w:val="24"/>
          <w:szCs w:val="24"/>
        </w:rPr>
        <w:t>65e</w:t>
      </w:r>
      <w:r w:rsidR="00BF3D2B">
        <w:rPr>
          <w:rFonts w:ascii="Times New Roman" w:hAnsi="Times New Roman" w:cs="Times New Roman"/>
          <w:sz w:val="24"/>
          <w:szCs w:val="24"/>
        </w:rPr>
        <w:t>-14)</w:t>
      </w:r>
      <w:r w:rsidR="00265EE4">
        <w:rPr>
          <w:rFonts w:ascii="Times New Roman" w:hAnsi="Times New Roman" w:cs="Times New Roman"/>
          <w:sz w:val="24"/>
          <w:szCs w:val="24"/>
        </w:rPr>
        <w:t>, rapidly evolving coding genes (</w:t>
      </w:r>
      <w:r w:rsidR="00265EE4">
        <w:rPr>
          <w:rFonts w:ascii="Times New Roman" w:hAnsi="Times New Roman" w:cs="Times New Roman"/>
          <w:i/>
          <w:iCs/>
          <w:sz w:val="24"/>
          <w:szCs w:val="24"/>
        </w:rPr>
        <w:t>p</w:t>
      </w:r>
      <w:r w:rsidR="00265EE4">
        <w:rPr>
          <w:rFonts w:ascii="Times New Roman" w:hAnsi="Times New Roman" w:cs="Times New Roman"/>
          <w:sz w:val="24"/>
          <w:szCs w:val="24"/>
        </w:rPr>
        <w:t xml:space="preserve"> = 1.56e-6)</w:t>
      </w:r>
      <w:r w:rsidR="006017A7">
        <w:rPr>
          <w:rFonts w:ascii="Times New Roman" w:hAnsi="Times New Roman" w:cs="Times New Roman"/>
          <w:sz w:val="24"/>
          <w:szCs w:val="24"/>
        </w:rPr>
        <w:t xml:space="preserve">, </w:t>
      </w:r>
      <w:r w:rsidR="00F1796B">
        <w:rPr>
          <w:rFonts w:ascii="Times New Roman" w:hAnsi="Times New Roman" w:cs="Times New Roman"/>
          <w:sz w:val="24"/>
          <w:szCs w:val="24"/>
        </w:rPr>
        <w:t>and</w:t>
      </w:r>
      <w:r w:rsidR="006017A7">
        <w:rPr>
          <w:rFonts w:ascii="Times New Roman" w:hAnsi="Times New Roman" w:cs="Times New Roman"/>
          <w:sz w:val="24"/>
          <w:szCs w:val="24"/>
        </w:rPr>
        <w:t xml:space="preserve"> windows that d</w:t>
      </w:r>
      <w:r w:rsidR="00F1796B">
        <w:rPr>
          <w:rFonts w:ascii="Times New Roman" w:hAnsi="Times New Roman" w:cs="Times New Roman"/>
          <w:sz w:val="24"/>
          <w:szCs w:val="24"/>
        </w:rPr>
        <w:t>id</w:t>
      </w:r>
      <w:r w:rsidR="006017A7">
        <w:rPr>
          <w:rFonts w:ascii="Times New Roman" w:hAnsi="Times New Roman" w:cs="Times New Roman"/>
          <w:sz w:val="24"/>
          <w:szCs w:val="24"/>
        </w:rPr>
        <w:t xml:space="preserve"> not include any of these features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w:t>
      </w:r>
      <w:r w:rsidR="00265EE4">
        <w:rPr>
          <w:rFonts w:ascii="Times New Roman" w:hAnsi="Times New Roman" w:cs="Times New Roman"/>
          <w:sz w:val="24"/>
          <w:szCs w:val="24"/>
        </w:rPr>
        <w:t>5</w:t>
      </w:r>
      <w:r w:rsidR="00BF3D2B">
        <w:rPr>
          <w:rFonts w:ascii="Times New Roman" w:hAnsi="Times New Roman" w:cs="Times New Roman"/>
          <w:sz w:val="24"/>
          <w:szCs w:val="24"/>
        </w:rPr>
        <w:t>.</w:t>
      </w:r>
      <w:r w:rsidR="00265EE4">
        <w:rPr>
          <w:rFonts w:ascii="Times New Roman" w:hAnsi="Times New Roman" w:cs="Times New Roman"/>
          <w:sz w:val="24"/>
          <w:szCs w:val="24"/>
        </w:rPr>
        <w:t>0</w:t>
      </w:r>
      <w:r w:rsidR="00BF3D2B">
        <w:rPr>
          <w:rFonts w:ascii="Times New Roman" w:hAnsi="Times New Roman" w:cs="Times New Roman"/>
          <w:sz w:val="24"/>
          <w:szCs w:val="24"/>
        </w:rPr>
        <w:t xml:space="preserve">2e-14; </w:t>
      </w:r>
      <w:r w:rsidR="00DC5B3B">
        <w:rPr>
          <w:rFonts w:ascii="Times New Roman" w:hAnsi="Times New Roman" w:cs="Times New Roman"/>
          <w:sz w:val="24"/>
          <w:szCs w:val="24"/>
        </w:rPr>
        <w:t xml:space="preserve">Figure </w:t>
      </w:r>
      <w:r w:rsidR="00BF08A1">
        <w:rPr>
          <w:rFonts w:ascii="Times New Roman" w:hAnsi="Times New Roman" w:cs="Times New Roman"/>
          <w:sz w:val="24"/>
          <w:szCs w:val="24"/>
        </w:rPr>
        <w:t>5A</w:t>
      </w:r>
      <w:r w:rsidR="006017A7">
        <w:rPr>
          <w:rFonts w:ascii="Times New Roman" w:hAnsi="Times New Roman" w:cs="Times New Roman"/>
          <w:sz w:val="24"/>
          <w:szCs w:val="24"/>
        </w:rPr>
        <w:t>)</w:t>
      </w:r>
      <w:r w:rsidR="00455BDD">
        <w:rPr>
          <w:rFonts w:ascii="Times New Roman" w:hAnsi="Times New Roman" w:cs="Times New Roman"/>
          <w:sz w:val="24"/>
          <w:szCs w:val="24"/>
        </w:rPr>
        <w:t xml:space="preserve">. </w:t>
      </w:r>
      <w:r w:rsidR="00CB58A3">
        <w:rPr>
          <w:rFonts w:ascii="Times New Roman" w:hAnsi="Times New Roman" w:cs="Times New Roman"/>
          <w:sz w:val="24"/>
          <w:szCs w:val="24"/>
        </w:rPr>
        <w:t>In contrast, protein-coding genes</w:t>
      </w:r>
      <w:r w:rsidR="00D72636">
        <w:rPr>
          <w:rFonts w:ascii="Times New Roman" w:hAnsi="Times New Roman" w:cs="Times New Roman"/>
          <w:sz w:val="24"/>
          <w:szCs w:val="24"/>
        </w:rPr>
        <w:t xml:space="preserve"> (including rapidly evolving genes)</w:t>
      </w:r>
      <w:r w:rsidR="00CB58A3">
        <w:rPr>
          <w:rFonts w:ascii="Times New Roman" w:hAnsi="Times New Roman" w:cs="Times New Roman"/>
          <w:sz w:val="24"/>
          <w:szCs w:val="24"/>
        </w:rPr>
        <w:t xml:space="preserve"> w</w:t>
      </w:r>
      <w:r w:rsidR="00D72636">
        <w:rPr>
          <w:rFonts w:ascii="Times New Roman" w:hAnsi="Times New Roman" w:cs="Times New Roman"/>
          <w:sz w:val="24"/>
          <w:szCs w:val="24"/>
        </w:rPr>
        <w:t>ere</w:t>
      </w:r>
      <w:r w:rsidR="00CB58A3">
        <w:rPr>
          <w:rFonts w:ascii="Times New Roman" w:hAnsi="Times New Roman" w:cs="Times New Roman"/>
          <w:sz w:val="24"/>
          <w:szCs w:val="24"/>
        </w:rPr>
        <w:t xml:space="preserve"> </w:t>
      </w:r>
      <w:r w:rsidR="00D72636">
        <w:rPr>
          <w:rFonts w:ascii="Times New Roman" w:hAnsi="Times New Roman" w:cs="Times New Roman"/>
          <w:sz w:val="24"/>
          <w:szCs w:val="24"/>
        </w:rPr>
        <w:t xml:space="preserve">indistinguishable from background rates of discordance </w:t>
      </w:r>
      <w:r w:rsidR="00232ED1">
        <w:rPr>
          <w:rFonts w:ascii="Times New Roman" w:hAnsi="Times New Roman" w:cs="Times New Roman"/>
          <w:sz w:val="24"/>
          <w:szCs w:val="24"/>
        </w:rPr>
        <w:t xml:space="preserve">observed </w:t>
      </w:r>
      <w:r w:rsidR="00D72636">
        <w:rPr>
          <w:rFonts w:ascii="Times New Roman" w:hAnsi="Times New Roman" w:cs="Times New Roman"/>
          <w:sz w:val="24"/>
          <w:szCs w:val="24"/>
        </w:rPr>
        <w:t xml:space="preserve">in </w:t>
      </w:r>
      <w:r w:rsidR="00CB58A3">
        <w:rPr>
          <w:rFonts w:ascii="Times New Roman" w:hAnsi="Times New Roman" w:cs="Times New Roman"/>
          <w:sz w:val="24"/>
          <w:szCs w:val="24"/>
        </w:rPr>
        <w:t>windows without annotated genomic features (</w:t>
      </w:r>
      <w:r w:rsidR="00DC5B3B">
        <w:rPr>
          <w:rFonts w:ascii="Times New Roman" w:hAnsi="Times New Roman" w:cs="Times New Roman"/>
          <w:sz w:val="24"/>
          <w:szCs w:val="24"/>
        </w:rPr>
        <w:t xml:space="preserve">Figure </w:t>
      </w:r>
      <w:r w:rsidR="00BF08A1">
        <w:rPr>
          <w:rFonts w:ascii="Times New Roman" w:hAnsi="Times New Roman" w:cs="Times New Roman"/>
          <w:sz w:val="24"/>
          <w:szCs w:val="24"/>
        </w:rPr>
        <w:t>5A</w:t>
      </w:r>
      <w:r w:rsidR="00CB58A3">
        <w:rPr>
          <w:rFonts w:ascii="Times New Roman" w:hAnsi="Times New Roman" w:cs="Times New Roman"/>
          <w:sz w:val="24"/>
          <w:szCs w:val="24"/>
        </w:rPr>
        <w:t>).</w:t>
      </w:r>
      <w:r w:rsidR="00D72636">
        <w:rPr>
          <w:rFonts w:ascii="Times New Roman" w:hAnsi="Times New Roman" w:cs="Times New Roman"/>
          <w:sz w:val="24"/>
          <w:szCs w:val="24"/>
        </w:rPr>
        <w:t xml:space="preserve"> </w:t>
      </w:r>
      <w:r w:rsidR="00CB58A3">
        <w:rPr>
          <w:rFonts w:ascii="Times New Roman" w:hAnsi="Times New Roman" w:cs="Times New Roman"/>
          <w:sz w:val="24"/>
          <w:szCs w:val="24"/>
        </w:rPr>
        <w:t>Likewise, UCEs were also much more similar to the overall species tree when compared to any other feature (</w:t>
      </w:r>
      <w:r w:rsidR="00DC5B3B">
        <w:rPr>
          <w:rFonts w:ascii="Times New Roman" w:hAnsi="Times New Roman" w:cs="Times New Roman"/>
          <w:sz w:val="24"/>
          <w:szCs w:val="24"/>
        </w:rPr>
        <w:t xml:space="preserve">Figure </w:t>
      </w:r>
      <w:r w:rsidR="00CB58A3">
        <w:rPr>
          <w:rFonts w:ascii="Times New Roman" w:hAnsi="Times New Roman" w:cs="Times New Roman"/>
          <w:sz w:val="24"/>
          <w:szCs w:val="24"/>
        </w:rPr>
        <w:t>5</w:t>
      </w:r>
      <w:r w:rsidR="00BF08A1">
        <w:rPr>
          <w:rFonts w:ascii="Times New Roman" w:hAnsi="Times New Roman" w:cs="Times New Roman"/>
          <w:sz w:val="24"/>
          <w:szCs w:val="24"/>
        </w:rPr>
        <w:t>B</w:t>
      </w:r>
      <w:r w:rsidR="00CB58A3">
        <w:rPr>
          <w:rFonts w:ascii="Times New Roman" w:hAnsi="Times New Roman" w:cs="Times New Roman"/>
          <w:sz w:val="24"/>
          <w:szCs w:val="24"/>
        </w:rPr>
        <w:t xml:space="preserve">). </w:t>
      </w:r>
      <w:r w:rsidR="00232ED1">
        <w:rPr>
          <w:rFonts w:ascii="Times New Roman" w:hAnsi="Times New Roman" w:cs="Times New Roman"/>
          <w:sz w:val="24"/>
          <w:szCs w:val="24"/>
        </w:rPr>
        <w:t xml:space="preserve">Unlike </w:t>
      </w:r>
      <w:r w:rsidR="00D72636">
        <w:rPr>
          <w:rFonts w:ascii="Times New Roman" w:hAnsi="Times New Roman" w:cs="Times New Roman"/>
          <w:sz w:val="24"/>
          <w:szCs w:val="24"/>
        </w:rPr>
        <w:t xml:space="preserve">our test of local discordance, protein-coding genes also showed less species tree </w:t>
      </w:r>
      <w:r w:rsidR="00D72636">
        <w:rPr>
          <w:rFonts w:ascii="Times New Roman" w:hAnsi="Times New Roman" w:cs="Times New Roman"/>
          <w:sz w:val="24"/>
          <w:szCs w:val="24"/>
        </w:rPr>
        <w:lastRenderedPageBreak/>
        <w:t>discordance than windows containing no features</w:t>
      </w:r>
      <w:r w:rsidR="00232ED1">
        <w:rPr>
          <w:rFonts w:ascii="Times New Roman" w:hAnsi="Times New Roman" w:cs="Times New Roman"/>
          <w:sz w:val="24"/>
          <w:szCs w:val="24"/>
        </w:rPr>
        <w:t xml:space="preserve"> or recombination hotspots</w:t>
      </w:r>
      <w:r w:rsidR="00D72636">
        <w:rPr>
          <w:rFonts w:ascii="Times New Roman" w:hAnsi="Times New Roman" w:cs="Times New Roman"/>
          <w:sz w:val="24"/>
          <w:szCs w:val="24"/>
        </w:rPr>
        <w:t xml:space="preserve">, but the effect was much less pronounced than observed at UCEs. </w:t>
      </w:r>
    </w:p>
    <w:p w14:paraId="40CD7400" w14:textId="77777777" w:rsidR="00753CF0" w:rsidRPr="00753CF0" w:rsidRDefault="00753CF0" w:rsidP="00F413E3">
      <w:pPr>
        <w:spacing w:after="0"/>
        <w:jc w:val="both"/>
        <w:rPr>
          <w:rFonts w:ascii="Times New Roman" w:hAnsi="Times New Roman" w:cs="Times New Roman"/>
          <w:sz w:val="24"/>
          <w:szCs w:val="24"/>
        </w:rPr>
      </w:pPr>
    </w:p>
    <w:p w14:paraId="26581506" w14:textId="1E5382F7" w:rsidR="001811CE" w:rsidRPr="001811CE" w:rsidRDefault="00047BC0" w:rsidP="00481C73">
      <w:pPr>
        <w:pStyle w:val="Heading2"/>
      </w:pPr>
      <w:r>
        <w:t>Consequences of t</w:t>
      </w:r>
      <w:r w:rsidR="00FD0B8D" w:rsidRPr="00031896">
        <w:t xml:space="preserve">ree </w:t>
      </w:r>
      <w:commentRangeStart w:id="23"/>
      <w:del w:id="24" w:author="Good, Jeffrey" w:date="2025-01-06T09:59:00Z" w16du:dateUtc="2025-01-06T16:59:00Z">
        <w:r w:rsidDel="000A2931">
          <w:delText>mis</w:delText>
        </w:r>
        <w:r w:rsidR="00FD0B8D" w:rsidRPr="00031896" w:rsidDel="000A2931">
          <w:delText xml:space="preserve">specification </w:delText>
        </w:r>
      </w:del>
      <w:ins w:id="25" w:author="Good, Jeffrey" w:date="2025-01-06T09:59:00Z" w16du:dateUtc="2025-01-06T16:59:00Z">
        <w:r w:rsidR="000A2931">
          <w:t>specification</w:t>
        </w:r>
        <w:r w:rsidR="000A2931" w:rsidRPr="00031896">
          <w:t xml:space="preserve"> </w:t>
        </w:r>
      </w:ins>
      <w:commentRangeEnd w:id="23"/>
      <w:ins w:id="26" w:author="Good, Jeffrey" w:date="2025-01-06T10:25:00Z" w16du:dateUtc="2025-01-06T17:25:00Z">
        <w:r w:rsidR="004B6E38">
          <w:rPr>
            <w:rStyle w:val="CommentReference"/>
            <w:rFonts w:asciiTheme="minorHAnsi" w:hAnsiTheme="minorHAnsi" w:cstheme="minorBidi"/>
            <w:i w:val="0"/>
            <w:iCs w:val="0"/>
          </w:rPr>
          <w:commentReference w:id="23"/>
        </w:r>
      </w:ins>
      <w:r>
        <w:t xml:space="preserve">on </w:t>
      </w:r>
      <w:r w:rsidR="00FD0B8D" w:rsidRPr="00031896">
        <w:t>analyses</w:t>
      </w:r>
      <w:r>
        <w:t xml:space="preserve"> of </w:t>
      </w:r>
      <w:r w:rsidR="00F232E6">
        <w:t xml:space="preserve">molecular </w:t>
      </w:r>
      <w:r>
        <w:t>evolution</w:t>
      </w:r>
    </w:p>
    <w:p w14:paraId="1FA8AA82" w14:textId="4861F52E" w:rsidR="00AF2A6F" w:rsidRDefault="008C6F17" w:rsidP="00F413E3">
      <w:pPr>
        <w:spacing w:after="0"/>
        <w:jc w:val="both"/>
        <w:rPr>
          <w:rFonts w:ascii="Times New Roman" w:hAnsi="Times New Roman" w:cs="Times New Roman"/>
          <w:sz w:val="24"/>
          <w:szCs w:val="24"/>
        </w:rPr>
      </w:pPr>
      <w:r>
        <w:rPr>
          <w:rFonts w:ascii="Times New Roman" w:hAnsi="Times New Roman" w:cs="Times New Roman"/>
          <w:sz w:val="24"/>
          <w:szCs w:val="24"/>
        </w:rPr>
        <w:t>Next,</w:t>
      </w:r>
      <w:r w:rsidR="00B977DF">
        <w:rPr>
          <w:rFonts w:ascii="Times New Roman" w:hAnsi="Times New Roman" w:cs="Times New Roman"/>
          <w:sz w:val="24"/>
          <w:szCs w:val="24"/>
        </w:rPr>
        <w:t xml:space="preserve"> w</w:t>
      </w:r>
      <w:r w:rsidR="00D260BB" w:rsidRPr="00031896">
        <w:rPr>
          <w:rFonts w:ascii="Times New Roman" w:hAnsi="Times New Roman" w:cs="Times New Roman"/>
          <w:sz w:val="24"/>
          <w:szCs w:val="24"/>
        </w:rPr>
        <w:t xml:space="preserve">e </w:t>
      </w:r>
      <w:r w:rsidR="006F4021">
        <w:rPr>
          <w:rFonts w:ascii="Times New Roman" w:hAnsi="Times New Roman" w:cs="Times New Roman"/>
          <w:sz w:val="24"/>
          <w:szCs w:val="24"/>
        </w:rPr>
        <w:t xml:space="preserve">examined </w:t>
      </w:r>
      <w:r w:rsidR="00D260BB" w:rsidRPr="00031896">
        <w:rPr>
          <w:rFonts w:ascii="Times New Roman" w:hAnsi="Times New Roman" w:cs="Times New Roman"/>
          <w:sz w:val="24"/>
          <w:szCs w:val="24"/>
        </w:rPr>
        <w:t>how</w:t>
      </w:r>
      <w:r w:rsidR="00B977DF">
        <w:rPr>
          <w:rFonts w:ascii="Times New Roman" w:hAnsi="Times New Roman" w:cs="Times New Roman"/>
          <w:sz w:val="24"/>
          <w:szCs w:val="24"/>
        </w:rPr>
        <w:t xml:space="preserve"> phylogenetic discordance influenced</w:t>
      </w:r>
      <w:r w:rsidR="00D260BB" w:rsidRPr="00031896">
        <w:rPr>
          <w:rFonts w:ascii="Times New Roman" w:hAnsi="Times New Roman" w:cs="Times New Roman"/>
          <w:sz w:val="24"/>
          <w:szCs w:val="24"/>
        </w:rPr>
        <w:t xml:space="preserve"> </w:t>
      </w:r>
      <w:r w:rsidR="00B977DF">
        <w:rPr>
          <w:rFonts w:ascii="Times New Roman" w:hAnsi="Times New Roman" w:cs="Times New Roman"/>
          <w:sz w:val="24"/>
          <w:szCs w:val="24"/>
        </w:rPr>
        <w:t xml:space="preserve">inferences on </w:t>
      </w:r>
      <w:r w:rsidR="00047BC0">
        <w:rPr>
          <w:rFonts w:ascii="Times New Roman" w:hAnsi="Times New Roman" w:cs="Times New Roman"/>
          <w:sz w:val="24"/>
          <w:szCs w:val="24"/>
        </w:rPr>
        <w:t xml:space="preserve">the evolution of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sequences. Among a set of </w:t>
      </w:r>
      <w:r w:rsidR="005C7E8D">
        <w:rPr>
          <w:rFonts w:ascii="Times New Roman" w:hAnsi="Times New Roman" w:cs="Times New Roman"/>
          <w:sz w:val="24"/>
          <w:szCs w:val="24"/>
        </w:rPr>
        <w:t xml:space="preserve">22,261 </w:t>
      </w:r>
      <w:r w:rsidR="00B977DF" w:rsidRPr="00D4662B">
        <w:rPr>
          <w:rFonts w:ascii="Times New Roman" w:hAnsi="Times New Roman" w:cs="Times New Roman"/>
          <w:i/>
          <w:sz w:val="24"/>
          <w:szCs w:val="24"/>
        </w:rPr>
        <w:t>M. musculus</w:t>
      </w:r>
      <w:r w:rsidR="00B977DF" w:rsidRPr="00237D7D">
        <w:rPr>
          <w:rFonts w:ascii="Times New Roman" w:hAnsi="Times New Roman" w:cs="Times New Roman"/>
          <w:sz w:val="24"/>
          <w:szCs w:val="24"/>
        </w:rPr>
        <w:t xml:space="preserve">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transcripts, the average distance between the start and end of the coding sequence </w:t>
      </w:r>
      <w:r w:rsidR="00120CAA">
        <w:rPr>
          <w:rFonts w:ascii="Times New Roman" w:hAnsi="Times New Roman" w:cs="Times New Roman"/>
          <w:sz w:val="24"/>
          <w:szCs w:val="24"/>
        </w:rPr>
        <w:t>wa</w:t>
      </w:r>
      <w:r w:rsidR="00D260BB" w:rsidRPr="00031896">
        <w:rPr>
          <w:rFonts w:ascii="Times New Roman" w:hAnsi="Times New Roman" w:cs="Times New Roman"/>
          <w:sz w:val="24"/>
          <w:szCs w:val="24"/>
        </w:rPr>
        <w:t xml:space="preserve">s </w:t>
      </w:r>
      <w:r w:rsidR="005C7E8D">
        <w:rPr>
          <w:rFonts w:ascii="Times New Roman" w:hAnsi="Times New Roman" w:cs="Times New Roman"/>
          <w:sz w:val="24"/>
          <w:szCs w:val="24"/>
        </w:rPr>
        <w:t>37.02</w:t>
      </w:r>
      <w:r w:rsidR="00D260BB" w:rsidRPr="00031896">
        <w:rPr>
          <w:rFonts w:ascii="Times New Roman" w:hAnsi="Times New Roman" w:cs="Times New Roman"/>
          <w:sz w:val="24"/>
          <w:szCs w:val="24"/>
        </w:rPr>
        <w:t xml:space="preserve"> kb, or roughly </w:t>
      </w:r>
      <w:r w:rsidR="0062606C">
        <w:rPr>
          <w:rFonts w:ascii="Times New Roman" w:hAnsi="Times New Roman" w:cs="Times New Roman"/>
          <w:sz w:val="24"/>
          <w:szCs w:val="24"/>
        </w:rPr>
        <w:t>4</w:t>
      </w:r>
      <w:r w:rsidR="00D260BB" w:rsidRPr="00031896">
        <w:rPr>
          <w:rFonts w:ascii="Times New Roman" w:hAnsi="Times New Roman" w:cs="Times New Roman"/>
          <w:sz w:val="24"/>
          <w:szCs w:val="24"/>
        </w:rPr>
        <w:t xml:space="preserve"> non-overlapping 10</w:t>
      </w:r>
      <w:r w:rsidR="006C1351">
        <w:rPr>
          <w:rFonts w:ascii="Times New Roman" w:hAnsi="Times New Roman" w:cs="Times New Roman"/>
          <w:sz w:val="24"/>
          <w:szCs w:val="24"/>
        </w:rPr>
        <w:t xml:space="preserve"> </w:t>
      </w:r>
      <w:r w:rsidR="00D260BB" w:rsidRPr="00031896">
        <w:rPr>
          <w:rFonts w:ascii="Times New Roman" w:hAnsi="Times New Roman" w:cs="Times New Roman"/>
          <w:sz w:val="24"/>
          <w:szCs w:val="24"/>
        </w:rPr>
        <w:t>kb windows</w:t>
      </w:r>
      <w:r w:rsidR="00023CCC" w:rsidRPr="00031896">
        <w:rPr>
          <w:rFonts w:ascii="Times New Roman" w:hAnsi="Times New Roman" w:cs="Times New Roman"/>
          <w:sz w:val="24"/>
          <w:szCs w:val="24"/>
        </w:rPr>
        <w:t xml:space="preserve">. At this distance, tree similarity </w:t>
      </w:r>
      <w:r w:rsidR="00120CAA">
        <w:rPr>
          <w:rFonts w:ascii="Times New Roman" w:hAnsi="Times New Roman" w:cs="Times New Roman"/>
          <w:sz w:val="24"/>
          <w:szCs w:val="24"/>
        </w:rPr>
        <w:t>is predicted to</w:t>
      </w:r>
      <w:r w:rsidR="00120CAA" w:rsidRPr="00031896">
        <w:rPr>
          <w:rFonts w:ascii="Times New Roman" w:hAnsi="Times New Roman" w:cs="Times New Roman"/>
          <w:sz w:val="24"/>
          <w:szCs w:val="24"/>
        </w:rPr>
        <w:t xml:space="preserve"> </w:t>
      </w:r>
      <w:r w:rsidR="00023CCC" w:rsidRPr="00031896">
        <w:rPr>
          <w:rFonts w:ascii="Times New Roman" w:hAnsi="Times New Roman" w:cs="Times New Roman"/>
          <w:sz w:val="24"/>
          <w:szCs w:val="24"/>
        </w:rPr>
        <w:t>diminish</w:t>
      </w:r>
      <w:r w:rsidR="00120CAA">
        <w:rPr>
          <w:rFonts w:ascii="Times New Roman" w:hAnsi="Times New Roman" w:cs="Times New Roman"/>
          <w:sz w:val="24"/>
          <w:szCs w:val="24"/>
        </w:rPr>
        <w:t xml:space="preserve"> </w:t>
      </w:r>
      <w:r w:rsidR="001A4A67">
        <w:rPr>
          <w:rFonts w:ascii="Times New Roman" w:hAnsi="Times New Roman" w:cs="Times New Roman"/>
          <w:sz w:val="24"/>
          <w:szCs w:val="24"/>
        </w:rPr>
        <w:t xml:space="preserve">considerably </w:t>
      </w:r>
      <w:r w:rsidR="00120CAA">
        <w:rPr>
          <w:rFonts w:ascii="Times New Roman" w:hAnsi="Times New Roman" w:cs="Times New Roman"/>
          <w:sz w:val="24"/>
          <w:szCs w:val="24"/>
        </w:rPr>
        <w:t>(</w:t>
      </w:r>
      <w:r w:rsidR="00120CAA" w:rsidRPr="008F6E86">
        <w:rPr>
          <w:rFonts w:ascii="Times New Roman" w:hAnsi="Times New Roman" w:cs="Times New Roman"/>
          <w:i/>
          <w:iCs/>
          <w:sz w:val="24"/>
          <w:szCs w:val="24"/>
        </w:rPr>
        <w:t>e.g.</w:t>
      </w:r>
      <w:r w:rsidR="00120CAA">
        <w:rPr>
          <w:rFonts w:ascii="Times New Roman" w:hAnsi="Times New Roman" w:cs="Times New Roman"/>
          <w:sz w:val="24"/>
          <w:szCs w:val="24"/>
        </w:rPr>
        <w:t>,</w:t>
      </w:r>
      <w:r w:rsidR="00023CCC" w:rsidRPr="00031896">
        <w:rPr>
          <w:rFonts w:ascii="Times New Roman" w:hAnsi="Times New Roman" w:cs="Times New Roman"/>
          <w:sz w:val="24"/>
          <w:szCs w:val="24"/>
        </w:rPr>
        <w:t xml:space="preserve"> by 0.</w:t>
      </w:r>
      <w:r w:rsidR="00AA718F">
        <w:rPr>
          <w:rFonts w:ascii="Times New Roman" w:hAnsi="Times New Roman" w:cs="Times New Roman"/>
          <w:sz w:val="24"/>
          <w:szCs w:val="24"/>
        </w:rPr>
        <w:t>10</w:t>
      </w:r>
      <w:r w:rsidR="00023CCC" w:rsidRPr="00031896">
        <w:rPr>
          <w:rFonts w:ascii="Times New Roman" w:hAnsi="Times New Roman" w:cs="Times New Roman"/>
          <w:sz w:val="24"/>
          <w:szCs w:val="24"/>
        </w:rPr>
        <w:t xml:space="preserve"> </w:t>
      </w:r>
      <w:proofErr w:type="spellStart"/>
      <w:r w:rsidR="00023CCC" w:rsidRPr="00031896">
        <w:rPr>
          <w:rFonts w:ascii="Times New Roman" w:hAnsi="Times New Roman" w:cs="Times New Roman"/>
          <w:sz w:val="24"/>
          <w:szCs w:val="24"/>
        </w:rPr>
        <w:t>wRF</w:t>
      </w:r>
      <w:proofErr w:type="spellEnd"/>
      <w:r w:rsidR="00023CCC" w:rsidRPr="00031896">
        <w:rPr>
          <w:rFonts w:ascii="Times New Roman" w:hAnsi="Times New Roman" w:cs="Times New Roman"/>
          <w:sz w:val="24"/>
          <w:szCs w:val="24"/>
        </w:rPr>
        <w:t xml:space="preserve"> units)</w:t>
      </w:r>
      <w:r w:rsidR="00AF2A6F" w:rsidRPr="00031896">
        <w:rPr>
          <w:rFonts w:ascii="Times New Roman" w:hAnsi="Times New Roman" w:cs="Times New Roman"/>
          <w:sz w:val="24"/>
          <w:szCs w:val="24"/>
        </w:rPr>
        <w:t xml:space="preserve">, </w:t>
      </w:r>
      <w:r w:rsidR="00B977DF">
        <w:rPr>
          <w:rFonts w:ascii="Times New Roman" w:hAnsi="Times New Roman" w:cs="Times New Roman"/>
          <w:sz w:val="24"/>
          <w:szCs w:val="24"/>
        </w:rPr>
        <w:t>such</w:t>
      </w:r>
      <w:r w:rsidR="008C306A">
        <w:rPr>
          <w:rFonts w:ascii="Times New Roman" w:hAnsi="Times New Roman" w:cs="Times New Roman"/>
          <w:sz w:val="24"/>
          <w:szCs w:val="24"/>
        </w:rPr>
        <w:t xml:space="preserve"> that</w:t>
      </w:r>
      <w:r w:rsidR="00B977DF">
        <w:rPr>
          <w:rFonts w:ascii="Times New Roman" w:hAnsi="Times New Roman" w:cs="Times New Roman"/>
          <w:sz w:val="24"/>
          <w:szCs w:val="24"/>
        </w:rPr>
        <w:t xml:space="preserve"> </w:t>
      </w:r>
      <w:r w:rsidR="00120CAA">
        <w:rPr>
          <w:rFonts w:ascii="Times New Roman" w:hAnsi="Times New Roman" w:cs="Times New Roman"/>
          <w:sz w:val="24"/>
          <w:szCs w:val="24"/>
        </w:rPr>
        <w:t xml:space="preserve">the phylogenetic history of individual genes may often contain </w:t>
      </w:r>
      <w:r w:rsidR="00B977DF">
        <w:rPr>
          <w:rFonts w:ascii="Times New Roman" w:hAnsi="Times New Roman" w:cs="Times New Roman"/>
          <w:sz w:val="24"/>
          <w:szCs w:val="24"/>
        </w:rPr>
        <w:t xml:space="preserve">some </w:t>
      </w:r>
      <w:r w:rsidR="00120CAA">
        <w:rPr>
          <w:rFonts w:ascii="Times New Roman" w:hAnsi="Times New Roman" w:cs="Times New Roman"/>
          <w:sz w:val="24"/>
          <w:szCs w:val="24"/>
        </w:rPr>
        <w:t>phylogenetic discordance</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cywgZXQgYWwuIDIwMTkpPC9EaXNwbGF5VGV4dD48cmVjb3JkPjxyZWMtbnVtYmVyPjE8L3JlYy1u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cywgZXQgYWwuIDIwMTkpPC9EaXNwbGF5VGV4dD48cmVjb3JkPjxyZWMtbnVtYmVyPjE8L3JlYy1u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1B6D59">
        <w:rPr>
          <w:rFonts w:ascii="Times New Roman" w:hAnsi="Times New Roman" w:cs="Times New Roman"/>
          <w:noProof/>
          <w:sz w:val="24"/>
          <w:szCs w:val="24"/>
        </w:rPr>
        <w:t>(Mendes and Hahn 2016; Mendes, et al. 2019)</w:t>
      </w:r>
      <w:r w:rsidR="00E900C6">
        <w:rPr>
          <w:rFonts w:ascii="Times New Roman" w:hAnsi="Times New Roman" w:cs="Times New Roman"/>
          <w:sz w:val="24"/>
          <w:szCs w:val="24"/>
        </w:rPr>
        <w:fldChar w:fldCharType="end"/>
      </w:r>
      <w:r w:rsidR="00120CAA">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We also </w:t>
      </w:r>
      <w:r w:rsidR="00120CAA">
        <w:rPr>
          <w:rFonts w:ascii="Times New Roman" w:hAnsi="Times New Roman" w:cs="Times New Roman"/>
          <w:sz w:val="24"/>
          <w:szCs w:val="24"/>
        </w:rPr>
        <w:t>found</w:t>
      </w:r>
      <w:r w:rsidR="00120CAA" w:rsidRPr="00031896">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that </w:t>
      </w:r>
      <w:r w:rsidR="000E3F06" w:rsidRPr="00031896">
        <w:rPr>
          <w:rFonts w:ascii="Times New Roman" w:hAnsi="Times New Roman" w:cs="Times New Roman"/>
          <w:sz w:val="24"/>
          <w:szCs w:val="24"/>
        </w:rPr>
        <w:t>out of</w:t>
      </w:r>
      <w:r w:rsidR="00606653">
        <w:rPr>
          <w:rFonts w:ascii="Times New Roman" w:hAnsi="Times New Roman" w:cs="Times New Roman"/>
          <w:sz w:val="24"/>
          <w:szCs w:val="24"/>
        </w:rPr>
        <w:t xml:space="preserve"> </w:t>
      </w:r>
      <w:r w:rsidR="004C737D">
        <w:rPr>
          <w:rFonts w:ascii="Times New Roman" w:hAnsi="Times New Roman" w:cs="Times New Roman"/>
          <w:sz w:val="24"/>
          <w:szCs w:val="24"/>
        </w:rPr>
        <w:t xml:space="preserve">the </w:t>
      </w:r>
      <w:r w:rsidR="00A944B8">
        <w:rPr>
          <w:rFonts w:ascii="Times New Roman" w:hAnsi="Times New Roman" w:cs="Times New Roman"/>
          <w:sz w:val="24"/>
          <w:szCs w:val="24"/>
        </w:rPr>
        <w:t>67,566</w:t>
      </w:r>
      <w:r w:rsidR="00606653">
        <w:rPr>
          <w:rFonts w:ascii="Times New Roman" w:hAnsi="Times New Roman" w:cs="Times New Roman"/>
          <w:sz w:val="24"/>
          <w:szCs w:val="24"/>
        </w:rPr>
        <w:t xml:space="preserve"> times </w:t>
      </w:r>
      <w:r w:rsidR="00D969B5">
        <w:rPr>
          <w:rFonts w:ascii="Times New Roman" w:hAnsi="Times New Roman" w:cs="Times New Roman"/>
          <w:sz w:val="24"/>
          <w:szCs w:val="24"/>
        </w:rPr>
        <w:t>the coding sequence</w:t>
      </w:r>
      <w:r w:rsidR="00606653">
        <w:rPr>
          <w:rFonts w:ascii="Times New Roman" w:hAnsi="Times New Roman" w:cs="Times New Roman"/>
          <w:sz w:val="24"/>
          <w:szCs w:val="24"/>
        </w:rPr>
        <w:t xml:space="preserve"> in a gene overlapped with a </w:t>
      </w:r>
      <w:r w:rsidR="000E3F06" w:rsidRPr="00031896">
        <w:rPr>
          <w:rFonts w:ascii="Times New Roman" w:hAnsi="Times New Roman" w:cs="Times New Roman"/>
          <w:sz w:val="24"/>
          <w:szCs w:val="24"/>
        </w:rPr>
        <w:t xml:space="preserve">10 kb window, </w:t>
      </w:r>
      <w:r w:rsidR="00E977A7" w:rsidRPr="00031896">
        <w:rPr>
          <w:rFonts w:ascii="Times New Roman" w:hAnsi="Times New Roman" w:cs="Times New Roman"/>
          <w:sz w:val="24"/>
          <w:szCs w:val="24"/>
        </w:rPr>
        <w:t xml:space="preserve">the </w:t>
      </w:r>
      <w:r w:rsidR="00120CAA">
        <w:rPr>
          <w:rFonts w:ascii="Times New Roman" w:hAnsi="Times New Roman" w:cs="Times New Roman"/>
          <w:sz w:val="24"/>
          <w:szCs w:val="24"/>
        </w:rPr>
        <w:t xml:space="preserve">inferred </w:t>
      </w:r>
      <w:r w:rsidR="00E977A7" w:rsidRPr="00031896">
        <w:rPr>
          <w:rFonts w:ascii="Times New Roman" w:hAnsi="Times New Roman" w:cs="Times New Roman"/>
          <w:sz w:val="24"/>
          <w:szCs w:val="24"/>
        </w:rPr>
        <w:t xml:space="preserve">topology of the gene tree </w:t>
      </w:r>
      <w:r w:rsidR="00120CAA">
        <w:rPr>
          <w:rFonts w:ascii="Times New Roman" w:hAnsi="Times New Roman" w:cs="Times New Roman"/>
          <w:sz w:val="24"/>
          <w:szCs w:val="24"/>
        </w:rPr>
        <w:t xml:space="preserve">exactly </w:t>
      </w:r>
      <w:r w:rsidR="00E977A7" w:rsidRPr="00031896">
        <w:rPr>
          <w:rFonts w:ascii="Times New Roman" w:hAnsi="Times New Roman" w:cs="Times New Roman"/>
          <w:sz w:val="24"/>
          <w:szCs w:val="24"/>
        </w:rPr>
        <w:t>matche</w:t>
      </w:r>
      <w:r w:rsidR="00120CAA">
        <w:rPr>
          <w:rFonts w:ascii="Times New Roman" w:hAnsi="Times New Roman" w:cs="Times New Roman"/>
          <w:sz w:val="24"/>
          <w:szCs w:val="24"/>
        </w:rPr>
        <w:t>d</w:t>
      </w:r>
      <w:r w:rsidR="00E977A7" w:rsidRPr="00031896">
        <w:rPr>
          <w:rFonts w:ascii="Times New Roman" w:hAnsi="Times New Roman" w:cs="Times New Roman"/>
          <w:sz w:val="24"/>
          <w:szCs w:val="24"/>
        </w:rPr>
        <w:t xml:space="preserve"> the topology of the corresponding window tree only </w:t>
      </w:r>
      <w:r w:rsidR="00A944B8">
        <w:rPr>
          <w:rFonts w:ascii="Times New Roman" w:hAnsi="Times New Roman" w:cs="Times New Roman"/>
          <w:sz w:val="24"/>
          <w:szCs w:val="24"/>
        </w:rPr>
        <w:t>11</w:t>
      </w:r>
      <w:r w:rsidR="00E977A7" w:rsidRPr="00031896">
        <w:rPr>
          <w:rFonts w:ascii="Times New Roman" w:hAnsi="Times New Roman" w:cs="Times New Roman"/>
          <w:sz w:val="24"/>
          <w:szCs w:val="24"/>
        </w:rPr>
        <w:t xml:space="preserve">% of the time. </w:t>
      </w:r>
      <w:r w:rsidR="008F6E86">
        <w:rPr>
          <w:rFonts w:ascii="Times New Roman" w:hAnsi="Times New Roman" w:cs="Times New Roman"/>
          <w:sz w:val="24"/>
          <w:szCs w:val="24"/>
        </w:rPr>
        <w:t xml:space="preserve"> Thus,</w:t>
      </w:r>
      <w:r w:rsidR="00E977A7" w:rsidRPr="00031896">
        <w:rPr>
          <w:rFonts w:ascii="Times New Roman" w:hAnsi="Times New Roman" w:cs="Times New Roman"/>
          <w:sz w:val="24"/>
          <w:szCs w:val="24"/>
        </w:rPr>
        <w:t xml:space="preserve"> </w:t>
      </w:r>
      <w:r w:rsidR="00C760E7">
        <w:rPr>
          <w:rFonts w:ascii="Times New Roman" w:hAnsi="Times New Roman" w:cs="Times New Roman"/>
          <w:sz w:val="24"/>
          <w:szCs w:val="24"/>
        </w:rPr>
        <w:t xml:space="preserve">the common practice of </w:t>
      </w:r>
      <w:r w:rsidR="00E977A7" w:rsidRPr="00031896">
        <w:rPr>
          <w:rFonts w:ascii="Times New Roman" w:hAnsi="Times New Roman" w:cs="Times New Roman"/>
          <w:sz w:val="24"/>
          <w:szCs w:val="24"/>
        </w:rPr>
        <w:t xml:space="preserve">inferring gene trees on concatenated </w:t>
      </w:r>
      <w:r w:rsidR="007E3690">
        <w:rPr>
          <w:rFonts w:ascii="Times New Roman" w:hAnsi="Times New Roman" w:cs="Times New Roman"/>
          <w:sz w:val="24"/>
          <w:szCs w:val="24"/>
        </w:rPr>
        <w:t>coding</w:t>
      </w:r>
      <w:r w:rsidR="007E3690" w:rsidRPr="00031896">
        <w:rPr>
          <w:rFonts w:ascii="Times New Roman" w:hAnsi="Times New Roman" w:cs="Times New Roman"/>
          <w:sz w:val="24"/>
          <w:szCs w:val="24"/>
        </w:rPr>
        <w:t xml:space="preserve"> </w:t>
      </w:r>
      <w:r w:rsidR="00652AF6">
        <w:rPr>
          <w:rFonts w:ascii="Times New Roman" w:hAnsi="Times New Roman" w:cs="Times New Roman"/>
          <w:sz w:val="24"/>
          <w:szCs w:val="24"/>
        </w:rPr>
        <w:t>exons from a single transcript</w:t>
      </w:r>
      <w:r w:rsidR="00C760E7">
        <w:rPr>
          <w:rFonts w:ascii="Times New Roman" w:hAnsi="Times New Roman" w:cs="Times New Roman"/>
          <w:sz w:val="24"/>
          <w:szCs w:val="24"/>
        </w:rPr>
        <w:t xml:space="preserve"> </w:t>
      </w:r>
      <w:r w:rsidR="00E977A7" w:rsidRPr="00031896">
        <w:rPr>
          <w:rFonts w:ascii="Times New Roman" w:hAnsi="Times New Roman" w:cs="Times New Roman"/>
          <w:sz w:val="24"/>
          <w:szCs w:val="24"/>
        </w:rPr>
        <w:t xml:space="preserve">is still </w:t>
      </w:r>
      <w:r w:rsidR="00120CAA">
        <w:rPr>
          <w:rFonts w:ascii="Times New Roman" w:hAnsi="Times New Roman" w:cs="Times New Roman"/>
          <w:sz w:val="24"/>
          <w:szCs w:val="24"/>
        </w:rPr>
        <w:t xml:space="preserve">likely </w:t>
      </w:r>
      <w:r w:rsidR="00E977A7" w:rsidRPr="00031896">
        <w:rPr>
          <w:rFonts w:ascii="Times New Roman" w:hAnsi="Times New Roman" w:cs="Times New Roman"/>
          <w:sz w:val="24"/>
          <w:szCs w:val="24"/>
        </w:rPr>
        <w:t xml:space="preserve">averaging over multiple </w:t>
      </w:r>
      <w:r w:rsidR="00652AF6">
        <w:rPr>
          <w:rFonts w:ascii="Times New Roman" w:hAnsi="Times New Roman" w:cs="Times New Roman"/>
          <w:sz w:val="24"/>
          <w:szCs w:val="24"/>
        </w:rPr>
        <w:t>possible</w:t>
      </w:r>
      <w:r w:rsidR="005404E8">
        <w:rPr>
          <w:rFonts w:ascii="Times New Roman" w:hAnsi="Times New Roman" w:cs="Times New Roman"/>
          <w:sz w:val="24"/>
          <w:szCs w:val="24"/>
        </w:rPr>
        <w:t xml:space="preserve"> albeit correlated</w:t>
      </w:r>
      <w:r w:rsidR="00E977A7" w:rsidRPr="00031896">
        <w:rPr>
          <w:rFonts w:ascii="Times New Roman" w:hAnsi="Times New Roman" w:cs="Times New Roman"/>
          <w:sz w:val="24"/>
          <w:szCs w:val="24"/>
        </w:rPr>
        <w:t xml:space="preserve"> histories.</w:t>
      </w:r>
    </w:p>
    <w:p w14:paraId="71C8106E" w14:textId="164019E5" w:rsidR="00352DEE"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8C6F17">
        <w:rPr>
          <w:rFonts w:ascii="Times New Roman" w:hAnsi="Times New Roman" w:cs="Times New Roman"/>
          <w:sz w:val="24"/>
          <w:szCs w:val="24"/>
        </w:rPr>
        <w:t xml:space="preserve">Finally, </w:t>
      </w:r>
      <w:r w:rsidR="00352DEE">
        <w:rPr>
          <w:rFonts w:ascii="Times New Roman" w:hAnsi="Times New Roman" w:cs="Times New Roman"/>
          <w:sz w:val="24"/>
          <w:szCs w:val="24"/>
        </w:rPr>
        <w:t xml:space="preserve">we </w:t>
      </w:r>
      <w:r w:rsidR="00644A53">
        <w:rPr>
          <w:rFonts w:ascii="Times New Roman" w:hAnsi="Times New Roman" w:cs="Times New Roman"/>
          <w:sz w:val="24"/>
          <w:szCs w:val="24"/>
        </w:rPr>
        <w:t>tested</w:t>
      </w:r>
      <w:r w:rsidR="00352DEE">
        <w:rPr>
          <w:rFonts w:ascii="Times New Roman" w:hAnsi="Times New Roman" w:cs="Times New Roman"/>
          <w:sz w:val="24"/>
          <w:szCs w:val="24"/>
        </w:rPr>
        <w:t xml:space="preserve"> </w:t>
      </w:r>
      <w:r w:rsidR="00120CAA">
        <w:rPr>
          <w:rFonts w:ascii="Times New Roman" w:hAnsi="Times New Roman" w:cs="Times New Roman"/>
          <w:sz w:val="24"/>
          <w:szCs w:val="24"/>
        </w:rPr>
        <w:t>how</w:t>
      </w:r>
      <w:r w:rsidR="00352DEE">
        <w:rPr>
          <w:rFonts w:ascii="Times New Roman" w:hAnsi="Times New Roman" w:cs="Times New Roman"/>
          <w:sz w:val="24"/>
          <w:szCs w:val="24"/>
        </w:rPr>
        <w:t xml:space="preserve"> tree misspecification </w:t>
      </w:r>
      <w:r w:rsidR="00120CAA">
        <w:rPr>
          <w:rFonts w:ascii="Times New Roman" w:hAnsi="Times New Roman" w:cs="Times New Roman"/>
          <w:sz w:val="24"/>
          <w:szCs w:val="24"/>
        </w:rPr>
        <w:t xml:space="preserve">might impact standard </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N</w:t>
      </w:r>
      <w:proofErr w:type="spellEnd"/>
      <w:r w:rsidR="00D453F8">
        <w:rPr>
          <w:rFonts w:ascii="Times New Roman" w:hAnsi="Times New Roman" w:cs="Times New Roman"/>
          <w:sz w:val="24"/>
          <w:szCs w:val="24"/>
        </w:rPr>
        <w:t>/</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S</w:t>
      </w:r>
      <w:proofErr w:type="spellEnd"/>
      <w:r w:rsidR="00120CAA">
        <w:rPr>
          <w:rFonts w:ascii="Times New Roman" w:hAnsi="Times New Roman" w:cs="Times New Roman"/>
          <w:sz w:val="24"/>
          <w:szCs w:val="24"/>
        </w:rPr>
        <w:t xml:space="preserve"> based phylogenetic </w:t>
      </w:r>
      <w:r w:rsidR="00352DEE">
        <w:rPr>
          <w:rFonts w:ascii="Times New Roman" w:hAnsi="Times New Roman" w:cs="Times New Roman"/>
          <w:sz w:val="24"/>
          <w:szCs w:val="24"/>
        </w:rPr>
        <w:t xml:space="preserve">analyses </w:t>
      </w:r>
      <w:r w:rsidR="00120CAA">
        <w:rPr>
          <w:rFonts w:ascii="Times New Roman" w:hAnsi="Times New Roman" w:cs="Times New Roman"/>
          <w:sz w:val="24"/>
          <w:szCs w:val="24"/>
        </w:rPr>
        <w:t xml:space="preserve">for </w:t>
      </w:r>
      <w:r w:rsidR="00352DEE">
        <w:rPr>
          <w:rFonts w:ascii="Times New Roman" w:hAnsi="Times New Roman" w:cs="Times New Roman"/>
          <w:sz w:val="24"/>
          <w:szCs w:val="24"/>
        </w:rPr>
        <w:t>positive</w:t>
      </w:r>
      <w:r w:rsidR="00120CAA">
        <w:rPr>
          <w:rFonts w:ascii="Times New Roman" w:hAnsi="Times New Roman" w:cs="Times New Roman"/>
          <w:sz w:val="24"/>
          <w:szCs w:val="24"/>
        </w:rPr>
        <w:t xml:space="preserve"> directional selection</w:t>
      </w:r>
      <w:r w:rsidR="00352DEE">
        <w:rPr>
          <w:rFonts w:ascii="Times New Roman" w:hAnsi="Times New Roman" w:cs="Times New Roman"/>
          <w:sz w:val="24"/>
          <w:szCs w:val="24"/>
        </w:rPr>
        <w:t xml:space="preserve">. Specifically, we </w:t>
      </w:r>
      <w:r w:rsidR="00F55350">
        <w:rPr>
          <w:rFonts w:ascii="Times New Roman" w:hAnsi="Times New Roman" w:cs="Times New Roman"/>
          <w:sz w:val="24"/>
          <w:szCs w:val="24"/>
        </w:rPr>
        <w:t>used</w:t>
      </w:r>
      <w:r w:rsidR="00352DEE">
        <w:rPr>
          <w:rFonts w:ascii="Times New Roman" w:hAnsi="Times New Roman" w:cs="Times New Roman"/>
          <w:sz w:val="24"/>
          <w:szCs w:val="24"/>
        </w:rPr>
        <w:t xml:space="preserve"> the </w:t>
      </w:r>
      <w:r w:rsidR="005404E8">
        <w:rPr>
          <w:rFonts w:ascii="Times New Roman" w:hAnsi="Times New Roman" w:cs="Times New Roman"/>
          <w:sz w:val="24"/>
          <w:szCs w:val="24"/>
        </w:rPr>
        <w:t xml:space="preserve">still </w:t>
      </w:r>
      <w:r w:rsidR="00352DEE">
        <w:rPr>
          <w:rFonts w:ascii="Times New Roman" w:hAnsi="Times New Roman" w:cs="Times New Roman"/>
          <w:sz w:val="24"/>
          <w:szCs w:val="24"/>
        </w:rPr>
        <w:t xml:space="preserve">common practice of </w:t>
      </w:r>
      <w:r w:rsidR="00F55350">
        <w:rPr>
          <w:rFonts w:ascii="Times New Roman" w:hAnsi="Times New Roman" w:cs="Times New Roman"/>
          <w:sz w:val="24"/>
          <w:szCs w:val="24"/>
        </w:rPr>
        <w:t xml:space="preserve">assuming </w:t>
      </w:r>
      <w:r w:rsidR="00060397">
        <w:rPr>
          <w:rFonts w:ascii="Times New Roman" w:hAnsi="Times New Roman" w:cs="Times New Roman"/>
          <w:sz w:val="24"/>
          <w:szCs w:val="24"/>
        </w:rPr>
        <w:t xml:space="preserve">a single </w:t>
      </w:r>
      <w:r w:rsidR="00352DEE">
        <w:rPr>
          <w:rFonts w:ascii="Times New Roman" w:hAnsi="Times New Roman" w:cs="Times New Roman"/>
          <w:sz w:val="24"/>
          <w:szCs w:val="24"/>
        </w:rPr>
        <w:t>species tree for all genes and compare</w:t>
      </w:r>
      <w:r w:rsidR="00F55350">
        <w:rPr>
          <w:rFonts w:ascii="Times New Roman" w:hAnsi="Times New Roman" w:cs="Times New Roman"/>
          <w:sz w:val="24"/>
          <w:szCs w:val="24"/>
        </w:rPr>
        <w:t>d</w:t>
      </w:r>
      <w:r w:rsidR="00352DEE">
        <w:rPr>
          <w:rFonts w:ascii="Times New Roman" w:hAnsi="Times New Roman" w:cs="Times New Roman"/>
          <w:sz w:val="24"/>
          <w:szCs w:val="24"/>
        </w:rPr>
        <w:t xml:space="preserve"> that to using individual</w:t>
      </w:r>
      <w:r w:rsidR="00F55350">
        <w:rPr>
          <w:rFonts w:ascii="Times New Roman" w:hAnsi="Times New Roman" w:cs="Times New Roman"/>
          <w:sz w:val="24"/>
          <w:szCs w:val="24"/>
        </w:rPr>
        <w:t>ly inferred</w:t>
      </w:r>
      <w:r w:rsidR="00352DEE">
        <w:rPr>
          <w:rFonts w:ascii="Times New Roman" w:hAnsi="Times New Roman" w:cs="Times New Roman"/>
          <w:sz w:val="24"/>
          <w:szCs w:val="24"/>
        </w:rPr>
        <w:t xml:space="preserve"> gene trees in</w:t>
      </w:r>
      <w:r w:rsidR="001A4A67">
        <w:rPr>
          <w:rFonts w:ascii="Times New Roman" w:hAnsi="Times New Roman" w:cs="Times New Roman"/>
          <w:sz w:val="24"/>
          <w:szCs w:val="24"/>
        </w:rPr>
        <w:t xml:space="preserve"> three</w:t>
      </w:r>
      <w:r w:rsidR="00352DEE">
        <w:rPr>
          <w:rFonts w:ascii="Times New Roman" w:hAnsi="Times New Roman" w:cs="Times New Roman"/>
          <w:sz w:val="24"/>
          <w:szCs w:val="24"/>
        </w:rPr>
        <w:t xml:space="preserve"> </w:t>
      </w:r>
      <w:r w:rsidR="00F55350">
        <w:rPr>
          <w:rFonts w:ascii="Times New Roman" w:hAnsi="Times New Roman" w:cs="Times New Roman"/>
          <w:sz w:val="24"/>
          <w:szCs w:val="24"/>
        </w:rPr>
        <w:t xml:space="preserve">common statistical </w:t>
      </w:r>
      <w:r w:rsidR="00352DEE">
        <w:rPr>
          <w:rFonts w:ascii="Times New Roman" w:hAnsi="Times New Roman" w:cs="Times New Roman"/>
          <w:sz w:val="24"/>
          <w:szCs w:val="24"/>
        </w:rPr>
        <w:t>tests for positive selection: PAML’s M1a vs. M2a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r>
      <w:r w:rsidR="00E900C6">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(Yang 2007)</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BUSTED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1B6D59">
        <w:rPr>
          <w:rFonts w:ascii="Times New Roman" w:hAnsi="Times New Roman" w:cs="Times New Roman"/>
          <w:noProof/>
          <w:sz w:val="24"/>
          <w:szCs w:val="24"/>
        </w:rPr>
        <w:t>(Murrell, et al. 2015)</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and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aBSREL</w:t>
      </w:r>
      <w:proofErr w:type="spellEnd"/>
      <w:r w:rsidR="00352DEE">
        <w:rPr>
          <w:rFonts w:ascii="Times New Roman" w:hAnsi="Times New Roman" w:cs="Times New Roman"/>
          <w:sz w:val="24"/>
          <w:szCs w:val="24"/>
        </w:rPr>
        <w:t xml:space="preserve">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Y051bT42MTwvUmVjTnVtPjxEaXNwbGF5VGV4dD4oU21pdGgsIGV0IGFsLiAyMDE1YSk8L0Rpc3Bs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</w:fldData>
        </w:fldChar>
      </w:r>
      <w:r w:rsidR="006665FD">
        <w:rPr>
          <w:rFonts w:ascii="Times New Roman" w:hAnsi="Times New Roman" w:cs="Times New Roman"/>
          <w:sz w:val="24"/>
          <w:szCs w:val="24"/>
        </w:rPr>
        <w:instrText xml:space="preserve"> ADDIN EN.CITE </w:instrText>
      </w:r>
      <w:r w:rsidR="006665FD">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Y051bT42MTwvUmVjTnVtPjxEaXNwbGF5VGV4dD4oU21pdGgsIGV0IGFsLiAyMDE1YSk8L0Rpc3Bs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</w:fldData>
        </w:fldChar>
      </w:r>
      <w:r w:rsidR="006665FD">
        <w:rPr>
          <w:rFonts w:ascii="Times New Roman" w:hAnsi="Times New Roman" w:cs="Times New Roman"/>
          <w:sz w:val="24"/>
          <w:szCs w:val="24"/>
        </w:rPr>
        <w:instrText xml:space="preserve"> ADDIN EN.CITE.DATA </w:instrText>
      </w:r>
      <w:r w:rsidR="006665FD">
        <w:rPr>
          <w:rFonts w:ascii="Times New Roman" w:hAnsi="Times New Roman" w:cs="Times New Roman"/>
          <w:sz w:val="24"/>
          <w:szCs w:val="24"/>
        </w:rPr>
      </w:r>
      <w:r w:rsidR="006665FD">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6665FD">
        <w:rPr>
          <w:rFonts w:ascii="Times New Roman" w:hAnsi="Times New Roman" w:cs="Times New Roman"/>
          <w:noProof/>
          <w:sz w:val="24"/>
          <w:szCs w:val="24"/>
        </w:rPr>
        <w:t>(Smith, et al. 2015a)</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w:t>
      </w:r>
      <w:del w:id="27" w:author="Thomas, Gregg" w:date="2025-01-04T16:07:00Z">
        <w:r w:rsidR="00352DEE" w:rsidDel="009B3643">
          <w:rPr>
            <w:rFonts w:ascii="Times New Roman" w:hAnsi="Times New Roman" w:cs="Times New Roman"/>
            <w:sz w:val="24"/>
            <w:szCs w:val="24"/>
          </w:rPr>
          <w:delText xml:space="preserve"> </w:delText>
        </w:r>
        <w:r w:rsidR="00114EEF" w:rsidDel="009B3643">
          <w:rPr>
            <w:rFonts w:ascii="Times New Roman" w:hAnsi="Times New Roman" w:cs="Times New Roman"/>
            <w:sz w:val="24"/>
            <w:szCs w:val="24"/>
          </w:rPr>
          <w:delText xml:space="preserve">We </w:delText>
        </w:r>
        <w:r w:rsidR="00F55350" w:rsidDel="009B3643">
          <w:rPr>
            <w:rFonts w:ascii="Times New Roman" w:hAnsi="Times New Roman" w:cs="Times New Roman"/>
            <w:sz w:val="24"/>
            <w:szCs w:val="24"/>
          </w:rPr>
          <w:delText>found evidence that tree misspecification likely induces both</w:delText>
        </w:r>
        <w:r w:rsidR="00C760E7" w:rsidDel="009B3643">
          <w:rPr>
            <w:rFonts w:ascii="Times New Roman" w:hAnsi="Times New Roman" w:cs="Times New Roman"/>
            <w:sz w:val="24"/>
            <w:szCs w:val="24"/>
          </w:rPr>
          <w:delText xml:space="preserve"> false positive</w:delText>
        </w:r>
        <w:r w:rsidR="00F55350" w:rsidDel="009B3643">
          <w:rPr>
            <w:rFonts w:ascii="Times New Roman" w:hAnsi="Times New Roman" w:cs="Times New Roman"/>
            <w:sz w:val="24"/>
            <w:szCs w:val="24"/>
          </w:rPr>
          <w:delText xml:space="preserve"> </w:delText>
        </w:r>
        <w:r w:rsidR="00C760E7" w:rsidDel="009B3643">
          <w:rPr>
            <w:rFonts w:ascii="Times New Roman" w:hAnsi="Times New Roman" w:cs="Times New Roman"/>
            <w:sz w:val="24"/>
            <w:szCs w:val="24"/>
          </w:rPr>
          <w:delText>(</w:delText>
        </w:r>
        <w:r w:rsidR="00F55350" w:rsidDel="009B3643">
          <w:rPr>
            <w:rFonts w:ascii="Times New Roman" w:hAnsi="Times New Roman" w:cs="Times New Roman"/>
            <w:sz w:val="24"/>
            <w:szCs w:val="24"/>
          </w:rPr>
          <w:delText>type I</w:delText>
        </w:r>
        <w:r w:rsidR="00C760E7" w:rsidDel="009B3643">
          <w:rPr>
            <w:rFonts w:ascii="Times New Roman" w:hAnsi="Times New Roman" w:cs="Times New Roman"/>
            <w:sz w:val="24"/>
            <w:szCs w:val="24"/>
          </w:rPr>
          <w:delText xml:space="preserve">) and false negative </w:delText>
        </w:r>
        <w:r w:rsidR="00F55350" w:rsidDel="009B3643">
          <w:rPr>
            <w:rFonts w:ascii="Times New Roman" w:hAnsi="Times New Roman" w:cs="Times New Roman"/>
            <w:sz w:val="24"/>
            <w:szCs w:val="24"/>
          </w:rPr>
          <w:delText>(type II</w:delText>
        </w:r>
        <w:r w:rsidR="00C760E7" w:rsidDel="009B3643">
          <w:rPr>
            <w:rFonts w:ascii="Times New Roman" w:hAnsi="Times New Roman" w:cs="Times New Roman"/>
            <w:sz w:val="24"/>
            <w:szCs w:val="24"/>
          </w:rPr>
          <w:delText>)</w:delText>
        </w:r>
        <w:r w:rsidR="00F55350" w:rsidDel="009B3643">
          <w:rPr>
            <w:rFonts w:ascii="Times New Roman" w:hAnsi="Times New Roman" w:cs="Times New Roman"/>
            <w:sz w:val="24"/>
            <w:szCs w:val="24"/>
          </w:rPr>
          <w:delText xml:space="preserve"> error</w:delText>
        </w:r>
        <w:r w:rsidR="00644A53" w:rsidDel="009B3643">
          <w:rPr>
            <w:rFonts w:ascii="Times New Roman" w:hAnsi="Times New Roman" w:cs="Times New Roman"/>
            <w:sz w:val="24"/>
            <w:szCs w:val="24"/>
          </w:rPr>
          <w:delText>s</w:delText>
        </w:r>
        <w:r w:rsidR="00F55350" w:rsidDel="009B3643">
          <w:rPr>
            <w:rFonts w:ascii="Times New Roman" w:hAnsi="Times New Roman" w:cs="Times New Roman"/>
            <w:sz w:val="24"/>
            <w:szCs w:val="24"/>
          </w:rPr>
          <w:delText>.</w:delText>
        </w:r>
      </w:del>
      <w:r w:rsidR="0063711C">
        <w:rPr>
          <w:rFonts w:ascii="Times New Roman" w:hAnsi="Times New Roman" w:cs="Times New Roman"/>
          <w:sz w:val="24"/>
          <w:szCs w:val="24"/>
        </w:rPr>
        <w:t xml:space="preserve"> </w:t>
      </w:r>
      <w:ins w:id="28" w:author="Thomas, Gregg" w:date="2025-01-04T16:07:00Z">
        <w:r w:rsidR="009B3643" w:rsidRPr="009B3643">
          <w:rPr>
            <w:rFonts w:ascii="Times New Roman" w:hAnsi="Times New Roman" w:cs="Times New Roman"/>
            <w:sz w:val="24"/>
            <w:szCs w:val="24"/>
          </w:rPr>
          <w:t>We found that many genes were inferred as having experienced positive directional selection when using a single species tree, but not when using gene trees and vice versa (Figure 6)</w:t>
        </w:r>
        <w:r w:rsidR="009B3643">
          <w:rPr>
            <w:rFonts w:ascii="Times New Roman" w:hAnsi="Times New Roman" w:cs="Times New Roman"/>
            <w:sz w:val="24"/>
            <w:szCs w:val="24"/>
          </w:rPr>
          <w:t>.</w:t>
        </w:r>
        <w:del w:id="29" w:author="Good, Jeffrey" w:date="2025-01-06T11:04:00Z" w16du:dateUtc="2025-01-06T18:04:00Z">
          <w:r w:rsidR="009B3643" w:rsidRPr="009B3643" w:rsidDel="00C03EBD">
            <w:rPr>
              <w:rFonts w:ascii="Times New Roman" w:hAnsi="Times New Roman" w:cs="Times New Roman"/>
              <w:sz w:val="24"/>
              <w:szCs w:val="24"/>
            </w:rPr>
            <w:delText>.</w:delText>
          </w:r>
        </w:del>
      </w:ins>
      <w:del w:id="30" w:author="Thomas, Gregg" w:date="2025-01-04T16:07:00Z">
        <w:r w:rsidR="006E3399" w:rsidDel="009B3643">
          <w:rPr>
            <w:rFonts w:ascii="Times New Roman" w:hAnsi="Times New Roman" w:cs="Times New Roman"/>
            <w:sz w:val="24"/>
            <w:szCs w:val="24"/>
          </w:rPr>
          <w:delText>For example, m</w:delText>
        </w:r>
        <w:r w:rsidR="00114EEF" w:rsidDel="009B3643">
          <w:rPr>
            <w:rFonts w:ascii="Times New Roman" w:hAnsi="Times New Roman" w:cs="Times New Roman"/>
            <w:sz w:val="24"/>
            <w:szCs w:val="24"/>
          </w:rPr>
          <w:delText xml:space="preserve">any genes </w:delText>
        </w:r>
        <w:r w:rsidR="00F55350" w:rsidDel="009B3643">
          <w:rPr>
            <w:rFonts w:ascii="Times New Roman" w:hAnsi="Times New Roman" w:cs="Times New Roman"/>
            <w:sz w:val="24"/>
            <w:szCs w:val="24"/>
          </w:rPr>
          <w:delText>we</w:delText>
        </w:r>
        <w:r w:rsidR="00114EEF" w:rsidDel="009B3643">
          <w:rPr>
            <w:rFonts w:ascii="Times New Roman" w:hAnsi="Times New Roman" w:cs="Times New Roman"/>
            <w:sz w:val="24"/>
            <w:szCs w:val="24"/>
          </w:rPr>
          <w:delText xml:space="preserve">re inferred as having experienced positive </w:delText>
        </w:r>
        <w:r w:rsidR="00F55350" w:rsidDel="009B3643">
          <w:rPr>
            <w:rFonts w:ascii="Times New Roman" w:hAnsi="Times New Roman" w:cs="Times New Roman"/>
            <w:sz w:val="24"/>
            <w:szCs w:val="24"/>
          </w:rPr>
          <w:delText>direction</w:delText>
        </w:r>
        <w:r w:rsidR="00644A53" w:rsidDel="009B3643">
          <w:rPr>
            <w:rFonts w:ascii="Times New Roman" w:hAnsi="Times New Roman" w:cs="Times New Roman"/>
            <w:sz w:val="24"/>
            <w:szCs w:val="24"/>
          </w:rPr>
          <w:delText>al</w:delText>
        </w:r>
        <w:r w:rsidR="00F55350" w:rsidDel="009B3643">
          <w:rPr>
            <w:rFonts w:ascii="Times New Roman" w:hAnsi="Times New Roman" w:cs="Times New Roman"/>
            <w:sz w:val="24"/>
            <w:szCs w:val="24"/>
          </w:rPr>
          <w:delText xml:space="preserve"> </w:delText>
        </w:r>
        <w:r w:rsidR="00114EEF" w:rsidDel="009B3643">
          <w:rPr>
            <w:rFonts w:ascii="Times New Roman" w:hAnsi="Times New Roman" w:cs="Times New Roman"/>
            <w:sz w:val="24"/>
            <w:szCs w:val="24"/>
          </w:rPr>
          <w:delText xml:space="preserve">selection when using </w:delText>
        </w:r>
        <w:r w:rsidR="00F55350" w:rsidDel="009B3643">
          <w:rPr>
            <w:rFonts w:ascii="Times New Roman" w:hAnsi="Times New Roman" w:cs="Times New Roman"/>
            <w:sz w:val="24"/>
            <w:szCs w:val="24"/>
          </w:rPr>
          <w:delText>a single</w:delText>
        </w:r>
        <w:r w:rsidR="00114EEF" w:rsidDel="009B3643">
          <w:rPr>
            <w:rFonts w:ascii="Times New Roman" w:hAnsi="Times New Roman" w:cs="Times New Roman"/>
            <w:sz w:val="24"/>
            <w:szCs w:val="24"/>
          </w:rPr>
          <w:delText xml:space="preserve"> </w:delText>
        </w:r>
        <w:r w:rsidR="00F55350" w:rsidDel="009B3643">
          <w:rPr>
            <w:rFonts w:ascii="Times New Roman" w:hAnsi="Times New Roman" w:cs="Times New Roman"/>
            <w:sz w:val="24"/>
            <w:szCs w:val="24"/>
          </w:rPr>
          <w:delText xml:space="preserve">species </w:delText>
        </w:r>
        <w:r w:rsidR="00114EEF" w:rsidDel="009B3643">
          <w:rPr>
            <w:rFonts w:ascii="Times New Roman" w:hAnsi="Times New Roman" w:cs="Times New Roman"/>
            <w:sz w:val="24"/>
            <w:szCs w:val="24"/>
          </w:rPr>
          <w:delText>tree</w:delText>
        </w:r>
        <w:r w:rsidR="00F55350" w:rsidDel="009B3643">
          <w:rPr>
            <w:rFonts w:ascii="Times New Roman" w:hAnsi="Times New Roman" w:cs="Times New Roman"/>
            <w:sz w:val="24"/>
            <w:szCs w:val="24"/>
          </w:rPr>
          <w:delText>,</w:delText>
        </w:r>
        <w:r w:rsidR="00114EEF" w:rsidDel="009B3643">
          <w:rPr>
            <w:rFonts w:ascii="Times New Roman" w:hAnsi="Times New Roman" w:cs="Times New Roman"/>
            <w:sz w:val="24"/>
            <w:szCs w:val="24"/>
          </w:rPr>
          <w:delText xml:space="preserve"> but not when using </w:delText>
        </w:r>
        <w:r w:rsidR="00F55350" w:rsidDel="009B3643">
          <w:rPr>
            <w:rFonts w:ascii="Times New Roman" w:hAnsi="Times New Roman" w:cs="Times New Roman"/>
            <w:sz w:val="24"/>
            <w:szCs w:val="24"/>
          </w:rPr>
          <w:delText xml:space="preserve">local </w:delText>
        </w:r>
        <w:r w:rsidR="00114EEF" w:rsidDel="009B3643">
          <w:rPr>
            <w:rFonts w:ascii="Times New Roman" w:hAnsi="Times New Roman" w:cs="Times New Roman"/>
            <w:sz w:val="24"/>
            <w:szCs w:val="24"/>
          </w:rPr>
          <w:delText>gene trees and vice versa (</w:delText>
        </w:r>
        <w:r w:rsidR="00DC5B3B" w:rsidDel="009B3643">
          <w:rPr>
            <w:rFonts w:ascii="Times New Roman" w:hAnsi="Times New Roman" w:cs="Times New Roman"/>
            <w:sz w:val="24"/>
            <w:szCs w:val="24"/>
          </w:rPr>
          <w:delText xml:space="preserve">Figure </w:delText>
        </w:r>
        <w:r w:rsidR="004E0DDF" w:rsidDel="009B3643">
          <w:rPr>
            <w:rFonts w:ascii="Times New Roman" w:hAnsi="Times New Roman" w:cs="Times New Roman"/>
            <w:sz w:val="24"/>
            <w:szCs w:val="24"/>
          </w:rPr>
          <w:delText>6</w:delText>
        </w:r>
        <w:r w:rsidR="00114EEF" w:rsidDel="009B3643">
          <w:rPr>
            <w:rFonts w:ascii="Times New Roman" w:hAnsi="Times New Roman" w:cs="Times New Roman"/>
            <w:sz w:val="24"/>
            <w:szCs w:val="24"/>
          </w:rPr>
          <w:delText>).</w:delText>
        </w:r>
      </w:del>
      <w:r w:rsidR="00114EEF">
        <w:rPr>
          <w:rFonts w:ascii="Times New Roman" w:hAnsi="Times New Roman" w:cs="Times New Roman"/>
          <w:sz w:val="24"/>
          <w:szCs w:val="24"/>
        </w:rPr>
        <w:t xml:space="preserve"> </w:t>
      </w:r>
      <w:ins w:id="31" w:author="Thomas, Gregg" w:date="2025-01-04T16:08:00Z">
        <w:r w:rsidR="009B3643" w:rsidRPr="009B3643">
          <w:rPr>
            <w:rFonts w:ascii="Times New Roman" w:hAnsi="Times New Roman" w:cs="Times New Roman"/>
            <w:sz w:val="24"/>
            <w:szCs w:val="24"/>
          </w:rPr>
          <w:t>The extent to which the single species tree differed from the gene trees for the different types of selection test is documented in Table 1.</w:t>
        </w:r>
      </w:ins>
      <w:del w:id="32" w:author="Thomas, Gregg" w:date="2025-01-04T16:08:00Z">
        <w:r w:rsidR="00114EEF" w:rsidDel="009B3643">
          <w:rPr>
            <w:rFonts w:ascii="Times New Roman" w:hAnsi="Times New Roman" w:cs="Times New Roman"/>
            <w:sz w:val="24"/>
            <w:szCs w:val="24"/>
          </w:rPr>
          <w:delText xml:space="preserve">Assuming the </w:delText>
        </w:r>
        <w:r w:rsidR="00F55350" w:rsidDel="009B3643">
          <w:rPr>
            <w:rFonts w:ascii="Times New Roman" w:hAnsi="Times New Roman" w:cs="Times New Roman"/>
            <w:sz w:val="24"/>
            <w:szCs w:val="24"/>
          </w:rPr>
          <w:delText xml:space="preserve">locally inferred </w:delText>
        </w:r>
        <w:r w:rsidR="00114EEF" w:rsidDel="009B3643">
          <w:rPr>
            <w:rFonts w:ascii="Times New Roman" w:hAnsi="Times New Roman" w:cs="Times New Roman"/>
            <w:sz w:val="24"/>
            <w:szCs w:val="24"/>
          </w:rPr>
          <w:delText xml:space="preserve">gene tree </w:delText>
        </w:r>
        <w:r w:rsidR="00F55350" w:rsidDel="009B3643">
          <w:rPr>
            <w:rFonts w:ascii="Times New Roman" w:hAnsi="Times New Roman" w:cs="Times New Roman"/>
            <w:sz w:val="24"/>
            <w:szCs w:val="24"/>
          </w:rPr>
          <w:delText>i</w:delText>
        </w:r>
        <w:r w:rsidR="00114EEF" w:rsidDel="009B3643">
          <w:rPr>
            <w:rFonts w:ascii="Times New Roman" w:hAnsi="Times New Roman" w:cs="Times New Roman"/>
            <w:sz w:val="24"/>
            <w:szCs w:val="24"/>
          </w:rPr>
          <w:delText xml:space="preserve">s more </w:delText>
        </w:r>
        <w:r w:rsidR="00F55350" w:rsidDel="009B3643">
          <w:rPr>
            <w:rFonts w:ascii="Times New Roman" w:hAnsi="Times New Roman" w:cs="Times New Roman"/>
            <w:sz w:val="24"/>
            <w:szCs w:val="24"/>
          </w:rPr>
          <w:delText>accurate</w:delText>
        </w:r>
        <w:r w:rsidR="00587DCF" w:rsidDel="009B3643">
          <w:rPr>
            <w:rFonts w:ascii="Times New Roman" w:hAnsi="Times New Roman" w:cs="Times New Roman"/>
            <w:sz w:val="24"/>
            <w:szCs w:val="24"/>
          </w:rPr>
          <w:delText xml:space="preserve"> than the</w:delText>
        </w:r>
        <w:r w:rsidR="00BF08A1" w:rsidDel="009B3643">
          <w:rPr>
            <w:rFonts w:ascii="Times New Roman" w:hAnsi="Times New Roman" w:cs="Times New Roman"/>
            <w:sz w:val="24"/>
            <w:szCs w:val="24"/>
          </w:rPr>
          <w:delText xml:space="preserve"> single tree inferred from concatenation of all gene sequences</w:delText>
        </w:r>
        <w:r w:rsidR="00F55350" w:rsidDel="009B3643">
          <w:rPr>
            <w:rFonts w:ascii="Times New Roman" w:hAnsi="Times New Roman" w:cs="Times New Roman"/>
            <w:sz w:val="24"/>
            <w:szCs w:val="24"/>
          </w:rPr>
          <w:delText xml:space="preserve">, </w:delText>
        </w:r>
        <w:r w:rsidR="00114EEF" w:rsidDel="009B3643">
          <w:rPr>
            <w:rFonts w:ascii="Times New Roman" w:hAnsi="Times New Roman" w:cs="Times New Roman"/>
            <w:sz w:val="24"/>
            <w:szCs w:val="24"/>
          </w:rPr>
          <w:delText>this result</w:delText>
        </w:r>
        <w:r w:rsidR="00F55350" w:rsidDel="009B3643">
          <w:rPr>
            <w:rFonts w:ascii="Times New Roman" w:hAnsi="Times New Roman" w:cs="Times New Roman"/>
            <w:sz w:val="24"/>
            <w:szCs w:val="24"/>
          </w:rPr>
          <w:delText>ed</w:delText>
        </w:r>
        <w:r w:rsidR="00114EEF" w:rsidDel="009B3643">
          <w:rPr>
            <w:rFonts w:ascii="Times New Roman" w:hAnsi="Times New Roman" w:cs="Times New Roman"/>
            <w:sz w:val="24"/>
            <w:szCs w:val="24"/>
          </w:rPr>
          <w:delText xml:space="preserve"> in varying rates and types of error (Table </w:delText>
        </w:r>
        <w:r w:rsidR="00CC57F4" w:rsidDel="009B3643">
          <w:rPr>
            <w:rFonts w:ascii="Times New Roman" w:hAnsi="Times New Roman" w:cs="Times New Roman"/>
            <w:sz w:val="24"/>
            <w:szCs w:val="24"/>
          </w:rPr>
          <w:delText>1</w:delText>
        </w:r>
        <w:r w:rsidR="00114EEF" w:rsidDel="009B3643">
          <w:rPr>
            <w:rFonts w:ascii="Times New Roman" w:hAnsi="Times New Roman" w:cs="Times New Roman"/>
            <w:sz w:val="24"/>
            <w:szCs w:val="24"/>
          </w:rPr>
          <w:delText>).</w:delText>
        </w:r>
      </w:del>
      <w:r w:rsidR="0063711C">
        <w:rPr>
          <w:rFonts w:ascii="Times New Roman" w:hAnsi="Times New Roman" w:cs="Times New Roman"/>
          <w:sz w:val="24"/>
          <w:szCs w:val="24"/>
        </w:rPr>
        <w:t xml:space="preserve"> </w:t>
      </w:r>
      <w:r w:rsidR="006E3399">
        <w:rPr>
          <w:rFonts w:ascii="Times New Roman" w:hAnsi="Times New Roman" w:cs="Times New Roman"/>
          <w:sz w:val="24"/>
          <w:szCs w:val="24"/>
        </w:rPr>
        <w:t>F</w:t>
      </w:r>
      <w:r w:rsidR="0063711C">
        <w:rPr>
          <w:rFonts w:ascii="Times New Roman" w:hAnsi="Times New Roman" w:cs="Times New Roman"/>
          <w:sz w:val="24"/>
          <w:szCs w:val="24"/>
        </w:rPr>
        <w:t xml:space="preserve">or BUSTED, we observe </w:t>
      </w:r>
      <w:r w:rsidR="007670A8">
        <w:rPr>
          <w:rFonts w:ascii="Times New Roman" w:hAnsi="Times New Roman" w:cs="Times New Roman"/>
          <w:sz w:val="24"/>
          <w:szCs w:val="24"/>
        </w:rPr>
        <w:t xml:space="preserve">that </w:t>
      </w:r>
      <w:r w:rsidR="00C83D28">
        <w:rPr>
          <w:rFonts w:ascii="Times New Roman" w:hAnsi="Times New Roman" w:cs="Times New Roman"/>
          <w:sz w:val="24"/>
          <w:szCs w:val="24"/>
        </w:rPr>
        <w:t>28</w:t>
      </w:r>
      <w:r w:rsidR="007670A8">
        <w:rPr>
          <w:rFonts w:ascii="Times New Roman" w:hAnsi="Times New Roman" w:cs="Times New Roman"/>
          <w:sz w:val="24"/>
          <w:szCs w:val="24"/>
        </w:rPr>
        <w:t>%</w:t>
      </w:r>
      <w:r w:rsidR="0063711C">
        <w:rPr>
          <w:rFonts w:ascii="Times New Roman" w:hAnsi="Times New Roman" w:cs="Times New Roman"/>
          <w:sz w:val="24"/>
          <w:szCs w:val="24"/>
        </w:rPr>
        <w:t xml:space="preserve"> of genes inferred as having evolved under positive </w:t>
      </w:r>
      <w:r w:rsidR="006E3399">
        <w:rPr>
          <w:rFonts w:ascii="Times New Roman" w:hAnsi="Times New Roman" w:cs="Times New Roman"/>
          <w:sz w:val="24"/>
          <w:szCs w:val="24"/>
        </w:rPr>
        <w:t xml:space="preserve">directional </w:t>
      </w:r>
      <w:r w:rsidR="0063711C">
        <w:rPr>
          <w:rFonts w:ascii="Times New Roman" w:hAnsi="Times New Roman" w:cs="Times New Roman"/>
          <w:sz w:val="24"/>
          <w:szCs w:val="24"/>
        </w:rPr>
        <w:t>selection when using</w:t>
      </w:r>
      <w:r w:rsidR="00DE58C1">
        <w:rPr>
          <w:rFonts w:ascii="Times New Roman" w:hAnsi="Times New Roman" w:cs="Times New Roman"/>
          <w:sz w:val="24"/>
          <w:szCs w:val="24"/>
        </w:rPr>
        <w:t xml:space="preserve"> the gene tree </w:t>
      </w:r>
      <w:r w:rsidR="006E3399">
        <w:rPr>
          <w:rFonts w:ascii="Times New Roman" w:hAnsi="Times New Roman" w:cs="Times New Roman"/>
          <w:sz w:val="24"/>
          <w:szCs w:val="24"/>
        </w:rPr>
        <w:t>we</w:t>
      </w:r>
      <w:r w:rsidR="00631EAA">
        <w:rPr>
          <w:rFonts w:ascii="Times New Roman" w:hAnsi="Times New Roman" w:cs="Times New Roman"/>
          <w:sz w:val="24"/>
          <w:szCs w:val="24"/>
        </w:rPr>
        <w:t>re</w:t>
      </w:r>
      <w:r w:rsidR="00DE58C1">
        <w:rPr>
          <w:rFonts w:ascii="Times New Roman" w:hAnsi="Times New Roman" w:cs="Times New Roman"/>
          <w:sz w:val="24"/>
          <w:szCs w:val="24"/>
        </w:rPr>
        <w:t xml:space="preserve"> not</w:t>
      </w:r>
      <w:r w:rsidR="00631EAA">
        <w:rPr>
          <w:rFonts w:ascii="Times New Roman" w:hAnsi="Times New Roman" w:cs="Times New Roman"/>
          <w:sz w:val="24"/>
          <w:szCs w:val="24"/>
        </w:rPr>
        <w:t xml:space="preserve"> inferred when using</w:t>
      </w:r>
      <w:r w:rsidR="00DE58C1">
        <w:rPr>
          <w:rFonts w:ascii="Times New Roman" w:hAnsi="Times New Roman" w:cs="Times New Roman"/>
          <w:sz w:val="24"/>
          <w:szCs w:val="24"/>
        </w:rPr>
        <w:t xml:space="preserve"> the concatenated species tree</w:t>
      </w:r>
      <w:del w:id="33" w:author="Thomas, Gregg" w:date="2025-01-04T16:08:00Z">
        <w:r w:rsidR="00DE58C1" w:rsidDel="009B3643">
          <w:rPr>
            <w:rFonts w:ascii="Times New Roman" w:hAnsi="Times New Roman" w:cs="Times New Roman"/>
            <w:sz w:val="24"/>
            <w:szCs w:val="24"/>
          </w:rPr>
          <w:delText xml:space="preserve"> (</w:delText>
        </w:r>
        <w:r w:rsidR="006E3399" w:rsidDel="009B3643">
          <w:rPr>
            <w:rFonts w:ascii="Times New Roman" w:hAnsi="Times New Roman" w:cs="Times New Roman"/>
            <w:sz w:val="24"/>
            <w:szCs w:val="24"/>
          </w:rPr>
          <w:delText xml:space="preserve">likely </w:delText>
        </w:r>
        <w:r w:rsidR="00DE58C1" w:rsidDel="009B3643">
          <w:rPr>
            <w:rFonts w:ascii="Times New Roman" w:hAnsi="Times New Roman" w:cs="Times New Roman"/>
            <w:sz w:val="24"/>
            <w:szCs w:val="24"/>
          </w:rPr>
          <w:delText>false negatives)</w:delText>
        </w:r>
      </w:del>
      <w:r w:rsidR="00DE58C1">
        <w:rPr>
          <w:rFonts w:ascii="Times New Roman" w:hAnsi="Times New Roman" w:cs="Times New Roman"/>
          <w:sz w:val="24"/>
          <w:szCs w:val="24"/>
        </w:rPr>
        <w:t xml:space="preserve">. The opposite </w:t>
      </w:r>
      <w:r w:rsidR="006E3399">
        <w:rPr>
          <w:rFonts w:ascii="Times New Roman" w:hAnsi="Times New Roman" w:cs="Times New Roman"/>
          <w:sz w:val="24"/>
          <w:szCs w:val="24"/>
        </w:rPr>
        <w:t>wa</w:t>
      </w:r>
      <w:r w:rsidR="00DE58C1">
        <w:rPr>
          <w:rFonts w:ascii="Times New Roman" w:hAnsi="Times New Roman" w:cs="Times New Roman"/>
          <w:sz w:val="24"/>
          <w:szCs w:val="24"/>
        </w:rPr>
        <w:t xml:space="preserve">s true for M1a vs. M2a, </w:t>
      </w:r>
      <w:r w:rsidR="00EF7F54">
        <w:rPr>
          <w:rFonts w:ascii="Times New Roman" w:hAnsi="Times New Roman" w:cs="Times New Roman"/>
          <w:sz w:val="24"/>
          <w:szCs w:val="24"/>
        </w:rPr>
        <w:t>where</w:t>
      </w:r>
      <w:r w:rsidR="00653E33">
        <w:rPr>
          <w:rFonts w:ascii="Times New Roman" w:hAnsi="Times New Roman" w:cs="Times New Roman"/>
          <w:sz w:val="24"/>
          <w:szCs w:val="24"/>
        </w:rPr>
        <w:t>, among</w:t>
      </w:r>
      <w:r w:rsidR="008C6F17">
        <w:rPr>
          <w:rFonts w:ascii="Times New Roman" w:hAnsi="Times New Roman" w:cs="Times New Roman"/>
          <w:sz w:val="24"/>
          <w:szCs w:val="24"/>
        </w:rPr>
        <w:t xml:space="preserve"> genes </w:t>
      </w:r>
      <w:r w:rsidR="00EF7F54">
        <w:rPr>
          <w:rFonts w:ascii="Times New Roman" w:hAnsi="Times New Roman" w:cs="Times New Roman"/>
          <w:sz w:val="24"/>
          <w:szCs w:val="24"/>
        </w:rPr>
        <w:t xml:space="preserve">showing </w:t>
      </w:r>
      <w:r w:rsidR="008C6F17">
        <w:rPr>
          <w:rFonts w:ascii="Times New Roman" w:hAnsi="Times New Roman" w:cs="Times New Roman"/>
          <w:sz w:val="24"/>
          <w:szCs w:val="24"/>
        </w:rPr>
        <w:t xml:space="preserve">inconsistent evidence for </w:t>
      </w:r>
      <w:r w:rsidR="00EF7F54">
        <w:rPr>
          <w:rFonts w:ascii="Times New Roman" w:hAnsi="Times New Roman" w:cs="Times New Roman"/>
          <w:sz w:val="24"/>
          <w:szCs w:val="24"/>
        </w:rPr>
        <w:t xml:space="preserve">positive selection </w:t>
      </w:r>
      <w:r w:rsidR="008C6F17">
        <w:rPr>
          <w:rFonts w:ascii="Times New Roman" w:hAnsi="Times New Roman" w:cs="Times New Roman"/>
          <w:sz w:val="24"/>
          <w:szCs w:val="24"/>
        </w:rPr>
        <w:t xml:space="preserve">across the </w:t>
      </w:r>
      <w:r w:rsidR="00EF7F54">
        <w:rPr>
          <w:rFonts w:ascii="Times New Roman" w:hAnsi="Times New Roman" w:cs="Times New Roman"/>
          <w:sz w:val="24"/>
          <w:szCs w:val="24"/>
        </w:rPr>
        <w:t>two scenarios, 76</w:t>
      </w:r>
      <w:r w:rsidR="007670A8">
        <w:rPr>
          <w:rFonts w:ascii="Times New Roman" w:hAnsi="Times New Roman" w:cs="Times New Roman"/>
          <w:sz w:val="24"/>
          <w:szCs w:val="24"/>
        </w:rPr>
        <w:t xml:space="preserve">% </w:t>
      </w:r>
      <w:r w:rsidR="00EF7F54">
        <w:rPr>
          <w:rFonts w:ascii="Times New Roman" w:hAnsi="Times New Roman" w:cs="Times New Roman"/>
          <w:sz w:val="24"/>
          <w:szCs w:val="24"/>
        </w:rPr>
        <w:t xml:space="preserve">do so </w:t>
      </w:r>
      <w:r w:rsidR="00DE58C1">
        <w:rPr>
          <w:rFonts w:ascii="Times New Roman" w:hAnsi="Times New Roman" w:cs="Times New Roman"/>
          <w:sz w:val="24"/>
          <w:szCs w:val="24"/>
        </w:rPr>
        <w:t>when using the concatenated species tree but not individual gene trees</w:t>
      </w:r>
      <w:del w:id="34" w:author="Thomas, Gregg" w:date="2025-01-04T16:08:00Z">
        <w:r w:rsidR="00DE58C1" w:rsidDel="009B3643">
          <w:rPr>
            <w:rFonts w:ascii="Times New Roman" w:hAnsi="Times New Roman" w:cs="Times New Roman"/>
            <w:sz w:val="24"/>
            <w:szCs w:val="24"/>
          </w:rPr>
          <w:delText xml:space="preserve"> (</w:delText>
        </w:r>
        <w:r w:rsidR="006E3399" w:rsidDel="009B3643">
          <w:rPr>
            <w:rFonts w:ascii="Times New Roman" w:hAnsi="Times New Roman" w:cs="Times New Roman"/>
            <w:sz w:val="24"/>
            <w:szCs w:val="24"/>
          </w:rPr>
          <w:delText xml:space="preserve">likely </w:delText>
        </w:r>
        <w:r w:rsidR="00DE58C1" w:rsidDel="009B3643">
          <w:rPr>
            <w:rFonts w:ascii="Times New Roman" w:hAnsi="Times New Roman" w:cs="Times New Roman"/>
            <w:sz w:val="24"/>
            <w:szCs w:val="24"/>
          </w:rPr>
          <w:delText>false positives)</w:delText>
        </w:r>
      </w:del>
      <w:r w:rsidR="00DE58C1">
        <w:rPr>
          <w:rFonts w:ascii="Times New Roman" w:hAnsi="Times New Roman" w:cs="Times New Roman"/>
          <w:sz w:val="24"/>
          <w:szCs w:val="24"/>
        </w:rPr>
        <w:t xml:space="preserve">. </w:t>
      </w:r>
      <w:r w:rsidR="00604409">
        <w:rPr>
          <w:rFonts w:ascii="Times New Roman" w:hAnsi="Times New Roman" w:cs="Times New Roman"/>
          <w:sz w:val="24"/>
          <w:szCs w:val="24"/>
        </w:rPr>
        <w:t xml:space="preserve">In general, genes found to be </w:t>
      </w:r>
      <w:r w:rsidR="006E3399">
        <w:rPr>
          <w:rFonts w:ascii="Times New Roman" w:hAnsi="Times New Roman" w:cs="Times New Roman"/>
          <w:sz w:val="24"/>
          <w:szCs w:val="24"/>
        </w:rPr>
        <w:t xml:space="preserve">evolving </w:t>
      </w:r>
      <w:r w:rsidR="00604409">
        <w:rPr>
          <w:rFonts w:ascii="Times New Roman" w:hAnsi="Times New Roman" w:cs="Times New Roman"/>
          <w:sz w:val="24"/>
          <w:szCs w:val="24"/>
        </w:rPr>
        <w:t>under positive selection using both tree</w:t>
      </w:r>
      <w:r w:rsidR="00F55350">
        <w:rPr>
          <w:rFonts w:ascii="Times New Roman" w:hAnsi="Times New Roman" w:cs="Times New Roman"/>
          <w:sz w:val="24"/>
          <w:szCs w:val="24"/>
        </w:rPr>
        <w:t xml:space="preserve"> types</w:t>
      </w:r>
      <w:r w:rsidR="00604409">
        <w:rPr>
          <w:rFonts w:ascii="Times New Roman" w:hAnsi="Times New Roman" w:cs="Times New Roman"/>
          <w:sz w:val="24"/>
          <w:szCs w:val="24"/>
        </w:rPr>
        <w:t xml:space="preserve"> tend</w:t>
      </w:r>
      <w:r w:rsidR="00F55350">
        <w:rPr>
          <w:rFonts w:ascii="Times New Roman" w:hAnsi="Times New Roman" w:cs="Times New Roman"/>
          <w:sz w:val="24"/>
          <w:szCs w:val="24"/>
        </w:rPr>
        <w:t>ed</w:t>
      </w:r>
      <w:r w:rsidR="00604409">
        <w:rPr>
          <w:rFonts w:ascii="Times New Roman" w:hAnsi="Times New Roman" w:cs="Times New Roman"/>
          <w:sz w:val="24"/>
          <w:szCs w:val="24"/>
        </w:rPr>
        <w:t xml:space="preserve"> to be more concordant with the species tree than those that had evidence for positive selection either using only the concatenated tree or the gene tree (</w:t>
      </w:r>
      <w:r w:rsidR="00DC5B3B">
        <w:rPr>
          <w:rFonts w:ascii="Times New Roman" w:hAnsi="Times New Roman" w:cs="Times New Roman"/>
          <w:sz w:val="24"/>
          <w:szCs w:val="24"/>
        </w:rPr>
        <w:t xml:space="preserve">Figure </w:t>
      </w:r>
      <w:r w:rsidR="004E0DDF">
        <w:rPr>
          <w:rFonts w:ascii="Times New Roman" w:hAnsi="Times New Roman" w:cs="Times New Roman"/>
          <w:sz w:val="24"/>
          <w:szCs w:val="24"/>
        </w:rPr>
        <w:t>6</w:t>
      </w:r>
      <w:r w:rsidR="00604409">
        <w:rPr>
          <w:rFonts w:ascii="Times New Roman" w:hAnsi="Times New Roman" w:cs="Times New Roman"/>
          <w:sz w:val="24"/>
          <w:szCs w:val="24"/>
        </w:rPr>
        <w:t>).</w:t>
      </w:r>
    </w:p>
    <w:p w14:paraId="2849FE64" w14:textId="29240CBC" w:rsidR="005D3A4E" w:rsidRPr="00031896" w:rsidRDefault="005D3A4E" w:rsidP="005D3A4E">
      <w:pPr>
        <w:spacing w:after="0"/>
        <w:jc w:val="both"/>
        <w:rPr>
          <w:rFonts w:ascii="Times New Roman" w:hAnsi="Times New Roman" w:cs="Times New Roman"/>
          <w:sz w:val="24"/>
          <w:szCs w:val="24"/>
        </w:rPr>
      </w:pPr>
    </w:p>
    <w:p w14:paraId="3951D377" w14:textId="698196FB" w:rsidR="002F4A62" w:rsidRPr="00771587" w:rsidRDefault="00805723" w:rsidP="00F413E3">
      <w:pPr>
        <w:pStyle w:val="Heading1"/>
        <w:jc w:val="both"/>
      </w:pPr>
      <w:r w:rsidRPr="00771587">
        <w:t>Discussion</w:t>
      </w:r>
    </w:p>
    <w:p w14:paraId="2FFAAD3D" w14:textId="6EF50F75" w:rsidR="00D1794F" w:rsidRPr="002A6C55" w:rsidRDefault="00FC2775" w:rsidP="00D1794F">
      <w:pPr>
        <w:spacing w:after="0"/>
        <w:jc w:val="both"/>
        <w:rPr>
          <w:rFonts w:ascii="Times New Roman" w:hAnsi="Times New Roman" w:cs="Times New Roman"/>
          <w:sz w:val="24"/>
          <w:szCs w:val="24"/>
        </w:rPr>
      </w:pPr>
      <w:r w:rsidRPr="00771587">
        <w:rPr>
          <w:rFonts w:ascii="Times New Roman" w:hAnsi="Times New Roman" w:cs="Times New Roman"/>
          <w:sz w:val="24"/>
          <w:szCs w:val="24"/>
        </w:rPr>
        <w:t xml:space="preserve">Phylogenies provide insight into the relationships of species and serve as a framework for </w:t>
      </w:r>
      <w:r w:rsidR="00BC48B3">
        <w:rPr>
          <w:rFonts w:ascii="Times New Roman" w:hAnsi="Times New Roman" w:cs="Times New Roman"/>
          <w:sz w:val="24"/>
          <w:szCs w:val="24"/>
        </w:rPr>
        <w:t>asking questions</w:t>
      </w:r>
      <w:r w:rsidRPr="00771587">
        <w:rPr>
          <w:rFonts w:ascii="Times New Roman" w:hAnsi="Times New Roman" w:cs="Times New Roman"/>
          <w:sz w:val="24"/>
          <w:szCs w:val="24"/>
        </w:rPr>
        <w:t xml:space="preserve"> about molecular and trait evolution. </w:t>
      </w:r>
      <w:r w:rsidR="00554C8E">
        <w:rPr>
          <w:rFonts w:ascii="Times New Roman" w:hAnsi="Times New Roman" w:cs="Times New Roman"/>
          <w:sz w:val="24"/>
          <w:szCs w:val="24"/>
        </w:rPr>
        <w:t xml:space="preserve">However, phylogenetic histories </w:t>
      </w:r>
      <w:del w:id="35" w:author="Good, Jeffrey" w:date="2025-01-06T10:13:00Z" w16du:dateUtc="2025-01-06T17:13:00Z">
        <w:r w:rsidR="00554C8E" w:rsidDel="007833FB">
          <w:rPr>
            <w:rFonts w:ascii="Times New Roman" w:hAnsi="Times New Roman" w:cs="Times New Roman"/>
            <w:sz w:val="24"/>
            <w:szCs w:val="24"/>
          </w:rPr>
          <w:delText xml:space="preserve">can </w:delText>
        </w:r>
      </w:del>
      <w:r w:rsidR="00554C8E">
        <w:rPr>
          <w:rFonts w:ascii="Times New Roman" w:hAnsi="Times New Roman" w:cs="Times New Roman"/>
          <w:sz w:val="24"/>
          <w:szCs w:val="24"/>
        </w:rPr>
        <w:t>vary extensively across regions of a genome</w:t>
      </w:r>
      <w:ins w:id="36" w:author="Good, Jeffrey" w:date="2025-01-06T10:14:00Z" w16du:dateUtc="2025-01-06T17:14:00Z">
        <w:r w:rsidR="007833FB">
          <w:rPr>
            <w:rFonts w:ascii="Times New Roman" w:hAnsi="Times New Roman" w:cs="Times New Roman"/>
            <w:sz w:val="24"/>
            <w:szCs w:val="24"/>
          </w:rPr>
          <w:t xml:space="preserve"> as a simple consequence of population genetic processes</w:t>
        </w:r>
      </w:ins>
      <w:r w:rsidR="00086687">
        <w:rPr>
          <w:rFonts w:ascii="Times New Roman" w:hAnsi="Times New Roman" w:cs="Times New Roman"/>
          <w:sz w:val="24"/>
          <w:szCs w:val="24"/>
        </w:rPr>
        <w:t>,</w:t>
      </w:r>
      <w:r w:rsidR="00554C8E">
        <w:rPr>
          <w:rFonts w:ascii="Times New Roman" w:hAnsi="Times New Roman" w:cs="Times New Roman"/>
          <w:sz w:val="24"/>
          <w:szCs w:val="24"/>
        </w:rPr>
        <w:t xml:space="preserve"> and evolutionary relationships between species may not often be well represented by a single representative species-level phylogeny.</w:t>
      </w:r>
      <w:ins w:id="37" w:author="Good, Jeffrey" w:date="2025-01-06T10:13:00Z" w16du:dateUtc="2025-01-06T17:13:00Z">
        <w:r w:rsidR="007833FB">
          <w:rPr>
            <w:rFonts w:ascii="Times New Roman" w:hAnsi="Times New Roman" w:cs="Times New Roman"/>
            <w:sz w:val="24"/>
            <w:szCs w:val="24"/>
          </w:rPr>
          <w:t xml:space="preserve"> </w:t>
        </w:r>
      </w:ins>
      <w:del w:id="38" w:author="Good, Jeffrey" w:date="2025-01-06T10:14:00Z" w16du:dateUtc="2025-01-06T17:14:00Z">
        <w:r w:rsidR="00554C8E" w:rsidDel="007833FB">
          <w:rPr>
            <w:rFonts w:ascii="Times New Roman" w:hAnsi="Times New Roman" w:cs="Times New Roman"/>
            <w:sz w:val="24"/>
            <w:szCs w:val="24"/>
          </w:rPr>
          <w:delText xml:space="preserve"> </w:delText>
        </w:r>
      </w:del>
      <w:r w:rsidR="00D1794F" w:rsidRPr="00771587">
        <w:rPr>
          <w:rFonts w:ascii="Times New Roman" w:hAnsi="Times New Roman" w:cs="Times New Roman"/>
          <w:sz w:val="24"/>
          <w:szCs w:val="24"/>
        </w:rPr>
        <w:t>Here</w:t>
      </w:r>
      <w:r w:rsidR="00D1794F">
        <w:rPr>
          <w:rFonts w:ascii="Times New Roman" w:hAnsi="Times New Roman" w:cs="Times New Roman"/>
          <w:sz w:val="24"/>
          <w:szCs w:val="24"/>
        </w:rPr>
        <w:t xml:space="preserve">, we </w:t>
      </w:r>
      <w:r w:rsidR="006847C7">
        <w:rPr>
          <w:rFonts w:ascii="Times New Roman" w:hAnsi="Times New Roman" w:cs="Times New Roman"/>
          <w:sz w:val="24"/>
          <w:szCs w:val="24"/>
        </w:rPr>
        <w:t>combine</w:t>
      </w:r>
      <w:r w:rsidR="00D1794F">
        <w:rPr>
          <w:rFonts w:ascii="Times New Roman" w:hAnsi="Times New Roman" w:cs="Times New Roman"/>
          <w:sz w:val="24"/>
          <w:szCs w:val="24"/>
        </w:rPr>
        <w:t xml:space="preserve"> the resources of the </w:t>
      </w:r>
      <w:r w:rsidR="00D1794F" w:rsidRPr="00031896">
        <w:rPr>
          <w:rFonts w:ascii="Times New Roman" w:hAnsi="Times New Roman" w:cs="Times New Roman"/>
          <w:sz w:val="24"/>
          <w:szCs w:val="24"/>
        </w:rPr>
        <w:t>house mouse (</w:t>
      </w:r>
      <w:r w:rsidR="00D1794F" w:rsidRPr="00031896">
        <w:rPr>
          <w:rFonts w:ascii="Times New Roman" w:hAnsi="Times New Roman" w:cs="Times New Roman"/>
          <w:i/>
          <w:iCs/>
          <w:sz w:val="24"/>
          <w:szCs w:val="24"/>
        </w:rPr>
        <w:t>Mus musculus</w:t>
      </w:r>
      <w:r w:rsidR="00D1794F" w:rsidRPr="00031896">
        <w:rPr>
          <w:rFonts w:ascii="Times New Roman" w:hAnsi="Times New Roman" w:cs="Times New Roman"/>
          <w:sz w:val="24"/>
          <w:szCs w:val="24"/>
        </w:rPr>
        <w:t>)</w:t>
      </w:r>
      <w:r w:rsidR="001B1ADC">
        <w:rPr>
          <w:rFonts w:ascii="Times New Roman" w:hAnsi="Times New Roman" w:cs="Times New Roman"/>
          <w:sz w:val="24"/>
          <w:szCs w:val="24"/>
        </w:rPr>
        <w:t xml:space="preserve"> </w:t>
      </w:r>
      <w:r w:rsidR="00D1794F">
        <w:rPr>
          <w:rFonts w:ascii="Times New Roman" w:hAnsi="Times New Roman" w:cs="Times New Roman"/>
          <w:sz w:val="24"/>
          <w:szCs w:val="24"/>
        </w:rPr>
        <w:t xml:space="preserve">with new </w:t>
      </w:r>
      <w:r w:rsidR="00EF1EE0">
        <w:rPr>
          <w:rFonts w:ascii="Times New Roman" w:hAnsi="Times New Roman" w:cs="Times New Roman"/>
          <w:sz w:val="24"/>
          <w:szCs w:val="24"/>
        </w:rPr>
        <w:t xml:space="preserve">and recently published (Kumon et al. 2021) </w:t>
      </w:r>
      <w:r w:rsidR="00D1794F">
        <w:rPr>
          <w:rFonts w:ascii="Times New Roman" w:hAnsi="Times New Roman" w:cs="Times New Roman"/>
          <w:sz w:val="24"/>
          <w:szCs w:val="24"/>
        </w:rPr>
        <w:t xml:space="preserve">genomes from </w:t>
      </w:r>
      <w:r w:rsidR="006847C7">
        <w:rPr>
          <w:rFonts w:ascii="Times New Roman" w:hAnsi="Times New Roman" w:cs="Times New Roman"/>
          <w:sz w:val="24"/>
          <w:szCs w:val="24"/>
        </w:rPr>
        <w:t>seven</w:t>
      </w:r>
      <w:r w:rsidR="00D1794F">
        <w:rPr>
          <w:rFonts w:ascii="Times New Roman" w:hAnsi="Times New Roman" w:cs="Times New Roman"/>
          <w:sz w:val="24"/>
          <w:szCs w:val="24"/>
        </w:rPr>
        <w:t xml:space="preserve"> species to understand the systematics of murine rodents and causes and consequences of phylogenetic </w:t>
      </w:r>
      <w:r w:rsidR="00D1794F">
        <w:rPr>
          <w:rFonts w:ascii="Times New Roman" w:hAnsi="Times New Roman" w:cs="Times New Roman"/>
          <w:sz w:val="24"/>
          <w:szCs w:val="24"/>
        </w:rPr>
        <w:lastRenderedPageBreak/>
        <w:t>discordance along murine genome</w:t>
      </w:r>
      <w:r w:rsidR="00EF1EE0">
        <w:rPr>
          <w:rFonts w:ascii="Times New Roman" w:hAnsi="Times New Roman" w:cs="Times New Roman"/>
          <w:sz w:val="24"/>
          <w:szCs w:val="24"/>
        </w:rPr>
        <w:t>s</w:t>
      </w:r>
      <w:r w:rsidR="00D1794F">
        <w:rPr>
          <w:rFonts w:ascii="Times New Roman" w:hAnsi="Times New Roman" w:cs="Times New Roman"/>
          <w:sz w:val="24"/>
          <w:szCs w:val="24"/>
        </w:rPr>
        <w:t xml:space="preserve">. These new </w:t>
      </w:r>
      <w:r w:rsidR="006847C7">
        <w:rPr>
          <w:rFonts w:ascii="Times New Roman" w:hAnsi="Times New Roman" w:cs="Times New Roman"/>
          <w:sz w:val="24"/>
          <w:szCs w:val="24"/>
        </w:rPr>
        <w:t>analyses</w:t>
      </w:r>
      <w:r w:rsidR="00D1794F">
        <w:rPr>
          <w:rFonts w:ascii="Times New Roman" w:hAnsi="Times New Roman" w:cs="Times New Roman"/>
          <w:sz w:val="24"/>
          <w:szCs w:val="24"/>
        </w:rPr>
        <w:t xml:space="preserve"> help to place </w:t>
      </w:r>
      <w:r w:rsidR="00FC0113">
        <w:rPr>
          <w:rFonts w:ascii="Times New Roman" w:hAnsi="Times New Roman" w:cs="Times New Roman"/>
          <w:sz w:val="24"/>
          <w:szCs w:val="24"/>
        </w:rPr>
        <w:t xml:space="preserve">this </w:t>
      </w:r>
      <w:r w:rsidR="00D1794F">
        <w:rPr>
          <w:rFonts w:ascii="Times New Roman" w:hAnsi="Times New Roman" w:cs="Times New Roman"/>
          <w:sz w:val="24"/>
          <w:szCs w:val="24"/>
        </w:rPr>
        <w:t>important model system in a</w:t>
      </w:r>
      <w:r w:rsidR="00EF1EE0">
        <w:rPr>
          <w:rFonts w:ascii="Times New Roman" w:hAnsi="Times New Roman" w:cs="Times New Roman"/>
          <w:sz w:val="24"/>
          <w:szCs w:val="24"/>
        </w:rPr>
        <w:t xml:space="preserve"> stronger</w:t>
      </w:r>
      <w:r w:rsidR="00D1794F">
        <w:rPr>
          <w:rFonts w:ascii="Times New Roman" w:hAnsi="Times New Roman" w:cs="Times New Roman"/>
          <w:sz w:val="24"/>
          <w:szCs w:val="24"/>
        </w:rPr>
        <w:t xml:space="preserve"> evolutionary context and begin to</w:t>
      </w:r>
      <w:r w:rsidR="00D1794F" w:rsidRPr="00031896">
        <w:rPr>
          <w:rFonts w:ascii="Times New Roman" w:hAnsi="Times New Roman" w:cs="Times New Roman"/>
          <w:sz w:val="24"/>
          <w:szCs w:val="24"/>
        </w:rPr>
        <w:t xml:space="preserve"> fill the gap in </w:t>
      </w:r>
      <w:r w:rsidR="00587DCF">
        <w:rPr>
          <w:rFonts w:ascii="Times New Roman" w:hAnsi="Times New Roman" w:cs="Times New Roman"/>
          <w:sz w:val="24"/>
          <w:szCs w:val="24"/>
        </w:rPr>
        <w:t xml:space="preserve">genome </w:t>
      </w:r>
      <w:r w:rsidR="00D1794F" w:rsidRPr="00031896">
        <w:rPr>
          <w:rFonts w:ascii="Times New Roman" w:hAnsi="Times New Roman" w:cs="Times New Roman"/>
          <w:sz w:val="24"/>
          <w:szCs w:val="24"/>
        </w:rPr>
        <w:t>sampling of murine rodents</w:t>
      </w:r>
      <w:r w:rsidR="00771345">
        <w:rPr>
          <w:rFonts w:ascii="Times New Roman" w:hAnsi="Times New Roman" w:cs="Times New Roman"/>
          <w:sz w:val="24"/>
          <w:szCs w:val="24"/>
        </w:rPr>
        <w:t>,</w:t>
      </w:r>
      <w:r w:rsidR="00D1794F">
        <w:rPr>
          <w:rFonts w:ascii="Times New Roman" w:hAnsi="Times New Roman" w:cs="Times New Roman"/>
          <w:sz w:val="24"/>
          <w:szCs w:val="24"/>
        </w:rPr>
        <w:t xml:space="preserve"> which, despite their exceptional morphological and ecological diversity and species richness, have </w:t>
      </w:r>
      <w:r w:rsidR="006847C7">
        <w:rPr>
          <w:rFonts w:ascii="Times New Roman" w:hAnsi="Times New Roman" w:cs="Times New Roman"/>
          <w:sz w:val="24"/>
          <w:szCs w:val="24"/>
        </w:rPr>
        <w:t xml:space="preserve">had </w:t>
      </w:r>
      <w:r w:rsidR="00D1794F">
        <w:rPr>
          <w:rFonts w:ascii="Times New Roman" w:hAnsi="Times New Roman" w:cs="Times New Roman"/>
          <w:sz w:val="24"/>
          <w:szCs w:val="24"/>
        </w:rPr>
        <w:t xml:space="preserve">relatively few whole genomes sequenced. </w:t>
      </w:r>
      <w:ins w:id="39" w:author="Good, Jeffrey" w:date="2025-01-06T10:16:00Z" w16du:dateUtc="2025-01-06T17:16:00Z">
        <w:r w:rsidR="007833FB">
          <w:rPr>
            <w:rFonts w:ascii="Times New Roman" w:hAnsi="Times New Roman" w:cs="Times New Roman"/>
            <w:sz w:val="24"/>
            <w:szCs w:val="24"/>
          </w:rPr>
          <w:t xml:space="preserve">We use </w:t>
        </w:r>
      </w:ins>
      <w:del w:id="40" w:author="Good, Jeffrey" w:date="2025-01-06T10:15:00Z" w16du:dateUtc="2025-01-06T17:15:00Z">
        <w:r w:rsidR="00D1794F" w:rsidDel="007833FB">
          <w:rPr>
            <w:rFonts w:ascii="Times New Roman" w:hAnsi="Times New Roman" w:cs="Times New Roman"/>
            <w:sz w:val="24"/>
            <w:szCs w:val="24"/>
          </w:rPr>
          <w:delText xml:space="preserve">They </w:delText>
        </w:r>
      </w:del>
      <w:ins w:id="41" w:author="Good, Jeffrey" w:date="2025-01-06T10:16:00Z" w16du:dateUtc="2025-01-06T17:16:00Z">
        <w:r w:rsidR="007833FB">
          <w:rPr>
            <w:rFonts w:ascii="Times New Roman" w:hAnsi="Times New Roman" w:cs="Times New Roman"/>
            <w:sz w:val="24"/>
            <w:szCs w:val="24"/>
          </w:rPr>
          <w:t>t</w:t>
        </w:r>
      </w:ins>
      <w:ins w:id="42" w:author="Good, Jeffrey" w:date="2025-01-06T10:15:00Z" w16du:dateUtc="2025-01-06T17:15:00Z">
        <w:r w:rsidR="007833FB">
          <w:rPr>
            <w:rFonts w:ascii="Times New Roman" w:hAnsi="Times New Roman" w:cs="Times New Roman"/>
            <w:sz w:val="24"/>
            <w:szCs w:val="24"/>
          </w:rPr>
          <w:t>hese genomic resources</w:t>
        </w:r>
        <w:r w:rsidR="007833FB">
          <w:rPr>
            <w:rFonts w:ascii="Times New Roman" w:hAnsi="Times New Roman" w:cs="Times New Roman"/>
            <w:sz w:val="24"/>
            <w:szCs w:val="24"/>
          </w:rPr>
          <w:t xml:space="preserve"> </w:t>
        </w:r>
      </w:ins>
      <w:del w:id="43" w:author="Good, Jeffrey" w:date="2025-01-06T10:16:00Z" w16du:dateUtc="2025-01-06T17:16:00Z">
        <w:r w:rsidR="00D1794F" w:rsidDel="007833FB">
          <w:rPr>
            <w:rFonts w:ascii="Times New Roman" w:hAnsi="Times New Roman" w:cs="Times New Roman"/>
            <w:sz w:val="24"/>
            <w:szCs w:val="24"/>
          </w:rPr>
          <w:delText xml:space="preserve">further provide us with the resources </w:delText>
        </w:r>
      </w:del>
      <w:r w:rsidR="00D1794F">
        <w:rPr>
          <w:rFonts w:ascii="Times New Roman" w:hAnsi="Times New Roman" w:cs="Times New Roman"/>
          <w:sz w:val="24"/>
          <w:szCs w:val="24"/>
        </w:rPr>
        <w:t>to</w:t>
      </w:r>
      <w:r w:rsidR="00D1794F" w:rsidRPr="00031896">
        <w:rPr>
          <w:rFonts w:ascii="Times New Roman" w:hAnsi="Times New Roman" w:cs="Times New Roman"/>
          <w:sz w:val="24"/>
          <w:szCs w:val="24"/>
        </w:rPr>
        <w:t xml:space="preserve"> study the landscape of phylogenetic discordance </w:t>
      </w:r>
      <w:r w:rsidR="00D1794F">
        <w:rPr>
          <w:rFonts w:ascii="Times New Roman" w:hAnsi="Times New Roman" w:cs="Times New Roman"/>
          <w:sz w:val="24"/>
          <w:szCs w:val="24"/>
        </w:rPr>
        <w:t>across the genome</w:t>
      </w:r>
      <w:r w:rsidR="00F75BB4">
        <w:rPr>
          <w:rFonts w:ascii="Times New Roman" w:hAnsi="Times New Roman" w:cs="Times New Roman"/>
          <w:sz w:val="24"/>
          <w:szCs w:val="24"/>
        </w:rPr>
        <w:t>,</w:t>
      </w:r>
      <w:r w:rsidR="006847C7">
        <w:rPr>
          <w:rFonts w:ascii="Times New Roman" w:hAnsi="Times New Roman" w:cs="Times New Roman"/>
          <w:sz w:val="24"/>
          <w:szCs w:val="24"/>
        </w:rPr>
        <w:t xml:space="preserve"> understand how </w:t>
      </w:r>
      <w:r w:rsidR="00F75BB4">
        <w:rPr>
          <w:rFonts w:ascii="Times New Roman" w:hAnsi="Times New Roman" w:cs="Times New Roman"/>
          <w:sz w:val="24"/>
          <w:szCs w:val="24"/>
        </w:rPr>
        <w:t>recombination and natural selection shape phylogenetic histories, and evaluate how assuming a single evolutionary history can compromise the study of molecular evolution</w:t>
      </w:r>
      <w:r w:rsidR="00587DCF">
        <w:rPr>
          <w:rFonts w:ascii="Times New Roman" w:hAnsi="Times New Roman" w:cs="Times New Roman"/>
          <w:sz w:val="24"/>
          <w:szCs w:val="24"/>
        </w:rPr>
        <w:t xml:space="preserve"> </w:t>
      </w:r>
      <w:r w:rsidR="006B3732">
        <w:rPr>
          <w:rFonts w:ascii="Times New Roman" w:hAnsi="Times New Roman" w:cs="Times New Roman"/>
          <w:sz w:val="24"/>
          <w:szCs w:val="24"/>
        </w:rPr>
        <w:t>in a</w:t>
      </w:r>
      <w:r w:rsidR="00587DCF">
        <w:rPr>
          <w:rFonts w:ascii="Times New Roman" w:hAnsi="Times New Roman" w:cs="Times New Roman"/>
          <w:sz w:val="24"/>
          <w:szCs w:val="24"/>
        </w:rPr>
        <w:t>n important</w:t>
      </w:r>
      <w:r w:rsidR="006B3732">
        <w:rPr>
          <w:rFonts w:ascii="Times New Roman" w:hAnsi="Times New Roman" w:cs="Times New Roman"/>
          <w:sz w:val="24"/>
          <w:szCs w:val="24"/>
        </w:rPr>
        <w:t xml:space="preserve"> biomedical model system.</w:t>
      </w:r>
    </w:p>
    <w:p w14:paraId="4C18FDB4" w14:textId="61200C18" w:rsidR="00F95E55" w:rsidRDefault="00F95E55" w:rsidP="005D3A4E">
      <w:pPr>
        <w:spacing w:after="0"/>
        <w:jc w:val="both"/>
        <w:rPr>
          <w:rFonts w:ascii="Times New Roman" w:hAnsi="Times New Roman" w:cs="Times New Roman"/>
          <w:sz w:val="24"/>
          <w:szCs w:val="24"/>
        </w:rPr>
      </w:pPr>
    </w:p>
    <w:p w14:paraId="680E4AF5" w14:textId="5914E2DA" w:rsidR="00534E01" w:rsidRPr="00534E01" w:rsidRDefault="00F95E55" w:rsidP="00562FAD">
      <w:pPr>
        <w:pStyle w:val="Heading2"/>
      </w:pPr>
      <w:r w:rsidRPr="00534E01">
        <w:t>Phylogenomic</w:t>
      </w:r>
      <w:r w:rsidR="00C16894">
        <w:t xml:space="preserve"> relationships</w:t>
      </w:r>
      <w:r w:rsidRPr="00534E01">
        <w:t xml:space="preserve"> of murine</w:t>
      </w:r>
      <w:r w:rsidR="00C16894">
        <w:t xml:space="preserve"> rodent</w:t>
      </w:r>
      <w:r w:rsidRPr="00534E01">
        <w:t xml:space="preserve"> </w:t>
      </w:r>
      <w:r w:rsidR="00C16894">
        <w:t>lineages</w:t>
      </w:r>
      <w:r w:rsidR="008715FA">
        <w:t xml:space="preserve"> from conserved genomic region</w:t>
      </w:r>
      <w:r w:rsidR="00113028">
        <w:t>s</w:t>
      </w:r>
    </w:p>
    <w:p w14:paraId="15B887F6" w14:textId="35085468" w:rsidR="00F75BB4" w:rsidRDefault="00B17D7F" w:rsidP="005D3A4E">
      <w:pPr>
        <w:spacing w:after="0"/>
        <w:jc w:val="both"/>
        <w:rPr>
          <w:rFonts w:ascii="Times New Roman" w:hAnsi="Times New Roman" w:cs="Times New Roman"/>
          <w:sz w:val="24"/>
          <w:szCs w:val="24"/>
        </w:rPr>
      </w:pPr>
      <w:r w:rsidRPr="00B17D7F">
        <w:rPr>
          <w:rFonts w:ascii="Times New Roman" w:hAnsi="Times New Roman" w:cs="Times New Roman"/>
          <w:sz w:val="24"/>
          <w:szCs w:val="24"/>
        </w:rPr>
        <w:t>The extraordinary species richness of murine rodents complicates phylogenetic analyses</w:t>
      </w:r>
      <w:r w:rsidR="009C31BE">
        <w:rPr>
          <w:rFonts w:ascii="Times New Roman" w:hAnsi="Times New Roman" w:cs="Times New Roman"/>
          <w:sz w:val="24"/>
          <w:szCs w:val="24"/>
        </w:rPr>
        <w:t xml:space="preserve"> because of the resources required</w:t>
      </w:r>
      <w:r w:rsidRPr="00B17D7F">
        <w:rPr>
          <w:rFonts w:ascii="Times New Roman" w:hAnsi="Times New Roman" w:cs="Times New Roman"/>
          <w:sz w:val="24"/>
          <w:szCs w:val="24"/>
        </w:rPr>
        <w:t xml:space="preserve"> to sample, sequence, and analy</w:t>
      </w:r>
      <w:r>
        <w:rPr>
          <w:rFonts w:ascii="Times New Roman" w:hAnsi="Times New Roman" w:cs="Times New Roman"/>
          <w:sz w:val="24"/>
          <w:szCs w:val="24"/>
        </w:rPr>
        <w:t>z</w:t>
      </w:r>
      <w:r w:rsidRPr="00B17D7F">
        <w:rPr>
          <w:rFonts w:ascii="Times New Roman" w:hAnsi="Times New Roman" w:cs="Times New Roman"/>
          <w:sz w:val="24"/>
          <w:szCs w:val="24"/>
        </w:rPr>
        <w:t xml:space="preserve">e such </w:t>
      </w:r>
      <w:r w:rsidR="00D83A78" w:rsidRPr="00B17D7F">
        <w:rPr>
          <w:rFonts w:ascii="Times New Roman" w:hAnsi="Times New Roman" w:cs="Times New Roman"/>
          <w:sz w:val="24"/>
          <w:szCs w:val="24"/>
        </w:rPr>
        <w:t>widely distributed</w:t>
      </w:r>
      <w:r w:rsidRPr="00B17D7F">
        <w:rPr>
          <w:rFonts w:ascii="Times New Roman" w:hAnsi="Times New Roman" w:cs="Times New Roman"/>
          <w:sz w:val="24"/>
          <w:szCs w:val="24"/>
        </w:rPr>
        <w:t xml:space="preserve"> taxa. Earlier work either attempted to resolve specific groups such as </w:t>
      </w:r>
      <w:r w:rsidRPr="005B28B3">
        <w:rPr>
          <w:rFonts w:ascii="Times New Roman" w:hAnsi="Times New Roman" w:cs="Times New Roman"/>
          <w:i/>
          <w:iCs/>
          <w:sz w:val="24"/>
          <w:szCs w:val="24"/>
        </w:rPr>
        <w:t>Mus</w:t>
      </w:r>
      <w:r w:rsidRPr="00B17D7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PjxSZWNOdW0+MTEyPC9SZWNOdW0+PERpc3BsYXlUZXh0PihMdW5kcmlnYW4sIGV0IGFsLiAyMDAy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=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PjxSZWNOdW0+MTEyPC9SZWNOdW0+PERpc3BsYXlUZXh0PihMdW5kcmlnYW4sIGV0IGFsLiAyMDAy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=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(Lundrigan, et al. 2002; Suzuki, et al. 2004)</w:t>
      </w:r>
      <w:r w:rsidR="001A3F4F">
        <w:rPr>
          <w:rFonts w:ascii="Times New Roman" w:hAnsi="Times New Roman" w:cs="Times New Roman"/>
          <w:sz w:val="24"/>
          <w:szCs w:val="24"/>
        </w:rPr>
        <w:fldChar w:fldCharType="end"/>
      </w:r>
      <w:r w:rsidR="001A3F4F">
        <w:rPr>
          <w:rFonts w:ascii="Times New Roman" w:hAnsi="Times New Roman" w:cs="Times New Roman"/>
          <w:sz w:val="24"/>
          <w:szCs w:val="24"/>
        </w:rPr>
        <w:t xml:space="preserve"> </w:t>
      </w:r>
      <w:r w:rsidRPr="00B17D7F">
        <w:rPr>
          <w:rFonts w:ascii="Times New Roman" w:hAnsi="Times New Roman" w:cs="Times New Roman"/>
          <w:sz w:val="24"/>
          <w:szCs w:val="24"/>
        </w:rPr>
        <w:t xml:space="preserve">and </w:t>
      </w:r>
      <w:proofErr w:type="spellStart"/>
      <w:r w:rsidRPr="005B28B3">
        <w:rPr>
          <w:rFonts w:ascii="Times New Roman" w:hAnsi="Times New Roman" w:cs="Times New Roman"/>
          <w:i/>
          <w:iCs/>
          <w:sz w:val="24"/>
          <w:szCs w:val="24"/>
        </w:rPr>
        <w:t>Apodemus</w:t>
      </w:r>
      <w:proofErr w:type="spellEnd"/>
      <w:r w:rsidR="001A3F4F">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dW0+MjA5PC9SZWNOdW0+PERpc3BsYXlUZXh0PihTZXJpemF3YSwgZXQgYWwuIDIwMDA7IExpdSwg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dW0+MjA5PC9SZWNOdW0+PERpc3BsYXlUZXh0PihTZXJpemF3YSwgZXQgYWwuIDIwMDA7IExpdSwg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1B6D59">
        <w:rPr>
          <w:rFonts w:ascii="Times New Roman" w:hAnsi="Times New Roman" w:cs="Times New Roman"/>
          <w:noProof/>
          <w:sz w:val="24"/>
          <w:szCs w:val="24"/>
        </w:rPr>
        <w:t>(Serizawa, et al. 2000; Liu, et al. 2004)</w:t>
      </w:r>
      <w:r w:rsidR="00E51274">
        <w:rPr>
          <w:rFonts w:ascii="Times New Roman" w:hAnsi="Times New Roman" w:cs="Times New Roman"/>
          <w:sz w:val="24"/>
          <w:szCs w:val="24"/>
        </w:rPr>
        <w:fldChar w:fldCharType="end"/>
      </w:r>
      <w:r w:rsidRPr="00B17D7F">
        <w:rPr>
          <w:rFonts w:ascii="Times New Roman" w:hAnsi="Times New Roman" w:cs="Times New Roman"/>
          <w:sz w:val="24"/>
          <w:szCs w:val="24"/>
        </w:rPr>
        <w:t>, or to uncover broader relationships across the subfamily</w:t>
      </w:r>
      <w:r w:rsidR="00E51274">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ZWNOdW0+MjEwPC9SZWNOdW0+PERpc3BsYXlUZXh0PihNYXJ0aW4sIGV0IGFsLiAyMDAwOyBTdGVw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ZWNOdW0+MjEwPC9SZWNOdW0+PERpc3BsYXlUZXh0PihNYXJ0aW4sIGV0IGFsLiAyMDAwOyBTdGVw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1B6D59">
        <w:rPr>
          <w:rFonts w:ascii="Times New Roman" w:hAnsi="Times New Roman" w:cs="Times New Roman"/>
          <w:noProof/>
          <w:sz w:val="24"/>
          <w:szCs w:val="24"/>
        </w:rPr>
        <w:t>(Martin, et al. 2000; Steppan, et al. 2005)</w:t>
      </w:r>
      <w:r w:rsidR="00E51274">
        <w:rPr>
          <w:rFonts w:ascii="Times New Roman" w:hAnsi="Times New Roman" w:cs="Times New Roman"/>
          <w:sz w:val="24"/>
          <w:szCs w:val="24"/>
        </w:rPr>
        <w:fldChar w:fldCharType="end"/>
      </w:r>
      <w:r w:rsidR="00587DCF">
        <w:rPr>
          <w:rFonts w:ascii="Times New Roman" w:hAnsi="Times New Roman" w:cs="Times New Roman"/>
          <w:sz w:val="24"/>
          <w:szCs w:val="24"/>
        </w:rPr>
        <w:t xml:space="preserve"> based on </w:t>
      </w:r>
      <w:r w:rsidR="000E014B">
        <w:rPr>
          <w:rFonts w:ascii="Times New Roman" w:hAnsi="Times New Roman" w:cs="Times New Roman"/>
          <w:sz w:val="24"/>
          <w:szCs w:val="24"/>
        </w:rPr>
        <w:t>a few</w:t>
      </w:r>
      <w:r w:rsidRPr="00B17D7F">
        <w:rPr>
          <w:rFonts w:ascii="Times New Roman" w:hAnsi="Times New Roman" w:cs="Times New Roman"/>
          <w:sz w:val="24"/>
          <w:szCs w:val="24"/>
        </w:rPr>
        <w:t xml:space="preserve"> </w:t>
      </w:r>
      <w:r w:rsidR="00587DCF">
        <w:rPr>
          <w:rFonts w:ascii="Times New Roman" w:hAnsi="Times New Roman" w:cs="Times New Roman"/>
          <w:sz w:val="24"/>
          <w:szCs w:val="24"/>
        </w:rPr>
        <w:t>genetic markers</w:t>
      </w:r>
      <w:r w:rsidRPr="00B17D7F">
        <w:rPr>
          <w:rFonts w:ascii="Times New Roman" w:hAnsi="Times New Roman" w:cs="Times New Roman"/>
          <w:sz w:val="24"/>
          <w:szCs w:val="24"/>
        </w:rPr>
        <w:t xml:space="preserve">. Lecompte et al. </w:t>
      </w:r>
      <w:r w:rsidR="001A3F4F">
        <w:rPr>
          <w:rFonts w:ascii="Times New Roman" w:hAnsi="Times New Roman" w:cs="Times New Roman"/>
          <w:sz w:val="24"/>
          <w:szCs w:val="24"/>
        </w:rPr>
        <w:fldChar w:fldCharType="begin"/>
      </w:r>
      <w:r w:rsidR="00F26193">
        <w:rPr>
          <w:rFonts w:ascii="Times New Roman" w:hAnsi="Times New Roman" w:cs="Times New Roman"/>
          <w:sz w:val="24"/>
          <w:szCs w:val="24"/>
        </w:rPr>
        <w:instrText xml:space="preserve"> ADDIN EN.CITE &lt;EndNote&gt;&lt;Cite ExcludeAuth="1"&gt;&lt;Author&gt;Lecompte&lt;/Author&gt;&lt;Year&gt;2008&lt;/Year&gt;&lt;RecNum&gt;110&lt;/RecNum&gt;&lt;DisplayText&gt;(2008)&lt;/DisplayText&gt;&lt;record&gt;&lt;rec-number&gt;110&lt;/rec-number&gt;&lt;foreign-keys&gt;&lt;key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1A3F4F">
        <w:rPr>
          <w:rFonts w:ascii="Times New Roman" w:hAnsi="Times New Roman" w:cs="Times New Roman"/>
          <w:sz w:val="24"/>
          <w:szCs w:val="24"/>
        </w:rPr>
        <w:fldChar w:fldCharType="separate"/>
      </w:r>
      <w:r w:rsidR="00F26193">
        <w:rPr>
          <w:rFonts w:ascii="Times New Roman" w:hAnsi="Times New Roman" w:cs="Times New Roman"/>
          <w:noProof/>
          <w:sz w:val="24"/>
          <w:szCs w:val="24"/>
        </w:rPr>
        <w:t>(2008)</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provided one of the earliest well</w:t>
      </w:r>
      <w:r w:rsidR="0093760B">
        <w:rPr>
          <w:rFonts w:ascii="Times New Roman" w:hAnsi="Times New Roman" w:cs="Times New Roman"/>
          <w:sz w:val="24"/>
          <w:szCs w:val="24"/>
        </w:rPr>
        <w:t>-</w:t>
      </w:r>
      <w:r w:rsidRPr="00B17D7F">
        <w:rPr>
          <w:rFonts w:ascii="Times New Roman" w:hAnsi="Times New Roman" w:cs="Times New Roman"/>
          <w:sz w:val="24"/>
          <w:szCs w:val="24"/>
        </w:rPr>
        <w:t xml:space="preserve">supported phylogenetic reconstructions from across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and the tribal classifications they proposed remain generally supported. More recent work has increased the number of taxa sampled, both for analyses of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specifically</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&lt;EndNote&gt;&lt;Cite&gt;&lt;Author&gt;Pagès&lt;/Author&gt;&lt;Year&gt;2016&lt;/Year&gt;&lt;RecNum&gt;172&lt;/RecNum&gt;&lt;DisplayText&gt;(Pagès, et al. 2016)&lt;/DisplayText&gt;&lt;record&gt;&lt;rec-number&gt;172&lt;/rec-number&gt;&lt;foreign-keys&gt;&lt;key app="EN" db-id="vdwt9psdezv5tlee9vn5swzfzafw0azp5adx" timestamp="1649257277"&gt;172&lt;/key&gt;&lt;/foreign-keys&gt;&lt;ref-type name="Journal Article"&gt;17&lt;/ref-type&gt;&lt;contributors&gt;&lt;authors&gt;&lt;author&gt;Pagès, Marie&lt;/author&gt;&lt;author&gt;Fabre, Pierre-Henri&lt;/author&gt;&lt;author&gt;Chaval, Yannick&lt;/author&gt;&lt;author&gt;Mortelliti, Alessio&lt;/author&gt;&lt;author&gt;Nicolas, Violaine&lt;/author&gt;&lt;author&gt;Wells, Konstans&lt;/author&gt;&lt;author&gt;Michaux, Johan R.&lt;/author&gt;&lt;author&gt;Lazzari, Vincent&lt;/author&gt;&lt;/authors&gt;&lt;/contributors&gt;&lt;titles&gt;&lt;title&gt;Molecular phylogeny of South-East Asian arboreal murine rodents&lt;/title&gt;&lt;secondary-title&gt;Zoologica Scripta&lt;/secondary-title&gt;&lt;/titles&gt;&lt;periodical&gt;&lt;full-title&gt;Zoologica Scripta&lt;/full-title&gt;&lt;/periodical&gt;&lt;pages&gt;349-364&lt;/pages&gt;&lt;volume&gt;45&lt;/volume&gt;&lt;number&gt;4&lt;/number&gt;&lt;dates&gt;&lt;year&gt;2016&lt;/year&gt;&lt;/dates&gt;&lt;isbn&gt;0300-3256&lt;/isbn&gt;&lt;urls&gt;&lt;related-urls&gt;&lt;url&gt;https://onlinelibrary.wiley.com/doi/abs/10.1111/zsc.12161&lt;/url&gt;&lt;/related-urls&gt;&lt;/urls&gt;&lt;electronic-resource-num&gt;https://doi.org/10.1111/zsc.12161&lt;/electronic-resource-num&gt;&lt;/record&gt;&lt;/Cite&gt;&lt;/EndNote&gt;</w:instrText>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(Pagès, et al. 2016)</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and for their placement within </w:t>
      </w:r>
      <w:r w:rsidR="006F4021">
        <w:rPr>
          <w:rFonts w:ascii="Times New Roman" w:hAnsi="Times New Roman" w:cs="Times New Roman"/>
          <w:sz w:val="24"/>
          <w:szCs w:val="24"/>
        </w:rPr>
        <w:t xml:space="preserve">Muridae and </w:t>
      </w:r>
      <w:r w:rsidRPr="00B17D7F">
        <w:rPr>
          <w:rFonts w:ascii="Times New Roman" w:hAnsi="Times New Roman" w:cs="Times New Roman"/>
          <w:sz w:val="24"/>
          <w:szCs w:val="24"/>
        </w:rPr>
        <w:t>Muroidea</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ZWNOdW0+MTI0PC9SZWNOdW0+PERpc3BsYXlUZXh0PihTY2hlbmssIGV0IGFsLiAyMDEzOyBTdGVw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ZWNOdW0+MTI0PC9SZWNOdW0+PERpc3BsYXlUZXh0PihTY2hlbmssIGV0IGFsLiAyMDEzOyBTdGVw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(Schenk, et al. 2013; Steppan and Schenk 2017; Rowe, et al. 2019)</w:t>
      </w:r>
      <w:r w:rsidR="001A3F4F">
        <w:rPr>
          <w:rFonts w:ascii="Times New Roman" w:hAnsi="Times New Roman" w:cs="Times New Roman"/>
          <w:sz w:val="24"/>
          <w:szCs w:val="24"/>
        </w:rPr>
        <w:fldChar w:fldCharType="end"/>
      </w:r>
      <w:ins w:id="44" w:author="Good, Jeffrey" w:date="2025-01-06T10:17:00Z" w16du:dateUtc="2025-01-06T17:17:00Z">
        <w:r w:rsidR="007833FB">
          <w:rPr>
            <w:rFonts w:ascii="Times New Roman" w:hAnsi="Times New Roman" w:cs="Times New Roman"/>
            <w:sz w:val="24"/>
            <w:szCs w:val="24"/>
          </w:rPr>
          <w:t xml:space="preserve"> albeit based on </w:t>
        </w:r>
      </w:ins>
      <w:del w:id="45" w:author="Good, Jeffrey" w:date="2025-01-06T10:17:00Z" w16du:dateUtc="2025-01-06T17:17:00Z">
        <w:r w:rsidRPr="00B17D7F" w:rsidDel="007833FB">
          <w:rPr>
            <w:rFonts w:ascii="Times New Roman" w:hAnsi="Times New Roman" w:cs="Times New Roman"/>
            <w:sz w:val="24"/>
            <w:szCs w:val="24"/>
          </w:rPr>
          <w:delText xml:space="preserve">, but the </w:delText>
        </w:r>
      </w:del>
      <w:ins w:id="46" w:author="Good, Jeffrey" w:date="2025-01-06T10:17:00Z" w16du:dateUtc="2025-01-06T17:17:00Z">
        <w:r w:rsidR="007833FB">
          <w:rPr>
            <w:rFonts w:ascii="Times New Roman" w:hAnsi="Times New Roman" w:cs="Times New Roman"/>
            <w:sz w:val="24"/>
            <w:szCs w:val="24"/>
          </w:rPr>
          <w:t xml:space="preserve">a limited </w:t>
        </w:r>
      </w:ins>
      <w:r w:rsidRPr="00B17D7F">
        <w:rPr>
          <w:rFonts w:ascii="Times New Roman" w:hAnsi="Times New Roman" w:cs="Times New Roman"/>
          <w:sz w:val="24"/>
          <w:szCs w:val="24"/>
        </w:rPr>
        <w:t>number of loci</w:t>
      </w:r>
      <w:del w:id="47" w:author="Good, Jeffrey" w:date="2025-01-06T10:17:00Z" w16du:dateUtc="2025-01-06T17:17:00Z">
        <w:r w:rsidRPr="00B17D7F" w:rsidDel="007833FB">
          <w:rPr>
            <w:rFonts w:ascii="Times New Roman" w:hAnsi="Times New Roman" w:cs="Times New Roman"/>
            <w:sz w:val="24"/>
            <w:szCs w:val="24"/>
          </w:rPr>
          <w:delText xml:space="preserve"> used for phylogenetic inference remained </w:delText>
        </w:r>
        <w:r w:rsidR="0065149C" w:rsidDel="007833FB">
          <w:rPr>
            <w:rFonts w:ascii="Times New Roman" w:hAnsi="Times New Roman" w:cs="Times New Roman"/>
            <w:sz w:val="24"/>
            <w:szCs w:val="24"/>
          </w:rPr>
          <w:delText>limited</w:delText>
        </w:r>
      </w:del>
      <w:r w:rsidRPr="00B17D7F">
        <w:rPr>
          <w:rFonts w:ascii="Times New Roman" w:hAnsi="Times New Roman" w:cs="Times New Roman"/>
          <w:sz w:val="24"/>
          <w:szCs w:val="24"/>
        </w:rPr>
        <w:t>.</w:t>
      </w:r>
      <w:r w:rsidR="0065149C">
        <w:rPr>
          <w:rFonts w:ascii="Times New Roman" w:hAnsi="Times New Roman" w:cs="Times New Roman"/>
          <w:sz w:val="24"/>
          <w:szCs w:val="24"/>
        </w:rPr>
        <w:t xml:space="preserve"> </w:t>
      </w:r>
      <w:del w:id="48" w:author="Good, Jeffrey" w:date="2025-01-06T10:17:00Z" w16du:dateUtc="2025-01-06T17:17:00Z">
        <w:r w:rsidR="00975C95" w:rsidDel="007833FB">
          <w:rPr>
            <w:rFonts w:ascii="Times New Roman" w:hAnsi="Times New Roman" w:cs="Times New Roman"/>
            <w:sz w:val="24"/>
            <w:szCs w:val="24"/>
          </w:rPr>
          <w:delText xml:space="preserve">Other </w:delText>
        </w:r>
      </w:del>
      <w:ins w:id="49" w:author="Good, Jeffrey" w:date="2025-01-06T10:17:00Z" w16du:dateUtc="2025-01-06T17:17:00Z">
        <w:r w:rsidR="007833FB">
          <w:rPr>
            <w:rFonts w:ascii="Times New Roman" w:hAnsi="Times New Roman" w:cs="Times New Roman"/>
            <w:sz w:val="24"/>
            <w:szCs w:val="24"/>
          </w:rPr>
          <w:t>More</w:t>
        </w:r>
        <w:r w:rsidR="007833FB">
          <w:rPr>
            <w:rFonts w:ascii="Times New Roman" w:hAnsi="Times New Roman" w:cs="Times New Roman"/>
            <w:sz w:val="24"/>
            <w:szCs w:val="24"/>
          </w:rPr>
          <w:t xml:space="preserve"> </w:t>
        </w:r>
      </w:ins>
      <w:r w:rsidR="00975C95">
        <w:rPr>
          <w:rFonts w:ascii="Times New Roman" w:hAnsi="Times New Roman" w:cs="Times New Roman"/>
          <w:sz w:val="24"/>
          <w:szCs w:val="24"/>
        </w:rPr>
        <w:t>r</w:t>
      </w:r>
      <w:r w:rsidR="0065149C">
        <w:rPr>
          <w:rFonts w:ascii="Times New Roman" w:hAnsi="Times New Roman" w:cs="Times New Roman"/>
          <w:sz w:val="24"/>
          <w:szCs w:val="24"/>
        </w:rPr>
        <w:t xml:space="preserve">ecent </w:t>
      </w:r>
      <w:r w:rsidR="00975C95">
        <w:rPr>
          <w:rFonts w:ascii="Times New Roman" w:hAnsi="Times New Roman" w:cs="Times New Roman"/>
          <w:sz w:val="24"/>
          <w:szCs w:val="24"/>
        </w:rPr>
        <w:t xml:space="preserve">studies have </w:t>
      </w:r>
      <w:r w:rsidR="000E014B">
        <w:rPr>
          <w:rFonts w:ascii="Times New Roman" w:hAnsi="Times New Roman" w:cs="Times New Roman"/>
          <w:sz w:val="24"/>
          <w:szCs w:val="24"/>
        </w:rPr>
        <w:t xml:space="preserve">greatly </w:t>
      </w:r>
      <w:r w:rsidR="00975C95">
        <w:rPr>
          <w:rFonts w:ascii="Times New Roman" w:hAnsi="Times New Roman" w:cs="Times New Roman"/>
          <w:sz w:val="24"/>
          <w:szCs w:val="24"/>
        </w:rPr>
        <w:t>expanded the number of loci used for phylogenetic inference</w:t>
      </w:r>
      <w:r w:rsidR="00494136">
        <w:rPr>
          <w:rFonts w:ascii="Times New Roman" w:hAnsi="Times New Roman" w:cs="Times New Roman"/>
          <w:sz w:val="24"/>
          <w:szCs w:val="24"/>
        </w:rPr>
        <w:t xml:space="preserve"> </w:t>
      </w:r>
      <w:r w:rsidR="00494136">
        <w:rPr>
          <w:rFonts w:ascii="Times New Roman" w:hAnsi="Times New Roman" w:cs="Times New Roman"/>
          <w:sz w:val="24"/>
          <w:szCs w:val="24"/>
        </w:rPr>
        <w:fldChar w:fldCharType="begin"/>
      </w:r>
      <w:r w:rsidR="00494136">
        <w:rPr>
          <w:rFonts w:ascii="Times New Roman" w:hAnsi="Times New Roman" w:cs="Times New Roman"/>
          <w:sz w:val="24"/>
          <w:szCs w:val="24"/>
        </w:rPr>
        <w:instrText xml:space="preserve"> ADDIN EN.CITE &lt;EndNote&gt;&lt;Cite&gt;&lt;Author&gt;Mikula&lt;/Author&gt;&lt;Year&gt;2021&lt;/Year&gt;&lt;RecNum&gt;247&lt;/RecNum&gt;&lt;DisplayText&gt;(Mikula, et al. 2021)&lt;/DisplayText&gt;&lt;record&gt;&lt;rec-number&gt;247&lt;/rec-number&gt;&lt;foreign-keys&gt;&lt;key app="EN" db-id="vdwt9psdezv5tlee9vn5swzfzafw0azp5adx" timestamp="1720299455"&gt;247&lt;/key&gt;&lt;/foreign-keys&gt;&lt;ref-type name="Journal Article"&gt;17&lt;/ref-type&gt;&lt;contributors&gt;&lt;authors&gt;&lt;author&gt;Mikula, Ondřej&lt;/author&gt;&lt;author&gt;Nicolas, Violaine&lt;/author&gt;&lt;author&gt;Šumbera, Radim&lt;/author&gt;&lt;author&gt;Konečný, Adam&lt;/author&gt;&lt;author&gt;Denys, Christiane&lt;/author&gt;&lt;author&gt;Verheyen, Erik&lt;/author&gt;&lt;author&gt;Bryjová, Anna&lt;/author&gt;&lt;author&gt;Lemmon, Alan R&lt;/author&gt;&lt;author&gt;Lemmon, Emily Moriarty&lt;/author&gt;&lt;author&gt;Bryja, Josef&lt;/author&gt;&lt;/authors&gt;&lt;/contributors&gt;&lt;titles&gt;&lt;title&gt;Nuclear phylogenomics, but not mitogenomics, resolves the most successful Late Miocene radiation of African mammals (Rodentia: Muridae: Arvicanthini)&lt;/title&gt;&lt;secondary-title&gt;Molecular Phylogenetics and Evolution&lt;/secondary-title&gt;&lt;/titles&gt;&lt;periodical&gt;&lt;full-title&gt;Molecular Phylogenetics and Evolution&lt;/full-title&gt;&lt;/periodical&gt;&lt;pages&gt;107069&lt;/pages&gt;&lt;volume&gt;157&lt;/volume&gt;&lt;dates&gt;&lt;year&gt;2021&lt;/year&gt;&lt;/dates&gt;&lt;isbn&gt;1055-7903&lt;/isbn&gt;&lt;urls&gt;&lt;/urls&gt;&lt;/record&gt;&lt;/Cite&gt;&lt;/EndNote&gt;</w:instrText>
      </w:r>
      <w:r w:rsidR="00494136">
        <w:rPr>
          <w:rFonts w:ascii="Times New Roman" w:hAnsi="Times New Roman" w:cs="Times New Roman"/>
          <w:sz w:val="24"/>
          <w:szCs w:val="24"/>
        </w:rPr>
        <w:fldChar w:fldCharType="separate"/>
      </w:r>
      <w:r w:rsidR="00494136">
        <w:rPr>
          <w:rFonts w:ascii="Times New Roman" w:hAnsi="Times New Roman" w:cs="Times New Roman"/>
          <w:noProof/>
          <w:sz w:val="24"/>
          <w:szCs w:val="24"/>
        </w:rPr>
        <w:t>(Mikula, et al. 2021)</w:t>
      </w:r>
      <w:r w:rsidR="00494136">
        <w:rPr>
          <w:rFonts w:ascii="Times New Roman" w:hAnsi="Times New Roman" w:cs="Times New Roman"/>
          <w:sz w:val="24"/>
          <w:szCs w:val="24"/>
        </w:rPr>
        <w:fldChar w:fldCharType="end"/>
      </w:r>
      <w:r w:rsidR="00975C95">
        <w:rPr>
          <w:rFonts w:ascii="Times New Roman" w:hAnsi="Times New Roman" w:cs="Times New Roman"/>
          <w:sz w:val="24"/>
          <w:szCs w:val="24"/>
        </w:rPr>
        <w:t xml:space="preserve">, including the use of 1,245 exons </w:t>
      </w:r>
      <w:r w:rsidR="00975C95">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&lt;EndNote&gt;&lt;Cite&gt;&lt;Author&gt;Roycroft&lt;/Author&gt;&lt;Year&gt;2020&lt;/Year&gt;&lt;RecNum&gt;8&lt;/RecNum&gt;&lt;DisplayText&gt;(Roycroft, et al. 2020)&lt;/DisplayText&gt;&lt;record&gt;&lt;rec-number&gt;8&lt;/rec-number&gt;&lt;foreign-keys&gt;&lt;key app="EN" db-id="rttpxzrxxzttezew5s0vt9fg2t5a2rs0xz9e" timestamp="1712677464"&gt;8&lt;/key&gt;&lt;/foreign-keys&gt;&lt;ref-type name="Journal Article"&gt;17&lt;/ref-type&gt;&lt;contributors&gt;&lt;authors&gt;&lt;author&gt;Roycroft, E. J.&lt;/author&gt;&lt;author&gt;Moussalli, A.&lt;/author&gt;&lt;author&gt;Rowe, K. C.&lt;/author&gt;&lt;/authors&gt;&lt;/contributors&gt;&lt;auth-address&gt;School of BioSciences, The University of Melbourne, Parkville, VIC 3010, Australia.&amp;#xD;Department of Science, Museums Victoria, GPO Box 666, Melbourne, VIC 3001, Australia.&lt;/auth-address&gt;&lt;titles&gt;&lt;title&gt;Phylogenomics Uncovers Confidence and Conflict in the Rapid Radiation of Australo-Papuan Rodents&lt;/title&gt;&lt;secondary-title&gt;Syst Biol&lt;/secondary-title&gt;&lt;/titles&gt;&lt;pages&gt;431-444&lt;/pages&gt;&lt;volume&gt;69&lt;/volume&gt;&lt;number&gt;3&lt;/number&gt;&lt;edition&gt;2019/06/22&lt;/edition&gt;&lt;keywords&gt;&lt;keyword&gt;Algorithms&lt;/keyword&gt;&lt;keyword&gt;Animals&lt;/keyword&gt;&lt;keyword&gt;Australia&lt;/keyword&gt;&lt;keyword&gt;*Genomics&lt;/keyword&gt;&lt;keyword&gt;Papua New Guinea&lt;/keyword&gt;&lt;keyword&gt;*Phylogeny&lt;/keyword&gt;&lt;keyword&gt;Rodentia/*classification/*genetics&lt;/keyword&gt;&lt;keyword&gt;Bootstrap&lt;/keyword&gt;&lt;keyword&gt;Murinae&lt;/keyword&gt;&lt;keyword&gt;branch support&lt;/keyword&gt;&lt;keyword&gt;coalescence&lt;/keyword&gt;&lt;keyword&gt;concatenation&lt;/keyword&gt;&lt;keyword&gt;exon capture&lt;/keyword&gt;&lt;keyword&gt;incomplete lineage sorting&lt;/keyword&gt;&lt;keyword&gt;species tree&lt;/keyword&gt;&lt;/keywords&gt;&lt;dates&gt;&lt;year&gt;2020&lt;/year&gt;&lt;pub-dates&gt;&lt;date&gt;May 1&lt;/date&gt;&lt;/pub-dates&gt;&lt;/dates&gt;&lt;isbn&gt;1076-836X (Electronic)&amp;#xD;1063-5157 (Linking)&lt;/isbn&gt;&lt;accession-num&gt;31225616&lt;/accession-num&gt;&lt;urls&gt;&lt;related-urls&gt;&lt;url&gt;https://www.ncbi.nlm.nih.gov/pubmed/31225616&lt;/url&gt;&lt;/related-urls&gt;&lt;/urls&gt;&lt;electronic-resource-num&gt;10.1093/sysbio/syz044&lt;/electronic-resource-num&gt;&lt;/record&gt;&lt;/Cite&gt;&lt;/EndNote&gt;</w:instrText>
      </w:r>
      <w:r w:rsidR="00975C95">
        <w:rPr>
          <w:rFonts w:ascii="Times New Roman" w:hAnsi="Times New Roman" w:cs="Times New Roman"/>
          <w:sz w:val="24"/>
          <w:szCs w:val="24"/>
        </w:rPr>
        <w:fldChar w:fldCharType="separate"/>
      </w:r>
      <w:r w:rsidR="001B6D59">
        <w:rPr>
          <w:rFonts w:ascii="Times New Roman" w:hAnsi="Times New Roman" w:cs="Times New Roman"/>
          <w:noProof/>
          <w:sz w:val="24"/>
          <w:szCs w:val="24"/>
        </w:rPr>
        <w:t>(Roycroft, et al. 2020)</w:t>
      </w:r>
      <w:r w:rsidR="00975C95">
        <w:rPr>
          <w:rFonts w:ascii="Times New Roman" w:hAnsi="Times New Roman" w:cs="Times New Roman"/>
          <w:sz w:val="24"/>
          <w:szCs w:val="24"/>
        </w:rPr>
        <w:fldChar w:fldCharType="end"/>
      </w:r>
      <w:r w:rsidR="00975C95">
        <w:rPr>
          <w:rFonts w:ascii="Times New Roman" w:hAnsi="Times New Roman" w:cs="Times New Roman"/>
          <w:sz w:val="24"/>
          <w:szCs w:val="24"/>
        </w:rPr>
        <w:t xml:space="preserve"> and 1,360 exons</w:t>
      </w:r>
      <w:r w:rsidR="002366A0">
        <w:rPr>
          <w:rFonts w:ascii="Times New Roman" w:hAnsi="Times New Roman" w:cs="Times New Roman"/>
          <w:sz w:val="24"/>
          <w:szCs w:val="24"/>
        </w:rPr>
        <w:t xml:space="preserve"> </w:t>
      </w:r>
      <w:r w:rsidR="002366A0">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PFJlY051bT4xNzwvUmVjTnVtPjxEaXNwbGF5VGV4dD4oUm95Y3JvZnQsIGV0IGFsLiAyMDIxKTwv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PFJlY051bT4xNzwvUmVjTnVtPjxEaXNwbGF5VGV4dD4oUm95Y3JvZnQsIGV0IGFsLiAyMDIxKTwv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2366A0">
        <w:rPr>
          <w:rFonts w:ascii="Times New Roman" w:hAnsi="Times New Roman" w:cs="Times New Roman"/>
          <w:sz w:val="24"/>
          <w:szCs w:val="24"/>
        </w:rPr>
      </w:r>
      <w:r w:rsidR="002366A0">
        <w:rPr>
          <w:rFonts w:ascii="Times New Roman" w:hAnsi="Times New Roman" w:cs="Times New Roman"/>
          <w:sz w:val="24"/>
          <w:szCs w:val="24"/>
        </w:rPr>
        <w:fldChar w:fldCharType="separate"/>
      </w:r>
      <w:r w:rsidR="001B6D59">
        <w:rPr>
          <w:rFonts w:ascii="Times New Roman" w:hAnsi="Times New Roman" w:cs="Times New Roman"/>
          <w:noProof/>
          <w:sz w:val="24"/>
          <w:szCs w:val="24"/>
        </w:rPr>
        <w:t>(Roycroft, et al. 2021)</w:t>
      </w:r>
      <w:r w:rsidR="002366A0">
        <w:rPr>
          <w:rFonts w:ascii="Times New Roman" w:hAnsi="Times New Roman" w:cs="Times New Roman"/>
          <w:sz w:val="24"/>
          <w:szCs w:val="24"/>
        </w:rPr>
        <w:fldChar w:fldCharType="end"/>
      </w:r>
      <w:r w:rsidR="00975C95">
        <w:rPr>
          <w:rFonts w:ascii="Times New Roman" w:hAnsi="Times New Roman" w:cs="Times New Roman"/>
          <w:sz w:val="24"/>
          <w:szCs w:val="24"/>
        </w:rPr>
        <w:t xml:space="preserve">, but have focused </w:t>
      </w:r>
      <w:r w:rsidR="0026437C">
        <w:rPr>
          <w:rFonts w:ascii="Times New Roman" w:hAnsi="Times New Roman" w:cs="Times New Roman"/>
          <w:sz w:val="24"/>
          <w:szCs w:val="24"/>
        </w:rPr>
        <w:t xml:space="preserve">on specific tribes within </w:t>
      </w:r>
      <w:proofErr w:type="spellStart"/>
      <w:r w:rsidR="0026437C">
        <w:rPr>
          <w:rFonts w:ascii="Times New Roman" w:hAnsi="Times New Roman" w:cs="Times New Roman"/>
          <w:sz w:val="24"/>
          <w:szCs w:val="24"/>
        </w:rPr>
        <w:t>Murinae</w:t>
      </w:r>
      <w:proofErr w:type="spellEnd"/>
      <w:r w:rsidR="00975C95">
        <w:rPr>
          <w:rFonts w:ascii="Times New Roman" w:hAnsi="Times New Roman" w:cs="Times New Roman"/>
          <w:sz w:val="24"/>
          <w:szCs w:val="24"/>
        </w:rPr>
        <w:t xml:space="preserve">. </w:t>
      </w:r>
    </w:p>
    <w:p w14:paraId="43BB69AE" w14:textId="160710C6" w:rsidR="00500045" w:rsidRPr="00237D7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0E014B">
        <w:rPr>
          <w:rFonts w:ascii="Times New Roman" w:hAnsi="Times New Roman" w:cs="Times New Roman"/>
          <w:sz w:val="24"/>
          <w:szCs w:val="24"/>
        </w:rPr>
        <w:t xml:space="preserve">Our </w:t>
      </w:r>
      <w:r w:rsidR="009F2E46">
        <w:rPr>
          <w:rFonts w:ascii="Times New Roman" w:hAnsi="Times New Roman" w:cs="Times New Roman"/>
          <w:sz w:val="24"/>
          <w:szCs w:val="24"/>
        </w:rPr>
        <w:t>inferred</w:t>
      </w:r>
      <w:r w:rsidR="000E014B">
        <w:rPr>
          <w:rFonts w:ascii="Times New Roman" w:hAnsi="Times New Roman" w:cs="Times New Roman"/>
          <w:sz w:val="24"/>
          <w:szCs w:val="24"/>
        </w:rPr>
        <w:t xml:space="preserve"> species</w:t>
      </w:r>
      <w:r w:rsidR="009F2E46">
        <w:rPr>
          <w:rFonts w:ascii="Times New Roman" w:hAnsi="Times New Roman" w:cs="Times New Roman"/>
          <w:sz w:val="24"/>
          <w:szCs w:val="24"/>
        </w:rPr>
        <w:t xml:space="preserve"> tree</w:t>
      </w:r>
      <w:r w:rsidR="000E014B">
        <w:rPr>
          <w:rFonts w:ascii="Times New Roman" w:hAnsi="Times New Roman" w:cs="Times New Roman"/>
          <w:sz w:val="24"/>
          <w:szCs w:val="24"/>
        </w:rPr>
        <w:t xml:space="preserve"> based on 2,632 UCEs from 18 species across the radiation</w:t>
      </w:r>
      <w:r w:rsidR="009F2E46">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9F2E46">
        <w:rPr>
          <w:rFonts w:ascii="Times New Roman" w:hAnsi="Times New Roman" w:cs="Times New Roman"/>
          <w:sz w:val="24"/>
          <w:szCs w:val="24"/>
        </w:rPr>
        <w:t>1)</w:t>
      </w:r>
      <w:r w:rsidR="004F3805">
        <w:rPr>
          <w:rFonts w:ascii="Times New Roman" w:hAnsi="Times New Roman" w:cs="Times New Roman"/>
          <w:sz w:val="24"/>
          <w:szCs w:val="24"/>
        </w:rPr>
        <w:t xml:space="preserve"> is consistent with previous studies </w: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PFJlY051bT4xMTA8L1JlY051bT48RGlzcGxheVRleHQ+KExlY29tcHRlLCBldCBhbC4gMjAwODsg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PFJlY051bT4xMTA8L1JlY051bT48RGlzcGxheVRleHQ+KExlY29tcHRlLCBldCBhbC4gMjAwODsg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4F3805">
        <w:rPr>
          <w:rFonts w:ascii="Times New Roman" w:hAnsi="Times New Roman" w:cs="Times New Roman"/>
          <w:sz w:val="24"/>
          <w:szCs w:val="24"/>
        </w:rPr>
      </w:r>
      <w:r w:rsidR="004F380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 Aghova, et al. 2018)</w:t>
      </w:r>
      <w:r w:rsidR="004F3805">
        <w:rPr>
          <w:rFonts w:ascii="Times New Roman" w:hAnsi="Times New Roman" w:cs="Times New Roman"/>
          <w:sz w:val="24"/>
          <w:szCs w:val="24"/>
        </w:rPr>
        <w:fldChar w:fldCharType="end"/>
      </w:r>
      <w:r w:rsidR="009F2E46">
        <w:rPr>
          <w:rFonts w:ascii="Times New Roman" w:hAnsi="Times New Roman" w:cs="Times New Roman"/>
          <w:i/>
          <w:iCs/>
          <w:sz w:val="24"/>
          <w:szCs w:val="24"/>
        </w:rPr>
        <w:t>.</w:t>
      </w:r>
      <w:r w:rsidR="004F3805">
        <w:rPr>
          <w:rFonts w:ascii="Times New Roman" w:hAnsi="Times New Roman" w:cs="Times New Roman"/>
          <w:i/>
          <w:iCs/>
          <w:sz w:val="24"/>
          <w:szCs w:val="24"/>
        </w:rPr>
        <w:t xml:space="preserve"> </w:t>
      </w:r>
      <w:r w:rsidR="004F3805">
        <w:rPr>
          <w:rFonts w:ascii="Times New Roman" w:hAnsi="Times New Roman" w:cs="Times New Roman"/>
          <w:sz w:val="24"/>
          <w:szCs w:val="24"/>
        </w:rPr>
        <w:t xml:space="preserve">Branch support was uniformly high, and gene trees unambiguously support the tribal classification of </w:t>
      </w:r>
      <w:r w:rsidR="004F3805">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F380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w:t>
      </w:r>
      <w:r w:rsidR="004F3805">
        <w:rPr>
          <w:rFonts w:ascii="Times New Roman" w:hAnsi="Times New Roman" w:cs="Times New Roman"/>
          <w:sz w:val="24"/>
          <w:szCs w:val="24"/>
        </w:rPr>
        <w:fldChar w:fldCharType="end"/>
      </w:r>
      <w:r w:rsidR="004F3805">
        <w:rPr>
          <w:rFonts w:ascii="Times New Roman" w:hAnsi="Times New Roman" w:cs="Times New Roman"/>
          <w:sz w:val="24"/>
          <w:szCs w:val="24"/>
        </w:rPr>
        <w:t xml:space="preserve">. However, four shorter branches show </w:t>
      </w:r>
      <w:r w:rsidR="00FC1502">
        <w:rPr>
          <w:rFonts w:ascii="Times New Roman" w:hAnsi="Times New Roman" w:cs="Times New Roman"/>
          <w:sz w:val="24"/>
          <w:szCs w:val="24"/>
        </w:rPr>
        <w:t xml:space="preserve">more </w:t>
      </w:r>
      <w:r w:rsidR="004F3805">
        <w:rPr>
          <w:rFonts w:ascii="Times New Roman" w:hAnsi="Times New Roman" w:cs="Times New Roman"/>
          <w:sz w:val="24"/>
          <w:szCs w:val="24"/>
        </w:rPr>
        <w:t>substantial gene tree discordance (</w:t>
      </w:r>
      <w:r w:rsidR="00DC5B3B">
        <w:rPr>
          <w:rFonts w:ascii="Times New Roman" w:hAnsi="Times New Roman" w:cs="Times New Roman"/>
          <w:sz w:val="24"/>
          <w:szCs w:val="24"/>
        </w:rPr>
        <w:t xml:space="preserve">Figure </w:t>
      </w:r>
      <w:r w:rsidR="004F3805">
        <w:rPr>
          <w:rFonts w:ascii="Times New Roman" w:hAnsi="Times New Roman" w:cs="Times New Roman"/>
          <w:sz w:val="24"/>
          <w:szCs w:val="24"/>
        </w:rPr>
        <w:t>1, branches D, E, H, and J), with two recovered clades (E and J) being supported by less than half of all gene trees</w:t>
      </w:r>
      <w:r w:rsidR="005D2EA3">
        <w:rPr>
          <w:rFonts w:ascii="Times New Roman" w:hAnsi="Times New Roman" w:cs="Times New Roman"/>
          <w:sz w:val="24"/>
          <w:szCs w:val="24"/>
        </w:rPr>
        <w:t>.</w:t>
      </w:r>
      <w:r w:rsidR="00EF1EE0">
        <w:rPr>
          <w:rFonts w:ascii="Times New Roman" w:hAnsi="Times New Roman" w:cs="Times New Roman"/>
          <w:sz w:val="24"/>
          <w:szCs w:val="24"/>
        </w:rPr>
        <w:t xml:space="preserve"> </w:t>
      </w:r>
      <w:r w:rsidR="002F1C0B">
        <w:rPr>
          <w:rFonts w:ascii="Times New Roman" w:hAnsi="Times New Roman" w:cs="Times New Roman"/>
          <w:sz w:val="24"/>
          <w:szCs w:val="24"/>
        </w:rPr>
        <w:t xml:space="preserve">We also estimated divergence times on our inferred species tree using </w:t>
      </w:r>
      <w:r w:rsidR="00D526C2">
        <w:rPr>
          <w:rFonts w:ascii="Times New Roman" w:hAnsi="Times New Roman" w:cs="Times New Roman"/>
          <w:sz w:val="24"/>
          <w:szCs w:val="24"/>
        </w:rPr>
        <w:t xml:space="preserve">four </w:t>
      </w:r>
      <w:r w:rsidR="002F1C0B">
        <w:rPr>
          <w:rFonts w:ascii="Times New Roman" w:hAnsi="Times New Roman" w:cs="Times New Roman"/>
          <w:sz w:val="24"/>
          <w:szCs w:val="24"/>
        </w:rPr>
        <w:t xml:space="preserve">fossil calibration points (Table </w:t>
      </w:r>
      <w:r w:rsidR="005E3AC8">
        <w:rPr>
          <w:rFonts w:ascii="Times New Roman" w:hAnsi="Times New Roman" w:cs="Times New Roman"/>
          <w:sz w:val="24"/>
          <w:szCs w:val="24"/>
        </w:rPr>
        <w:t>S3</w:t>
      </w:r>
      <w:r w:rsidR="002F1C0B">
        <w:rPr>
          <w:rFonts w:ascii="Times New Roman" w:hAnsi="Times New Roman" w:cs="Times New Roman"/>
          <w:sz w:val="24"/>
          <w:szCs w:val="24"/>
        </w:rPr>
        <w:t>)</w:t>
      </w:r>
      <w:r w:rsidR="00156BD7">
        <w:rPr>
          <w:rFonts w:ascii="Times New Roman" w:hAnsi="Times New Roman" w:cs="Times New Roman"/>
          <w:sz w:val="24"/>
          <w:szCs w:val="24"/>
        </w:rPr>
        <w:t>, recovering times that are</w:t>
      </w:r>
      <w:r w:rsidR="002F1C0B">
        <w:rPr>
          <w:rFonts w:ascii="Times New Roman" w:hAnsi="Times New Roman" w:cs="Times New Roman"/>
          <w:sz w:val="24"/>
          <w:szCs w:val="24"/>
        </w:rPr>
        <w:t xml:space="preserve"> roughly consistent with </w:t>
      </w:r>
      <w:r w:rsidR="00156BD7">
        <w:rPr>
          <w:rFonts w:ascii="Times New Roman" w:hAnsi="Times New Roman" w:cs="Times New Roman"/>
          <w:sz w:val="24"/>
          <w:szCs w:val="24"/>
        </w:rPr>
        <w:t xml:space="preserve">the relatively young estimates </w:t>
      </w:r>
      <w:r w:rsidR="002F1C0B">
        <w:rPr>
          <w:rFonts w:ascii="Times New Roman" w:hAnsi="Times New Roman" w:cs="Times New Roman"/>
          <w:sz w:val="24"/>
          <w:szCs w:val="24"/>
        </w:rPr>
        <w:t>found</w:t>
      </w:r>
      <w:r w:rsidR="00156BD7">
        <w:rPr>
          <w:rFonts w:ascii="Times New Roman" w:hAnsi="Times New Roman" w:cs="Times New Roman"/>
          <w:sz w:val="24"/>
          <w:szCs w:val="24"/>
        </w:rPr>
        <w:t xml:space="preserve"> by </w:t>
      </w:r>
      <w:r w:rsidR="00156BD7">
        <w:rPr>
          <w:rFonts w:ascii="Times New Roman" w:hAnsi="Times New Roman" w:cs="Times New Roman"/>
          <w:sz w:val="24"/>
          <w:szCs w:val="24"/>
        </w:rPr>
        <w:fldChar w:fldCharType="begin"/>
      </w:r>
      <w:r w:rsidR="00156BD7">
        <w:rPr>
          <w:rFonts w:ascii="Times New Roman" w:hAnsi="Times New Roman" w:cs="Times New Roman"/>
          <w:sz w:val="24"/>
          <w:szCs w:val="24"/>
        </w:rPr>
        <w:instrText xml:space="preserve"> ADDIN EN.CITE &lt;EndNote&gt;&lt;Cite&gt;&lt;Author&gt;Steppan&lt;/Author&gt;&lt;Year&gt;2017&lt;/Year&gt;&lt;RecNum&gt;130&lt;/RecNum&gt;&lt;DisplayText&gt;(Steppan and Schenk 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156BD7">
        <w:rPr>
          <w:rFonts w:ascii="Times New Roman" w:hAnsi="Times New Roman" w:cs="Times New Roman"/>
          <w:sz w:val="24"/>
          <w:szCs w:val="24"/>
        </w:rPr>
        <w:fldChar w:fldCharType="separate"/>
      </w:r>
      <w:r w:rsidR="00156BD7">
        <w:rPr>
          <w:rFonts w:ascii="Times New Roman" w:hAnsi="Times New Roman" w:cs="Times New Roman"/>
          <w:noProof/>
          <w:sz w:val="24"/>
          <w:szCs w:val="24"/>
        </w:rPr>
        <w:t>(Steppan and Schenk 2017)</w:t>
      </w:r>
      <w:r w:rsidR="00156BD7">
        <w:rPr>
          <w:rFonts w:ascii="Times New Roman" w:hAnsi="Times New Roman" w:cs="Times New Roman"/>
          <w:sz w:val="24"/>
          <w:szCs w:val="24"/>
        </w:rPr>
        <w:fldChar w:fldCharType="end"/>
      </w:r>
      <w:r w:rsidR="00156BD7">
        <w:rPr>
          <w:rFonts w:ascii="Times New Roman" w:hAnsi="Times New Roman" w:cs="Times New Roman"/>
          <w:sz w:val="24"/>
          <w:szCs w:val="24"/>
        </w:rPr>
        <w:t xml:space="preserve"> </w:t>
      </w:r>
      <w:r w:rsidR="002F1C0B">
        <w:rPr>
          <w:rFonts w:ascii="Times New Roman" w:hAnsi="Times New Roman" w:cs="Times New Roman"/>
          <w:sz w:val="24"/>
          <w:szCs w:val="24"/>
        </w:rPr>
        <w:t>(see Supplement).</w:t>
      </w:r>
      <w:r w:rsidR="00500045">
        <w:rPr>
          <w:rFonts w:ascii="Times New Roman" w:hAnsi="Times New Roman" w:cs="Times New Roman"/>
          <w:sz w:val="24"/>
          <w:szCs w:val="24"/>
        </w:rPr>
        <w:t xml:space="preserve"> This dated species tree provides</w:t>
      </w:r>
      <w:r w:rsidR="000E014B">
        <w:rPr>
          <w:rFonts w:ascii="Times New Roman" w:hAnsi="Times New Roman" w:cs="Times New Roman"/>
          <w:sz w:val="24"/>
          <w:szCs w:val="24"/>
        </w:rPr>
        <w:t xml:space="preserve"> </w:t>
      </w:r>
      <w:r w:rsidR="00771345">
        <w:rPr>
          <w:rFonts w:ascii="Times New Roman" w:hAnsi="Times New Roman" w:cs="Times New Roman"/>
          <w:sz w:val="24"/>
          <w:szCs w:val="24"/>
        </w:rPr>
        <w:t>an</w:t>
      </w:r>
      <w:r w:rsidR="00500045">
        <w:rPr>
          <w:rFonts w:ascii="Times New Roman" w:hAnsi="Times New Roman" w:cs="Times New Roman"/>
          <w:sz w:val="24"/>
          <w:szCs w:val="24"/>
        </w:rPr>
        <w:t xml:space="preserve"> evolutionary timescale </w:t>
      </w:r>
      <w:r w:rsidR="000E014B">
        <w:rPr>
          <w:rFonts w:ascii="Times New Roman" w:hAnsi="Times New Roman" w:cs="Times New Roman"/>
          <w:sz w:val="24"/>
          <w:szCs w:val="24"/>
        </w:rPr>
        <w:t>to evaluate</w:t>
      </w:r>
      <w:r w:rsidR="00500045">
        <w:rPr>
          <w:rFonts w:ascii="Times New Roman" w:hAnsi="Times New Roman" w:cs="Times New Roman"/>
          <w:sz w:val="24"/>
          <w:szCs w:val="24"/>
        </w:rPr>
        <w:t xml:space="preserve"> the genomic</w:t>
      </w:r>
      <w:r w:rsidR="00500045" w:rsidRPr="00197A2B">
        <w:rPr>
          <w:rFonts w:ascii="Times New Roman" w:hAnsi="Times New Roman" w:cs="Times New Roman"/>
          <w:sz w:val="24"/>
          <w:szCs w:val="24"/>
        </w:rPr>
        <w:t xml:space="preserve"> </w:t>
      </w:r>
      <w:r w:rsidR="00500045">
        <w:rPr>
          <w:rFonts w:ascii="Times New Roman" w:hAnsi="Times New Roman" w:cs="Times New Roman"/>
          <w:sz w:val="24"/>
          <w:szCs w:val="24"/>
        </w:rPr>
        <w:t xml:space="preserve">landscape of phylogenetic discordance across </w:t>
      </w:r>
      <w:r w:rsidR="000E014B">
        <w:rPr>
          <w:rFonts w:ascii="Times New Roman" w:hAnsi="Times New Roman" w:cs="Times New Roman"/>
          <w:sz w:val="24"/>
          <w:szCs w:val="24"/>
        </w:rPr>
        <w:t>~12 my of</w:t>
      </w:r>
      <w:r w:rsidR="00500045">
        <w:rPr>
          <w:rFonts w:ascii="Times New Roman" w:hAnsi="Times New Roman" w:cs="Times New Roman"/>
          <w:sz w:val="24"/>
          <w:szCs w:val="24"/>
        </w:rPr>
        <w:t xml:space="preserve"> murine </w:t>
      </w:r>
      <w:r w:rsidR="000E014B">
        <w:rPr>
          <w:rFonts w:ascii="Times New Roman" w:hAnsi="Times New Roman" w:cs="Times New Roman"/>
          <w:sz w:val="24"/>
          <w:szCs w:val="24"/>
        </w:rPr>
        <w:t>evolution</w:t>
      </w:r>
      <w:r w:rsidR="00500045">
        <w:rPr>
          <w:rFonts w:ascii="Times New Roman" w:hAnsi="Times New Roman" w:cs="Times New Roman"/>
          <w:sz w:val="24"/>
          <w:szCs w:val="24"/>
        </w:rPr>
        <w:t>.</w:t>
      </w:r>
    </w:p>
    <w:p w14:paraId="63E5AF5F" w14:textId="3DF8BA91" w:rsidR="005D3A4E" w:rsidRDefault="001C6851" w:rsidP="002F1C0B">
      <w:pPr>
        <w:spacing w:after="0"/>
        <w:jc w:val="both"/>
        <w:rPr>
          <w:rFonts w:ascii="Times New Roman" w:hAnsi="Times New Roman" w:cs="Times New Roman"/>
          <w:sz w:val="24"/>
          <w:szCs w:val="24"/>
        </w:rPr>
      </w:pPr>
      <w:r>
        <w:rPr>
          <w:rFonts w:ascii="Times New Roman" w:hAnsi="Times New Roman" w:cs="Times New Roman"/>
          <w:sz w:val="24"/>
          <w:szCs w:val="24"/>
        </w:rPr>
        <w:tab/>
      </w:r>
    </w:p>
    <w:p w14:paraId="150DD5AE" w14:textId="661848AB" w:rsidR="001C6851" w:rsidRPr="00534E01" w:rsidRDefault="002C320E" w:rsidP="00562FAD">
      <w:pPr>
        <w:pStyle w:val="Heading2"/>
      </w:pPr>
      <w:r w:rsidRPr="00534E01">
        <w:t>The genomic landscape of phylogenetic discordance</w:t>
      </w:r>
    </w:p>
    <w:p w14:paraId="176F2346" w14:textId="1B807E29" w:rsidR="005926B1" w:rsidRDefault="00DD27E4" w:rsidP="001C6851">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Limiting the number and nature of the loci used to resolve species relationships is </w:t>
      </w:r>
      <w:r>
        <w:rPr>
          <w:rFonts w:ascii="Times New Roman" w:hAnsi="Times New Roman" w:cs="Times New Roman"/>
          <w:sz w:val="24"/>
          <w:szCs w:val="24"/>
        </w:rPr>
        <w:t>often useful</w:t>
      </w:r>
      <w:r w:rsidRPr="00031896">
        <w:rPr>
          <w:rFonts w:ascii="Times New Roman" w:hAnsi="Times New Roman" w:cs="Times New Roman"/>
          <w:sz w:val="24"/>
          <w:szCs w:val="24"/>
        </w:rPr>
        <w:t xml:space="preserve"> to get a</w:t>
      </w:r>
      <w:r w:rsidR="00AB3055">
        <w:rPr>
          <w:rFonts w:ascii="Times New Roman" w:hAnsi="Times New Roman" w:cs="Times New Roman"/>
          <w:sz w:val="24"/>
          <w:szCs w:val="24"/>
        </w:rPr>
        <w:t>n</w:t>
      </w:r>
      <w:r w:rsidRPr="00031896">
        <w:rPr>
          <w:rFonts w:ascii="Times New Roman" w:hAnsi="Times New Roman" w:cs="Times New Roman"/>
          <w:sz w:val="24"/>
          <w:szCs w:val="24"/>
        </w:rPr>
        <w:t xml:space="preserve"> </w:t>
      </w:r>
      <w:r w:rsidR="000E014B">
        <w:rPr>
          <w:rFonts w:ascii="Times New Roman" w:hAnsi="Times New Roman" w:cs="Times New Roman"/>
          <w:sz w:val="24"/>
          <w:szCs w:val="24"/>
        </w:rPr>
        <w:t>initial</w:t>
      </w:r>
      <w:r w:rsidR="000E014B" w:rsidRPr="00031896">
        <w:rPr>
          <w:rFonts w:ascii="Times New Roman" w:hAnsi="Times New Roman" w:cs="Times New Roman"/>
          <w:sz w:val="24"/>
          <w:szCs w:val="24"/>
        </w:rPr>
        <w:t xml:space="preserve"> </w:t>
      </w:r>
      <w:r w:rsidRPr="00031896">
        <w:rPr>
          <w:rFonts w:ascii="Times New Roman" w:hAnsi="Times New Roman" w:cs="Times New Roman"/>
          <w:sz w:val="24"/>
          <w:szCs w:val="24"/>
        </w:rPr>
        <w:t>picture of the</w:t>
      </w:r>
      <w:r>
        <w:rPr>
          <w:rFonts w:ascii="Times New Roman" w:hAnsi="Times New Roman" w:cs="Times New Roman"/>
          <w:sz w:val="24"/>
          <w:szCs w:val="24"/>
        </w:rPr>
        <w:t xml:space="preserve"> </w:t>
      </w:r>
      <w:r w:rsidR="009624B8">
        <w:rPr>
          <w:rFonts w:ascii="Times New Roman" w:hAnsi="Times New Roman" w:cs="Times New Roman"/>
          <w:sz w:val="24"/>
          <w:szCs w:val="24"/>
        </w:rPr>
        <w:t xml:space="preserve">history of </w:t>
      </w:r>
      <w:r>
        <w:rPr>
          <w:rFonts w:ascii="Times New Roman" w:hAnsi="Times New Roman" w:cs="Times New Roman"/>
          <w:sz w:val="24"/>
          <w:szCs w:val="24"/>
        </w:rPr>
        <w:t>speci</w:t>
      </w:r>
      <w:r w:rsidR="009624B8">
        <w:rPr>
          <w:rFonts w:ascii="Times New Roman" w:hAnsi="Times New Roman" w:cs="Times New Roman"/>
          <w:sz w:val="24"/>
          <w:szCs w:val="24"/>
        </w:rPr>
        <w:t>ation</w:t>
      </w:r>
      <w:r>
        <w:rPr>
          <w:rFonts w:ascii="Times New Roman" w:hAnsi="Times New Roman" w:cs="Times New Roman"/>
          <w:sz w:val="24"/>
          <w:szCs w:val="24"/>
        </w:rPr>
        <w:t xml:space="preserve"> across many taxa. However, such targeted approaches </w:t>
      </w:r>
      <w:r w:rsidR="001E1A7D">
        <w:rPr>
          <w:rFonts w:ascii="Times New Roman" w:hAnsi="Times New Roman" w:cs="Times New Roman"/>
          <w:sz w:val="24"/>
          <w:szCs w:val="24"/>
        </w:rPr>
        <w:t>may</w:t>
      </w:r>
      <w:r>
        <w:rPr>
          <w:rFonts w:ascii="Times New Roman" w:hAnsi="Times New Roman" w:cs="Times New Roman"/>
          <w:sz w:val="24"/>
          <w:szCs w:val="24"/>
        </w:rPr>
        <w:t xml:space="preserve"> fail to capture the degree </w:t>
      </w:r>
      <w:r w:rsidR="005D2EA3">
        <w:rPr>
          <w:rFonts w:ascii="Times New Roman" w:hAnsi="Times New Roman" w:cs="Times New Roman"/>
          <w:sz w:val="24"/>
          <w:szCs w:val="24"/>
        </w:rPr>
        <w:t xml:space="preserve">of </w:t>
      </w:r>
      <w:r>
        <w:rPr>
          <w:rFonts w:ascii="Times New Roman" w:hAnsi="Times New Roman" w:cs="Times New Roman"/>
          <w:sz w:val="24"/>
          <w:szCs w:val="24"/>
        </w:rPr>
        <w:t>discordance</w:t>
      </w:r>
      <w:r w:rsidR="005D2EA3">
        <w:rPr>
          <w:rFonts w:ascii="Times New Roman" w:hAnsi="Times New Roman" w:cs="Times New Roman"/>
          <w:sz w:val="24"/>
          <w:szCs w:val="24"/>
        </w:rPr>
        <w:t xml:space="preserve"> </w:t>
      </w:r>
      <w:r w:rsidR="005D2EA3" w:rsidRPr="00237D7D">
        <w:rPr>
          <w:rFonts w:ascii="Times New Roman" w:hAnsi="Times New Roman" w:cs="Times New Roman"/>
          <w:sz w:val="24"/>
          <w:szCs w:val="24"/>
        </w:rPr>
        <w:t>driven by incomplete lineage sorting</w:t>
      </w:r>
      <w:r w:rsidR="005D2EA3">
        <w:rPr>
          <w:rFonts w:ascii="Times New Roman" w:hAnsi="Times New Roman" w:cs="Times New Roman"/>
          <w:sz w:val="24"/>
          <w:szCs w:val="24"/>
        </w:rPr>
        <w:t xml:space="preserve"> </w:t>
      </w:r>
      <w:r w:rsidR="00D526C2">
        <w:rPr>
          <w:rFonts w:ascii="Times New Roman" w:hAnsi="Times New Roman" w:cs="Times New Roman"/>
          <w:sz w:val="24"/>
          <w:szCs w:val="24"/>
        </w:rPr>
        <w:t>and</w:t>
      </w:r>
      <w:r w:rsidR="005D2EA3" w:rsidRPr="00237D7D">
        <w:rPr>
          <w:rFonts w:ascii="Times New Roman" w:hAnsi="Times New Roman" w:cs="Times New Roman"/>
          <w:sz w:val="24"/>
          <w:szCs w:val="24"/>
        </w:rPr>
        <w:t xml:space="preserve"> introgression</w:t>
      </w:r>
      <w:r w:rsidR="005D2EA3">
        <w:rPr>
          <w:rFonts w:ascii="Times New Roman" w:hAnsi="Times New Roman" w:cs="Times New Roman"/>
          <w:sz w:val="24"/>
          <w:szCs w:val="24"/>
        </w:rPr>
        <w:t xml:space="preserve"> </w:t>
      </w:r>
      <w:r w:rsidR="005D2EA3">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TnVtPjcxPC9SZWNOdW0+PERpc3BsYXlUZXh0PihBbGV4YW5kZXIsIGV0IGFsLiAyMDE3OyBDaGFu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TnVtPjcxPC9SZWNOdW0+PERpc3BsYXlUZXh0PihBbGV4YW5kZXIsIGV0IGFsLiAyMDE3OyBDaGFu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5D2EA3">
        <w:rPr>
          <w:rFonts w:ascii="Times New Roman" w:hAnsi="Times New Roman" w:cs="Times New Roman"/>
          <w:sz w:val="24"/>
          <w:szCs w:val="24"/>
        </w:rPr>
      </w:r>
      <w:r w:rsidR="005D2EA3">
        <w:rPr>
          <w:rFonts w:ascii="Times New Roman" w:hAnsi="Times New Roman" w:cs="Times New Roman"/>
          <w:sz w:val="24"/>
          <w:szCs w:val="24"/>
        </w:rPr>
        <w:fldChar w:fldCharType="separate"/>
      </w:r>
      <w:r w:rsidR="001B6D59">
        <w:rPr>
          <w:rFonts w:ascii="Times New Roman" w:hAnsi="Times New Roman" w:cs="Times New Roman"/>
          <w:noProof/>
          <w:sz w:val="24"/>
          <w:szCs w:val="24"/>
        </w:rPr>
        <w:t>(Alexander, et al. 2017; Chan, et al. 2020; Vanderpool, et al. 2020; Alda, et al. 2021)</w:t>
      </w:r>
      <w:r w:rsidR="005D2EA3">
        <w:rPr>
          <w:rFonts w:ascii="Times New Roman" w:hAnsi="Times New Roman" w:cs="Times New Roman"/>
          <w:sz w:val="24"/>
          <w:szCs w:val="24"/>
        </w:rPr>
        <w:fldChar w:fldCharType="end"/>
      </w:r>
      <w:r>
        <w:rPr>
          <w:rFonts w:ascii="Times New Roman" w:hAnsi="Times New Roman" w:cs="Times New Roman"/>
          <w:sz w:val="24"/>
          <w:szCs w:val="24"/>
        </w:rPr>
        <w:t>.</w:t>
      </w:r>
      <w:r w:rsidR="001E1A7D">
        <w:rPr>
          <w:rFonts w:ascii="Times New Roman" w:hAnsi="Times New Roman" w:cs="Times New Roman"/>
          <w:sz w:val="24"/>
          <w:szCs w:val="24"/>
        </w:rPr>
        <w:t xml:space="preserve"> </w:t>
      </w:r>
      <w:r w:rsidR="00676CF0">
        <w:rPr>
          <w:rFonts w:ascii="Times New Roman" w:hAnsi="Times New Roman" w:cs="Times New Roman"/>
          <w:sz w:val="24"/>
          <w:szCs w:val="24"/>
        </w:rPr>
        <w:lastRenderedPageBreak/>
        <w:t xml:space="preserve">Our results highlight </w:t>
      </w:r>
      <w:r w:rsidR="000E014B">
        <w:rPr>
          <w:rFonts w:ascii="Times New Roman" w:hAnsi="Times New Roman" w:cs="Times New Roman"/>
          <w:sz w:val="24"/>
          <w:szCs w:val="24"/>
        </w:rPr>
        <w:t xml:space="preserve">the </w:t>
      </w:r>
      <w:r w:rsidR="00676CF0">
        <w:rPr>
          <w:rFonts w:ascii="Times New Roman" w:hAnsi="Times New Roman" w:cs="Times New Roman"/>
          <w:sz w:val="24"/>
          <w:szCs w:val="24"/>
        </w:rPr>
        <w:t>limitations</w:t>
      </w:r>
      <w:r w:rsidR="000E014B">
        <w:rPr>
          <w:rFonts w:ascii="Times New Roman" w:hAnsi="Times New Roman" w:cs="Times New Roman"/>
          <w:sz w:val="24"/>
          <w:szCs w:val="24"/>
        </w:rPr>
        <w:t xml:space="preserve"> of</w:t>
      </w:r>
      <w:del w:id="50" w:author="Good, Jeffrey" w:date="2025-01-06T10:19:00Z" w16du:dateUtc="2025-01-06T17:19:00Z">
        <w:r w:rsidR="000E014B" w:rsidDel="007833FB">
          <w:rPr>
            <w:rFonts w:ascii="Times New Roman" w:hAnsi="Times New Roman" w:cs="Times New Roman"/>
            <w:sz w:val="24"/>
            <w:szCs w:val="24"/>
          </w:rPr>
          <w:delText xml:space="preserve"> a</w:delText>
        </w:r>
      </w:del>
      <w:r w:rsidR="000E014B">
        <w:rPr>
          <w:rFonts w:ascii="Times New Roman" w:hAnsi="Times New Roman" w:cs="Times New Roman"/>
          <w:sz w:val="24"/>
          <w:szCs w:val="24"/>
        </w:rPr>
        <w:t xml:space="preserve"> reduced marker-based approach</w:t>
      </w:r>
      <w:ins w:id="51" w:author="Good, Jeffrey" w:date="2025-01-06T10:19:00Z" w16du:dateUtc="2025-01-06T17:19:00Z">
        <w:r w:rsidR="007833FB">
          <w:rPr>
            <w:rFonts w:ascii="Times New Roman" w:hAnsi="Times New Roman" w:cs="Times New Roman"/>
            <w:sz w:val="24"/>
            <w:szCs w:val="24"/>
          </w:rPr>
          <w:t>es</w:t>
        </w:r>
      </w:ins>
      <w:r w:rsidR="00167C33">
        <w:rPr>
          <w:rFonts w:ascii="Times New Roman" w:hAnsi="Times New Roman" w:cs="Times New Roman"/>
          <w:sz w:val="24"/>
          <w:szCs w:val="24"/>
        </w:rPr>
        <w:t xml:space="preserve"> and the general relationships between phylogenetic patterns and functional </w:t>
      </w:r>
      <w:r w:rsidR="001C6851">
        <w:rPr>
          <w:rFonts w:ascii="Times New Roman" w:hAnsi="Times New Roman" w:cs="Times New Roman"/>
          <w:sz w:val="24"/>
          <w:szCs w:val="24"/>
        </w:rPr>
        <w:t>attributes</w:t>
      </w:r>
      <w:r w:rsidR="00167C33">
        <w:rPr>
          <w:rFonts w:ascii="Times New Roman" w:hAnsi="Times New Roman" w:cs="Times New Roman"/>
          <w:sz w:val="24"/>
          <w:szCs w:val="24"/>
        </w:rPr>
        <w:t xml:space="preserve"> of the genome</w:t>
      </w:r>
      <w:r w:rsidR="00676CF0">
        <w:rPr>
          <w:rFonts w:ascii="Times New Roman" w:hAnsi="Times New Roman" w:cs="Times New Roman"/>
          <w:sz w:val="24"/>
          <w:szCs w:val="24"/>
        </w:rPr>
        <w:t xml:space="preserve"> in several interesting ways. </w:t>
      </w:r>
      <w:r w:rsidR="001E1A7D">
        <w:rPr>
          <w:rFonts w:ascii="Times New Roman" w:hAnsi="Times New Roman" w:cs="Times New Roman"/>
          <w:sz w:val="24"/>
          <w:szCs w:val="24"/>
        </w:rPr>
        <w:t>Using</w:t>
      </w:r>
      <w:r w:rsidR="00BF08A1">
        <w:rPr>
          <w:rFonts w:ascii="Times New Roman" w:hAnsi="Times New Roman" w:cs="Times New Roman"/>
          <w:sz w:val="24"/>
          <w:szCs w:val="24"/>
        </w:rPr>
        <w:t xml:space="preserve"> the</w:t>
      </w:r>
      <w:r w:rsidR="001E1A7D">
        <w:rPr>
          <w:rFonts w:ascii="Times New Roman" w:hAnsi="Times New Roman" w:cs="Times New Roman"/>
          <w:sz w:val="24"/>
          <w:szCs w:val="24"/>
        </w:rPr>
        <w:t xml:space="preserve"> </w:t>
      </w:r>
      <w:r w:rsidR="000E014B" w:rsidRPr="00C120DB">
        <w:rPr>
          <w:rFonts w:ascii="Times New Roman" w:hAnsi="Times New Roman" w:cs="Times New Roman"/>
          <w:iCs/>
          <w:sz w:val="24"/>
          <w:szCs w:val="24"/>
        </w:rPr>
        <w:t>house mouse</w:t>
      </w:r>
      <w:r w:rsidR="00BF08A1">
        <w:rPr>
          <w:rFonts w:ascii="Times New Roman" w:hAnsi="Times New Roman" w:cs="Times New Roman"/>
          <w:iCs/>
          <w:sz w:val="24"/>
          <w:szCs w:val="24"/>
        </w:rPr>
        <w:t xml:space="preserve"> genome</w:t>
      </w:r>
      <w:r w:rsidR="000E014B">
        <w:rPr>
          <w:rFonts w:ascii="Times New Roman" w:hAnsi="Times New Roman" w:cs="Times New Roman"/>
          <w:iCs/>
          <w:sz w:val="24"/>
          <w:szCs w:val="24"/>
        </w:rPr>
        <w:t xml:space="preserve"> </w:t>
      </w:r>
      <w:r w:rsidR="000E014B">
        <w:rPr>
          <w:rFonts w:ascii="Times New Roman" w:hAnsi="Times New Roman" w:cs="Times New Roman"/>
          <w:sz w:val="24"/>
          <w:szCs w:val="24"/>
        </w:rPr>
        <w:t>annotation</w:t>
      </w:r>
      <w:r w:rsidR="001E1A7D">
        <w:rPr>
          <w:rFonts w:ascii="Times New Roman" w:hAnsi="Times New Roman" w:cs="Times New Roman"/>
          <w:sz w:val="24"/>
          <w:szCs w:val="24"/>
        </w:rPr>
        <w:t>, we found</w:t>
      </w:r>
      <w:r w:rsidR="00804026">
        <w:rPr>
          <w:rFonts w:ascii="Times New Roman" w:hAnsi="Times New Roman" w:cs="Times New Roman"/>
          <w:sz w:val="24"/>
          <w:szCs w:val="24"/>
        </w:rPr>
        <w:t xml:space="preserve"> that</w:t>
      </w:r>
      <w:r w:rsidR="001E1A7D">
        <w:rPr>
          <w:rFonts w:ascii="Times New Roman" w:hAnsi="Times New Roman" w:cs="Times New Roman"/>
          <w:sz w:val="24"/>
          <w:szCs w:val="24"/>
        </w:rPr>
        <w:t xml:space="preserve"> </w:t>
      </w:r>
      <w:r w:rsidR="00804026">
        <w:rPr>
          <w:rFonts w:ascii="Times New Roman" w:hAnsi="Times New Roman" w:cs="Times New Roman"/>
          <w:sz w:val="24"/>
          <w:szCs w:val="24"/>
        </w:rPr>
        <w:t xml:space="preserve">the </w:t>
      </w:r>
      <w:r w:rsidR="00645803">
        <w:rPr>
          <w:rFonts w:ascii="Times New Roman" w:hAnsi="Times New Roman" w:cs="Times New Roman"/>
          <w:sz w:val="24"/>
          <w:szCs w:val="24"/>
        </w:rPr>
        <w:t xml:space="preserve">species tree inferred from </w:t>
      </w:r>
      <w:r w:rsidR="00AB3055">
        <w:rPr>
          <w:rFonts w:ascii="Times New Roman" w:hAnsi="Times New Roman" w:cs="Times New Roman"/>
          <w:sz w:val="24"/>
          <w:szCs w:val="24"/>
        </w:rPr>
        <w:t xml:space="preserve">only </w:t>
      </w:r>
      <w:r w:rsidR="00645803">
        <w:rPr>
          <w:rFonts w:ascii="Times New Roman" w:hAnsi="Times New Roman" w:cs="Times New Roman"/>
          <w:sz w:val="24"/>
          <w:szCs w:val="24"/>
        </w:rPr>
        <w:t xml:space="preserve">genes or UCEs </w:t>
      </w:r>
      <w:r w:rsidR="00804026">
        <w:rPr>
          <w:rFonts w:ascii="Times New Roman" w:hAnsi="Times New Roman" w:cs="Times New Roman"/>
          <w:sz w:val="24"/>
          <w:szCs w:val="24"/>
        </w:rPr>
        <w:t xml:space="preserve">did not match evolutionary relationships inferred for </w:t>
      </w:r>
      <w:r w:rsidR="00FC1502">
        <w:rPr>
          <w:rFonts w:ascii="Times New Roman" w:hAnsi="Times New Roman" w:cs="Times New Roman"/>
          <w:sz w:val="24"/>
          <w:szCs w:val="24"/>
        </w:rPr>
        <w:t>over 85</w:t>
      </w:r>
      <w:r w:rsidR="00804026">
        <w:rPr>
          <w:rFonts w:ascii="Times New Roman" w:hAnsi="Times New Roman" w:cs="Times New Roman"/>
          <w:sz w:val="24"/>
          <w:szCs w:val="24"/>
        </w:rPr>
        <w:t>% of the genome.</w:t>
      </w:r>
      <w:r w:rsidR="00F726B3">
        <w:rPr>
          <w:rFonts w:ascii="Times New Roman" w:hAnsi="Times New Roman" w:cs="Times New Roman"/>
          <w:sz w:val="24"/>
          <w:szCs w:val="24"/>
        </w:rPr>
        <w:t xml:space="preserve"> </w:t>
      </w:r>
      <w:r w:rsidR="009624B8">
        <w:rPr>
          <w:rFonts w:ascii="Times New Roman" w:hAnsi="Times New Roman" w:cs="Times New Roman"/>
          <w:sz w:val="24"/>
          <w:szCs w:val="24"/>
        </w:rPr>
        <w:t>Although similar frequencies were observed among these three most common trees (</w:t>
      </w:r>
      <w:r w:rsidR="00DC5B3B">
        <w:rPr>
          <w:rFonts w:ascii="Times New Roman" w:hAnsi="Times New Roman" w:cs="Times New Roman"/>
          <w:sz w:val="24"/>
          <w:szCs w:val="24"/>
        </w:rPr>
        <w:t xml:space="preserve">Figure </w:t>
      </w:r>
      <w:r w:rsidR="009624B8">
        <w:rPr>
          <w:rFonts w:ascii="Times New Roman" w:hAnsi="Times New Roman" w:cs="Times New Roman"/>
          <w:sz w:val="24"/>
          <w:szCs w:val="24"/>
        </w:rPr>
        <w:t>2), the topology robustly inferred from genes or UCEs was not that common overall and only the third most frequent topology among 10</w:t>
      </w:r>
      <w:r w:rsidR="00485CEA">
        <w:rPr>
          <w:rFonts w:ascii="Times New Roman" w:hAnsi="Times New Roman" w:cs="Times New Roman"/>
          <w:sz w:val="24"/>
          <w:szCs w:val="24"/>
        </w:rPr>
        <w:t xml:space="preserve"> </w:t>
      </w:r>
      <w:r w:rsidR="009624B8">
        <w:rPr>
          <w:rFonts w:ascii="Times New Roman" w:hAnsi="Times New Roman" w:cs="Times New Roman"/>
          <w:sz w:val="24"/>
          <w:szCs w:val="24"/>
        </w:rPr>
        <w:t xml:space="preserve">kb windows genome-wide. </w:t>
      </w:r>
      <w:r w:rsidR="00F726B3">
        <w:rPr>
          <w:rFonts w:ascii="Times New Roman" w:hAnsi="Times New Roman" w:cs="Times New Roman"/>
          <w:sz w:val="24"/>
          <w:szCs w:val="24"/>
        </w:rPr>
        <w:t xml:space="preserve">This result </w:t>
      </w:r>
      <w:r w:rsidR="00FC1502">
        <w:rPr>
          <w:rFonts w:ascii="Times New Roman" w:hAnsi="Times New Roman" w:cs="Times New Roman"/>
          <w:sz w:val="24"/>
          <w:szCs w:val="24"/>
        </w:rPr>
        <w:t>wa</w:t>
      </w:r>
      <w:r w:rsidR="00F726B3">
        <w:rPr>
          <w:rFonts w:ascii="Times New Roman" w:hAnsi="Times New Roman" w:cs="Times New Roman"/>
          <w:sz w:val="24"/>
          <w:szCs w:val="24"/>
        </w:rPr>
        <w:t>s driven mainly by discordance among three</w:t>
      </w:r>
      <w:r w:rsidR="00FC1502">
        <w:rPr>
          <w:rFonts w:ascii="Times New Roman" w:hAnsi="Times New Roman" w:cs="Times New Roman"/>
          <w:sz w:val="24"/>
          <w:szCs w:val="24"/>
        </w:rPr>
        <w:t xml:space="preserve"> more closely related</w:t>
      </w:r>
      <w:r w:rsidR="00F726B3">
        <w:rPr>
          <w:rFonts w:ascii="Times New Roman" w:hAnsi="Times New Roman" w:cs="Times New Roman"/>
          <w:sz w:val="24"/>
          <w:szCs w:val="24"/>
        </w:rPr>
        <w:t xml:space="preserve"> </w:t>
      </w:r>
      <w:r w:rsidR="00FC1502">
        <w:rPr>
          <w:rFonts w:ascii="Times New Roman" w:hAnsi="Times New Roman" w:cs="Times New Roman"/>
          <w:sz w:val="24"/>
          <w:szCs w:val="24"/>
        </w:rPr>
        <w:t>(</w:t>
      </w:r>
      <w:proofErr w:type="spellStart"/>
      <w:r w:rsidR="00F726B3">
        <w:rPr>
          <w:rFonts w:ascii="Times New Roman" w:hAnsi="Times New Roman" w:cs="Times New Roman"/>
          <w:sz w:val="24"/>
          <w:szCs w:val="24"/>
        </w:rPr>
        <w:t>Praomyini</w:t>
      </w:r>
      <w:proofErr w:type="spellEnd"/>
      <w:r w:rsidR="00FC1502">
        <w:rPr>
          <w:rFonts w:ascii="Times New Roman" w:hAnsi="Times New Roman" w:cs="Times New Roman"/>
          <w:sz w:val="24"/>
          <w:szCs w:val="24"/>
        </w:rPr>
        <w:t>)</w:t>
      </w:r>
      <w:r w:rsidR="00F726B3">
        <w:rPr>
          <w:rFonts w:ascii="Times New Roman" w:hAnsi="Times New Roman" w:cs="Times New Roman"/>
          <w:sz w:val="24"/>
          <w:szCs w:val="24"/>
        </w:rPr>
        <w:t xml:space="preserve"> species</w:t>
      </w:r>
      <w:r w:rsidR="00BA2805">
        <w:rPr>
          <w:rFonts w:ascii="Times New Roman" w:hAnsi="Times New Roman" w:cs="Times New Roman"/>
          <w:sz w:val="24"/>
          <w:szCs w:val="24"/>
        </w:rPr>
        <w:t xml:space="preserve"> </w:t>
      </w:r>
      <w:r w:rsidR="00F726B3">
        <w:rPr>
          <w:rFonts w:ascii="Times New Roman" w:hAnsi="Times New Roman" w:cs="Times New Roman"/>
          <w:sz w:val="24"/>
          <w:szCs w:val="24"/>
        </w:rPr>
        <w:t>sampled for this study,</w:t>
      </w:r>
      <w:r w:rsidR="000E72EA">
        <w:rPr>
          <w:rFonts w:ascii="Times New Roman" w:hAnsi="Times New Roman" w:cs="Times New Roman"/>
          <w:sz w:val="24"/>
          <w:szCs w:val="24"/>
        </w:rPr>
        <w:t xml:space="preserve"> which had</w:t>
      </w:r>
      <w:r w:rsidR="00AB3055">
        <w:rPr>
          <w:rFonts w:ascii="Times New Roman" w:hAnsi="Times New Roman" w:cs="Times New Roman"/>
          <w:sz w:val="24"/>
          <w:szCs w:val="24"/>
        </w:rPr>
        <w:t xml:space="preserve"> nodes with low </w:t>
      </w:r>
      <w:r w:rsidR="00BF08A1">
        <w:rPr>
          <w:rFonts w:ascii="Times New Roman" w:hAnsi="Times New Roman" w:cs="Times New Roman"/>
          <w:sz w:val="24"/>
          <w:szCs w:val="24"/>
        </w:rPr>
        <w:t xml:space="preserve">concordance </w:t>
      </w:r>
      <w:r w:rsidR="000E72EA">
        <w:rPr>
          <w:rFonts w:ascii="Times New Roman" w:hAnsi="Times New Roman" w:cs="Times New Roman"/>
          <w:sz w:val="24"/>
          <w:szCs w:val="24"/>
        </w:rPr>
        <w:t>in the UCE species tree (Fig 1, node J)</w:t>
      </w:r>
      <w:r w:rsidR="008C7672">
        <w:rPr>
          <w:rFonts w:ascii="Times New Roman" w:hAnsi="Times New Roman" w:cs="Times New Roman"/>
          <w:sz w:val="24"/>
          <w:szCs w:val="24"/>
        </w:rPr>
        <w:t>.</w:t>
      </w:r>
      <w:r w:rsidR="00F726B3">
        <w:rPr>
          <w:rFonts w:ascii="Times New Roman" w:hAnsi="Times New Roman" w:cs="Times New Roman"/>
          <w:sz w:val="24"/>
          <w:szCs w:val="24"/>
        </w:rPr>
        <w:t xml:space="preserve"> </w:t>
      </w:r>
      <w:r w:rsidR="008C7672">
        <w:rPr>
          <w:rFonts w:ascii="Times New Roman" w:hAnsi="Times New Roman" w:cs="Times New Roman"/>
          <w:sz w:val="24"/>
          <w:szCs w:val="24"/>
        </w:rPr>
        <w:t>In the window analysis,</w:t>
      </w:r>
      <w:r w:rsidR="00F726B3">
        <w:rPr>
          <w:rFonts w:ascii="Times New Roman" w:hAnsi="Times New Roman" w:cs="Times New Roman"/>
          <w:sz w:val="24"/>
          <w:szCs w:val="24"/>
        </w:rPr>
        <w:t xml:space="preserve"> each alternate topology</w:t>
      </w:r>
      <w:r w:rsidR="000E72EA">
        <w:rPr>
          <w:rFonts w:ascii="Times New Roman" w:hAnsi="Times New Roman" w:cs="Times New Roman"/>
          <w:sz w:val="24"/>
          <w:szCs w:val="24"/>
        </w:rPr>
        <w:t xml:space="preserve"> of this clade</w:t>
      </w:r>
      <w:r w:rsidR="00F726B3">
        <w:rPr>
          <w:rFonts w:ascii="Times New Roman" w:hAnsi="Times New Roman" w:cs="Times New Roman"/>
          <w:sz w:val="24"/>
          <w:szCs w:val="24"/>
        </w:rPr>
        <w:t xml:space="preserve"> occurr</w:t>
      </w:r>
      <w:r w:rsidR="008C7672">
        <w:rPr>
          <w:rFonts w:ascii="Times New Roman" w:hAnsi="Times New Roman" w:cs="Times New Roman"/>
          <w:sz w:val="24"/>
          <w:szCs w:val="24"/>
        </w:rPr>
        <w:t>ed</w:t>
      </w:r>
      <w:r w:rsidR="00F726B3">
        <w:rPr>
          <w:rFonts w:ascii="Times New Roman" w:hAnsi="Times New Roman" w:cs="Times New Roman"/>
          <w:sz w:val="24"/>
          <w:szCs w:val="24"/>
        </w:rPr>
        <w:t xml:space="preserve"> at a frequency of </w:t>
      </w:r>
      <w:r w:rsidR="00AB3055">
        <w:rPr>
          <w:rFonts w:ascii="Times New Roman" w:hAnsi="Times New Roman" w:cs="Times New Roman"/>
          <w:sz w:val="24"/>
          <w:szCs w:val="24"/>
        </w:rPr>
        <w:t>~</w:t>
      </w:r>
      <w:r w:rsidR="00F726B3">
        <w:rPr>
          <w:rFonts w:ascii="Times New Roman" w:hAnsi="Times New Roman" w:cs="Times New Roman"/>
          <w:sz w:val="24"/>
          <w:szCs w:val="24"/>
        </w:rPr>
        <w:t>14%</w:t>
      </w:r>
      <w:r w:rsidR="000E72EA">
        <w:rPr>
          <w:rFonts w:ascii="Times New Roman" w:hAnsi="Times New Roman" w:cs="Times New Roman"/>
          <w:sz w:val="24"/>
          <w:szCs w:val="24"/>
        </w:rPr>
        <w:t xml:space="preserve"> while the rest of the topology remained consistent with the species tree</w:t>
      </w:r>
      <w:r w:rsidR="00BA2805">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BA2805">
        <w:rPr>
          <w:rFonts w:ascii="Times New Roman" w:hAnsi="Times New Roman" w:cs="Times New Roman"/>
          <w:sz w:val="24"/>
          <w:szCs w:val="24"/>
        </w:rPr>
        <w:t>2)</w:t>
      </w:r>
      <w:r w:rsidR="009624B8">
        <w:rPr>
          <w:rFonts w:ascii="Times New Roman" w:hAnsi="Times New Roman" w:cs="Times New Roman"/>
          <w:sz w:val="24"/>
          <w:szCs w:val="24"/>
        </w:rPr>
        <w:t>, indicating that the</w:t>
      </w:r>
      <w:r w:rsidR="008C7672">
        <w:rPr>
          <w:rFonts w:ascii="Times New Roman" w:hAnsi="Times New Roman" w:cs="Times New Roman"/>
          <w:sz w:val="24"/>
          <w:szCs w:val="24"/>
        </w:rPr>
        <w:t xml:space="preserve"> alternate topologies </w:t>
      </w:r>
      <w:r w:rsidR="005926B1">
        <w:rPr>
          <w:rFonts w:ascii="Times New Roman" w:hAnsi="Times New Roman" w:cs="Times New Roman"/>
          <w:sz w:val="24"/>
          <w:szCs w:val="24"/>
        </w:rPr>
        <w:t>are caused by</w:t>
      </w:r>
      <w:r w:rsidR="00F726B3">
        <w:rPr>
          <w:rFonts w:ascii="Times New Roman" w:hAnsi="Times New Roman" w:cs="Times New Roman"/>
          <w:sz w:val="24"/>
          <w:szCs w:val="24"/>
        </w:rPr>
        <w:t xml:space="preserve"> </w:t>
      </w:r>
      <w:r w:rsidR="00485CEA">
        <w:rPr>
          <w:rFonts w:ascii="Times New Roman" w:hAnsi="Times New Roman" w:cs="Times New Roman"/>
          <w:sz w:val="24"/>
          <w:szCs w:val="24"/>
        </w:rPr>
        <w:t xml:space="preserve">high levels of </w:t>
      </w:r>
      <w:r w:rsidR="009624B8">
        <w:rPr>
          <w:rFonts w:ascii="Times New Roman" w:hAnsi="Times New Roman" w:cs="Times New Roman"/>
          <w:sz w:val="24"/>
          <w:szCs w:val="24"/>
        </w:rPr>
        <w:t>ILS</w:t>
      </w:r>
      <w:r w:rsidR="00485CEA">
        <w:rPr>
          <w:rFonts w:ascii="Times New Roman" w:hAnsi="Times New Roman" w:cs="Times New Roman"/>
          <w:sz w:val="24"/>
          <w:szCs w:val="24"/>
        </w:rPr>
        <w:t xml:space="preserve"> at these nodes</w:t>
      </w:r>
      <w:r w:rsidR="00AB3055">
        <w:rPr>
          <w:rFonts w:ascii="Times New Roman" w:hAnsi="Times New Roman" w:cs="Times New Roman"/>
          <w:sz w:val="24"/>
          <w:szCs w:val="24"/>
        </w:rPr>
        <w:t xml:space="preserve">. </w:t>
      </w:r>
      <w:r w:rsidR="00BF08A1">
        <w:rPr>
          <w:rFonts w:ascii="Times New Roman" w:hAnsi="Times New Roman" w:cs="Times New Roman"/>
          <w:sz w:val="24"/>
          <w:szCs w:val="24"/>
        </w:rPr>
        <w:t xml:space="preserve">Increased </w:t>
      </w:r>
      <w:r w:rsidR="00485CEA">
        <w:rPr>
          <w:rFonts w:ascii="Times New Roman" w:hAnsi="Times New Roman" w:cs="Times New Roman"/>
          <w:sz w:val="24"/>
          <w:szCs w:val="24"/>
        </w:rPr>
        <w:t xml:space="preserve">discordance at unresolved nodes is a common feature of phylogenomic datasets. </w:t>
      </w:r>
      <w:r w:rsidR="00AB3055">
        <w:rPr>
          <w:rFonts w:ascii="Times New Roman" w:hAnsi="Times New Roman" w:cs="Times New Roman"/>
          <w:sz w:val="24"/>
          <w:szCs w:val="24"/>
        </w:rPr>
        <w:t xml:space="preserve">These patterns illustrate </w:t>
      </w:r>
      <w:r w:rsidR="009B34FB">
        <w:rPr>
          <w:rFonts w:ascii="Times New Roman" w:hAnsi="Times New Roman" w:cs="Times New Roman"/>
          <w:sz w:val="24"/>
          <w:szCs w:val="24"/>
        </w:rPr>
        <w:t xml:space="preserve">how </w:t>
      </w:r>
      <w:r w:rsidR="00AB3055">
        <w:rPr>
          <w:rFonts w:ascii="Times New Roman" w:hAnsi="Times New Roman" w:cs="Times New Roman"/>
          <w:sz w:val="24"/>
          <w:szCs w:val="24"/>
        </w:rPr>
        <w:t>extensive</w:t>
      </w:r>
      <w:r w:rsidR="009B34FB">
        <w:rPr>
          <w:rFonts w:ascii="Times New Roman" w:hAnsi="Times New Roman" w:cs="Times New Roman"/>
          <w:sz w:val="24"/>
          <w:szCs w:val="24"/>
        </w:rPr>
        <w:t xml:space="preserve"> discordance</w:t>
      </w:r>
      <w:r w:rsidR="00AB3055">
        <w:rPr>
          <w:rFonts w:ascii="Times New Roman" w:hAnsi="Times New Roman" w:cs="Times New Roman"/>
          <w:sz w:val="24"/>
          <w:szCs w:val="24"/>
        </w:rPr>
        <w:t xml:space="preserve"> can arise even</w:t>
      </w:r>
      <w:r w:rsidR="009B34FB">
        <w:rPr>
          <w:rFonts w:ascii="Times New Roman" w:hAnsi="Times New Roman" w:cs="Times New Roman"/>
          <w:sz w:val="24"/>
          <w:szCs w:val="24"/>
        </w:rPr>
        <w:t xml:space="preserve"> in a small sample of species</w:t>
      </w:r>
      <w:r w:rsidR="005926B1">
        <w:rPr>
          <w:rFonts w:ascii="Times New Roman" w:hAnsi="Times New Roman" w:cs="Times New Roman"/>
          <w:sz w:val="24"/>
          <w:szCs w:val="24"/>
        </w:rPr>
        <w:t xml:space="preserve"> and underscores that a single inferred species tree often may not capture the history of individual regions of the genome.</w:t>
      </w:r>
      <w:r w:rsidR="00485CEA">
        <w:rPr>
          <w:rFonts w:ascii="Times New Roman" w:hAnsi="Times New Roman" w:cs="Times New Roman"/>
          <w:sz w:val="24"/>
          <w:szCs w:val="24"/>
        </w:rPr>
        <w:t xml:space="preserve"> </w:t>
      </w:r>
    </w:p>
    <w:p w14:paraId="08696E1D" w14:textId="0139370A" w:rsidR="007E554A" w:rsidRDefault="004E19EF" w:rsidP="001B16F4">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Given the fundamental role that recombination </w:t>
      </w:r>
      <w:r w:rsidR="00B63FFD">
        <w:rPr>
          <w:rFonts w:ascii="Times New Roman" w:hAnsi="Times New Roman" w:cs="Times New Roman"/>
          <w:sz w:val="24"/>
          <w:szCs w:val="24"/>
        </w:rPr>
        <w:t>should play</w:t>
      </w:r>
      <w:r>
        <w:rPr>
          <w:rFonts w:ascii="Times New Roman" w:hAnsi="Times New Roman" w:cs="Times New Roman"/>
          <w:sz w:val="24"/>
          <w:szCs w:val="24"/>
        </w:rPr>
        <w:t xml:space="preserve"> in </w:t>
      </w:r>
      <w:r w:rsidR="00F74E20">
        <w:rPr>
          <w:rFonts w:ascii="Times New Roman" w:hAnsi="Times New Roman" w:cs="Times New Roman"/>
          <w:sz w:val="24"/>
          <w:szCs w:val="24"/>
        </w:rPr>
        <w:t xml:space="preserve">shaping </w:t>
      </w:r>
      <w:r>
        <w:rPr>
          <w:rFonts w:ascii="Times New Roman" w:hAnsi="Times New Roman" w:cs="Times New Roman"/>
          <w:sz w:val="24"/>
          <w:szCs w:val="24"/>
        </w:rPr>
        <w:t xml:space="preserve">patterns of </w:t>
      </w:r>
      <w:r w:rsidR="00364964">
        <w:rPr>
          <w:rFonts w:ascii="Times New Roman" w:hAnsi="Times New Roman" w:cs="Times New Roman"/>
          <w:sz w:val="24"/>
          <w:szCs w:val="24"/>
        </w:rPr>
        <w:t>genetic variation within genomes</w:t>
      </w:r>
      <w:r>
        <w:rPr>
          <w:rFonts w:ascii="Times New Roman" w:hAnsi="Times New Roman" w:cs="Times New Roman"/>
          <w:sz w:val="24"/>
          <w:szCs w:val="24"/>
        </w:rPr>
        <w:t xml:space="preserve">, it is reasonable to assume that patterns of ILS should be broadly shaped by </w:t>
      </w:r>
      <w:r w:rsidR="00B63FFD">
        <w:rPr>
          <w:rFonts w:ascii="Times New Roman" w:hAnsi="Times New Roman" w:cs="Times New Roman"/>
          <w:sz w:val="24"/>
          <w:szCs w:val="24"/>
        </w:rPr>
        <w:t xml:space="preserve">local </w:t>
      </w:r>
      <w:r>
        <w:rPr>
          <w:rFonts w:ascii="Times New Roman" w:hAnsi="Times New Roman" w:cs="Times New Roman"/>
          <w:sz w:val="24"/>
          <w:szCs w:val="24"/>
        </w:rPr>
        <w:t>recombination rate.</w:t>
      </w:r>
      <w:r w:rsidR="00B63FFD">
        <w:rPr>
          <w:rFonts w:ascii="Times New Roman" w:hAnsi="Times New Roman" w:cs="Times New Roman"/>
          <w:sz w:val="24"/>
          <w:szCs w:val="24"/>
        </w:rPr>
        <w:t xml:space="preserve"> W</w:t>
      </w:r>
      <w:r w:rsidR="00BF633A">
        <w:rPr>
          <w:rFonts w:ascii="Times New Roman" w:hAnsi="Times New Roman" w:cs="Times New Roman"/>
          <w:sz w:val="24"/>
          <w:szCs w:val="24"/>
        </w:rPr>
        <w:t>e</w:t>
      </w:r>
      <w:r w:rsidR="00645BBB">
        <w:rPr>
          <w:rFonts w:ascii="Times New Roman" w:hAnsi="Times New Roman" w:cs="Times New Roman"/>
          <w:sz w:val="24"/>
          <w:szCs w:val="24"/>
        </w:rPr>
        <w:t xml:space="preserve"> did not observe </w:t>
      </w:r>
      <w:r w:rsidR="00F726B3">
        <w:rPr>
          <w:rFonts w:ascii="Times New Roman" w:hAnsi="Times New Roman" w:cs="Times New Roman"/>
          <w:sz w:val="24"/>
          <w:szCs w:val="24"/>
        </w:rPr>
        <w:t xml:space="preserve">a </w:t>
      </w:r>
      <w:r w:rsidR="00F74E20">
        <w:rPr>
          <w:rFonts w:ascii="Times New Roman" w:hAnsi="Times New Roman" w:cs="Times New Roman"/>
          <w:sz w:val="24"/>
          <w:szCs w:val="24"/>
        </w:rPr>
        <w:t xml:space="preserve">clear </w:t>
      </w:r>
      <w:r w:rsidR="00645BBB">
        <w:rPr>
          <w:rFonts w:ascii="Times New Roman" w:hAnsi="Times New Roman" w:cs="Times New Roman"/>
          <w:sz w:val="24"/>
          <w:szCs w:val="24"/>
        </w:rPr>
        <w:t>relationship</w:t>
      </w:r>
      <w:r w:rsidR="00534E01">
        <w:rPr>
          <w:rFonts w:ascii="Times New Roman" w:hAnsi="Times New Roman" w:cs="Times New Roman"/>
          <w:sz w:val="24"/>
          <w:szCs w:val="24"/>
        </w:rPr>
        <w:t xml:space="preserve"> </w:t>
      </w:r>
      <w:r w:rsidR="00645BBB">
        <w:rPr>
          <w:rFonts w:ascii="Times New Roman" w:hAnsi="Times New Roman" w:cs="Times New Roman"/>
          <w:sz w:val="24"/>
          <w:szCs w:val="24"/>
        </w:rPr>
        <w:t xml:space="preserve">between </w:t>
      </w:r>
      <w:r w:rsidR="00B63FFD">
        <w:rPr>
          <w:rFonts w:ascii="Times New Roman" w:hAnsi="Times New Roman" w:cs="Times New Roman"/>
          <w:sz w:val="24"/>
          <w:szCs w:val="24"/>
        </w:rPr>
        <w:t xml:space="preserve">local </w:t>
      </w:r>
      <w:r w:rsidR="00804026" w:rsidRPr="00031896">
        <w:rPr>
          <w:rFonts w:ascii="Times New Roman" w:hAnsi="Times New Roman" w:cs="Times New Roman"/>
          <w:sz w:val="24"/>
          <w:szCs w:val="24"/>
        </w:rPr>
        <w:t>recombination</w:t>
      </w:r>
      <w:r w:rsidR="00676CF0">
        <w:rPr>
          <w:rFonts w:ascii="Times New Roman" w:hAnsi="Times New Roman" w:cs="Times New Roman"/>
          <w:sz w:val="24"/>
          <w:szCs w:val="24"/>
        </w:rPr>
        <w:t xml:space="preserve"> rates</w:t>
      </w:r>
      <w:r w:rsidR="00B63FFD">
        <w:rPr>
          <w:rFonts w:ascii="Times New Roman" w:hAnsi="Times New Roman" w:cs="Times New Roman"/>
          <w:sz w:val="24"/>
          <w:szCs w:val="24"/>
        </w:rPr>
        <w:t xml:space="preserve"> </w:t>
      </w:r>
      <w:r w:rsidR="00167C33">
        <w:rPr>
          <w:rFonts w:ascii="Times New Roman" w:hAnsi="Times New Roman" w:cs="Times New Roman"/>
          <w:sz w:val="24"/>
          <w:szCs w:val="24"/>
        </w:rPr>
        <w:t>in mice</w:t>
      </w:r>
      <w:r w:rsidR="00583F62">
        <w:rPr>
          <w:rFonts w:ascii="Times New Roman" w:hAnsi="Times New Roman" w:cs="Times New Roman"/>
          <w:sz w:val="24"/>
          <w:szCs w:val="24"/>
        </w:rPr>
        <w:t xml:space="preserve"> (</w:t>
      </w:r>
      <w:r w:rsidR="00583F62">
        <w:rPr>
          <w:rFonts w:ascii="Times New Roman" w:hAnsi="Times New Roman" w:cs="Times New Roman"/>
          <w:i/>
          <w:iCs/>
          <w:sz w:val="24"/>
          <w:szCs w:val="24"/>
        </w:rPr>
        <w:t xml:space="preserve">M. </w:t>
      </w:r>
      <w:r w:rsidR="00583F62" w:rsidRPr="00D22A5C">
        <w:rPr>
          <w:rFonts w:ascii="Times New Roman" w:hAnsi="Times New Roman" w:cs="Times New Roman"/>
          <w:i/>
          <w:iCs/>
          <w:sz w:val="24"/>
          <w:szCs w:val="24"/>
        </w:rPr>
        <w:t>musculus</w:t>
      </w:r>
      <w:r w:rsidR="00583F62">
        <w:rPr>
          <w:rFonts w:ascii="Times New Roman" w:hAnsi="Times New Roman" w:cs="Times New Roman"/>
          <w:sz w:val="24"/>
          <w:szCs w:val="24"/>
        </w:rPr>
        <w:t>)</w:t>
      </w:r>
      <w:r w:rsidR="00804026" w:rsidRPr="00031896">
        <w:rPr>
          <w:rFonts w:ascii="Times New Roman" w:hAnsi="Times New Roman" w:cs="Times New Roman"/>
          <w:sz w:val="24"/>
          <w:szCs w:val="24"/>
        </w:rPr>
        <w:t xml:space="preserve"> and </w:t>
      </w:r>
      <w:r w:rsidR="00167C33">
        <w:rPr>
          <w:rFonts w:ascii="Times New Roman" w:hAnsi="Times New Roman" w:cs="Times New Roman"/>
          <w:sz w:val="24"/>
          <w:szCs w:val="24"/>
        </w:rPr>
        <w:t xml:space="preserve">the </w:t>
      </w:r>
      <w:r w:rsidR="00213DE4">
        <w:rPr>
          <w:rFonts w:ascii="Times New Roman" w:hAnsi="Times New Roman" w:cs="Times New Roman"/>
          <w:sz w:val="24"/>
          <w:szCs w:val="24"/>
        </w:rPr>
        <w:t xml:space="preserve">degree </w:t>
      </w:r>
      <w:r w:rsidR="00167C33">
        <w:rPr>
          <w:rFonts w:ascii="Times New Roman" w:hAnsi="Times New Roman" w:cs="Times New Roman"/>
          <w:sz w:val="24"/>
          <w:szCs w:val="24"/>
        </w:rPr>
        <w:t xml:space="preserve">of </w:t>
      </w:r>
      <w:r w:rsidR="00213DE4">
        <w:rPr>
          <w:rFonts w:ascii="Times New Roman" w:hAnsi="Times New Roman" w:cs="Times New Roman"/>
          <w:sz w:val="24"/>
          <w:szCs w:val="24"/>
        </w:rPr>
        <w:t xml:space="preserve">local </w:t>
      </w:r>
      <w:r w:rsidR="00804026" w:rsidRPr="00031896">
        <w:rPr>
          <w:rFonts w:ascii="Times New Roman" w:hAnsi="Times New Roman" w:cs="Times New Roman"/>
          <w:sz w:val="24"/>
          <w:szCs w:val="24"/>
        </w:rPr>
        <w:t>phylogenetic discordance</w:t>
      </w:r>
      <w:r w:rsidR="00B63FFD">
        <w:rPr>
          <w:rFonts w:ascii="Times New Roman" w:hAnsi="Times New Roman" w:cs="Times New Roman"/>
          <w:sz w:val="24"/>
          <w:szCs w:val="24"/>
        </w:rPr>
        <w:t xml:space="preserve"> (</w:t>
      </w:r>
      <w:r w:rsidR="00433355">
        <w:rPr>
          <w:rFonts w:ascii="Times New Roman" w:hAnsi="Times New Roman" w:cs="Times New Roman"/>
          <w:sz w:val="24"/>
          <w:szCs w:val="24"/>
        </w:rPr>
        <w:t xml:space="preserve">i.e., phylogenetic similarity over </w:t>
      </w:r>
      <w:r w:rsidR="00B63FFD">
        <w:rPr>
          <w:rFonts w:ascii="Times New Roman" w:hAnsi="Times New Roman" w:cs="Times New Roman"/>
          <w:sz w:val="24"/>
          <w:szCs w:val="24"/>
        </w:rPr>
        <w:t>5 Mb intervals)</w:t>
      </w:r>
      <w:r w:rsidR="00364964">
        <w:rPr>
          <w:rFonts w:ascii="Times New Roman" w:hAnsi="Times New Roman" w:cs="Times New Roman"/>
          <w:sz w:val="24"/>
          <w:szCs w:val="24"/>
        </w:rPr>
        <w:t xml:space="preserve">. However, </w:t>
      </w:r>
      <w:r w:rsidR="00B63FFD">
        <w:rPr>
          <w:rFonts w:ascii="Times New Roman" w:hAnsi="Times New Roman" w:cs="Times New Roman"/>
          <w:sz w:val="24"/>
          <w:szCs w:val="24"/>
        </w:rPr>
        <w:t>w</w:t>
      </w:r>
      <w:r w:rsidR="00B63FFD" w:rsidRPr="00031896">
        <w:rPr>
          <w:rFonts w:ascii="Times New Roman" w:hAnsi="Times New Roman" w:cs="Times New Roman"/>
          <w:sz w:val="24"/>
          <w:szCs w:val="24"/>
        </w:rPr>
        <w:t>e d</w:t>
      </w:r>
      <w:r w:rsidR="00B63FFD">
        <w:rPr>
          <w:rFonts w:ascii="Times New Roman" w:hAnsi="Times New Roman" w:cs="Times New Roman"/>
          <w:sz w:val="24"/>
          <w:szCs w:val="24"/>
        </w:rPr>
        <w:t>id</w:t>
      </w:r>
      <w:r w:rsidR="00B63FFD" w:rsidRPr="00031896">
        <w:rPr>
          <w:rFonts w:ascii="Times New Roman" w:hAnsi="Times New Roman" w:cs="Times New Roman"/>
          <w:sz w:val="24"/>
          <w:szCs w:val="24"/>
        </w:rPr>
        <w:t xml:space="preserve"> find</w:t>
      </w:r>
      <w:r w:rsidR="00B63FFD">
        <w:rPr>
          <w:rFonts w:ascii="Times New Roman" w:hAnsi="Times New Roman" w:cs="Times New Roman"/>
          <w:sz w:val="24"/>
          <w:szCs w:val="24"/>
        </w:rPr>
        <w:t xml:space="preserve"> </w:t>
      </w:r>
      <w:r w:rsidR="00433355">
        <w:rPr>
          <w:rFonts w:ascii="Times New Roman" w:hAnsi="Times New Roman" w:cs="Times New Roman"/>
          <w:sz w:val="24"/>
          <w:szCs w:val="24"/>
        </w:rPr>
        <w:t>that regions of high</w:t>
      </w:r>
      <w:r w:rsidR="00B63FFD">
        <w:rPr>
          <w:rFonts w:ascii="Times New Roman" w:hAnsi="Times New Roman" w:cs="Times New Roman"/>
          <w:sz w:val="24"/>
          <w:szCs w:val="24"/>
        </w:rPr>
        <w:t xml:space="preserve"> recombination rate </w:t>
      </w:r>
      <w:r w:rsidR="00433355">
        <w:rPr>
          <w:rFonts w:ascii="Times New Roman" w:hAnsi="Times New Roman" w:cs="Times New Roman"/>
          <w:sz w:val="24"/>
          <w:szCs w:val="24"/>
        </w:rPr>
        <w:t xml:space="preserve">tended to </w:t>
      </w:r>
      <w:r w:rsidR="00771345">
        <w:rPr>
          <w:rFonts w:ascii="Times New Roman" w:hAnsi="Times New Roman" w:cs="Times New Roman"/>
          <w:sz w:val="24"/>
          <w:szCs w:val="24"/>
        </w:rPr>
        <w:t>b</w:t>
      </w:r>
      <w:r w:rsidR="00433355">
        <w:rPr>
          <w:rFonts w:ascii="Times New Roman" w:hAnsi="Times New Roman" w:cs="Times New Roman"/>
          <w:sz w:val="24"/>
          <w:szCs w:val="24"/>
        </w:rPr>
        <w:t xml:space="preserve">e more discordant with </w:t>
      </w:r>
      <w:r w:rsidR="00B63FFD">
        <w:rPr>
          <w:rFonts w:ascii="Times New Roman" w:hAnsi="Times New Roman" w:cs="Times New Roman"/>
          <w:sz w:val="24"/>
          <w:szCs w:val="24"/>
        </w:rPr>
        <w:t xml:space="preserve">the inferred species tree, in line with </w:t>
      </w:r>
      <w:r w:rsidR="00433355">
        <w:rPr>
          <w:rFonts w:ascii="Times New Roman" w:hAnsi="Times New Roman" w:cs="Times New Roman"/>
          <w:sz w:val="24"/>
          <w:szCs w:val="24"/>
        </w:rPr>
        <w:t>findings</w:t>
      </w:r>
      <w:r w:rsidR="00B63FFD">
        <w:rPr>
          <w:rFonts w:ascii="Times New Roman" w:hAnsi="Times New Roman" w:cs="Times New Roman"/>
          <w:sz w:val="24"/>
          <w:szCs w:val="24"/>
        </w:rPr>
        <w:t xml:space="preserve"> in mammals </w:t>
      </w:r>
      <w:r w:rsidR="00B63FFD">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MTM7IEZvbGV5LCBldCBhbC4gMjAyMzsgUml2YXMtR29uemFsZXosIGV0IGFsLiAyMDIzKTwvRGlz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MTM7IEZvbGV5LCBldCBhbC4gMjAyMzsgUml2YXMtR29uemFsZXosIGV0IGFsLiAyMDIzKTwvRGlz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63FFD">
        <w:rPr>
          <w:rFonts w:ascii="Times New Roman" w:hAnsi="Times New Roman" w:cs="Times New Roman"/>
          <w:sz w:val="24"/>
          <w:szCs w:val="24"/>
        </w:rPr>
      </w:r>
      <w:r w:rsidR="00B63FFD">
        <w:rPr>
          <w:rFonts w:ascii="Times New Roman" w:hAnsi="Times New Roman" w:cs="Times New Roman"/>
          <w:sz w:val="24"/>
          <w:szCs w:val="24"/>
        </w:rPr>
        <w:fldChar w:fldCharType="separate"/>
      </w:r>
      <w:r w:rsidR="001B6D59">
        <w:rPr>
          <w:rFonts w:ascii="Times New Roman" w:hAnsi="Times New Roman" w:cs="Times New Roman"/>
          <w:noProof/>
          <w:sz w:val="24"/>
          <w:szCs w:val="24"/>
        </w:rPr>
        <w:t>(Pease and Hahn 2013; Foley, et al. 2023; Rivas-Gonzalez, et al. 2023)</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 xml:space="preserve"> and </w:t>
      </w:r>
      <w:r w:rsidR="00B63FFD">
        <w:rPr>
          <w:rFonts w:ascii="Times New Roman" w:hAnsi="Times New Roman" w:cs="Times New Roman"/>
          <w:i/>
          <w:iCs/>
          <w:sz w:val="24"/>
          <w:szCs w:val="24"/>
        </w:rPr>
        <w:t>Drosophila</w:t>
      </w:r>
      <w:r w:rsidR="00B63FFD">
        <w:rPr>
          <w:rFonts w:ascii="Times New Roman" w:hAnsi="Times New Roman" w:cs="Times New Roman"/>
          <w:sz w:val="24"/>
          <w:szCs w:val="24"/>
        </w:rPr>
        <w:t xml:space="preserve"> </w:t>
      </w:r>
      <w:r w:rsidR="00B63FFD">
        <w:rPr>
          <w:rFonts w:ascii="Times New Roman" w:hAnsi="Times New Roman" w:cs="Times New Roman"/>
          <w:sz w:val="24"/>
          <w:szCs w:val="24"/>
        </w:rPr>
        <w:fldChar w:fldCharType="begin"/>
      </w:r>
      <w:r w:rsidR="00B63FFD">
        <w:rPr>
          <w:rFonts w:ascii="Times New Roman" w:hAnsi="Times New Roman" w:cs="Times New Roman"/>
          <w:sz w:val="24"/>
          <w:szCs w:val="24"/>
        </w:rPr>
        <w:instrText xml:space="preserve"> ADDIN EN.CITE &lt;EndNote&gt;&lt;Cite&gt;&lt;Author&gt;Pease&lt;/Author&gt;&lt;Year&gt;2013&lt;/Year&gt;&lt;RecNum&gt;228&lt;/RecNum&gt;&lt;DisplayText&gt;(Pease and Hahn 2013)&lt;/DisplayText&gt;&lt;record&gt;&lt;rec-number&gt;228&lt;/rec-number&gt;&lt;foreign-keys&gt;&lt;key app="EN" db-id="vdwt9psdezv5tlee9vn5swzfzafw0azp5adx" timestamp="1695926230"&gt;228&lt;/key&gt;&lt;/foreign-keys&gt;&lt;ref-type name="Journal Article"&gt;17&lt;/ref-type&gt;&lt;contributors&gt;&lt;authors&gt;&lt;author&gt;Pease, J. B.&lt;/author&gt;&lt;author&gt;Hahn, M. W.&lt;/author&gt;&lt;/authors&gt;&lt;/contributors&gt;&lt;auth-address&gt;Department of Biology, Indiana University, Bloomington, Indiana 47405, USA. jbpease@indiana.edu&lt;/auth-address&gt;&lt;titles&gt;&lt;title&gt;More accurate phylogenies inferred from low-recombination regions in the presence of incomplete lineage sorting&lt;/title&gt;&lt;secondary-title&gt;Evolution&lt;/secondary-title&gt;&lt;/titles&gt;&lt;periodical&gt;&lt;full-title&gt;Evolution&lt;/full-title&gt;&lt;/periodical&gt;&lt;pages&gt;2376-84&lt;/pages&gt;&lt;volume&gt;67&lt;/volume&gt;&lt;number&gt;8&lt;/number&gt;&lt;edition&gt;20130419&lt;/edition&gt;&lt;keywords&gt;&lt;keyword&gt;Animals&lt;/keyword&gt;&lt;keyword&gt;DNA, Mitochondrial/genetics&lt;/keyword&gt;&lt;keyword&gt;Drosophila/*classification/*genetics&lt;/keyword&gt;&lt;keyword&gt;Humans&lt;/keyword&gt;&lt;keyword&gt;*Phylogeny&lt;/keyword&gt;&lt;keyword&gt;Primates/*classification/*genetics&lt;/keyword&gt;&lt;keyword&gt;X Chromosome&lt;/keyword&gt;&lt;keyword&gt;Drosophila&lt;/keyword&gt;&lt;keyword&gt;mitochondria&lt;/keyword&gt;&lt;keyword&gt;phylogenomics&lt;/keyword&gt;&lt;keyword&gt;primates&lt;/keyword&gt;&lt;keyword&gt;sex chromosomes&lt;/keyword&gt;&lt;/keywords&gt;&lt;dates&gt;&lt;year&gt;2013&lt;/year&gt;&lt;pub-dates&gt;&lt;date&gt;Aug&lt;/date&gt;&lt;/pub-dates&gt;&lt;/dates&gt;&lt;isbn&gt;1558-5646 (Electronic)&amp;#xD;0014-3820 (Print)&amp;#xD;0014-3820 (Linking)&lt;/isbn&gt;&lt;accession-num&gt;23888858&lt;/accession-num&gt;&lt;urls&gt;&lt;related-urls&gt;&lt;url&gt;https://www.ncbi.nlm.nih.gov/pubmed/23888858&lt;/url&gt;&lt;/related-urls&gt;&lt;/urls&gt;&lt;custom2&gt;PMC3929462&lt;/custom2&gt;&lt;electronic-resource-num&gt;10.1111/evo.12118&lt;/electronic-resource-num&gt;&lt;remote-database-name&gt;Medline&lt;/remote-database-name&gt;&lt;remote-database-provider&gt;NLM&lt;/remote-database-provider&gt;&lt;/record&gt;&lt;/Cite&gt;&lt;/EndNote&gt;</w:instrText>
      </w:r>
      <w:r w:rsidR="00B63FFD">
        <w:rPr>
          <w:rFonts w:ascii="Times New Roman" w:hAnsi="Times New Roman" w:cs="Times New Roman"/>
          <w:sz w:val="24"/>
          <w:szCs w:val="24"/>
        </w:rPr>
        <w:fldChar w:fldCharType="separate"/>
      </w:r>
      <w:r w:rsidR="00B63FFD">
        <w:rPr>
          <w:rFonts w:ascii="Times New Roman" w:hAnsi="Times New Roman" w:cs="Times New Roman"/>
          <w:noProof/>
          <w:sz w:val="24"/>
          <w:szCs w:val="24"/>
        </w:rPr>
        <w:t>(Pease and Hahn 2013)</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w:t>
      </w:r>
      <w:r w:rsidR="00B63FFD" w:rsidRPr="00031896">
        <w:rPr>
          <w:rFonts w:ascii="Times New Roman" w:hAnsi="Times New Roman" w:cs="Times New Roman"/>
          <w:sz w:val="24"/>
          <w:szCs w:val="24"/>
        </w:rPr>
        <w:t xml:space="preserve"> </w:t>
      </w:r>
      <w:r w:rsidR="00AF5646">
        <w:rPr>
          <w:rFonts w:ascii="Times New Roman" w:hAnsi="Times New Roman" w:cs="Times New Roman"/>
          <w:sz w:val="24"/>
          <w:szCs w:val="24"/>
        </w:rPr>
        <w:t>R</w:t>
      </w:r>
      <w:r w:rsidR="00F74E20">
        <w:rPr>
          <w:rFonts w:ascii="Times New Roman" w:hAnsi="Times New Roman" w:cs="Times New Roman"/>
          <w:sz w:val="24"/>
          <w:szCs w:val="24"/>
        </w:rPr>
        <w:t xml:space="preserve">ecombination rates evolve </w:t>
      </w:r>
      <w:r w:rsidR="00996C78">
        <w:rPr>
          <w:rFonts w:ascii="Times New Roman" w:hAnsi="Times New Roman" w:cs="Times New Roman"/>
          <w:sz w:val="24"/>
          <w:szCs w:val="24"/>
        </w:rPr>
        <w:t xml:space="preserve">fairly </w:t>
      </w:r>
      <w:r w:rsidR="00F74E20">
        <w:rPr>
          <w:rFonts w:ascii="Times New Roman" w:hAnsi="Times New Roman" w:cs="Times New Roman"/>
          <w:sz w:val="24"/>
          <w:szCs w:val="24"/>
        </w:rPr>
        <w:t xml:space="preserve">rapidly both within </w:t>
      </w:r>
      <w:r w:rsidR="00F74E20">
        <w:rPr>
          <w:rFonts w:ascii="Times New Roman" w:hAnsi="Times New Roman" w:cs="Times New Roman"/>
          <w:sz w:val="24"/>
          <w:szCs w:val="24"/>
        </w:rPr>
        <w:fldChar w:fldCharType="begin">
          <w:fldData xml:space="preserve">PEVuZE5vdGU+PENpdGU+PEF1dGhvcj5Lb25nPC9BdXRob3I+PFllYXI+MjAwMjwvWWVhcj48UmVj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PEVuZE5vdGU+PENpdGU+PEF1dGhvcj5Lb25nPC9BdXRob3I+PFllYXI+MjAwMjwvWWVhcj48UmVj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(Kong, et al. 2002; Cox, et al. 2009; Stapley, et al. 2017)</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and between </w:t>
      </w:r>
      <w:r w:rsidR="00AF5646">
        <w:rPr>
          <w:rFonts w:ascii="Times New Roman" w:hAnsi="Times New Roman" w:cs="Times New Roman"/>
          <w:sz w:val="24"/>
          <w:szCs w:val="24"/>
        </w:rPr>
        <w:t xml:space="preserve">mammalian </w:t>
      </w:r>
      <w:r w:rsidR="00F74E20">
        <w:rPr>
          <w:rFonts w:ascii="Times New Roman" w:hAnsi="Times New Roman" w:cs="Times New Roman"/>
          <w:sz w:val="24"/>
          <w:szCs w:val="24"/>
        </w:rPr>
        <w:t xml:space="preserve">species </w:t>
      </w:r>
      <w:r w:rsidR="00F74E20">
        <w:rPr>
          <w:rFonts w:ascii="Times New Roman" w:hAnsi="Times New Roman" w:cs="Times New Roman"/>
          <w:sz w:val="24"/>
          <w:szCs w:val="24"/>
        </w:rPr>
        <w:fldChar w:fldCharType="begin">
          <w:fldData xml:space="preserve">PEVuZE5vdGU+PENpdGU+PEF1dGhvcj5QdGFrPC9BdXRob3I+PFllYXI+MjAwNTwvWWVhcj48UmVj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PEVuZE5vdGU+PENpdGU+PEF1dGhvcj5QdGFrPC9BdXRob3I+PFllYXI+MjAwNTwvWWVhcj48UmVj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(Jensen-Seaman, et al. 2004; Ptak, et al. 2005; Stevison, et al. 2016; Stapley, et al. 2017)</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w:t>
      </w:r>
      <w:ins w:id="52" w:author="Good, Jeffrey" w:date="2025-01-06T10:22:00Z" w16du:dateUtc="2025-01-06T17:22:00Z">
        <w:r w:rsidR="007833FB">
          <w:rPr>
            <w:rFonts w:ascii="Times New Roman" w:hAnsi="Times New Roman" w:cs="Times New Roman"/>
            <w:sz w:val="24"/>
            <w:szCs w:val="24"/>
          </w:rPr>
          <w:t xml:space="preserve">likely </w:t>
        </w:r>
      </w:ins>
      <w:r w:rsidR="00F74E20">
        <w:rPr>
          <w:rFonts w:ascii="Times New Roman" w:hAnsi="Times New Roman" w:cs="Times New Roman"/>
          <w:sz w:val="24"/>
          <w:szCs w:val="24"/>
        </w:rPr>
        <w:t xml:space="preserve">due, in part, to the high turnover of hotspots due to the changing landscape of binding sites for PRDM9 </w:t>
      </w:r>
      <w:r w:rsidR="00F74E20">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ZWNOdW0+MjMyPC9SZWNOdW0+PERpc3BsYXlUZXh0PihCYXVkYXQsIGV0IGFsLiAyMDEwOyBTaW5n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ZWNOdW0+MjMyPC9SZWNOdW0+PERpc3BsYXlUZXh0PihCYXVkYXQsIGV0IGFsLiAyMDEwOyBTaW5n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(Baudat, et al. 2010; Singhal, et al. 2015)</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w:t>
      </w:r>
      <w:proofErr w:type="gramStart"/>
      <w:r w:rsidR="00B63FFD">
        <w:rPr>
          <w:rFonts w:ascii="Times New Roman" w:hAnsi="Times New Roman" w:cs="Times New Roman"/>
          <w:sz w:val="24"/>
          <w:szCs w:val="24"/>
        </w:rPr>
        <w:t>Similar to</w:t>
      </w:r>
      <w:proofErr w:type="gramEnd"/>
      <w:r w:rsidR="00B63FFD">
        <w:rPr>
          <w:rFonts w:ascii="Times New Roman" w:hAnsi="Times New Roman" w:cs="Times New Roman"/>
          <w:sz w:val="24"/>
          <w:szCs w:val="24"/>
        </w:rPr>
        <w:t xml:space="preserve"> findings in </w:t>
      </w:r>
      <w:r w:rsidR="00364964">
        <w:rPr>
          <w:rFonts w:ascii="Times New Roman" w:hAnsi="Times New Roman" w:cs="Times New Roman"/>
          <w:sz w:val="24"/>
          <w:szCs w:val="24"/>
        </w:rPr>
        <w:t>g</w:t>
      </w:r>
      <w:r w:rsidR="00B63FFD">
        <w:rPr>
          <w:rFonts w:ascii="Times New Roman" w:hAnsi="Times New Roman" w:cs="Times New Roman"/>
          <w:sz w:val="24"/>
          <w:szCs w:val="24"/>
        </w:rPr>
        <w:t xml:space="preserve">reat </w:t>
      </w:r>
      <w:r w:rsidR="00364964">
        <w:rPr>
          <w:rFonts w:ascii="Times New Roman" w:hAnsi="Times New Roman" w:cs="Times New Roman"/>
          <w:sz w:val="24"/>
          <w:szCs w:val="24"/>
        </w:rPr>
        <w:t>a</w:t>
      </w:r>
      <w:r w:rsidR="00B63FFD">
        <w:rPr>
          <w:rFonts w:ascii="Times New Roman" w:hAnsi="Times New Roman" w:cs="Times New Roman"/>
          <w:sz w:val="24"/>
          <w:szCs w:val="24"/>
        </w:rPr>
        <w:t xml:space="preserve">pes </w:t>
      </w:r>
      <w:r w:rsidR="00B63FFD">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63FFD">
        <w:rPr>
          <w:rFonts w:ascii="Times New Roman" w:hAnsi="Times New Roman" w:cs="Times New Roman"/>
          <w:sz w:val="24"/>
          <w:szCs w:val="24"/>
        </w:rPr>
      </w:r>
      <w:r w:rsidR="00B63FFD">
        <w:rPr>
          <w:rFonts w:ascii="Times New Roman" w:hAnsi="Times New Roman" w:cs="Times New Roman"/>
          <w:sz w:val="24"/>
          <w:szCs w:val="24"/>
        </w:rPr>
        <w:fldChar w:fldCharType="separate"/>
      </w:r>
      <w:r w:rsidR="001B6D59">
        <w:rPr>
          <w:rFonts w:ascii="Times New Roman" w:hAnsi="Times New Roman" w:cs="Times New Roman"/>
          <w:noProof/>
          <w:sz w:val="24"/>
          <w:szCs w:val="24"/>
        </w:rPr>
        <w:t>(Hobolth, et al. 2007)</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 xml:space="preserve">, our results suggest that high-resolution genetic </w:t>
      </w:r>
      <w:r w:rsidR="00364964">
        <w:rPr>
          <w:rFonts w:ascii="Times New Roman" w:hAnsi="Times New Roman" w:cs="Times New Roman"/>
          <w:sz w:val="24"/>
          <w:szCs w:val="24"/>
        </w:rPr>
        <w:t>maps</w:t>
      </w:r>
      <w:r w:rsidR="00B63FFD">
        <w:rPr>
          <w:rFonts w:ascii="Times New Roman" w:hAnsi="Times New Roman" w:cs="Times New Roman"/>
          <w:sz w:val="24"/>
          <w:szCs w:val="24"/>
        </w:rPr>
        <w:t xml:space="preserve"> from a single species </w:t>
      </w:r>
      <w:r w:rsidR="00AF5646">
        <w:rPr>
          <w:rFonts w:ascii="Times New Roman" w:hAnsi="Times New Roman" w:cs="Times New Roman"/>
          <w:sz w:val="24"/>
          <w:szCs w:val="24"/>
        </w:rPr>
        <w:t>provide some</w:t>
      </w:r>
      <w:r w:rsidR="00E2554E">
        <w:rPr>
          <w:rFonts w:ascii="Times New Roman" w:hAnsi="Times New Roman" w:cs="Times New Roman"/>
          <w:sz w:val="24"/>
          <w:szCs w:val="24"/>
        </w:rPr>
        <w:t xml:space="preserve"> </w:t>
      </w:r>
      <w:r w:rsidR="001B16F4">
        <w:rPr>
          <w:rFonts w:ascii="Times New Roman" w:hAnsi="Times New Roman" w:cs="Times New Roman"/>
          <w:sz w:val="24"/>
          <w:szCs w:val="24"/>
        </w:rPr>
        <w:t xml:space="preserve">weak predictive </w:t>
      </w:r>
      <w:r w:rsidR="00AF5646">
        <w:rPr>
          <w:rFonts w:ascii="Times New Roman" w:hAnsi="Times New Roman" w:cs="Times New Roman"/>
          <w:sz w:val="24"/>
          <w:szCs w:val="24"/>
        </w:rPr>
        <w:t xml:space="preserve">value for </w:t>
      </w:r>
      <w:r w:rsidR="00364964">
        <w:rPr>
          <w:rFonts w:ascii="Times New Roman" w:hAnsi="Times New Roman" w:cs="Times New Roman"/>
          <w:sz w:val="24"/>
          <w:szCs w:val="24"/>
        </w:rPr>
        <w:t xml:space="preserve">understanding </w:t>
      </w:r>
      <w:r w:rsidR="00433355">
        <w:rPr>
          <w:rFonts w:ascii="Times New Roman" w:hAnsi="Times New Roman" w:cs="Times New Roman"/>
          <w:sz w:val="24"/>
          <w:szCs w:val="24"/>
        </w:rPr>
        <w:t xml:space="preserve">broader </w:t>
      </w:r>
      <w:r w:rsidR="00AF5646">
        <w:rPr>
          <w:rFonts w:ascii="Times New Roman" w:hAnsi="Times New Roman" w:cs="Times New Roman"/>
          <w:sz w:val="24"/>
          <w:szCs w:val="24"/>
        </w:rPr>
        <w:t xml:space="preserve">patterns of </w:t>
      </w:r>
      <w:r w:rsidR="00433355">
        <w:rPr>
          <w:rFonts w:ascii="Times New Roman" w:hAnsi="Times New Roman" w:cs="Times New Roman"/>
          <w:sz w:val="24"/>
          <w:szCs w:val="24"/>
        </w:rPr>
        <w:t>species tree</w:t>
      </w:r>
      <w:r w:rsidR="00AF5646">
        <w:rPr>
          <w:rFonts w:ascii="Times New Roman" w:hAnsi="Times New Roman" w:cs="Times New Roman"/>
          <w:sz w:val="24"/>
          <w:szCs w:val="24"/>
        </w:rPr>
        <w:t xml:space="preserve"> discordance</w:t>
      </w:r>
      <w:r w:rsidR="001B16F4">
        <w:rPr>
          <w:rFonts w:ascii="Times New Roman" w:hAnsi="Times New Roman" w:cs="Times New Roman"/>
          <w:sz w:val="24"/>
          <w:szCs w:val="24"/>
        </w:rPr>
        <w:t>. However, these limited estimates</w:t>
      </w:r>
      <w:r w:rsidR="00433355">
        <w:rPr>
          <w:rFonts w:ascii="Times New Roman" w:hAnsi="Times New Roman" w:cs="Times New Roman"/>
          <w:sz w:val="24"/>
          <w:szCs w:val="24"/>
        </w:rPr>
        <w:t xml:space="preserve"> </w:t>
      </w:r>
      <w:r w:rsidR="00B63FFD">
        <w:rPr>
          <w:rFonts w:ascii="Times New Roman" w:hAnsi="Times New Roman" w:cs="Times New Roman"/>
          <w:sz w:val="24"/>
          <w:szCs w:val="24"/>
        </w:rPr>
        <w:t xml:space="preserve">may </w:t>
      </w:r>
      <w:r w:rsidR="00433355">
        <w:rPr>
          <w:rFonts w:ascii="Times New Roman" w:hAnsi="Times New Roman" w:cs="Times New Roman"/>
          <w:sz w:val="24"/>
          <w:szCs w:val="24"/>
        </w:rPr>
        <w:t xml:space="preserve">not be </w:t>
      </w:r>
      <w:r w:rsidR="00364964">
        <w:rPr>
          <w:rFonts w:ascii="Times New Roman" w:hAnsi="Times New Roman" w:cs="Times New Roman"/>
          <w:sz w:val="24"/>
          <w:szCs w:val="24"/>
        </w:rPr>
        <w:t xml:space="preserve">predictive of </w:t>
      </w:r>
      <w:r w:rsidR="00433355">
        <w:rPr>
          <w:rFonts w:ascii="Times New Roman" w:hAnsi="Times New Roman" w:cs="Times New Roman"/>
          <w:sz w:val="24"/>
          <w:szCs w:val="24"/>
        </w:rPr>
        <w:t>finer-scale patterns</w:t>
      </w:r>
      <w:r w:rsidR="00B63FFD">
        <w:rPr>
          <w:rFonts w:ascii="Times New Roman" w:hAnsi="Times New Roman" w:cs="Times New Roman"/>
          <w:sz w:val="24"/>
          <w:szCs w:val="24"/>
        </w:rPr>
        <w:t xml:space="preserve"> in a sample spanning over 12 million years of mammalian evolution</w:t>
      </w:r>
      <w:r w:rsidR="001B16F4">
        <w:rPr>
          <w:rFonts w:ascii="Times New Roman" w:hAnsi="Times New Roman" w:cs="Times New Roman"/>
          <w:sz w:val="24"/>
          <w:szCs w:val="24"/>
        </w:rPr>
        <w:t xml:space="preserve"> (but see</w:t>
      </w:r>
      <w:r w:rsidR="005E1B4E">
        <w:rPr>
          <w:rFonts w:ascii="Times New Roman" w:hAnsi="Times New Roman" w:cs="Times New Roman"/>
          <w:sz w:val="24"/>
          <w:szCs w:val="24"/>
        </w:rPr>
        <w:t xml:space="preserve"> Foley, et al. 2023</w:t>
      </w:r>
      <w:r w:rsidR="001B16F4">
        <w:rPr>
          <w:rFonts w:ascii="Times New Roman" w:hAnsi="Times New Roman" w:cs="Times New Roman"/>
          <w:sz w:val="24"/>
          <w:szCs w:val="24"/>
        </w:rPr>
        <w:fldChar w:fldCharType="begin">
          <w:fldData xml:space="preserve">PEVuZE5vdGU+PENpdGUgRXhjbHVkZUF1dGg9IjEiIEV4Y2x1ZGVZZWFyPSIxIj48QXV0aG9yPkZv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 </w:instrText>
      </w:r>
      <w:r w:rsidR="005E1B4E">
        <w:rPr>
          <w:rFonts w:ascii="Times New Roman" w:hAnsi="Times New Roman" w:cs="Times New Roman"/>
          <w:sz w:val="24"/>
          <w:szCs w:val="24"/>
        </w:rPr>
        <w:fldChar w:fldCharType="begin">
          <w:fldData xml:space="preserve">PEVuZE5vdGU+PENpdGUgRXhjbHVkZUF1dGg9IjEiIEV4Y2x1ZGVZZWFyPSIxIj48QXV0aG9yPkZv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EN.CITE.DATA </w:instrText>
      </w:r>
      <w:r w:rsidR="005E1B4E">
        <w:rPr>
          <w:rFonts w:ascii="Times New Roman" w:hAnsi="Times New Roman" w:cs="Times New Roman"/>
          <w:sz w:val="24"/>
          <w:szCs w:val="24"/>
        </w:rPr>
      </w:r>
      <w:r w:rsidR="005E1B4E">
        <w:rPr>
          <w:rFonts w:ascii="Times New Roman" w:hAnsi="Times New Roman" w:cs="Times New Roman"/>
          <w:sz w:val="24"/>
          <w:szCs w:val="24"/>
        </w:rPr>
        <w:fldChar w:fldCharType="end"/>
      </w:r>
      <w:r w:rsidR="001B16F4">
        <w:rPr>
          <w:rFonts w:ascii="Times New Roman" w:hAnsi="Times New Roman" w:cs="Times New Roman"/>
          <w:sz w:val="24"/>
          <w:szCs w:val="24"/>
        </w:rPr>
      </w:r>
      <w:r w:rsidR="001B16F4">
        <w:rPr>
          <w:rFonts w:ascii="Times New Roman" w:hAnsi="Times New Roman" w:cs="Times New Roman"/>
          <w:sz w:val="24"/>
          <w:szCs w:val="24"/>
        </w:rPr>
        <w:fldChar w:fldCharType="end"/>
      </w:r>
      <w:r w:rsidR="00771345">
        <w:rPr>
          <w:rFonts w:ascii="Times New Roman" w:hAnsi="Times New Roman" w:cs="Times New Roman"/>
          <w:sz w:val="24"/>
          <w:szCs w:val="24"/>
        </w:rPr>
        <w:t>)</w:t>
      </w:r>
      <w:r w:rsidR="00B63FFD">
        <w:rPr>
          <w:rFonts w:ascii="Times New Roman" w:hAnsi="Times New Roman" w:cs="Times New Roman"/>
          <w:sz w:val="24"/>
          <w:szCs w:val="24"/>
        </w:rPr>
        <w:t>.</w:t>
      </w:r>
      <w:r w:rsidR="00433355">
        <w:rPr>
          <w:rFonts w:ascii="Times New Roman" w:hAnsi="Times New Roman" w:cs="Times New Roman"/>
          <w:sz w:val="24"/>
          <w:szCs w:val="24"/>
        </w:rPr>
        <w:t xml:space="preserve"> Overall, t</w:t>
      </w:r>
      <w:r w:rsidR="00996C78">
        <w:rPr>
          <w:rFonts w:ascii="Times New Roman" w:hAnsi="Times New Roman" w:cs="Times New Roman"/>
          <w:sz w:val="24"/>
          <w:szCs w:val="24"/>
        </w:rPr>
        <w:t xml:space="preserve">he </w:t>
      </w:r>
      <w:r w:rsidR="00E2554E">
        <w:rPr>
          <w:rFonts w:ascii="Times New Roman" w:hAnsi="Times New Roman" w:cs="Times New Roman"/>
          <w:sz w:val="24"/>
          <w:szCs w:val="24"/>
        </w:rPr>
        <w:t>evolution</w:t>
      </w:r>
      <w:r w:rsidR="0083795A">
        <w:rPr>
          <w:rFonts w:ascii="Times New Roman" w:hAnsi="Times New Roman" w:cs="Times New Roman"/>
          <w:sz w:val="24"/>
          <w:szCs w:val="24"/>
        </w:rPr>
        <w:t xml:space="preserve"> of</w:t>
      </w:r>
      <w:r w:rsidR="00F74E20">
        <w:rPr>
          <w:rFonts w:ascii="Times New Roman" w:hAnsi="Times New Roman" w:cs="Times New Roman"/>
          <w:sz w:val="24"/>
          <w:szCs w:val="24"/>
        </w:rPr>
        <w:t xml:space="preserve"> </w:t>
      </w:r>
      <w:r w:rsidR="00E2554E">
        <w:rPr>
          <w:rFonts w:ascii="Times New Roman" w:hAnsi="Times New Roman" w:cs="Times New Roman"/>
          <w:sz w:val="24"/>
          <w:szCs w:val="24"/>
        </w:rPr>
        <w:t xml:space="preserve">recombination landscapes across </w:t>
      </w:r>
      <w:r w:rsidR="005C742B">
        <w:rPr>
          <w:rFonts w:ascii="Times New Roman" w:hAnsi="Times New Roman" w:cs="Times New Roman"/>
          <w:sz w:val="24"/>
          <w:szCs w:val="24"/>
        </w:rPr>
        <w:t xml:space="preserve">closely related species remains </w:t>
      </w:r>
      <w:r w:rsidR="00433355">
        <w:rPr>
          <w:rFonts w:ascii="Times New Roman" w:hAnsi="Times New Roman" w:cs="Times New Roman"/>
          <w:sz w:val="24"/>
          <w:szCs w:val="24"/>
        </w:rPr>
        <w:t>an important empirical question</w:t>
      </w:r>
      <w:r w:rsidR="00364964">
        <w:rPr>
          <w:rFonts w:ascii="Times New Roman" w:hAnsi="Times New Roman" w:cs="Times New Roman"/>
          <w:sz w:val="24"/>
          <w:szCs w:val="24"/>
        </w:rPr>
        <w:t xml:space="preserve"> in evolutionary genetics</w:t>
      </w:r>
      <w:r w:rsidR="009B506F">
        <w:rPr>
          <w:rFonts w:ascii="Times New Roman" w:hAnsi="Times New Roman" w:cs="Times New Roman"/>
          <w:sz w:val="24"/>
          <w:szCs w:val="24"/>
        </w:rPr>
        <w:t xml:space="preserve"> </w:t>
      </w:r>
      <w:r w:rsidR="009B506F">
        <w:rPr>
          <w:rFonts w:ascii="Times New Roman" w:hAnsi="Times New Roman" w:cs="Times New Roman"/>
          <w:sz w:val="24"/>
          <w:szCs w:val="24"/>
        </w:rPr>
        <w:fldChar w:fldCharType="begin"/>
      </w:r>
      <w:r w:rsidR="009B506F">
        <w:rPr>
          <w:rFonts w:ascii="Times New Roman" w:hAnsi="Times New Roman" w:cs="Times New Roman"/>
          <w:sz w:val="24"/>
          <w:szCs w:val="24"/>
        </w:rPr>
        <w:instrText xml:space="preserve"> ADDIN EN.CITE &lt;EndNote&gt;&lt;Cite&gt;&lt;Author&gt;Dapper&lt;/Author&gt;&lt;Year&gt;2017&lt;/Year&gt;&lt;RecNum&gt;242&lt;/RecNum&gt;&lt;DisplayText&gt;(Dapper and Payseur 2017)&lt;/DisplayText&gt;&lt;record&gt;&lt;rec-number&gt;242&lt;/rec-number&gt;&lt;foreign-keys&gt;&lt;key app="EN" db-id="vdwt9psdezv5tlee9vn5swzfzafw0azp5adx" timestamp="1718290973"&gt;242&lt;/key&gt;&lt;/foreign-keys&gt;&lt;ref-type name="Journal Article"&gt;17&lt;/ref-type&gt;&lt;contributors&gt;&lt;authors&gt;&lt;author&gt;Dapper, A. L.&lt;/author&gt;&lt;author&gt;Payseur, B. A.&lt;/author&gt;&lt;/authors&gt;&lt;/contributors&gt;&lt;auth-address&gt;Laboratory of Genetics, University of Wisconsin, Madison, WI 53706, USA dapper@wisc.edu.&amp;#xD;Laboratory of Genetics, University of Wisconsin, Madison, WI 53706, USA bret.payseur@wisc.edu.&lt;/auth-address&gt;&lt;titles&gt;&lt;title&gt;Connecting theory and data to understand recombination rate evolution&lt;/title&gt;&lt;secondary-title&gt;Philos Trans R Soc Lond B Biol Sci&lt;/secondary-title&gt;&lt;/titles&gt;&lt;periodical&gt;&lt;full-title&gt;Philos Trans R Soc Lond B Biol Sci&lt;/full-title&gt;&lt;/periodical&gt;&lt;volume&gt;372&lt;/volume&gt;&lt;number&gt;1736&lt;/number&gt;&lt;keywords&gt;&lt;keyword&gt;*Evolution, Molecular&lt;/keyword&gt;&lt;keyword&gt;*Genome&lt;/keyword&gt;&lt;keyword&gt;Models, Genetic&lt;/keyword&gt;&lt;keyword&gt;*Recombination, Genetic&lt;/keyword&gt;&lt;keyword&gt;evolution&lt;/keyword&gt;&lt;keyword&gt;genetic variation&lt;/keyword&gt;&lt;keyword&gt;meiotic recombination&lt;/keyword&gt;&lt;keyword&gt;recombination rate&lt;/keyword&gt;&lt;keyword&gt;theory&lt;/keyword&gt;&lt;/keywords&gt;&lt;dates&gt;&lt;year&gt;2017&lt;/year&gt;&lt;pub-dates&gt;&lt;date&gt;Dec 19&lt;/date&gt;&lt;/pub-dates&gt;&lt;/dates&gt;&lt;isbn&gt;1471-2970 (Electronic)&amp;#xD;0962-8436 (Print)&amp;#xD;0962-8436 (Linking)&lt;/isbn&gt;&lt;accession-num&gt;29109228&lt;/accession-num&gt;&lt;urls&gt;&lt;related-urls&gt;&lt;url&gt;https://www.ncbi.nlm.nih.gov/pubmed/29109228&lt;/url&gt;&lt;/related-urls&gt;&lt;/urls&gt;&lt;custom1&gt;We declare we have no competing interests.&lt;/custom1&gt;&lt;custom2&gt;PMC5698627&lt;/custom2&gt;&lt;electronic-resource-num&gt;10.1098/rstb.2016.0469&lt;/electronic-resource-num&gt;&lt;remote-database-name&gt;Medline&lt;/remote-database-name&gt;&lt;remote-database-provider&gt;NLM&lt;/remote-database-provider&gt;&lt;/record&gt;&lt;/Cite&gt;&lt;/EndNote&gt;</w:instrText>
      </w:r>
      <w:r w:rsidR="009B506F">
        <w:rPr>
          <w:rFonts w:ascii="Times New Roman" w:hAnsi="Times New Roman" w:cs="Times New Roman"/>
          <w:sz w:val="24"/>
          <w:szCs w:val="24"/>
        </w:rPr>
        <w:fldChar w:fldCharType="separate"/>
      </w:r>
      <w:r w:rsidR="009B506F">
        <w:rPr>
          <w:rFonts w:ascii="Times New Roman" w:hAnsi="Times New Roman" w:cs="Times New Roman"/>
          <w:noProof/>
          <w:sz w:val="24"/>
          <w:szCs w:val="24"/>
        </w:rPr>
        <w:t>(Dapper and Payseur 2017)</w:t>
      </w:r>
      <w:r w:rsidR="009B506F">
        <w:rPr>
          <w:rFonts w:ascii="Times New Roman" w:hAnsi="Times New Roman" w:cs="Times New Roman"/>
          <w:sz w:val="24"/>
          <w:szCs w:val="24"/>
        </w:rPr>
        <w:fldChar w:fldCharType="end"/>
      </w:r>
      <w:r w:rsidR="00AC1DEA">
        <w:rPr>
          <w:rFonts w:ascii="Times New Roman" w:hAnsi="Times New Roman" w:cs="Times New Roman"/>
          <w:sz w:val="24"/>
          <w:szCs w:val="24"/>
        </w:rPr>
        <w:t xml:space="preserve">, especially as the generation of chromosome-scale genome assemblies </w:t>
      </w:r>
      <w:r w:rsidR="00E2554E">
        <w:rPr>
          <w:rFonts w:ascii="Times New Roman" w:hAnsi="Times New Roman" w:cs="Times New Roman"/>
          <w:sz w:val="24"/>
          <w:szCs w:val="24"/>
        </w:rPr>
        <w:t xml:space="preserve">continues to greatly </w:t>
      </w:r>
      <w:r w:rsidR="00AC1DEA">
        <w:rPr>
          <w:rFonts w:ascii="Times New Roman" w:hAnsi="Times New Roman" w:cs="Times New Roman"/>
          <w:sz w:val="24"/>
          <w:szCs w:val="24"/>
        </w:rPr>
        <w:t>outpace</w:t>
      </w:r>
      <w:r w:rsidR="00E2554E">
        <w:rPr>
          <w:rFonts w:ascii="Times New Roman" w:hAnsi="Times New Roman" w:cs="Times New Roman"/>
          <w:sz w:val="24"/>
          <w:szCs w:val="24"/>
        </w:rPr>
        <w:t xml:space="preserve"> estimates of patterns of </w:t>
      </w:r>
      <w:r w:rsidR="00AC1DEA">
        <w:rPr>
          <w:rFonts w:ascii="Times New Roman" w:hAnsi="Times New Roman" w:cs="Times New Roman"/>
          <w:sz w:val="24"/>
          <w:szCs w:val="24"/>
        </w:rPr>
        <w:t>recombination within those genomes</w:t>
      </w:r>
      <w:r w:rsidR="005C742B">
        <w:rPr>
          <w:rFonts w:ascii="Times New Roman" w:hAnsi="Times New Roman" w:cs="Times New Roman"/>
          <w:sz w:val="24"/>
          <w:szCs w:val="24"/>
        </w:rPr>
        <w:t>.</w:t>
      </w:r>
      <w:r w:rsidR="00AC1DEA">
        <w:rPr>
          <w:rFonts w:ascii="Times New Roman" w:hAnsi="Times New Roman" w:cs="Times New Roman"/>
          <w:sz w:val="24"/>
          <w:szCs w:val="24"/>
        </w:rPr>
        <w:t xml:space="preserve"> </w:t>
      </w:r>
      <w:r w:rsidR="005C742B">
        <w:rPr>
          <w:rFonts w:ascii="Times New Roman" w:hAnsi="Times New Roman" w:cs="Times New Roman"/>
          <w:sz w:val="24"/>
          <w:szCs w:val="24"/>
        </w:rPr>
        <w:t xml:space="preserve"> </w:t>
      </w:r>
    </w:p>
    <w:p w14:paraId="5EFCB32E" w14:textId="185D72F3" w:rsidR="00804026" w:rsidDel="00BC576A" w:rsidRDefault="000E72EA" w:rsidP="00534E01">
      <w:pPr>
        <w:spacing w:after="0"/>
        <w:ind w:firstLine="720"/>
        <w:jc w:val="both"/>
        <w:rPr>
          <w:del w:id="53" w:author="Good, Jeffrey" w:date="2025-01-06T10:37:00Z" w16du:dateUtc="2025-01-06T17:37:00Z"/>
          <w:rFonts w:ascii="Times New Roman" w:hAnsi="Times New Roman" w:cs="Times New Roman"/>
          <w:sz w:val="24"/>
          <w:szCs w:val="24"/>
        </w:rPr>
      </w:pPr>
      <w:r>
        <w:rPr>
          <w:rFonts w:ascii="Times New Roman" w:hAnsi="Times New Roman" w:cs="Times New Roman"/>
          <w:sz w:val="24"/>
          <w:szCs w:val="24"/>
        </w:rPr>
        <w:t>One source of evolution in the recombination map may be changes in synteny</w:t>
      </w:r>
      <w:r w:rsidR="003777B8">
        <w:rPr>
          <w:rFonts w:ascii="Times New Roman" w:hAnsi="Times New Roman" w:cs="Times New Roman"/>
          <w:sz w:val="24"/>
          <w:szCs w:val="24"/>
        </w:rPr>
        <w:t>.</w:t>
      </w:r>
      <w:r>
        <w:rPr>
          <w:rFonts w:ascii="Times New Roman" w:hAnsi="Times New Roman" w:cs="Times New Roman"/>
          <w:sz w:val="24"/>
          <w:szCs w:val="24"/>
        </w:rPr>
        <w:t xml:space="preserve"> </w:t>
      </w:r>
      <w:r w:rsidR="003777B8">
        <w:rPr>
          <w:rFonts w:ascii="Times New Roman" w:hAnsi="Times New Roman" w:cs="Times New Roman"/>
          <w:sz w:val="24"/>
          <w:szCs w:val="24"/>
        </w:rPr>
        <w:t>O</w:t>
      </w:r>
      <w:r>
        <w:rPr>
          <w:rFonts w:ascii="Times New Roman" w:hAnsi="Times New Roman" w:cs="Times New Roman"/>
          <w:sz w:val="24"/>
          <w:szCs w:val="24"/>
        </w:rPr>
        <w:t xml:space="preserve">ur </w:t>
      </w:r>
      <w:r w:rsidR="003777B8">
        <w:rPr>
          <w:rFonts w:ascii="Times New Roman" w:hAnsi="Times New Roman" w:cs="Times New Roman"/>
          <w:sz w:val="24"/>
          <w:szCs w:val="24"/>
        </w:rPr>
        <w:t xml:space="preserve">reference-guided </w:t>
      </w:r>
      <w:r>
        <w:rPr>
          <w:rFonts w:ascii="Times New Roman" w:hAnsi="Times New Roman" w:cs="Times New Roman"/>
          <w:sz w:val="24"/>
          <w:szCs w:val="24"/>
        </w:rPr>
        <w:t>analyses</w:t>
      </w:r>
      <w:r w:rsidR="00170904">
        <w:rPr>
          <w:rFonts w:ascii="Times New Roman" w:hAnsi="Times New Roman" w:cs="Times New Roman"/>
          <w:sz w:val="24"/>
          <w:szCs w:val="24"/>
        </w:rPr>
        <w:t xml:space="preserve"> assume collinearity</w:t>
      </w:r>
      <w:r w:rsidR="004F3D87">
        <w:rPr>
          <w:rFonts w:ascii="Times New Roman" w:hAnsi="Times New Roman" w:cs="Times New Roman"/>
          <w:sz w:val="24"/>
          <w:szCs w:val="24"/>
        </w:rPr>
        <w:t xml:space="preserve"> between </w:t>
      </w:r>
      <w:r w:rsidR="004F3D87" w:rsidRPr="00534E01">
        <w:rPr>
          <w:rFonts w:ascii="Times New Roman" w:hAnsi="Times New Roman" w:cs="Times New Roman"/>
          <w:i/>
          <w:iCs/>
          <w:sz w:val="24"/>
          <w:szCs w:val="24"/>
        </w:rPr>
        <w:t>Mus</w:t>
      </w:r>
      <w:r w:rsidR="004F3D87">
        <w:rPr>
          <w:rFonts w:ascii="Times New Roman" w:hAnsi="Times New Roman" w:cs="Times New Roman"/>
          <w:sz w:val="24"/>
          <w:szCs w:val="24"/>
        </w:rPr>
        <w:t xml:space="preserve"> and the other lineages we are comparing</w:t>
      </w:r>
      <w:r w:rsidR="00170904">
        <w:rPr>
          <w:rFonts w:ascii="Times New Roman" w:hAnsi="Times New Roman" w:cs="Times New Roman"/>
          <w:sz w:val="24"/>
          <w:szCs w:val="24"/>
        </w:rPr>
        <w:t xml:space="preserve"> (</w:t>
      </w:r>
      <w:r w:rsidR="00170904" w:rsidRPr="008462C6">
        <w:rPr>
          <w:rFonts w:ascii="Times New Roman" w:hAnsi="Times New Roman" w:cs="Times New Roman"/>
          <w:i/>
          <w:iCs/>
          <w:sz w:val="24"/>
          <w:szCs w:val="24"/>
        </w:rPr>
        <w:t>i.e.</w:t>
      </w:r>
      <w:r w:rsidR="00170904">
        <w:rPr>
          <w:rFonts w:ascii="Times New Roman" w:hAnsi="Times New Roman" w:cs="Times New Roman"/>
          <w:sz w:val="24"/>
          <w:szCs w:val="24"/>
        </w:rPr>
        <w:t xml:space="preserve">, no </w:t>
      </w:r>
      <w:r w:rsidR="003777B8">
        <w:rPr>
          <w:rFonts w:ascii="Times New Roman" w:hAnsi="Times New Roman" w:cs="Times New Roman"/>
          <w:sz w:val="24"/>
          <w:szCs w:val="24"/>
        </w:rPr>
        <w:t xml:space="preserve">karyotype </w:t>
      </w:r>
      <w:r w:rsidR="00170904">
        <w:rPr>
          <w:rFonts w:ascii="Times New Roman" w:hAnsi="Times New Roman" w:cs="Times New Roman"/>
          <w:sz w:val="24"/>
          <w:szCs w:val="24"/>
        </w:rPr>
        <w:t>variation)</w:t>
      </w:r>
      <w:r w:rsidR="00146890">
        <w:rPr>
          <w:rFonts w:ascii="Times New Roman" w:hAnsi="Times New Roman" w:cs="Times New Roman"/>
          <w:sz w:val="24"/>
          <w:szCs w:val="24"/>
        </w:rPr>
        <w:t xml:space="preserve">, at least at the </w:t>
      </w:r>
      <w:r w:rsidR="003777B8">
        <w:rPr>
          <w:rFonts w:ascii="Times New Roman" w:hAnsi="Times New Roman" w:cs="Times New Roman"/>
          <w:sz w:val="24"/>
          <w:szCs w:val="24"/>
        </w:rPr>
        <w:t xml:space="preserve">window-based </w:t>
      </w:r>
      <w:r w:rsidR="00146890">
        <w:rPr>
          <w:rFonts w:ascii="Times New Roman" w:hAnsi="Times New Roman" w:cs="Times New Roman"/>
          <w:sz w:val="24"/>
          <w:szCs w:val="24"/>
        </w:rPr>
        <w:t>scale we are comparing variation.</w:t>
      </w:r>
      <w:r w:rsidR="00170904">
        <w:rPr>
          <w:rFonts w:ascii="Times New Roman" w:hAnsi="Times New Roman" w:cs="Times New Roman"/>
          <w:sz w:val="24"/>
          <w:szCs w:val="24"/>
        </w:rPr>
        <w:t xml:space="preserve"> </w:t>
      </w:r>
      <w:r w:rsidR="004F3D87">
        <w:rPr>
          <w:rFonts w:ascii="Times New Roman" w:hAnsi="Times New Roman" w:cs="Times New Roman"/>
          <w:sz w:val="24"/>
          <w:szCs w:val="24"/>
        </w:rPr>
        <w:t xml:space="preserve">Structural variation, including substantial variation in chromosome numbers, </w:t>
      </w:r>
      <w:r w:rsidR="00364964">
        <w:rPr>
          <w:rFonts w:ascii="Times New Roman" w:hAnsi="Times New Roman" w:cs="Times New Roman"/>
          <w:sz w:val="24"/>
          <w:szCs w:val="24"/>
        </w:rPr>
        <w:t xml:space="preserve">is </w:t>
      </w:r>
      <w:r w:rsidR="00170904">
        <w:rPr>
          <w:rFonts w:ascii="Times New Roman" w:hAnsi="Times New Roman" w:cs="Times New Roman"/>
          <w:sz w:val="24"/>
          <w:szCs w:val="24"/>
        </w:rPr>
        <w:t xml:space="preserve">likely to be widespread in rodents </w:t>
      </w:r>
      <w:r w:rsidR="00170904">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PjxSZWNOdW0+MjE2PC9SZWNOdW0+PERpc3BsYXlUZXh0PihTdGFueW9uLCBldCBhbC4gMTk5OTsg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=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PjxSZWNOdW0+MjE2PC9SZWNOdW0+PERpc3BsYXlUZXh0PihTdGFueW9uLCBldCBhbC4gMTk5OTsg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=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70904">
        <w:rPr>
          <w:rFonts w:ascii="Times New Roman" w:hAnsi="Times New Roman" w:cs="Times New Roman"/>
          <w:sz w:val="24"/>
          <w:szCs w:val="24"/>
        </w:rPr>
      </w:r>
      <w:r w:rsidR="00170904">
        <w:rPr>
          <w:rFonts w:ascii="Times New Roman" w:hAnsi="Times New Roman" w:cs="Times New Roman"/>
          <w:sz w:val="24"/>
          <w:szCs w:val="24"/>
        </w:rPr>
        <w:fldChar w:fldCharType="separate"/>
      </w:r>
      <w:r w:rsidR="001B6D59">
        <w:rPr>
          <w:rFonts w:ascii="Times New Roman" w:hAnsi="Times New Roman" w:cs="Times New Roman"/>
          <w:noProof/>
          <w:sz w:val="24"/>
          <w:szCs w:val="24"/>
        </w:rPr>
        <w:t>(Stanyon, et al. 1999; Yalcin, et al. 2011; Romanenko, et al. 2012; Keane, et al. 2014)</w:t>
      </w:r>
      <w:r w:rsidR="00170904">
        <w:rPr>
          <w:rFonts w:ascii="Times New Roman" w:hAnsi="Times New Roman" w:cs="Times New Roman"/>
          <w:sz w:val="24"/>
          <w:szCs w:val="24"/>
        </w:rPr>
        <w:fldChar w:fldCharType="end"/>
      </w:r>
      <w:r w:rsidR="00D17870">
        <w:rPr>
          <w:rFonts w:ascii="Times New Roman" w:hAnsi="Times New Roman" w:cs="Times New Roman"/>
          <w:sz w:val="24"/>
          <w:szCs w:val="24"/>
        </w:rPr>
        <w:t xml:space="preserve"> and has the potential to skew our results when comparing tree similarity between </w:t>
      </w:r>
      <w:r w:rsidR="00D17870">
        <w:rPr>
          <w:rFonts w:ascii="Times New Roman" w:hAnsi="Times New Roman" w:cs="Times New Roman"/>
          <w:sz w:val="24"/>
          <w:szCs w:val="24"/>
        </w:rPr>
        <w:lastRenderedPageBreak/>
        <w:t>regions of the genome using multiple species</w:t>
      </w:r>
      <w:r w:rsidR="004F3D87">
        <w:rPr>
          <w:rFonts w:ascii="Times New Roman" w:hAnsi="Times New Roman" w:cs="Times New Roman"/>
          <w:sz w:val="24"/>
          <w:szCs w:val="24"/>
        </w:rPr>
        <w:t>.</w:t>
      </w:r>
      <w:r w:rsidR="006C1351">
        <w:rPr>
          <w:rFonts w:ascii="Times New Roman" w:hAnsi="Times New Roman" w:cs="Times New Roman"/>
          <w:sz w:val="24"/>
          <w:szCs w:val="24"/>
        </w:rPr>
        <w:t xml:space="preserve"> </w:t>
      </w:r>
      <w:r w:rsidR="004F3D87">
        <w:rPr>
          <w:rFonts w:ascii="Times New Roman" w:hAnsi="Times New Roman" w:cs="Times New Roman"/>
          <w:sz w:val="24"/>
          <w:szCs w:val="24"/>
        </w:rPr>
        <w:t xml:space="preserve"> </w:t>
      </w:r>
      <w:r w:rsidR="0066407C">
        <w:rPr>
          <w:rFonts w:ascii="Times New Roman" w:hAnsi="Times New Roman" w:cs="Times New Roman"/>
          <w:sz w:val="24"/>
          <w:szCs w:val="24"/>
        </w:rPr>
        <w:t>Generating c</w:t>
      </w:r>
      <w:r w:rsidR="00170904">
        <w:rPr>
          <w:rFonts w:ascii="Times New Roman" w:hAnsi="Times New Roman" w:cs="Times New Roman"/>
          <w:sz w:val="24"/>
          <w:szCs w:val="24"/>
        </w:rPr>
        <w:t>hromosome</w:t>
      </w:r>
      <w:r w:rsidR="0066407C">
        <w:rPr>
          <w:rFonts w:ascii="Times New Roman" w:hAnsi="Times New Roman" w:cs="Times New Roman"/>
          <w:sz w:val="24"/>
          <w:szCs w:val="24"/>
        </w:rPr>
        <w:t>-</w:t>
      </w:r>
      <w:r w:rsidR="00170904">
        <w:rPr>
          <w:rFonts w:ascii="Times New Roman" w:hAnsi="Times New Roman" w:cs="Times New Roman"/>
          <w:sz w:val="24"/>
          <w:szCs w:val="24"/>
        </w:rPr>
        <w:t xml:space="preserve">scale assemblies </w:t>
      </w:r>
      <w:del w:id="54" w:author="Good, Jeffrey" w:date="2025-01-06T10:25:00Z" w16du:dateUtc="2025-01-06T17:25:00Z">
        <w:r w:rsidR="00170904" w:rsidDel="004B6E38">
          <w:rPr>
            <w:rFonts w:ascii="Times New Roman" w:hAnsi="Times New Roman" w:cs="Times New Roman"/>
            <w:sz w:val="24"/>
            <w:szCs w:val="24"/>
          </w:rPr>
          <w:delText xml:space="preserve">for </w:delText>
        </w:r>
        <w:r w:rsidR="0066407C" w:rsidDel="004B6E38">
          <w:rPr>
            <w:rFonts w:ascii="Times New Roman" w:hAnsi="Times New Roman" w:cs="Times New Roman"/>
            <w:sz w:val="24"/>
            <w:szCs w:val="24"/>
          </w:rPr>
          <w:delText xml:space="preserve">many </w:delText>
        </w:r>
        <w:r w:rsidR="00170904" w:rsidDel="004B6E38">
          <w:rPr>
            <w:rFonts w:ascii="Times New Roman" w:hAnsi="Times New Roman" w:cs="Times New Roman"/>
            <w:sz w:val="24"/>
            <w:szCs w:val="24"/>
          </w:rPr>
          <w:delText>non-</w:delText>
        </w:r>
        <w:r w:rsidR="00170904" w:rsidRPr="008462C6" w:rsidDel="004B6E38">
          <w:rPr>
            <w:rFonts w:ascii="Times New Roman" w:hAnsi="Times New Roman" w:cs="Times New Roman"/>
            <w:i/>
            <w:iCs/>
            <w:sz w:val="24"/>
            <w:szCs w:val="24"/>
          </w:rPr>
          <w:delText>Mus</w:delText>
        </w:r>
        <w:r w:rsidR="00170904" w:rsidDel="004B6E38">
          <w:rPr>
            <w:rFonts w:ascii="Times New Roman" w:hAnsi="Times New Roman" w:cs="Times New Roman"/>
            <w:sz w:val="24"/>
            <w:szCs w:val="24"/>
          </w:rPr>
          <w:delText xml:space="preserve"> and </w:delText>
        </w:r>
        <w:r w:rsidR="00170904" w:rsidRPr="008462C6" w:rsidDel="004B6E38">
          <w:rPr>
            <w:rFonts w:ascii="Times New Roman" w:hAnsi="Times New Roman" w:cs="Times New Roman"/>
            <w:i/>
            <w:iCs/>
            <w:sz w:val="24"/>
            <w:szCs w:val="24"/>
          </w:rPr>
          <w:delText>Rattus</w:delText>
        </w:r>
        <w:r w:rsidR="00170904" w:rsidDel="004B6E38">
          <w:rPr>
            <w:rFonts w:ascii="Times New Roman" w:hAnsi="Times New Roman" w:cs="Times New Roman"/>
            <w:sz w:val="24"/>
            <w:szCs w:val="24"/>
          </w:rPr>
          <w:delText xml:space="preserve"> </w:delText>
        </w:r>
        <w:r w:rsidR="005B59AD" w:rsidDel="004B6E38">
          <w:rPr>
            <w:rFonts w:ascii="Times New Roman" w:hAnsi="Times New Roman" w:cs="Times New Roman"/>
            <w:sz w:val="24"/>
            <w:szCs w:val="24"/>
          </w:rPr>
          <w:delText xml:space="preserve">species </w:delText>
        </w:r>
      </w:del>
      <w:r w:rsidR="00170904">
        <w:rPr>
          <w:rFonts w:ascii="Times New Roman" w:hAnsi="Times New Roman" w:cs="Times New Roman"/>
          <w:sz w:val="24"/>
          <w:szCs w:val="24"/>
        </w:rPr>
        <w:t xml:space="preserve">may prove limiting </w:t>
      </w:r>
      <w:commentRangeStart w:id="55"/>
      <w:ins w:id="56" w:author="Good, Jeffrey" w:date="2025-01-06T10:25:00Z" w16du:dateUtc="2025-01-06T17:25:00Z">
        <w:r w:rsidR="004B6E38">
          <w:rPr>
            <w:rFonts w:ascii="Times New Roman" w:hAnsi="Times New Roman" w:cs="Times New Roman"/>
            <w:sz w:val="24"/>
            <w:szCs w:val="24"/>
          </w:rPr>
          <w:t xml:space="preserve">for </w:t>
        </w:r>
        <w:r w:rsidR="004B6E38">
          <w:rPr>
            <w:rFonts w:ascii="Times New Roman" w:hAnsi="Times New Roman" w:cs="Times New Roman"/>
            <w:sz w:val="24"/>
            <w:szCs w:val="24"/>
          </w:rPr>
          <w:t>some</w:t>
        </w:r>
        <w:r w:rsidR="004B6E38">
          <w:rPr>
            <w:rFonts w:ascii="Times New Roman" w:hAnsi="Times New Roman" w:cs="Times New Roman"/>
            <w:sz w:val="24"/>
            <w:szCs w:val="24"/>
          </w:rPr>
          <w:t xml:space="preserve"> n</w:t>
        </w:r>
      </w:ins>
      <w:commentRangeEnd w:id="55"/>
      <w:ins w:id="57" w:author="Good, Jeffrey" w:date="2025-01-06T10:27:00Z" w16du:dateUtc="2025-01-06T17:27:00Z">
        <w:r w:rsidR="004B6E38">
          <w:rPr>
            <w:rStyle w:val="CommentReference"/>
          </w:rPr>
          <w:commentReference w:id="55"/>
        </w:r>
      </w:ins>
      <w:ins w:id="58" w:author="Good, Jeffrey" w:date="2025-01-06T10:25:00Z" w16du:dateUtc="2025-01-06T17:25:00Z">
        <w:r w:rsidR="004B6E38">
          <w:rPr>
            <w:rFonts w:ascii="Times New Roman" w:hAnsi="Times New Roman" w:cs="Times New Roman"/>
            <w:sz w:val="24"/>
            <w:szCs w:val="24"/>
          </w:rPr>
          <w:t>on-</w:t>
        </w:r>
        <w:r w:rsidR="004B6E38" w:rsidRPr="008462C6">
          <w:rPr>
            <w:rFonts w:ascii="Times New Roman" w:hAnsi="Times New Roman" w:cs="Times New Roman"/>
            <w:i/>
            <w:iCs/>
            <w:sz w:val="24"/>
            <w:szCs w:val="24"/>
          </w:rPr>
          <w:t>Mus</w:t>
        </w:r>
        <w:r w:rsidR="004B6E38">
          <w:rPr>
            <w:rFonts w:ascii="Times New Roman" w:hAnsi="Times New Roman" w:cs="Times New Roman"/>
            <w:sz w:val="24"/>
            <w:szCs w:val="24"/>
          </w:rPr>
          <w:t xml:space="preserve"> and </w:t>
        </w:r>
        <w:r w:rsidR="004B6E38" w:rsidRPr="008462C6">
          <w:rPr>
            <w:rFonts w:ascii="Times New Roman" w:hAnsi="Times New Roman" w:cs="Times New Roman"/>
            <w:i/>
            <w:iCs/>
            <w:sz w:val="24"/>
            <w:szCs w:val="24"/>
          </w:rPr>
          <w:t>Rattus</w:t>
        </w:r>
        <w:r w:rsidR="004B6E38">
          <w:rPr>
            <w:rFonts w:ascii="Times New Roman" w:hAnsi="Times New Roman" w:cs="Times New Roman"/>
            <w:sz w:val="24"/>
            <w:szCs w:val="24"/>
          </w:rPr>
          <w:t xml:space="preserve"> species</w:t>
        </w:r>
        <w:r w:rsidR="004B6E38">
          <w:rPr>
            <w:rFonts w:ascii="Times New Roman" w:hAnsi="Times New Roman" w:cs="Times New Roman"/>
            <w:sz w:val="24"/>
            <w:szCs w:val="24"/>
          </w:rPr>
          <w:t xml:space="preserve"> </w:t>
        </w:r>
      </w:ins>
      <w:r w:rsidR="00170904">
        <w:rPr>
          <w:rFonts w:ascii="Times New Roman" w:hAnsi="Times New Roman" w:cs="Times New Roman"/>
          <w:sz w:val="24"/>
          <w:szCs w:val="24"/>
        </w:rPr>
        <w:t xml:space="preserve">given that </w:t>
      </w:r>
      <w:del w:id="59" w:author="Good, Jeffrey" w:date="2025-01-06T10:25:00Z" w16du:dateUtc="2025-01-06T17:25:00Z">
        <w:r w:rsidR="00170904" w:rsidDel="004B6E38">
          <w:rPr>
            <w:rFonts w:ascii="Times New Roman" w:hAnsi="Times New Roman" w:cs="Times New Roman"/>
            <w:sz w:val="24"/>
            <w:szCs w:val="24"/>
          </w:rPr>
          <w:delText xml:space="preserve">most </w:delText>
        </w:r>
      </w:del>
      <w:r w:rsidR="00170904">
        <w:rPr>
          <w:rFonts w:ascii="Times New Roman" w:hAnsi="Times New Roman" w:cs="Times New Roman"/>
          <w:sz w:val="24"/>
          <w:szCs w:val="24"/>
        </w:rPr>
        <w:t>tissue resources for this group are derived from natural history collections that often lack high molecular weight DNA.</w:t>
      </w:r>
      <w:r w:rsidR="00D17870">
        <w:rPr>
          <w:rFonts w:ascii="Times New Roman" w:hAnsi="Times New Roman" w:cs="Times New Roman"/>
          <w:sz w:val="24"/>
          <w:szCs w:val="24"/>
        </w:rPr>
        <w:t xml:space="preserve"> </w:t>
      </w:r>
      <w:r w:rsidR="0066407C">
        <w:rPr>
          <w:rFonts w:ascii="Times New Roman" w:hAnsi="Times New Roman" w:cs="Times New Roman"/>
          <w:sz w:val="24"/>
          <w:szCs w:val="24"/>
        </w:rPr>
        <w:t>Nonetheless, whole genome alignments between mouse and rat indicate high degrees of chromosomal synteny and co-</w:t>
      </w:r>
      <w:r w:rsidR="0066407C" w:rsidRPr="00DA388E">
        <w:rPr>
          <w:rFonts w:ascii="Times New Roman" w:hAnsi="Times New Roman" w:cs="Times New Roman"/>
          <w:sz w:val="24"/>
          <w:szCs w:val="24"/>
        </w:rPr>
        <w:t xml:space="preserve">linearity (Fig S6), </w:t>
      </w:r>
      <w:r w:rsidR="0066407C">
        <w:rPr>
          <w:rFonts w:ascii="Times New Roman" w:hAnsi="Times New Roman" w:cs="Times New Roman"/>
          <w:sz w:val="24"/>
          <w:szCs w:val="24"/>
        </w:rPr>
        <w:t xml:space="preserve">suggesting </w:t>
      </w:r>
      <w:r w:rsidR="00D17870">
        <w:rPr>
          <w:rFonts w:ascii="Times New Roman" w:hAnsi="Times New Roman" w:cs="Times New Roman"/>
          <w:sz w:val="24"/>
          <w:szCs w:val="24"/>
        </w:rPr>
        <w:t xml:space="preserve">that </w:t>
      </w:r>
      <w:r w:rsidR="0066407C">
        <w:rPr>
          <w:rFonts w:ascii="Times New Roman" w:hAnsi="Times New Roman" w:cs="Times New Roman"/>
          <w:sz w:val="24"/>
          <w:szCs w:val="24"/>
        </w:rPr>
        <w:t>many regions</w:t>
      </w:r>
      <w:r w:rsidR="00D17870">
        <w:rPr>
          <w:rFonts w:ascii="Times New Roman" w:hAnsi="Times New Roman" w:cs="Times New Roman"/>
          <w:sz w:val="24"/>
          <w:szCs w:val="24"/>
        </w:rPr>
        <w:t xml:space="preserve"> will be colinear</w:t>
      </w:r>
      <w:r w:rsidR="0066407C">
        <w:rPr>
          <w:rFonts w:ascii="Times New Roman" w:hAnsi="Times New Roman" w:cs="Times New Roman"/>
          <w:sz w:val="24"/>
          <w:szCs w:val="24"/>
        </w:rPr>
        <w:t xml:space="preserve"> in our sample</w:t>
      </w:r>
      <w:r w:rsidR="004B088B">
        <w:rPr>
          <w:rFonts w:ascii="Times New Roman" w:hAnsi="Times New Roman" w:cs="Times New Roman"/>
          <w:sz w:val="24"/>
          <w:szCs w:val="24"/>
        </w:rPr>
        <w:t>.</w:t>
      </w:r>
    </w:p>
    <w:p w14:paraId="60A407E9" w14:textId="77777777" w:rsidR="004B6E38" w:rsidRDefault="004B6E38" w:rsidP="00BC576A">
      <w:pPr>
        <w:spacing w:after="0"/>
        <w:ind w:firstLine="720"/>
        <w:jc w:val="both"/>
        <w:rPr>
          <w:ins w:id="60" w:author="Good, Jeffrey" w:date="2025-01-06T10:30:00Z" w16du:dateUtc="2025-01-06T17:30:00Z"/>
          <w:rFonts w:ascii="Times New Roman" w:hAnsi="Times New Roman" w:cs="Times New Roman"/>
          <w:sz w:val="24"/>
          <w:szCs w:val="24"/>
        </w:rPr>
      </w:pPr>
    </w:p>
    <w:p w14:paraId="6F3E1B03" w14:textId="4BFEBD0B" w:rsidR="0089723E" w:rsidRDefault="00D27115" w:rsidP="006F0055">
      <w:pPr>
        <w:spacing w:after="0"/>
        <w:ind w:firstLine="720"/>
        <w:jc w:val="both"/>
        <w:rPr>
          <w:rFonts w:ascii="Times New Roman" w:hAnsi="Times New Roman" w:cs="Times New Roman"/>
          <w:sz w:val="24"/>
          <w:szCs w:val="24"/>
        </w:rPr>
      </w:pPr>
      <w:r>
        <w:rPr>
          <w:rFonts w:ascii="Times New Roman" w:hAnsi="Times New Roman" w:cs="Times New Roman"/>
          <w:sz w:val="24"/>
          <w:szCs w:val="24"/>
        </w:rPr>
        <w:t>Natural selection reduces the effective population size (</w:t>
      </w:r>
      <w:r w:rsidRPr="005B45C4">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of genomic regions through genetic hitchhiking of variation linked to the fixation of positively selected mutations </w:t>
      </w:r>
      <w:r>
        <w:rPr>
          <w:rFonts w:ascii="Times New Roman" w:hAnsi="Times New Roman" w:cs="Times New Roman"/>
          <w:sz w:val="24"/>
          <w:szCs w:val="24"/>
        </w:rPr>
        <w:fldChar w:fldCharType="begin">
          <w:fldData xml:space="preserve">PEVuZE5vdGU+PENpdGU+PEF1dGhvcj5NYXluYXJkIFNtaXRoPC9BdXRob3I+PFllYXI+MTk3NDwv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</w:fldData>
        </w:fldChar>
      </w:r>
      <w:r w:rsidR="006665FD">
        <w:rPr>
          <w:rFonts w:ascii="Times New Roman" w:hAnsi="Times New Roman" w:cs="Times New Roman"/>
          <w:sz w:val="24"/>
          <w:szCs w:val="24"/>
        </w:rPr>
        <w:instrText xml:space="preserve"> ADDIN EN.CITE </w:instrText>
      </w:r>
      <w:r w:rsidR="006665FD">
        <w:rPr>
          <w:rFonts w:ascii="Times New Roman" w:hAnsi="Times New Roman" w:cs="Times New Roman"/>
          <w:sz w:val="24"/>
          <w:szCs w:val="24"/>
        </w:rPr>
        <w:fldChar w:fldCharType="begin">
          <w:fldData xml:space="preserve">PEVuZE5vdGU+PENpdGU+PEF1dGhvcj5NYXluYXJkIFNtaXRoPC9BdXRob3I+PFllYXI+MTk3NDwv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</w:fldData>
        </w:fldChar>
      </w:r>
      <w:r w:rsidR="006665FD">
        <w:rPr>
          <w:rFonts w:ascii="Times New Roman" w:hAnsi="Times New Roman" w:cs="Times New Roman"/>
          <w:sz w:val="24"/>
          <w:szCs w:val="24"/>
        </w:rPr>
        <w:instrText xml:space="preserve"> ADDIN EN.CITE.DATA </w:instrText>
      </w:r>
      <w:r w:rsidR="006665FD">
        <w:rPr>
          <w:rFonts w:ascii="Times New Roman" w:hAnsi="Times New Roman" w:cs="Times New Roman"/>
          <w:sz w:val="24"/>
          <w:szCs w:val="24"/>
        </w:rPr>
      </w:r>
      <w:r w:rsidR="006665FD">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6665FD">
        <w:rPr>
          <w:rFonts w:ascii="Times New Roman" w:hAnsi="Times New Roman" w:cs="Times New Roman"/>
          <w:noProof/>
          <w:sz w:val="24"/>
          <w:szCs w:val="24"/>
        </w:rPr>
        <w:t>(i.e., selective sweeps; Maynard Smith and Haigh 1974; Kaplan, et al. 1989)</w:t>
      </w:r>
      <w:r>
        <w:rPr>
          <w:rFonts w:ascii="Times New Roman" w:hAnsi="Times New Roman" w:cs="Times New Roman"/>
          <w:sz w:val="24"/>
          <w:szCs w:val="24"/>
        </w:rPr>
        <w:fldChar w:fldCharType="end"/>
      </w:r>
      <w:r>
        <w:rPr>
          <w:rFonts w:ascii="Times New Roman" w:hAnsi="Times New Roman" w:cs="Times New Roman"/>
          <w:sz w:val="24"/>
          <w:szCs w:val="24"/>
        </w:rPr>
        <w:t xml:space="preserve"> and the purging of deleterious mutations </w:t>
      </w:r>
      <w:r>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aGFybGVzd29ydGgsIGV0IGFsLiAxOTkzOyBIdWRzb24gYW5kIEthcGxhbiAxOTk1KTwvRGlzcGxh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aGFybGVzd29ydGgsIGV0IGFsLiAxOTkzOyBIdWRzb24gYW5kIEthcGxhbiAxOTk1KTwvRGlzcGxh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(i.e., background selection; Charlesworth, et al. 1993; Hudson and Kaplan 1995)</w:t>
      </w:r>
      <w:r>
        <w:rPr>
          <w:rFonts w:ascii="Times New Roman" w:hAnsi="Times New Roman" w:cs="Times New Roman"/>
          <w:sz w:val="24"/>
          <w:szCs w:val="24"/>
        </w:rPr>
        <w:fldChar w:fldCharType="end"/>
      </w:r>
      <w:r>
        <w:rPr>
          <w:rFonts w:ascii="Times New Roman" w:hAnsi="Times New Roman" w:cs="Times New Roman"/>
          <w:sz w:val="24"/>
          <w:szCs w:val="24"/>
        </w:rPr>
        <w:t xml:space="preserve">. Thus, variation </w:t>
      </w:r>
      <w:r w:rsidR="00751B61">
        <w:rPr>
          <w:rFonts w:ascii="Times New Roman" w:hAnsi="Times New Roman" w:cs="Times New Roman"/>
          <w:sz w:val="24"/>
          <w:szCs w:val="24"/>
        </w:rPr>
        <w:t xml:space="preserve">in </w:t>
      </w:r>
      <w:r>
        <w:rPr>
          <w:rFonts w:ascii="Times New Roman" w:hAnsi="Times New Roman" w:cs="Times New Roman"/>
          <w:sz w:val="24"/>
          <w:szCs w:val="24"/>
        </w:rPr>
        <w:t xml:space="preserve">parameters dependent on </w:t>
      </w:r>
      <w:r w:rsidRPr="00B84C77">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 such as standing levels of nucleotide variation and patterns of incomplete lineage sorting – should be </w:t>
      </w:r>
      <w:r w:rsidR="001B3523">
        <w:rPr>
          <w:rFonts w:ascii="Times New Roman" w:hAnsi="Times New Roman" w:cs="Times New Roman"/>
          <w:sz w:val="24"/>
          <w:szCs w:val="24"/>
        </w:rPr>
        <w:t xml:space="preserve">reduced </w:t>
      </w:r>
      <w:r>
        <w:rPr>
          <w:rFonts w:ascii="Times New Roman" w:hAnsi="Times New Roman" w:cs="Times New Roman"/>
          <w:sz w:val="24"/>
          <w:szCs w:val="24"/>
        </w:rPr>
        <w:t>by linkage to functional elements</w:t>
      </w:r>
      <w:r w:rsidR="001B3523">
        <w:rPr>
          <w:rFonts w:ascii="Times New Roman" w:hAnsi="Times New Roman" w:cs="Times New Roman"/>
          <w:sz w:val="24"/>
          <w:szCs w:val="24"/>
        </w:rPr>
        <w:t xml:space="preserve"> subject to selection</w:t>
      </w:r>
      <w:ins w:id="61" w:author="Good, Jeffrey" w:date="2025-01-06T10:37:00Z" w16du:dateUtc="2025-01-06T17:37:00Z">
        <w:r w:rsidR="00BC576A">
          <w:rPr>
            <w:rFonts w:ascii="Times New Roman" w:hAnsi="Times New Roman" w:cs="Times New Roman"/>
            <w:sz w:val="24"/>
            <w:szCs w:val="24"/>
          </w:rPr>
          <w:t xml:space="preserve"> </w:t>
        </w:r>
        <w:commentRangeStart w:id="62"/>
        <w:r w:rsidR="00BC576A">
          <w:rPr>
            <w:rFonts w:ascii="Times New Roman" w:hAnsi="Times New Roman" w:cs="Times New Roman"/>
            <w:sz w:val="24"/>
            <w:szCs w:val="24"/>
          </w:rPr>
          <w:t>(</w:t>
        </w:r>
        <w:r w:rsidR="00BC576A">
          <w:rPr>
            <w:rFonts w:ascii="Times New Roman" w:hAnsi="Times New Roman" w:cs="Times New Roman"/>
            <w:sz w:val="24"/>
            <w:szCs w:val="24"/>
          </w:rPr>
          <w:fldChar w:fldCharType="begin">
            <w:fldData xml:space="preserve">PEVuZE5vdGU+PENpdGUgQXV0aG9yWWVhcj0iMSI+PEF1dGhvcj5Kb2hyaTwvQXV0aG9yPjxZZWFy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</w:fldData>
          </w:fldChar>
        </w:r>
        <w:r w:rsidR="00BC576A">
          <w:rPr>
            <w:rFonts w:ascii="Times New Roman" w:hAnsi="Times New Roman" w:cs="Times New Roman"/>
            <w:sz w:val="24"/>
            <w:szCs w:val="24"/>
          </w:rPr>
          <w:instrText xml:space="preserve"> ADDIN EN.CITE </w:instrText>
        </w:r>
        <w:r w:rsidR="00BC576A">
          <w:rPr>
            <w:rFonts w:ascii="Times New Roman" w:hAnsi="Times New Roman" w:cs="Times New Roman"/>
            <w:sz w:val="24"/>
            <w:szCs w:val="24"/>
          </w:rPr>
          <w:fldChar w:fldCharType="begin">
            <w:fldData xml:space="preserve">PEVuZE5vdGU+PENpdGUgQXV0aG9yWWVhcj0iMSI+PEF1dGhvcj5Kb2hyaTwvQXV0aG9yPjxZZWFy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</w:fldData>
          </w:fldChar>
        </w:r>
        <w:r w:rsidR="00BC576A">
          <w:rPr>
            <w:rFonts w:ascii="Times New Roman" w:hAnsi="Times New Roman" w:cs="Times New Roman"/>
            <w:sz w:val="24"/>
            <w:szCs w:val="24"/>
          </w:rPr>
          <w:instrText xml:space="preserve"> ADDIN EN.CITE.DATA </w:instrText>
        </w:r>
        <w:r w:rsidR="00BC576A">
          <w:rPr>
            <w:rFonts w:ascii="Times New Roman" w:hAnsi="Times New Roman" w:cs="Times New Roman"/>
            <w:sz w:val="24"/>
            <w:szCs w:val="24"/>
          </w:rPr>
        </w:r>
        <w:r w:rsidR="00BC576A">
          <w:rPr>
            <w:rFonts w:ascii="Times New Roman" w:hAnsi="Times New Roman" w:cs="Times New Roman"/>
            <w:sz w:val="24"/>
            <w:szCs w:val="24"/>
          </w:rPr>
          <w:fldChar w:fldCharType="end"/>
        </w:r>
        <w:r w:rsidR="00BC576A">
          <w:rPr>
            <w:rFonts w:ascii="Times New Roman" w:hAnsi="Times New Roman" w:cs="Times New Roman"/>
            <w:sz w:val="24"/>
            <w:szCs w:val="24"/>
          </w:rPr>
        </w:r>
        <w:r w:rsidR="00BC576A">
          <w:rPr>
            <w:rFonts w:ascii="Times New Roman" w:hAnsi="Times New Roman" w:cs="Times New Roman"/>
            <w:sz w:val="24"/>
            <w:szCs w:val="24"/>
          </w:rPr>
          <w:fldChar w:fldCharType="separate"/>
        </w:r>
        <w:r w:rsidR="00BC576A">
          <w:rPr>
            <w:rFonts w:ascii="Times New Roman" w:hAnsi="Times New Roman" w:cs="Times New Roman"/>
            <w:noProof/>
            <w:sz w:val="24"/>
            <w:szCs w:val="24"/>
          </w:rPr>
          <w:t>Johri, et al. 2022)</w:t>
        </w:r>
        <w:r w:rsidR="00BC576A">
          <w:rPr>
            <w:rFonts w:ascii="Times New Roman" w:hAnsi="Times New Roman" w:cs="Times New Roman"/>
            <w:sz w:val="24"/>
            <w:szCs w:val="24"/>
          </w:rPr>
          <w:fldChar w:fldCharType="end"/>
        </w:r>
      </w:ins>
      <w:commentRangeEnd w:id="62"/>
      <w:ins w:id="63" w:author="Good, Jeffrey" w:date="2025-01-06T10:38:00Z" w16du:dateUtc="2025-01-06T17:38:00Z">
        <w:r w:rsidR="00BC576A">
          <w:rPr>
            <w:rStyle w:val="CommentReference"/>
          </w:rPr>
          <w:commentReference w:id="62"/>
        </w:r>
      </w:ins>
      <w:r>
        <w:rPr>
          <w:rFonts w:ascii="Times New Roman" w:hAnsi="Times New Roman" w:cs="Times New Roman"/>
          <w:sz w:val="24"/>
          <w:szCs w:val="24"/>
        </w:rPr>
        <w:t>.</w:t>
      </w:r>
      <w:r w:rsidR="00B12402">
        <w:rPr>
          <w:rFonts w:ascii="Times New Roman" w:hAnsi="Times New Roman" w:cs="Times New Roman"/>
          <w:sz w:val="24"/>
          <w:szCs w:val="24"/>
        </w:rPr>
        <w:t xml:space="preserve"> Consistent with</w:t>
      </w:r>
      <w:r w:rsidR="009B506F">
        <w:rPr>
          <w:rFonts w:ascii="Times New Roman" w:hAnsi="Times New Roman" w:cs="Times New Roman"/>
          <w:sz w:val="24"/>
          <w:szCs w:val="24"/>
        </w:rPr>
        <w:t xml:space="preserve"> this</w:t>
      </w:r>
      <w:r w:rsidR="00B12402">
        <w:rPr>
          <w:rFonts w:ascii="Times New Roman" w:hAnsi="Times New Roman" w:cs="Times New Roman"/>
          <w:sz w:val="24"/>
          <w:szCs w:val="24"/>
        </w:rPr>
        <w:t>,</w:t>
      </w:r>
      <w:r w:rsidR="009B506F">
        <w:rPr>
          <w:rFonts w:ascii="Times New Roman" w:hAnsi="Times New Roman" w:cs="Times New Roman"/>
          <w:sz w:val="24"/>
          <w:szCs w:val="24"/>
        </w:rPr>
        <w:t xml:space="preserve"> we observed</w:t>
      </w:r>
      <w:r w:rsidR="00B12402">
        <w:rPr>
          <w:rFonts w:ascii="Times New Roman" w:hAnsi="Times New Roman" w:cs="Times New Roman"/>
          <w:sz w:val="24"/>
          <w:szCs w:val="24"/>
        </w:rPr>
        <w:t xml:space="preserve"> </w:t>
      </w:r>
      <w:r w:rsidR="006F0055">
        <w:rPr>
          <w:rFonts w:ascii="Times New Roman" w:hAnsi="Times New Roman" w:cs="Times New Roman"/>
          <w:sz w:val="24"/>
          <w:szCs w:val="24"/>
        </w:rPr>
        <w:t>the lowest</w:t>
      </w:r>
      <w:r w:rsidR="00232ED1">
        <w:rPr>
          <w:rFonts w:ascii="Times New Roman" w:hAnsi="Times New Roman" w:cs="Times New Roman"/>
          <w:sz w:val="24"/>
          <w:szCs w:val="24"/>
        </w:rPr>
        <w:t xml:space="preserve"> rates of local discordance (</w:t>
      </w:r>
      <w:r w:rsidR="00DC5B3B">
        <w:rPr>
          <w:rFonts w:ascii="Times New Roman" w:hAnsi="Times New Roman" w:cs="Times New Roman"/>
          <w:sz w:val="24"/>
          <w:szCs w:val="24"/>
        </w:rPr>
        <w:t xml:space="preserve">Figure </w:t>
      </w:r>
      <w:r w:rsidR="009B506F">
        <w:rPr>
          <w:rFonts w:ascii="Times New Roman" w:hAnsi="Times New Roman" w:cs="Times New Roman"/>
          <w:sz w:val="24"/>
          <w:szCs w:val="24"/>
        </w:rPr>
        <w:t>5A</w:t>
      </w:r>
      <w:r w:rsidR="00232ED1">
        <w:rPr>
          <w:rFonts w:ascii="Times New Roman" w:hAnsi="Times New Roman" w:cs="Times New Roman"/>
          <w:sz w:val="24"/>
          <w:szCs w:val="24"/>
        </w:rPr>
        <w:t xml:space="preserve">) and overall </w:t>
      </w:r>
      <w:r w:rsidR="00653E33">
        <w:rPr>
          <w:rFonts w:ascii="Times New Roman" w:hAnsi="Times New Roman" w:cs="Times New Roman"/>
          <w:sz w:val="24"/>
          <w:szCs w:val="24"/>
        </w:rPr>
        <w:t>gene</w:t>
      </w:r>
      <w:r w:rsidR="00B12402">
        <w:rPr>
          <w:rFonts w:ascii="Times New Roman" w:hAnsi="Times New Roman" w:cs="Times New Roman"/>
          <w:sz w:val="24"/>
          <w:szCs w:val="24"/>
        </w:rPr>
        <w:t xml:space="preserve"> tree</w:t>
      </w:r>
      <w:r w:rsidR="00653E33">
        <w:rPr>
          <w:rFonts w:ascii="Times New Roman" w:hAnsi="Times New Roman" w:cs="Times New Roman"/>
          <w:sz w:val="24"/>
          <w:szCs w:val="24"/>
        </w:rPr>
        <w:t>/species tree</w:t>
      </w:r>
      <w:r w:rsidR="00B12402">
        <w:rPr>
          <w:rFonts w:ascii="Times New Roman" w:hAnsi="Times New Roman" w:cs="Times New Roman"/>
          <w:sz w:val="24"/>
          <w:szCs w:val="24"/>
        </w:rPr>
        <w:t xml:space="preserve"> discordance</w:t>
      </w:r>
      <w:r w:rsidR="0089723E">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9B506F">
        <w:rPr>
          <w:rFonts w:ascii="Times New Roman" w:hAnsi="Times New Roman" w:cs="Times New Roman"/>
          <w:sz w:val="24"/>
          <w:szCs w:val="24"/>
        </w:rPr>
        <w:t>5B</w:t>
      </w:r>
      <w:r w:rsidR="0089723E">
        <w:rPr>
          <w:rFonts w:ascii="Times New Roman" w:hAnsi="Times New Roman" w:cs="Times New Roman"/>
          <w:sz w:val="24"/>
          <w:szCs w:val="24"/>
        </w:rPr>
        <w:t>)</w:t>
      </w:r>
      <w:r w:rsidR="001D4181">
        <w:rPr>
          <w:rFonts w:ascii="Times New Roman" w:hAnsi="Times New Roman" w:cs="Times New Roman"/>
          <w:sz w:val="24"/>
          <w:szCs w:val="24"/>
        </w:rPr>
        <w:t xml:space="preserve"> </w:t>
      </w:r>
      <w:r w:rsidR="00B12402">
        <w:rPr>
          <w:rFonts w:ascii="Times New Roman" w:hAnsi="Times New Roman" w:cs="Times New Roman"/>
          <w:sz w:val="24"/>
          <w:szCs w:val="24"/>
        </w:rPr>
        <w:t>near</w:t>
      </w:r>
      <w:r w:rsidR="001D4181">
        <w:rPr>
          <w:rFonts w:ascii="Times New Roman" w:hAnsi="Times New Roman" w:cs="Times New Roman"/>
          <w:sz w:val="24"/>
          <w:szCs w:val="24"/>
        </w:rPr>
        <w:t xml:space="preserve"> </w:t>
      </w:r>
      <w:r w:rsidR="00232ED1">
        <w:rPr>
          <w:rFonts w:ascii="Times New Roman" w:hAnsi="Times New Roman" w:cs="Times New Roman"/>
          <w:sz w:val="24"/>
          <w:szCs w:val="24"/>
        </w:rPr>
        <w:t xml:space="preserve">UCEs </w:t>
      </w:r>
      <w:r w:rsidR="006F0055">
        <w:rPr>
          <w:rFonts w:ascii="Times New Roman" w:hAnsi="Times New Roman" w:cs="Times New Roman"/>
          <w:sz w:val="24"/>
          <w:szCs w:val="24"/>
        </w:rPr>
        <w:t>when compared to all</w:t>
      </w:r>
      <w:r w:rsidR="00526F59">
        <w:rPr>
          <w:rFonts w:ascii="Times New Roman" w:hAnsi="Times New Roman" w:cs="Times New Roman"/>
          <w:sz w:val="24"/>
          <w:szCs w:val="24"/>
        </w:rPr>
        <w:t xml:space="preserve"> other genomic features we studied. These results suggest that a history of </w:t>
      </w:r>
      <w:r w:rsidR="006F0055">
        <w:rPr>
          <w:rFonts w:ascii="Times New Roman" w:hAnsi="Times New Roman" w:cs="Times New Roman"/>
          <w:sz w:val="24"/>
          <w:szCs w:val="24"/>
        </w:rPr>
        <w:t xml:space="preserve">recurrent </w:t>
      </w:r>
      <w:r w:rsidR="00526F59">
        <w:rPr>
          <w:rFonts w:ascii="Times New Roman" w:hAnsi="Times New Roman" w:cs="Times New Roman"/>
          <w:sz w:val="24"/>
          <w:szCs w:val="24"/>
        </w:rPr>
        <w:t xml:space="preserve">purifying selection </w:t>
      </w:r>
      <w:r w:rsidR="00AB65E3">
        <w:rPr>
          <w:rFonts w:ascii="Times New Roman" w:hAnsi="Times New Roman" w:cs="Times New Roman"/>
          <w:sz w:val="24"/>
          <w:szCs w:val="24"/>
        </w:rPr>
        <w:t>on</w:t>
      </w:r>
      <w:r w:rsidR="00526F59">
        <w:rPr>
          <w:rFonts w:ascii="Times New Roman" w:hAnsi="Times New Roman" w:cs="Times New Roman"/>
          <w:sz w:val="24"/>
          <w:szCs w:val="24"/>
        </w:rPr>
        <w:t xml:space="preserve"> UCEs </w:t>
      </w:r>
      <w:r w:rsidR="00526F59">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&lt;EndNote&gt;&lt;Cite&gt;&lt;Author&gt;Katzman&lt;/Author&gt;&lt;Year&gt;2007&lt;/Year&gt;&lt;RecNum&gt;107&lt;/RecNum&gt;&lt;DisplayText&gt;(Katzman, et al. 2007)&lt;/DisplayText&gt;&lt;record&gt;&lt;rec-number&gt;107&lt;/rec-number&gt;&lt;foreign-keys&gt;&lt;key app="EN" db-id="vdwt9psdezv5tlee9vn5swzfzafw0azp5adx" timestamp="1649254500"&gt;107&lt;/key&gt;&lt;/foreign-keys&gt;&lt;ref-type name="Journal Article"&gt;17&lt;/ref-type&gt;&lt;contributors&gt;&lt;authors&gt;&lt;author&gt;Katzman, S.&lt;/author&gt;&lt;author&gt;Kern, A. D.&lt;/author&gt;&lt;author&gt;Bejerano, G.&lt;/author&gt;&lt;author&gt;Fewell, G.&lt;/author&gt;&lt;author&gt;Fulton, L.&lt;/author&gt;&lt;author&gt;Wilson, R. K.&lt;/author&gt;&lt;author&gt;Salama, S. R.&lt;/author&gt;&lt;author&gt;Haussler, D.&lt;/author&gt;&lt;/authors&gt;&lt;/contributors&gt;&lt;auth-address&gt;Department of Biomolecular Engineering, University of California, Santa Cruz, CA 95064, USA.&lt;/auth-address&gt;&lt;titles&gt;&lt;title&gt;Human genome ultraconserved elements are ultraselected&lt;/title&gt;&lt;secondary-title&gt;Science&lt;/secondary-title&gt;&lt;/titles&gt;&lt;periodical&gt;&lt;full-title&gt;Science&lt;/full-title&gt;&lt;/periodical&gt;&lt;pages&gt;915&lt;/pages&gt;&lt;volume&gt;317&lt;/volume&gt;&lt;number&gt;5840&lt;/number&gt;&lt;edition&gt;2007/08/19&lt;/edition&gt;&lt;keywords&gt;&lt;keyword&gt;Bayes Theorem&lt;/keyword&gt;&lt;keyword&gt;*Conserved Sequence&lt;/keyword&gt;&lt;keyword&gt;Gene Frequency&lt;/keyword&gt;&lt;keyword&gt;*Genome, Human&lt;/keyword&gt;&lt;keyword&gt;Humans&lt;/keyword&gt;&lt;keyword&gt;Likelihood Functions&lt;/keyword&gt;&lt;keyword&gt;Polymorphism, Single Nucleotide&lt;/keyword&gt;&lt;keyword&gt;*Selection, Genetic&lt;/keyword&gt;&lt;/keywords&gt;&lt;dates&gt;&lt;year&gt;2007&lt;/year&gt;&lt;pub-dates&gt;&lt;date&gt;Aug 17&lt;/date&gt;&lt;/pub-dates&gt;&lt;/dates&gt;&lt;isbn&gt;1095-9203 (Electronic)&amp;#xD;0036-8075 (Linking)&lt;/isbn&gt;&lt;accession-num&gt;17702936&lt;/accession-num&gt;&lt;urls&gt;&lt;related-urls&gt;&lt;url&gt;https://www.ncbi.nlm.nih.gov/pubmed/17702936&lt;/url&gt;&lt;/related-urls&gt;&lt;/urls&gt;&lt;electronic-resource-num&gt;10.1126/science.1142430&lt;/electronic-resource-num&gt;&lt;/record&gt;&lt;/Cite&gt;&lt;/EndNote&gt;</w:instrText>
      </w:r>
      <w:r w:rsidR="00526F59">
        <w:rPr>
          <w:rFonts w:ascii="Times New Roman" w:hAnsi="Times New Roman" w:cs="Times New Roman"/>
          <w:sz w:val="24"/>
          <w:szCs w:val="24"/>
        </w:rPr>
        <w:fldChar w:fldCharType="separate"/>
      </w:r>
      <w:r w:rsidR="001B6D59">
        <w:rPr>
          <w:rFonts w:ascii="Times New Roman" w:hAnsi="Times New Roman" w:cs="Times New Roman"/>
          <w:noProof/>
          <w:sz w:val="24"/>
          <w:szCs w:val="24"/>
        </w:rPr>
        <w:t>(Katzman, et al. 2007)</w:t>
      </w:r>
      <w:r w:rsidR="00526F59">
        <w:rPr>
          <w:rFonts w:ascii="Times New Roman" w:hAnsi="Times New Roman" w:cs="Times New Roman"/>
          <w:sz w:val="24"/>
          <w:szCs w:val="24"/>
        </w:rPr>
        <w:fldChar w:fldCharType="end"/>
      </w:r>
      <w:r w:rsidR="00526F59">
        <w:rPr>
          <w:rFonts w:ascii="Times New Roman" w:hAnsi="Times New Roman" w:cs="Times New Roman"/>
          <w:sz w:val="24"/>
          <w:szCs w:val="24"/>
        </w:rPr>
        <w:t xml:space="preserve"> strongly </w:t>
      </w:r>
      <w:r w:rsidR="00232ED1">
        <w:rPr>
          <w:rFonts w:ascii="Times New Roman" w:hAnsi="Times New Roman" w:cs="Times New Roman"/>
          <w:sz w:val="24"/>
          <w:szCs w:val="24"/>
        </w:rPr>
        <w:t xml:space="preserve">reduces </w:t>
      </w:r>
      <w:r w:rsidR="00526F59">
        <w:rPr>
          <w:rFonts w:ascii="Times New Roman" w:hAnsi="Times New Roman" w:cs="Times New Roman"/>
          <w:sz w:val="24"/>
          <w:szCs w:val="24"/>
        </w:rPr>
        <w:t xml:space="preserve">patterns of discordance </w:t>
      </w:r>
      <w:r w:rsidR="006F0055">
        <w:rPr>
          <w:rFonts w:ascii="Times New Roman" w:hAnsi="Times New Roman" w:cs="Times New Roman"/>
          <w:sz w:val="24"/>
          <w:szCs w:val="24"/>
        </w:rPr>
        <w:t xml:space="preserve">through </w:t>
      </w:r>
      <w:r w:rsidR="00526F59">
        <w:rPr>
          <w:rFonts w:ascii="Times New Roman" w:hAnsi="Times New Roman" w:cs="Times New Roman"/>
          <w:sz w:val="24"/>
          <w:szCs w:val="24"/>
        </w:rPr>
        <w:t xml:space="preserve">a persistent local reduction in </w:t>
      </w:r>
      <w:r w:rsidR="00526F59" w:rsidRPr="005B45C4">
        <w:rPr>
          <w:rFonts w:ascii="Times New Roman" w:hAnsi="Times New Roman" w:cs="Times New Roman"/>
          <w:i/>
          <w:iCs/>
          <w:sz w:val="24"/>
          <w:szCs w:val="24"/>
        </w:rPr>
        <w:t>N</w:t>
      </w:r>
      <w:r w:rsidR="00526F59" w:rsidRPr="000E72EA">
        <w:rPr>
          <w:rFonts w:ascii="Times New Roman" w:hAnsi="Times New Roman" w:cs="Times New Roman"/>
          <w:i/>
          <w:iCs/>
          <w:sz w:val="24"/>
          <w:szCs w:val="24"/>
          <w:vertAlign w:val="subscript"/>
        </w:rPr>
        <w:t>e</w:t>
      </w:r>
      <w:r w:rsidR="00526F59">
        <w:rPr>
          <w:rFonts w:ascii="Times New Roman" w:hAnsi="Times New Roman" w:cs="Times New Roman"/>
          <w:sz w:val="24"/>
          <w:szCs w:val="24"/>
        </w:rPr>
        <w:t>.</w:t>
      </w:r>
      <w:r w:rsidR="00526F59" w:rsidRPr="00526F59">
        <w:rPr>
          <w:rFonts w:ascii="Times New Roman" w:hAnsi="Times New Roman" w:cs="Times New Roman"/>
          <w:sz w:val="24"/>
          <w:szCs w:val="24"/>
        </w:rPr>
        <w:t xml:space="preserve"> </w:t>
      </w:r>
      <w:r w:rsidR="0089723E">
        <w:rPr>
          <w:rFonts w:ascii="Times New Roman" w:hAnsi="Times New Roman" w:cs="Times New Roman"/>
          <w:sz w:val="24"/>
          <w:szCs w:val="24"/>
        </w:rPr>
        <w:t>In contrast, protein coding genes showed rates of local discordance that were similar to background levels, even when considering genes rapidly evolving due to positive directional selection (</w:t>
      </w:r>
      <w:r w:rsidR="00DC5B3B">
        <w:rPr>
          <w:rFonts w:ascii="Times New Roman" w:hAnsi="Times New Roman" w:cs="Times New Roman"/>
          <w:sz w:val="24"/>
          <w:szCs w:val="24"/>
        </w:rPr>
        <w:t xml:space="preserve">Figure </w:t>
      </w:r>
      <w:r w:rsidR="009B506F">
        <w:rPr>
          <w:rFonts w:ascii="Times New Roman" w:hAnsi="Times New Roman" w:cs="Times New Roman"/>
          <w:sz w:val="24"/>
          <w:szCs w:val="24"/>
        </w:rPr>
        <w:t>5A</w:t>
      </w:r>
      <w:r w:rsidR="0089723E">
        <w:rPr>
          <w:rFonts w:ascii="Times New Roman" w:hAnsi="Times New Roman" w:cs="Times New Roman"/>
          <w:sz w:val="24"/>
          <w:szCs w:val="24"/>
        </w:rPr>
        <w:t xml:space="preserve">). </w:t>
      </w:r>
      <w:r w:rsidR="006F0055">
        <w:rPr>
          <w:rFonts w:ascii="Times New Roman" w:hAnsi="Times New Roman" w:cs="Times New Roman"/>
          <w:sz w:val="24"/>
          <w:szCs w:val="24"/>
        </w:rPr>
        <w:t>However, b</w:t>
      </w:r>
      <w:r w:rsidR="0089723E">
        <w:rPr>
          <w:rFonts w:ascii="Times New Roman" w:hAnsi="Times New Roman" w:cs="Times New Roman"/>
          <w:sz w:val="24"/>
          <w:szCs w:val="24"/>
        </w:rPr>
        <w:t>oth classes of genes did show less species tree discordance than background</w:t>
      </w:r>
      <w:r w:rsidR="006F0055">
        <w:rPr>
          <w:rFonts w:ascii="Times New Roman" w:hAnsi="Times New Roman" w:cs="Times New Roman"/>
          <w:sz w:val="24"/>
          <w:szCs w:val="24"/>
        </w:rPr>
        <w:t xml:space="preserve"> consistent with previous results </w:t>
      </w:r>
      <w:r w:rsidR="006F0055">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ZWNOdW0+MjI3PC9SZWNOdW0+PERpc3BsYXlUZXh0PihTY2FsbHksIGV0IGFsLiAyMDEyOyBSaXZh
cy1Hb256YWxleiwgZXQgYWwuIDIwMjMpPC9EaXNwbGF5VGV4dD48cmVjb3JkPjxyZWMtbnVtYmVy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TE08L3JlbW90ZS1kYXRhYmFzZS1wcm92aWRlcj48L3JlY29yZD48L0NpdGU+PENpdGU+PEF1dGhv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ZWNOdW0+MjI3PC9SZWNOdW0+PERpc3BsYXlUZXh0PihTY2FsbHksIGV0IGFsLiAyMDEyOyBSaXZh
cy1Hb256YWxleiwgZXQgYWwuIDIwMjMpPC9EaXNwbGF5VGV4dD48cmVjb3JkPjxyZWMtbnVtYmVy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TE08L3JlbW90ZS1kYXRhYmFzZS1wcm92aWRlcj48L3JlY29yZD48L0NpdGU+PENpdGU+PEF1dGhv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F0055">
        <w:rPr>
          <w:rFonts w:ascii="Times New Roman" w:hAnsi="Times New Roman" w:cs="Times New Roman"/>
          <w:sz w:val="24"/>
          <w:szCs w:val="24"/>
        </w:rPr>
      </w:r>
      <w:r w:rsidR="006F0055">
        <w:rPr>
          <w:rFonts w:ascii="Times New Roman" w:hAnsi="Times New Roman" w:cs="Times New Roman"/>
          <w:sz w:val="24"/>
          <w:szCs w:val="24"/>
        </w:rPr>
        <w:fldChar w:fldCharType="separate"/>
      </w:r>
      <w:r w:rsidR="001B6D59">
        <w:rPr>
          <w:rFonts w:ascii="Times New Roman" w:hAnsi="Times New Roman" w:cs="Times New Roman"/>
          <w:noProof/>
          <w:sz w:val="24"/>
          <w:szCs w:val="24"/>
        </w:rPr>
        <w:t>(Scally, et al. 2012; Rivas-Gonzalez, et al. 2023)</w:t>
      </w:r>
      <w:r w:rsidR="006F0055">
        <w:rPr>
          <w:rFonts w:ascii="Times New Roman" w:hAnsi="Times New Roman" w:cs="Times New Roman"/>
          <w:sz w:val="24"/>
          <w:szCs w:val="24"/>
        </w:rPr>
        <w:fldChar w:fldCharType="end"/>
      </w:r>
      <w:r w:rsidR="006F0055">
        <w:rPr>
          <w:rFonts w:ascii="Times New Roman" w:hAnsi="Times New Roman" w:cs="Times New Roman"/>
          <w:sz w:val="24"/>
          <w:szCs w:val="24"/>
        </w:rPr>
        <w:t>, b</w:t>
      </w:r>
      <w:r w:rsidR="0089723E">
        <w:rPr>
          <w:rFonts w:ascii="Times New Roman" w:hAnsi="Times New Roman" w:cs="Times New Roman"/>
          <w:sz w:val="24"/>
          <w:szCs w:val="24"/>
        </w:rPr>
        <w:t>ut this effect was much weaker than</w:t>
      </w:r>
      <w:r w:rsidR="006F0055">
        <w:rPr>
          <w:rFonts w:ascii="Times New Roman" w:hAnsi="Times New Roman" w:cs="Times New Roman"/>
          <w:sz w:val="24"/>
          <w:szCs w:val="24"/>
        </w:rPr>
        <w:t xml:space="preserve"> as</w:t>
      </w:r>
      <w:r w:rsidR="0089723E">
        <w:rPr>
          <w:rFonts w:ascii="Times New Roman" w:hAnsi="Times New Roman" w:cs="Times New Roman"/>
          <w:sz w:val="24"/>
          <w:szCs w:val="24"/>
        </w:rPr>
        <w:t xml:space="preserve"> observed at UCEs</w:t>
      </w:r>
      <w:r w:rsidR="006F0055">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9B506F">
        <w:rPr>
          <w:rFonts w:ascii="Times New Roman" w:hAnsi="Times New Roman" w:cs="Times New Roman"/>
          <w:sz w:val="24"/>
          <w:szCs w:val="24"/>
        </w:rPr>
        <w:t>5B</w:t>
      </w:r>
      <w:r w:rsidR="006F0055">
        <w:rPr>
          <w:rFonts w:ascii="Times New Roman" w:hAnsi="Times New Roman" w:cs="Times New Roman"/>
          <w:sz w:val="24"/>
          <w:szCs w:val="24"/>
        </w:rPr>
        <w:t>)</w:t>
      </w:r>
      <w:r w:rsidR="0089723E">
        <w:rPr>
          <w:rFonts w:ascii="Times New Roman" w:hAnsi="Times New Roman" w:cs="Times New Roman"/>
          <w:sz w:val="24"/>
          <w:szCs w:val="24"/>
        </w:rPr>
        <w:t xml:space="preserve">. </w:t>
      </w:r>
      <w:r w:rsidR="006F0055">
        <w:rPr>
          <w:rFonts w:ascii="Times New Roman" w:hAnsi="Times New Roman" w:cs="Times New Roman"/>
          <w:sz w:val="24"/>
          <w:szCs w:val="24"/>
        </w:rPr>
        <w:t xml:space="preserve">Collectively, these </w:t>
      </w:r>
      <w:r w:rsidR="0089723E">
        <w:rPr>
          <w:rFonts w:ascii="Times New Roman" w:hAnsi="Times New Roman" w:cs="Times New Roman"/>
          <w:sz w:val="24"/>
          <w:szCs w:val="24"/>
        </w:rPr>
        <w:t xml:space="preserve">data suggest that </w:t>
      </w:r>
      <w:r w:rsidR="006F0055">
        <w:rPr>
          <w:rFonts w:ascii="Times New Roman" w:hAnsi="Times New Roman" w:cs="Times New Roman"/>
          <w:sz w:val="24"/>
          <w:szCs w:val="24"/>
        </w:rPr>
        <w:t xml:space="preserve">the frequency and strength of </w:t>
      </w:r>
      <w:r w:rsidR="0089723E">
        <w:rPr>
          <w:rFonts w:ascii="Times New Roman" w:hAnsi="Times New Roman" w:cs="Times New Roman"/>
          <w:sz w:val="24"/>
          <w:szCs w:val="24"/>
        </w:rPr>
        <w:t>selection</w:t>
      </w:r>
      <w:r w:rsidR="006F0055">
        <w:rPr>
          <w:rFonts w:ascii="Times New Roman" w:hAnsi="Times New Roman" w:cs="Times New Roman"/>
          <w:sz w:val="24"/>
          <w:szCs w:val="24"/>
        </w:rPr>
        <w:t xml:space="preserve"> plays an</w:t>
      </w:r>
      <w:r w:rsidR="0089723E">
        <w:rPr>
          <w:rFonts w:ascii="Times New Roman" w:hAnsi="Times New Roman" w:cs="Times New Roman"/>
          <w:sz w:val="24"/>
          <w:szCs w:val="24"/>
        </w:rPr>
        <w:t xml:space="preserve"> important </w:t>
      </w:r>
      <w:r w:rsidR="006F0055">
        <w:rPr>
          <w:rFonts w:ascii="Times New Roman" w:hAnsi="Times New Roman" w:cs="Times New Roman"/>
          <w:sz w:val="24"/>
          <w:szCs w:val="24"/>
        </w:rPr>
        <w:t xml:space="preserve">role </w:t>
      </w:r>
      <w:r w:rsidR="0089723E">
        <w:rPr>
          <w:rFonts w:ascii="Times New Roman" w:hAnsi="Times New Roman" w:cs="Times New Roman"/>
          <w:sz w:val="24"/>
          <w:szCs w:val="24"/>
        </w:rPr>
        <w:t xml:space="preserve">in structuring </w:t>
      </w:r>
      <w:r w:rsidR="006F0055">
        <w:rPr>
          <w:rFonts w:ascii="Times New Roman" w:hAnsi="Times New Roman" w:cs="Times New Roman"/>
          <w:sz w:val="24"/>
          <w:szCs w:val="24"/>
        </w:rPr>
        <w:t xml:space="preserve">patterns of </w:t>
      </w:r>
      <w:r w:rsidR="0089723E">
        <w:rPr>
          <w:rFonts w:ascii="Times New Roman" w:hAnsi="Times New Roman" w:cs="Times New Roman"/>
          <w:sz w:val="24"/>
          <w:szCs w:val="24"/>
        </w:rPr>
        <w:t>incomplete lineage sorting</w:t>
      </w:r>
      <w:r w:rsidR="006F0055">
        <w:rPr>
          <w:rFonts w:ascii="Times New Roman" w:hAnsi="Times New Roman" w:cs="Times New Roman"/>
          <w:sz w:val="24"/>
          <w:szCs w:val="24"/>
        </w:rPr>
        <w:t xml:space="preserve"> across the genome over deeper evolutionary timescales</w:t>
      </w:r>
      <w:r w:rsidR="0089723E">
        <w:rPr>
          <w:rFonts w:ascii="Times New Roman" w:hAnsi="Times New Roman" w:cs="Times New Roman"/>
          <w:sz w:val="24"/>
          <w:szCs w:val="24"/>
        </w:rPr>
        <w:t xml:space="preserve">. </w:t>
      </w:r>
    </w:p>
    <w:p w14:paraId="3FD9A6D4" w14:textId="7D05539F" w:rsidR="00232ED1" w:rsidRDefault="00526F59" w:rsidP="00F53A37">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One practical consequence of this is that phylogenetic inferences based on UCE markers would seem less prone to discordance and may provide cleaner estimates of species tree history than randomly chosen </w:t>
      </w:r>
      <w:r w:rsidR="006F0055">
        <w:rPr>
          <w:rFonts w:ascii="Times New Roman" w:hAnsi="Times New Roman" w:cs="Times New Roman"/>
          <w:sz w:val="24"/>
          <w:szCs w:val="24"/>
        </w:rPr>
        <w:t xml:space="preserve">or protein-coding </w:t>
      </w:r>
      <w:r>
        <w:rPr>
          <w:rFonts w:ascii="Times New Roman" w:hAnsi="Times New Roman" w:cs="Times New Roman"/>
          <w:sz w:val="24"/>
          <w:szCs w:val="24"/>
        </w:rPr>
        <w:t>regions. Indeed, windows centered on UCEs have a higher degree of similarity to the species tree than other genomic features (i.e., 17% concordance with the species tree, versus 13% genome-wide or 15% for protein</w:t>
      </w:r>
      <w:r w:rsidR="00AB65E3">
        <w:rPr>
          <w:rFonts w:ascii="Times New Roman" w:hAnsi="Times New Roman" w:cs="Times New Roman"/>
          <w:sz w:val="24"/>
          <w:szCs w:val="24"/>
        </w:rPr>
        <w:t>-</w:t>
      </w:r>
      <w:r>
        <w:rPr>
          <w:rFonts w:ascii="Times New Roman" w:hAnsi="Times New Roman" w:cs="Times New Roman"/>
          <w:sz w:val="24"/>
          <w:szCs w:val="24"/>
        </w:rPr>
        <w:t>coding genes). However, it is worth noting that UCEs are also more likely to provide a potentially misleading underestimate</w:t>
      </w:r>
      <w:r w:rsidR="00751B61">
        <w:rPr>
          <w:rFonts w:ascii="Times New Roman" w:hAnsi="Times New Roman" w:cs="Times New Roman"/>
          <w:sz w:val="24"/>
          <w:szCs w:val="24"/>
        </w:rPr>
        <w:t xml:space="preserve"> of</w:t>
      </w:r>
      <w:r>
        <w:rPr>
          <w:rFonts w:ascii="Times New Roman" w:hAnsi="Times New Roman" w:cs="Times New Roman"/>
          <w:sz w:val="24"/>
          <w:szCs w:val="24"/>
        </w:rPr>
        <w:t xml:space="preserve"> genome-wide levels </w:t>
      </w:r>
      <w:r w:rsidR="00AB65E3">
        <w:rPr>
          <w:rFonts w:ascii="Times New Roman" w:hAnsi="Times New Roman" w:cs="Times New Roman"/>
          <w:sz w:val="24"/>
          <w:szCs w:val="24"/>
        </w:rPr>
        <w:t xml:space="preserve">of </w:t>
      </w:r>
      <w:r>
        <w:rPr>
          <w:rFonts w:ascii="Times New Roman" w:hAnsi="Times New Roman" w:cs="Times New Roman"/>
          <w:sz w:val="24"/>
          <w:szCs w:val="24"/>
        </w:rPr>
        <w:t xml:space="preserve">discordance. Given this relationship, </w:t>
      </w:r>
      <w:r w:rsidR="00F53A37">
        <w:rPr>
          <w:rFonts w:ascii="Times New Roman" w:hAnsi="Times New Roman" w:cs="Times New Roman"/>
          <w:sz w:val="24"/>
          <w:szCs w:val="24"/>
        </w:rPr>
        <w:t xml:space="preserve">species tree </w:t>
      </w:r>
      <w:r>
        <w:rPr>
          <w:rFonts w:ascii="Times New Roman" w:hAnsi="Times New Roman" w:cs="Times New Roman"/>
          <w:sz w:val="24"/>
          <w:szCs w:val="24"/>
        </w:rPr>
        <w:t xml:space="preserve">inferences based on UCEs </w:t>
      </w:r>
      <w:r w:rsidR="00A2583D">
        <w:rPr>
          <w:rFonts w:ascii="Times New Roman" w:hAnsi="Times New Roman" w:cs="Times New Roman"/>
          <w:sz w:val="24"/>
          <w:szCs w:val="24"/>
        </w:rPr>
        <w:t xml:space="preserve">should likely </w:t>
      </w:r>
      <w:r>
        <w:rPr>
          <w:rFonts w:ascii="Times New Roman" w:hAnsi="Times New Roman" w:cs="Times New Roman"/>
          <w:sz w:val="24"/>
          <w:szCs w:val="24"/>
        </w:rPr>
        <w:t xml:space="preserve">not, for example, be extended to related </w:t>
      </w:r>
      <w:r w:rsidR="00A2583D">
        <w:rPr>
          <w:rFonts w:ascii="Times New Roman" w:hAnsi="Times New Roman" w:cs="Times New Roman"/>
          <w:sz w:val="24"/>
          <w:szCs w:val="24"/>
        </w:rPr>
        <w:t xml:space="preserve">population </w:t>
      </w:r>
      <w:r>
        <w:rPr>
          <w:rFonts w:ascii="Times New Roman" w:hAnsi="Times New Roman" w:cs="Times New Roman"/>
          <w:sz w:val="24"/>
          <w:szCs w:val="24"/>
        </w:rPr>
        <w:t>genetic parameters of interest (</w:t>
      </w:r>
      <w:r w:rsidRPr="00702AD3">
        <w:rPr>
          <w:rFonts w:ascii="Times New Roman" w:hAnsi="Times New Roman" w:cs="Times New Roman"/>
          <w:i/>
          <w:iCs/>
          <w:sz w:val="24"/>
          <w:szCs w:val="24"/>
        </w:rPr>
        <w:t>e.g.</w:t>
      </w:r>
      <w:r>
        <w:rPr>
          <w:rFonts w:ascii="Times New Roman" w:hAnsi="Times New Roman" w:cs="Times New Roman"/>
          <w:sz w:val="24"/>
          <w:szCs w:val="24"/>
        </w:rPr>
        <w:t>, ancestral population sizes</w:t>
      </w:r>
      <w:r w:rsidR="00A2583D">
        <w:rPr>
          <w:rFonts w:ascii="Times New Roman" w:hAnsi="Times New Roman" w:cs="Times New Roman"/>
          <w:sz w:val="24"/>
          <w:szCs w:val="24"/>
        </w:rPr>
        <w:t>, estimates population genetic diversity</w:t>
      </w:r>
      <w:r>
        <w:rPr>
          <w:rFonts w:ascii="Times New Roman" w:hAnsi="Times New Roman" w:cs="Times New Roman"/>
          <w:sz w:val="24"/>
          <w:szCs w:val="24"/>
        </w:rPr>
        <w:t xml:space="preserve">), </w:t>
      </w:r>
      <w:r w:rsidR="00F53A37">
        <w:rPr>
          <w:rFonts w:ascii="Times New Roman" w:hAnsi="Times New Roman" w:cs="Times New Roman"/>
          <w:sz w:val="24"/>
          <w:szCs w:val="24"/>
        </w:rPr>
        <w:t xml:space="preserve">and could mislead the reconstruction of </w:t>
      </w:r>
      <w:ins w:id="64" w:author="Good, Jeffrey" w:date="2025-01-06T10:47:00Z" w16du:dateUtc="2025-01-06T17:47:00Z">
        <w:r w:rsidR="003E542F">
          <w:rPr>
            <w:rFonts w:ascii="Times New Roman" w:hAnsi="Times New Roman" w:cs="Times New Roman"/>
            <w:sz w:val="24"/>
            <w:szCs w:val="24"/>
          </w:rPr>
          <w:t xml:space="preserve">protein (see below) or </w:t>
        </w:r>
      </w:ins>
      <w:r w:rsidR="00F53A37">
        <w:rPr>
          <w:rFonts w:ascii="Times New Roman" w:hAnsi="Times New Roman" w:cs="Times New Roman"/>
          <w:sz w:val="24"/>
          <w:szCs w:val="24"/>
        </w:rPr>
        <w:t xml:space="preserve">trait evolution across phylogenies </w:t>
      </w:r>
      <w:r w:rsidR="00F53A3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53A37">
        <w:rPr>
          <w:rFonts w:ascii="Times New Roman" w:hAnsi="Times New Roman" w:cs="Times New Roman"/>
          <w:sz w:val="24"/>
          <w:szCs w:val="24"/>
        </w:rPr>
      </w:r>
      <w:r w:rsidR="00F53A37">
        <w:rPr>
          <w:rFonts w:ascii="Times New Roman" w:hAnsi="Times New Roman" w:cs="Times New Roman"/>
          <w:sz w:val="24"/>
          <w:szCs w:val="24"/>
        </w:rPr>
        <w:fldChar w:fldCharType="separate"/>
      </w:r>
      <w:r w:rsidR="001B6D59">
        <w:rPr>
          <w:rFonts w:ascii="Times New Roman" w:hAnsi="Times New Roman" w:cs="Times New Roman"/>
          <w:noProof/>
          <w:sz w:val="24"/>
          <w:szCs w:val="24"/>
        </w:rPr>
        <w:t>(Avise and Robinson 2008; Hahn and Nakhleh 2016; Mendes, et al. 2018; Hibbins, et al. 2023)</w:t>
      </w:r>
      <w:r w:rsidR="00F53A37">
        <w:rPr>
          <w:rFonts w:ascii="Times New Roman" w:hAnsi="Times New Roman" w:cs="Times New Roman"/>
          <w:sz w:val="24"/>
          <w:szCs w:val="24"/>
        </w:rPr>
        <w:fldChar w:fldCharType="end"/>
      </w:r>
      <w:r w:rsidR="00F53A37">
        <w:rPr>
          <w:rFonts w:ascii="Times New Roman" w:hAnsi="Times New Roman" w:cs="Times New Roman"/>
          <w:sz w:val="24"/>
          <w:szCs w:val="24"/>
        </w:rPr>
        <w:t xml:space="preserve">. Finally, </w:t>
      </w:r>
      <w:r>
        <w:rPr>
          <w:rFonts w:ascii="Times New Roman" w:hAnsi="Times New Roman" w:cs="Times New Roman"/>
          <w:sz w:val="24"/>
          <w:szCs w:val="24"/>
        </w:rPr>
        <w:t xml:space="preserve">despite the relative ease of generating UCE data, such markers are </w:t>
      </w:r>
      <w:r w:rsidR="00500045">
        <w:rPr>
          <w:rFonts w:ascii="Times New Roman" w:hAnsi="Times New Roman" w:cs="Times New Roman"/>
          <w:sz w:val="24"/>
          <w:szCs w:val="24"/>
        </w:rPr>
        <w:t xml:space="preserve">likely </w:t>
      </w:r>
      <w:r w:rsidR="00771345">
        <w:rPr>
          <w:rFonts w:ascii="Times New Roman" w:hAnsi="Times New Roman" w:cs="Times New Roman"/>
          <w:sz w:val="24"/>
          <w:szCs w:val="24"/>
        </w:rPr>
        <w:t>un</w:t>
      </w:r>
      <w:r>
        <w:rPr>
          <w:rFonts w:ascii="Times New Roman" w:hAnsi="Times New Roman" w:cs="Times New Roman"/>
          <w:sz w:val="24"/>
          <w:szCs w:val="24"/>
        </w:rPr>
        <w:t>suitable for genetic inferences within populations</w:t>
      </w:r>
      <w:r w:rsidR="002D4BD4">
        <w:rPr>
          <w:rFonts w:ascii="Times New Roman" w:hAnsi="Times New Roman" w:cs="Times New Roman"/>
          <w:sz w:val="24"/>
          <w:szCs w:val="24"/>
        </w:rPr>
        <w:t xml:space="preserve"> given the pervasive effects of linked selection</w:t>
      </w:r>
      <w:r>
        <w:rPr>
          <w:rFonts w:ascii="Times New Roman" w:hAnsi="Times New Roman" w:cs="Times New Roman"/>
          <w:sz w:val="24"/>
          <w:szCs w:val="24"/>
        </w:rPr>
        <w:t>.</w:t>
      </w:r>
      <w:r w:rsidR="003106CE">
        <w:rPr>
          <w:rFonts w:ascii="Times New Roman" w:hAnsi="Times New Roman" w:cs="Times New Roman"/>
          <w:sz w:val="24"/>
          <w:szCs w:val="24"/>
        </w:rPr>
        <w:t xml:space="preserve"> </w:t>
      </w:r>
    </w:p>
    <w:p w14:paraId="7DCBCF65" w14:textId="77777777" w:rsidR="00355078" w:rsidRDefault="00355078" w:rsidP="005E7C10">
      <w:pPr>
        <w:spacing w:after="0"/>
        <w:jc w:val="both"/>
        <w:rPr>
          <w:rFonts w:ascii="Times New Roman" w:hAnsi="Times New Roman" w:cs="Times New Roman"/>
          <w:sz w:val="24"/>
          <w:szCs w:val="24"/>
        </w:rPr>
      </w:pPr>
    </w:p>
    <w:p w14:paraId="7E28C791" w14:textId="015DCD17" w:rsidR="005B45C4" w:rsidRPr="00C75391" w:rsidRDefault="0073640B" w:rsidP="00C75391">
      <w:pPr>
        <w:pStyle w:val="Heading2"/>
      </w:pPr>
      <w:r w:rsidRPr="005B45C4">
        <w:t>Discordance</w:t>
      </w:r>
      <w:r w:rsidR="00355078" w:rsidRPr="005B45C4">
        <w:t xml:space="preserve"> and Molecular Evolution</w:t>
      </w:r>
    </w:p>
    <w:p w14:paraId="12DA19A5" w14:textId="30FA0E9C" w:rsidR="006C1351" w:rsidRDefault="005725C6" w:rsidP="005D3A4E">
      <w:pPr>
        <w:spacing w:after="0"/>
        <w:jc w:val="both"/>
        <w:rPr>
          <w:rFonts w:ascii="Times New Roman" w:hAnsi="Times New Roman" w:cs="Times New Roman"/>
          <w:sz w:val="24"/>
          <w:szCs w:val="24"/>
        </w:rPr>
      </w:pPr>
      <w:r w:rsidRPr="00031896">
        <w:rPr>
          <w:rFonts w:ascii="Times New Roman" w:hAnsi="Times New Roman" w:cs="Times New Roman"/>
          <w:sz w:val="24"/>
          <w:szCs w:val="24"/>
        </w:rPr>
        <w:t>W</w:t>
      </w:r>
      <w:r w:rsidR="0002598C" w:rsidRPr="00031896">
        <w:rPr>
          <w:rFonts w:ascii="Times New Roman" w:hAnsi="Times New Roman" w:cs="Times New Roman"/>
          <w:sz w:val="24"/>
          <w:szCs w:val="24"/>
        </w:rPr>
        <w:t xml:space="preserve">e </w:t>
      </w:r>
      <w:r w:rsidRPr="00031896">
        <w:rPr>
          <w:rFonts w:ascii="Times New Roman" w:hAnsi="Times New Roman" w:cs="Times New Roman"/>
          <w:sz w:val="24"/>
          <w:szCs w:val="24"/>
        </w:rPr>
        <w:t xml:space="preserve">also </w:t>
      </w:r>
      <w:r w:rsidR="006C1351">
        <w:rPr>
          <w:rFonts w:ascii="Times New Roman" w:hAnsi="Times New Roman" w:cs="Times New Roman"/>
          <w:sz w:val="24"/>
          <w:szCs w:val="24"/>
        </w:rPr>
        <w:t>found</w:t>
      </w:r>
      <w:r w:rsidR="006C1351" w:rsidRPr="00031896">
        <w:rPr>
          <w:rFonts w:ascii="Times New Roman" w:hAnsi="Times New Roman" w:cs="Times New Roman"/>
          <w:sz w:val="24"/>
          <w:szCs w:val="24"/>
        </w:rPr>
        <w:t xml:space="preserve"> </w:t>
      </w:r>
      <w:r w:rsidR="0002598C" w:rsidRPr="00031896">
        <w:rPr>
          <w:rFonts w:ascii="Times New Roman" w:hAnsi="Times New Roman" w:cs="Times New Roman"/>
          <w:sz w:val="24"/>
          <w:szCs w:val="24"/>
        </w:rPr>
        <w:t>that</w:t>
      </w:r>
      <w:r w:rsidR="00D40C88">
        <w:rPr>
          <w:rFonts w:ascii="Times New Roman" w:hAnsi="Times New Roman" w:cs="Times New Roman"/>
          <w:sz w:val="24"/>
          <w:szCs w:val="24"/>
        </w:rPr>
        <w:t xml:space="preserve"> the</w:t>
      </w:r>
      <w:r w:rsidR="0002598C" w:rsidRPr="00031896">
        <w:rPr>
          <w:rFonts w:ascii="Times New Roman" w:hAnsi="Times New Roman" w:cs="Times New Roman"/>
          <w:sz w:val="24"/>
          <w:szCs w:val="24"/>
        </w:rPr>
        <w:t xml:space="preserve"> choice of tree topology </w:t>
      </w:r>
      <w:del w:id="65" w:author="Good, Jeffrey" w:date="2025-01-06T10:40:00Z" w16du:dateUtc="2025-01-06T17:40:00Z">
        <w:r w:rsidR="00317E4A" w:rsidRPr="00031896" w:rsidDel="00BC576A">
          <w:rPr>
            <w:rFonts w:ascii="Times New Roman" w:hAnsi="Times New Roman" w:cs="Times New Roman"/>
            <w:sz w:val="24"/>
            <w:szCs w:val="24"/>
          </w:rPr>
          <w:delText>drastically</w:delText>
        </w:r>
        <w:r w:rsidR="0002598C" w:rsidRPr="00031896" w:rsidDel="00BC576A">
          <w:rPr>
            <w:rFonts w:ascii="Times New Roman" w:hAnsi="Times New Roman" w:cs="Times New Roman"/>
            <w:sz w:val="24"/>
            <w:szCs w:val="24"/>
          </w:rPr>
          <w:delText xml:space="preserve"> </w:delText>
        </w:r>
      </w:del>
      <w:ins w:id="66" w:author="Good, Jeffrey" w:date="2025-01-06T10:40:00Z" w16du:dateUtc="2025-01-06T17:40:00Z">
        <w:r w:rsidR="00BC576A">
          <w:rPr>
            <w:rFonts w:ascii="Times New Roman" w:hAnsi="Times New Roman" w:cs="Times New Roman"/>
            <w:sz w:val="24"/>
            <w:szCs w:val="24"/>
          </w:rPr>
          <w:t>significantly</w:t>
        </w:r>
        <w:r w:rsidR="00BC576A" w:rsidRPr="00031896">
          <w:rPr>
            <w:rFonts w:ascii="Times New Roman" w:hAnsi="Times New Roman" w:cs="Times New Roman"/>
            <w:sz w:val="24"/>
            <w:szCs w:val="24"/>
          </w:rPr>
          <w:t xml:space="preserve"> </w:t>
        </w:r>
      </w:ins>
      <w:r w:rsidR="00D40C88">
        <w:rPr>
          <w:rFonts w:ascii="Times New Roman" w:hAnsi="Times New Roman" w:cs="Times New Roman"/>
          <w:sz w:val="24"/>
          <w:szCs w:val="24"/>
        </w:rPr>
        <w:t>a</w:t>
      </w:r>
      <w:r w:rsidR="0002598C" w:rsidRPr="00031896">
        <w:rPr>
          <w:rFonts w:ascii="Times New Roman" w:hAnsi="Times New Roman" w:cs="Times New Roman"/>
          <w:sz w:val="24"/>
          <w:szCs w:val="24"/>
        </w:rPr>
        <w:t xml:space="preserve">ffects the results from various common tests for positive selection. </w:t>
      </w:r>
      <w:r w:rsidR="00B246A2">
        <w:rPr>
          <w:rFonts w:ascii="Times New Roman" w:hAnsi="Times New Roman" w:cs="Times New Roman"/>
          <w:sz w:val="24"/>
          <w:szCs w:val="24"/>
        </w:rPr>
        <w:t>Previous studies have used simulations to show</w:t>
      </w:r>
      <w:r w:rsidR="0002598C" w:rsidRPr="00031896">
        <w:rPr>
          <w:rFonts w:ascii="Times New Roman" w:hAnsi="Times New Roman" w:cs="Times New Roman"/>
          <w:sz w:val="24"/>
          <w:szCs w:val="24"/>
        </w:rPr>
        <w:t xml:space="preserve"> that tree </w:t>
      </w:r>
      <w:r w:rsidR="0002598C" w:rsidRPr="00031896">
        <w:rPr>
          <w:rFonts w:ascii="Times New Roman" w:hAnsi="Times New Roman" w:cs="Times New Roman"/>
          <w:sz w:val="24"/>
          <w:szCs w:val="24"/>
        </w:rPr>
        <w:lastRenderedPageBreak/>
        <w:t xml:space="preserve">misspecification can lead to </w:t>
      </w:r>
      <w:r w:rsidR="002B29C5">
        <w:rPr>
          <w:rFonts w:ascii="Times New Roman" w:hAnsi="Times New Roman" w:cs="Times New Roman"/>
          <w:sz w:val="24"/>
          <w:szCs w:val="24"/>
        </w:rPr>
        <w:t>incorrect</w:t>
      </w:r>
      <w:r w:rsidR="006C1351">
        <w:rPr>
          <w:rFonts w:ascii="Times New Roman" w:hAnsi="Times New Roman" w:cs="Times New Roman"/>
          <w:sz w:val="24"/>
          <w:szCs w:val="24"/>
        </w:rPr>
        <w:t xml:space="preserve"> placement </w:t>
      </w:r>
      <w:r w:rsidR="0002598C" w:rsidRPr="00031896">
        <w:rPr>
          <w:rFonts w:ascii="Times New Roman" w:hAnsi="Times New Roman" w:cs="Times New Roman"/>
          <w:sz w:val="24"/>
          <w:szCs w:val="24"/>
        </w:rPr>
        <w:t xml:space="preserve">of substitutions on </w:t>
      </w:r>
      <w:r w:rsidR="006C1351">
        <w:rPr>
          <w:rFonts w:ascii="Times New Roman" w:hAnsi="Times New Roman" w:cs="Times New Roman"/>
          <w:sz w:val="24"/>
          <w:szCs w:val="24"/>
        </w:rPr>
        <w:t>branches</w:t>
      </w:r>
      <w:r w:rsidR="00162F74">
        <w:rPr>
          <w:rFonts w:ascii="Times New Roman" w:hAnsi="Times New Roman" w:cs="Times New Roman"/>
          <w:sz w:val="24"/>
          <w:szCs w:val="24"/>
        </w:rPr>
        <w:t>, possibly leading to spurious results for tests of positive directional selection</w:t>
      </w:r>
      <w:r w:rsidR="00B246A2">
        <w:rPr>
          <w:rFonts w:ascii="Times New Roman" w:hAnsi="Times New Roman" w:cs="Times New Roman"/>
          <w:sz w:val="24"/>
          <w:szCs w:val="24"/>
        </w:rPr>
        <w:t xml:space="preserve"> within empirical datasets</w:t>
      </w:r>
      <w:r w:rsidR="006D0342">
        <w:rPr>
          <w:rFonts w:ascii="Times New Roman" w:hAnsi="Times New Roman" w:cs="Times New Roman"/>
          <w:sz w:val="24"/>
          <w:szCs w:val="24"/>
        </w:rPr>
        <w:t xml:space="preserve"> </w:t>
      </w:r>
      <w:r w:rsidR="006D0342">
        <w:rPr>
          <w:rFonts w:ascii="Times New Roman" w:hAnsi="Times New Roman" w:cs="Times New Roman"/>
          <w:sz w:val="24"/>
          <w:szCs w:val="24"/>
        </w:rPr>
        <w:fldChar w:fldCharType="begin"/>
      </w:r>
      <w:r w:rsidR="00372B94">
        <w:rPr>
          <w:rFonts w:ascii="Times New Roman" w:hAnsi="Times New Roman" w:cs="Times New Roman"/>
          <w:sz w:val="24"/>
          <w:szCs w:val="24"/>
        </w:rPr>
        <w:instrText xml:space="preserve"> ADDIN EN.CITE &lt;EndNote&gt;&lt;Cite&gt;&lt;Author&gt;Mendes&lt;/Author&gt;&lt;Year&gt;2016&lt;/Year&gt;&lt;RecNum&gt;1&lt;/RecNum&gt;&lt;DisplayText&gt;(Mendes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6D0342">
        <w:rPr>
          <w:rFonts w:ascii="Times New Roman" w:hAnsi="Times New Roman" w:cs="Times New Roman"/>
          <w:sz w:val="24"/>
          <w:szCs w:val="24"/>
        </w:rPr>
        <w:fldChar w:fldCharType="separate"/>
      </w:r>
      <w:r w:rsidR="00372B94">
        <w:rPr>
          <w:rFonts w:ascii="Times New Roman" w:hAnsi="Times New Roman" w:cs="Times New Roman"/>
          <w:noProof/>
          <w:sz w:val="24"/>
          <w:szCs w:val="24"/>
        </w:rPr>
        <w:t>(Mendes and Hahn 2016)</w:t>
      </w:r>
      <w:r w:rsidR="006D0342">
        <w:rPr>
          <w:rFonts w:ascii="Times New Roman" w:hAnsi="Times New Roman" w:cs="Times New Roman"/>
          <w:sz w:val="24"/>
          <w:szCs w:val="24"/>
        </w:rPr>
        <w:fldChar w:fldCharType="end"/>
      </w:r>
      <w:r w:rsidR="00162F74">
        <w:rPr>
          <w:rFonts w:ascii="Times New Roman" w:hAnsi="Times New Roman" w:cs="Times New Roman"/>
          <w:sz w:val="24"/>
          <w:szCs w:val="24"/>
        </w:rPr>
        <w:t>.</w:t>
      </w:r>
      <w:r w:rsidR="00987135" w:rsidRPr="00031896">
        <w:rPr>
          <w:rFonts w:ascii="Times New Roman" w:hAnsi="Times New Roman" w:cs="Times New Roman"/>
          <w:sz w:val="24"/>
          <w:szCs w:val="24"/>
        </w:rPr>
        <w:t xml:space="preserve"> </w:t>
      </w:r>
      <w:ins w:id="67" w:author="Thomas, Gregg" w:date="2025-01-04T16:09:00Z">
        <w:r w:rsidR="009B3643" w:rsidRPr="009B3643">
          <w:rPr>
            <w:rFonts w:ascii="Times New Roman" w:hAnsi="Times New Roman" w:cs="Times New Roman"/>
            <w:sz w:val="24"/>
            <w:szCs w:val="24"/>
          </w:rPr>
          <w:t xml:space="preserve">Here, we use empirical data in mice to document the extent that </w:t>
        </w:r>
      </w:ins>
      <w:ins w:id="68" w:author="Good, Jeffrey" w:date="2025-01-06T10:49:00Z" w16du:dateUtc="2025-01-06T17:49:00Z">
        <w:r w:rsidR="003E542F">
          <w:rPr>
            <w:rFonts w:ascii="Times New Roman" w:hAnsi="Times New Roman" w:cs="Times New Roman"/>
            <w:sz w:val="24"/>
            <w:szCs w:val="24"/>
          </w:rPr>
          <w:t xml:space="preserve">using local genealogies versus </w:t>
        </w:r>
      </w:ins>
      <w:ins w:id="69" w:author="Good, Jeffrey" w:date="2025-01-06T10:50:00Z" w16du:dateUtc="2025-01-06T17:50:00Z">
        <w:r w:rsidR="003E542F">
          <w:rPr>
            <w:rFonts w:ascii="Times New Roman" w:hAnsi="Times New Roman" w:cs="Times New Roman"/>
            <w:sz w:val="24"/>
            <w:szCs w:val="24"/>
          </w:rPr>
          <w:t xml:space="preserve">assuming an overall </w:t>
        </w:r>
      </w:ins>
      <w:ins w:id="70" w:author="Good, Jeffrey" w:date="2025-01-06T10:49:00Z" w16du:dateUtc="2025-01-06T17:49:00Z">
        <w:r w:rsidR="003E542F">
          <w:rPr>
            <w:rFonts w:ascii="Times New Roman" w:hAnsi="Times New Roman" w:cs="Times New Roman"/>
            <w:sz w:val="24"/>
            <w:szCs w:val="24"/>
          </w:rPr>
          <w:t>species tree</w:t>
        </w:r>
      </w:ins>
      <w:ins w:id="71" w:author="Good, Jeffrey" w:date="2025-01-06T10:50:00Z" w16du:dateUtc="2025-01-06T17:50:00Z">
        <w:r w:rsidR="003E542F">
          <w:rPr>
            <w:rFonts w:ascii="Times New Roman" w:hAnsi="Times New Roman" w:cs="Times New Roman"/>
            <w:sz w:val="24"/>
            <w:szCs w:val="24"/>
          </w:rPr>
          <w:t xml:space="preserve"> </w:t>
        </w:r>
      </w:ins>
      <w:ins w:id="72" w:author="Good, Jeffrey" w:date="2025-01-06T10:51:00Z" w16du:dateUtc="2025-01-06T17:51:00Z">
        <w:r w:rsidR="003E542F">
          <w:rPr>
            <w:rFonts w:ascii="Times New Roman" w:hAnsi="Times New Roman" w:cs="Times New Roman"/>
            <w:sz w:val="24"/>
            <w:szCs w:val="24"/>
          </w:rPr>
          <w:t xml:space="preserve">may </w:t>
        </w:r>
      </w:ins>
      <w:ins w:id="73" w:author="Good, Jeffrey" w:date="2025-01-06T10:50:00Z" w16du:dateUtc="2025-01-06T17:50:00Z">
        <w:r w:rsidR="003E542F">
          <w:rPr>
            <w:rFonts w:ascii="Times New Roman" w:hAnsi="Times New Roman" w:cs="Times New Roman"/>
            <w:sz w:val="24"/>
            <w:szCs w:val="24"/>
          </w:rPr>
          <w:t xml:space="preserve">shape inferences of </w:t>
        </w:r>
      </w:ins>
      <w:ins w:id="74" w:author="Good, Jeffrey" w:date="2025-01-06T10:51:00Z" w16du:dateUtc="2025-01-06T17:51:00Z">
        <w:r w:rsidR="003E542F">
          <w:rPr>
            <w:rFonts w:ascii="Times New Roman" w:hAnsi="Times New Roman" w:cs="Times New Roman"/>
            <w:sz w:val="24"/>
            <w:szCs w:val="24"/>
          </w:rPr>
          <w:t xml:space="preserve">positive directional selection on protein-coding sequences. </w:t>
        </w:r>
      </w:ins>
      <w:ins w:id="75" w:author="Thomas, Gregg" w:date="2025-01-04T16:09:00Z">
        <w:del w:id="76" w:author="Good, Jeffrey" w:date="2025-01-06T10:50:00Z" w16du:dateUtc="2025-01-06T17:50:00Z">
          <w:r w:rsidR="009B3643" w:rsidRPr="009B3643" w:rsidDel="003E542F">
            <w:rPr>
              <w:rFonts w:ascii="Times New Roman" w:hAnsi="Times New Roman" w:cs="Times New Roman"/>
              <w:sz w:val="24"/>
              <w:szCs w:val="24"/>
            </w:rPr>
            <w:delText xml:space="preserve">such incorrect placement of substitutions </w:delText>
          </w:r>
        </w:del>
        <w:del w:id="77" w:author="Good, Jeffrey" w:date="2025-01-06T10:51:00Z" w16du:dateUtc="2025-01-06T17:51:00Z">
          <w:r w:rsidR="009B3643" w:rsidRPr="009B3643" w:rsidDel="003E542F">
            <w:rPr>
              <w:rFonts w:ascii="Times New Roman" w:hAnsi="Times New Roman" w:cs="Times New Roman"/>
              <w:sz w:val="24"/>
              <w:szCs w:val="24"/>
            </w:rPr>
            <w:delText>can lead to either a detected signal for selection when only using the gene tree or a detected signal for selection when only using the species tree.</w:delText>
          </w:r>
        </w:del>
      </w:ins>
      <w:del w:id="78" w:author="Thomas, Gregg" w:date="2025-01-04T16:09:00Z">
        <w:r w:rsidR="00162F74" w:rsidDel="009B3643">
          <w:rPr>
            <w:rFonts w:ascii="Times New Roman" w:hAnsi="Times New Roman" w:cs="Times New Roman"/>
            <w:sz w:val="24"/>
            <w:szCs w:val="24"/>
          </w:rPr>
          <w:delText>Here</w:delText>
        </w:r>
        <w:r w:rsidR="00D40C88" w:rsidDel="009B3643">
          <w:rPr>
            <w:rFonts w:ascii="Times New Roman" w:hAnsi="Times New Roman" w:cs="Times New Roman"/>
            <w:sz w:val="24"/>
            <w:szCs w:val="24"/>
          </w:rPr>
          <w:delText>,</w:delText>
        </w:r>
        <w:r w:rsidR="00987135" w:rsidRPr="00031896" w:rsidDel="009B3643">
          <w:rPr>
            <w:rFonts w:ascii="Times New Roman" w:hAnsi="Times New Roman" w:cs="Times New Roman"/>
            <w:sz w:val="24"/>
            <w:szCs w:val="24"/>
          </w:rPr>
          <w:delText xml:space="preserve"> we </w:delText>
        </w:r>
        <w:r w:rsidR="00B246A2" w:rsidDel="009B3643">
          <w:rPr>
            <w:rFonts w:ascii="Times New Roman" w:hAnsi="Times New Roman" w:cs="Times New Roman"/>
            <w:sz w:val="24"/>
            <w:szCs w:val="24"/>
          </w:rPr>
          <w:delText xml:space="preserve">use empirical data in mice to </w:delText>
        </w:r>
        <w:r w:rsidR="00987135" w:rsidRPr="00031896" w:rsidDel="009B3643">
          <w:rPr>
            <w:rFonts w:ascii="Times New Roman" w:hAnsi="Times New Roman" w:cs="Times New Roman"/>
            <w:sz w:val="24"/>
            <w:szCs w:val="24"/>
          </w:rPr>
          <w:delText>show that th</w:delText>
        </w:r>
        <w:r w:rsidR="00CF2211" w:rsidDel="009B3643">
          <w:rPr>
            <w:rFonts w:ascii="Times New Roman" w:hAnsi="Times New Roman" w:cs="Times New Roman"/>
            <w:sz w:val="24"/>
            <w:szCs w:val="24"/>
          </w:rPr>
          <w:delText>ese errors</w:delText>
        </w:r>
        <w:r w:rsidR="00987135" w:rsidRPr="00031896" w:rsidDel="009B3643">
          <w:rPr>
            <w:rFonts w:ascii="Times New Roman" w:hAnsi="Times New Roman" w:cs="Times New Roman"/>
            <w:sz w:val="24"/>
            <w:szCs w:val="24"/>
          </w:rPr>
          <w:delText xml:space="preserve"> </w:delText>
        </w:r>
        <w:r w:rsidR="00D052F4" w:rsidRPr="00031896" w:rsidDel="009B3643">
          <w:rPr>
            <w:rFonts w:ascii="Times New Roman" w:hAnsi="Times New Roman" w:cs="Times New Roman"/>
            <w:sz w:val="24"/>
            <w:szCs w:val="24"/>
          </w:rPr>
          <w:delText xml:space="preserve">result in </w:delText>
        </w:r>
        <w:r w:rsidR="00162F74" w:rsidDel="009B3643">
          <w:rPr>
            <w:rFonts w:ascii="Times New Roman" w:hAnsi="Times New Roman" w:cs="Times New Roman"/>
            <w:sz w:val="24"/>
            <w:szCs w:val="24"/>
          </w:rPr>
          <w:delText>false positive (detected signal for selection only when using the gene tree) and false negative results (detected signal for selection only when using the species tree)</w:delText>
        </w:r>
        <w:r w:rsidR="00D052F4" w:rsidRPr="00031896" w:rsidDel="009B3643">
          <w:rPr>
            <w:rFonts w:ascii="Times New Roman" w:hAnsi="Times New Roman" w:cs="Times New Roman"/>
            <w:sz w:val="24"/>
            <w:szCs w:val="24"/>
          </w:rPr>
          <w:delText>.</w:delText>
        </w:r>
      </w:del>
      <w:r w:rsidR="00D052F4" w:rsidRPr="00031896">
        <w:rPr>
          <w:rFonts w:ascii="Times New Roman" w:hAnsi="Times New Roman" w:cs="Times New Roman"/>
          <w:sz w:val="24"/>
          <w:szCs w:val="24"/>
        </w:rPr>
        <w:t xml:space="preserve"> </w:t>
      </w:r>
    </w:p>
    <w:p w14:paraId="6749C450" w14:textId="0876CC64" w:rsidR="0002598C" w:rsidRDefault="00D052F4" w:rsidP="00C03EBD">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For each of</w:t>
      </w:r>
      <w:r w:rsidR="00771345">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three selection tests run</w:t>
      </w:r>
      <w:ins w:id="79" w:author="Good, Jeffrey" w:date="2025-01-06T10:52:00Z" w16du:dateUtc="2025-01-06T17:52:00Z">
        <w:r w:rsidR="003E542F">
          <w:rPr>
            <w:rFonts w:ascii="Times New Roman" w:hAnsi="Times New Roman" w:cs="Times New Roman"/>
            <w:sz w:val="24"/>
            <w:szCs w:val="24"/>
          </w:rPr>
          <w:t xml:space="preserve"> (i.e., </w:t>
        </w:r>
      </w:ins>
      <w:del w:id="80" w:author="Good, Jeffrey" w:date="2025-01-06T10:52:00Z" w16du:dateUtc="2025-01-06T17:52:00Z">
        <w:r w:rsidRPr="00031896" w:rsidDel="003E542F">
          <w:rPr>
            <w:rFonts w:ascii="Times New Roman" w:hAnsi="Times New Roman" w:cs="Times New Roman"/>
            <w:sz w:val="24"/>
            <w:szCs w:val="24"/>
          </w:rPr>
          <w:delText xml:space="preserve">, </w:delText>
        </w:r>
      </w:del>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and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and PAML’s M1a vs. M2a</w:t>
      </w:r>
      <w:ins w:id="81" w:author="Good, Jeffrey" w:date="2025-01-06T10:52:00Z" w16du:dateUtc="2025-01-06T17:52:00Z">
        <w:r w:rsidR="003E542F">
          <w:rPr>
            <w:rFonts w:ascii="Times New Roman" w:hAnsi="Times New Roman" w:cs="Times New Roman"/>
            <w:sz w:val="24"/>
            <w:szCs w:val="24"/>
          </w:rPr>
          <w:t>)</w:t>
        </w:r>
      </w:ins>
      <w:del w:id="82" w:author="Good, Jeffrey" w:date="2025-01-06T10:52:00Z" w16du:dateUtc="2025-01-06T17:52:00Z">
        <w:r w:rsidR="00771345" w:rsidDel="003E542F">
          <w:rPr>
            <w:rFonts w:ascii="Times New Roman" w:hAnsi="Times New Roman" w:cs="Times New Roman"/>
            <w:sz w:val="24"/>
            <w:szCs w:val="24"/>
          </w:rPr>
          <w:delText>,</w:delText>
        </w:r>
      </w:del>
      <w:r w:rsidR="00476B5A">
        <w:rPr>
          <w:rFonts w:ascii="Times New Roman" w:hAnsi="Times New Roman" w:cs="Times New Roman"/>
          <w:sz w:val="24"/>
          <w:szCs w:val="24"/>
        </w:rPr>
        <w:t xml:space="preserve"> </w:t>
      </w:r>
      <w:r w:rsidRPr="00031896">
        <w:rPr>
          <w:rFonts w:ascii="Times New Roman" w:hAnsi="Times New Roman" w:cs="Times New Roman"/>
          <w:sz w:val="24"/>
          <w:szCs w:val="24"/>
        </w:rPr>
        <w:t>some genes showed evidence of positive selection whether the species tree or gene tree was used</w:t>
      </w:r>
      <w:r w:rsidR="00771345">
        <w:rPr>
          <w:rFonts w:ascii="Times New Roman" w:hAnsi="Times New Roman" w:cs="Times New Roman"/>
          <w:sz w:val="24"/>
          <w:szCs w:val="24"/>
        </w:rPr>
        <w:t xml:space="preserve">. In contrast, </w:t>
      </w:r>
      <w:r w:rsidR="00AF67FD">
        <w:rPr>
          <w:rFonts w:ascii="Times New Roman" w:hAnsi="Times New Roman" w:cs="Times New Roman"/>
          <w:sz w:val="24"/>
          <w:szCs w:val="24"/>
        </w:rPr>
        <w:t xml:space="preserve">many other genes had signatures of positive selection restricted only to a single </w:t>
      </w:r>
      <w:ins w:id="83" w:author="Good, Jeffrey" w:date="2025-01-06T10:53:00Z" w16du:dateUtc="2025-01-06T17:53:00Z">
        <w:r w:rsidR="00F5754F">
          <w:rPr>
            <w:rFonts w:ascii="Times New Roman" w:hAnsi="Times New Roman" w:cs="Times New Roman"/>
            <w:sz w:val="24"/>
            <w:szCs w:val="24"/>
          </w:rPr>
          <w:t>specification strategy</w:t>
        </w:r>
      </w:ins>
      <w:ins w:id="84" w:author="Good, Jeffrey" w:date="2025-01-06T10:54:00Z" w16du:dateUtc="2025-01-06T17:54:00Z">
        <w:r w:rsidR="00F5754F">
          <w:rPr>
            <w:rFonts w:ascii="Times New Roman" w:hAnsi="Times New Roman" w:cs="Times New Roman"/>
            <w:sz w:val="24"/>
            <w:szCs w:val="24"/>
          </w:rPr>
          <w:t xml:space="preserve">. </w:t>
        </w:r>
        <w:commentRangeStart w:id="85"/>
        <w:r w:rsidR="00F5754F">
          <w:rPr>
            <w:rFonts w:ascii="Times New Roman" w:hAnsi="Times New Roman" w:cs="Times New Roman"/>
            <w:sz w:val="24"/>
            <w:szCs w:val="24"/>
          </w:rPr>
          <w:t>As expected</w:t>
        </w:r>
      </w:ins>
      <w:commentRangeEnd w:id="85"/>
      <w:ins w:id="86" w:author="Good, Jeffrey" w:date="2025-01-06T10:57:00Z" w16du:dateUtc="2025-01-06T17:57:00Z">
        <w:r w:rsidR="00F5754F">
          <w:rPr>
            <w:rStyle w:val="CommentReference"/>
          </w:rPr>
          <w:commentReference w:id="85"/>
        </w:r>
      </w:ins>
      <w:ins w:id="87" w:author="Good, Jeffrey" w:date="2025-01-06T10:54:00Z" w16du:dateUtc="2025-01-06T17:54:00Z">
        <w:r w:rsidR="00F5754F">
          <w:rPr>
            <w:rFonts w:ascii="Times New Roman" w:hAnsi="Times New Roman" w:cs="Times New Roman"/>
            <w:sz w:val="24"/>
            <w:szCs w:val="24"/>
          </w:rPr>
          <w:t xml:space="preserve">, genes </w:t>
        </w:r>
      </w:ins>
      <w:ins w:id="88" w:author="Good, Jeffrey" w:date="2025-01-06T10:56:00Z" w16du:dateUtc="2025-01-06T17:56:00Z">
        <w:r w:rsidR="00F5754F">
          <w:rPr>
            <w:rFonts w:ascii="Times New Roman" w:hAnsi="Times New Roman" w:cs="Times New Roman"/>
            <w:sz w:val="24"/>
            <w:szCs w:val="24"/>
          </w:rPr>
          <w:t xml:space="preserve">that were sensitive to specification strategy tended to </w:t>
        </w:r>
      </w:ins>
      <w:del w:id="89" w:author="Good, Jeffrey" w:date="2025-01-06T10:53:00Z" w16du:dateUtc="2025-01-06T17:53:00Z">
        <w:r w:rsidR="00AF67FD" w:rsidDel="00F5754F">
          <w:rPr>
            <w:rFonts w:ascii="Times New Roman" w:hAnsi="Times New Roman" w:cs="Times New Roman"/>
            <w:sz w:val="24"/>
            <w:szCs w:val="24"/>
          </w:rPr>
          <w:delText>tree</w:delText>
        </w:r>
      </w:del>
      <w:del w:id="90" w:author="Good, Jeffrey" w:date="2025-01-06T10:54:00Z" w16du:dateUtc="2025-01-06T17:54:00Z">
        <w:r w:rsidRPr="00031896" w:rsidDel="00F5754F">
          <w:rPr>
            <w:rFonts w:ascii="Times New Roman" w:hAnsi="Times New Roman" w:cs="Times New Roman"/>
            <w:sz w:val="24"/>
            <w:szCs w:val="24"/>
          </w:rPr>
          <w:delText xml:space="preserve">. The genes </w:delText>
        </w:r>
      </w:del>
      <w:del w:id="91" w:author="Good, Jeffrey" w:date="2025-01-06T10:52:00Z" w16du:dateUtc="2025-01-06T17:52:00Z">
        <w:r w:rsidRPr="00031896" w:rsidDel="003E542F">
          <w:rPr>
            <w:rFonts w:ascii="Times New Roman" w:hAnsi="Times New Roman" w:cs="Times New Roman"/>
            <w:sz w:val="24"/>
            <w:szCs w:val="24"/>
          </w:rPr>
          <w:delText xml:space="preserve">unique </w:delText>
        </w:r>
      </w:del>
      <w:del w:id="92" w:author="Good, Jeffrey" w:date="2025-01-06T10:54:00Z" w16du:dateUtc="2025-01-06T17:54:00Z">
        <w:r w:rsidRPr="00031896" w:rsidDel="00F5754F">
          <w:rPr>
            <w:rFonts w:ascii="Times New Roman" w:hAnsi="Times New Roman" w:cs="Times New Roman"/>
            <w:sz w:val="24"/>
            <w:szCs w:val="24"/>
          </w:rPr>
          <w:delText xml:space="preserve">to the </w:delText>
        </w:r>
      </w:del>
      <w:del w:id="93" w:author="Good, Jeffrey" w:date="2025-01-06T10:53:00Z" w16du:dateUtc="2025-01-06T17:53:00Z">
        <w:r w:rsidRPr="00031896" w:rsidDel="003E542F">
          <w:rPr>
            <w:rFonts w:ascii="Times New Roman" w:hAnsi="Times New Roman" w:cs="Times New Roman"/>
            <w:sz w:val="24"/>
            <w:szCs w:val="24"/>
          </w:rPr>
          <w:delText xml:space="preserve">type of tree used </w:delText>
        </w:r>
      </w:del>
      <w:del w:id="94" w:author="Good, Jeffrey" w:date="2025-01-06T10:56:00Z" w16du:dateUtc="2025-01-06T17:56:00Z">
        <w:r w:rsidRPr="00031896" w:rsidDel="00F5754F">
          <w:rPr>
            <w:rFonts w:ascii="Times New Roman" w:hAnsi="Times New Roman" w:cs="Times New Roman"/>
            <w:sz w:val="24"/>
            <w:szCs w:val="24"/>
          </w:rPr>
          <w:delText xml:space="preserve">were often </w:delText>
        </w:r>
      </w:del>
      <w:ins w:id="95" w:author="Good, Jeffrey" w:date="2025-01-06T10:56:00Z" w16du:dateUtc="2025-01-06T17:56:00Z">
        <w:r w:rsidR="00F5754F">
          <w:rPr>
            <w:rFonts w:ascii="Times New Roman" w:hAnsi="Times New Roman" w:cs="Times New Roman"/>
            <w:sz w:val="24"/>
            <w:szCs w:val="24"/>
          </w:rPr>
          <w:t xml:space="preserve">more </w:t>
        </w:r>
      </w:ins>
      <w:r w:rsidRPr="00031896">
        <w:rPr>
          <w:rFonts w:ascii="Times New Roman" w:hAnsi="Times New Roman" w:cs="Times New Roman"/>
          <w:sz w:val="24"/>
          <w:szCs w:val="24"/>
        </w:rPr>
        <w:t>discordant with the species tree</w:t>
      </w:r>
      <w:ins w:id="96" w:author="Good, Jeffrey" w:date="2025-01-06T10:57:00Z" w16du:dateUtc="2025-01-06T17:57:00Z">
        <w:r w:rsidR="00F5754F">
          <w:rPr>
            <w:rFonts w:ascii="Times New Roman" w:hAnsi="Times New Roman" w:cs="Times New Roman"/>
            <w:sz w:val="24"/>
            <w:szCs w:val="24"/>
          </w:rPr>
          <w:t>,</w:t>
        </w:r>
      </w:ins>
      <w:r w:rsidR="00771345">
        <w:rPr>
          <w:rFonts w:ascii="Times New Roman" w:hAnsi="Times New Roman" w:cs="Times New Roman"/>
          <w:sz w:val="24"/>
          <w:szCs w:val="24"/>
        </w:rPr>
        <w:t xml:space="preserve"> while </w:t>
      </w:r>
      <w:r w:rsidRPr="00031896">
        <w:rPr>
          <w:rFonts w:ascii="Times New Roman" w:hAnsi="Times New Roman" w:cs="Times New Roman"/>
          <w:sz w:val="24"/>
          <w:szCs w:val="24"/>
        </w:rPr>
        <w:t>the genes that showed evidence of positive selection regardless of</w:t>
      </w:r>
      <w:r w:rsidR="00771345">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tree</w:t>
      </w:r>
      <w:r w:rsidR="00771345">
        <w:rPr>
          <w:rFonts w:ascii="Times New Roman" w:hAnsi="Times New Roman" w:cs="Times New Roman"/>
          <w:sz w:val="24"/>
          <w:szCs w:val="24"/>
        </w:rPr>
        <w:t xml:space="preserve"> used</w:t>
      </w:r>
      <w:r w:rsidRPr="00031896">
        <w:rPr>
          <w:rFonts w:ascii="Times New Roman" w:hAnsi="Times New Roman" w:cs="Times New Roman"/>
          <w:sz w:val="24"/>
          <w:szCs w:val="24"/>
        </w:rPr>
        <w:t xml:space="preserve"> had levels of discordance comparable to all genes (85%, </w:t>
      </w:r>
      <w:r w:rsidR="00DC5B3B">
        <w:rPr>
          <w:rFonts w:ascii="Times New Roman" w:hAnsi="Times New Roman" w:cs="Times New Roman"/>
          <w:sz w:val="24"/>
          <w:szCs w:val="24"/>
        </w:rPr>
        <w:t xml:space="preserve">Figure </w:t>
      </w:r>
      <w:r w:rsidRPr="00031896">
        <w:rPr>
          <w:rFonts w:ascii="Times New Roman" w:hAnsi="Times New Roman" w:cs="Times New Roman"/>
          <w:sz w:val="24"/>
          <w:szCs w:val="24"/>
        </w:rPr>
        <w:t xml:space="preserve">6, numbers in parentheses). This </w:t>
      </w:r>
      <w:r w:rsidR="00580E1E">
        <w:rPr>
          <w:rFonts w:ascii="Times New Roman" w:hAnsi="Times New Roman" w:cs="Times New Roman"/>
          <w:sz w:val="24"/>
          <w:szCs w:val="24"/>
        </w:rPr>
        <w:t>suggests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that </w:t>
      </w:r>
      <w:del w:id="97" w:author="Good, Jeffrey" w:date="2025-01-06T10:58:00Z" w16du:dateUtc="2025-01-06T17:58:00Z">
        <w:r w:rsidRPr="00031896" w:rsidDel="00F5754F">
          <w:rPr>
            <w:rFonts w:ascii="Times New Roman" w:hAnsi="Times New Roman" w:cs="Times New Roman"/>
            <w:sz w:val="24"/>
            <w:szCs w:val="24"/>
          </w:rPr>
          <w:delText xml:space="preserve">mis-mapping substitutions by </w:delText>
        </w:r>
      </w:del>
      <w:ins w:id="98" w:author="Good, Jeffrey" w:date="2025-01-06T10:58:00Z" w16du:dateUtc="2025-01-06T17:58:00Z">
        <w:r w:rsidR="00F5754F">
          <w:rPr>
            <w:rFonts w:ascii="Times New Roman" w:hAnsi="Times New Roman" w:cs="Times New Roman"/>
            <w:sz w:val="24"/>
            <w:szCs w:val="24"/>
          </w:rPr>
          <w:t xml:space="preserve">specifying an incorrect </w:t>
        </w:r>
      </w:ins>
      <w:del w:id="99" w:author="Good, Jeffrey" w:date="2025-01-06T10:58:00Z" w16du:dateUtc="2025-01-06T17:58:00Z">
        <w:r w:rsidRPr="00031896" w:rsidDel="00F5754F">
          <w:rPr>
            <w:rFonts w:ascii="Times New Roman" w:hAnsi="Times New Roman" w:cs="Times New Roman"/>
            <w:sz w:val="24"/>
            <w:szCs w:val="24"/>
          </w:rPr>
          <w:delText xml:space="preserve">supplying these tests with the wrong </w:delText>
        </w:r>
      </w:del>
      <w:r w:rsidRPr="00031896">
        <w:rPr>
          <w:rFonts w:ascii="Times New Roman" w:hAnsi="Times New Roman" w:cs="Times New Roman"/>
          <w:sz w:val="24"/>
          <w:szCs w:val="24"/>
        </w:rPr>
        <w:t>tree (</w:t>
      </w:r>
      <w:del w:id="100" w:author="Good, Jeffrey" w:date="2025-01-06T10:58:00Z" w16du:dateUtc="2025-01-06T17:58:00Z">
        <w:r w:rsidRPr="005B45C4" w:rsidDel="00F5754F">
          <w:rPr>
            <w:rFonts w:ascii="Times New Roman" w:hAnsi="Times New Roman" w:cs="Times New Roman"/>
            <w:i/>
            <w:iCs/>
            <w:sz w:val="24"/>
            <w:szCs w:val="24"/>
          </w:rPr>
          <w:delText>i.</w:delText>
        </w:r>
      </w:del>
      <w:r w:rsidRPr="005B45C4">
        <w:rPr>
          <w:rFonts w:ascii="Times New Roman" w:hAnsi="Times New Roman" w:cs="Times New Roman"/>
          <w:i/>
          <w:iCs/>
          <w:sz w:val="24"/>
          <w:szCs w:val="24"/>
        </w:rPr>
        <w:t>e.</w:t>
      </w:r>
      <w:ins w:id="101" w:author="Good, Jeffrey" w:date="2025-01-06T10:58:00Z" w16du:dateUtc="2025-01-06T17:58:00Z">
        <w:r w:rsidR="00F5754F">
          <w:rPr>
            <w:rFonts w:ascii="Times New Roman" w:hAnsi="Times New Roman" w:cs="Times New Roman"/>
            <w:i/>
            <w:iCs/>
            <w:sz w:val="24"/>
            <w:szCs w:val="24"/>
          </w:rPr>
          <w:t>g.</w:t>
        </w:r>
      </w:ins>
      <w:r w:rsidR="00C15749">
        <w:rPr>
          <w:rFonts w:ascii="Times New Roman" w:hAnsi="Times New Roman" w:cs="Times New Roman"/>
          <w:sz w:val="24"/>
          <w:szCs w:val="24"/>
        </w:rPr>
        <w:t>,</w:t>
      </w:r>
      <w:r w:rsidRPr="00031896">
        <w:rPr>
          <w:rFonts w:ascii="Times New Roman" w:hAnsi="Times New Roman" w:cs="Times New Roman"/>
          <w:sz w:val="24"/>
          <w:szCs w:val="24"/>
        </w:rPr>
        <w:t xml:space="preserve"> the </w:t>
      </w:r>
      <w:r w:rsidR="00580E1E">
        <w:rPr>
          <w:rFonts w:ascii="Times New Roman" w:hAnsi="Times New Roman" w:cs="Times New Roman"/>
          <w:sz w:val="24"/>
          <w:szCs w:val="24"/>
        </w:rPr>
        <w:t>species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tree</w:t>
      </w:r>
      <w:r w:rsidR="00317E4A" w:rsidRPr="00031896">
        <w:rPr>
          <w:rFonts w:ascii="Times New Roman" w:hAnsi="Times New Roman" w:cs="Times New Roman"/>
          <w:sz w:val="24"/>
          <w:szCs w:val="24"/>
        </w:rPr>
        <w:t xml:space="preserve"> when gene </w:t>
      </w:r>
      <w:ins w:id="102" w:author="Good, Jeffrey" w:date="2025-01-06T10:59:00Z" w16du:dateUtc="2025-01-06T17:59:00Z">
        <w:r w:rsidR="00F5754F">
          <w:rPr>
            <w:rFonts w:ascii="Times New Roman" w:hAnsi="Times New Roman" w:cs="Times New Roman"/>
            <w:sz w:val="24"/>
            <w:szCs w:val="24"/>
          </w:rPr>
          <w:t xml:space="preserve">local </w:t>
        </w:r>
      </w:ins>
      <w:r w:rsidR="00317E4A" w:rsidRPr="00031896">
        <w:rPr>
          <w:rFonts w:ascii="Times New Roman" w:hAnsi="Times New Roman" w:cs="Times New Roman"/>
          <w:sz w:val="24"/>
          <w:szCs w:val="24"/>
        </w:rPr>
        <w:t>trees are discordant</w:t>
      </w:r>
      <w:r w:rsidRPr="00031896">
        <w:rPr>
          <w:rFonts w:ascii="Times New Roman" w:hAnsi="Times New Roman" w:cs="Times New Roman"/>
          <w:sz w:val="24"/>
          <w:szCs w:val="24"/>
        </w:rPr>
        <w:t>) can</w:t>
      </w:r>
      <w:ins w:id="103" w:author="Good, Jeffrey" w:date="2025-01-06T10:59:00Z" w16du:dateUtc="2025-01-06T17:59:00Z">
        <w:r w:rsidR="00F5754F">
          <w:rPr>
            <w:rFonts w:ascii="Times New Roman" w:hAnsi="Times New Roman" w:cs="Times New Roman"/>
            <w:sz w:val="24"/>
            <w:szCs w:val="24"/>
          </w:rPr>
          <w:t xml:space="preserve"> often</w:t>
        </w:r>
      </w:ins>
      <w:r w:rsidRPr="00031896">
        <w:rPr>
          <w:rFonts w:ascii="Times New Roman" w:hAnsi="Times New Roman" w:cs="Times New Roman"/>
          <w:sz w:val="24"/>
          <w:szCs w:val="24"/>
        </w:rPr>
        <w:t xml:space="preserve"> lead to </w:t>
      </w:r>
      <w:del w:id="104" w:author="Thomas, Gregg" w:date="2025-01-04T16:10:00Z">
        <w:r w:rsidR="00580E1E" w:rsidDel="009B3643">
          <w:rPr>
            <w:rFonts w:ascii="Times New Roman" w:hAnsi="Times New Roman" w:cs="Times New Roman"/>
            <w:sz w:val="24"/>
            <w:szCs w:val="24"/>
          </w:rPr>
          <w:delText>inflated</w:delText>
        </w:r>
        <w:r w:rsidR="00580E1E" w:rsidRPr="00031896" w:rsidDel="009B3643">
          <w:rPr>
            <w:rFonts w:ascii="Times New Roman" w:hAnsi="Times New Roman" w:cs="Times New Roman"/>
            <w:sz w:val="24"/>
            <w:szCs w:val="24"/>
          </w:rPr>
          <w:delText xml:space="preserve"> </w:delText>
        </w:r>
        <w:r w:rsidRPr="00031896" w:rsidDel="009B3643">
          <w:rPr>
            <w:rFonts w:ascii="Times New Roman" w:hAnsi="Times New Roman" w:cs="Times New Roman"/>
            <w:sz w:val="24"/>
            <w:szCs w:val="24"/>
          </w:rPr>
          <w:delText>false positive and false negative</w:delText>
        </w:r>
        <w:r w:rsidR="00580E1E" w:rsidDel="009B3643">
          <w:rPr>
            <w:rFonts w:ascii="Times New Roman" w:hAnsi="Times New Roman" w:cs="Times New Roman"/>
            <w:sz w:val="24"/>
            <w:szCs w:val="24"/>
          </w:rPr>
          <w:delText xml:space="preserve"> rates</w:delText>
        </w:r>
      </w:del>
      <w:del w:id="105" w:author="Good, Jeffrey" w:date="2025-01-06T10:40:00Z" w16du:dateUtc="2025-01-06T17:40:00Z">
        <w:r w:rsidR="004059B8" w:rsidDel="00BC576A">
          <w:rPr>
            <w:rFonts w:ascii="Times New Roman" w:hAnsi="Times New Roman" w:cs="Times New Roman"/>
            <w:sz w:val="24"/>
            <w:szCs w:val="24"/>
          </w:rPr>
          <w:delText xml:space="preserve"> </w:delText>
        </w:r>
      </w:del>
      <w:ins w:id="106" w:author="Thomas, Gregg" w:date="2025-01-04T16:10:00Z">
        <w:r w:rsidR="009B3643">
          <w:rPr>
            <w:rFonts w:ascii="Times New Roman" w:hAnsi="Times New Roman" w:cs="Times New Roman"/>
            <w:sz w:val="24"/>
            <w:szCs w:val="24"/>
          </w:rPr>
          <w:t>incorrect</w:t>
        </w:r>
      </w:ins>
      <w:del w:id="107" w:author="Thomas, Gregg" w:date="2025-01-04T16:10:00Z">
        <w:r w:rsidRPr="00031896" w:rsidDel="009B3643">
          <w:rPr>
            <w:rFonts w:ascii="Times New Roman" w:hAnsi="Times New Roman" w:cs="Times New Roman"/>
            <w:sz w:val="24"/>
            <w:szCs w:val="24"/>
          </w:rPr>
          <w:delText xml:space="preserve"> </w:delText>
        </w:r>
      </w:del>
      <w:r w:rsidR="004059B8">
        <w:rPr>
          <w:rFonts w:ascii="Times New Roman" w:hAnsi="Times New Roman" w:cs="Times New Roman"/>
          <w:sz w:val="24"/>
          <w:szCs w:val="24"/>
        </w:rPr>
        <w:t xml:space="preserve"> </w:t>
      </w:r>
      <w:ins w:id="108" w:author="Thomas, Gregg" w:date="2025-01-04T16:10:00Z">
        <w:r w:rsidR="009B3643">
          <w:rPr>
            <w:rFonts w:ascii="Times New Roman" w:hAnsi="Times New Roman" w:cs="Times New Roman"/>
            <w:sz w:val="24"/>
            <w:szCs w:val="24"/>
          </w:rPr>
          <w:t xml:space="preserve">inferences </w:t>
        </w:r>
      </w:ins>
      <w:del w:id="109" w:author="Good, Jeffrey" w:date="2025-01-06T10:59:00Z" w16du:dateUtc="2025-01-06T17:59:00Z">
        <w:r w:rsidRPr="00031896" w:rsidDel="00F5754F">
          <w:rPr>
            <w:rFonts w:ascii="Times New Roman" w:hAnsi="Times New Roman" w:cs="Times New Roman"/>
            <w:sz w:val="24"/>
            <w:szCs w:val="24"/>
          </w:rPr>
          <w:delText xml:space="preserve">when inferring </w:delText>
        </w:r>
      </w:del>
      <w:ins w:id="110" w:author="Thomas, Gregg" w:date="2025-01-04T16:10:00Z">
        <w:del w:id="111" w:author="Good, Jeffrey" w:date="2025-01-06T10:59:00Z" w16du:dateUtc="2025-01-06T17:59:00Z">
          <w:r w:rsidR="009B3643" w:rsidDel="00F5754F">
            <w:rPr>
              <w:rFonts w:ascii="Times New Roman" w:hAnsi="Times New Roman" w:cs="Times New Roman"/>
              <w:sz w:val="24"/>
              <w:szCs w:val="24"/>
            </w:rPr>
            <w:delText>detecting</w:delText>
          </w:r>
          <w:r w:rsidR="009B3643" w:rsidRPr="00031896" w:rsidDel="00F5754F">
            <w:rPr>
              <w:rFonts w:ascii="Times New Roman" w:hAnsi="Times New Roman" w:cs="Times New Roman"/>
              <w:sz w:val="24"/>
              <w:szCs w:val="24"/>
            </w:rPr>
            <w:delText xml:space="preserve"> </w:delText>
          </w:r>
        </w:del>
      </w:ins>
      <w:del w:id="112" w:author="Good, Jeffrey" w:date="2025-01-06T10:59:00Z" w16du:dateUtc="2025-01-06T17:59:00Z">
        <w:r w:rsidRPr="00031896" w:rsidDel="00F5754F">
          <w:rPr>
            <w:rFonts w:ascii="Times New Roman" w:hAnsi="Times New Roman" w:cs="Times New Roman"/>
            <w:sz w:val="24"/>
            <w:szCs w:val="24"/>
          </w:rPr>
          <w:delText xml:space="preserve">genes under </w:delText>
        </w:r>
      </w:del>
      <w:r w:rsidRPr="00031896">
        <w:rPr>
          <w:rFonts w:ascii="Times New Roman" w:hAnsi="Times New Roman" w:cs="Times New Roman"/>
          <w:sz w:val="24"/>
          <w:szCs w:val="24"/>
        </w:rPr>
        <w:t>positive selection</w:t>
      </w:r>
      <w:r w:rsidR="00987135" w:rsidRPr="00031896">
        <w:rPr>
          <w:rFonts w:ascii="Times New Roman" w:hAnsi="Times New Roman" w:cs="Times New Roman"/>
          <w:sz w:val="24"/>
          <w:szCs w:val="24"/>
        </w:rPr>
        <w:t>.</w:t>
      </w:r>
      <w:r w:rsidR="00580E1E">
        <w:rPr>
          <w:rFonts w:ascii="Times New Roman" w:hAnsi="Times New Roman" w:cs="Times New Roman"/>
          <w:sz w:val="24"/>
          <w:szCs w:val="24"/>
        </w:rPr>
        <w:t xml:space="preserve"> The magnitude and direction of these biases were dependent on the underlying model.</w:t>
      </w:r>
      <w:r w:rsidR="00987135" w:rsidRPr="00031896">
        <w:rPr>
          <w:rFonts w:ascii="Times New Roman" w:hAnsi="Times New Roman" w:cs="Times New Roman"/>
          <w:sz w:val="24"/>
          <w:szCs w:val="24"/>
        </w:rPr>
        <w:t xml:space="preserve"> </w:t>
      </w:r>
      <w:r w:rsidR="00580E1E">
        <w:rPr>
          <w:rFonts w:ascii="Times New Roman" w:hAnsi="Times New Roman" w:cs="Times New Roman"/>
          <w:sz w:val="24"/>
          <w:szCs w:val="24"/>
        </w:rPr>
        <w:t>So</w:t>
      </w:r>
      <w:r w:rsidR="00D40C88">
        <w:rPr>
          <w:rFonts w:ascii="Times New Roman" w:hAnsi="Times New Roman" w:cs="Times New Roman"/>
          <w:sz w:val="24"/>
          <w:szCs w:val="24"/>
        </w:rPr>
        <w:t>-</w:t>
      </w:r>
      <w:r w:rsidR="00580E1E">
        <w:rPr>
          <w:rFonts w:ascii="Times New Roman" w:hAnsi="Times New Roman" w:cs="Times New Roman"/>
          <w:sz w:val="24"/>
          <w:szCs w:val="24"/>
        </w:rPr>
        <w:t>called b</w:t>
      </w:r>
      <w:r w:rsidR="00CA2CF5" w:rsidRPr="00031896">
        <w:rPr>
          <w:rFonts w:ascii="Times New Roman" w:hAnsi="Times New Roman" w:cs="Times New Roman"/>
          <w:sz w:val="24"/>
          <w:szCs w:val="24"/>
        </w:rPr>
        <w:t>ranch-site models</w:t>
      </w:r>
      <w:r w:rsidR="00467880">
        <w:rPr>
          <w:rFonts w:ascii="Times New Roman" w:hAnsi="Times New Roman" w:cs="Times New Roman"/>
          <w:sz w:val="24"/>
          <w:szCs w:val="24"/>
        </w:rPr>
        <w:t xml:space="preserve"> that</w:t>
      </w:r>
      <w:r w:rsidR="00467880" w:rsidRPr="00031896">
        <w:rPr>
          <w:rFonts w:ascii="Times New Roman" w:hAnsi="Times New Roman" w:cs="Times New Roman"/>
          <w:sz w:val="24"/>
          <w:szCs w:val="24"/>
        </w:rPr>
        <w:t xml:space="preserve"> allow </w:t>
      </w:r>
      <w:r w:rsidR="00467880">
        <w:rPr>
          <w:rFonts w:ascii="Times New Roman" w:hAnsi="Times New Roman" w:cs="Times New Roman"/>
          <w:sz w:val="24"/>
          <w:szCs w:val="24"/>
        </w:rPr>
        <w:t xml:space="preserve">substitution </w:t>
      </w:r>
      <w:r w:rsidR="00467880" w:rsidRPr="00031896">
        <w:rPr>
          <w:rFonts w:ascii="Times New Roman" w:hAnsi="Times New Roman" w:cs="Times New Roman"/>
          <w:sz w:val="24"/>
          <w:szCs w:val="24"/>
        </w:rPr>
        <w:t xml:space="preserve">rates to vary among both branches and </w:t>
      </w:r>
      <w:r w:rsidR="00467880">
        <w:rPr>
          <w:rFonts w:ascii="Times New Roman" w:hAnsi="Times New Roman" w:cs="Times New Roman"/>
          <w:sz w:val="24"/>
          <w:szCs w:val="24"/>
        </w:rPr>
        <w:t xml:space="preserve">codon </w:t>
      </w:r>
      <w:r w:rsidR="00467880" w:rsidRPr="00031896">
        <w:rPr>
          <w:rFonts w:ascii="Times New Roman" w:hAnsi="Times New Roman" w:cs="Times New Roman"/>
          <w:sz w:val="24"/>
          <w:szCs w:val="24"/>
        </w:rPr>
        <w:t>sites</w:t>
      </w:r>
      <w:r w:rsidR="00CA2CF5" w:rsidRPr="00031896">
        <w:rPr>
          <w:rFonts w:ascii="Times New Roman" w:hAnsi="Times New Roman" w:cs="Times New Roman"/>
          <w:sz w:val="24"/>
          <w:szCs w:val="24"/>
        </w:rPr>
        <w:t>,</w:t>
      </w:r>
      <w:r w:rsidR="0006000E" w:rsidRPr="00031896">
        <w:rPr>
          <w:rFonts w:ascii="Times New Roman" w:hAnsi="Times New Roman" w:cs="Times New Roman"/>
          <w:sz w:val="24"/>
          <w:szCs w:val="24"/>
        </w:rPr>
        <w:t xml:space="preserve"> such as </w:t>
      </w:r>
      <w:proofErr w:type="spellStart"/>
      <w:r w:rsidR="0006000E" w:rsidRPr="00031896">
        <w:rPr>
          <w:rFonts w:ascii="Times New Roman" w:hAnsi="Times New Roman" w:cs="Times New Roman"/>
          <w:sz w:val="24"/>
          <w:szCs w:val="24"/>
        </w:rPr>
        <w:t>HyPhy’s</w:t>
      </w:r>
      <w:proofErr w:type="spellEnd"/>
      <w:r w:rsidR="0006000E" w:rsidRPr="00031896">
        <w:rPr>
          <w:rFonts w:ascii="Times New Roman" w:hAnsi="Times New Roman" w:cs="Times New Roman"/>
          <w:sz w:val="24"/>
          <w:szCs w:val="24"/>
        </w:rPr>
        <w:t xml:space="preserve"> BUSTED and </w:t>
      </w:r>
      <w:proofErr w:type="spellStart"/>
      <w:r w:rsidR="0006000E" w:rsidRPr="00031896">
        <w:rPr>
          <w:rFonts w:ascii="Times New Roman" w:hAnsi="Times New Roman" w:cs="Times New Roman"/>
          <w:sz w:val="24"/>
          <w:szCs w:val="24"/>
        </w:rPr>
        <w:t>aBSREL</w:t>
      </w:r>
      <w:proofErr w:type="spellEnd"/>
      <w:r w:rsidR="0006000E" w:rsidRPr="00031896">
        <w:rPr>
          <w:rFonts w:ascii="Times New Roman" w:hAnsi="Times New Roman" w:cs="Times New Roman"/>
          <w:sz w:val="24"/>
          <w:szCs w:val="24"/>
        </w:rPr>
        <w:t xml:space="preserve"> models</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result</w:t>
      </w:r>
      <w:r w:rsidR="00580E1E">
        <w:rPr>
          <w:rFonts w:ascii="Times New Roman" w:hAnsi="Times New Roman" w:cs="Times New Roman"/>
          <w:sz w:val="24"/>
          <w:szCs w:val="24"/>
        </w:rPr>
        <w:t>ed</w:t>
      </w:r>
      <w:r w:rsidR="0006000E" w:rsidRPr="00031896">
        <w:rPr>
          <w:rFonts w:ascii="Times New Roman" w:hAnsi="Times New Roman" w:cs="Times New Roman"/>
          <w:sz w:val="24"/>
          <w:szCs w:val="24"/>
        </w:rPr>
        <w:t xml:space="preserve"> in more genes inferred with evidence for positive selection when using the </w:t>
      </w:r>
      <w:r w:rsidR="00580E1E">
        <w:rPr>
          <w:rFonts w:ascii="Times New Roman" w:hAnsi="Times New Roman" w:cs="Times New Roman"/>
          <w:sz w:val="24"/>
          <w:szCs w:val="24"/>
        </w:rPr>
        <w:t xml:space="preserve">inferred </w:t>
      </w:r>
      <w:ins w:id="113" w:author="Good, Jeffrey" w:date="2025-01-06T11:01:00Z" w16du:dateUtc="2025-01-06T18:01:00Z">
        <w:r w:rsidR="00F5754F">
          <w:rPr>
            <w:rFonts w:ascii="Times New Roman" w:hAnsi="Times New Roman" w:cs="Times New Roman"/>
            <w:sz w:val="24"/>
            <w:szCs w:val="24"/>
          </w:rPr>
          <w:t xml:space="preserve">local </w:t>
        </w:r>
      </w:ins>
      <w:r w:rsidR="00580E1E">
        <w:rPr>
          <w:rFonts w:ascii="Times New Roman" w:hAnsi="Times New Roman" w:cs="Times New Roman"/>
          <w:sz w:val="24"/>
          <w:szCs w:val="24"/>
        </w:rPr>
        <w:t>gene</w:t>
      </w:r>
      <w:r w:rsidR="00C5218B">
        <w:rPr>
          <w:rFonts w:ascii="Times New Roman" w:hAnsi="Times New Roman" w:cs="Times New Roman"/>
          <w:sz w:val="24"/>
          <w:szCs w:val="24"/>
        </w:rPr>
        <w:t xml:space="preserve"> tree</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w:t>
      </w:r>
      <w:r w:rsidR="0006000E" w:rsidRPr="005B45C4">
        <w:rPr>
          <w:rFonts w:ascii="Times New Roman" w:hAnsi="Times New Roman" w:cs="Times New Roman"/>
          <w:i/>
          <w:iCs/>
          <w:sz w:val="24"/>
          <w:szCs w:val="24"/>
        </w:rPr>
        <w:t>i.e.</w:t>
      </w:r>
      <w:r w:rsidR="0006000E" w:rsidRPr="00031896">
        <w:rPr>
          <w:rFonts w:ascii="Times New Roman" w:hAnsi="Times New Roman" w:cs="Times New Roman"/>
          <w:sz w:val="24"/>
          <w:szCs w:val="24"/>
        </w:rPr>
        <w:t xml:space="preserve">, the </w:t>
      </w:r>
      <w:r w:rsidR="00580E1E" w:rsidRPr="00031896">
        <w:rPr>
          <w:rFonts w:ascii="Times New Roman" w:hAnsi="Times New Roman" w:cs="Times New Roman"/>
          <w:sz w:val="24"/>
          <w:szCs w:val="24"/>
        </w:rPr>
        <w:t>correct tree</w:t>
      </w:r>
      <w:r w:rsidR="0006000E" w:rsidRPr="00031896">
        <w:rPr>
          <w:rFonts w:ascii="Times New Roman" w:hAnsi="Times New Roman" w:cs="Times New Roman"/>
          <w:sz w:val="24"/>
          <w:szCs w:val="24"/>
        </w:rPr>
        <w:t xml:space="preserve">, assuming no errors in gene tree reconstruction). This </w:t>
      </w:r>
      <w:del w:id="114" w:author="Good, Jeffrey" w:date="2025-01-06T11:01:00Z" w16du:dateUtc="2025-01-06T18:01:00Z">
        <w:r w:rsidR="0006000E" w:rsidRPr="00031896" w:rsidDel="00F5754F">
          <w:rPr>
            <w:rFonts w:ascii="Times New Roman" w:hAnsi="Times New Roman" w:cs="Times New Roman"/>
            <w:sz w:val="24"/>
            <w:szCs w:val="24"/>
          </w:rPr>
          <w:delText xml:space="preserve">means </w:delText>
        </w:r>
      </w:del>
      <w:ins w:id="115" w:author="Good, Jeffrey" w:date="2025-01-06T11:01:00Z" w16du:dateUtc="2025-01-06T18:01:00Z">
        <w:r w:rsidR="00F5754F">
          <w:rPr>
            <w:rFonts w:ascii="Times New Roman" w:hAnsi="Times New Roman" w:cs="Times New Roman"/>
            <w:sz w:val="24"/>
            <w:szCs w:val="24"/>
          </w:rPr>
          <w:t>suggests</w:t>
        </w:r>
        <w:r w:rsidR="00F5754F" w:rsidRPr="00031896">
          <w:rPr>
            <w:rFonts w:ascii="Times New Roman" w:hAnsi="Times New Roman" w:cs="Times New Roman"/>
            <w:sz w:val="24"/>
            <w:szCs w:val="24"/>
          </w:rPr>
          <w:t xml:space="preserve"> </w:t>
        </w:r>
      </w:ins>
      <w:r w:rsidR="0006000E" w:rsidRPr="00031896">
        <w:rPr>
          <w:rFonts w:ascii="Times New Roman" w:hAnsi="Times New Roman" w:cs="Times New Roman"/>
          <w:sz w:val="24"/>
          <w:szCs w:val="24"/>
        </w:rPr>
        <w:t xml:space="preserve">that using a </w:t>
      </w:r>
      <w:r w:rsidR="00476B5A">
        <w:rPr>
          <w:rFonts w:ascii="Times New Roman" w:hAnsi="Times New Roman" w:cs="Times New Roman"/>
          <w:sz w:val="24"/>
          <w:szCs w:val="24"/>
        </w:rPr>
        <w:t>single species</w:t>
      </w:r>
      <w:r w:rsidR="00476B5A" w:rsidRPr="00031896">
        <w:rPr>
          <w:rFonts w:ascii="Times New Roman" w:hAnsi="Times New Roman" w:cs="Times New Roman"/>
          <w:sz w:val="24"/>
          <w:szCs w:val="24"/>
        </w:rPr>
        <w:t xml:space="preserve"> </w:t>
      </w:r>
      <w:r w:rsidR="0006000E" w:rsidRPr="00031896">
        <w:rPr>
          <w:rFonts w:ascii="Times New Roman" w:hAnsi="Times New Roman" w:cs="Times New Roman"/>
          <w:sz w:val="24"/>
          <w:szCs w:val="24"/>
        </w:rPr>
        <w:t xml:space="preserve">tree for </w:t>
      </w:r>
      <w:ins w:id="116" w:author="Good, Jeffrey" w:date="2025-01-06T11:01:00Z" w16du:dateUtc="2025-01-06T18:01:00Z">
        <w:r w:rsidR="00F5754F">
          <w:rPr>
            <w:rFonts w:ascii="Times New Roman" w:hAnsi="Times New Roman" w:cs="Times New Roman"/>
            <w:sz w:val="24"/>
            <w:szCs w:val="24"/>
          </w:rPr>
          <w:t>b</w:t>
        </w:r>
        <w:r w:rsidR="00F5754F" w:rsidRPr="00031896">
          <w:rPr>
            <w:rFonts w:ascii="Times New Roman" w:hAnsi="Times New Roman" w:cs="Times New Roman"/>
            <w:sz w:val="24"/>
            <w:szCs w:val="24"/>
          </w:rPr>
          <w:t xml:space="preserve">ranch-site </w:t>
        </w:r>
      </w:ins>
      <w:del w:id="117" w:author="Good, Jeffrey" w:date="2025-01-06T11:01:00Z" w16du:dateUtc="2025-01-06T18:01:00Z">
        <w:r w:rsidR="0006000E" w:rsidRPr="00031896" w:rsidDel="00F5754F">
          <w:rPr>
            <w:rFonts w:ascii="Times New Roman" w:hAnsi="Times New Roman" w:cs="Times New Roman"/>
            <w:sz w:val="24"/>
            <w:szCs w:val="24"/>
          </w:rPr>
          <w:delText xml:space="preserve">these </w:delText>
        </w:r>
      </w:del>
      <w:r w:rsidR="0006000E" w:rsidRPr="00031896">
        <w:rPr>
          <w:rFonts w:ascii="Times New Roman" w:hAnsi="Times New Roman" w:cs="Times New Roman"/>
          <w:sz w:val="24"/>
          <w:szCs w:val="24"/>
        </w:rPr>
        <w:t xml:space="preserve">tests </w:t>
      </w:r>
      <w:ins w:id="118" w:author="Good, Jeffrey" w:date="2025-01-06T11:01:00Z" w16du:dateUtc="2025-01-06T18:01:00Z">
        <w:r w:rsidR="00F5754F">
          <w:rPr>
            <w:rFonts w:ascii="Times New Roman" w:hAnsi="Times New Roman" w:cs="Times New Roman"/>
            <w:sz w:val="24"/>
            <w:szCs w:val="24"/>
          </w:rPr>
          <w:t xml:space="preserve">may </w:t>
        </w:r>
      </w:ins>
      <w:r w:rsidR="00D40C88">
        <w:rPr>
          <w:rFonts w:ascii="Times New Roman" w:hAnsi="Times New Roman" w:cs="Times New Roman"/>
          <w:sz w:val="24"/>
          <w:szCs w:val="24"/>
        </w:rPr>
        <w:t>reduce</w:t>
      </w:r>
      <w:del w:id="119" w:author="Good, Jeffrey" w:date="2025-01-06T11:01:00Z" w16du:dateUtc="2025-01-06T18:01:00Z">
        <w:r w:rsidR="00D40C88" w:rsidDel="00F5754F">
          <w:rPr>
            <w:rFonts w:ascii="Times New Roman" w:hAnsi="Times New Roman" w:cs="Times New Roman"/>
            <w:sz w:val="24"/>
            <w:szCs w:val="24"/>
          </w:rPr>
          <w:delText>s</w:delText>
        </w:r>
      </w:del>
      <w:r w:rsidR="00D40C88">
        <w:rPr>
          <w:rFonts w:ascii="Times New Roman" w:hAnsi="Times New Roman" w:cs="Times New Roman"/>
          <w:sz w:val="24"/>
          <w:szCs w:val="24"/>
        </w:rPr>
        <w:t xml:space="preserve"> the</w:t>
      </w:r>
      <w:r w:rsidR="00580E1E">
        <w:rPr>
          <w:rFonts w:ascii="Times New Roman" w:hAnsi="Times New Roman" w:cs="Times New Roman"/>
          <w:sz w:val="24"/>
          <w:szCs w:val="24"/>
        </w:rPr>
        <w:t xml:space="preserve"> power to detect positive selection</w:t>
      </w:r>
      <w:r w:rsidR="0006000E" w:rsidRPr="00031896">
        <w:rPr>
          <w:rFonts w:ascii="Times New Roman" w:hAnsi="Times New Roman" w:cs="Times New Roman"/>
          <w:sz w:val="24"/>
          <w:szCs w:val="24"/>
        </w:rPr>
        <w:t xml:space="preserve">. </w:t>
      </w:r>
      <w:bookmarkStart w:id="120" w:name="_Hlk186924706"/>
      <w:commentRangeStart w:id="121"/>
      <w:ins w:id="122" w:author="Thomas, Gregg" w:date="2025-01-04T16:10:00Z">
        <w:r w:rsidR="009B3643" w:rsidRPr="009B3643">
          <w:rPr>
            <w:rFonts w:ascii="Times New Roman" w:hAnsi="Times New Roman" w:cs="Times New Roman"/>
            <w:sz w:val="24"/>
            <w:szCs w:val="24"/>
          </w:rPr>
          <w:t xml:space="preserve">On the other hand, models that only allow rates to vary among sites, such as PAML’s M1a vs. M2a test, showed an increase in the number of cases where there was positive selection detected with the </w:t>
        </w:r>
        <w:del w:id="123" w:author="Good, Jeffrey" w:date="2025-01-06T11:06:00Z" w16du:dateUtc="2025-01-06T18:06:00Z">
          <w:r w:rsidR="009B3643" w:rsidRPr="009B3643" w:rsidDel="00C03EBD">
            <w:rPr>
              <w:rFonts w:ascii="Times New Roman" w:hAnsi="Times New Roman" w:cs="Times New Roman"/>
              <w:sz w:val="24"/>
              <w:szCs w:val="24"/>
            </w:rPr>
            <w:delText>gene</w:delText>
          </w:r>
        </w:del>
      </w:ins>
      <w:ins w:id="124" w:author="Good, Jeffrey" w:date="2025-01-06T11:06:00Z" w16du:dateUtc="2025-01-06T18:06:00Z">
        <w:r w:rsidR="00C03EBD">
          <w:rPr>
            <w:rFonts w:ascii="Times New Roman" w:hAnsi="Times New Roman" w:cs="Times New Roman"/>
            <w:sz w:val="24"/>
            <w:szCs w:val="24"/>
          </w:rPr>
          <w:t>species</w:t>
        </w:r>
      </w:ins>
      <w:ins w:id="125" w:author="Thomas, Gregg" w:date="2025-01-04T16:10:00Z">
        <w:r w:rsidR="009B3643" w:rsidRPr="009B3643">
          <w:rPr>
            <w:rFonts w:ascii="Times New Roman" w:hAnsi="Times New Roman" w:cs="Times New Roman"/>
            <w:sz w:val="24"/>
            <w:szCs w:val="24"/>
          </w:rPr>
          <w:t xml:space="preserve"> trees but not with the </w:t>
        </w:r>
        <w:del w:id="126" w:author="Good, Jeffrey" w:date="2025-01-06T11:06:00Z" w16du:dateUtc="2025-01-06T18:06:00Z">
          <w:r w:rsidR="009B3643" w:rsidRPr="009B3643" w:rsidDel="00C03EBD">
            <w:rPr>
              <w:rFonts w:ascii="Times New Roman" w:hAnsi="Times New Roman" w:cs="Times New Roman"/>
              <w:sz w:val="24"/>
              <w:szCs w:val="24"/>
            </w:rPr>
            <w:delText>species</w:delText>
          </w:r>
        </w:del>
      </w:ins>
      <w:ins w:id="127" w:author="Good, Jeffrey" w:date="2025-01-06T11:06:00Z" w16du:dateUtc="2025-01-06T18:06:00Z">
        <w:r w:rsidR="00C03EBD">
          <w:rPr>
            <w:rFonts w:ascii="Times New Roman" w:hAnsi="Times New Roman" w:cs="Times New Roman"/>
            <w:sz w:val="24"/>
            <w:szCs w:val="24"/>
          </w:rPr>
          <w:t>local gene</w:t>
        </w:r>
      </w:ins>
      <w:ins w:id="128" w:author="Thomas, Gregg" w:date="2025-01-04T16:10:00Z">
        <w:r w:rsidR="009B3643" w:rsidRPr="009B3643">
          <w:rPr>
            <w:rFonts w:ascii="Times New Roman" w:hAnsi="Times New Roman" w:cs="Times New Roman"/>
            <w:sz w:val="24"/>
            <w:szCs w:val="24"/>
          </w:rPr>
          <w:t xml:space="preserve"> tree</w:t>
        </w:r>
      </w:ins>
      <w:bookmarkEnd w:id="120"/>
      <w:commentRangeEnd w:id="121"/>
      <w:r w:rsidR="00C03EBD">
        <w:rPr>
          <w:rStyle w:val="CommentReference"/>
        </w:rPr>
        <w:commentReference w:id="121"/>
      </w:r>
      <w:ins w:id="129" w:author="Thomas, Gregg" w:date="2025-01-04T16:10:00Z">
        <w:r w:rsidR="009B3643" w:rsidRPr="009B3643">
          <w:rPr>
            <w:rFonts w:ascii="Times New Roman" w:hAnsi="Times New Roman" w:cs="Times New Roman"/>
            <w:sz w:val="24"/>
            <w:szCs w:val="24"/>
          </w:rPr>
          <w:t>.</w:t>
        </w:r>
      </w:ins>
      <w:bookmarkStart w:id="130" w:name="_Hlk186924694"/>
      <w:del w:id="131" w:author="Thomas, Gregg" w:date="2025-01-04T16:10:00Z">
        <w:r w:rsidR="002E769D" w:rsidRPr="00031896" w:rsidDel="009B3643">
          <w:rPr>
            <w:rFonts w:ascii="Times New Roman" w:hAnsi="Times New Roman" w:cs="Times New Roman"/>
            <w:sz w:val="24"/>
            <w:szCs w:val="24"/>
          </w:rPr>
          <w:delText>On the other hand, models that only allow rates to vary among sites, such as PAML’s M1a vs. M2a test, show</w:delText>
        </w:r>
        <w:r w:rsidR="00580E1E" w:rsidDel="009B3643">
          <w:rPr>
            <w:rFonts w:ascii="Times New Roman" w:hAnsi="Times New Roman" w:cs="Times New Roman"/>
            <w:sz w:val="24"/>
            <w:szCs w:val="24"/>
          </w:rPr>
          <w:delText>ed</w:delText>
        </w:r>
        <w:r w:rsidR="002E769D" w:rsidRPr="00031896" w:rsidDel="009B3643">
          <w:rPr>
            <w:rFonts w:ascii="Times New Roman" w:hAnsi="Times New Roman" w:cs="Times New Roman"/>
            <w:sz w:val="24"/>
            <w:szCs w:val="24"/>
          </w:rPr>
          <w:delText xml:space="preserve"> an increase in</w:delText>
        </w:r>
        <w:r w:rsidR="006D0342" w:rsidDel="009B3643">
          <w:rPr>
            <w:rFonts w:ascii="Times New Roman" w:hAnsi="Times New Roman" w:cs="Times New Roman"/>
            <w:sz w:val="24"/>
            <w:szCs w:val="24"/>
          </w:rPr>
          <w:delText xml:space="preserve"> the number</w:delText>
        </w:r>
        <w:r w:rsidR="002E769D" w:rsidRPr="00031896" w:rsidDel="009B3643">
          <w:rPr>
            <w:rFonts w:ascii="Times New Roman" w:hAnsi="Times New Roman" w:cs="Times New Roman"/>
            <w:sz w:val="24"/>
            <w:szCs w:val="24"/>
          </w:rPr>
          <w:delText xml:space="preserve"> </w:delText>
        </w:r>
        <w:r w:rsidR="00D40C88" w:rsidDel="009B3643">
          <w:rPr>
            <w:rFonts w:ascii="Times New Roman" w:hAnsi="Times New Roman" w:cs="Times New Roman"/>
            <w:sz w:val="24"/>
            <w:szCs w:val="24"/>
          </w:rPr>
          <w:delText xml:space="preserve">of </w:delText>
        </w:r>
        <w:r w:rsidR="00467880" w:rsidDel="009B3643">
          <w:rPr>
            <w:rFonts w:ascii="Times New Roman" w:hAnsi="Times New Roman" w:cs="Times New Roman"/>
            <w:sz w:val="24"/>
            <w:szCs w:val="24"/>
          </w:rPr>
          <w:delText xml:space="preserve">putative </w:delText>
        </w:r>
        <w:r w:rsidRPr="00031896" w:rsidDel="009B3643">
          <w:rPr>
            <w:rFonts w:ascii="Times New Roman" w:hAnsi="Times New Roman" w:cs="Times New Roman"/>
            <w:sz w:val="24"/>
            <w:szCs w:val="24"/>
          </w:rPr>
          <w:delText>false positives</w:delText>
        </w:r>
        <w:r w:rsidR="006D0342" w:rsidDel="009B3643">
          <w:rPr>
            <w:rFonts w:ascii="Times New Roman" w:hAnsi="Times New Roman" w:cs="Times New Roman"/>
            <w:sz w:val="24"/>
            <w:szCs w:val="24"/>
          </w:rPr>
          <w:delText xml:space="preserve"> inferred when using the wrong tree</w:delText>
        </w:r>
        <w:r w:rsidRPr="00031896" w:rsidDel="009B3643">
          <w:rPr>
            <w:rFonts w:ascii="Times New Roman" w:hAnsi="Times New Roman" w:cs="Times New Roman"/>
            <w:sz w:val="24"/>
            <w:szCs w:val="24"/>
          </w:rPr>
          <w:delText>.</w:delText>
        </w:r>
      </w:del>
      <w:bookmarkEnd w:id="130"/>
      <w:r w:rsidR="00580E1E">
        <w:rPr>
          <w:rFonts w:ascii="Times New Roman" w:hAnsi="Times New Roman" w:cs="Times New Roman"/>
          <w:sz w:val="24"/>
          <w:szCs w:val="24"/>
        </w:rPr>
        <w:t xml:space="preserve"> </w:t>
      </w:r>
      <w:commentRangeStart w:id="132"/>
      <w:ins w:id="133" w:author="Good, Jeffrey" w:date="2025-01-06T11:07:00Z" w16du:dateUtc="2025-01-06T18:07:00Z">
        <w:r w:rsidR="00C03EBD">
          <w:rPr>
            <w:rFonts w:ascii="Times New Roman" w:hAnsi="Times New Roman" w:cs="Times New Roman"/>
            <w:sz w:val="24"/>
            <w:szCs w:val="24"/>
          </w:rPr>
          <w:t xml:space="preserve">As these inferences </w:t>
        </w:r>
        <w:r w:rsidR="00C03EBD">
          <w:rPr>
            <w:rFonts w:ascii="Times New Roman" w:hAnsi="Times New Roman" w:cs="Times New Roman"/>
            <w:sz w:val="24"/>
            <w:szCs w:val="24"/>
          </w:rPr>
          <w:t xml:space="preserve">are based on </w:t>
        </w:r>
        <w:r w:rsidR="00C03EBD">
          <w:rPr>
            <w:rFonts w:ascii="Times New Roman" w:hAnsi="Times New Roman" w:cs="Times New Roman"/>
            <w:sz w:val="24"/>
            <w:szCs w:val="24"/>
          </w:rPr>
          <w:t>empirical data, the actual phylogenetic</w:t>
        </w:r>
        <w:r w:rsidR="00C03EBD">
          <w:rPr>
            <w:rFonts w:ascii="Times New Roman" w:hAnsi="Times New Roman" w:cs="Times New Roman"/>
            <w:sz w:val="24"/>
            <w:szCs w:val="24"/>
          </w:rPr>
          <w:t xml:space="preserve"> histories are not known and both specification strategies</w:t>
        </w:r>
      </w:ins>
      <w:ins w:id="134" w:author="Good, Jeffrey" w:date="2025-01-06T11:08:00Z" w16du:dateUtc="2025-01-06T18:08:00Z">
        <w:r w:rsidR="00C03EBD">
          <w:rPr>
            <w:rFonts w:ascii="Times New Roman" w:hAnsi="Times New Roman" w:cs="Times New Roman"/>
            <w:sz w:val="24"/>
            <w:szCs w:val="24"/>
          </w:rPr>
          <w:t xml:space="preserve"> could result in errors. </w:t>
        </w:r>
      </w:ins>
      <w:ins w:id="135" w:author="Good, Jeffrey" w:date="2025-01-06T11:09:00Z" w16du:dateUtc="2025-01-06T18:09:00Z">
        <w:r w:rsidR="00C03EBD">
          <w:rPr>
            <w:rFonts w:ascii="Times New Roman" w:hAnsi="Times New Roman" w:cs="Times New Roman"/>
            <w:sz w:val="24"/>
            <w:szCs w:val="24"/>
          </w:rPr>
          <w:t xml:space="preserve">That said, our findings suggest that </w:t>
        </w:r>
      </w:ins>
      <w:del w:id="136" w:author="Good, Jeffrey" w:date="2025-01-06T11:10:00Z" w16du:dateUtc="2025-01-06T18:10:00Z">
        <w:r w:rsidR="00580E1E" w:rsidDel="00C03EBD">
          <w:rPr>
            <w:rFonts w:ascii="Times New Roman" w:hAnsi="Times New Roman" w:cs="Times New Roman"/>
            <w:sz w:val="24"/>
            <w:szCs w:val="24"/>
          </w:rPr>
          <w:delText xml:space="preserve">That is, </w:delText>
        </w:r>
      </w:del>
      <w:del w:id="137" w:author="Good, Jeffrey" w:date="2025-01-06T11:16:00Z" w16du:dateUtc="2025-01-06T18:16:00Z">
        <w:r w:rsidR="00580E1E" w:rsidDel="00FE003A">
          <w:rPr>
            <w:rFonts w:ascii="Times New Roman" w:hAnsi="Times New Roman" w:cs="Times New Roman"/>
            <w:sz w:val="24"/>
            <w:szCs w:val="24"/>
          </w:rPr>
          <w:delText>tree mis-specification</w:delText>
        </w:r>
      </w:del>
      <w:ins w:id="138" w:author="Good, Jeffrey" w:date="2025-01-06T11:16:00Z" w16du:dateUtc="2025-01-06T18:16:00Z">
        <w:r w:rsidR="00FE003A">
          <w:rPr>
            <w:rFonts w:ascii="Times New Roman" w:hAnsi="Times New Roman" w:cs="Times New Roman"/>
            <w:sz w:val="24"/>
            <w:szCs w:val="24"/>
          </w:rPr>
          <w:t>phylogenetic discordance</w:t>
        </w:r>
      </w:ins>
      <w:r w:rsidR="00580E1E">
        <w:rPr>
          <w:rFonts w:ascii="Times New Roman" w:hAnsi="Times New Roman" w:cs="Times New Roman"/>
          <w:sz w:val="24"/>
          <w:szCs w:val="24"/>
        </w:rPr>
        <w:t xml:space="preserve"> </w:t>
      </w:r>
      <w:ins w:id="139" w:author="Good, Jeffrey" w:date="2025-01-06T11:10:00Z" w16du:dateUtc="2025-01-06T18:10:00Z">
        <w:r w:rsidR="00C03EBD">
          <w:rPr>
            <w:rFonts w:ascii="Times New Roman" w:hAnsi="Times New Roman" w:cs="Times New Roman"/>
            <w:sz w:val="24"/>
            <w:szCs w:val="24"/>
          </w:rPr>
          <w:t xml:space="preserve">may </w:t>
        </w:r>
      </w:ins>
      <w:ins w:id="140" w:author="Good, Jeffrey" w:date="2025-01-06T11:13:00Z" w16du:dateUtc="2025-01-06T18:13:00Z">
        <w:r w:rsidR="00C03EBD">
          <w:rPr>
            <w:rFonts w:ascii="Times New Roman" w:hAnsi="Times New Roman" w:cs="Times New Roman"/>
            <w:sz w:val="24"/>
            <w:szCs w:val="24"/>
          </w:rPr>
          <w:t>bias</w:t>
        </w:r>
      </w:ins>
      <w:ins w:id="141" w:author="Good, Jeffrey" w:date="2025-01-06T11:10:00Z" w16du:dateUtc="2025-01-06T18:10:00Z">
        <w:r w:rsidR="00C03EBD">
          <w:rPr>
            <w:rFonts w:ascii="Times New Roman" w:hAnsi="Times New Roman" w:cs="Times New Roman"/>
            <w:sz w:val="24"/>
            <w:szCs w:val="24"/>
          </w:rPr>
          <w:t xml:space="preserve"> </w:t>
        </w:r>
      </w:ins>
      <w:r w:rsidR="00580E1E">
        <w:rPr>
          <w:rFonts w:ascii="Times New Roman" w:hAnsi="Times New Roman" w:cs="Times New Roman"/>
          <w:sz w:val="24"/>
          <w:szCs w:val="24"/>
        </w:rPr>
        <w:t>result</w:t>
      </w:r>
      <w:r w:rsidR="00C445FE">
        <w:rPr>
          <w:rFonts w:ascii="Times New Roman" w:hAnsi="Times New Roman" w:cs="Times New Roman"/>
          <w:sz w:val="24"/>
          <w:szCs w:val="24"/>
        </w:rPr>
        <w:t>s</w:t>
      </w:r>
      <w:r w:rsidR="00473159">
        <w:rPr>
          <w:rFonts w:ascii="Times New Roman" w:hAnsi="Times New Roman" w:cs="Times New Roman"/>
          <w:sz w:val="24"/>
          <w:szCs w:val="24"/>
        </w:rPr>
        <w:t xml:space="preserve"> </w:t>
      </w:r>
      <w:del w:id="142" w:author="Good, Jeffrey" w:date="2025-01-06T11:13:00Z" w16du:dateUtc="2025-01-06T18:13:00Z">
        <w:r w:rsidR="00473159" w:rsidDel="00C03EBD">
          <w:rPr>
            <w:rFonts w:ascii="Times New Roman" w:hAnsi="Times New Roman" w:cs="Times New Roman"/>
            <w:sz w:val="24"/>
            <w:szCs w:val="24"/>
          </w:rPr>
          <w:delText>in</w:delText>
        </w:r>
        <w:r w:rsidR="00C445FE" w:rsidDel="00C03EBD">
          <w:rPr>
            <w:rFonts w:ascii="Times New Roman" w:hAnsi="Times New Roman" w:cs="Times New Roman"/>
            <w:sz w:val="24"/>
            <w:szCs w:val="24"/>
          </w:rPr>
          <w:delText xml:space="preserve"> </w:delText>
        </w:r>
      </w:del>
      <w:ins w:id="143" w:author="Good, Jeffrey" w:date="2025-01-06T11:13:00Z" w16du:dateUtc="2025-01-06T18:13:00Z">
        <w:r w:rsidR="00C03EBD">
          <w:rPr>
            <w:rFonts w:ascii="Times New Roman" w:hAnsi="Times New Roman" w:cs="Times New Roman"/>
            <w:sz w:val="24"/>
            <w:szCs w:val="24"/>
          </w:rPr>
          <w:t>towards</w:t>
        </w:r>
        <w:r w:rsidR="00C03EBD">
          <w:rPr>
            <w:rFonts w:ascii="Times New Roman" w:hAnsi="Times New Roman" w:cs="Times New Roman"/>
            <w:sz w:val="24"/>
            <w:szCs w:val="24"/>
          </w:rPr>
          <w:t xml:space="preserve"> </w:t>
        </w:r>
      </w:ins>
      <w:r w:rsidR="00C445FE">
        <w:rPr>
          <w:rFonts w:ascii="Times New Roman" w:hAnsi="Times New Roman" w:cs="Times New Roman"/>
          <w:sz w:val="24"/>
          <w:szCs w:val="24"/>
        </w:rPr>
        <w:t xml:space="preserve">spurious increases in </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N</w:t>
      </w:r>
      <w:proofErr w:type="spellEnd"/>
      <w:r w:rsidR="00C445FE" w:rsidRPr="005B45C4">
        <w:rPr>
          <w:rFonts w:ascii="Times New Roman" w:hAnsi="Times New Roman" w:cs="Times New Roman"/>
          <w:i/>
          <w:iCs/>
          <w:sz w:val="24"/>
          <w:szCs w:val="24"/>
        </w:rPr>
        <w:t>/</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S</w:t>
      </w:r>
      <w:proofErr w:type="spellEnd"/>
      <w:r w:rsidR="00C445FE">
        <w:rPr>
          <w:rFonts w:ascii="Times New Roman" w:hAnsi="Times New Roman" w:cs="Times New Roman"/>
          <w:sz w:val="24"/>
          <w:szCs w:val="24"/>
        </w:rPr>
        <w:t xml:space="preserve"> that </w:t>
      </w:r>
      <w:r w:rsidR="006C1351">
        <w:rPr>
          <w:rFonts w:ascii="Times New Roman" w:hAnsi="Times New Roman" w:cs="Times New Roman"/>
          <w:sz w:val="24"/>
          <w:szCs w:val="24"/>
        </w:rPr>
        <w:t>mimic</w:t>
      </w:r>
      <w:r w:rsidR="00F53A37">
        <w:rPr>
          <w:rFonts w:ascii="Times New Roman" w:hAnsi="Times New Roman" w:cs="Times New Roman"/>
          <w:sz w:val="24"/>
          <w:szCs w:val="24"/>
        </w:rPr>
        <w:t>s</w:t>
      </w:r>
      <w:r w:rsidR="00C445FE">
        <w:rPr>
          <w:rFonts w:ascii="Times New Roman" w:hAnsi="Times New Roman" w:cs="Times New Roman"/>
          <w:sz w:val="24"/>
          <w:szCs w:val="24"/>
        </w:rPr>
        <w:t xml:space="preserve"> positive </w:t>
      </w:r>
      <w:r w:rsidR="00F53A37">
        <w:rPr>
          <w:rFonts w:ascii="Times New Roman" w:hAnsi="Times New Roman" w:cs="Times New Roman"/>
          <w:sz w:val="24"/>
          <w:szCs w:val="24"/>
        </w:rPr>
        <w:t xml:space="preserve">directional </w:t>
      </w:r>
      <w:r w:rsidR="00C445FE">
        <w:rPr>
          <w:rFonts w:ascii="Times New Roman" w:hAnsi="Times New Roman" w:cs="Times New Roman"/>
          <w:sz w:val="24"/>
          <w:szCs w:val="24"/>
        </w:rPr>
        <w:t>selection</w:t>
      </w:r>
      <w:ins w:id="144" w:author="Good, Jeffrey" w:date="2025-01-06T11:10:00Z" w16du:dateUtc="2025-01-06T18:10:00Z">
        <w:r w:rsidR="00C03EBD">
          <w:rPr>
            <w:rFonts w:ascii="Times New Roman" w:hAnsi="Times New Roman" w:cs="Times New Roman"/>
            <w:sz w:val="24"/>
            <w:szCs w:val="24"/>
          </w:rPr>
          <w:t xml:space="preserve"> in some instances, </w:t>
        </w:r>
      </w:ins>
      <w:ins w:id="145" w:author="Good, Jeffrey" w:date="2025-01-06T11:11:00Z" w16du:dateUtc="2025-01-06T18:11:00Z">
        <w:r w:rsidR="00C03EBD">
          <w:rPr>
            <w:rFonts w:ascii="Times New Roman" w:hAnsi="Times New Roman" w:cs="Times New Roman"/>
            <w:sz w:val="24"/>
            <w:szCs w:val="24"/>
          </w:rPr>
          <w:t xml:space="preserve">or </w:t>
        </w:r>
      </w:ins>
      <w:ins w:id="146" w:author="Good, Jeffrey" w:date="2025-01-06T11:12:00Z" w16du:dateUtc="2025-01-06T18:12:00Z">
        <w:r w:rsidR="00C03EBD">
          <w:rPr>
            <w:rFonts w:ascii="Times New Roman" w:hAnsi="Times New Roman" w:cs="Times New Roman"/>
            <w:sz w:val="24"/>
            <w:szCs w:val="24"/>
          </w:rPr>
          <w:t>loss of power to detect selection i</w:t>
        </w:r>
      </w:ins>
      <w:ins w:id="147" w:author="Good, Jeffrey" w:date="2025-01-06T11:13:00Z" w16du:dateUtc="2025-01-06T18:13:00Z">
        <w:r w:rsidR="00C03EBD">
          <w:rPr>
            <w:rFonts w:ascii="Times New Roman" w:hAnsi="Times New Roman" w:cs="Times New Roman"/>
            <w:sz w:val="24"/>
            <w:szCs w:val="24"/>
          </w:rPr>
          <w:t xml:space="preserve">n other cases and that the magnitude and direction of these biases </w:t>
        </w:r>
        <w:r w:rsidR="00FE003A">
          <w:rPr>
            <w:rFonts w:ascii="Times New Roman" w:hAnsi="Times New Roman" w:cs="Times New Roman"/>
            <w:sz w:val="24"/>
            <w:szCs w:val="24"/>
          </w:rPr>
          <w:t>vary by model type</w:t>
        </w:r>
      </w:ins>
      <w:commentRangeEnd w:id="132"/>
      <w:ins w:id="148" w:author="Good, Jeffrey" w:date="2025-01-06T11:17:00Z" w16du:dateUtc="2025-01-06T18:17:00Z">
        <w:r w:rsidR="00FE003A">
          <w:rPr>
            <w:rStyle w:val="CommentReference"/>
          </w:rPr>
          <w:commentReference w:id="132"/>
        </w:r>
      </w:ins>
      <w:r w:rsidR="00C445FE">
        <w:rPr>
          <w:rFonts w:ascii="Times New Roman" w:hAnsi="Times New Roman" w:cs="Times New Roman"/>
          <w:sz w:val="24"/>
          <w:szCs w:val="24"/>
        </w:rPr>
        <w:t xml:space="preserve">. </w:t>
      </w:r>
      <w:del w:id="149" w:author="Good, Jeffrey" w:date="2025-01-06T11:06:00Z" w16du:dateUtc="2025-01-06T18:06:00Z">
        <w:r w:rsidR="00C445FE" w:rsidDel="00C03EBD">
          <w:rPr>
            <w:rFonts w:ascii="Times New Roman" w:hAnsi="Times New Roman" w:cs="Times New Roman"/>
            <w:sz w:val="24"/>
            <w:szCs w:val="24"/>
          </w:rPr>
          <w:delText xml:space="preserve"> </w:delText>
        </w:r>
        <w:r w:rsidRPr="00031896" w:rsidDel="00C03EBD">
          <w:rPr>
            <w:rFonts w:ascii="Times New Roman" w:hAnsi="Times New Roman" w:cs="Times New Roman"/>
            <w:sz w:val="24"/>
            <w:szCs w:val="24"/>
          </w:rPr>
          <w:delText xml:space="preserve"> </w:delText>
        </w:r>
      </w:del>
    </w:p>
    <w:p w14:paraId="7C65493C" w14:textId="5082FC6C" w:rsidR="00B75690" w:rsidRDefault="00C445FE" w:rsidP="005D3A4E">
      <w:pPr>
        <w:spacing w:after="0"/>
        <w:jc w:val="both"/>
        <w:rPr>
          <w:rFonts w:ascii="Times New Roman" w:hAnsi="Times New Roman" w:cs="Times New Roman"/>
          <w:sz w:val="24"/>
          <w:szCs w:val="24"/>
        </w:rPr>
      </w:pPr>
      <w:r>
        <w:rPr>
          <w:rFonts w:ascii="Times New Roman" w:hAnsi="Times New Roman" w:cs="Times New Roman"/>
          <w:sz w:val="24"/>
          <w:szCs w:val="24"/>
        </w:rPr>
        <w:tab/>
        <w:t>These r</w:t>
      </w:r>
      <w:r w:rsidR="0002598C" w:rsidRPr="00031896">
        <w:rPr>
          <w:rFonts w:ascii="Times New Roman" w:hAnsi="Times New Roman" w:cs="Times New Roman"/>
          <w:sz w:val="24"/>
          <w:szCs w:val="24"/>
        </w:rPr>
        <w:t xml:space="preserve">esults have wide-ranging </w:t>
      </w:r>
      <w:r w:rsidR="007336E1">
        <w:rPr>
          <w:rFonts w:ascii="Times New Roman" w:hAnsi="Times New Roman" w:cs="Times New Roman"/>
          <w:sz w:val="24"/>
          <w:szCs w:val="24"/>
        </w:rPr>
        <w:t>implications</w:t>
      </w:r>
      <w:r w:rsidR="007336E1" w:rsidRPr="00031896">
        <w:rPr>
          <w:rFonts w:ascii="Times New Roman" w:hAnsi="Times New Roman" w:cs="Times New Roman"/>
          <w:sz w:val="24"/>
          <w:szCs w:val="24"/>
        </w:rPr>
        <w:t xml:space="preserve"> </w:t>
      </w:r>
      <w:r w:rsidR="007336E1">
        <w:rPr>
          <w:rFonts w:ascii="Times New Roman" w:hAnsi="Times New Roman" w:cs="Times New Roman"/>
          <w:sz w:val="24"/>
          <w:szCs w:val="24"/>
        </w:rPr>
        <w:t>for</w:t>
      </w:r>
      <w:r w:rsidR="0002598C" w:rsidRPr="00031896">
        <w:rPr>
          <w:rFonts w:ascii="Times New Roman" w:hAnsi="Times New Roman" w:cs="Times New Roman"/>
          <w:sz w:val="24"/>
          <w:szCs w:val="24"/>
        </w:rPr>
        <w:t xml:space="preserve"> phylogenetics and comparative genomic analysis. </w:t>
      </w:r>
      <w:r w:rsidR="00D052F4" w:rsidRPr="00031896">
        <w:rPr>
          <w:rFonts w:ascii="Times New Roman" w:hAnsi="Times New Roman" w:cs="Times New Roman"/>
          <w:sz w:val="24"/>
          <w:szCs w:val="24"/>
        </w:rPr>
        <w:t xml:space="preserve">First, it is imperative that when testing a specific locus for positive selection, discordance </w:t>
      </w:r>
      <w:r w:rsidR="007336E1">
        <w:rPr>
          <w:rFonts w:ascii="Times New Roman" w:hAnsi="Times New Roman" w:cs="Times New Roman"/>
          <w:sz w:val="24"/>
          <w:szCs w:val="24"/>
        </w:rPr>
        <w:t>among</w:t>
      </w:r>
      <w:r w:rsidR="007336E1"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loci must be accounted for. This </w:t>
      </w:r>
      <w:r>
        <w:rPr>
          <w:rFonts w:ascii="Times New Roman" w:hAnsi="Times New Roman" w:cs="Times New Roman"/>
          <w:sz w:val="24"/>
          <w:szCs w:val="24"/>
        </w:rPr>
        <w:t xml:space="preserve">is </w:t>
      </w:r>
      <w:r w:rsidR="00D052F4" w:rsidRPr="00031896">
        <w:rPr>
          <w:rFonts w:ascii="Times New Roman" w:hAnsi="Times New Roman" w:cs="Times New Roman"/>
          <w:sz w:val="24"/>
          <w:szCs w:val="24"/>
        </w:rPr>
        <w:t>most easily achieved by simply using the gene tree (or other locus type) as input to the test for selection</w:t>
      </w:r>
      <w:r w:rsidR="00027007">
        <w:rPr>
          <w:rFonts w:ascii="Times New Roman" w:hAnsi="Times New Roman" w:cs="Times New Roman"/>
          <w:sz w:val="24"/>
          <w:szCs w:val="24"/>
        </w:rPr>
        <w:t xml:space="preserve"> </w:t>
      </w:r>
      <w:r w:rsidR="00027007">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PFJlY051bT4xNzwvUmVjTnVtPjxEaXNwbGF5VGV4dD4oR29vZCwgZXQgYWwuIDIwMTM7IE1lbmRl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PFJlY051bT4xNzwvUmVjTnVtPjxEaXNwbGF5VGV4dD4oR29vZCwgZXQgYWwuIDIwMTM7IE1lbmRl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27007">
        <w:rPr>
          <w:rFonts w:ascii="Times New Roman" w:hAnsi="Times New Roman" w:cs="Times New Roman"/>
          <w:sz w:val="24"/>
          <w:szCs w:val="24"/>
        </w:rPr>
      </w:r>
      <w:r w:rsidR="00027007">
        <w:rPr>
          <w:rFonts w:ascii="Times New Roman" w:hAnsi="Times New Roman" w:cs="Times New Roman"/>
          <w:sz w:val="24"/>
          <w:szCs w:val="24"/>
        </w:rPr>
        <w:fldChar w:fldCharType="separate"/>
      </w:r>
      <w:r w:rsidR="001B6D59">
        <w:rPr>
          <w:rFonts w:ascii="Times New Roman" w:hAnsi="Times New Roman" w:cs="Times New Roman"/>
          <w:noProof/>
          <w:sz w:val="24"/>
          <w:szCs w:val="24"/>
        </w:rPr>
        <w:t>(Good, et al. 2013; Mendes and Hahn 2016; Roycroft, et al. 2021)</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However, as </w:t>
      </w:r>
      <w:r w:rsidR="00027007">
        <w:rPr>
          <w:rFonts w:ascii="Times New Roman" w:hAnsi="Times New Roman" w:cs="Times New Roman"/>
          <w:sz w:val="24"/>
          <w:szCs w:val="24"/>
        </w:rPr>
        <w:fldChar w:fldCharType="begin"/>
      </w:r>
      <w:r w:rsidR="00027007">
        <w:rPr>
          <w:rFonts w:ascii="Times New Roman" w:hAnsi="Times New Roman" w:cs="Times New Roman"/>
          <w:sz w:val="24"/>
          <w:szCs w:val="24"/>
        </w:rPr>
        <w:instrText xml:space="preserve"> ADDIN EN.CITE &lt;EndNote&gt;&lt;Cite AuthorYear="1"&gt;&lt;Author&gt;Mendes&lt;/Author&gt;&lt;Year&gt;2016&lt;/Year&gt;&lt;RecNum&gt;1&lt;/RecNum&gt;&lt;DisplayText&gt;Mendes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027007">
        <w:rPr>
          <w:rFonts w:ascii="Times New Roman" w:hAnsi="Times New Roman" w:cs="Times New Roman"/>
          <w:sz w:val="24"/>
          <w:szCs w:val="24"/>
        </w:rPr>
        <w:fldChar w:fldCharType="separate"/>
      </w:r>
      <w:r w:rsidR="00027007">
        <w:rPr>
          <w:rFonts w:ascii="Times New Roman" w:hAnsi="Times New Roman" w:cs="Times New Roman"/>
          <w:noProof/>
          <w:sz w:val="24"/>
          <w:szCs w:val="24"/>
        </w:rPr>
        <w:t>Mendes and Hahn (2016)</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point</w:t>
      </w:r>
      <w:r w:rsidR="00D40C88">
        <w:rPr>
          <w:rFonts w:ascii="Times New Roman" w:hAnsi="Times New Roman" w:cs="Times New Roman"/>
          <w:sz w:val="24"/>
          <w:szCs w:val="24"/>
        </w:rPr>
        <w:t>ed</w:t>
      </w:r>
      <w:r w:rsidR="00027007">
        <w:rPr>
          <w:rFonts w:ascii="Times New Roman" w:hAnsi="Times New Roman" w:cs="Times New Roman"/>
          <w:sz w:val="24"/>
          <w:szCs w:val="24"/>
        </w:rPr>
        <w:t xml:space="preserve"> out, this may not completely mask the effects of discordance on substitution rates, as sites within a single gene may still have evolved under different histories </w:t>
      </w:r>
      <w:r w:rsidR="002F50EA">
        <w:rPr>
          <w:rFonts w:ascii="Times New Roman" w:hAnsi="Times New Roman" w:cs="Times New Roman"/>
          <w:sz w:val="24"/>
          <w:szCs w:val="24"/>
        </w:rPr>
        <w:t>because of</w:t>
      </w:r>
      <w:r w:rsidR="00027007">
        <w:rPr>
          <w:rFonts w:ascii="Times New Roman" w:hAnsi="Times New Roman" w:cs="Times New Roman"/>
          <w:sz w:val="24"/>
          <w:szCs w:val="24"/>
        </w:rPr>
        <w:t xml:space="preserve"> within-gene recombination. </w:t>
      </w:r>
      <w:r w:rsidR="00F53A37">
        <w:rPr>
          <w:rFonts w:ascii="Times New Roman" w:hAnsi="Times New Roman" w:cs="Times New Roman"/>
          <w:sz w:val="24"/>
          <w:szCs w:val="24"/>
        </w:rPr>
        <w:t xml:space="preserve">Indeed, we </w:t>
      </w:r>
      <w:r w:rsidR="00027007">
        <w:rPr>
          <w:rFonts w:ascii="Times New Roman" w:hAnsi="Times New Roman" w:cs="Times New Roman"/>
          <w:sz w:val="24"/>
          <w:szCs w:val="24"/>
        </w:rPr>
        <w:t>f</w:t>
      </w:r>
      <w:r w:rsidR="00F53A37">
        <w:rPr>
          <w:rFonts w:ascii="Times New Roman" w:hAnsi="Times New Roman" w:cs="Times New Roman"/>
          <w:sz w:val="24"/>
          <w:szCs w:val="24"/>
        </w:rPr>
        <w:t>ou</w:t>
      </w:r>
      <w:r w:rsidR="00027007">
        <w:rPr>
          <w:rFonts w:ascii="Times New Roman" w:hAnsi="Times New Roman" w:cs="Times New Roman"/>
          <w:sz w:val="24"/>
          <w:szCs w:val="24"/>
        </w:rPr>
        <w:t xml:space="preserve">nd that tree similarity </w:t>
      </w:r>
      <w:r>
        <w:rPr>
          <w:rFonts w:ascii="Times New Roman" w:hAnsi="Times New Roman" w:cs="Times New Roman"/>
          <w:sz w:val="24"/>
          <w:szCs w:val="24"/>
        </w:rPr>
        <w:t xml:space="preserve">diminished at scales that </w:t>
      </w:r>
      <w:r w:rsidR="00467880">
        <w:rPr>
          <w:rFonts w:ascii="Times New Roman" w:hAnsi="Times New Roman" w:cs="Times New Roman"/>
          <w:sz w:val="24"/>
          <w:szCs w:val="24"/>
        </w:rPr>
        <w:t>we</w:t>
      </w:r>
      <w:r>
        <w:rPr>
          <w:rFonts w:ascii="Times New Roman" w:hAnsi="Times New Roman" w:cs="Times New Roman"/>
          <w:sz w:val="24"/>
          <w:szCs w:val="24"/>
        </w:rPr>
        <w:t>re less than</w:t>
      </w:r>
      <w:r w:rsidR="00027007">
        <w:rPr>
          <w:rFonts w:ascii="Times New Roman" w:hAnsi="Times New Roman" w:cs="Times New Roman"/>
          <w:sz w:val="24"/>
          <w:szCs w:val="24"/>
        </w:rPr>
        <w:t xml:space="preserve"> the average </w:t>
      </w:r>
      <w:r w:rsidR="002F50EA">
        <w:rPr>
          <w:rFonts w:ascii="Times New Roman" w:hAnsi="Times New Roman" w:cs="Times New Roman"/>
          <w:sz w:val="24"/>
          <w:szCs w:val="24"/>
        </w:rPr>
        <w:t>genomic distance between the beginning and end of a coding sequence in mice</w:t>
      </w:r>
      <w:r w:rsidR="00027007">
        <w:rPr>
          <w:rFonts w:ascii="Times New Roman" w:hAnsi="Times New Roman" w:cs="Times New Roman"/>
          <w:sz w:val="24"/>
          <w:szCs w:val="24"/>
        </w:rPr>
        <w:t xml:space="preserve"> </w:t>
      </w:r>
      <w:r>
        <w:rPr>
          <w:rFonts w:ascii="Times New Roman" w:hAnsi="Times New Roman" w:cs="Times New Roman"/>
          <w:sz w:val="24"/>
          <w:szCs w:val="24"/>
        </w:rPr>
        <w:t>(</w:t>
      </w:r>
      <w:r w:rsidR="004557BE">
        <w:rPr>
          <w:rFonts w:ascii="Times New Roman" w:hAnsi="Times New Roman" w:cs="Times New Roman"/>
          <w:sz w:val="24"/>
          <w:szCs w:val="24"/>
        </w:rPr>
        <w:t>~</w:t>
      </w:r>
      <w:r w:rsidR="00FF1430">
        <w:rPr>
          <w:rFonts w:ascii="Times New Roman" w:hAnsi="Times New Roman" w:cs="Times New Roman"/>
          <w:sz w:val="24"/>
          <w:szCs w:val="24"/>
        </w:rPr>
        <w:t>37</w:t>
      </w:r>
      <w:r w:rsidR="002F50EA" w:rsidRPr="00031896">
        <w:rPr>
          <w:rFonts w:ascii="Times New Roman" w:hAnsi="Times New Roman" w:cs="Times New Roman"/>
          <w:sz w:val="24"/>
          <w:szCs w:val="24"/>
        </w:rPr>
        <w:t xml:space="preserve"> kb</w:t>
      </w:r>
      <w:r>
        <w:rPr>
          <w:rFonts w:ascii="Times New Roman" w:hAnsi="Times New Roman" w:cs="Times New Roman"/>
          <w:sz w:val="24"/>
          <w:szCs w:val="24"/>
        </w:rPr>
        <w:t xml:space="preserve"> in this data set)</w:t>
      </w:r>
      <w:r w:rsidR="002F50EA">
        <w:rPr>
          <w:rFonts w:ascii="Times New Roman" w:hAnsi="Times New Roman" w:cs="Times New Roman"/>
          <w:sz w:val="24"/>
          <w:szCs w:val="24"/>
        </w:rPr>
        <w:t xml:space="preserve">. Nevertheless, </w:t>
      </w:r>
      <w:ins w:id="150" w:author="Good, Jeffrey" w:date="2025-01-06T11:15:00Z" w16du:dateUtc="2025-01-06T18:15:00Z">
        <w:r w:rsidR="00FE003A">
          <w:rPr>
            <w:rFonts w:ascii="Times New Roman" w:hAnsi="Times New Roman" w:cs="Times New Roman"/>
            <w:sz w:val="24"/>
            <w:szCs w:val="24"/>
          </w:rPr>
          <w:t xml:space="preserve">we suggest that </w:t>
        </w:r>
      </w:ins>
      <w:r>
        <w:rPr>
          <w:rFonts w:ascii="Times New Roman" w:hAnsi="Times New Roman" w:cs="Times New Roman"/>
          <w:sz w:val="24"/>
          <w:szCs w:val="24"/>
        </w:rPr>
        <w:t xml:space="preserve">starting with an inferred </w:t>
      </w:r>
      <w:r w:rsidR="002F50EA">
        <w:rPr>
          <w:rFonts w:ascii="Times New Roman" w:hAnsi="Times New Roman" w:cs="Times New Roman"/>
          <w:sz w:val="24"/>
          <w:szCs w:val="24"/>
        </w:rPr>
        <w:t>gene</w:t>
      </w:r>
      <w:r w:rsidR="00B110E9">
        <w:rPr>
          <w:rFonts w:ascii="Times New Roman" w:hAnsi="Times New Roman" w:cs="Times New Roman"/>
          <w:sz w:val="24"/>
          <w:szCs w:val="24"/>
        </w:rPr>
        <w:t xml:space="preserve"> t</w:t>
      </w:r>
      <w:r w:rsidR="002F50EA">
        <w:rPr>
          <w:rFonts w:ascii="Times New Roman" w:hAnsi="Times New Roman" w:cs="Times New Roman"/>
          <w:sz w:val="24"/>
          <w:szCs w:val="24"/>
        </w:rPr>
        <w:t>ree is</w:t>
      </w:r>
      <w:r>
        <w:rPr>
          <w:rFonts w:ascii="Times New Roman" w:hAnsi="Times New Roman" w:cs="Times New Roman"/>
          <w:sz w:val="24"/>
          <w:szCs w:val="24"/>
        </w:rPr>
        <w:t xml:space="preserve"> advisable</w:t>
      </w:r>
      <w:r w:rsidR="002F50EA">
        <w:rPr>
          <w:rFonts w:ascii="Times New Roman" w:hAnsi="Times New Roman" w:cs="Times New Roman"/>
          <w:sz w:val="24"/>
          <w:szCs w:val="24"/>
        </w:rPr>
        <w:t xml:space="preserve"> whenever possible</w:t>
      </w:r>
      <w:r w:rsidR="00FF15C6">
        <w:rPr>
          <w:rFonts w:ascii="Times New Roman" w:hAnsi="Times New Roman" w:cs="Times New Roman"/>
          <w:sz w:val="24"/>
          <w:szCs w:val="24"/>
        </w:rPr>
        <w:t>, followed by a secondary analysis o</w:t>
      </w:r>
      <w:r w:rsidR="00D40C88">
        <w:rPr>
          <w:rFonts w:ascii="Times New Roman" w:hAnsi="Times New Roman" w:cs="Times New Roman"/>
          <w:sz w:val="24"/>
          <w:szCs w:val="24"/>
        </w:rPr>
        <w:t>f</w:t>
      </w:r>
      <w:r w:rsidR="00FF15C6">
        <w:rPr>
          <w:rFonts w:ascii="Times New Roman" w:hAnsi="Times New Roman" w:cs="Times New Roman"/>
          <w:sz w:val="24"/>
          <w:szCs w:val="24"/>
        </w:rPr>
        <w:t xml:space="preserve"> evidence for within-gene variation in phylogenetic history.</w:t>
      </w:r>
      <w:r w:rsidR="007146C0">
        <w:rPr>
          <w:rFonts w:ascii="Times New Roman" w:hAnsi="Times New Roman" w:cs="Times New Roman"/>
          <w:sz w:val="24"/>
          <w:szCs w:val="24"/>
        </w:rPr>
        <w:t xml:space="preserve"> </w:t>
      </w:r>
      <w:r w:rsidR="00B75690">
        <w:rPr>
          <w:rFonts w:ascii="Times New Roman" w:hAnsi="Times New Roman" w:cs="Times New Roman"/>
          <w:sz w:val="24"/>
          <w:szCs w:val="24"/>
        </w:rPr>
        <w:t xml:space="preserve">Our results also imply that studies of molecular evolution may benefit </w:t>
      </w:r>
      <w:r w:rsidR="00771345">
        <w:rPr>
          <w:rFonts w:ascii="Times New Roman" w:hAnsi="Times New Roman" w:cs="Times New Roman"/>
          <w:sz w:val="24"/>
          <w:szCs w:val="24"/>
        </w:rPr>
        <w:t>from approaches</w:t>
      </w:r>
      <w:r w:rsidR="00B75690">
        <w:rPr>
          <w:rFonts w:ascii="Times New Roman" w:hAnsi="Times New Roman" w:cs="Times New Roman"/>
          <w:sz w:val="24"/>
          <w:szCs w:val="24"/>
        </w:rPr>
        <w:t xml:space="preserve"> that reduce genome-wide levels of discordance, such as through </w:t>
      </w:r>
      <w:r w:rsidR="00B75690" w:rsidRPr="00372B94">
        <w:rPr>
          <w:rFonts w:ascii="Times New Roman" w:hAnsi="Times New Roman" w:cs="Times New Roman"/>
          <w:i/>
          <w:iCs/>
          <w:sz w:val="24"/>
          <w:szCs w:val="24"/>
        </w:rPr>
        <w:t>post hoc</w:t>
      </w:r>
      <w:r w:rsidR="00B75690">
        <w:rPr>
          <w:rFonts w:ascii="Times New Roman" w:hAnsi="Times New Roman" w:cs="Times New Roman"/>
          <w:sz w:val="24"/>
          <w:szCs w:val="24"/>
        </w:rPr>
        <w:t xml:space="preserve"> pruning of species that disproportionately contribute to unresolved nodes. </w:t>
      </w:r>
    </w:p>
    <w:p w14:paraId="74B68322" w14:textId="655348AD" w:rsidR="005D3A4E" w:rsidRDefault="00B75690" w:rsidP="00372B94">
      <w:pPr>
        <w:spacing w:after="0"/>
        <w:ind w:firstLine="720"/>
        <w:jc w:val="both"/>
        <w:rPr>
          <w:rFonts w:ascii="Times New Roman" w:hAnsi="Times New Roman" w:cs="Times New Roman"/>
          <w:sz w:val="24"/>
          <w:szCs w:val="24"/>
        </w:rPr>
      </w:pPr>
      <w:r>
        <w:rPr>
          <w:rFonts w:ascii="Times New Roman" w:hAnsi="Times New Roman" w:cs="Times New Roman"/>
          <w:sz w:val="24"/>
          <w:szCs w:val="24"/>
        </w:rPr>
        <w:lastRenderedPageBreak/>
        <w:t>I</w:t>
      </w:r>
      <w:r w:rsidR="006C1351">
        <w:rPr>
          <w:rFonts w:ascii="Times New Roman" w:hAnsi="Times New Roman" w:cs="Times New Roman"/>
          <w:sz w:val="24"/>
          <w:szCs w:val="24"/>
        </w:rPr>
        <w:t xml:space="preserve">ncorporating discordance into a comparative framework is not trivial and </w:t>
      </w:r>
      <w:r w:rsidR="007146C0">
        <w:rPr>
          <w:rFonts w:ascii="Times New Roman" w:hAnsi="Times New Roman" w:cs="Times New Roman"/>
          <w:sz w:val="24"/>
          <w:szCs w:val="24"/>
        </w:rPr>
        <w:t>many comparative genomic methods</w:t>
      </w:r>
      <w:r w:rsidR="006C1351">
        <w:rPr>
          <w:rFonts w:ascii="Times New Roman" w:hAnsi="Times New Roman" w:cs="Times New Roman"/>
          <w:sz w:val="24"/>
          <w:szCs w:val="24"/>
        </w:rPr>
        <w:t xml:space="preserve"> assum</w:t>
      </w:r>
      <w:r w:rsidR="007B062B">
        <w:rPr>
          <w:rFonts w:ascii="Times New Roman" w:hAnsi="Times New Roman" w:cs="Times New Roman"/>
          <w:sz w:val="24"/>
          <w:szCs w:val="24"/>
        </w:rPr>
        <w:t xml:space="preserve">e </w:t>
      </w:r>
      <w:r w:rsidR="006C1351">
        <w:rPr>
          <w:rFonts w:ascii="Times New Roman" w:hAnsi="Times New Roman" w:cs="Times New Roman"/>
          <w:sz w:val="24"/>
          <w:szCs w:val="24"/>
        </w:rPr>
        <w:t xml:space="preserve">a single species tree </w:t>
      </w:r>
      <w:r w:rsidR="007146C0">
        <w:rPr>
          <w:rFonts w:ascii="Times New Roman" w:hAnsi="Times New Roman" w:cs="Times New Roman"/>
          <w:sz w:val="24"/>
          <w:szCs w:val="24"/>
        </w:rPr>
        <w:t>that test for changes in substitution rates in a phylogeny</w:t>
      </w:r>
      <w:r w:rsidR="00A15B4F">
        <w:rPr>
          <w:rFonts w:ascii="Times New Roman" w:hAnsi="Times New Roman" w:cs="Times New Roman"/>
          <w:sz w:val="24"/>
          <w:szCs w:val="24"/>
        </w:rPr>
        <w:t xml:space="preserve"> </w: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bT40NzwvUmVjTnVtPjxEaXNwbGF5VGV4dD4oUG9sbGFyZCwgZXQgYWwuIDIwMTA7IEh1LCBldCBh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PEVuZE5vdGU+PENpdGU+PEF1dGhvcj5IdTwvQXV0aG9yPjxZZWFyPjIwMTk8L1llYXI+PFJlY051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15B4F">
        <w:rPr>
          <w:rFonts w:ascii="Times New Roman" w:hAnsi="Times New Roman" w:cs="Times New Roman"/>
          <w:sz w:val="24"/>
          <w:szCs w:val="24"/>
        </w:rPr>
      </w:r>
      <w:r w:rsidR="00A15B4F">
        <w:rPr>
          <w:rFonts w:ascii="Times New Roman" w:hAnsi="Times New Roman" w:cs="Times New Roman"/>
          <w:sz w:val="24"/>
          <w:szCs w:val="24"/>
        </w:rPr>
        <w:fldChar w:fldCharType="separate"/>
      </w:r>
      <w:r w:rsidR="001B6D59">
        <w:rPr>
          <w:rFonts w:ascii="Times New Roman" w:hAnsi="Times New Roman" w:cs="Times New Roman"/>
          <w:noProof/>
          <w:sz w:val="24"/>
          <w:szCs w:val="24"/>
        </w:rPr>
        <w:t>(Pollard, et al. 2010; Hu, et al. 2019; Partha, et al. 2019)</w:t>
      </w:r>
      <w:r w:rsidR="00A15B4F">
        <w:rPr>
          <w:rFonts w:ascii="Times New Roman" w:hAnsi="Times New Roman" w:cs="Times New Roman"/>
          <w:sz w:val="24"/>
          <w:szCs w:val="24"/>
        </w:rPr>
        <w:fldChar w:fldCharType="end"/>
      </w:r>
      <w:r w:rsidR="006C1351">
        <w:rPr>
          <w:rFonts w:ascii="Times New Roman" w:hAnsi="Times New Roman" w:cs="Times New Roman"/>
          <w:sz w:val="24"/>
          <w:szCs w:val="24"/>
        </w:rPr>
        <w:t>. E</w:t>
      </w:r>
      <w:r w:rsidR="007146C0">
        <w:rPr>
          <w:rFonts w:ascii="Times New Roman" w:hAnsi="Times New Roman" w:cs="Times New Roman"/>
          <w:sz w:val="24"/>
          <w:szCs w:val="24"/>
        </w:rPr>
        <w:t xml:space="preserve">ven methods that allow the use of different trees for different loci (like PAML and </w:t>
      </w:r>
      <w:proofErr w:type="spellStart"/>
      <w:r w:rsidR="007146C0">
        <w:rPr>
          <w:rFonts w:ascii="Times New Roman" w:hAnsi="Times New Roman" w:cs="Times New Roman"/>
          <w:sz w:val="24"/>
          <w:szCs w:val="24"/>
        </w:rPr>
        <w:t>HyPhy</w:t>
      </w:r>
      <w:proofErr w:type="spellEnd"/>
      <w:r w:rsidR="007146C0">
        <w:rPr>
          <w:rFonts w:ascii="Times New Roman" w:hAnsi="Times New Roman" w:cs="Times New Roman"/>
          <w:sz w:val="24"/>
          <w:szCs w:val="24"/>
        </w:rPr>
        <w:t>)</w:t>
      </w:r>
      <w:r w:rsidR="00FF15C6">
        <w:rPr>
          <w:rFonts w:ascii="Times New Roman" w:hAnsi="Times New Roman" w:cs="Times New Roman"/>
          <w:sz w:val="24"/>
          <w:szCs w:val="24"/>
        </w:rPr>
        <w:t xml:space="preserve"> </w:t>
      </w:r>
      <w:r w:rsidR="007146C0">
        <w:rPr>
          <w:rFonts w:ascii="Times New Roman" w:hAnsi="Times New Roman" w:cs="Times New Roman"/>
          <w:sz w:val="24"/>
          <w:szCs w:val="24"/>
        </w:rPr>
        <w:t xml:space="preserve">are still commonly </w:t>
      </w:r>
      <w:r w:rsidR="006C1351">
        <w:rPr>
          <w:rFonts w:ascii="Times New Roman" w:hAnsi="Times New Roman" w:cs="Times New Roman"/>
          <w:sz w:val="24"/>
          <w:szCs w:val="24"/>
        </w:rPr>
        <w:t>applied</w:t>
      </w:r>
      <w:r w:rsidR="007146C0">
        <w:rPr>
          <w:rFonts w:ascii="Times New Roman" w:hAnsi="Times New Roman" w:cs="Times New Roman"/>
          <w:sz w:val="24"/>
          <w:szCs w:val="24"/>
        </w:rPr>
        <w:t xml:space="preserve"> with a single species tree</w:t>
      </w:r>
      <w:r w:rsidR="00A15B4F">
        <w:rPr>
          <w:rFonts w:ascii="Times New Roman" w:hAnsi="Times New Roman" w:cs="Times New Roman"/>
          <w:sz w:val="24"/>
          <w:szCs w:val="24"/>
        </w:rPr>
        <w:t xml:space="preserve"> across loci </w:t>
      </w:r>
      <w:r w:rsidR="00931FEF">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UmVjTnVtPjI0MDwvUmVjTnVtPjxEaXNwbGF5VGV4dD4oQ2FyYm9uZSwgZXQgYWwuIDIwMTQ7IEZv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ZXMsIEJlaWppbmcgMTAwMTAxLCBDaGluYSAoQi5aLikuJiN4RDsxXSBPcmVnb24gSGVhbHRoICZh
bXA7U2NpZW5jZSBVbml2ZXJzaXR5LCBDZW50ZXIgZm9yIFNwb2tlbiBMYW5ndWFnZSBVbmRlcnN0
YW5kaW5nLCBJbnN0aXR1dGUgb24gRGV2ZWxvcG1lbnQgYW5kIERpc2FiaWxpdHksIFBvcnRsYW5k
LCBPcmVnb24gOTcyMzksIFVTQS4gWzJdIEJpbGwgTHlvbnMgSW5mb3JtYXRpY3MgQ2VudGVyLCBV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ZXMsIEJlaWppbmcgMTAwMTAxLCBDaGluYSAoQi5aLikuJiN4RDsxXSBJQkUsIEluc3RpdHV0IGRl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UmVjTnVtPjI0MDwvUmVjTnVtPjxEaXNwbGF5VGV4dD4oQ2FyYm9uZSwgZXQgYWwuIDIwMTQ7IEZv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ZXMsIEJlaWppbmcgMTAwMTAxLCBDaGluYSAoQi5aLikuJiN4RDsxXSBPcmVnb24gSGVhbHRoICZh
bXA7U2NpZW5jZSBVbml2ZXJzaXR5LCBDZW50ZXIgZm9yIFNwb2tlbiBMYW5ndWFnZSBVbmRlcnN0
YW5kaW5nLCBJbnN0aXR1dGUgb24gRGV2ZWxvcG1lbnQgYW5kIERpc2FiaWxpdHksIFBvcnRsYW5k
LCBPcmVnb24gOTcyMzksIFVTQS4gWzJdIEJpbGwgTHlvbnMgSW5mb3JtYXRpY3MgQ2VudGVyLCBV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ZXMsIEJlaWppbmcgMTAwMTAxLCBDaGluYSAoQi5aLikuJiN4RDsxXSBJQkUsIEluc3RpdHV0IGRl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931FEF">
        <w:rPr>
          <w:rFonts w:ascii="Times New Roman" w:hAnsi="Times New Roman" w:cs="Times New Roman"/>
          <w:sz w:val="24"/>
          <w:szCs w:val="24"/>
        </w:rPr>
      </w:r>
      <w:r w:rsidR="00931FEF">
        <w:rPr>
          <w:rFonts w:ascii="Times New Roman" w:hAnsi="Times New Roman" w:cs="Times New Roman"/>
          <w:sz w:val="24"/>
          <w:szCs w:val="24"/>
        </w:rPr>
        <w:fldChar w:fldCharType="separate"/>
      </w:r>
      <w:r w:rsidR="001B6D59">
        <w:rPr>
          <w:rFonts w:ascii="Times New Roman" w:hAnsi="Times New Roman" w:cs="Times New Roman"/>
          <w:noProof/>
          <w:sz w:val="24"/>
          <w:szCs w:val="24"/>
        </w:rPr>
        <w:t>(Carbone, et al. 2014; Foote, et al. 2015; van der Valk, et al. 2021; Treaster, et al. 2023)</w:t>
      </w:r>
      <w:r w:rsidR="00931FEF">
        <w:rPr>
          <w:rFonts w:ascii="Times New Roman" w:hAnsi="Times New Roman" w:cs="Times New Roman"/>
          <w:sz w:val="24"/>
          <w:szCs w:val="24"/>
        </w:rPr>
        <w:fldChar w:fldCharType="end"/>
      </w:r>
      <w:r w:rsidR="007146C0">
        <w:rPr>
          <w:rFonts w:ascii="Times New Roman" w:hAnsi="Times New Roman" w:cs="Times New Roman"/>
          <w:sz w:val="24"/>
          <w:szCs w:val="24"/>
        </w:rPr>
        <w:t>.</w:t>
      </w:r>
      <w:r w:rsidR="001811CE">
        <w:rPr>
          <w:rFonts w:ascii="Times New Roman" w:hAnsi="Times New Roman" w:cs="Times New Roman"/>
          <w:sz w:val="24"/>
          <w:szCs w:val="24"/>
        </w:rPr>
        <w:t xml:space="preserve"> </w:t>
      </w:r>
      <w:del w:id="151" w:author="Good, Jeffrey" w:date="2025-01-06T11:18:00Z" w16du:dateUtc="2025-01-06T18:18:00Z">
        <w:r w:rsidR="001811CE" w:rsidDel="00FE003A">
          <w:rPr>
            <w:rFonts w:ascii="Times New Roman" w:hAnsi="Times New Roman" w:cs="Times New Roman"/>
            <w:sz w:val="24"/>
            <w:szCs w:val="24"/>
          </w:rPr>
          <w:delText xml:space="preserve">While </w:delText>
        </w:r>
      </w:del>
      <w:ins w:id="152" w:author="Good, Jeffrey" w:date="2025-01-06T11:18:00Z" w16du:dateUtc="2025-01-06T18:18:00Z">
        <w:r w:rsidR="00FE003A">
          <w:rPr>
            <w:rFonts w:ascii="Times New Roman" w:hAnsi="Times New Roman" w:cs="Times New Roman"/>
            <w:sz w:val="24"/>
            <w:szCs w:val="24"/>
          </w:rPr>
          <w:t>O</w:t>
        </w:r>
      </w:ins>
      <w:ins w:id="153" w:author="Good, Jeffrey" w:date="2025-01-06T11:17:00Z" w16du:dateUtc="2025-01-06T18:17:00Z">
        <w:r w:rsidR="00FE003A">
          <w:rPr>
            <w:rFonts w:ascii="Times New Roman" w:hAnsi="Times New Roman" w:cs="Times New Roman"/>
            <w:sz w:val="24"/>
            <w:szCs w:val="24"/>
          </w:rPr>
          <w:t xml:space="preserve">ur </w:t>
        </w:r>
        <w:commentRangeStart w:id="154"/>
        <w:r w:rsidR="00FE003A">
          <w:rPr>
            <w:rFonts w:ascii="Times New Roman" w:hAnsi="Times New Roman" w:cs="Times New Roman"/>
            <w:sz w:val="24"/>
            <w:szCs w:val="24"/>
          </w:rPr>
          <w:t xml:space="preserve">suggestions </w:t>
        </w:r>
      </w:ins>
      <w:commentRangeEnd w:id="154"/>
      <w:ins w:id="155" w:author="Good, Jeffrey" w:date="2025-01-06T11:19:00Z" w16du:dateUtc="2025-01-06T18:19:00Z">
        <w:r w:rsidR="00FE003A">
          <w:rPr>
            <w:rStyle w:val="CommentReference"/>
          </w:rPr>
          <w:commentReference w:id="154"/>
        </w:r>
      </w:ins>
      <w:ins w:id="156" w:author="Good, Jeffrey" w:date="2025-01-06T11:17:00Z" w16du:dateUtc="2025-01-06T18:17:00Z">
        <w:r w:rsidR="00FE003A">
          <w:rPr>
            <w:rFonts w:ascii="Times New Roman" w:hAnsi="Times New Roman" w:cs="Times New Roman"/>
            <w:sz w:val="24"/>
            <w:szCs w:val="24"/>
          </w:rPr>
          <w:t xml:space="preserve">are </w:t>
        </w:r>
      </w:ins>
      <w:del w:id="157" w:author="Good, Jeffrey" w:date="2025-01-06T11:17:00Z" w16du:dateUtc="2025-01-06T18:17:00Z">
        <w:r w:rsidR="001811CE" w:rsidDel="00FE003A">
          <w:rPr>
            <w:rFonts w:ascii="Times New Roman" w:hAnsi="Times New Roman" w:cs="Times New Roman"/>
            <w:sz w:val="24"/>
            <w:szCs w:val="24"/>
          </w:rPr>
          <w:delText>we</w:delText>
        </w:r>
        <w:r w:rsidR="004557BE" w:rsidDel="00FE003A">
          <w:rPr>
            <w:rFonts w:ascii="Times New Roman" w:hAnsi="Times New Roman" w:cs="Times New Roman"/>
            <w:sz w:val="24"/>
            <w:szCs w:val="24"/>
          </w:rPr>
          <w:delText xml:space="preserve"> used</w:delText>
        </w:r>
      </w:del>
      <w:ins w:id="158" w:author="Good, Jeffrey" w:date="2025-01-06T11:17:00Z" w16du:dateUtc="2025-01-06T18:17:00Z">
        <w:r w:rsidR="00FE003A">
          <w:rPr>
            <w:rFonts w:ascii="Times New Roman" w:hAnsi="Times New Roman" w:cs="Times New Roman"/>
            <w:sz w:val="24"/>
            <w:szCs w:val="24"/>
          </w:rPr>
          <w:t>on</w:t>
        </w:r>
      </w:ins>
      <w:r w:rsidR="004557BE">
        <w:rPr>
          <w:rFonts w:ascii="Times New Roman" w:hAnsi="Times New Roman" w:cs="Times New Roman"/>
          <w:sz w:val="24"/>
          <w:szCs w:val="24"/>
        </w:rPr>
        <w:t xml:space="preserve"> the </w:t>
      </w:r>
      <w:del w:id="159" w:author="Good, Jeffrey" w:date="2025-01-06T11:17:00Z" w16du:dateUtc="2025-01-06T18:17:00Z">
        <w:r w:rsidR="004557BE" w:rsidDel="00FE003A">
          <w:rPr>
            <w:rFonts w:ascii="Times New Roman" w:hAnsi="Times New Roman" w:cs="Times New Roman"/>
            <w:sz w:val="24"/>
            <w:szCs w:val="24"/>
          </w:rPr>
          <w:delText xml:space="preserve">simplifying </w:delText>
        </w:r>
      </w:del>
      <w:ins w:id="160" w:author="Good, Jeffrey" w:date="2025-01-06T11:17:00Z" w16du:dateUtc="2025-01-06T18:17:00Z">
        <w:r w:rsidR="00FE003A">
          <w:rPr>
            <w:rFonts w:ascii="Times New Roman" w:hAnsi="Times New Roman" w:cs="Times New Roman"/>
            <w:sz w:val="24"/>
            <w:szCs w:val="24"/>
          </w:rPr>
          <w:t>simpl</w:t>
        </w:r>
      </w:ins>
      <w:ins w:id="161" w:author="Good, Jeffrey" w:date="2025-01-06T11:18:00Z" w16du:dateUtc="2025-01-06T18:18:00Z">
        <w:r w:rsidR="00FE003A">
          <w:rPr>
            <w:rFonts w:ascii="Times New Roman" w:hAnsi="Times New Roman" w:cs="Times New Roman"/>
            <w:sz w:val="24"/>
            <w:szCs w:val="24"/>
          </w:rPr>
          <w:t>e</w:t>
        </w:r>
      </w:ins>
      <w:ins w:id="162" w:author="Good, Jeffrey" w:date="2025-01-06T11:17:00Z" w16du:dateUtc="2025-01-06T18:17:00Z">
        <w:r w:rsidR="00FE003A">
          <w:rPr>
            <w:rFonts w:ascii="Times New Roman" w:hAnsi="Times New Roman" w:cs="Times New Roman"/>
            <w:sz w:val="24"/>
            <w:szCs w:val="24"/>
          </w:rPr>
          <w:t xml:space="preserve"> </w:t>
        </w:r>
      </w:ins>
      <w:r w:rsidR="004557BE">
        <w:rPr>
          <w:rFonts w:ascii="Times New Roman" w:hAnsi="Times New Roman" w:cs="Times New Roman"/>
          <w:sz w:val="24"/>
          <w:szCs w:val="24"/>
        </w:rPr>
        <w:t>assum</w:t>
      </w:r>
      <w:r w:rsidR="009376C7">
        <w:rPr>
          <w:rFonts w:ascii="Times New Roman" w:hAnsi="Times New Roman" w:cs="Times New Roman"/>
          <w:sz w:val="24"/>
          <w:szCs w:val="24"/>
        </w:rPr>
        <w:t>ption</w:t>
      </w:r>
      <w:r w:rsidR="004557BE">
        <w:rPr>
          <w:rFonts w:ascii="Times New Roman" w:hAnsi="Times New Roman" w:cs="Times New Roman"/>
          <w:sz w:val="24"/>
          <w:szCs w:val="24"/>
        </w:rPr>
        <w:t xml:space="preserve"> </w:t>
      </w:r>
      <w:r w:rsidR="001811CE">
        <w:rPr>
          <w:rFonts w:ascii="Times New Roman" w:hAnsi="Times New Roman" w:cs="Times New Roman"/>
          <w:sz w:val="24"/>
          <w:szCs w:val="24"/>
        </w:rPr>
        <w:t xml:space="preserve">that the results from the </w:t>
      </w:r>
      <w:ins w:id="163" w:author="Good, Jeffrey" w:date="2025-01-06T11:19:00Z" w16du:dateUtc="2025-01-06T18:19:00Z">
        <w:r w:rsidR="00FE003A">
          <w:rPr>
            <w:rFonts w:ascii="Times New Roman" w:hAnsi="Times New Roman" w:cs="Times New Roman"/>
            <w:sz w:val="24"/>
            <w:szCs w:val="24"/>
          </w:rPr>
          <w:t xml:space="preserve">local </w:t>
        </w:r>
      </w:ins>
      <w:r w:rsidR="001811CE">
        <w:rPr>
          <w:rFonts w:ascii="Times New Roman" w:hAnsi="Times New Roman" w:cs="Times New Roman"/>
          <w:sz w:val="24"/>
          <w:szCs w:val="24"/>
        </w:rPr>
        <w:t xml:space="preserve">gene tree are </w:t>
      </w:r>
      <w:r w:rsidR="004557BE">
        <w:rPr>
          <w:rFonts w:ascii="Times New Roman" w:hAnsi="Times New Roman" w:cs="Times New Roman"/>
          <w:sz w:val="24"/>
          <w:szCs w:val="24"/>
        </w:rPr>
        <w:t>more likely to be</w:t>
      </w:r>
      <w:r w:rsidR="001811CE">
        <w:rPr>
          <w:rFonts w:ascii="Times New Roman" w:hAnsi="Times New Roman" w:cs="Times New Roman"/>
          <w:sz w:val="24"/>
          <w:szCs w:val="24"/>
        </w:rPr>
        <w:t xml:space="preserve"> correct, </w:t>
      </w:r>
      <w:ins w:id="164" w:author="Good, Jeffrey" w:date="2025-01-06T11:18:00Z" w16du:dateUtc="2025-01-06T18:18:00Z">
        <w:r w:rsidR="00FE003A">
          <w:rPr>
            <w:rFonts w:ascii="Times New Roman" w:hAnsi="Times New Roman" w:cs="Times New Roman"/>
            <w:sz w:val="24"/>
            <w:szCs w:val="24"/>
          </w:rPr>
          <w:t xml:space="preserve">as noted above, </w:t>
        </w:r>
      </w:ins>
      <w:r w:rsidR="001811CE">
        <w:rPr>
          <w:rFonts w:ascii="Times New Roman" w:hAnsi="Times New Roman" w:cs="Times New Roman"/>
          <w:sz w:val="24"/>
          <w:szCs w:val="24"/>
        </w:rPr>
        <w:t>this may not always be the case given that errors can also occur during gene tree inference.</w:t>
      </w:r>
      <w:r w:rsidR="007146C0">
        <w:rPr>
          <w:rFonts w:ascii="Times New Roman" w:hAnsi="Times New Roman" w:cs="Times New Roman"/>
          <w:sz w:val="24"/>
          <w:szCs w:val="24"/>
        </w:rPr>
        <w:t xml:space="preserve"> </w:t>
      </w:r>
      <w:r w:rsidR="001811CE">
        <w:rPr>
          <w:rFonts w:ascii="Times New Roman" w:hAnsi="Times New Roman" w:cs="Times New Roman"/>
          <w:sz w:val="24"/>
          <w:szCs w:val="24"/>
        </w:rPr>
        <w:t>Still, o</w:t>
      </w:r>
      <w:r w:rsidR="007146C0">
        <w:rPr>
          <w:rFonts w:ascii="Times New Roman" w:hAnsi="Times New Roman" w:cs="Times New Roman"/>
          <w:sz w:val="24"/>
          <w:szCs w:val="24"/>
        </w:rPr>
        <w:t xml:space="preserve">ur results </w:t>
      </w:r>
      <w:r w:rsidR="00C45524">
        <w:rPr>
          <w:rFonts w:ascii="Times New Roman" w:hAnsi="Times New Roman" w:cs="Times New Roman"/>
          <w:sz w:val="24"/>
          <w:szCs w:val="24"/>
        </w:rPr>
        <w:t>confirm</w:t>
      </w:r>
      <w:r w:rsidR="007146C0">
        <w:rPr>
          <w:rFonts w:ascii="Times New Roman" w:hAnsi="Times New Roman" w:cs="Times New Roman"/>
          <w:sz w:val="24"/>
          <w:szCs w:val="24"/>
        </w:rPr>
        <w:t xml:space="preserve"> </w:t>
      </w:r>
      <w:r w:rsidR="00A15B4F">
        <w:rPr>
          <w:rFonts w:ascii="Times New Roman" w:hAnsi="Times New Roman" w:cs="Times New Roman"/>
          <w:sz w:val="24"/>
          <w:szCs w:val="24"/>
        </w:rPr>
        <w:t>that the use of a single tree</w:t>
      </w:r>
      <w:r w:rsidR="00C102DF">
        <w:rPr>
          <w:rFonts w:ascii="Times New Roman" w:hAnsi="Times New Roman" w:cs="Times New Roman"/>
          <w:sz w:val="24"/>
          <w:szCs w:val="24"/>
        </w:rPr>
        <w:t xml:space="preserve"> for all loci</w:t>
      </w:r>
      <w:r w:rsidR="00A15B4F">
        <w:rPr>
          <w:rFonts w:ascii="Times New Roman" w:hAnsi="Times New Roman" w:cs="Times New Roman"/>
          <w:sz w:val="24"/>
          <w:szCs w:val="24"/>
        </w:rPr>
        <w:t xml:space="preserve"> for such tests that rely on accurate estimation of substitution rates </w:t>
      </w:r>
      <w:r w:rsidR="006C1351">
        <w:rPr>
          <w:rFonts w:ascii="Times New Roman" w:hAnsi="Times New Roman" w:cs="Times New Roman"/>
          <w:sz w:val="24"/>
          <w:szCs w:val="24"/>
        </w:rPr>
        <w:t>are likely to</w:t>
      </w:r>
      <w:r w:rsidR="00A15B4F">
        <w:rPr>
          <w:rFonts w:ascii="Times New Roman" w:hAnsi="Times New Roman" w:cs="Times New Roman"/>
          <w:sz w:val="24"/>
          <w:szCs w:val="24"/>
        </w:rPr>
        <w:t xml:space="preserve"> </w:t>
      </w:r>
      <w:r w:rsidR="006C1351">
        <w:rPr>
          <w:rFonts w:ascii="Times New Roman" w:hAnsi="Times New Roman" w:cs="Times New Roman"/>
          <w:sz w:val="24"/>
          <w:szCs w:val="24"/>
        </w:rPr>
        <w:t>lead to</w:t>
      </w:r>
      <w:r w:rsidR="00A15B4F">
        <w:rPr>
          <w:rFonts w:ascii="Times New Roman" w:hAnsi="Times New Roman" w:cs="Times New Roman"/>
          <w:sz w:val="24"/>
          <w:szCs w:val="24"/>
        </w:rPr>
        <w:t xml:space="preserve"> both </w:t>
      </w:r>
      <w:r w:rsidR="001811CE">
        <w:rPr>
          <w:rFonts w:ascii="Times New Roman" w:hAnsi="Times New Roman" w:cs="Times New Roman"/>
          <w:sz w:val="24"/>
          <w:szCs w:val="24"/>
        </w:rPr>
        <w:t>inaccurate</w:t>
      </w:r>
      <w:r w:rsidR="00A15B4F">
        <w:rPr>
          <w:rFonts w:ascii="Times New Roman" w:hAnsi="Times New Roman" w:cs="Times New Roman"/>
          <w:sz w:val="24"/>
          <w:szCs w:val="24"/>
        </w:rPr>
        <w:t xml:space="preserve"> inferences of positive selection</w:t>
      </w:r>
      <w:r w:rsidR="00C102DF">
        <w:rPr>
          <w:rFonts w:ascii="Times New Roman" w:hAnsi="Times New Roman" w:cs="Times New Roman"/>
          <w:sz w:val="24"/>
          <w:szCs w:val="24"/>
        </w:rPr>
        <w:t xml:space="preserve">. We </w:t>
      </w:r>
      <w:r w:rsidR="005A1264">
        <w:rPr>
          <w:rFonts w:ascii="Times New Roman" w:hAnsi="Times New Roman" w:cs="Times New Roman"/>
          <w:sz w:val="24"/>
          <w:szCs w:val="24"/>
        </w:rPr>
        <w:t>strongly encourage the use of individual gene trees for such analyses</w:t>
      </w:r>
      <w:r w:rsidR="00A15B4F">
        <w:rPr>
          <w:rFonts w:ascii="Times New Roman" w:hAnsi="Times New Roman" w:cs="Times New Roman"/>
          <w:sz w:val="24"/>
          <w:szCs w:val="24"/>
        </w:rPr>
        <w:t>.</w:t>
      </w:r>
      <w:r w:rsidR="00485CEA">
        <w:rPr>
          <w:rFonts w:ascii="Times New Roman" w:hAnsi="Times New Roman" w:cs="Times New Roman"/>
          <w:sz w:val="24"/>
          <w:szCs w:val="24"/>
        </w:rPr>
        <w:t xml:space="preserve"> </w:t>
      </w:r>
    </w:p>
    <w:p w14:paraId="6E963037" w14:textId="0649DCEE" w:rsidR="004557BE" w:rsidRDefault="004557BE" w:rsidP="005D3A4E">
      <w:pPr>
        <w:spacing w:after="0"/>
        <w:jc w:val="both"/>
        <w:rPr>
          <w:rFonts w:ascii="Times New Roman" w:hAnsi="Times New Roman" w:cs="Times New Roman"/>
          <w:sz w:val="24"/>
          <w:szCs w:val="24"/>
        </w:rPr>
      </w:pPr>
    </w:p>
    <w:p w14:paraId="35255AC1" w14:textId="0CC8C12D" w:rsidR="004557BE" w:rsidRPr="009376C7" w:rsidRDefault="004557BE" w:rsidP="005D3A4E">
      <w:pPr>
        <w:spacing w:after="0"/>
        <w:jc w:val="both"/>
        <w:rPr>
          <w:rFonts w:ascii="Times New Roman" w:hAnsi="Times New Roman" w:cs="Times New Roman"/>
          <w:i/>
          <w:iCs/>
          <w:sz w:val="24"/>
          <w:szCs w:val="24"/>
        </w:rPr>
      </w:pPr>
      <w:r w:rsidRPr="009376C7">
        <w:rPr>
          <w:rFonts w:ascii="Times New Roman" w:hAnsi="Times New Roman" w:cs="Times New Roman"/>
          <w:i/>
          <w:iCs/>
          <w:sz w:val="24"/>
          <w:szCs w:val="24"/>
        </w:rPr>
        <w:t>Conclusions</w:t>
      </w:r>
    </w:p>
    <w:p w14:paraId="53AF492A" w14:textId="77777777" w:rsidR="00FE003A" w:rsidRDefault="004557BE" w:rsidP="009376C7">
      <w:pPr>
        <w:spacing w:after="160" w:line="259" w:lineRule="auto"/>
        <w:jc w:val="both"/>
        <w:rPr>
          <w:ins w:id="165" w:author="Good, Jeffrey" w:date="2025-01-06T11:20:00Z" w16du:dateUtc="2025-01-06T18:20:00Z"/>
          <w:rFonts w:ascii="Times New Roman" w:hAnsi="Times New Roman" w:cs="Times New Roman"/>
          <w:sz w:val="24"/>
          <w:szCs w:val="24"/>
        </w:rPr>
      </w:pPr>
      <w:r>
        <w:rPr>
          <w:rFonts w:ascii="Times New Roman" w:hAnsi="Times New Roman" w:cs="Times New Roman"/>
          <w:sz w:val="24"/>
          <w:szCs w:val="24"/>
        </w:rPr>
        <w:t>Murine r</w:t>
      </w:r>
      <w:r w:rsidR="002C4B0B">
        <w:rPr>
          <w:rFonts w:ascii="Times New Roman" w:hAnsi="Times New Roman" w:cs="Times New Roman"/>
          <w:sz w:val="24"/>
          <w:szCs w:val="24"/>
        </w:rPr>
        <w:t>odents as a study system allow us to use t</w:t>
      </w:r>
      <w:r w:rsidR="002C4B0B" w:rsidRPr="00031896">
        <w:rPr>
          <w:rFonts w:ascii="Times New Roman" w:hAnsi="Times New Roman" w:cs="Times New Roman"/>
          <w:sz w:val="24"/>
          <w:szCs w:val="24"/>
        </w:rPr>
        <w:t xml:space="preserve">he high-quality </w:t>
      </w:r>
      <w:r w:rsidR="002C4B0B" w:rsidRPr="00D4662B">
        <w:rPr>
          <w:rFonts w:ascii="Times New Roman" w:hAnsi="Times New Roman" w:cs="Times New Roman"/>
          <w:i/>
          <w:sz w:val="24"/>
          <w:szCs w:val="24"/>
        </w:rPr>
        <w:t>M. musculus</w:t>
      </w:r>
      <w:r w:rsidR="002C4B0B" w:rsidRPr="00031896">
        <w:rPr>
          <w:rFonts w:ascii="Times New Roman" w:hAnsi="Times New Roman" w:cs="Times New Roman"/>
          <w:sz w:val="24"/>
          <w:szCs w:val="24"/>
        </w:rPr>
        <w:t xml:space="preserve"> genome </w:t>
      </w:r>
      <w:r w:rsidR="002C4B0B">
        <w:rPr>
          <w:rFonts w:ascii="Times New Roman" w:hAnsi="Times New Roman" w:cs="Times New Roman"/>
          <w:sz w:val="24"/>
          <w:szCs w:val="24"/>
        </w:rPr>
        <w:t>to</w:t>
      </w:r>
      <w:r w:rsidR="002C4B0B" w:rsidRPr="00031896">
        <w:rPr>
          <w:rFonts w:ascii="Times New Roman" w:hAnsi="Times New Roman" w:cs="Times New Roman"/>
          <w:sz w:val="24"/>
          <w:szCs w:val="24"/>
        </w:rPr>
        <w:t xml:space="preserve"> </w:t>
      </w:r>
      <w:r w:rsidR="002C4B0B">
        <w:rPr>
          <w:rFonts w:ascii="Times New Roman" w:hAnsi="Times New Roman" w:cs="Times New Roman"/>
          <w:sz w:val="24"/>
          <w:szCs w:val="24"/>
        </w:rPr>
        <w:t>examine</w:t>
      </w:r>
      <w:r w:rsidR="002C4B0B" w:rsidRPr="00031896">
        <w:rPr>
          <w:rFonts w:ascii="Times New Roman" w:hAnsi="Times New Roman" w:cs="Times New Roman"/>
          <w:sz w:val="24"/>
          <w:szCs w:val="24"/>
        </w:rPr>
        <w:t xml:space="preserve"> fine-scale patterns and effects of phylogenetic discordance along chromosomes</w:t>
      </w:r>
      <w:r w:rsidR="00B63ACE">
        <w:rPr>
          <w:rFonts w:ascii="Times New Roman" w:hAnsi="Times New Roman" w:cs="Times New Roman"/>
          <w:sz w:val="24"/>
          <w:szCs w:val="24"/>
        </w:rPr>
        <w:t>. Our analysis</w:t>
      </w:r>
      <w:r w:rsidR="002C4B0B">
        <w:rPr>
          <w:rFonts w:ascii="Times New Roman" w:hAnsi="Times New Roman" w:cs="Times New Roman"/>
          <w:sz w:val="24"/>
          <w:szCs w:val="24"/>
        </w:rPr>
        <w:t xml:space="preserve"> revea</w:t>
      </w:r>
      <w:r w:rsidR="00B63ACE">
        <w:rPr>
          <w:rFonts w:ascii="Times New Roman" w:hAnsi="Times New Roman" w:cs="Times New Roman"/>
          <w:sz w:val="24"/>
          <w:szCs w:val="24"/>
        </w:rPr>
        <w:t>l</w:t>
      </w:r>
      <w:r w:rsidR="009376C7">
        <w:rPr>
          <w:rFonts w:ascii="Times New Roman" w:hAnsi="Times New Roman" w:cs="Times New Roman"/>
          <w:sz w:val="24"/>
          <w:szCs w:val="24"/>
        </w:rPr>
        <w:t>s</w:t>
      </w:r>
      <w:r w:rsidR="002C4B0B">
        <w:rPr>
          <w:rFonts w:ascii="Times New Roman" w:hAnsi="Times New Roman" w:cs="Times New Roman"/>
          <w:sz w:val="24"/>
          <w:szCs w:val="24"/>
        </w:rPr>
        <w:t xml:space="preserve"> how discordance varies with genome biology</w:t>
      </w:r>
      <w:r>
        <w:rPr>
          <w:rFonts w:ascii="Times New Roman" w:hAnsi="Times New Roman" w:cs="Times New Roman"/>
          <w:sz w:val="24"/>
          <w:szCs w:val="24"/>
        </w:rPr>
        <w:t xml:space="preserve"> across evolutionary timescales</w:t>
      </w:r>
      <w:r w:rsidR="00B63ACE">
        <w:rPr>
          <w:rFonts w:ascii="Times New Roman" w:hAnsi="Times New Roman" w:cs="Times New Roman"/>
          <w:sz w:val="24"/>
          <w:szCs w:val="24"/>
        </w:rPr>
        <w:t>, as well as the limits of inference inherent to extrapolating information from a single model system to a phylogenetic sample</w:t>
      </w:r>
      <w:r w:rsidR="002C4B0B" w:rsidRPr="00031896">
        <w:rPr>
          <w:rFonts w:ascii="Times New Roman" w:hAnsi="Times New Roman" w:cs="Times New Roman"/>
          <w:sz w:val="24"/>
          <w:szCs w:val="24"/>
        </w:rPr>
        <w:t>.</w:t>
      </w:r>
      <w:r w:rsidR="00B63ACE">
        <w:rPr>
          <w:rFonts w:ascii="Times New Roman" w:hAnsi="Times New Roman" w:cs="Times New Roman"/>
          <w:sz w:val="24"/>
          <w:szCs w:val="24"/>
        </w:rPr>
        <w:t xml:space="preserve"> </w:t>
      </w:r>
      <w:del w:id="166" w:author="Thomas, Gregg" w:date="2025-01-04T20:22:00Z">
        <w:r w:rsidR="002C4B0B" w:rsidRPr="00031896" w:rsidDel="009E0027">
          <w:rPr>
            <w:rFonts w:ascii="Times New Roman" w:hAnsi="Times New Roman" w:cs="Times New Roman"/>
            <w:sz w:val="24"/>
            <w:szCs w:val="24"/>
          </w:rPr>
          <w:delText xml:space="preserve"> </w:delText>
        </w:r>
      </w:del>
      <w:r w:rsidR="002C4B0B" w:rsidRPr="00031896">
        <w:rPr>
          <w:rFonts w:ascii="Times New Roman" w:hAnsi="Times New Roman" w:cs="Times New Roman"/>
          <w:sz w:val="24"/>
          <w:szCs w:val="24"/>
        </w:rPr>
        <w:t>We</w:t>
      </w:r>
      <w:r w:rsidR="002C4B0B">
        <w:rPr>
          <w:rFonts w:ascii="Times New Roman" w:hAnsi="Times New Roman" w:cs="Times New Roman"/>
          <w:sz w:val="24"/>
          <w:szCs w:val="24"/>
        </w:rPr>
        <w:t xml:space="preserve"> also</w:t>
      </w:r>
      <w:r w:rsidR="002C4B0B" w:rsidRPr="00031896">
        <w:rPr>
          <w:rFonts w:ascii="Times New Roman" w:hAnsi="Times New Roman" w:cs="Times New Roman"/>
          <w:sz w:val="24"/>
          <w:szCs w:val="24"/>
        </w:rPr>
        <w:t xml:space="preserve"> demonstrate how</w:t>
      </w:r>
      <w:r w:rsidR="002C4B0B">
        <w:rPr>
          <w:rFonts w:ascii="Times New Roman" w:hAnsi="Times New Roman" w:cs="Times New Roman"/>
          <w:sz w:val="24"/>
          <w:szCs w:val="24"/>
        </w:rPr>
        <w:t xml:space="preserve"> phylogenetic discordance can mislead</w:t>
      </w:r>
      <w:r w:rsidR="002C4B0B" w:rsidRPr="00031896">
        <w:rPr>
          <w:rFonts w:ascii="Times New Roman" w:hAnsi="Times New Roman" w:cs="Times New Roman"/>
          <w:sz w:val="24"/>
          <w:szCs w:val="24"/>
        </w:rPr>
        <w:t xml:space="preserve"> common tests for selection if only a single species tree is used.</w:t>
      </w:r>
      <w:r w:rsidR="00771345">
        <w:rPr>
          <w:rFonts w:ascii="Times New Roman" w:hAnsi="Times New Roman" w:cs="Times New Roman"/>
          <w:sz w:val="24"/>
          <w:szCs w:val="24"/>
        </w:rPr>
        <w:t xml:space="preserve"> Overall, our results emphasize that progress in comparative genomics requires a detailed understanding of the heterogeneous biological signals in phylogenomic datasets</w:t>
      </w:r>
      <w:bookmarkStart w:id="167" w:name="_Hlk186925358"/>
      <w:r w:rsidR="00771345">
        <w:rPr>
          <w:rFonts w:ascii="Times New Roman" w:hAnsi="Times New Roman" w:cs="Times New Roman"/>
          <w:sz w:val="24"/>
          <w:szCs w:val="24"/>
        </w:rPr>
        <w:t>.</w:t>
      </w:r>
      <w:ins w:id="168" w:author="Thomas, Gregg" w:date="2025-01-04T20:23:00Z">
        <w:r w:rsidR="009E0027">
          <w:rPr>
            <w:rFonts w:ascii="Times New Roman" w:hAnsi="Times New Roman" w:cs="Times New Roman"/>
            <w:sz w:val="24"/>
            <w:szCs w:val="24"/>
          </w:rPr>
          <w:t xml:space="preserve"> </w:t>
        </w:r>
      </w:ins>
      <w:bookmarkStart w:id="169" w:name="_Hlk186925210"/>
    </w:p>
    <w:p w14:paraId="67C2F15C" w14:textId="62B794A4" w:rsidR="002C4B0B" w:rsidRDefault="00D15C4D" w:rsidP="00FE27F9">
      <w:pPr>
        <w:spacing w:after="160" w:line="259" w:lineRule="auto"/>
        <w:ind w:firstLine="720"/>
        <w:jc w:val="both"/>
        <w:rPr>
          <w:ins w:id="170" w:author="Good, Jeffrey" w:date="2025-01-06T11:33:00Z" w16du:dateUtc="2025-01-06T18:33:00Z"/>
          <w:rFonts w:ascii="Times New Roman" w:hAnsi="Times New Roman" w:cs="Times New Roman"/>
          <w:sz w:val="24"/>
          <w:szCs w:val="24"/>
        </w:rPr>
      </w:pPr>
      <w:ins w:id="171" w:author="Good, Jeffrey" w:date="2025-01-06T12:46:00Z" w16du:dateUtc="2025-01-06T19:46:00Z">
        <w:r>
          <w:rPr>
            <w:rFonts w:ascii="Times New Roman" w:hAnsi="Times New Roman" w:cs="Times New Roman"/>
            <w:sz w:val="24"/>
            <w:szCs w:val="24"/>
          </w:rPr>
          <w:t>Our</w:t>
        </w:r>
        <w:r w:rsidRPr="00031896">
          <w:rPr>
            <w:rFonts w:ascii="Times New Roman" w:hAnsi="Times New Roman" w:cs="Times New Roman"/>
            <w:sz w:val="24"/>
            <w:szCs w:val="24"/>
          </w:rPr>
          <w:t xml:space="preserve"> results</w:t>
        </w:r>
        <w:r>
          <w:rPr>
            <w:rFonts w:ascii="Times New Roman" w:hAnsi="Times New Roman" w:cs="Times New Roman"/>
            <w:sz w:val="24"/>
            <w:szCs w:val="24"/>
          </w:rPr>
          <w:t xml:space="preserve"> help illuminate </w:t>
        </w:r>
        <w:r w:rsidRPr="00031896">
          <w:rPr>
            <w:rFonts w:ascii="Times New Roman" w:hAnsi="Times New Roman" w:cs="Times New Roman"/>
            <w:sz w:val="24"/>
            <w:szCs w:val="24"/>
          </w:rPr>
          <w:t>the complexities of phylogenomic datasets</w:t>
        </w:r>
        <w:r>
          <w:rPr>
            <w:rFonts w:ascii="Times New Roman" w:hAnsi="Times New Roman" w:cs="Times New Roman"/>
            <w:sz w:val="24"/>
            <w:szCs w:val="24"/>
          </w:rPr>
          <w:t xml:space="preserve"> and need to </w:t>
        </w:r>
        <w:r w:rsidRPr="00031896">
          <w:rPr>
            <w:rFonts w:ascii="Times New Roman" w:hAnsi="Times New Roman" w:cs="Times New Roman"/>
            <w:sz w:val="24"/>
            <w:szCs w:val="24"/>
          </w:rPr>
          <w:t>accommodate</w:t>
        </w:r>
        <w:r>
          <w:rPr>
            <w:rFonts w:ascii="Times New Roman" w:hAnsi="Times New Roman" w:cs="Times New Roman"/>
            <w:sz w:val="24"/>
            <w:szCs w:val="24"/>
          </w:rPr>
          <w:t xml:space="preserve"> phylogenetic discordance in genome-wide analyses.</w:t>
        </w:r>
        <w:r>
          <w:rPr>
            <w:rFonts w:ascii="Times New Roman" w:hAnsi="Times New Roman" w:cs="Times New Roman"/>
            <w:sz w:val="24"/>
            <w:szCs w:val="24"/>
          </w:rPr>
          <w:t xml:space="preserve"> </w:t>
        </w:r>
      </w:ins>
      <w:ins w:id="172" w:author="Good, Jeffrey" w:date="2025-01-06T12:13:00Z" w16du:dateUtc="2025-01-06T19:13:00Z">
        <w:r w:rsidR="00D92621">
          <w:rPr>
            <w:rFonts w:ascii="Times New Roman" w:hAnsi="Times New Roman" w:cs="Times New Roman"/>
            <w:sz w:val="24"/>
            <w:szCs w:val="24"/>
          </w:rPr>
          <w:t xml:space="preserve">Genomic data now dominate the study of </w:t>
        </w:r>
      </w:ins>
      <w:ins w:id="173" w:author="Good, Jeffrey" w:date="2025-01-06T13:04:00Z" w16du:dateUtc="2025-01-06T20:04:00Z">
        <w:r w:rsidR="00FE27F9">
          <w:rPr>
            <w:rFonts w:ascii="Times New Roman" w:hAnsi="Times New Roman" w:cs="Times New Roman"/>
            <w:sz w:val="24"/>
            <w:szCs w:val="24"/>
          </w:rPr>
          <w:t xml:space="preserve">both </w:t>
        </w:r>
      </w:ins>
      <w:ins w:id="174" w:author="Good, Jeffrey" w:date="2025-01-06T12:13:00Z" w16du:dateUtc="2025-01-06T19:13:00Z">
        <w:r w:rsidR="00D92621">
          <w:rPr>
            <w:rFonts w:ascii="Times New Roman" w:hAnsi="Times New Roman" w:cs="Times New Roman"/>
            <w:sz w:val="24"/>
            <w:szCs w:val="24"/>
          </w:rPr>
          <w:t xml:space="preserve">population </w:t>
        </w:r>
      </w:ins>
      <w:ins w:id="175" w:author="Good, Jeffrey" w:date="2025-01-06T13:04:00Z" w16du:dateUtc="2025-01-06T20:04:00Z">
        <w:r w:rsidR="00FE27F9">
          <w:rPr>
            <w:rFonts w:ascii="Times New Roman" w:hAnsi="Times New Roman" w:cs="Times New Roman"/>
            <w:sz w:val="24"/>
            <w:szCs w:val="24"/>
          </w:rPr>
          <w:t>and phylo</w:t>
        </w:r>
      </w:ins>
      <w:ins w:id="176" w:author="Good, Jeffrey" w:date="2025-01-06T12:13:00Z" w16du:dateUtc="2025-01-06T19:13:00Z">
        <w:r w:rsidR="00D92621">
          <w:rPr>
            <w:rFonts w:ascii="Times New Roman" w:hAnsi="Times New Roman" w:cs="Times New Roman"/>
            <w:sz w:val="24"/>
            <w:szCs w:val="24"/>
          </w:rPr>
          <w:t>genetics, and these once disparate fields are increasingly</w:t>
        </w:r>
      </w:ins>
      <w:ins w:id="177" w:author="Good, Jeffrey" w:date="2025-01-06T12:17:00Z" w16du:dateUtc="2025-01-06T19:17:00Z">
        <w:r w:rsidR="004404BA">
          <w:rPr>
            <w:rFonts w:ascii="Times New Roman" w:hAnsi="Times New Roman" w:cs="Times New Roman"/>
            <w:sz w:val="24"/>
            <w:szCs w:val="24"/>
          </w:rPr>
          <w:t xml:space="preserve"> </w:t>
        </w:r>
      </w:ins>
      <w:ins w:id="178" w:author="Good, Jeffrey" w:date="2025-01-06T12:13:00Z" w16du:dateUtc="2025-01-06T19:13:00Z">
        <w:r w:rsidR="00D92621">
          <w:rPr>
            <w:rFonts w:ascii="Times New Roman" w:hAnsi="Times New Roman" w:cs="Times New Roman"/>
            <w:sz w:val="24"/>
            <w:szCs w:val="24"/>
          </w:rPr>
          <w:t xml:space="preserve">unified. </w:t>
        </w:r>
      </w:ins>
      <w:ins w:id="179" w:author="Thomas, Gregg" w:date="2025-01-04T20:23:00Z">
        <w:del w:id="180" w:author="Good, Jeffrey" w:date="2025-01-06T11:52:00Z" w16du:dateUtc="2025-01-06T18:52:00Z">
          <w:r w:rsidR="009E0027" w:rsidDel="00C74F1A">
            <w:rPr>
              <w:rFonts w:ascii="Times New Roman" w:hAnsi="Times New Roman" w:cs="Times New Roman"/>
              <w:sz w:val="24"/>
              <w:szCs w:val="24"/>
            </w:rPr>
            <w:delText xml:space="preserve">More generally, our results highlight how processes operating among natural populations </w:delText>
          </w:r>
        </w:del>
      </w:ins>
      <w:ins w:id="181" w:author="Thomas, Gregg" w:date="2025-01-04T20:24:00Z">
        <w:del w:id="182" w:author="Good, Jeffrey" w:date="2025-01-06T11:39:00Z" w16du:dateUtc="2025-01-06T18:39:00Z">
          <w:r w:rsidR="009E0027" w:rsidDel="00B67A99">
            <w:rPr>
              <w:rFonts w:ascii="Times New Roman" w:hAnsi="Times New Roman" w:cs="Times New Roman"/>
              <w:sz w:val="24"/>
              <w:szCs w:val="24"/>
            </w:rPr>
            <w:delText xml:space="preserve">are </w:delText>
          </w:r>
        </w:del>
        <w:del w:id="183" w:author="Good, Jeffrey" w:date="2025-01-06T11:21:00Z" w16du:dateUtc="2025-01-06T18:21:00Z">
          <w:r w:rsidR="009E0027" w:rsidDel="00FE003A">
            <w:rPr>
              <w:rFonts w:ascii="Times New Roman" w:hAnsi="Times New Roman" w:cs="Times New Roman"/>
              <w:sz w:val="24"/>
              <w:szCs w:val="24"/>
            </w:rPr>
            <w:delText>still</w:delText>
          </w:r>
        </w:del>
        <w:del w:id="184" w:author="Good, Jeffrey" w:date="2025-01-06T11:52:00Z" w16du:dateUtc="2025-01-06T18:52:00Z">
          <w:r w:rsidR="009E0027" w:rsidDel="00C74F1A">
            <w:rPr>
              <w:rFonts w:ascii="Times New Roman" w:hAnsi="Times New Roman" w:cs="Times New Roman"/>
              <w:sz w:val="24"/>
              <w:szCs w:val="24"/>
            </w:rPr>
            <w:delText xml:space="preserve"> relevant even over longer phylogenetic timescales</w:delText>
          </w:r>
        </w:del>
      </w:ins>
      <w:ins w:id="185" w:author="Thomas, Gregg" w:date="2025-01-04T20:26:00Z">
        <w:del w:id="186" w:author="Good, Jeffrey" w:date="2025-01-06T11:52:00Z" w16du:dateUtc="2025-01-06T18:52:00Z">
          <w:r w:rsidR="009E0027" w:rsidDel="00C74F1A">
            <w:rPr>
              <w:rFonts w:ascii="Times New Roman" w:hAnsi="Times New Roman" w:cs="Times New Roman"/>
              <w:sz w:val="24"/>
              <w:szCs w:val="24"/>
            </w:rPr>
            <w:delText xml:space="preserve"> when making inferences between species</w:delText>
          </w:r>
        </w:del>
      </w:ins>
      <w:ins w:id="187" w:author="Thomas, Gregg" w:date="2025-01-04T20:24:00Z">
        <w:del w:id="188" w:author="Good, Jeffrey" w:date="2025-01-06T11:52:00Z" w16du:dateUtc="2025-01-06T18:52:00Z">
          <w:r w:rsidR="009E0027" w:rsidDel="00C74F1A">
            <w:rPr>
              <w:rFonts w:ascii="Times New Roman" w:hAnsi="Times New Roman" w:cs="Times New Roman"/>
              <w:sz w:val="24"/>
              <w:szCs w:val="24"/>
            </w:rPr>
            <w:delText>.</w:delText>
          </w:r>
        </w:del>
      </w:ins>
      <w:ins w:id="189" w:author="Good, Jeffrey" w:date="2025-01-06T12:27:00Z" w16du:dateUtc="2025-01-06T19:27:00Z">
        <w:r w:rsidR="006A6BC9">
          <w:rPr>
            <w:rFonts w:ascii="Times New Roman" w:hAnsi="Times New Roman" w:cs="Times New Roman"/>
            <w:sz w:val="24"/>
            <w:szCs w:val="24"/>
          </w:rPr>
          <w:t>Species tree p</w:t>
        </w:r>
      </w:ins>
      <w:ins w:id="190" w:author="Thomas, Gregg" w:date="2025-01-04T20:24:00Z">
        <w:del w:id="191" w:author="Good, Jeffrey" w:date="2025-01-06T11:27:00Z" w16du:dateUtc="2025-01-06T18:27:00Z">
          <w:r w:rsidR="009E0027" w:rsidDel="00C606A9">
            <w:rPr>
              <w:rFonts w:ascii="Times New Roman" w:hAnsi="Times New Roman" w:cs="Times New Roman"/>
              <w:sz w:val="24"/>
              <w:szCs w:val="24"/>
            </w:rPr>
            <w:delText xml:space="preserve"> </w:delText>
          </w:r>
        </w:del>
        <w:del w:id="192" w:author="Good, Jeffrey" w:date="2025-01-06T11:48:00Z" w16du:dateUtc="2025-01-06T18:48:00Z">
          <w:r w:rsidR="009E0027" w:rsidDel="00C74F1A">
            <w:rPr>
              <w:rFonts w:ascii="Times New Roman" w:hAnsi="Times New Roman" w:cs="Times New Roman"/>
              <w:sz w:val="24"/>
              <w:szCs w:val="24"/>
            </w:rPr>
            <w:delText>P</w:delText>
          </w:r>
        </w:del>
        <w:r w:rsidR="009E0027">
          <w:rPr>
            <w:rFonts w:ascii="Times New Roman" w:hAnsi="Times New Roman" w:cs="Times New Roman"/>
            <w:sz w:val="24"/>
            <w:szCs w:val="24"/>
          </w:rPr>
          <w:t>hylogen</w:t>
        </w:r>
      </w:ins>
      <w:ins w:id="193" w:author="Good, Jeffrey" w:date="2025-01-06T11:37:00Z" w16du:dateUtc="2025-01-06T18:37:00Z">
        <w:r w:rsidR="00B67A99">
          <w:rPr>
            <w:rFonts w:ascii="Times New Roman" w:hAnsi="Times New Roman" w:cs="Times New Roman"/>
            <w:sz w:val="24"/>
            <w:szCs w:val="24"/>
          </w:rPr>
          <w:t>ies</w:t>
        </w:r>
      </w:ins>
      <w:ins w:id="194" w:author="Thomas, Gregg" w:date="2025-01-04T20:24:00Z">
        <w:del w:id="195" w:author="Good, Jeffrey" w:date="2025-01-06T11:37:00Z" w16du:dateUtc="2025-01-06T18:37:00Z">
          <w:r w:rsidR="009E0027" w:rsidDel="00B67A99">
            <w:rPr>
              <w:rFonts w:ascii="Times New Roman" w:hAnsi="Times New Roman" w:cs="Times New Roman"/>
              <w:sz w:val="24"/>
              <w:szCs w:val="24"/>
            </w:rPr>
            <w:delText>etic</w:delText>
          </w:r>
        </w:del>
        <w:r w:rsidR="009E0027">
          <w:rPr>
            <w:rFonts w:ascii="Times New Roman" w:hAnsi="Times New Roman" w:cs="Times New Roman"/>
            <w:sz w:val="24"/>
            <w:szCs w:val="24"/>
          </w:rPr>
          <w:t xml:space="preserve"> </w:t>
        </w:r>
        <w:del w:id="196" w:author="Good, Jeffrey" w:date="2025-01-06T11:37:00Z" w16du:dateUtc="2025-01-06T18:37:00Z">
          <w:r w:rsidR="009E0027" w:rsidDel="00B67A99">
            <w:rPr>
              <w:rFonts w:ascii="Times New Roman" w:hAnsi="Times New Roman" w:cs="Times New Roman"/>
              <w:sz w:val="24"/>
              <w:szCs w:val="24"/>
            </w:rPr>
            <w:delText xml:space="preserve">patterns </w:delText>
          </w:r>
        </w:del>
        <w:del w:id="197" w:author="Good, Jeffrey" w:date="2025-01-06T11:36:00Z" w16du:dateUtc="2025-01-06T18:36:00Z">
          <w:r w:rsidR="009E0027" w:rsidDel="00B67A99">
            <w:rPr>
              <w:rFonts w:ascii="Times New Roman" w:hAnsi="Times New Roman" w:cs="Times New Roman"/>
              <w:sz w:val="24"/>
              <w:szCs w:val="24"/>
            </w:rPr>
            <w:delText xml:space="preserve">of discordance </w:delText>
          </w:r>
        </w:del>
        <w:r w:rsidR="009E0027">
          <w:rPr>
            <w:rFonts w:ascii="Times New Roman" w:hAnsi="Times New Roman" w:cs="Times New Roman"/>
            <w:sz w:val="24"/>
            <w:szCs w:val="24"/>
          </w:rPr>
          <w:t xml:space="preserve">are </w:t>
        </w:r>
        <w:del w:id="198" w:author="Good, Jeffrey" w:date="2025-01-06T11:36:00Z" w16du:dateUtc="2025-01-06T18:36:00Z">
          <w:r w:rsidR="009E0027" w:rsidDel="00B67A99">
            <w:rPr>
              <w:rFonts w:ascii="Times New Roman" w:hAnsi="Times New Roman" w:cs="Times New Roman"/>
              <w:sz w:val="24"/>
              <w:szCs w:val="24"/>
            </w:rPr>
            <w:delText>the</w:delText>
          </w:r>
        </w:del>
      </w:ins>
      <w:ins w:id="199" w:author="Good, Jeffrey" w:date="2025-01-06T11:36:00Z" w16du:dateUtc="2025-01-06T18:36:00Z">
        <w:r w:rsidR="00B67A99">
          <w:rPr>
            <w:rFonts w:ascii="Times New Roman" w:hAnsi="Times New Roman" w:cs="Times New Roman"/>
            <w:sz w:val="24"/>
            <w:szCs w:val="24"/>
          </w:rPr>
          <w:t xml:space="preserve">an emergent </w:t>
        </w:r>
      </w:ins>
      <w:ins w:id="200" w:author="Good, Jeffrey" w:date="2025-01-06T11:37:00Z" w16du:dateUtc="2025-01-06T18:37:00Z">
        <w:r w:rsidR="00B67A99">
          <w:rPr>
            <w:rFonts w:ascii="Times New Roman" w:hAnsi="Times New Roman" w:cs="Times New Roman"/>
            <w:sz w:val="24"/>
            <w:szCs w:val="24"/>
          </w:rPr>
          <w:t>pattern</w:t>
        </w:r>
      </w:ins>
      <w:ins w:id="201" w:author="Thomas, Gregg" w:date="2025-01-04T20:24:00Z">
        <w:r w:rsidR="009E0027">
          <w:rPr>
            <w:rFonts w:ascii="Times New Roman" w:hAnsi="Times New Roman" w:cs="Times New Roman"/>
            <w:sz w:val="24"/>
            <w:szCs w:val="24"/>
          </w:rPr>
          <w:t xml:space="preserve"> </w:t>
        </w:r>
      </w:ins>
      <w:ins w:id="202" w:author="Thomas, Gregg" w:date="2025-01-04T20:25:00Z">
        <w:del w:id="203" w:author="Good, Jeffrey" w:date="2025-01-06T11:37:00Z" w16du:dateUtc="2025-01-06T18:37:00Z">
          <w:r w:rsidR="009E0027" w:rsidDel="00B67A99">
            <w:rPr>
              <w:rFonts w:ascii="Times New Roman" w:hAnsi="Times New Roman" w:cs="Times New Roman"/>
              <w:sz w:val="24"/>
              <w:szCs w:val="24"/>
            </w:rPr>
            <w:delText xml:space="preserve">result </w:delText>
          </w:r>
        </w:del>
        <w:r w:rsidR="009E0027">
          <w:rPr>
            <w:rFonts w:ascii="Times New Roman" w:hAnsi="Times New Roman" w:cs="Times New Roman"/>
            <w:sz w:val="24"/>
            <w:szCs w:val="24"/>
          </w:rPr>
          <w:t xml:space="preserve">of the </w:t>
        </w:r>
      </w:ins>
      <w:ins w:id="204" w:author="Good, Jeffrey" w:date="2025-01-06T11:38:00Z" w16du:dateUtc="2025-01-06T18:38:00Z">
        <w:r w:rsidR="00B67A99">
          <w:rPr>
            <w:rFonts w:ascii="Times New Roman" w:hAnsi="Times New Roman" w:cs="Times New Roman"/>
            <w:sz w:val="24"/>
            <w:szCs w:val="24"/>
          </w:rPr>
          <w:t xml:space="preserve">genome-wide </w:t>
        </w:r>
      </w:ins>
      <w:ins w:id="205" w:author="Thomas, Gregg" w:date="2025-01-04T20:25:00Z">
        <w:r w:rsidR="009E0027">
          <w:rPr>
            <w:rFonts w:ascii="Times New Roman" w:hAnsi="Times New Roman" w:cs="Times New Roman"/>
            <w:sz w:val="24"/>
            <w:szCs w:val="24"/>
          </w:rPr>
          <w:t xml:space="preserve">accumulation of </w:t>
        </w:r>
      </w:ins>
      <w:ins w:id="206" w:author="Good, Jeffrey" w:date="2025-01-06T11:36:00Z" w16du:dateUtc="2025-01-06T18:36:00Z">
        <w:r w:rsidR="00B67A99">
          <w:rPr>
            <w:rFonts w:ascii="Times New Roman" w:hAnsi="Times New Roman" w:cs="Times New Roman"/>
            <w:sz w:val="24"/>
            <w:szCs w:val="24"/>
          </w:rPr>
          <w:t xml:space="preserve">stochastic and directional </w:t>
        </w:r>
      </w:ins>
      <w:ins w:id="207" w:author="Good, Jeffrey" w:date="2025-01-06T11:33:00Z" w16du:dateUtc="2025-01-06T18:33:00Z">
        <w:r w:rsidR="00C606A9">
          <w:rPr>
            <w:rFonts w:ascii="Times New Roman" w:hAnsi="Times New Roman" w:cs="Times New Roman"/>
            <w:sz w:val="24"/>
            <w:szCs w:val="24"/>
          </w:rPr>
          <w:t>population</w:t>
        </w:r>
      </w:ins>
      <w:ins w:id="208" w:author="Good, Jeffrey" w:date="2025-01-06T11:50:00Z" w16du:dateUtc="2025-01-06T18:50:00Z">
        <w:r w:rsidR="00C74F1A">
          <w:rPr>
            <w:rFonts w:ascii="Times New Roman" w:hAnsi="Times New Roman" w:cs="Times New Roman"/>
            <w:sz w:val="24"/>
            <w:szCs w:val="24"/>
          </w:rPr>
          <w:t>-</w:t>
        </w:r>
      </w:ins>
      <w:ins w:id="209" w:author="Good, Jeffrey" w:date="2025-01-06T11:33:00Z" w16du:dateUtc="2025-01-06T18:33:00Z">
        <w:r w:rsidR="00B67A99">
          <w:rPr>
            <w:rFonts w:ascii="Times New Roman" w:hAnsi="Times New Roman" w:cs="Times New Roman"/>
            <w:sz w:val="24"/>
            <w:szCs w:val="24"/>
          </w:rPr>
          <w:t>level</w:t>
        </w:r>
        <w:r w:rsidR="00C606A9">
          <w:rPr>
            <w:rFonts w:ascii="Times New Roman" w:hAnsi="Times New Roman" w:cs="Times New Roman"/>
            <w:sz w:val="24"/>
            <w:szCs w:val="24"/>
          </w:rPr>
          <w:t xml:space="preserve"> processes</w:t>
        </w:r>
      </w:ins>
      <w:ins w:id="210" w:author="Good, Jeffrey" w:date="2025-01-06T11:38:00Z" w16du:dateUtc="2025-01-06T18:38:00Z">
        <w:r w:rsidR="00B67A99">
          <w:rPr>
            <w:rFonts w:ascii="Times New Roman" w:hAnsi="Times New Roman" w:cs="Times New Roman"/>
            <w:sz w:val="24"/>
            <w:szCs w:val="24"/>
          </w:rPr>
          <w:t xml:space="preserve"> that cannot be </w:t>
        </w:r>
      </w:ins>
      <w:ins w:id="211" w:author="Good, Jeffrey" w:date="2025-01-06T11:51:00Z" w16du:dateUtc="2025-01-06T18:51:00Z">
        <w:r w:rsidR="00C74F1A">
          <w:rPr>
            <w:rFonts w:ascii="Times New Roman" w:hAnsi="Times New Roman" w:cs="Times New Roman"/>
            <w:sz w:val="24"/>
            <w:szCs w:val="24"/>
          </w:rPr>
          <w:t xml:space="preserve">fully </w:t>
        </w:r>
      </w:ins>
      <w:ins w:id="212" w:author="Thomas, Gregg" w:date="2025-01-04T20:25:00Z">
        <w:del w:id="213" w:author="Good, Jeffrey" w:date="2025-01-06T11:37:00Z" w16du:dateUtc="2025-01-06T18:37:00Z">
          <w:r w:rsidR="009E0027" w:rsidDel="00B67A99">
            <w:rPr>
              <w:rFonts w:ascii="Times New Roman" w:hAnsi="Times New Roman" w:cs="Times New Roman"/>
              <w:sz w:val="24"/>
              <w:szCs w:val="24"/>
            </w:rPr>
            <w:delText>coalescence, genetic drift,</w:delText>
          </w:r>
        </w:del>
      </w:ins>
      <w:ins w:id="214" w:author="Thomas, Gregg" w:date="2025-01-04T20:26:00Z">
        <w:del w:id="215" w:author="Good, Jeffrey" w:date="2025-01-06T11:37:00Z" w16du:dateUtc="2025-01-06T18:37:00Z">
          <w:r w:rsidR="009E0027" w:rsidDel="00B67A99">
            <w:rPr>
              <w:rFonts w:ascii="Times New Roman" w:hAnsi="Times New Roman" w:cs="Times New Roman"/>
              <w:sz w:val="24"/>
              <w:szCs w:val="24"/>
            </w:rPr>
            <w:delText xml:space="preserve"> natural selection,</w:delText>
          </w:r>
        </w:del>
      </w:ins>
      <w:ins w:id="216" w:author="Thomas, Gregg" w:date="2025-01-04T20:25:00Z">
        <w:del w:id="217" w:author="Good, Jeffrey" w:date="2025-01-06T11:37:00Z" w16du:dateUtc="2025-01-06T18:37:00Z">
          <w:r w:rsidR="009E0027" w:rsidDel="00B67A99">
            <w:rPr>
              <w:rFonts w:ascii="Times New Roman" w:hAnsi="Times New Roman" w:cs="Times New Roman"/>
              <w:sz w:val="24"/>
              <w:szCs w:val="24"/>
            </w:rPr>
            <w:delText xml:space="preserve"> and other forces that act on populations</w:delText>
          </w:r>
        </w:del>
      </w:ins>
      <w:ins w:id="218" w:author="Thomas, Gregg" w:date="2025-01-04T23:21:00Z">
        <w:del w:id="219" w:author="Good, Jeffrey" w:date="2025-01-06T11:37:00Z" w16du:dateUtc="2025-01-06T18:37:00Z">
          <w:r w:rsidR="004059B8" w:rsidDel="00B67A99">
            <w:rPr>
              <w:rFonts w:ascii="Times New Roman" w:hAnsi="Times New Roman" w:cs="Times New Roman"/>
              <w:sz w:val="24"/>
              <w:szCs w:val="24"/>
            </w:rPr>
            <w:delText xml:space="preserve"> and neither the discordance or </w:delText>
          </w:r>
        </w:del>
        <w:del w:id="220" w:author="Good, Jeffrey" w:date="2025-01-06T11:38:00Z" w16du:dateUtc="2025-01-06T18:38:00Z">
          <w:r w:rsidR="004059B8" w:rsidDel="00B67A99">
            <w:rPr>
              <w:rFonts w:ascii="Times New Roman" w:hAnsi="Times New Roman" w:cs="Times New Roman"/>
              <w:sz w:val="24"/>
              <w:szCs w:val="24"/>
            </w:rPr>
            <w:delText xml:space="preserve">these patterns are </w:delText>
          </w:r>
        </w:del>
        <w:r w:rsidR="004059B8">
          <w:rPr>
            <w:rFonts w:ascii="Times New Roman" w:hAnsi="Times New Roman" w:cs="Times New Roman"/>
            <w:sz w:val="24"/>
            <w:szCs w:val="24"/>
          </w:rPr>
          <w:t xml:space="preserve">captured or modeled </w:t>
        </w:r>
        <w:del w:id="221" w:author="Good, Jeffrey" w:date="2025-01-06T11:38:00Z" w16du:dateUtc="2025-01-06T18:38:00Z">
          <w:r w:rsidR="004059B8" w:rsidDel="00B67A99">
            <w:rPr>
              <w:rFonts w:ascii="Times New Roman" w:hAnsi="Times New Roman" w:cs="Times New Roman"/>
              <w:sz w:val="24"/>
              <w:szCs w:val="24"/>
            </w:rPr>
            <w:delText>in</w:delText>
          </w:r>
        </w:del>
      </w:ins>
      <w:ins w:id="222" w:author="Good, Jeffrey" w:date="2025-01-06T11:38:00Z" w16du:dateUtc="2025-01-06T18:38:00Z">
        <w:r w:rsidR="00B67A99">
          <w:rPr>
            <w:rFonts w:ascii="Times New Roman" w:hAnsi="Times New Roman" w:cs="Times New Roman"/>
            <w:sz w:val="24"/>
            <w:szCs w:val="24"/>
          </w:rPr>
          <w:t>by</w:t>
        </w:r>
      </w:ins>
      <w:ins w:id="223" w:author="Thomas, Gregg" w:date="2025-01-04T23:21:00Z">
        <w:r w:rsidR="004059B8">
          <w:rPr>
            <w:rFonts w:ascii="Times New Roman" w:hAnsi="Times New Roman" w:cs="Times New Roman"/>
            <w:sz w:val="24"/>
            <w:szCs w:val="24"/>
          </w:rPr>
          <w:t xml:space="preserve"> a single </w:t>
        </w:r>
      </w:ins>
      <w:ins w:id="224" w:author="Good, Jeffrey" w:date="2025-01-06T11:39:00Z" w16du:dateUtc="2025-01-06T18:39:00Z">
        <w:r w:rsidR="00B67A99">
          <w:rPr>
            <w:rFonts w:ascii="Times New Roman" w:hAnsi="Times New Roman" w:cs="Times New Roman"/>
            <w:sz w:val="24"/>
            <w:szCs w:val="24"/>
          </w:rPr>
          <w:t>history</w:t>
        </w:r>
      </w:ins>
      <w:ins w:id="225" w:author="Good, Jeffrey" w:date="2025-01-06T12:32:00Z" w16du:dateUtc="2025-01-06T19:32:00Z">
        <w:r w:rsidR="006A6BC9">
          <w:rPr>
            <w:rFonts w:ascii="Times New Roman" w:hAnsi="Times New Roman" w:cs="Times New Roman"/>
            <w:sz w:val="24"/>
            <w:szCs w:val="24"/>
          </w:rPr>
          <w:t xml:space="preserve"> (</w:t>
        </w:r>
        <w:proofErr w:type="spellStart"/>
        <w:r w:rsidR="006A6BC9">
          <w:rPr>
            <w:rFonts w:ascii="Times New Roman" w:hAnsi="Times New Roman" w:cs="Times New Roman"/>
            <w:sz w:val="24"/>
            <w:szCs w:val="24"/>
          </w:rPr>
          <w:fldChar w:fldCharType="begin">
            <w:fldData xml:space="preserve">PEVuZE5vdGU+PENpdGUgQXV0aG9yWWVhcj0iMSI+PEF1dGhvcj5TdGVlbnd5azwvQXV0aG9yPjxZ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</w:fldData>
          </w:fldChar>
        </w:r>
        <w:r w:rsidR="006A6BC9">
          <w:rPr>
            <w:rFonts w:ascii="Times New Roman" w:hAnsi="Times New Roman" w:cs="Times New Roman"/>
            <w:sz w:val="24"/>
            <w:szCs w:val="24"/>
          </w:rPr>
          <w:instrText xml:space="preserve"> ADDIN EN.CITE </w:instrText>
        </w:r>
        <w:r w:rsidR="006A6BC9">
          <w:rPr>
            <w:rFonts w:ascii="Times New Roman" w:hAnsi="Times New Roman" w:cs="Times New Roman"/>
            <w:sz w:val="24"/>
            <w:szCs w:val="24"/>
          </w:rPr>
          <w:fldChar w:fldCharType="begin">
            <w:fldData xml:space="preserve">PEVuZE5vdGU+PENpdGUgQXV0aG9yWWVhcj0iMSI+PEF1dGhvcj5TdGVlbnd5azwvQXV0aG9yPjxZ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</w:fldData>
          </w:fldChar>
        </w:r>
        <w:r w:rsidR="006A6BC9">
          <w:rPr>
            <w:rFonts w:ascii="Times New Roman" w:hAnsi="Times New Roman" w:cs="Times New Roman"/>
            <w:sz w:val="24"/>
            <w:szCs w:val="24"/>
          </w:rPr>
          <w:instrText xml:space="preserve"> ADDIN EN.CITE.DATA </w:instrText>
        </w:r>
        <w:r w:rsidR="006A6BC9">
          <w:rPr>
            <w:rFonts w:ascii="Times New Roman" w:hAnsi="Times New Roman" w:cs="Times New Roman"/>
            <w:sz w:val="24"/>
            <w:szCs w:val="24"/>
          </w:rPr>
        </w:r>
        <w:r w:rsidR="006A6BC9">
          <w:rPr>
            <w:rFonts w:ascii="Times New Roman" w:hAnsi="Times New Roman" w:cs="Times New Roman"/>
            <w:sz w:val="24"/>
            <w:szCs w:val="24"/>
          </w:rPr>
          <w:fldChar w:fldCharType="end"/>
        </w:r>
        <w:r w:rsidR="006A6BC9">
          <w:rPr>
            <w:rFonts w:ascii="Times New Roman" w:hAnsi="Times New Roman" w:cs="Times New Roman"/>
            <w:sz w:val="24"/>
            <w:szCs w:val="24"/>
          </w:rPr>
        </w:r>
        <w:r w:rsidR="006A6BC9">
          <w:rPr>
            <w:rFonts w:ascii="Times New Roman" w:hAnsi="Times New Roman" w:cs="Times New Roman"/>
            <w:sz w:val="24"/>
            <w:szCs w:val="24"/>
          </w:rPr>
          <w:fldChar w:fldCharType="separate"/>
        </w:r>
        <w:r w:rsidR="006A6BC9">
          <w:rPr>
            <w:rFonts w:ascii="Times New Roman" w:hAnsi="Times New Roman" w:cs="Times New Roman"/>
            <w:noProof/>
            <w:sz w:val="24"/>
            <w:szCs w:val="24"/>
          </w:rPr>
          <w:t>Steenwyk</w:t>
        </w:r>
        <w:proofErr w:type="spellEnd"/>
        <w:r w:rsidR="006A6BC9">
          <w:rPr>
            <w:rFonts w:ascii="Times New Roman" w:hAnsi="Times New Roman" w:cs="Times New Roman"/>
            <w:noProof/>
            <w:sz w:val="24"/>
            <w:szCs w:val="24"/>
          </w:rPr>
          <w:t>, et al. 2023)</w:t>
        </w:r>
        <w:r w:rsidR="006A6BC9">
          <w:rPr>
            <w:rFonts w:ascii="Times New Roman" w:hAnsi="Times New Roman" w:cs="Times New Roman"/>
            <w:sz w:val="24"/>
            <w:szCs w:val="24"/>
          </w:rPr>
          <w:fldChar w:fldCharType="end"/>
        </w:r>
      </w:ins>
      <w:ins w:id="226" w:author="Thomas, Gregg" w:date="2025-01-04T23:21:00Z">
        <w:del w:id="227" w:author="Good, Jeffrey" w:date="2025-01-06T11:39:00Z" w16du:dateUtc="2025-01-06T18:39:00Z">
          <w:r w:rsidR="004059B8" w:rsidDel="00B67A99">
            <w:rPr>
              <w:rFonts w:ascii="Times New Roman" w:hAnsi="Times New Roman" w:cs="Times New Roman"/>
              <w:sz w:val="24"/>
              <w:szCs w:val="24"/>
            </w:rPr>
            <w:delText>species tree</w:delText>
          </w:r>
        </w:del>
      </w:ins>
      <w:ins w:id="228" w:author="Thomas, Gregg" w:date="2025-01-04T22:53:00Z">
        <w:r w:rsidR="006665FD">
          <w:rPr>
            <w:rFonts w:ascii="Times New Roman" w:hAnsi="Times New Roman" w:cs="Times New Roman"/>
            <w:sz w:val="24"/>
            <w:szCs w:val="24"/>
          </w:rPr>
          <w:t>.</w:t>
        </w:r>
      </w:ins>
      <w:ins w:id="229" w:author="Good, Jeffrey" w:date="2025-01-06T12:38:00Z" w16du:dateUtc="2025-01-06T19:38:00Z">
        <w:r w:rsidR="005A04DA">
          <w:rPr>
            <w:rFonts w:ascii="Times New Roman" w:hAnsi="Times New Roman" w:cs="Times New Roman"/>
            <w:sz w:val="24"/>
            <w:szCs w:val="24"/>
          </w:rPr>
          <w:t xml:space="preserve"> </w:t>
        </w:r>
      </w:ins>
      <w:ins w:id="230" w:author="Good, Jeffrey" w:date="2025-01-06T12:54:00Z" w16du:dateUtc="2025-01-06T19:54:00Z">
        <w:r w:rsidR="003F01B4">
          <w:rPr>
            <w:rFonts w:ascii="Times New Roman" w:hAnsi="Times New Roman" w:cs="Times New Roman"/>
            <w:sz w:val="24"/>
            <w:szCs w:val="24"/>
          </w:rPr>
          <w:t xml:space="preserve">Importantly, </w:t>
        </w:r>
      </w:ins>
      <w:ins w:id="231" w:author="Good, Jeffrey" w:date="2025-01-06T12:52:00Z" w16du:dateUtc="2025-01-06T19:52:00Z">
        <w:r w:rsidR="003F01B4">
          <w:rPr>
            <w:rFonts w:ascii="Times New Roman" w:hAnsi="Times New Roman" w:cs="Times New Roman"/>
            <w:sz w:val="24"/>
            <w:szCs w:val="24"/>
          </w:rPr>
          <w:t xml:space="preserve">phylogenetic discordance </w:t>
        </w:r>
      </w:ins>
      <w:ins w:id="232" w:author="Good, Jeffrey" w:date="2025-01-06T12:55:00Z" w16du:dateUtc="2025-01-06T19:55:00Z">
        <w:r w:rsidR="00FE27F9">
          <w:rPr>
            <w:rFonts w:ascii="Times New Roman" w:hAnsi="Times New Roman" w:cs="Times New Roman"/>
            <w:sz w:val="24"/>
            <w:szCs w:val="24"/>
          </w:rPr>
          <w:t>is</w:t>
        </w:r>
      </w:ins>
      <w:ins w:id="233" w:author="Good, Jeffrey" w:date="2025-01-06T12:52:00Z" w16du:dateUtc="2025-01-06T19:52:00Z">
        <w:r w:rsidR="003F01B4">
          <w:rPr>
            <w:rFonts w:ascii="Times New Roman" w:hAnsi="Times New Roman" w:cs="Times New Roman"/>
            <w:sz w:val="24"/>
            <w:szCs w:val="24"/>
          </w:rPr>
          <w:t xml:space="preserve"> not limited closely related </w:t>
        </w:r>
      </w:ins>
      <w:ins w:id="234" w:author="Good, Jeffrey" w:date="2025-01-06T12:56:00Z" w16du:dateUtc="2025-01-06T19:56:00Z">
        <w:r w:rsidR="00FE27F9">
          <w:rPr>
            <w:rFonts w:ascii="Times New Roman" w:hAnsi="Times New Roman" w:cs="Times New Roman"/>
            <w:sz w:val="24"/>
            <w:szCs w:val="24"/>
          </w:rPr>
          <w:t>populations or species</w:t>
        </w:r>
      </w:ins>
      <w:ins w:id="235" w:author="Good, Jeffrey" w:date="2025-01-06T12:53:00Z" w16du:dateUtc="2025-01-06T19:53:00Z">
        <w:r w:rsidR="003F01B4">
          <w:rPr>
            <w:rFonts w:ascii="Times New Roman" w:hAnsi="Times New Roman" w:cs="Times New Roman"/>
            <w:sz w:val="24"/>
            <w:szCs w:val="24"/>
          </w:rPr>
          <w:t xml:space="preserve"> </w:t>
        </w:r>
      </w:ins>
      <w:ins w:id="236" w:author="Good, Jeffrey" w:date="2025-01-06T12:55:00Z" w16du:dateUtc="2025-01-06T19:55:00Z">
        <w:r w:rsidR="00FE27F9">
          <w:rPr>
            <w:rFonts w:ascii="Times New Roman" w:hAnsi="Times New Roman" w:cs="Times New Roman"/>
            <w:sz w:val="24"/>
            <w:szCs w:val="24"/>
          </w:rPr>
          <w:t xml:space="preserve">and is expected to leave </w:t>
        </w:r>
      </w:ins>
      <w:ins w:id="237" w:author="Good, Jeffrey" w:date="2025-01-06T12:56:00Z" w16du:dateUtc="2025-01-06T19:56:00Z">
        <w:r w:rsidR="00FE27F9">
          <w:rPr>
            <w:rFonts w:ascii="Times New Roman" w:hAnsi="Times New Roman" w:cs="Times New Roman"/>
            <w:sz w:val="24"/>
            <w:szCs w:val="24"/>
          </w:rPr>
          <w:t xml:space="preserve">persistent signals over </w:t>
        </w:r>
      </w:ins>
      <w:ins w:id="238" w:author="Good, Jeffrey" w:date="2025-01-06T12:57:00Z" w16du:dateUtc="2025-01-06T19:57:00Z">
        <w:r w:rsidR="00FE27F9">
          <w:rPr>
            <w:rFonts w:ascii="Times New Roman" w:hAnsi="Times New Roman" w:cs="Times New Roman"/>
            <w:sz w:val="24"/>
            <w:szCs w:val="24"/>
          </w:rPr>
          <w:t xml:space="preserve">deep evolutionary timescales </w:t>
        </w:r>
        <w:commentRangeStart w:id="239"/>
        <w:r w:rsidR="00FE27F9">
          <w:rPr>
            <w:rFonts w:ascii="Times New Roman" w:hAnsi="Times New Roman" w:cs="Times New Roman"/>
            <w:sz w:val="24"/>
            <w:szCs w:val="24"/>
          </w:rPr>
          <w:t>(Oliver 2013)</w:t>
        </w:r>
        <w:commentRangeEnd w:id="239"/>
        <w:r w:rsidR="00FE27F9">
          <w:rPr>
            <w:rStyle w:val="CommentReference"/>
          </w:rPr>
          <w:commentReference w:id="239"/>
        </w:r>
        <w:r w:rsidR="00FE27F9">
          <w:rPr>
            <w:rFonts w:ascii="Times New Roman" w:hAnsi="Times New Roman" w:cs="Times New Roman"/>
            <w:sz w:val="24"/>
            <w:szCs w:val="24"/>
          </w:rPr>
          <w:t xml:space="preserve">. </w:t>
        </w:r>
      </w:ins>
      <w:ins w:id="240" w:author="Good, Jeffrey" w:date="2025-01-06T12:17:00Z" w16du:dateUtc="2025-01-06T19:17:00Z">
        <w:r w:rsidR="004404BA">
          <w:rPr>
            <w:rFonts w:ascii="Times New Roman" w:hAnsi="Times New Roman" w:cs="Times New Roman"/>
            <w:sz w:val="24"/>
            <w:szCs w:val="24"/>
          </w:rPr>
          <w:t xml:space="preserve">In turn, the use of tree-based frameworks for studying evolution </w:t>
        </w:r>
      </w:ins>
      <w:ins w:id="241" w:author="Good, Jeffrey" w:date="2025-01-06T12:58:00Z" w16du:dateUtc="2025-01-06T19:58:00Z">
        <w:r w:rsidR="00FE27F9">
          <w:rPr>
            <w:rFonts w:ascii="Times New Roman" w:hAnsi="Times New Roman" w:cs="Times New Roman"/>
            <w:sz w:val="24"/>
            <w:szCs w:val="24"/>
          </w:rPr>
          <w:t xml:space="preserve">(at any timescale) </w:t>
        </w:r>
      </w:ins>
      <w:ins w:id="242" w:author="Good, Jeffrey" w:date="2025-01-06T12:17:00Z" w16du:dateUtc="2025-01-06T19:17:00Z">
        <w:r w:rsidR="004404BA">
          <w:rPr>
            <w:rFonts w:ascii="Times New Roman" w:hAnsi="Times New Roman" w:cs="Times New Roman"/>
            <w:sz w:val="24"/>
            <w:szCs w:val="24"/>
          </w:rPr>
          <w:t xml:space="preserve">must incorporate the population-level processes that </w:t>
        </w:r>
      </w:ins>
      <w:ins w:id="243" w:author="Good, Jeffrey" w:date="2025-01-06T12:28:00Z" w16du:dateUtc="2025-01-06T19:28:00Z">
        <w:r w:rsidR="006A6BC9">
          <w:rPr>
            <w:rFonts w:ascii="Times New Roman" w:hAnsi="Times New Roman" w:cs="Times New Roman"/>
            <w:sz w:val="24"/>
            <w:szCs w:val="24"/>
          </w:rPr>
          <w:t>shape</w:t>
        </w:r>
      </w:ins>
      <w:ins w:id="244" w:author="Good, Jeffrey" w:date="2025-01-06T12:17:00Z" w16du:dateUtc="2025-01-06T19:17:00Z">
        <w:r w:rsidR="004404BA">
          <w:rPr>
            <w:rFonts w:ascii="Times New Roman" w:hAnsi="Times New Roman" w:cs="Times New Roman"/>
            <w:sz w:val="24"/>
            <w:szCs w:val="24"/>
          </w:rPr>
          <w:t xml:space="preserve"> phylogenetic discordance.</w:t>
        </w:r>
      </w:ins>
      <w:ins w:id="245" w:author="Good, Jeffrey" w:date="2025-01-06T12:20:00Z" w16du:dateUtc="2025-01-06T19:20:00Z">
        <w:r w:rsidR="004404BA">
          <w:rPr>
            <w:rFonts w:ascii="Times New Roman" w:hAnsi="Times New Roman" w:cs="Times New Roman"/>
            <w:sz w:val="24"/>
            <w:szCs w:val="24"/>
          </w:rPr>
          <w:t xml:space="preserve"> </w:t>
        </w:r>
      </w:ins>
      <w:ins w:id="246" w:author="Good, Jeffrey" w:date="2025-01-06T12:42:00Z" w16du:dateUtc="2025-01-06T19:42:00Z">
        <w:r w:rsidR="005A04DA">
          <w:rPr>
            <w:rFonts w:ascii="Times New Roman" w:hAnsi="Times New Roman" w:cs="Times New Roman"/>
            <w:sz w:val="24"/>
            <w:szCs w:val="24"/>
          </w:rPr>
          <w:t>T</w:t>
        </w:r>
      </w:ins>
      <w:ins w:id="247" w:author="Good, Jeffrey" w:date="2025-01-06T12:40:00Z" w16du:dateUtc="2025-01-06T19:40:00Z">
        <w:r w:rsidR="005A04DA">
          <w:rPr>
            <w:rFonts w:ascii="Times New Roman" w:hAnsi="Times New Roman" w:cs="Times New Roman"/>
            <w:sz w:val="24"/>
            <w:szCs w:val="24"/>
          </w:rPr>
          <w:t xml:space="preserve">here appear to be relatively few </w:t>
        </w:r>
      </w:ins>
      <w:ins w:id="248" w:author="Good, Jeffrey" w:date="2025-01-06T13:05:00Z" w16du:dateUtc="2025-01-06T20:05:00Z">
        <w:r w:rsidR="005D76D2">
          <w:rPr>
            <w:rFonts w:ascii="Times New Roman" w:hAnsi="Times New Roman" w:cs="Times New Roman"/>
            <w:sz w:val="24"/>
            <w:szCs w:val="24"/>
          </w:rPr>
          <w:t xml:space="preserve">tree-based </w:t>
        </w:r>
      </w:ins>
      <w:ins w:id="249" w:author="Good, Jeffrey" w:date="2025-01-06T12:40:00Z" w16du:dateUtc="2025-01-06T19:40:00Z">
        <w:r w:rsidR="005A04DA">
          <w:rPr>
            <w:rFonts w:ascii="Times New Roman" w:hAnsi="Times New Roman" w:cs="Times New Roman"/>
            <w:sz w:val="24"/>
            <w:szCs w:val="24"/>
          </w:rPr>
          <w:t>applications where the use a single evolutionary history</w:t>
        </w:r>
        <w:r w:rsidR="005A04DA">
          <w:rPr>
            <w:rFonts w:ascii="Times New Roman" w:hAnsi="Times New Roman" w:cs="Times New Roman"/>
            <w:sz w:val="24"/>
            <w:szCs w:val="24"/>
          </w:rPr>
          <w:t xml:space="preserve"> is </w:t>
        </w:r>
      </w:ins>
      <w:ins w:id="250" w:author="Good, Jeffrey" w:date="2025-01-06T12:41:00Z" w16du:dateUtc="2025-01-06T19:41:00Z">
        <w:r w:rsidR="005A04DA">
          <w:rPr>
            <w:rFonts w:ascii="Times New Roman" w:hAnsi="Times New Roman" w:cs="Times New Roman"/>
            <w:sz w:val="24"/>
            <w:szCs w:val="24"/>
          </w:rPr>
          <w:t>appropriate</w:t>
        </w:r>
      </w:ins>
      <w:ins w:id="251" w:author="Good, Jeffrey" w:date="2025-01-06T12:40:00Z" w16du:dateUtc="2025-01-06T19:40:00Z">
        <w:r w:rsidR="005A04DA">
          <w:rPr>
            <w:rFonts w:ascii="Times New Roman" w:hAnsi="Times New Roman" w:cs="Times New Roman"/>
            <w:sz w:val="24"/>
            <w:szCs w:val="24"/>
          </w:rPr>
          <w:t xml:space="preserve">. </w:t>
        </w:r>
      </w:ins>
      <w:ins w:id="252" w:author="Good, Jeffrey" w:date="2025-01-06T12:36:00Z" w16du:dateUtc="2025-01-06T19:36:00Z">
        <w:r w:rsidR="005A04DA">
          <w:rPr>
            <w:rFonts w:ascii="Times New Roman" w:hAnsi="Times New Roman" w:cs="Times New Roman"/>
            <w:sz w:val="24"/>
            <w:szCs w:val="24"/>
          </w:rPr>
          <w:t xml:space="preserve">Indeed, </w:t>
        </w:r>
      </w:ins>
      <w:ins w:id="253" w:author="Good, Jeffrey" w:date="2025-01-06T12:37:00Z" w16du:dateUtc="2025-01-06T19:37:00Z">
        <w:r w:rsidR="005A04DA">
          <w:rPr>
            <w:rFonts w:ascii="Times New Roman" w:hAnsi="Times New Roman" w:cs="Times New Roman"/>
            <w:sz w:val="24"/>
            <w:szCs w:val="24"/>
          </w:rPr>
          <w:t>f</w:t>
        </w:r>
      </w:ins>
      <w:ins w:id="254" w:author="Good, Jeffrey" w:date="2025-01-06T12:32:00Z" w16du:dateUtc="2025-01-06T19:32:00Z">
        <w:r w:rsidR="006A6BC9">
          <w:rPr>
            <w:rFonts w:ascii="Times New Roman" w:hAnsi="Times New Roman" w:cs="Times New Roman"/>
            <w:sz w:val="24"/>
            <w:szCs w:val="24"/>
          </w:rPr>
          <w:t xml:space="preserve">ailure to account for </w:t>
        </w:r>
      </w:ins>
      <w:ins w:id="255" w:author="Good, Jeffrey" w:date="2025-01-06T12:36:00Z" w16du:dateUtc="2025-01-06T19:36:00Z">
        <w:r w:rsidR="005A04DA">
          <w:rPr>
            <w:rFonts w:ascii="Times New Roman" w:hAnsi="Times New Roman" w:cs="Times New Roman"/>
            <w:sz w:val="24"/>
            <w:szCs w:val="24"/>
          </w:rPr>
          <w:t xml:space="preserve">phylogenetic </w:t>
        </w:r>
      </w:ins>
      <w:ins w:id="256" w:author="Good, Jeffrey" w:date="2025-01-06T12:32:00Z" w16du:dateUtc="2025-01-06T19:32:00Z">
        <w:r w:rsidR="006A6BC9">
          <w:rPr>
            <w:rFonts w:ascii="Times New Roman" w:hAnsi="Times New Roman" w:cs="Times New Roman"/>
            <w:sz w:val="24"/>
            <w:szCs w:val="24"/>
          </w:rPr>
          <w:t xml:space="preserve">discordance </w:t>
        </w:r>
      </w:ins>
      <w:ins w:id="257" w:author="Good, Jeffrey" w:date="2025-01-06T12:33:00Z" w16du:dateUtc="2025-01-06T19:33:00Z">
        <w:r w:rsidR="006A6BC9">
          <w:rPr>
            <w:rFonts w:ascii="Times New Roman" w:hAnsi="Times New Roman" w:cs="Times New Roman"/>
            <w:sz w:val="24"/>
            <w:szCs w:val="24"/>
          </w:rPr>
          <w:t xml:space="preserve">can lead to spurious inferences of molecular </w:t>
        </w:r>
      </w:ins>
      <w:ins w:id="258" w:author="Good, Jeffrey" w:date="2025-01-06T12:38:00Z" w16du:dateUtc="2025-01-06T19:38:00Z">
        <w:r w:rsidR="005A04DA">
          <w:rPr>
            <w:rFonts w:ascii="Times New Roman" w:hAnsi="Times New Roman" w:cs="Times New Roman"/>
            <w:sz w:val="24"/>
            <w:szCs w:val="24"/>
          </w:rPr>
          <w:t>evolution</w:t>
        </w:r>
      </w:ins>
      <w:ins w:id="259" w:author="Good, Jeffrey" w:date="2025-01-06T12:39:00Z" w16du:dateUtc="2025-01-06T19:39:00Z">
        <w:r w:rsidR="005A04DA">
          <w:rPr>
            <w:rFonts w:ascii="Times New Roman" w:hAnsi="Times New Roman" w:cs="Times New Roman"/>
            <w:sz w:val="24"/>
            <w:szCs w:val="24"/>
          </w:rPr>
          <w:t xml:space="preserve"> </w:t>
        </w:r>
      </w:ins>
      <w:ins w:id="260" w:author="Good, Jeffrey" w:date="2025-01-06T12:38:00Z" w16du:dateUtc="2025-01-06T19:38:00Z">
        <w:r w:rsidR="005A04DA">
          <w:rPr>
            <w:rFonts w:ascii="Times New Roman" w:hAnsi="Times New Roman" w:cs="Times New Roman"/>
            <w:sz w:val="24"/>
            <w:szCs w:val="24"/>
          </w:rPr>
          <w:t xml:space="preserve">(Figure 6; </w:t>
        </w:r>
        <w:r w:rsidR="005A04DA">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ZWNOdW0+NDg8L1JlY051bT48RGlzcGxheVRleHQ+KE1lbmRlcywgZXQgYWwuIDIwMTYpPC9EaXNw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</w:fldData>
          </w:fldChar>
        </w:r>
        <w:r w:rsidR="005A04DA">
          <w:rPr>
            <w:rFonts w:ascii="Times New Roman" w:hAnsi="Times New Roman" w:cs="Times New Roman"/>
            <w:sz w:val="24"/>
            <w:szCs w:val="24"/>
          </w:rPr>
          <w:instrText xml:space="preserve"> ADDIN EN.CITE </w:instrText>
        </w:r>
        <w:r w:rsidR="005A04DA">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ZWNOdW0+NDg8L1JlY051bT48RGlzcGxheVRleHQ+KE1lbmRlcywgZXQgYWwuIDIwMTYpPC9EaXNw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</w:fldData>
          </w:fldChar>
        </w:r>
        <w:r w:rsidR="005A04DA">
          <w:rPr>
            <w:rFonts w:ascii="Times New Roman" w:hAnsi="Times New Roman" w:cs="Times New Roman"/>
            <w:sz w:val="24"/>
            <w:szCs w:val="24"/>
          </w:rPr>
          <w:instrText xml:space="preserve"> ADDIN EN.CITE.DATA </w:instrText>
        </w:r>
        <w:r w:rsidR="005A04DA">
          <w:rPr>
            <w:rFonts w:ascii="Times New Roman" w:hAnsi="Times New Roman" w:cs="Times New Roman"/>
            <w:sz w:val="24"/>
            <w:szCs w:val="24"/>
          </w:rPr>
        </w:r>
        <w:r w:rsidR="005A04DA">
          <w:rPr>
            <w:rFonts w:ascii="Times New Roman" w:hAnsi="Times New Roman" w:cs="Times New Roman"/>
            <w:sz w:val="24"/>
            <w:szCs w:val="24"/>
          </w:rPr>
          <w:fldChar w:fldCharType="end"/>
        </w:r>
        <w:r w:rsidR="005A04DA">
          <w:rPr>
            <w:rFonts w:ascii="Times New Roman" w:hAnsi="Times New Roman" w:cs="Times New Roman"/>
            <w:sz w:val="24"/>
            <w:szCs w:val="24"/>
          </w:rPr>
        </w:r>
        <w:r w:rsidR="005A04DA">
          <w:rPr>
            <w:rFonts w:ascii="Times New Roman" w:hAnsi="Times New Roman" w:cs="Times New Roman"/>
            <w:sz w:val="24"/>
            <w:szCs w:val="24"/>
          </w:rPr>
          <w:fldChar w:fldCharType="separate"/>
        </w:r>
        <w:r w:rsidR="005A04DA">
          <w:rPr>
            <w:rFonts w:ascii="Times New Roman" w:hAnsi="Times New Roman" w:cs="Times New Roman"/>
            <w:noProof/>
            <w:sz w:val="24"/>
            <w:szCs w:val="24"/>
          </w:rPr>
          <w:t>Mendes, et al. 2016)</w:t>
        </w:r>
        <w:r w:rsidR="005A04DA">
          <w:rPr>
            <w:rFonts w:ascii="Times New Roman" w:hAnsi="Times New Roman" w:cs="Times New Roman"/>
            <w:sz w:val="24"/>
            <w:szCs w:val="24"/>
          </w:rPr>
          <w:fldChar w:fldCharType="end"/>
        </w:r>
      </w:ins>
      <w:ins w:id="261" w:author="Good, Jeffrey" w:date="2025-01-06T12:34:00Z" w16du:dateUtc="2025-01-06T19:34:00Z">
        <w:r w:rsidR="006A6BC9">
          <w:rPr>
            <w:rFonts w:ascii="Times New Roman" w:hAnsi="Times New Roman" w:cs="Times New Roman"/>
            <w:sz w:val="24"/>
            <w:szCs w:val="24"/>
          </w:rPr>
          <w:t>, trait evolution</w:t>
        </w:r>
      </w:ins>
      <w:ins w:id="262" w:author="Good, Jeffrey" w:date="2025-01-06T12:35:00Z" w16du:dateUtc="2025-01-06T19:35:00Z">
        <w:r w:rsidR="005A04DA">
          <w:rPr>
            <w:rFonts w:ascii="Times New Roman" w:hAnsi="Times New Roman" w:cs="Times New Roman"/>
            <w:sz w:val="24"/>
            <w:szCs w:val="24"/>
          </w:rPr>
          <w:t xml:space="preserve"> </w:t>
        </w:r>
        <w:r w:rsidR="005A04DA">
          <w:rPr>
            <w:rFonts w:ascii="Times New Roman" w:hAnsi="Times New Roman" w:cs="Times New Roman"/>
            <w:noProof/>
            <w:sz w:val="24"/>
            <w:szCs w:val="24"/>
          </w:rPr>
          <w:t>(Avise and Robinson 2008; Hahn and Nakhleh 2016</w:t>
        </w:r>
        <w:r w:rsidR="005A04DA">
          <w:rPr>
            <w:rFonts w:ascii="Times New Roman" w:hAnsi="Times New Roman" w:cs="Times New Roman"/>
            <w:noProof/>
            <w:sz w:val="24"/>
            <w:szCs w:val="24"/>
          </w:rPr>
          <w:t>)</w:t>
        </w:r>
        <w:r w:rsidR="005A04DA">
          <w:rPr>
            <w:rFonts w:ascii="Times New Roman" w:hAnsi="Times New Roman" w:cs="Times New Roman"/>
            <w:sz w:val="24"/>
            <w:szCs w:val="24"/>
          </w:rPr>
          <w:t>,</w:t>
        </w:r>
      </w:ins>
      <w:ins w:id="263" w:author="Good, Jeffrey" w:date="2025-01-06T12:34:00Z" w16du:dateUtc="2025-01-06T19:34:00Z">
        <w:r w:rsidR="006A6BC9">
          <w:rPr>
            <w:rFonts w:ascii="Times New Roman" w:hAnsi="Times New Roman" w:cs="Times New Roman"/>
            <w:sz w:val="24"/>
            <w:szCs w:val="24"/>
          </w:rPr>
          <w:t xml:space="preserve"> and even species diversification </w:t>
        </w:r>
        <w:r w:rsidR="006A6BC9">
          <w:rPr>
            <w:rFonts w:ascii="Times New Roman" w:hAnsi="Times New Roman" w:cs="Times New Roman"/>
            <w:sz w:val="24"/>
            <w:szCs w:val="24"/>
          </w:rPr>
          <w:fldChar w:fldCharType="begin">
            <w:fldData xml:space="preserve">PEVuZE5vdGU+PENpdGU+PEF1dGhvcj5Mb3VjYTwvQXV0aG9yPjxZZWFyPjIwMjA8L1llYXI+PFJl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</w:fldData>
          </w:fldChar>
        </w:r>
        <w:r w:rsidR="006A6BC9">
          <w:rPr>
            <w:rFonts w:ascii="Times New Roman" w:hAnsi="Times New Roman" w:cs="Times New Roman"/>
            <w:sz w:val="24"/>
            <w:szCs w:val="24"/>
          </w:rPr>
          <w:instrText xml:space="preserve"> ADDIN EN.CITE </w:instrText>
        </w:r>
        <w:r w:rsidR="006A6BC9">
          <w:rPr>
            <w:rFonts w:ascii="Times New Roman" w:hAnsi="Times New Roman" w:cs="Times New Roman"/>
            <w:sz w:val="24"/>
            <w:szCs w:val="24"/>
          </w:rPr>
          <w:fldChar w:fldCharType="begin">
            <w:fldData xml:space="preserve">PEVuZE5vdGU+PENpdGU+PEF1dGhvcj5Mb3VjYTwvQXV0aG9yPjxZZWFyPjIwMjA8L1llYXI+PFJl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</w:fldData>
          </w:fldChar>
        </w:r>
        <w:r w:rsidR="006A6BC9">
          <w:rPr>
            <w:rFonts w:ascii="Times New Roman" w:hAnsi="Times New Roman" w:cs="Times New Roman"/>
            <w:sz w:val="24"/>
            <w:szCs w:val="24"/>
          </w:rPr>
          <w:instrText xml:space="preserve"> ADDIN EN.CITE.DATA </w:instrText>
        </w:r>
        <w:r w:rsidR="006A6BC9">
          <w:rPr>
            <w:rFonts w:ascii="Times New Roman" w:hAnsi="Times New Roman" w:cs="Times New Roman"/>
            <w:sz w:val="24"/>
            <w:szCs w:val="24"/>
          </w:rPr>
        </w:r>
        <w:r w:rsidR="006A6BC9">
          <w:rPr>
            <w:rFonts w:ascii="Times New Roman" w:hAnsi="Times New Roman" w:cs="Times New Roman"/>
            <w:sz w:val="24"/>
            <w:szCs w:val="24"/>
          </w:rPr>
          <w:fldChar w:fldCharType="end"/>
        </w:r>
        <w:r w:rsidR="006A6BC9">
          <w:rPr>
            <w:rFonts w:ascii="Times New Roman" w:hAnsi="Times New Roman" w:cs="Times New Roman"/>
            <w:sz w:val="24"/>
            <w:szCs w:val="24"/>
          </w:rPr>
        </w:r>
        <w:r w:rsidR="006A6BC9">
          <w:rPr>
            <w:rFonts w:ascii="Times New Roman" w:hAnsi="Times New Roman" w:cs="Times New Roman"/>
            <w:sz w:val="24"/>
            <w:szCs w:val="24"/>
          </w:rPr>
          <w:fldChar w:fldCharType="separate"/>
        </w:r>
        <w:r w:rsidR="006A6BC9">
          <w:rPr>
            <w:rFonts w:ascii="Times New Roman" w:hAnsi="Times New Roman" w:cs="Times New Roman"/>
            <w:noProof/>
            <w:sz w:val="24"/>
            <w:szCs w:val="24"/>
          </w:rPr>
          <w:t>(Louca and Pennell 2020)</w:t>
        </w:r>
        <w:r w:rsidR="006A6BC9">
          <w:rPr>
            <w:rFonts w:ascii="Times New Roman" w:hAnsi="Times New Roman" w:cs="Times New Roman"/>
            <w:sz w:val="24"/>
            <w:szCs w:val="24"/>
          </w:rPr>
          <w:fldChar w:fldCharType="end"/>
        </w:r>
      </w:ins>
      <w:ins w:id="264" w:author="Good, Jeffrey" w:date="2025-01-06T12:35:00Z" w16du:dateUtc="2025-01-06T19:35:00Z">
        <w:r w:rsidR="005A04DA">
          <w:rPr>
            <w:rFonts w:ascii="Times New Roman" w:hAnsi="Times New Roman" w:cs="Times New Roman"/>
            <w:sz w:val="24"/>
            <w:szCs w:val="24"/>
          </w:rPr>
          <w:t>.</w:t>
        </w:r>
      </w:ins>
      <w:ins w:id="265" w:author="Good, Jeffrey" w:date="2025-01-06T12:38:00Z" w16du:dateUtc="2025-01-06T19:38:00Z">
        <w:r w:rsidR="005A04DA">
          <w:rPr>
            <w:rFonts w:ascii="Times New Roman" w:hAnsi="Times New Roman" w:cs="Times New Roman"/>
            <w:sz w:val="24"/>
            <w:szCs w:val="24"/>
          </w:rPr>
          <w:t xml:space="preserve"> </w:t>
        </w:r>
      </w:ins>
      <w:ins w:id="266" w:author="Good, Jeffrey" w:date="2025-01-06T12:21:00Z" w16du:dateUtc="2025-01-06T19:21:00Z">
        <w:r w:rsidR="004404BA">
          <w:rPr>
            <w:rFonts w:ascii="Times New Roman" w:hAnsi="Times New Roman" w:cs="Times New Roman"/>
            <w:sz w:val="24"/>
            <w:szCs w:val="24"/>
          </w:rPr>
          <w:t>Similar to</w:t>
        </w:r>
      </w:ins>
      <w:ins w:id="267" w:author="Good, Jeffrey" w:date="2025-01-06T12:25:00Z" w16du:dateUtc="2025-01-06T19:25:00Z">
        <w:r w:rsidR="006A6BC9">
          <w:rPr>
            <w:rFonts w:ascii="Times New Roman" w:hAnsi="Times New Roman" w:cs="Times New Roman"/>
            <w:sz w:val="24"/>
            <w:szCs w:val="24"/>
          </w:rPr>
          <w:t xml:space="preserve"> the need for robust baseline models</w:t>
        </w:r>
      </w:ins>
      <w:ins w:id="268" w:author="Good, Jeffrey" w:date="2025-01-06T12:21:00Z" w16du:dateUtc="2025-01-06T19:21:00Z">
        <w:r w:rsidR="004404BA">
          <w:rPr>
            <w:rFonts w:ascii="Times New Roman" w:hAnsi="Times New Roman" w:cs="Times New Roman"/>
            <w:sz w:val="24"/>
            <w:szCs w:val="24"/>
          </w:rPr>
          <w:t xml:space="preserve"> </w:t>
        </w:r>
      </w:ins>
      <w:ins w:id="269" w:author="Good, Jeffrey" w:date="2025-01-06T12:26:00Z" w16du:dateUtc="2025-01-06T19:26:00Z">
        <w:r w:rsidR="006A6BC9">
          <w:rPr>
            <w:rFonts w:ascii="Times New Roman" w:hAnsi="Times New Roman" w:cs="Times New Roman"/>
            <w:sz w:val="24"/>
            <w:szCs w:val="24"/>
          </w:rPr>
          <w:t xml:space="preserve">in </w:t>
        </w:r>
      </w:ins>
      <w:ins w:id="270" w:author="Good, Jeffrey" w:date="2025-01-06T12:23:00Z" w16du:dateUtc="2025-01-06T19:23:00Z">
        <w:r w:rsidR="004404BA">
          <w:rPr>
            <w:rFonts w:ascii="Times New Roman" w:hAnsi="Times New Roman" w:cs="Times New Roman"/>
            <w:sz w:val="24"/>
            <w:szCs w:val="24"/>
          </w:rPr>
          <w:t>population genomic inference (</w:t>
        </w:r>
        <w:r w:rsidR="004404BA">
          <w:rPr>
            <w:rFonts w:ascii="Times New Roman" w:hAnsi="Times New Roman" w:cs="Times New Roman"/>
            <w:sz w:val="24"/>
            <w:szCs w:val="24"/>
          </w:rPr>
          <w:fldChar w:fldCharType="begin">
            <w:fldData xml:space="preserve">PEVuZE5vdGU+PENpdGUgQXV0aG9yWWVhcj0iMSI+PEF1dGhvcj5Kb2hyaTwvQXV0aG9yPjxZZWFy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</w:fldData>
          </w:fldChar>
        </w:r>
        <w:r w:rsidR="004404BA">
          <w:rPr>
            <w:rFonts w:ascii="Times New Roman" w:hAnsi="Times New Roman" w:cs="Times New Roman"/>
            <w:sz w:val="24"/>
            <w:szCs w:val="24"/>
          </w:rPr>
          <w:instrText xml:space="preserve"> ADDIN EN.CITE </w:instrText>
        </w:r>
        <w:r w:rsidR="004404BA">
          <w:rPr>
            <w:rFonts w:ascii="Times New Roman" w:hAnsi="Times New Roman" w:cs="Times New Roman"/>
            <w:sz w:val="24"/>
            <w:szCs w:val="24"/>
          </w:rPr>
          <w:fldChar w:fldCharType="begin">
            <w:fldData xml:space="preserve">PEVuZE5vdGU+PENpdGUgQXV0aG9yWWVhcj0iMSI+PEF1dGhvcj5Kb2hyaTwvQXV0aG9yPjxZZWFy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</w:fldData>
          </w:fldChar>
        </w:r>
        <w:r w:rsidR="004404BA">
          <w:rPr>
            <w:rFonts w:ascii="Times New Roman" w:hAnsi="Times New Roman" w:cs="Times New Roman"/>
            <w:sz w:val="24"/>
            <w:szCs w:val="24"/>
          </w:rPr>
          <w:instrText xml:space="preserve"> ADDIN EN.CITE.DATA </w:instrText>
        </w:r>
        <w:r w:rsidR="004404BA">
          <w:rPr>
            <w:rFonts w:ascii="Times New Roman" w:hAnsi="Times New Roman" w:cs="Times New Roman"/>
            <w:sz w:val="24"/>
            <w:szCs w:val="24"/>
          </w:rPr>
        </w:r>
        <w:r w:rsidR="004404BA">
          <w:rPr>
            <w:rFonts w:ascii="Times New Roman" w:hAnsi="Times New Roman" w:cs="Times New Roman"/>
            <w:sz w:val="24"/>
            <w:szCs w:val="24"/>
          </w:rPr>
          <w:fldChar w:fldCharType="end"/>
        </w:r>
        <w:r w:rsidR="004404BA">
          <w:rPr>
            <w:rFonts w:ascii="Times New Roman" w:hAnsi="Times New Roman" w:cs="Times New Roman"/>
            <w:sz w:val="24"/>
            <w:szCs w:val="24"/>
          </w:rPr>
        </w:r>
        <w:r w:rsidR="004404BA">
          <w:rPr>
            <w:rFonts w:ascii="Times New Roman" w:hAnsi="Times New Roman" w:cs="Times New Roman"/>
            <w:sz w:val="24"/>
            <w:szCs w:val="24"/>
          </w:rPr>
          <w:fldChar w:fldCharType="separate"/>
        </w:r>
        <w:r w:rsidR="004404BA">
          <w:rPr>
            <w:rFonts w:ascii="Times New Roman" w:hAnsi="Times New Roman" w:cs="Times New Roman"/>
            <w:noProof/>
            <w:sz w:val="24"/>
            <w:szCs w:val="24"/>
          </w:rPr>
          <w:t>Johri, et al. 2022)</w:t>
        </w:r>
        <w:r w:rsidR="004404BA">
          <w:rPr>
            <w:rFonts w:ascii="Times New Roman" w:hAnsi="Times New Roman" w:cs="Times New Roman"/>
            <w:sz w:val="24"/>
            <w:szCs w:val="24"/>
          </w:rPr>
          <w:fldChar w:fldCharType="end"/>
        </w:r>
        <w:r w:rsidR="004404BA">
          <w:rPr>
            <w:rFonts w:ascii="Times New Roman" w:hAnsi="Times New Roman" w:cs="Times New Roman"/>
            <w:sz w:val="24"/>
            <w:szCs w:val="24"/>
          </w:rPr>
          <w:t xml:space="preserve">, </w:t>
        </w:r>
      </w:ins>
      <w:ins w:id="271" w:author="Good, Jeffrey" w:date="2025-01-06T12:24:00Z" w16du:dateUtc="2025-01-06T19:24:00Z">
        <w:r w:rsidR="004404BA">
          <w:rPr>
            <w:rFonts w:ascii="Times New Roman" w:hAnsi="Times New Roman" w:cs="Times New Roman"/>
            <w:sz w:val="24"/>
            <w:szCs w:val="24"/>
          </w:rPr>
          <w:t xml:space="preserve">understanding the </w:t>
        </w:r>
      </w:ins>
      <w:ins w:id="272" w:author="Good, Jeffrey" w:date="2025-01-06T12:26:00Z" w16du:dateUtc="2025-01-06T19:26:00Z">
        <w:r w:rsidR="006A6BC9">
          <w:rPr>
            <w:rFonts w:ascii="Times New Roman" w:hAnsi="Times New Roman" w:cs="Times New Roman"/>
            <w:sz w:val="24"/>
            <w:szCs w:val="24"/>
          </w:rPr>
          <w:t xml:space="preserve">causes and </w:t>
        </w:r>
      </w:ins>
      <w:ins w:id="273" w:author="Good, Jeffrey" w:date="2025-01-06T12:24:00Z" w16du:dateUtc="2025-01-06T19:24:00Z">
        <w:r w:rsidR="004404BA">
          <w:rPr>
            <w:rFonts w:ascii="Times New Roman" w:hAnsi="Times New Roman" w:cs="Times New Roman"/>
            <w:sz w:val="24"/>
            <w:szCs w:val="24"/>
          </w:rPr>
          <w:t xml:space="preserve">landscape of phylogenetic discordance </w:t>
        </w:r>
      </w:ins>
      <w:ins w:id="274" w:author="Good, Jeffrey" w:date="2025-01-06T12:26:00Z" w16du:dateUtc="2025-01-06T19:26:00Z">
        <w:r w:rsidR="006A6BC9">
          <w:rPr>
            <w:rFonts w:ascii="Times New Roman" w:hAnsi="Times New Roman" w:cs="Times New Roman"/>
            <w:sz w:val="24"/>
            <w:szCs w:val="24"/>
          </w:rPr>
          <w:t>constitutes a critical first step in phylogenomic analysis</w:t>
        </w:r>
      </w:ins>
      <w:ins w:id="275" w:author="Good, Jeffrey" w:date="2025-01-06T12:31:00Z" w16du:dateUtc="2025-01-06T19:31:00Z">
        <w:r w:rsidR="006A6BC9">
          <w:rPr>
            <w:rFonts w:ascii="Times New Roman" w:hAnsi="Times New Roman" w:cs="Times New Roman"/>
            <w:sz w:val="24"/>
            <w:szCs w:val="24"/>
          </w:rPr>
          <w:t xml:space="preserve"> (</w:t>
        </w:r>
        <w:proofErr w:type="spellStart"/>
        <w:r w:rsidR="006A6BC9">
          <w:rPr>
            <w:rFonts w:ascii="Times New Roman" w:hAnsi="Times New Roman" w:cs="Times New Roman"/>
            <w:sz w:val="24"/>
            <w:szCs w:val="24"/>
          </w:rPr>
          <w:fldChar w:fldCharType="begin"/>
        </w:r>
        <w:r w:rsidR="006A6BC9">
          <w:rPr>
            <w:rFonts w:ascii="Times New Roman" w:hAnsi="Times New Roman" w:cs="Times New Roman"/>
            <w:sz w:val="24"/>
            <w:szCs w:val="24"/>
          </w:rPr>
          <w:instrText xml:space="preserve"> ADDIN EN.CITE &lt;EndNote&gt;&lt;Cite AuthorYear="1"&gt;&lt;Author&gt;Mirarab&lt;/Author&gt;&lt;Year&gt;2021&lt;/Year&gt;&lt;RecNum&gt;251&lt;/RecNum&gt;&lt;DisplayText&gt;Mirarab, et al. (2021)&lt;/DisplayText&gt;&lt;record&gt;&lt;rec-number&gt;251&lt;/rec-number&gt;&lt;foreign-keys&gt;&lt;key app="EN" db-id="vdwt9psdezv5tlee9vn5swzfzafw0azp5adx" timestamp="1736048614"&gt;251&lt;/key&gt;&lt;/foreign-keys&gt;&lt;ref-type name="Journal Article"&gt;17&lt;/ref-type&gt;&lt;contributors&gt;&lt;authors&gt;&lt;author&gt;Mirarab, Siavash&lt;/author&gt;&lt;author&gt;Nakhleh, Luay&lt;/author&gt;&lt;author&gt;Warnow, Tandy&lt;/author&gt;&lt;/authors&gt;&lt;/contributors&gt;&lt;titles&gt;&lt;title&gt;Multispecies coalescent: theory and applications in phylogenetics&lt;/title&gt;&lt;secondary-title&gt;Annual Review of Ecology, Evolution, and Systematics&lt;/secondary-title&gt;&lt;/titles&gt;&lt;periodical&gt;&lt;full-title&gt;Annual Review of Ecology, Evolution, and Systematics&lt;/full-title&gt;&lt;/periodical&gt;&lt;pages&gt;247-268&lt;/pages&gt;&lt;volume&gt;52&lt;/volume&gt;&lt;number&gt;1&lt;/number&gt;&lt;dates&gt;&lt;year&gt;2021&lt;/year&gt;&lt;/dates&gt;&lt;isbn&gt;1543-592X&lt;/isbn&gt;&lt;urls&gt;&lt;/urls&gt;&lt;/record&gt;&lt;/Cite&gt;&lt;/EndNote&gt;</w:instrText>
        </w:r>
        <w:r w:rsidR="006A6BC9">
          <w:rPr>
            <w:rFonts w:ascii="Times New Roman" w:hAnsi="Times New Roman" w:cs="Times New Roman"/>
            <w:sz w:val="24"/>
            <w:szCs w:val="24"/>
          </w:rPr>
          <w:fldChar w:fldCharType="separate"/>
        </w:r>
        <w:r w:rsidR="006A6BC9">
          <w:rPr>
            <w:rFonts w:ascii="Times New Roman" w:hAnsi="Times New Roman" w:cs="Times New Roman"/>
            <w:noProof/>
            <w:sz w:val="24"/>
            <w:szCs w:val="24"/>
          </w:rPr>
          <w:t>Mirarab</w:t>
        </w:r>
        <w:proofErr w:type="spellEnd"/>
        <w:r w:rsidR="006A6BC9">
          <w:rPr>
            <w:rFonts w:ascii="Times New Roman" w:hAnsi="Times New Roman" w:cs="Times New Roman"/>
            <w:noProof/>
            <w:sz w:val="24"/>
            <w:szCs w:val="24"/>
          </w:rPr>
          <w:t>, et al. 2021)</w:t>
        </w:r>
        <w:r w:rsidR="006A6BC9">
          <w:rPr>
            <w:rFonts w:ascii="Times New Roman" w:hAnsi="Times New Roman" w:cs="Times New Roman"/>
            <w:sz w:val="24"/>
            <w:szCs w:val="24"/>
          </w:rPr>
          <w:fldChar w:fldCharType="end"/>
        </w:r>
        <w:r w:rsidR="006A6BC9">
          <w:rPr>
            <w:rFonts w:ascii="Times New Roman" w:hAnsi="Times New Roman" w:cs="Times New Roman"/>
            <w:sz w:val="24"/>
            <w:szCs w:val="24"/>
          </w:rPr>
          <w:t>(</w:t>
        </w:r>
        <w:proofErr w:type="spellStart"/>
        <w:r w:rsidR="006A6BC9">
          <w:rPr>
            <w:rFonts w:ascii="Times New Roman" w:hAnsi="Times New Roman" w:cs="Times New Roman"/>
            <w:sz w:val="24"/>
            <w:szCs w:val="24"/>
          </w:rPr>
          <w:fldChar w:fldCharType="begin">
            <w:fldData xml:space="preserve">PEVuZE5vdGU+PENpdGUgQXV0aG9yWWVhcj0iMSI+PEF1dGhvcj5TdGVlbnd5azwvQXV0aG9yPjxZ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</w:fldData>
          </w:fldChar>
        </w:r>
        <w:r w:rsidR="006A6BC9">
          <w:rPr>
            <w:rFonts w:ascii="Times New Roman" w:hAnsi="Times New Roman" w:cs="Times New Roman"/>
            <w:sz w:val="24"/>
            <w:szCs w:val="24"/>
          </w:rPr>
          <w:instrText xml:space="preserve"> ADDIN EN.CITE </w:instrText>
        </w:r>
        <w:r w:rsidR="006A6BC9">
          <w:rPr>
            <w:rFonts w:ascii="Times New Roman" w:hAnsi="Times New Roman" w:cs="Times New Roman"/>
            <w:sz w:val="24"/>
            <w:szCs w:val="24"/>
          </w:rPr>
          <w:fldChar w:fldCharType="begin">
            <w:fldData xml:space="preserve">PEVuZE5vdGU+PENpdGUgQXV0aG9yWWVhcj0iMSI+PEF1dGhvcj5TdGVlbnd5azwvQXV0aG9yPjxZ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</w:fldData>
          </w:fldChar>
        </w:r>
        <w:r w:rsidR="006A6BC9">
          <w:rPr>
            <w:rFonts w:ascii="Times New Roman" w:hAnsi="Times New Roman" w:cs="Times New Roman"/>
            <w:sz w:val="24"/>
            <w:szCs w:val="24"/>
          </w:rPr>
          <w:instrText xml:space="preserve"> ADDIN EN.CITE.DATA </w:instrText>
        </w:r>
        <w:r w:rsidR="006A6BC9">
          <w:rPr>
            <w:rFonts w:ascii="Times New Roman" w:hAnsi="Times New Roman" w:cs="Times New Roman"/>
            <w:sz w:val="24"/>
            <w:szCs w:val="24"/>
          </w:rPr>
        </w:r>
        <w:r w:rsidR="006A6BC9">
          <w:rPr>
            <w:rFonts w:ascii="Times New Roman" w:hAnsi="Times New Roman" w:cs="Times New Roman"/>
            <w:sz w:val="24"/>
            <w:szCs w:val="24"/>
          </w:rPr>
          <w:fldChar w:fldCharType="end"/>
        </w:r>
        <w:r w:rsidR="006A6BC9">
          <w:rPr>
            <w:rFonts w:ascii="Times New Roman" w:hAnsi="Times New Roman" w:cs="Times New Roman"/>
            <w:sz w:val="24"/>
            <w:szCs w:val="24"/>
          </w:rPr>
        </w:r>
        <w:r w:rsidR="006A6BC9">
          <w:rPr>
            <w:rFonts w:ascii="Times New Roman" w:hAnsi="Times New Roman" w:cs="Times New Roman"/>
            <w:sz w:val="24"/>
            <w:szCs w:val="24"/>
          </w:rPr>
          <w:fldChar w:fldCharType="separate"/>
        </w:r>
        <w:r w:rsidR="006A6BC9">
          <w:rPr>
            <w:rFonts w:ascii="Times New Roman" w:hAnsi="Times New Roman" w:cs="Times New Roman"/>
            <w:noProof/>
            <w:sz w:val="24"/>
            <w:szCs w:val="24"/>
          </w:rPr>
          <w:t>Steenwyk</w:t>
        </w:r>
        <w:proofErr w:type="spellEnd"/>
        <w:r w:rsidR="006A6BC9">
          <w:rPr>
            <w:rFonts w:ascii="Times New Roman" w:hAnsi="Times New Roman" w:cs="Times New Roman"/>
            <w:noProof/>
            <w:sz w:val="24"/>
            <w:szCs w:val="24"/>
          </w:rPr>
          <w:t>, et al. 2023)</w:t>
        </w:r>
        <w:r w:rsidR="006A6BC9">
          <w:rPr>
            <w:rFonts w:ascii="Times New Roman" w:hAnsi="Times New Roman" w:cs="Times New Roman"/>
            <w:sz w:val="24"/>
            <w:szCs w:val="24"/>
          </w:rPr>
          <w:fldChar w:fldCharType="end"/>
        </w:r>
      </w:ins>
      <w:ins w:id="276" w:author="Good, Jeffrey" w:date="2025-01-06T12:26:00Z" w16du:dateUtc="2025-01-06T19:26:00Z">
        <w:r w:rsidR="006A6BC9">
          <w:rPr>
            <w:rFonts w:ascii="Times New Roman" w:hAnsi="Times New Roman" w:cs="Times New Roman"/>
            <w:sz w:val="24"/>
            <w:szCs w:val="24"/>
          </w:rPr>
          <w:t xml:space="preserve">. </w:t>
        </w:r>
      </w:ins>
      <w:ins w:id="277" w:author="Thomas, Gregg" w:date="2025-01-04T22:53:00Z">
        <w:del w:id="278" w:author="Good, Jeffrey" w:date="2025-01-06T12:43:00Z" w16du:dateUtc="2025-01-06T19:43:00Z">
          <w:r w:rsidR="006665FD" w:rsidDel="005A04DA">
            <w:rPr>
              <w:rFonts w:ascii="Times New Roman" w:hAnsi="Times New Roman" w:cs="Times New Roman"/>
              <w:sz w:val="24"/>
              <w:szCs w:val="24"/>
            </w:rPr>
            <w:delText>This is akin to the recent conclusion that</w:delText>
          </w:r>
        </w:del>
      </w:ins>
      <w:ins w:id="279" w:author="Thomas, Gregg" w:date="2025-01-04T22:56:00Z">
        <w:del w:id="280" w:author="Good, Jeffrey" w:date="2025-01-06T12:43:00Z" w16du:dateUtc="2025-01-06T19:43:00Z">
          <w:r w:rsidR="006665FD" w:rsidDel="005A04DA">
            <w:rPr>
              <w:rFonts w:ascii="Times New Roman" w:hAnsi="Times New Roman" w:cs="Times New Roman"/>
              <w:sz w:val="24"/>
              <w:szCs w:val="24"/>
            </w:rPr>
            <w:delText xml:space="preserve"> phylogenies alone are insufficient for</w:delText>
          </w:r>
        </w:del>
      </w:ins>
      <w:ins w:id="281" w:author="Thomas, Gregg" w:date="2025-01-04T22:53:00Z">
        <w:del w:id="282" w:author="Good, Jeffrey" w:date="2025-01-06T12:43:00Z" w16du:dateUtc="2025-01-06T19:43:00Z">
          <w:r w:rsidR="006665FD" w:rsidDel="005A04DA">
            <w:rPr>
              <w:rFonts w:ascii="Times New Roman" w:hAnsi="Times New Roman" w:cs="Times New Roman"/>
              <w:sz w:val="24"/>
              <w:szCs w:val="24"/>
            </w:rPr>
            <w:delText xml:space="preserve"> </w:delText>
          </w:r>
        </w:del>
      </w:ins>
      <w:ins w:id="283" w:author="Thomas, Gregg" w:date="2025-01-04T22:54:00Z">
        <w:del w:id="284" w:author="Good, Jeffrey" w:date="2025-01-06T12:43:00Z" w16du:dateUtc="2025-01-06T19:43:00Z">
          <w:r w:rsidR="006665FD" w:rsidDel="005A04DA">
            <w:rPr>
              <w:rFonts w:ascii="Times New Roman" w:hAnsi="Times New Roman" w:cs="Times New Roman"/>
              <w:sz w:val="24"/>
              <w:szCs w:val="24"/>
            </w:rPr>
            <w:delText>estimating diversification rates</w:delText>
          </w:r>
        </w:del>
      </w:ins>
      <w:ins w:id="285" w:author="Thomas, Gregg" w:date="2025-01-04T22:57:00Z">
        <w:del w:id="286" w:author="Good, Jeffrey" w:date="2025-01-06T12:43:00Z" w16du:dateUtc="2025-01-06T19:43:00Z">
          <w:r w:rsidR="006665FD" w:rsidDel="005A04DA">
            <w:rPr>
              <w:rFonts w:ascii="Times New Roman" w:hAnsi="Times New Roman" w:cs="Times New Roman"/>
              <w:sz w:val="24"/>
              <w:szCs w:val="24"/>
            </w:rPr>
            <w:delText xml:space="preserve"> </w:delText>
          </w:r>
        </w:del>
      </w:ins>
      <w:del w:id="287" w:author="Good, Jeffrey" w:date="2025-01-06T12:43:00Z" w16du:dateUtc="2025-01-06T19:43:00Z">
        <w:r w:rsidR="00716D5D" w:rsidDel="005A04DA">
          <w:rPr>
            <w:rFonts w:ascii="Times New Roman" w:hAnsi="Times New Roman" w:cs="Times New Roman"/>
            <w:sz w:val="24"/>
            <w:szCs w:val="24"/>
          </w:rPr>
          <w:fldChar w:fldCharType="begin">
            <w:fldData xml:space="preserve">PEVuZE5vdGU+PENpdGU+PEF1dGhvcj5Mb3VjYTwvQXV0aG9yPjxZZWFyPjIwMjA8L1llYXI+PFJl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</w:fldData>
          </w:fldChar>
        </w:r>
        <w:r w:rsidR="00716D5D" w:rsidDel="005A04DA">
          <w:rPr>
            <w:rFonts w:ascii="Times New Roman" w:hAnsi="Times New Roman" w:cs="Times New Roman"/>
            <w:sz w:val="24"/>
            <w:szCs w:val="24"/>
          </w:rPr>
          <w:delInstrText xml:space="preserve"> ADDIN EN.CITE </w:delInstrText>
        </w:r>
        <w:r w:rsidR="00716D5D" w:rsidDel="005A04DA">
          <w:rPr>
            <w:rFonts w:ascii="Times New Roman" w:hAnsi="Times New Roman" w:cs="Times New Roman"/>
            <w:sz w:val="24"/>
            <w:szCs w:val="24"/>
          </w:rPr>
          <w:fldChar w:fldCharType="begin">
            <w:fldData xml:space="preserve">PEVuZE5vdGU+PENpdGU+PEF1dGhvcj5Mb3VjYTwvQXV0aG9yPjxZZWFyPjIwMjA8L1llYXI+PFJl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</w:fldData>
          </w:fldChar>
        </w:r>
        <w:r w:rsidR="00716D5D" w:rsidDel="005A04DA">
          <w:rPr>
            <w:rFonts w:ascii="Times New Roman" w:hAnsi="Times New Roman" w:cs="Times New Roman"/>
            <w:sz w:val="24"/>
            <w:szCs w:val="24"/>
          </w:rPr>
          <w:delInstrText xml:space="preserve"> ADDIN EN.CITE.DATA </w:delInstrText>
        </w:r>
        <w:r w:rsidR="00716D5D" w:rsidDel="005A04DA">
          <w:rPr>
            <w:rFonts w:ascii="Times New Roman" w:hAnsi="Times New Roman" w:cs="Times New Roman"/>
            <w:sz w:val="24"/>
            <w:szCs w:val="24"/>
          </w:rPr>
        </w:r>
        <w:r w:rsidR="00716D5D" w:rsidDel="005A04DA">
          <w:rPr>
            <w:rFonts w:ascii="Times New Roman" w:hAnsi="Times New Roman" w:cs="Times New Roman"/>
            <w:sz w:val="24"/>
            <w:szCs w:val="24"/>
          </w:rPr>
          <w:fldChar w:fldCharType="end"/>
        </w:r>
        <w:r w:rsidR="00716D5D" w:rsidDel="005A04DA">
          <w:rPr>
            <w:rFonts w:ascii="Times New Roman" w:hAnsi="Times New Roman" w:cs="Times New Roman"/>
            <w:sz w:val="24"/>
            <w:szCs w:val="24"/>
          </w:rPr>
        </w:r>
        <w:r w:rsidR="00716D5D" w:rsidDel="005A04DA">
          <w:rPr>
            <w:rFonts w:ascii="Times New Roman" w:hAnsi="Times New Roman" w:cs="Times New Roman"/>
            <w:sz w:val="24"/>
            <w:szCs w:val="24"/>
          </w:rPr>
          <w:fldChar w:fldCharType="separate"/>
        </w:r>
        <w:r w:rsidR="00716D5D" w:rsidDel="005A04DA">
          <w:rPr>
            <w:rFonts w:ascii="Times New Roman" w:hAnsi="Times New Roman" w:cs="Times New Roman"/>
            <w:noProof/>
            <w:sz w:val="24"/>
            <w:szCs w:val="24"/>
          </w:rPr>
          <w:delText>(Louca and Pennell 2020)</w:delText>
        </w:r>
        <w:r w:rsidR="00716D5D" w:rsidDel="005A04DA">
          <w:rPr>
            <w:rFonts w:ascii="Times New Roman" w:hAnsi="Times New Roman" w:cs="Times New Roman"/>
            <w:sz w:val="24"/>
            <w:szCs w:val="24"/>
          </w:rPr>
          <w:fldChar w:fldCharType="end"/>
        </w:r>
      </w:del>
      <w:ins w:id="288" w:author="Thomas, Gregg" w:date="2025-01-04T22:57:00Z">
        <w:del w:id="289" w:author="Good, Jeffrey" w:date="2025-01-06T12:43:00Z" w16du:dateUtc="2025-01-06T19:43:00Z">
          <w:r w:rsidR="006665FD" w:rsidDel="005A04DA">
            <w:rPr>
              <w:rFonts w:ascii="Times New Roman" w:hAnsi="Times New Roman" w:cs="Times New Roman"/>
              <w:sz w:val="24"/>
              <w:szCs w:val="24"/>
            </w:rPr>
            <w:delText>.</w:delText>
          </w:r>
        </w:del>
      </w:ins>
      <w:ins w:id="290" w:author="Thomas, Gregg" w:date="2025-01-04T20:28:00Z">
        <w:del w:id="291" w:author="Good, Jeffrey" w:date="2025-01-06T12:43:00Z" w16du:dateUtc="2025-01-06T19:43:00Z">
          <w:r w:rsidR="009E0027" w:rsidDel="005A04DA">
            <w:rPr>
              <w:rFonts w:ascii="Times New Roman" w:hAnsi="Times New Roman" w:cs="Times New Roman"/>
              <w:sz w:val="24"/>
              <w:szCs w:val="24"/>
            </w:rPr>
            <w:delText xml:space="preserve"> </w:delText>
          </w:r>
        </w:del>
      </w:ins>
      <w:ins w:id="292" w:author="Thomas, Gregg" w:date="2025-01-04T23:21:00Z">
        <w:del w:id="293" w:author="Good, Jeffrey" w:date="2025-01-06T12:43:00Z" w16du:dateUtc="2025-01-06T19:43:00Z">
          <w:r w:rsidR="004059B8" w:rsidDel="005A04DA">
            <w:rPr>
              <w:rFonts w:ascii="Times New Roman" w:hAnsi="Times New Roman" w:cs="Times New Roman"/>
              <w:sz w:val="24"/>
              <w:szCs w:val="24"/>
            </w:rPr>
            <w:delText>Likewise, if one’s</w:delText>
          </w:r>
        </w:del>
      </w:ins>
      <w:ins w:id="294" w:author="Thomas, Gregg" w:date="2025-01-04T20:28:00Z">
        <w:del w:id="295" w:author="Good, Jeffrey" w:date="2025-01-06T12:43:00Z" w16du:dateUtc="2025-01-06T19:43:00Z">
          <w:r w:rsidR="009E0027" w:rsidDel="005A04DA">
            <w:rPr>
              <w:rFonts w:ascii="Times New Roman" w:hAnsi="Times New Roman" w:cs="Times New Roman"/>
              <w:sz w:val="24"/>
              <w:szCs w:val="24"/>
            </w:rPr>
            <w:delText xml:space="preserve"> goal is to study molecular evolution between species, the</w:delText>
          </w:r>
        </w:del>
      </w:ins>
      <w:ins w:id="296" w:author="Thomas, Gregg" w:date="2025-01-04T22:57:00Z">
        <w:del w:id="297" w:author="Good, Jeffrey" w:date="2025-01-06T12:43:00Z" w16du:dateUtc="2025-01-06T19:43:00Z">
          <w:r w:rsidR="006665FD" w:rsidDel="005A04DA">
            <w:rPr>
              <w:rFonts w:ascii="Times New Roman" w:hAnsi="Times New Roman" w:cs="Times New Roman"/>
              <w:sz w:val="24"/>
              <w:szCs w:val="24"/>
            </w:rPr>
            <w:delText xml:space="preserve"> underlying population genetic</w:delText>
          </w:r>
        </w:del>
      </w:ins>
      <w:ins w:id="298" w:author="Thomas, Gregg" w:date="2025-01-04T20:28:00Z">
        <w:del w:id="299" w:author="Good, Jeffrey" w:date="2025-01-06T12:43:00Z" w16du:dateUtc="2025-01-06T19:43:00Z">
          <w:r w:rsidR="009E0027" w:rsidDel="005A04DA">
            <w:rPr>
              <w:rFonts w:ascii="Times New Roman" w:hAnsi="Times New Roman" w:cs="Times New Roman"/>
              <w:sz w:val="24"/>
              <w:szCs w:val="24"/>
            </w:rPr>
            <w:delText xml:space="preserve"> forces must be accounted for,</w:delText>
          </w:r>
        </w:del>
      </w:ins>
      <w:ins w:id="300" w:author="Thomas, Gregg" w:date="2025-01-04T22:57:00Z">
        <w:del w:id="301" w:author="Good, Jeffrey" w:date="2025-01-06T12:43:00Z" w16du:dateUtc="2025-01-06T19:43:00Z">
          <w:r w:rsidR="006665FD" w:rsidDel="005A04DA">
            <w:rPr>
              <w:rFonts w:ascii="Times New Roman" w:hAnsi="Times New Roman" w:cs="Times New Roman"/>
              <w:sz w:val="24"/>
              <w:szCs w:val="24"/>
            </w:rPr>
            <w:delText xml:space="preserve"> or at least mitigated,</w:delText>
          </w:r>
        </w:del>
      </w:ins>
      <w:ins w:id="302" w:author="Thomas, Gregg" w:date="2025-01-04T20:28:00Z">
        <w:del w:id="303" w:author="Good, Jeffrey" w:date="2025-01-06T12:43:00Z" w16du:dateUtc="2025-01-06T19:43:00Z">
          <w:r w:rsidR="009E0027" w:rsidDel="005A04DA">
            <w:rPr>
              <w:rFonts w:ascii="Times New Roman" w:hAnsi="Times New Roman" w:cs="Times New Roman"/>
              <w:sz w:val="24"/>
              <w:szCs w:val="24"/>
            </w:rPr>
            <w:delText xml:space="preserve"> most easily by using individual gene trees rather than a single species tree.</w:delText>
          </w:r>
        </w:del>
      </w:ins>
      <w:ins w:id="304" w:author="Thomas, Gregg" w:date="2025-01-04T22:59:00Z">
        <w:del w:id="305" w:author="Good, Jeffrey" w:date="2025-01-06T12:43:00Z" w16du:dateUtc="2025-01-06T19:43:00Z">
          <w:r w:rsidR="006665FD" w:rsidDel="005A04DA">
            <w:rPr>
              <w:rFonts w:ascii="Times New Roman" w:hAnsi="Times New Roman" w:cs="Times New Roman"/>
              <w:sz w:val="24"/>
              <w:szCs w:val="24"/>
            </w:rPr>
            <w:delText xml:space="preserve"> Discordance and uncertainty</w:delText>
          </w:r>
          <w:r w:rsidR="00716D5D" w:rsidDel="005A04DA">
            <w:rPr>
              <w:rFonts w:ascii="Times New Roman" w:hAnsi="Times New Roman" w:cs="Times New Roman"/>
              <w:sz w:val="24"/>
              <w:szCs w:val="24"/>
            </w:rPr>
            <w:delText xml:space="preserve"> of underlying population processes are discussed furt</w:delText>
          </w:r>
        </w:del>
      </w:ins>
      <w:del w:id="306" w:author="Good, Jeffrey" w:date="2025-01-06T12:43:00Z" w16du:dateUtc="2025-01-06T19:43:00Z">
        <w:r w:rsidR="00716D5D" w:rsidDel="005A04DA">
          <w:rPr>
            <w:rFonts w:ascii="Times New Roman" w:hAnsi="Times New Roman" w:cs="Times New Roman"/>
            <w:sz w:val="24"/>
            <w:szCs w:val="24"/>
          </w:rPr>
          <w:delText>h</w:delText>
        </w:r>
      </w:del>
      <w:ins w:id="307" w:author="Thomas, Gregg" w:date="2025-01-04T22:59:00Z">
        <w:del w:id="308" w:author="Good, Jeffrey" w:date="2025-01-06T12:43:00Z" w16du:dateUtc="2025-01-06T19:43:00Z">
          <w:r w:rsidR="00716D5D" w:rsidDel="005A04DA">
            <w:rPr>
              <w:rFonts w:ascii="Times New Roman" w:hAnsi="Times New Roman" w:cs="Times New Roman"/>
              <w:sz w:val="24"/>
              <w:szCs w:val="24"/>
            </w:rPr>
            <w:delText xml:space="preserve">er in </w:delText>
          </w:r>
        </w:del>
      </w:ins>
      <w:del w:id="309" w:author="Good, Jeffrey" w:date="2025-01-06T12:43:00Z" w16du:dateUtc="2025-01-06T19:43:00Z">
        <w:r w:rsidR="00716D5D" w:rsidDel="005A04DA">
          <w:rPr>
            <w:rFonts w:ascii="Times New Roman" w:hAnsi="Times New Roman" w:cs="Times New Roman"/>
            <w:sz w:val="24"/>
            <w:szCs w:val="24"/>
          </w:rPr>
          <w:fldChar w:fldCharType="begin">
            <w:fldData xml:space="preserve">PEVuZE5vdGU+PENpdGUgQXV0aG9yWWVhcj0iMSI+PEF1dGhvcj5Kb2hyaTwvQXV0aG9yPjxZZWFy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</w:fldData>
          </w:fldChar>
        </w:r>
        <w:r w:rsidR="00716D5D" w:rsidDel="005A04DA">
          <w:rPr>
            <w:rFonts w:ascii="Times New Roman" w:hAnsi="Times New Roman" w:cs="Times New Roman"/>
            <w:sz w:val="24"/>
            <w:szCs w:val="24"/>
          </w:rPr>
          <w:delInstrText xml:space="preserve"> ADDIN EN.CITE </w:delInstrText>
        </w:r>
        <w:r w:rsidR="00716D5D" w:rsidDel="005A04DA">
          <w:rPr>
            <w:rFonts w:ascii="Times New Roman" w:hAnsi="Times New Roman" w:cs="Times New Roman"/>
            <w:sz w:val="24"/>
            <w:szCs w:val="24"/>
          </w:rPr>
          <w:fldChar w:fldCharType="begin">
            <w:fldData xml:space="preserve">PEVuZE5vdGU+PENpdGUgQXV0aG9yWWVhcj0iMSI+PEF1dGhvcj5Kb2hyaTwvQXV0aG9yPjxZZWFy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</w:fldData>
          </w:fldChar>
        </w:r>
        <w:r w:rsidR="00716D5D" w:rsidDel="005A04DA">
          <w:rPr>
            <w:rFonts w:ascii="Times New Roman" w:hAnsi="Times New Roman" w:cs="Times New Roman"/>
            <w:sz w:val="24"/>
            <w:szCs w:val="24"/>
          </w:rPr>
          <w:delInstrText xml:space="preserve"> ADDIN EN.CITE.DATA </w:delInstrText>
        </w:r>
        <w:r w:rsidR="00716D5D" w:rsidDel="005A04DA">
          <w:rPr>
            <w:rFonts w:ascii="Times New Roman" w:hAnsi="Times New Roman" w:cs="Times New Roman"/>
            <w:sz w:val="24"/>
            <w:szCs w:val="24"/>
          </w:rPr>
        </w:r>
        <w:r w:rsidR="00716D5D" w:rsidDel="005A04DA">
          <w:rPr>
            <w:rFonts w:ascii="Times New Roman" w:hAnsi="Times New Roman" w:cs="Times New Roman"/>
            <w:sz w:val="24"/>
            <w:szCs w:val="24"/>
          </w:rPr>
          <w:fldChar w:fldCharType="end"/>
        </w:r>
        <w:r w:rsidR="00716D5D" w:rsidDel="005A04DA">
          <w:rPr>
            <w:rFonts w:ascii="Times New Roman" w:hAnsi="Times New Roman" w:cs="Times New Roman"/>
            <w:sz w:val="24"/>
            <w:szCs w:val="24"/>
          </w:rPr>
        </w:r>
        <w:r w:rsidR="00716D5D" w:rsidDel="005A04DA">
          <w:rPr>
            <w:rFonts w:ascii="Times New Roman" w:hAnsi="Times New Roman" w:cs="Times New Roman"/>
            <w:sz w:val="24"/>
            <w:szCs w:val="24"/>
          </w:rPr>
          <w:fldChar w:fldCharType="separate"/>
        </w:r>
        <w:r w:rsidR="00716D5D" w:rsidDel="005A04DA">
          <w:rPr>
            <w:rFonts w:ascii="Times New Roman" w:hAnsi="Times New Roman" w:cs="Times New Roman"/>
            <w:noProof/>
            <w:sz w:val="24"/>
            <w:szCs w:val="24"/>
          </w:rPr>
          <w:delText>Johri, et al. (2022)</w:delText>
        </w:r>
        <w:r w:rsidR="00716D5D" w:rsidDel="005A04DA">
          <w:rPr>
            <w:rFonts w:ascii="Times New Roman" w:hAnsi="Times New Roman" w:cs="Times New Roman"/>
            <w:sz w:val="24"/>
            <w:szCs w:val="24"/>
          </w:rPr>
          <w:fldChar w:fldCharType="end"/>
        </w:r>
        <w:r w:rsidR="00716D5D" w:rsidDel="005A04DA">
          <w:rPr>
            <w:rFonts w:ascii="Times New Roman" w:hAnsi="Times New Roman" w:cs="Times New Roman"/>
            <w:sz w:val="24"/>
            <w:szCs w:val="24"/>
          </w:rPr>
          <w:delText xml:space="preserve">, </w:delText>
        </w:r>
        <w:r w:rsidR="00716D5D" w:rsidDel="005A04DA">
          <w:rPr>
            <w:rFonts w:ascii="Times New Roman" w:hAnsi="Times New Roman" w:cs="Times New Roman"/>
            <w:sz w:val="24"/>
            <w:szCs w:val="24"/>
          </w:rPr>
          <w:fldChar w:fldCharType="begin"/>
        </w:r>
        <w:r w:rsidR="00716D5D" w:rsidDel="005A04DA">
          <w:rPr>
            <w:rFonts w:ascii="Times New Roman" w:hAnsi="Times New Roman" w:cs="Times New Roman"/>
            <w:sz w:val="24"/>
            <w:szCs w:val="24"/>
          </w:rPr>
          <w:delInstrText xml:space="preserve"> ADDIN EN.CITE &lt;EndNote&gt;&lt;Cite AuthorYear="1"&gt;&lt;Author&gt;Mirarab&lt;/Author&gt;&lt;Year&gt;2021&lt;/Year&gt;&lt;RecNum&gt;251&lt;/RecNum&gt;&lt;DisplayText&gt;Mirarab, et al. (2021)&lt;/DisplayText&gt;&lt;record&gt;&lt;rec-number&gt;251&lt;/rec-number&gt;&lt;foreign-keys&gt;&lt;key app="EN" db-id="vdwt9psdezv5tlee9vn5swzfzafw0azp5adx" timestamp="1736048614"&gt;251&lt;/key&gt;&lt;/foreign-keys&gt;&lt;ref-type name="Journal Article"&gt;17&lt;/ref-type&gt;&lt;contributors&gt;&lt;authors&gt;&lt;author&gt;Mirarab, Siavash&lt;/author&gt;&lt;author&gt;Nakhleh, Luay&lt;/author&gt;&lt;author&gt;Warnow, Tandy&lt;/author&gt;&lt;/authors&gt;&lt;/contributors&gt;&lt;titles&gt;&lt;title&gt;Multispecies coalescent: theory and applications in phylogenetics&lt;/title&gt;&lt;secondary-title&gt;Annual Review of Ecology, Evolution, and Systematics&lt;/secondary-title&gt;&lt;/titles&gt;&lt;periodical&gt;&lt;full-title&gt;Annual Review of Ecology, Evolution, and Systematics&lt;/full-title&gt;&lt;/periodical&gt;&lt;pages&gt;247-268&lt;/pages&gt;&lt;volume&gt;52&lt;/volume&gt;&lt;number&gt;1&lt;/number&gt;&lt;dates&gt;&lt;year&gt;2021&lt;/year&gt;&lt;/dates&gt;&lt;isbn&gt;1543-592X&lt;/isbn&gt;&lt;urls&gt;&lt;/urls&gt;&lt;/record&gt;&lt;/Cite&gt;&lt;/EndNote&gt;</w:delInstrText>
        </w:r>
        <w:r w:rsidR="00716D5D" w:rsidDel="005A04DA">
          <w:rPr>
            <w:rFonts w:ascii="Times New Roman" w:hAnsi="Times New Roman" w:cs="Times New Roman"/>
            <w:sz w:val="24"/>
            <w:szCs w:val="24"/>
          </w:rPr>
          <w:fldChar w:fldCharType="separate"/>
        </w:r>
        <w:r w:rsidR="00716D5D" w:rsidDel="005A04DA">
          <w:rPr>
            <w:rFonts w:ascii="Times New Roman" w:hAnsi="Times New Roman" w:cs="Times New Roman"/>
            <w:noProof/>
            <w:sz w:val="24"/>
            <w:szCs w:val="24"/>
          </w:rPr>
          <w:delText>Mirarab, et al. (2021)</w:delText>
        </w:r>
        <w:r w:rsidR="00716D5D" w:rsidDel="005A04DA">
          <w:rPr>
            <w:rFonts w:ascii="Times New Roman" w:hAnsi="Times New Roman" w:cs="Times New Roman"/>
            <w:sz w:val="24"/>
            <w:szCs w:val="24"/>
          </w:rPr>
          <w:fldChar w:fldCharType="end"/>
        </w:r>
        <w:r w:rsidR="00716D5D" w:rsidDel="005A04DA">
          <w:rPr>
            <w:rFonts w:ascii="Times New Roman" w:hAnsi="Times New Roman" w:cs="Times New Roman"/>
            <w:sz w:val="24"/>
            <w:szCs w:val="24"/>
          </w:rPr>
          <w:delText xml:space="preserve">, and </w:delText>
        </w:r>
        <w:r w:rsidR="00716D5D" w:rsidDel="005A04DA">
          <w:rPr>
            <w:rFonts w:ascii="Times New Roman" w:hAnsi="Times New Roman" w:cs="Times New Roman"/>
            <w:sz w:val="24"/>
            <w:szCs w:val="24"/>
          </w:rPr>
          <w:fldChar w:fldCharType="begin">
            <w:fldData xml:space="preserve">PEVuZE5vdGU+PENpdGUgQXV0aG9yWWVhcj0iMSI+PEF1dGhvcj5TdGVlbnd5azwvQXV0aG9yPjxZ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</w:fldData>
          </w:fldChar>
        </w:r>
        <w:r w:rsidR="00716D5D" w:rsidDel="005A04DA">
          <w:rPr>
            <w:rFonts w:ascii="Times New Roman" w:hAnsi="Times New Roman" w:cs="Times New Roman"/>
            <w:sz w:val="24"/>
            <w:szCs w:val="24"/>
          </w:rPr>
          <w:delInstrText xml:space="preserve"> ADDIN EN.CITE </w:delInstrText>
        </w:r>
        <w:r w:rsidR="00716D5D" w:rsidDel="005A04DA">
          <w:rPr>
            <w:rFonts w:ascii="Times New Roman" w:hAnsi="Times New Roman" w:cs="Times New Roman"/>
            <w:sz w:val="24"/>
            <w:szCs w:val="24"/>
          </w:rPr>
          <w:fldChar w:fldCharType="begin">
            <w:fldData xml:space="preserve">PEVuZE5vdGU+PENpdGUgQXV0aG9yWWVhcj0iMSI+PEF1dGhvcj5TdGVlbnd5azwvQXV0aG9yPjxZ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</w:fldData>
          </w:fldChar>
        </w:r>
        <w:r w:rsidR="00716D5D" w:rsidDel="005A04DA">
          <w:rPr>
            <w:rFonts w:ascii="Times New Roman" w:hAnsi="Times New Roman" w:cs="Times New Roman"/>
            <w:sz w:val="24"/>
            <w:szCs w:val="24"/>
          </w:rPr>
          <w:delInstrText xml:space="preserve"> ADDIN EN.CITE.DATA </w:delInstrText>
        </w:r>
        <w:r w:rsidR="00716D5D" w:rsidDel="005A04DA">
          <w:rPr>
            <w:rFonts w:ascii="Times New Roman" w:hAnsi="Times New Roman" w:cs="Times New Roman"/>
            <w:sz w:val="24"/>
            <w:szCs w:val="24"/>
          </w:rPr>
        </w:r>
        <w:r w:rsidR="00716D5D" w:rsidDel="005A04DA">
          <w:rPr>
            <w:rFonts w:ascii="Times New Roman" w:hAnsi="Times New Roman" w:cs="Times New Roman"/>
            <w:sz w:val="24"/>
            <w:szCs w:val="24"/>
          </w:rPr>
          <w:fldChar w:fldCharType="end"/>
        </w:r>
        <w:r w:rsidR="00716D5D" w:rsidDel="005A04DA">
          <w:rPr>
            <w:rFonts w:ascii="Times New Roman" w:hAnsi="Times New Roman" w:cs="Times New Roman"/>
            <w:sz w:val="24"/>
            <w:szCs w:val="24"/>
          </w:rPr>
        </w:r>
        <w:r w:rsidR="00716D5D" w:rsidDel="005A04DA">
          <w:rPr>
            <w:rFonts w:ascii="Times New Roman" w:hAnsi="Times New Roman" w:cs="Times New Roman"/>
            <w:sz w:val="24"/>
            <w:szCs w:val="24"/>
          </w:rPr>
          <w:fldChar w:fldCharType="separate"/>
        </w:r>
        <w:r w:rsidR="00716D5D" w:rsidDel="005A04DA">
          <w:rPr>
            <w:rFonts w:ascii="Times New Roman" w:hAnsi="Times New Roman" w:cs="Times New Roman"/>
            <w:noProof/>
            <w:sz w:val="24"/>
            <w:szCs w:val="24"/>
          </w:rPr>
          <w:delText>Steenwyk, et al. (2023)</w:delText>
        </w:r>
        <w:r w:rsidR="00716D5D" w:rsidDel="005A04DA">
          <w:rPr>
            <w:rFonts w:ascii="Times New Roman" w:hAnsi="Times New Roman" w:cs="Times New Roman"/>
            <w:sz w:val="24"/>
            <w:szCs w:val="24"/>
          </w:rPr>
          <w:fldChar w:fldCharType="end"/>
        </w:r>
      </w:del>
      <w:ins w:id="310" w:author="Thomas, Gregg" w:date="2025-01-04T23:00:00Z">
        <w:del w:id="311" w:author="Good, Jeffrey" w:date="2025-01-06T12:43:00Z" w16du:dateUtc="2025-01-06T19:43:00Z">
          <w:r w:rsidR="00716D5D" w:rsidDel="005A04DA">
            <w:rPr>
              <w:rFonts w:ascii="Times New Roman" w:hAnsi="Times New Roman" w:cs="Times New Roman"/>
              <w:sz w:val="24"/>
              <w:szCs w:val="24"/>
            </w:rPr>
            <w:delText>.</w:delText>
          </w:r>
        </w:del>
      </w:ins>
      <w:ins w:id="312" w:author="Thomas, Gregg" w:date="2025-01-04T22:57:00Z">
        <w:del w:id="313" w:author="Good, Jeffrey" w:date="2025-01-06T12:43:00Z" w16du:dateUtc="2025-01-06T19:43:00Z">
          <w:r w:rsidR="006665FD" w:rsidDel="005A04DA">
            <w:rPr>
              <w:rFonts w:ascii="Times New Roman" w:hAnsi="Times New Roman" w:cs="Times New Roman"/>
              <w:sz w:val="24"/>
              <w:szCs w:val="24"/>
            </w:rPr>
            <w:delText xml:space="preserve"> </w:delText>
          </w:r>
        </w:del>
      </w:ins>
      <w:bookmarkEnd w:id="169"/>
      <w:del w:id="314" w:author="Good, Jeffrey" w:date="2025-01-06T12:43:00Z" w16du:dateUtc="2025-01-06T19:43:00Z">
        <w:r w:rsidR="00771345" w:rsidDel="005A04DA">
          <w:rPr>
            <w:rFonts w:ascii="Times New Roman" w:hAnsi="Times New Roman" w:cs="Times New Roman"/>
            <w:sz w:val="24"/>
            <w:szCs w:val="24"/>
          </w:rPr>
          <w:delText xml:space="preserve"> </w:delText>
        </w:r>
        <w:bookmarkEnd w:id="167"/>
        <w:r w:rsidR="004557BE" w:rsidDel="005A04DA">
          <w:rPr>
            <w:rFonts w:ascii="Times New Roman" w:hAnsi="Times New Roman" w:cs="Times New Roman"/>
            <w:sz w:val="24"/>
            <w:szCs w:val="24"/>
          </w:rPr>
          <w:delText>Through these</w:delText>
        </w:r>
        <w:r w:rsidR="002C4B0B" w:rsidRPr="00031896" w:rsidDel="005A04DA">
          <w:rPr>
            <w:rFonts w:ascii="Times New Roman" w:hAnsi="Times New Roman" w:cs="Times New Roman"/>
            <w:sz w:val="24"/>
            <w:szCs w:val="24"/>
          </w:rPr>
          <w:delText xml:space="preserve"> </w:delText>
        </w:r>
      </w:del>
      <w:ins w:id="315" w:author="Thomas, Gregg" w:date="2025-01-04T20:28:00Z">
        <w:del w:id="316" w:author="Good, Jeffrey" w:date="2025-01-06T12:43:00Z" w16du:dateUtc="2025-01-06T19:43:00Z">
          <w:r w:rsidR="009E0027" w:rsidDel="005A04DA">
            <w:rPr>
              <w:rFonts w:ascii="Times New Roman" w:hAnsi="Times New Roman" w:cs="Times New Roman"/>
              <w:sz w:val="24"/>
              <w:szCs w:val="24"/>
            </w:rPr>
            <w:delText>o</w:delText>
          </w:r>
        </w:del>
        <w:del w:id="317" w:author="Good, Jeffrey" w:date="2025-01-06T12:46:00Z" w16du:dateUtc="2025-01-06T19:46:00Z">
          <w:r w:rsidR="009E0027" w:rsidDel="00D15C4D">
            <w:rPr>
              <w:rFonts w:ascii="Times New Roman" w:hAnsi="Times New Roman" w:cs="Times New Roman"/>
              <w:sz w:val="24"/>
              <w:szCs w:val="24"/>
            </w:rPr>
            <w:delText>ur</w:delText>
          </w:r>
          <w:r w:rsidR="009E0027" w:rsidRPr="00031896" w:rsidDel="00D15C4D">
            <w:rPr>
              <w:rFonts w:ascii="Times New Roman" w:hAnsi="Times New Roman" w:cs="Times New Roman"/>
              <w:sz w:val="24"/>
              <w:szCs w:val="24"/>
            </w:rPr>
            <w:delText xml:space="preserve"> </w:delText>
          </w:r>
        </w:del>
      </w:ins>
      <w:del w:id="318" w:author="Good, Jeffrey" w:date="2025-01-06T12:46:00Z" w16du:dateUtc="2025-01-06T19:46:00Z">
        <w:r w:rsidR="002C4B0B" w:rsidRPr="00031896" w:rsidDel="00D15C4D">
          <w:rPr>
            <w:rFonts w:ascii="Times New Roman" w:hAnsi="Times New Roman" w:cs="Times New Roman"/>
            <w:sz w:val="24"/>
            <w:szCs w:val="24"/>
          </w:rPr>
          <w:delText>results</w:delText>
        </w:r>
      </w:del>
      <w:del w:id="319" w:author="Good, Jeffrey" w:date="2025-01-06T12:44:00Z" w16du:dateUtc="2025-01-06T19:44:00Z">
        <w:r w:rsidR="002C4B0B" w:rsidRPr="00031896" w:rsidDel="005A04DA">
          <w:rPr>
            <w:rFonts w:ascii="Times New Roman" w:hAnsi="Times New Roman" w:cs="Times New Roman"/>
            <w:sz w:val="24"/>
            <w:szCs w:val="24"/>
          </w:rPr>
          <w:delText xml:space="preserve">, we can better understand </w:delText>
        </w:r>
      </w:del>
      <w:del w:id="320" w:author="Good, Jeffrey" w:date="2025-01-06T12:46:00Z" w16du:dateUtc="2025-01-06T19:46:00Z">
        <w:r w:rsidR="002C4B0B" w:rsidRPr="00031896" w:rsidDel="00D15C4D">
          <w:rPr>
            <w:rFonts w:ascii="Times New Roman" w:hAnsi="Times New Roman" w:cs="Times New Roman"/>
            <w:sz w:val="24"/>
            <w:szCs w:val="24"/>
          </w:rPr>
          <w:delText>the complexities of phylogenomic datasets</w:delText>
        </w:r>
        <w:r w:rsidR="00771345" w:rsidDel="00D15C4D">
          <w:rPr>
            <w:rFonts w:ascii="Times New Roman" w:hAnsi="Times New Roman" w:cs="Times New Roman"/>
            <w:sz w:val="24"/>
            <w:szCs w:val="24"/>
          </w:rPr>
          <w:delText xml:space="preserve"> and </w:delText>
        </w:r>
      </w:del>
      <w:del w:id="321" w:author="Good, Jeffrey" w:date="2025-01-06T12:45:00Z" w16du:dateUtc="2025-01-06T19:45:00Z">
        <w:r w:rsidR="00771345" w:rsidDel="00D15C4D">
          <w:rPr>
            <w:rFonts w:ascii="Times New Roman" w:hAnsi="Times New Roman" w:cs="Times New Roman"/>
            <w:sz w:val="24"/>
            <w:szCs w:val="24"/>
          </w:rPr>
          <w:delText>the effects of underlying biological processes on</w:delText>
        </w:r>
      </w:del>
      <w:del w:id="322" w:author="Good, Jeffrey" w:date="2025-01-06T12:46:00Z" w16du:dateUtc="2025-01-06T19:46:00Z">
        <w:r w:rsidR="00771345" w:rsidDel="00D15C4D">
          <w:rPr>
            <w:rFonts w:ascii="Times New Roman" w:hAnsi="Times New Roman" w:cs="Times New Roman"/>
            <w:sz w:val="24"/>
            <w:szCs w:val="24"/>
          </w:rPr>
          <w:delText xml:space="preserve"> </w:delText>
        </w:r>
      </w:del>
      <w:del w:id="323" w:author="Good, Jeffrey" w:date="2025-01-06T12:44:00Z" w16du:dateUtc="2025-01-06T19:44:00Z">
        <w:r w:rsidR="00771345" w:rsidDel="005A04DA">
          <w:rPr>
            <w:rFonts w:ascii="Times New Roman" w:hAnsi="Times New Roman" w:cs="Times New Roman"/>
            <w:sz w:val="24"/>
            <w:szCs w:val="24"/>
          </w:rPr>
          <w:delText>large-scale</w:delText>
        </w:r>
      </w:del>
      <w:del w:id="324" w:author="Good, Jeffrey" w:date="2025-01-06T12:45:00Z" w16du:dateUtc="2025-01-06T19:45:00Z">
        <w:r w:rsidR="00771345" w:rsidDel="00D15C4D">
          <w:rPr>
            <w:rFonts w:ascii="Times New Roman" w:hAnsi="Times New Roman" w:cs="Times New Roman"/>
            <w:sz w:val="24"/>
            <w:szCs w:val="24"/>
          </w:rPr>
          <w:delText xml:space="preserve"> analyses</w:delText>
        </w:r>
        <w:r w:rsidR="002C4B0B" w:rsidRPr="00031896" w:rsidDel="00D15C4D">
          <w:rPr>
            <w:rFonts w:ascii="Times New Roman" w:hAnsi="Times New Roman" w:cs="Times New Roman"/>
            <w:sz w:val="24"/>
            <w:szCs w:val="24"/>
          </w:rPr>
          <w:delText xml:space="preserve"> </w:delText>
        </w:r>
        <w:r w:rsidR="004557BE" w:rsidDel="00D15C4D">
          <w:rPr>
            <w:rFonts w:ascii="Times New Roman" w:hAnsi="Times New Roman" w:cs="Times New Roman"/>
            <w:sz w:val="24"/>
            <w:szCs w:val="24"/>
          </w:rPr>
          <w:delText xml:space="preserve">and </w:delText>
        </w:r>
      </w:del>
      <w:del w:id="325" w:author="Good, Jeffrey" w:date="2025-01-06T12:46:00Z" w16du:dateUtc="2025-01-06T19:46:00Z">
        <w:r w:rsidR="002C4B0B" w:rsidRPr="00031896" w:rsidDel="00D15C4D">
          <w:rPr>
            <w:rFonts w:ascii="Times New Roman" w:hAnsi="Times New Roman" w:cs="Times New Roman"/>
            <w:sz w:val="24"/>
            <w:szCs w:val="24"/>
          </w:rPr>
          <w:delText>ensure that steps are taken to accommodate</w:delText>
        </w:r>
        <w:r w:rsidR="00771345" w:rsidDel="00D15C4D">
          <w:rPr>
            <w:rFonts w:ascii="Times New Roman" w:hAnsi="Times New Roman" w:cs="Times New Roman"/>
            <w:sz w:val="24"/>
            <w:szCs w:val="24"/>
          </w:rPr>
          <w:delText xml:space="preserve"> </w:delText>
        </w:r>
      </w:del>
      <w:del w:id="326" w:author="Good, Jeffrey" w:date="2025-01-06T12:45:00Z" w16du:dateUtc="2025-01-06T19:45:00Z">
        <w:r w:rsidR="00771345" w:rsidDel="00D15C4D">
          <w:rPr>
            <w:rFonts w:ascii="Times New Roman" w:hAnsi="Times New Roman" w:cs="Times New Roman"/>
            <w:sz w:val="24"/>
            <w:szCs w:val="24"/>
          </w:rPr>
          <w:delText>and study</w:delText>
        </w:r>
        <w:r w:rsidR="002C4B0B" w:rsidRPr="00031896" w:rsidDel="00D15C4D">
          <w:rPr>
            <w:rFonts w:ascii="Times New Roman" w:hAnsi="Times New Roman" w:cs="Times New Roman"/>
            <w:sz w:val="24"/>
            <w:szCs w:val="24"/>
          </w:rPr>
          <w:delText xml:space="preserve"> these details</w:delText>
        </w:r>
      </w:del>
      <w:del w:id="327" w:author="Good, Jeffrey" w:date="2025-01-06T12:46:00Z" w16du:dateUtc="2025-01-06T19:46:00Z">
        <w:r w:rsidR="00771345" w:rsidDel="00D15C4D">
          <w:rPr>
            <w:rFonts w:ascii="Times New Roman" w:hAnsi="Times New Roman" w:cs="Times New Roman"/>
            <w:sz w:val="24"/>
            <w:szCs w:val="24"/>
          </w:rPr>
          <w:delText>.</w:delText>
        </w:r>
      </w:del>
    </w:p>
    <w:p w14:paraId="540FDCEC" w14:textId="03BA4E3E" w:rsidR="00C606A9" w:rsidDel="00B67A99" w:rsidRDefault="00C606A9" w:rsidP="00FE003A">
      <w:pPr>
        <w:spacing w:after="160" w:line="259" w:lineRule="auto"/>
        <w:ind w:firstLine="720"/>
        <w:jc w:val="both"/>
        <w:rPr>
          <w:del w:id="328" w:author="Good, Jeffrey" w:date="2025-01-06T11:39:00Z" w16du:dateUtc="2025-01-06T18:39:00Z"/>
          <w:rFonts w:ascii="Times New Roman" w:hAnsi="Times New Roman" w:cs="Times New Roman"/>
          <w:sz w:val="24"/>
          <w:szCs w:val="24"/>
        </w:rPr>
        <w:pPrChange w:id="329" w:author="Good, Jeffrey" w:date="2025-01-06T11:20:00Z" w16du:dateUtc="2025-01-06T18:20:00Z">
          <w:pPr>
            <w:spacing w:after="160" w:line="259" w:lineRule="auto"/>
            <w:jc w:val="both"/>
          </w:pPr>
        </w:pPrChange>
      </w:pPr>
    </w:p>
    <w:p w14:paraId="196C9861" w14:textId="77777777" w:rsidR="005D3A4E" w:rsidRPr="00D1036D" w:rsidRDefault="005D3A4E" w:rsidP="005D3A4E">
      <w:pPr>
        <w:spacing w:after="0"/>
        <w:jc w:val="both"/>
        <w:rPr>
          <w:rFonts w:ascii="Times New Roman" w:hAnsi="Times New Roman" w:cs="Times New Roman"/>
          <w:i/>
          <w:iCs/>
          <w:sz w:val="24"/>
          <w:szCs w:val="24"/>
        </w:rPr>
      </w:pPr>
    </w:p>
    <w:p w14:paraId="60C13A0E" w14:textId="49B05720" w:rsidR="00A849E6" w:rsidRDefault="001811CE" w:rsidP="00A849E6">
      <w:pPr>
        <w:pStyle w:val="Heading1"/>
        <w:jc w:val="both"/>
      </w:pPr>
      <w:r>
        <w:t xml:space="preserve">Materials &amp; </w:t>
      </w:r>
      <w:r w:rsidR="00A849E6" w:rsidRPr="00197A2B">
        <w:t>Methods</w:t>
      </w:r>
    </w:p>
    <w:p w14:paraId="0EEFF44E" w14:textId="77777777" w:rsidR="00A849E6" w:rsidRDefault="00A849E6" w:rsidP="00A849E6">
      <w:pPr>
        <w:pStyle w:val="Heading2"/>
      </w:pPr>
      <w:r w:rsidRPr="00031896">
        <w:lastRenderedPageBreak/>
        <w:t>Sample collection</w:t>
      </w:r>
      <w:r>
        <w:t xml:space="preserve"> and assembly</w:t>
      </w:r>
    </w:p>
    <w:p w14:paraId="267C0DCF" w14:textId="0EDC272A"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collected genomes from 16 murine species and </w:t>
      </w:r>
      <w:r w:rsidR="004C27CA">
        <w:rPr>
          <w:rFonts w:ascii="Times New Roman" w:hAnsi="Times New Roman" w:cs="Times New Roman"/>
          <w:sz w:val="24"/>
          <w:szCs w:val="24"/>
        </w:rPr>
        <w:t>two</w:t>
      </w:r>
      <w:r>
        <w:rPr>
          <w:rFonts w:ascii="Times New Roman" w:hAnsi="Times New Roman" w:cs="Times New Roman"/>
          <w:sz w:val="24"/>
          <w:szCs w:val="24"/>
        </w:rPr>
        <w:t xml:space="preserve"> other rodents from several sources, including NCBI and several recently sequenced in </w:t>
      </w:r>
      <w:r>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PjIwMjE8L1llYXI+PFJlY051bT4yMjI8L1JlY051bT48RGlzcGxheVRleHQ+S3Vtb24sIGV0IGFs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=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PjIwMjE8L1llYXI+PFJlY051bT4yMjI8L1JlY051bT48RGlzcGxheVRleHQ+S3Vtb24sIGV0IGFs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=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(see Table </w:t>
      </w:r>
      <w:r w:rsidR="005E3AC8">
        <w:rPr>
          <w:rFonts w:ascii="Times New Roman" w:hAnsi="Times New Roman" w:cs="Times New Roman"/>
          <w:sz w:val="24"/>
          <w:szCs w:val="24"/>
        </w:rPr>
        <w:t>S1</w:t>
      </w:r>
      <w:r>
        <w:rPr>
          <w:rFonts w:ascii="Times New Roman" w:hAnsi="Times New Roman" w:cs="Times New Roman"/>
          <w:sz w:val="24"/>
          <w:szCs w:val="24"/>
        </w:rPr>
        <w:t xml:space="preserve"> for full list of samples and sources). We also report the </w:t>
      </w:r>
      <w:r w:rsidR="003E42EC">
        <w:rPr>
          <w:rFonts w:ascii="Times New Roman" w:hAnsi="Times New Roman" w:cs="Times New Roman"/>
          <w:sz w:val="24"/>
          <w:szCs w:val="24"/>
        </w:rPr>
        <w:t xml:space="preserve">genome </w:t>
      </w:r>
      <w:r>
        <w:rPr>
          <w:rFonts w:ascii="Times New Roman" w:hAnsi="Times New Roman" w:cs="Times New Roman"/>
          <w:sz w:val="24"/>
          <w:szCs w:val="24"/>
        </w:rPr>
        <w:t xml:space="preserve">of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typus</w:t>
      </w:r>
      <w:r>
        <w:rPr>
          <w:rFonts w:ascii="Times New Roman" w:hAnsi="Times New Roman" w:cs="Times New Roman"/>
          <w:sz w:val="24"/>
          <w:szCs w:val="24"/>
        </w:rPr>
        <w:t xml:space="preserve"> </w:t>
      </w:r>
      <w:r w:rsidRPr="003D23AB">
        <w:rPr>
          <w:rFonts w:ascii="Times New Roman" w:hAnsi="Times New Roman" w:cs="Times New Roman"/>
          <w:sz w:val="24"/>
          <w:szCs w:val="24"/>
        </w:rPr>
        <w:t xml:space="preserve">(FMNH 230007) </w:t>
      </w:r>
      <w:r>
        <w:rPr>
          <w:rFonts w:ascii="Times New Roman" w:hAnsi="Times New Roman" w:cs="Times New Roman"/>
          <w:sz w:val="24"/>
          <w:szCs w:val="24"/>
        </w:rPr>
        <w:t>from</w:t>
      </w:r>
      <w:r w:rsidRPr="003D23AB">
        <w:rPr>
          <w:rFonts w:ascii="Times New Roman" w:hAnsi="Times New Roman" w:cs="Times New Roman"/>
          <w:sz w:val="24"/>
          <w:szCs w:val="24"/>
        </w:rPr>
        <w:t xml:space="preserve"> Ethiopia in 2015</w:t>
      </w:r>
      <w:r>
        <w:rPr>
          <w:rFonts w:ascii="Times New Roman" w:hAnsi="Times New Roman" w:cs="Times New Roman"/>
          <w:sz w:val="24"/>
          <w:szCs w:val="24"/>
        </w:rPr>
        <w:t xml:space="preserve">. While DNA extraction and sequencing on the 10x Genomics platform for </w:t>
      </w:r>
      <w:r>
        <w:rPr>
          <w:rFonts w:ascii="Times New Roman" w:hAnsi="Times New Roman" w:cs="Times New Roman"/>
          <w:i/>
          <w:iCs/>
          <w:sz w:val="24"/>
          <w:szCs w:val="24"/>
        </w:rPr>
        <w:t>O. typus</w:t>
      </w:r>
      <w:r>
        <w:rPr>
          <w:rFonts w:ascii="Times New Roman" w:hAnsi="Times New Roman" w:cs="Times New Roman"/>
          <w:sz w:val="24"/>
          <w:szCs w:val="24"/>
        </w:rPr>
        <w:t xml:space="preserve"> is the same as described in</w:t>
      </w:r>
      <w:r w:rsidRPr="004207A5">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PEVuZE5vdGU+PENpdGU+PEF1dGhvcj5LdW1vbjwvQXV0aG9yPjxZZWFyPjIwMjE8L1llYXI+PFJl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PEVuZE5vdGU+PENpdGU+PEF1dGhvcj5LdW1vbjwvQXV0aG9yPjxZZWFyPjIwMjE8L1llYXI+PFJl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the library quality for </w:t>
      </w:r>
      <w:r>
        <w:rPr>
          <w:rFonts w:ascii="Times New Roman" w:hAnsi="Times New Roman" w:cs="Times New Roman"/>
          <w:sz w:val="24"/>
          <w:szCs w:val="24"/>
        </w:rPr>
        <w:t xml:space="preserve">this sample </w:t>
      </w:r>
      <w:r w:rsidRPr="004207A5">
        <w:rPr>
          <w:rFonts w:ascii="Times New Roman" w:hAnsi="Times New Roman" w:cs="Times New Roman"/>
          <w:sz w:val="24"/>
          <w:szCs w:val="24"/>
        </w:rPr>
        <w:t>was too low for chromosome level assembly</w:t>
      </w:r>
      <w:r>
        <w:rPr>
          <w:rFonts w:ascii="Times New Roman" w:hAnsi="Times New Roman" w:cs="Times New Roman"/>
          <w:sz w:val="24"/>
          <w:szCs w:val="24"/>
        </w:rPr>
        <w:t>. Here,</w:t>
      </w:r>
      <w:r w:rsidRPr="004207A5">
        <w:rPr>
          <w:rFonts w:ascii="Times New Roman" w:hAnsi="Times New Roman" w:cs="Times New Roman"/>
          <w:sz w:val="24"/>
          <w:szCs w:val="24"/>
        </w:rPr>
        <w:t xml:space="preserve"> </w:t>
      </w:r>
      <w:r>
        <w:rPr>
          <w:rFonts w:ascii="Times New Roman" w:hAnsi="Times New Roman" w:cs="Times New Roman"/>
          <w:sz w:val="24"/>
          <w:szCs w:val="24"/>
        </w:rPr>
        <w:t>we</w:t>
      </w:r>
      <w:r w:rsidRPr="004207A5">
        <w:rPr>
          <w:rFonts w:ascii="Times New Roman" w:hAnsi="Times New Roman" w:cs="Times New Roman"/>
          <w:sz w:val="24"/>
          <w:szCs w:val="24"/>
        </w:rPr>
        <w:t xml:space="preserve"> instead assembled</w:t>
      </w:r>
      <w:r>
        <w:rPr>
          <w:rFonts w:ascii="Times New Roman" w:hAnsi="Times New Roman" w:cs="Times New Roman"/>
          <w:sz w:val="24"/>
          <w:szCs w:val="24"/>
        </w:rPr>
        <w:t xml:space="preserve"> it</w:t>
      </w:r>
      <w:r w:rsidRPr="004207A5">
        <w:rPr>
          <w:rFonts w:ascii="Times New Roman" w:hAnsi="Times New Roman" w:cs="Times New Roman"/>
          <w:sz w:val="24"/>
          <w:szCs w:val="24"/>
        </w:rPr>
        <w:t xml:space="preserve"> into scaffolds with the express purpose of obtaining UCEs</w:t>
      </w:r>
      <w:r>
        <w:rPr>
          <w:rFonts w:ascii="Times New Roman" w:hAnsi="Times New Roman" w:cs="Times New Roman"/>
          <w:sz w:val="24"/>
          <w:szCs w:val="24"/>
        </w:rPr>
        <w:t xml:space="preserve"> for phylogenetic analysis</w:t>
      </w:r>
      <w:r w:rsidRPr="004207A5">
        <w:rPr>
          <w:rFonts w:ascii="Times New Roman" w:hAnsi="Times New Roman" w:cs="Times New Roman"/>
          <w:sz w:val="24"/>
          <w:szCs w:val="24"/>
        </w:rPr>
        <w:t xml:space="preserve">. Adapters and low-quality bases were trimmed from the reads using </w:t>
      </w:r>
      <w:proofErr w:type="spellStart"/>
      <w:r w:rsidRPr="004207A5">
        <w:rPr>
          <w:rFonts w:ascii="Times New Roman" w:hAnsi="Times New Roman" w:cs="Times New Roman"/>
          <w:sz w:val="24"/>
          <w:szCs w:val="24"/>
        </w:rPr>
        <w:t>illumiprocessor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&lt;EndNote&gt;&lt;Cite&gt;&lt;Author&gt;Faircloth&lt;/Author&gt;&lt;Year&gt;2013&lt;/Year&gt;&lt;RecNum&gt;190&lt;/RecNum&gt;&lt;DisplayText&gt;(Faircloth 2013)&lt;/DisplayText&gt;&lt;record&gt;&lt;rec-number&gt;190&lt;/rec-number&gt;&lt;foreign-keys&gt;&lt;key app="EN" db-id="vdwt9psdezv5tlee9vn5swzfzafw0azp5adx" timestamp="1649258231"&gt;190&lt;/key&gt;&lt;/foreign-keys&gt;&lt;ref-type name="Computer Program"&gt;9&lt;/ref-type&gt;&lt;contributors&gt;&lt;authors&gt;&lt;author&gt;Faircloth, B. C.&lt;/author&gt;&lt;/authors&gt;&lt;/contributors&gt;&lt;titles&gt;&lt;title&gt;illumiprocessor: a trimmomatic wrapper for parallel adapter and quality trimming&lt;/title&gt;&lt;/titles&gt;&lt;dates&gt;&lt;year&gt;2013&lt;/year&gt;&lt;/dates&gt;&lt;urls&gt;&lt;/urls&gt;&lt;electronic-resource-num&gt;10.6079/J9ILL&lt;/electronic-resource-num&gt;&lt;/record&gt;&lt;/Cite&gt;&lt;/EndNote&gt;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(Faircloth 2013)</w:t>
      </w:r>
      <w:r>
        <w:rPr>
          <w:rFonts w:ascii="Times New Roman" w:hAnsi="Times New Roman" w:cs="Times New Roman"/>
          <w:sz w:val="24"/>
          <w:szCs w:val="24"/>
        </w:rPr>
        <w:fldChar w:fldCharType="end"/>
      </w:r>
      <w:r>
        <w:rPr>
          <w:rFonts w:ascii="Times New Roman" w:hAnsi="Times New Roman" w:cs="Times New Roman"/>
          <w:sz w:val="24"/>
          <w:szCs w:val="24"/>
        </w:rPr>
        <w:t>,</w:t>
      </w:r>
      <w:r w:rsidRPr="004207A5">
        <w:rPr>
          <w:rFonts w:ascii="Times New Roman" w:hAnsi="Times New Roman" w:cs="Times New Roman"/>
          <w:sz w:val="24"/>
          <w:szCs w:val="24"/>
        </w:rPr>
        <w:t xml:space="preserve"> which makes use of functions from </w:t>
      </w:r>
      <w:proofErr w:type="spellStart"/>
      <w:r w:rsidRPr="004207A5">
        <w:rPr>
          <w:rFonts w:ascii="Times New Roman" w:hAnsi="Times New Roman" w:cs="Times New Roman"/>
          <w:sz w:val="24"/>
          <w:szCs w:val="24"/>
        </w:rPr>
        <w:t>trimmomatic</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ZWNOdW0+ODA8L1JlY051bT48RGlzcGxheVRleHQ+KEJvbGdlciwgZXQgYWwuIDIwMTQpPC9EaXNw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==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ZWNOdW0+ODA8L1JlY051bT48RGlzcGxheVRleHQ+KEJvbGdlciwgZXQgYWwuIDIwMTQpPC9EaXNw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==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(Bolger, et al. 2014)</w:t>
      </w:r>
      <w:r>
        <w:rPr>
          <w:rFonts w:ascii="Times New Roman" w:hAnsi="Times New Roman" w:cs="Times New Roman"/>
          <w:sz w:val="24"/>
          <w:szCs w:val="24"/>
        </w:rPr>
        <w:fldChar w:fldCharType="end"/>
      </w:r>
      <w:r w:rsidRPr="004207A5">
        <w:rPr>
          <w:rFonts w:ascii="Times New Roman" w:hAnsi="Times New Roman" w:cs="Times New Roman"/>
          <w:sz w:val="24"/>
          <w:szCs w:val="24"/>
        </w:rPr>
        <w:t xml:space="preserve">. All cleaned reads were de novo assembled using </w:t>
      </w:r>
      <w:proofErr w:type="spellStart"/>
      <w:r w:rsidRPr="004207A5">
        <w:rPr>
          <w:rFonts w:ascii="Times New Roman" w:hAnsi="Times New Roman" w:cs="Times New Roman"/>
          <w:sz w:val="24"/>
          <w:szCs w:val="24"/>
        </w:rPr>
        <w:t>ABySS</w:t>
      </w:r>
      <w:proofErr w:type="spellEnd"/>
      <w:r w:rsidRPr="004207A5">
        <w:rPr>
          <w:rFonts w:ascii="Times New Roman" w:hAnsi="Times New Roman" w:cs="Times New Roman"/>
          <w:sz w:val="24"/>
          <w:szCs w:val="24"/>
        </w:rPr>
        <w:t xml:space="preserve"> 2.3.1</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&lt;EndNote&gt;&lt;Cite&gt;&lt;Author&gt;Jackman&lt;/Author&gt;&lt;Year&gt;2017&lt;/Year&gt;&lt;RecNum&gt;165&lt;/RecNum&gt;&lt;DisplayText&gt;(Jackman, et al. 2017)&lt;/DisplayText&gt;&lt;record&gt;&lt;rec-number&gt;165&lt;/rec-number&gt;&lt;foreign-keys&gt;&lt;key app="EN" db-id="vdwt9psdezv5tlee9vn5swzfzafw0azp5adx" timestamp="1649256879"&gt;165&lt;/key&gt;&lt;/foreign-keys&gt;&lt;ref-type name="Journal Article"&gt;17&lt;/ref-type&gt;&lt;contributors&gt;&lt;authors&gt;&lt;author&gt;Jackman, S. D.&lt;/author&gt;&lt;author&gt;Vandervalk, B. P.&lt;/author&gt;&lt;author&gt;Mohamadi, H.&lt;/author&gt;&lt;author&gt;Chu, J.&lt;/author&gt;&lt;author&gt;Yeo, S.&lt;/author&gt;&lt;author&gt;Hammond, S. A.&lt;/author&gt;&lt;author&gt;Jahesh, G.&lt;/author&gt;&lt;author&gt;Khan, H.&lt;/author&gt;&lt;author&gt;Coombe, L.&lt;/author&gt;&lt;author&gt;Warren, R. L.&lt;/author&gt;&lt;author&gt;Birol, I.&lt;/author&gt;&lt;/authors&gt;&lt;/contributors&gt;&lt;auth-address&gt;Canada&amp;apos;s Michael Smith Genome Sciences Centre, British Columbia Cancer Agency, Vancouver, British Columbia, V5Z 4S6, Canada.&lt;/auth-address&gt;&lt;titles&gt;&lt;title&gt;ABySS 2.0: resource-efficient assembly of large genomes using a Bloom filter&lt;/title&gt;&lt;secondary-title&gt;Genome Res&lt;/secondary-title&gt;&lt;/titles&gt;&lt;periodical&gt;&lt;full-title&gt;Genome Res&lt;/full-title&gt;&lt;/periodical&gt;&lt;pages&gt;768-777&lt;/pages&gt;&lt;volume&gt;27&lt;/volume&gt;&lt;number&gt;5&lt;/number&gt;&lt;edition&gt;2017/02/25&lt;/edition&gt;&lt;keywords&gt;&lt;keyword&gt;Contig Mapping/*methods/standards&lt;/keyword&gt;&lt;keyword&gt;Genome Size&lt;/keyword&gt;&lt;keyword&gt;Genomics/*methods/standards&lt;/keyword&gt;&lt;keyword&gt;Humans&lt;/keyword&gt;&lt;keyword&gt;Sequence Analysis, DNA/methods/standards&lt;/keyword&gt;&lt;keyword&gt;*Software&lt;/keyword&gt;&lt;/keywords&gt;&lt;dates&gt;&lt;year&gt;2017&lt;/year&gt;&lt;pub-dates&gt;&lt;date&gt;May&lt;/date&gt;&lt;/pub-dates&gt;&lt;/dates&gt;&lt;isbn&gt;1549-5469 (Electronic)&amp;#xD;1088-9051 (Linking)&lt;/isbn&gt;&lt;accession-num&gt;28232478&lt;/accession-num&gt;&lt;urls&gt;&lt;related-urls&gt;&lt;url&gt;https://www.ncbi.nlm.nih.gov/pubmed/28232478&lt;/url&gt;&lt;/related-urls&gt;&lt;/urls&gt;&lt;custom2&gt;PMC5411771&lt;/custom2&gt;&lt;electronic-resource-num&gt;10.1101/gr.214346.116&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(Jackman, et al. 2017)</w:t>
      </w:r>
      <w:r>
        <w:rPr>
          <w:rFonts w:ascii="Times New Roman" w:hAnsi="Times New Roman" w:cs="Times New Roman"/>
          <w:sz w:val="24"/>
          <w:szCs w:val="24"/>
        </w:rPr>
        <w:fldChar w:fldCharType="end"/>
      </w:r>
      <w:r w:rsidRPr="004207A5">
        <w:rPr>
          <w:rFonts w:ascii="Times New Roman" w:hAnsi="Times New Roman" w:cs="Times New Roman"/>
          <w:sz w:val="24"/>
          <w:szCs w:val="24"/>
        </w:rPr>
        <w:t xml:space="preserve"> with a Bloom filter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&lt;EndNote&gt;&lt;Cite&gt;&lt;Author&gt;Bloom&lt;/Author&gt;&lt;Year&gt;1970&lt;/Year&gt;&lt;RecNum&gt;157&lt;/RecNum&gt;&lt;DisplayText&gt;(Bloom 1970)&lt;/DisplayText&gt;&lt;record&gt;&lt;rec-number&gt;157&lt;/rec-number&gt;&lt;foreign-keys&gt;&lt;key app="EN" db-id="vdwt9psdezv5tlee9vn5swzfzafw0azp5adx" timestamp="1649256423"&gt;157&lt;/key&gt;&lt;/foreign-keys&gt;&lt;ref-type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layout, searching, scatter storage, storage efficiency,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(Bloom 1970)</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de Bruijn graph. The final </w:t>
      </w:r>
      <w:r w:rsidRPr="005B28B3">
        <w:rPr>
          <w:rFonts w:ascii="Times New Roman" w:hAnsi="Times New Roman" w:cs="Times New Roman"/>
          <w:i/>
          <w:iCs/>
          <w:sz w:val="24"/>
          <w:szCs w:val="24"/>
        </w:rPr>
        <w:t>O. typus</w:t>
      </w:r>
      <w:r w:rsidRPr="004207A5">
        <w:rPr>
          <w:rFonts w:ascii="Times New Roman" w:hAnsi="Times New Roman" w:cs="Times New Roman"/>
          <w:sz w:val="24"/>
          <w:szCs w:val="24"/>
        </w:rPr>
        <w:t xml:space="preserve"> scaffold assembly was 2.14GB (N50=9,211; L50=64,014; E-size=12,790).</w:t>
      </w:r>
    </w:p>
    <w:p w14:paraId="002A7DE4" w14:textId="46DDE164" w:rsidR="00A849E6" w:rsidRPr="00D014B3"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In parallel, for six of these species (see </w:t>
      </w:r>
      <w:r w:rsidR="00DC5B3B">
        <w:rPr>
          <w:rFonts w:ascii="Times New Roman" w:hAnsi="Times New Roman" w:cs="Times New Roman"/>
          <w:sz w:val="24"/>
          <w:szCs w:val="24"/>
        </w:rPr>
        <w:t xml:space="preserve">Figure </w:t>
      </w:r>
      <w:r>
        <w:rPr>
          <w:rFonts w:ascii="Times New Roman" w:hAnsi="Times New Roman" w:cs="Times New Roman"/>
          <w:sz w:val="24"/>
          <w:szCs w:val="24"/>
        </w:rPr>
        <w:t>1</w:t>
      </w:r>
      <w:r w:rsidR="005E3AC8">
        <w:rPr>
          <w:rFonts w:ascii="Times New Roman" w:hAnsi="Times New Roman" w:cs="Times New Roman"/>
          <w:sz w:val="24"/>
          <w:szCs w:val="24"/>
        </w:rPr>
        <w:t>; Table S1</w:t>
      </w:r>
      <w:r>
        <w:rPr>
          <w:rFonts w:ascii="Times New Roman" w:hAnsi="Times New Roman" w:cs="Times New Roman"/>
          <w:sz w:val="24"/>
          <w:szCs w:val="24"/>
        </w:rPr>
        <w:t xml:space="preserve">), we generated reference-based pseudo-assemblies with iterative mapping using an updated version pseudo-it v3.1.1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&lt;EndNote&gt;&lt;Cite&gt;&lt;Author&gt;Sarver&lt;/Author&gt;&lt;Year&gt;2017&lt;/Year&gt;&lt;RecNum&gt;253&lt;/RecNum&gt;&lt;DisplayText&gt;(Sarver, et al. 2017)&lt;/DisplayText&gt;&lt;record&gt;&lt;rec-number&gt;253&lt;/rec-number&gt;&lt;foreign-keys&gt;&lt;key app="EN" db-id="vdwt9psdezv5tlee9vn5swzfzafw0azp5adx" timestamp="1692289456"&gt;253&lt;/key&gt;&lt;/foreign-keys&gt;&lt;ref-type name="Journal Article"&gt;17&lt;/ref-type&gt;&lt;contributors&gt;&lt;authors&gt;&lt;author&gt;Sarver, B. A.&lt;/author&gt;&lt;author&gt;Keeble, S.&lt;/author&gt;&lt;author&gt;Cosart, T.&lt;/author&gt;&lt;author&gt;Tucker, P. K.&lt;/author&gt;&lt;author&gt;Dean, M. D.&lt;/author&gt;&lt;author&gt;Good, J. M.&lt;/author&gt;&lt;/authors&gt;&lt;/contributors&gt;&lt;auth-address&gt;Division of Biological Sciences, University of Montana, Missoula, MT.&amp;#xD;Department of Ecology and Evolutionary Biology and Museum of Zoology, University of Michigan, Ann Arbor, MI.&amp;#xD;Molecular and Computational Biology, University of Southern California, Los Angeles, CA.&lt;/auth-address&gt;&lt;titles&gt;&lt;title&gt;Phylogenomic Insights into Mouse Evolution Using a Pseudoreference Approach&lt;/title&gt;&lt;secondary-title&gt;Genome Biol Evol&lt;/secondary-title&gt;&lt;/titles&gt;&lt;periodical&gt;&lt;full-title&gt;Genome Biol Evol&lt;/full-title&gt;&lt;/periodical&gt;&lt;pages&gt;726-739&lt;/pages&gt;&lt;volume&gt;9&lt;/volume&gt;&lt;number&gt;3&lt;/number&gt;&lt;edition&gt;2017/03/25&lt;/edition&gt;&lt;keywords&gt;&lt;keyword&gt;Animals&lt;/keyword&gt;&lt;keyword&gt;*Evolution, Molecular&lt;/keyword&gt;&lt;keyword&gt;Exome/genetics&lt;/keyword&gt;&lt;keyword&gt;*Genome&lt;/keyword&gt;&lt;keyword&gt;Genotype&lt;/keyword&gt;&lt;keyword&gt;Mice&lt;/keyword&gt;&lt;keyword&gt;Muridae/*genetics&lt;/keyword&gt;&lt;keyword&gt;Phylogeny&lt;/keyword&gt;&lt;keyword&gt;Species Specificity&lt;/keyword&gt;&lt;keyword&gt;Mus musculus&lt;/keyword&gt;&lt;keyword&gt;bioinformatics&lt;/keyword&gt;&lt;keyword&gt;comparative genomics&lt;/keyword&gt;&lt;keyword&gt;introgression&lt;/keyword&gt;&lt;keyword&gt;mapping bias&lt;/keyword&gt;&lt;/keywords&gt;&lt;dates&gt;&lt;year&gt;2017&lt;/year&gt;&lt;pub-dates&gt;&lt;date&gt;Mar 1&lt;/date&gt;&lt;/pub-dates&gt;&lt;/dates&gt;&lt;isbn&gt;1759-6653 (Electronic)&amp;#xD;1759-6653 (Linking)&lt;/isbn&gt;&lt;accession-num&gt;28338821&lt;/accession-num&gt;&lt;urls&gt;&lt;related-urls&gt;&lt;url&gt;https://www.ncbi.nlm.nih.gov/pubmed/28338821&lt;/url&gt;&lt;/related-urls&gt;&lt;/urls&gt;&lt;custom2&gt;PMC5381554&lt;/custom2&gt;&lt;electronic-resource-num&gt;10.1093/gbe/evx034&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(Sarver, et al. 2017)</w:t>
      </w:r>
      <w:r>
        <w:rPr>
          <w:rFonts w:ascii="Times New Roman" w:hAnsi="Times New Roman" w:cs="Times New Roman"/>
          <w:sz w:val="24"/>
          <w:szCs w:val="24"/>
        </w:rPr>
        <w:fldChar w:fldCharType="end"/>
      </w:r>
      <w:r>
        <w:rPr>
          <w:rFonts w:ascii="Times New Roman" w:hAnsi="Times New Roman" w:cs="Times New Roman"/>
          <w:sz w:val="24"/>
          <w:szCs w:val="24"/>
        </w:rPr>
        <w:t xml:space="preserve"> that incorporates insertion-deletion variation to minimize reference bias in our genome-wide phylogenetic analyses and to maintain collinearity between assemblies (</w:t>
      </w:r>
      <w:hyperlink r:id="rId13" w:history="1">
        <w:r w:rsidRPr="008F61BC">
          <w:rPr>
            <w:rStyle w:val="Hyperlink"/>
            <w:rFonts w:ascii="Times New Roman" w:hAnsi="Times New Roman" w:cs="Times New Roman"/>
            <w:sz w:val="24"/>
            <w:szCs w:val="24"/>
          </w:rPr>
          <w:t>https://github.com/goodest-goodlab/pseudo-it</w:t>
        </w:r>
      </w:hyperlink>
      <w:r>
        <w:rPr>
          <w:rFonts w:ascii="Times New Roman" w:hAnsi="Times New Roman" w:cs="Times New Roman"/>
          <w:sz w:val="24"/>
          <w:szCs w:val="24"/>
        </w:rPr>
        <w:t xml:space="preserve">). We used the </w:t>
      </w:r>
      <w:r>
        <w:rPr>
          <w:rFonts w:ascii="Times New Roman" w:hAnsi="Times New Roman" w:cs="Times New Roman"/>
          <w:i/>
          <w:iCs/>
          <w:sz w:val="24"/>
          <w:szCs w:val="24"/>
        </w:rPr>
        <w:t>Mus musculus</w:t>
      </w:r>
      <w:r>
        <w:rPr>
          <w:rFonts w:ascii="Times New Roman" w:hAnsi="Times New Roman" w:cs="Times New Roman"/>
          <w:sz w:val="24"/>
          <w:szCs w:val="24"/>
        </w:rPr>
        <w:t xml:space="preserve"> (mm10) genome as the reference for our pseudo-assembly approach. Briefly, pseudo-it maps reads from each sample to the reference genome with BWA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&lt;EndNote&gt;&lt;Cite&gt;&lt;Author&gt;Li&lt;/Author&gt;&lt;Year&gt;2013&lt;/Year&gt;&lt;RecNum&gt;226&lt;/RecNum&gt;&lt;DisplayText&gt;(Li 2013)&lt;/DisplayText&gt;&lt;record&gt;&lt;rec-number&gt;226&lt;/rec-number&gt;&lt;foreign-keys&gt;&lt;key app="EN" db-id="vdwt9psdezv5tlee9vn5swzfzafw0azp5adx" timestamp="1693359437"&gt;226&lt;/key&gt;&lt;/foreign-keys&gt;&lt;ref-type name="Journal Article"&gt;17&lt;/ref-type&gt;&lt;contributors&gt;&lt;authors&gt;&lt;author&gt;Li, Heng&lt;/author&gt;&lt;/authors&gt;&lt;/contributors&gt;&lt;titles&gt;&lt;title&gt;Aligning sequence reads, clone sequences and assembly contigs with BWA-MEM&lt;/title&gt;&lt;secondary-title&gt;arXiv preprint arXiv:1303.3997&lt;/secondary-title&gt;&lt;/titles&gt;&lt;periodical&gt;&lt;full-title&gt;arXiv preprint arXiv:1303.3997&lt;/full-title&gt;&lt;/periodical&gt;&lt;dates&gt;&lt;year&gt;2013&lt;/year&gt;&lt;/dates&gt;&lt;urls&gt;&lt;/urls&gt;&lt;/record&gt;&lt;/Cite&gt;&lt;/EndNote&gt;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2013)</w:t>
      </w:r>
      <w:r>
        <w:rPr>
          <w:rFonts w:ascii="Times New Roman" w:hAnsi="Times New Roman" w:cs="Times New Roman"/>
          <w:sz w:val="24"/>
          <w:szCs w:val="24"/>
        </w:rPr>
        <w:fldChar w:fldCharType="end"/>
      </w:r>
      <w:r>
        <w:rPr>
          <w:rFonts w:ascii="Times New Roman" w:hAnsi="Times New Roman" w:cs="Times New Roman"/>
          <w:sz w:val="24"/>
          <w:szCs w:val="24"/>
        </w:rPr>
        <w:t xml:space="preserve">, calls variants with GATK </w:t>
      </w:r>
      <w:proofErr w:type="spellStart"/>
      <w:r>
        <w:rPr>
          <w:rFonts w:ascii="Times New Roman" w:hAnsi="Times New Roman" w:cs="Times New Roman"/>
          <w:sz w:val="24"/>
          <w:szCs w:val="24"/>
        </w:rPr>
        <w:t>HaplotypeCaller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&lt;EndNote&gt;&lt;Cite&gt;&lt;Author&gt;Poplin&lt;/Author&gt;&lt;Year&gt;2018&lt;/Year&gt;&lt;RecNum&gt;255&lt;/RecNum&gt;&lt;DisplayText&gt;(Poplin, et al. 2018)&lt;/DisplayText&gt;&lt;record&gt;&lt;rec-number&gt;255&lt;/rec-number&gt;&lt;foreign-keys&gt;&lt;key app="EN" db-id="vdwt9psdezv5tlee9vn5swzfzafw0azp5adx" timestamp="1692289965"&gt;255&lt;/key&gt;&lt;/foreign-keys&gt;&lt;ref-type name="Journal Article"&gt;17&lt;/ref-type&gt;&lt;contributors&gt;&lt;authors&gt;&lt;author&gt;Ryan Poplin&lt;/author&gt;&lt;author&gt;Valentin Ruano-Rubio&lt;/author&gt;&lt;author&gt;Mark A. DePristo&lt;/author&gt;&lt;author&gt;Tim J. Fennell&lt;/author&gt;&lt;author&gt;Mauricio O. Carneiro&lt;/author&gt;&lt;author&gt;Geraldine A. Van der Auwera&lt;/author&gt;&lt;author&gt;David E. Kling&lt;/author&gt;&lt;author&gt;Laura D. Gauthier&lt;/author&gt;&lt;author&gt;Ami Levy-Moonshine&lt;/author&gt;&lt;author&gt;David Roazen&lt;/author&gt;&lt;author&gt;Khalid Shakir&lt;/author&gt;&lt;author&gt;Joel Thibault&lt;/author&gt;&lt;author&gt;Sheila Chandran&lt;/author&gt;&lt;author&gt;Chris Whelan&lt;/author&gt;&lt;author&gt;Monkol Lek&lt;/author&gt;&lt;author&gt;Stacey Gabriel&lt;/author&gt;&lt;author&gt;Mark J Daly&lt;/author&gt;&lt;author&gt;Ben Neale&lt;/author&gt;&lt;author&gt;Daniel G. MacArthur&lt;/author&gt;&lt;author&gt;Eric Banks&lt;/author&gt;&lt;/authors&gt;&lt;/contributors&gt;&lt;titles&gt;&lt;title&gt;Scaling accurate genetic variant discovery to tens of thousands of samples&lt;/title&gt;&lt;secondary-title&gt;bioRxiv&lt;/secondary-title&gt;&lt;/titles&gt;&lt;periodical&gt;&lt;full-title&gt;bioRxiv&lt;/full-title&gt;&lt;/periodical&gt;&lt;pages&gt;201178&lt;/pages&gt;&lt;dates&gt;&lt;year&gt;2018&lt;/year&gt;&lt;/dates&gt;&lt;urls&gt;&lt;related-urls&gt;&lt;url&gt;https://www.biorxiv.org/content/biorxiv/early/2018/07/24/201178.full.pdf&lt;/url&gt;&lt;/related-urls&gt;&lt;/urls&gt;&lt;electronic-resource-num&gt;10.1101/201178&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(Poplin,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and filters SNPs and indels and generates a consensus assembly with </w:t>
      </w:r>
      <w:proofErr w:type="spellStart"/>
      <w:r>
        <w:rPr>
          <w:rFonts w:ascii="Times New Roman" w:hAnsi="Times New Roman" w:cs="Times New Roman"/>
          <w:sz w:val="24"/>
          <w:szCs w:val="24"/>
        </w:rPr>
        <w:t>bcftools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UmVjTnVtPjQ5PC9SZWNOdW0+PERpc3BsYXlUZXh0PihEYW5lY2VrLCBldCBhbC4gMjAyMSk8L0Rp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UmVjTnVtPjQ5PC9SZWNOdW0+PERpc3BsYXlUZXh0PihEYW5lY2VrLCBldCBhbC4gMjAyMSk8L0Rp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(Danecek, et al. 2021)</w:t>
      </w:r>
      <w:r>
        <w:rPr>
          <w:rFonts w:ascii="Times New Roman" w:hAnsi="Times New Roman" w:cs="Times New Roman"/>
          <w:sz w:val="24"/>
          <w:szCs w:val="24"/>
        </w:rPr>
        <w:fldChar w:fldCharType="end"/>
      </w:r>
      <w:r>
        <w:rPr>
          <w:rFonts w:ascii="Times New Roman" w:hAnsi="Times New Roman" w:cs="Times New Roman"/>
          <w:sz w:val="24"/>
          <w:szCs w:val="24"/>
        </w:rPr>
        <w:t>. The process is repeated, each time using the previous iteration’s consensus assembly as the new reference genome to which reads are mapped. In total, we did three iterations of mapping for each sample.</w:t>
      </w:r>
    </w:p>
    <w:p w14:paraId="792C5670" w14:textId="77777777" w:rsidR="00A849E6" w:rsidRPr="00747E40" w:rsidRDefault="00A849E6" w:rsidP="00A849E6">
      <w:pPr>
        <w:spacing w:after="0"/>
        <w:jc w:val="both"/>
        <w:rPr>
          <w:rFonts w:ascii="Times New Roman" w:hAnsi="Times New Roman" w:cs="Times New Roman"/>
          <w:sz w:val="24"/>
          <w:szCs w:val="24"/>
          <w:highlight w:val="yellow"/>
        </w:rPr>
      </w:pPr>
      <w:r w:rsidRPr="004207A5">
        <w:rPr>
          <w:rFonts w:ascii="Times New Roman" w:hAnsi="Times New Roman" w:cs="Times New Roman"/>
          <w:sz w:val="24"/>
          <w:szCs w:val="24"/>
        </w:rPr>
        <w:t xml:space="preserve"> </w:t>
      </w:r>
    </w:p>
    <w:p w14:paraId="34FCF2E3" w14:textId="77777777" w:rsidR="00A849E6" w:rsidRDefault="00A849E6" w:rsidP="00A849E6">
      <w:pPr>
        <w:pStyle w:val="Heading2"/>
      </w:pPr>
      <w:proofErr w:type="spellStart"/>
      <w:r>
        <w:t>Ultraconserved</w:t>
      </w:r>
      <w:proofErr w:type="spellEnd"/>
      <w:r>
        <w:t xml:space="preserve"> element (UCE) retrieval and alignment</w:t>
      </w:r>
    </w:p>
    <w:p w14:paraId="66FEBB6A" w14:textId="3E100936" w:rsidR="00A849E6" w:rsidRPr="009376C7" w:rsidRDefault="00B63ACE"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first set out to </w:t>
      </w:r>
      <w:r w:rsidR="00A849E6">
        <w:rPr>
          <w:rFonts w:ascii="Times New Roman" w:hAnsi="Times New Roman" w:cs="Times New Roman"/>
          <w:sz w:val="24"/>
          <w:szCs w:val="24"/>
        </w:rPr>
        <w:t xml:space="preserve">reconstruct a phylogeny of </w:t>
      </w:r>
      <w:r>
        <w:rPr>
          <w:rFonts w:ascii="Times New Roman" w:hAnsi="Times New Roman" w:cs="Times New Roman"/>
          <w:sz w:val="24"/>
          <w:szCs w:val="24"/>
        </w:rPr>
        <w:t xml:space="preserve">sequenced </w:t>
      </w:r>
      <w:r w:rsidR="00A849E6">
        <w:rPr>
          <w:rFonts w:ascii="Times New Roman" w:hAnsi="Times New Roman" w:cs="Times New Roman"/>
          <w:sz w:val="24"/>
          <w:szCs w:val="24"/>
        </w:rPr>
        <w:t>murine rodents</w:t>
      </w:r>
      <w:r>
        <w:rPr>
          <w:rFonts w:ascii="Times New Roman" w:hAnsi="Times New Roman" w:cs="Times New Roman"/>
          <w:sz w:val="24"/>
          <w:szCs w:val="24"/>
        </w:rPr>
        <w:t xml:space="preserve"> to provide both a general resource for future comparative genomic studies within this important group as well as a time-calibrated </w:t>
      </w:r>
      <w:r w:rsidRPr="00075439">
        <w:rPr>
          <w:rFonts w:ascii="Times New Roman" w:hAnsi="Times New Roman" w:cs="Times New Roman"/>
          <w:sz w:val="24"/>
          <w:szCs w:val="24"/>
        </w:rPr>
        <w:t xml:space="preserve">phylogeny </w:t>
      </w:r>
      <w:r>
        <w:rPr>
          <w:rFonts w:ascii="Times New Roman" w:hAnsi="Times New Roman" w:cs="Times New Roman"/>
          <w:sz w:val="24"/>
          <w:szCs w:val="24"/>
        </w:rPr>
        <w:t>to frame an in-depth analysis of phylogenetic discordance</w:t>
      </w:r>
      <w:r w:rsidR="000211C3">
        <w:rPr>
          <w:rFonts w:ascii="Times New Roman" w:hAnsi="Times New Roman" w:cs="Times New Roman"/>
          <w:sz w:val="24"/>
          <w:szCs w:val="24"/>
        </w:rPr>
        <w:t xml:space="preserve"> across a subset of murine whole genomes (see below). </w:t>
      </w:r>
      <w:r>
        <w:rPr>
          <w:rFonts w:ascii="Times New Roman" w:hAnsi="Times New Roman" w:cs="Times New Roman"/>
          <w:sz w:val="24"/>
          <w:szCs w:val="24"/>
        </w:rPr>
        <w:t>W</w:t>
      </w:r>
      <w:r w:rsidR="00A849E6" w:rsidRPr="00C8256C">
        <w:rPr>
          <w:rFonts w:ascii="Times New Roman" w:hAnsi="Times New Roman" w:cs="Times New Roman"/>
          <w:sz w:val="24"/>
          <w:szCs w:val="24"/>
        </w:rPr>
        <w:t xml:space="preserve">e combined our </w:t>
      </w:r>
      <w:r w:rsidR="00A849E6">
        <w:rPr>
          <w:rFonts w:ascii="Times New Roman" w:hAnsi="Times New Roman" w:cs="Times New Roman"/>
          <w:sz w:val="24"/>
          <w:szCs w:val="24"/>
        </w:rPr>
        <w:t>seven</w:t>
      </w:r>
      <w:r w:rsidR="00A849E6" w:rsidRPr="00C8256C">
        <w:rPr>
          <w:rFonts w:ascii="Times New Roman" w:hAnsi="Times New Roman" w:cs="Times New Roman"/>
          <w:sz w:val="24"/>
          <w:szCs w:val="24"/>
        </w:rPr>
        <w:t xml:space="preserve"> </w:t>
      </w:r>
      <w:r w:rsidR="00A849E6">
        <w:rPr>
          <w:rFonts w:ascii="Times New Roman" w:hAnsi="Times New Roman" w:cs="Times New Roman"/>
          <w:sz w:val="24"/>
          <w:szCs w:val="24"/>
        </w:rPr>
        <w:t>recently</w:t>
      </w:r>
      <w:r w:rsidR="00A849E6" w:rsidRPr="00C8256C">
        <w:rPr>
          <w:rFonts w:ascii="Times New Roman" w:hAnsi="Times New Roman" w:cs="Times New Roman"/>
          <w:sz w:val="24"/>
          <w:szCs w:val="24"/>
        </w:rPr>
        <w:t xml:space="preserve"> sequenced genomes with </w:t>
      </w:r>
      <w:r w:rsidR="00A849E6">
        <w:rPr>
          <w:rFonts w:ascii="Times New Roman" w:hAnsi="Times New Roman" w:cs="Times New Roman"/>
          <w:sz w:val="24"/>
          <w:szCs w:val="24"/>
        </w:rPr>
        <w:t xml:space="preserve">nine publicly available </w:t>
      </w:r>
      <w:r w:rsidR="003E42EC">
        <w:rPr>
          <w:rFonts w:ascii="Times New Roman" w:hAnsi="Times New Roman" w:cs="Times New Roman"/>
          <w:sz w:val="24"/>
          <w:szCs w:val="24"/>
        </w:rPr>
        <w:t xml:space="preserve">murine </w:t>
      </w:r>
      <w:r w:rsidR="00A849E6">
        <w:rPr>
          <w:rFonts w:ascii="Times New Roman" w:hAnsi="Times New Roman" w:cs="Times New Roman"/>
          <w:sz w:val="24"/>
          <w:szCs w:val="24"/>
        </w:rPr>
        <w:t>genomes as well as the genomes of two non-murine rodents, the great gerbil (</w:t>
      </w:r>
      <w:proofErr w:type="spellStart"/>
      <w:r w:rsidR="00A849E6">
        <w:rPr>
          <w:rFonts w:ascii="Times New Roman" w:hAnsi="Times New Roman" w:cs="Times New Roman"/>
          <w:i/>
          <w:iCs/>
          <w:sz w:val="24"/>
          <w:szCs w:val="24"/>
        </w:rPr>
        <w:t>Rhombomys</w:t>
      </w:r>
      <w:proofErr w:type="spellEnd"/>
      <w:r w:rsidR="00A849E6">
        <w:rPr>
          <w:rFonts w:ascii="Times New Roman" w:hAnsi="Times New Roman" w:cs="Times New Roman"/>
          <w:i/>
          <w:iCs/>
          <w:sz w:val="24"/>
          <w:szCs w:val="24"/>
        </w:rPr>
        <w:t xml:space="preserve"> </w:t>
      </w:r>
      <w:proofErr w:type="spellStart"/>
      <w:r w:rsidR="00A849E6">
        <w:rPr>
          <w:rFonts w:ascii="Times New Roman" w:hAnsi="Times New Roman" w:cs="Times New Roman"/>
          <w:i/>
          <w:iCs/>
          <w:sz w:val="24"/>
          <w:szCs w:val="24"/>
        </w:rPr>
        <w:t>opimus</w:t>
      </w:r>
      <w:proofErr w:type="spellEnd"/>
      <w:r w:rsidR="00A849E6">
        <w:rPr>
          <w:rFonts w:ascii="Times New Roman" w:hAnsi="Times New Roman" w:cs="Times New Roman"/>
          <w:sz w:val="24"/>
          <w:szCs w:val="24"/>
        </w:rPr>
        <w:t xml:space="preserve">; </w:t>
      </w:r>
      <w:r w:rsidR="00A849E6">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UmVjTnVtPjE5OTwvUmVjTnVtPjxEaXNwbGF5VGV4dD4oTmlsc3NvbiwgZXQgYWwuIDIwMjApPC9E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UmVjTnVtPjE5OTwvUmVjTnVtPjxEaXNwbGF5VGV4dD4oTmlsc3NvbiwgZXQgYWwuIDIwMjApPC9E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849E6">
        <w:rPr>
          <w:rFonts w:ascii="Times New Roman" w:hAnsi="Times New Roman" w:cs="Times New Roman"/>
          <w:sz w:val="24"/>
          <w:szCs w:val="24"/>
        </w:rPr>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(Nilsson, et al. 2020)</w:t>
      </w:r>
      <w:r w:rsidR="00A849E6">
        <w:rPr>
          <w:rFonts w:ascii="Times New Roman" w:hAnsi="Times New Roman" w:cs="Times New Roman"/>
          <w:sz w:val="24"/>
          <w:szCs w:val="24"/>
        </w:rPr>
        <w:fldChar w:fldCharType="end"/>
      </w:r>
      <w:r w:rsidR="00A849E6">
        <w:rPr>
          <w:rFonts w:ascii="Times New Roman" w:hAnsi="Times New Roman" w:cs="Times New Roman"/>
          <w:sz w:val="24"/>
          <w:szCs w:val="24"/>
        </w:rPr>
        <w:t xml:space="preserve"> and the Siberian hamster (</w:t>
      </w:r>
      <w:proofErr w:type="spellStart"/>
      <w:r w:rsidR="00A849E6">
        <w:rPr>
          <w:rFonts w:ascii="Times New Roman" w:hAnsi="Times New Roman" w:cs="Times New Roman"/>
          <w:i/>
          <w:iCs/>
          <w:sz w:val="24"/>
          <w:szCs w:val="24"/>
        </w:rPr>
        <w:t>Phodopus</w:t>
      </w:r>
      <w:proofErr w:type="spellEnd"/>
      <w:r w:rsidR="00A849E6">
        <w:rPr>
          <w:rFonts w:ascii="Times New Roman" w:hAnsi="Times New Roman" w:cs="Times New Roman"/>
          <w:i/>
          <w:iCs/>
          <w:sz w:val="24"/>
          <w:szCs w:val="24"/>
        </w:rPr>
        <w:t xml:space="preserve"> </w:t>
      </w:r>
      <w:proofErr w:type="spellStart"/>
      <w:r w:rsidR="00A849E6">
        <w:rPr>
          <w:rFonts w:ascii="Times New Roman" w:hAnsi="Times New Roman" w:cs="Times New Roman"/>
          <w:i/>
          <w:iCs/>
          <w:sz w:val="24"/>
          <w:szCs w:val="24"/>
        </w:rPr>
        <w:t>sungorus</w:t>
      </w:r>
      <w:proofErr w:type="spellEnd"/>
      <w:r w:rsidR="00A849E6">
        <w:rPr>
          <w:rFonts w:ascii="Times New Roman" w:hAnsi="Times New Roman" w:cs="Times New Roman"/>
          <w:sz w:val="24"/>
          <w:szCs w:val="24"/>
        </w:rPr>
        <w:t xml:space="preserve">; </w:t>
      </w:r>
      <w:r w:rsidR="00A849E6">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&lt;EndNote&gt;&lt;Cite&gt;&lt;Author&gt;Moore&lt;/Author&gt;&lt;Year&gt;2022&lt;/Year&gt;&lt;RecNum&gt;215&lt;/RecNum&gt;&lt;DisplayText&gt;(Moore, et al. 2022)&lt;/DisplayText&gt;&lt;record&gt;&lt;rec-number&gt;215&lt;/rec-number&gt;&lt;foreign-keys&gt;&lt;key app="EN" db-id="vdwt9psdezv5tlee9vn5swzfzafw0azp5adx" timestamp="1660855506"&gt;215&lt;/key&gt;&lt;/foreign-keys&gt;&lt;ref-type name="Journal Article"&gt;17&lt;/ref-type&gt;&lt;contributors&gt;&lt;authors&gt;&lt;author&gt;Moore, E. C.&lt;/author&gt;&lt;author&gt;Thomas, G. W. C.&lt;/author&gt;&lt;author&gt;Mortimer, S.&lt;/author&gt;&lt;author&gt;Kopania, E. E. K.&lt;/author&gt;&lt;author&gt;Hunnicutt, K. E.&lt;/author&gt;&lt;author&gt;Clare-Salzler, Z. J.&lt;/author&gt;&lt;author&gt;Larson, E. L.&lt;/author&gt;&lt;author&gt;Good, J. M.&lt;/author&gt;&lt;/authors&gt;&lt;/contributors&gt;&lt;auth-address&gt;Division of Biological Sciences, The University of Montana, Missoula, Montana, 59812, USA.&amp;#xD;Department of Biological Sciences, The University of Denver, Denver, Colorado, 80208, USA.&lt;/auth-address&gt;&lt;titles&gt;&lt;title&gt;The Evolution of Widespread Recombination Suppression on the Dwarf Hamster (Phodopus) X Chromosome&lt;/title&gt;&lt;secondary-title&gt;Genome Biol Evol&lt;/secondary-title&gt;&lt;/titles&gt;&lt;periodical&gt;&lt;full-title&gt;Genome Biol Evol&lt;/full-title&gt;&lt;/periodical&gt;&lt;pages&gt;evac080&lt;/pages&gt;&lt;volume&gt;14&lt;/volume&gt;&lt;number&gt;6&lt;/number&gt;&lt;edition&gt;2022/06/02&lt;/edition&gt;&lt;keywords&gt;&lt;keyword&gt;Animals&lt;/keyword&gt;&lt;keyword&gt;Cricetinae&lt;/keyword&gt;&lt;keyword&gt;Evolution, Molecular&lt;/keyword&gt;&lt;keyword&gt;Female&lt;/keyword&gt;&lt;keyword&gt;*Phodopus/genetics&lt;/keyword&gt;&lt;keyword&gt;Pregnancy&lt;/keyword&gt;&lt;keyword&gt;Rats&lt;/keyword&gt;&lt;keyword&gt;Recombination, Genetic&lt;/keyword&gt;&lt;keyword&gt;*X Chromosome/genetics&lt;/keyword&gt;&lt;keyword&gt;*faster-X evolution&lt;/keyword&gt;&lt;keyword&gt;*sex chromosome evolution&lt;/keyword&gt;&lt;keyword&gt;*sex-biased genes&lt;/keyword&gt;&lt;keyword&gt;*transposable element accumulation&lt;/keyword&gt;&lt;/keywords&gt;&lt;dates&gt;&lt;year&gt;2022&lt;/year&gt;&lt;pub-dates&gt;&lt;date&gt;May 31&lt;/date&gt;&lt;/pub-dates&gt;&lt;/dates&gt;&lt;isbn&gt;1759-6653 (Electronic)&amp;#xD;1759-6653 (Linking)&lt;/isbn&gt;&lt;accession-num&gt;35642315&lt;/accession-num&gt;&lt;urls&gt;&lt;related-urls&gt;&lt;url&gt;https://www.ncbi.nlm.nih.gov/pubmed/35642315&lt;/url&gt;&lt;/related-urls&gt;&lt;/urls&gt;&lt;custom2&gt;PMC9185382&lt;/custom2&gt;&lt;electronic-resource-num&gt;10.1093/gbe/evac080&lt;/electronic-resource-num&gt;&lt;/record&gt;&lt;/Cite&gt;&lt;/EndNote&gt;</w:instrText>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(Moore, et al. 2022)</w:t>
      </w:r>
      <w:r w:rsidR="00A849E6">
        <w:rPr>
          <w:rFonts w:ascii="Times New Roman" w:hAnsi="Times New Roman" w:cs="Times New Roman"/>
          <w:sz w:val="24"/>
          <w:szCs w:val="24"/>
        </w:rPr>
        <w:fldChar w:fldCharType="end"/>
      </w:r>
      <w:r w:rsidR="00A849E6">
        <w:rPr>
          <w:rFonts w:ascii="Times New Roman" w:hAnsi="Times New Roman" w:cs="Times New Roman"/>
          <w:sz w:val="24"/>
          <w:szCs w:val="24"/>
        </w:rPr>
        <w:t xml:space="preserve"> as outgroups. We extracted </w:t>
      </w:r>
      <w:r w:rsidR="00A849E6" w:rsidRPr="00DF4DCD">
        <w:rPr>
          <w:rFonts w:ascii="Times New Roman" w:hAnsi="Times New Roman" w:cs="Times New Roman"/>
          <w:sz w:val="24"/>
          <w:szCs w:val="24"/>
        </w:rPr>
        <w:t>UCEs f</w:t>
      </w:r>
      <w:r w:rsidR="00A849E6">
        <w:rPr>
          <w:rFonts w:ascii="Times New Roman" w:hAnsi="Times New Roman" w:cs="Times New Roman"/>
          <w:sz w:val="24"/>
          <w:szCs w:val="24"/>
        </w:rPr>
        <w:t>rom</w:t>
      </w:r>
      <w:r w:rsidR="00A849E6" w:rsidRPr="00DF4DCD">
        <w:rPr>
          <w:rFonts w:ascii="Times New Roman" w:hAnsi="Times New Roman" w:cs="Times New Roman"/>
          <w:sz w:val="24"/>
          <w:szCs w:val="24"/>
        </w:rPr>
        <w:t xml:space="preserve"> each species</w:t>
      </w:r>
      <w:r w:rsidR="00A849E6">
        <w:rPr>
          <w:rFonts w:ascii="Times New Roman" w:hAnsi="Times New Roman" w:cs="Times New Roman"/>
          <w:sz w:val="24"/>
          <w:szCs w:val="24"/>
        </w:rPr>
        <w:t>, plus 1000 flanking bases from each side of the element</w:t>
      </w:r>
      <w:r w:rsidR="00A849E6" w:rsidRPr="00DF4DCD">
        <w:rPr>
          <w:rFonts w:ascii="Times New Roman" w:hAnsi="Times New Roman" w:cs="Times New Roman"/>
          <w:sz w:val="24"/>
          <w:szCs w:val="24"/>
        </w:rPr>
        <w:t xml:space="preserve"> using the protocols for harvesting loci from genomes and the </w:t>
      </w:r>
      <w:r w:rsidR="00A849E6">
        <w:rPr>
          <w:rFonts w:ascii="Times New Roman" w:hAnsi="Times New Roman" w:cs="Times New Roman"/>
          <w:i/>
          <w:iCs/>
          <w:sz w:val="24"/>
          <w:szCs w:val="24"/>
        </w:rPr>
        <w:t xml:space="preserve">M. </w:t>
      </w:r>
      <w:r w:rsidR="00A849E6" w:rsidRPr="00DF4DCD">
        <w:rPr>
          <w:rFonts w:ascii="Times New Roman" w:hAnsi="Times New Roman" w:cs="Times New Roman"/>
          <w:i/>
          <w:iCs/>
          <w:sz w:val="24"/>
          <w:szCs w:val="24"/>
        </w:rPr>
        <w:t>musculus</w:t>
      </w:r>
      <w:r w:rsidR="00A849E6" w:rsidRPr="00DF4DCD">
        <w:rPr>
          <w:rFonts w:ascii="Times New Roman" w:hAnsi="Times New Roman" w:cs="Times New Roman"/>
          <w:sz w:val="24"/>
          <w:szCs w:val="24"/>
        </w:rPr>
        <w:t xml:space="preserve"> UCE probe set provided with</w:t>
      </w:r>
      <w:r w:rsidR="00A849E6">
        <w:rPr>
          <w:rFonts w:ascii="Times New Roman" w:hAnsi="Times New Roman" w:cs="Times New Roman"/>
          <w:sz w:val="24"/>
          <w:szCs w:val="24"/>
        </w:rPr>
        <w:t xml:space="preserve"> </w:t>
      </w:r>
      <w:proofErr w:type="spellStart"/>
      <w:r w:rsidR="00A849E6">
        <w:rPr>
          <w:rFonts w:ascii="Times New Roman" w:hAnsi="Times New Roman" w:cs="Times New Roman"/>
          <w:sz w:val="24"/>
          <w:szCs w:val="24"/>
        </w:rPr>
        <w:t>phyluce</w:t>
      </w:r>
      <w:proofErr w:type="spellEnd"/>
      <w:r w:rsidR="00A849E6">
        <w:rPr>
          <w:rFonts w:ascii="Times New Roman" w:hAnsi="Times New Roman" w:cs="Times New Roman"/>
          <w:sz w:val="24"/>
          <w:szCs w:val="24"/>
        </w:rPr>
        <w:t xml:space="preserve"> v1.7.1 </w:t>
      </w:r>
      <w:r w:rsidR="00A849E6">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849E6">
        <w:rPr>
          <w:rFonts w:ascii="Times New Roman" w:hAnsi="Times New Roman" w:cs="Times New Roman"/>
          <w:sz w:val="24"/>
          <w:szCs w:val="24"/>
        </w:rPr>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(Faircloth, et al. 2012; Faircloth 2016)</w:t>
      </w:r>
      <w:r w:rsidR="00A849E6">
        <w:rPr>
          <w:rFonts w:ascii="Times New Roman" w:hAnsi="Times New Roman" w:cs="Times New Roman"/>
          <w:sz w:val="24"/>
          <w:szCs w:val="24"/>
        </w:rPr>
        <w:fldChar w:fldCharType="end"/>
      </w:r>
      <w:r w:rsidR="00A849E6" w:rsidRPr="00DF4DCD">
        <w:rPr>
          <w:rFonts w:ascii="Times New Roman" w:hAnsi="Times New Roman" w:cs="Times New Roman"/>
          <w:sz w:val="24"/>
          <w:szCs w:val="24"/>
        </w:rPr>
        <w:t>. In total</w:t>
      </w:r>
      <w:r w:rsidR="00A849E6">
        <w:rPr>
          <w:rFonts w:ascii="Times New Roman" w:hAnsi="Times New Roman" w:cs="Times New Roman"/>
          <w:sz w:val="24"/>
          <w:szCs w:val="24"/>
        </w:rPr>
        <w:t>, we recovered</w:t>
      </w:r>
      <w:r w:rsidR="00A849E6" w:rsidRPr="00DF4DCD">
        <w:rPr>
          <w:rFonts w:ascii="Times New Roman" w:hAnsi="Times New Roman" w:cs="Times New Roman"/>
          <w:sz w:val="24"/>
          <w:szCs w:val="24"/>
        </w:rPr>
        <w:t xml:space="preserve"> 2,6</w:t>
      </w:r>
      <w:r w:rsidR="00A849E6">
        <w:rPr>
          <w:rFonts w:ascii="Times New Roman" w:hAnsi="Times New Roman" w:cs="Times New Roman"/>
          <w:sz w:val="24"/>
          <w:szCs w:val="24"/>
        </w:rPr>
        <w:t>32</w:t>
      </w:r>
      <w:r w:rsidR="00A849E6" w:rsidRPr="00DF4DCD">
        <w:rPr>
          <w:rFonts w:ascii="Times New Roman" w:hAnsi="Times New Roman" w:cs="Times New Roman"/>
          <w:sz w:val="24"/>
          <w:szCs w:val="24"/>
        </w:rPr>
        <w:t xml:space="preserve"> unique UCE loci, though not all UCE loci were found in all taxa (Table </w:t>
      </w:r>
      <w:r w:rsidR="005E3AC8">
        <w:rPr>
          <w:rFonts w:ascii="Times New Roman" w:hAnsi="Times New Roman" w:cs="Times New Roman"/>
          <w:sz w:val="24"/>
          <w:szCs w:val="24"/>
        </w:rPr>
        <w:t>S1</w:t>
      </w:r>
      <w:r w:rsidR="00A849E6" w:rsidRPr="00DF4DCD">
        <w:rPr>
          <w:rFonts w:ascii="Times New Roman" w:hAnsi="Times New Roman" w:cs="Times New Roman"/>
          <w:sz w:val="24"/>
          <w:szCs w:val="24"/>
        </w:rPr>
        <w:t>).</w:t>
      </w:r>
      <w:r w:rsidR="00A849E6" w:rsidRPr="00B12D60">
        <w:t xml:space="preserve"> </w:t>
      </w:r>
    </w:p>
    <w:p w14:paraId="5568C040" w14:textId="6A9F3CD8" w:rsidR="00A849E6" w:rsidRDefault="00A849E6" w:rsidP="00A849E6">
      <w:pPr>
        <w:spacing w:after="0"/>
        <w:jc w:val="both"/>
        <w:rPr>
          <w:rFonts w:ascii="Times New Roman" w:hAnsi="Times New Roman" w:cs="Times New Roman"/>
          <w:sz w:val="24"/>
          <w:szCs w:val="24"/>
        </w:rPr>
      </w:pPr>
      <w:r>
        <w:tab/>
      </w:r>
      <w:r>
        <w:rPr>
          <w:rFonts w:ascii="Times New Roman" w:hAnsi="Times New Roman" w:cs="Times New Roman"/>
          <w:sz w:val="24"/>
          <w:szCs w:val="24"/>
        </w:rPr>
        <w:t xml:space="preserve">We </w:t>
      </w:r>
      <w:r w:rsidRPr="00B12D60">
        <w:rPr>
          <w:rFonts w:ascii="Times New Roman" w:hAnsi="Times New Roman" w:cs="Times New Roman"/>
          <w:sz w:val="24"/>
          <w:szCs w:val="24"/>
        </w:rPr>
        <w:t>brought</w:t>
      </w:r>
      <w:r>
        <w:rPr>
          <w:rFonts w:ascii="Times New Roman" w:hAnsi="Times New Roman" w:cs="Times New Roman"/>
          <w:sz w:val="24"/>
          <w:szCs w:val="24"/>
        </w:rPr>
        <w:t xml:space="preserve"> the extracted UCE sequences for each species</w:t>
      </w:r>
      <w:r w:rsidRPr="00B12D60">
        <w:rPr>
          <w:rFonts w:ascii="Times New Roman" w:hAnsi="Times New Roman" w:cs="Times New Roman"/>
          <w:sz w:val="24"/>
          <w:szCs w:val="24"/>
        </w:rPr>
        <w:t xml:space="preserve"> into</w:t>
      </w:r>
      <w:r>
        <w:rPr>
          <w:rFonts w:ascii="Times New Roman" w:hAnsi="Times New Roman" w:cs="Times New Roman"/>
          <w:sz w:val="24"/>
          <w:szCs w:val="24"/>
        </w:rPr>
        <w:t xml:space="preserve"> a</w:t>
      </w:r>
      <w:r w:rsidRPr="00B12D60">
        <w:rPr>
          <w:rFonts w:ascii="Times New Roman" w:hAnsi="Times New Roman" w:cs="Times New Roman"/>
          <w:sz w:val="24"/>
          <w:szCs w:val="24"/>
        </w:rPr>
        <w:t xml:space="preserve"> consistent orientation</w:t>
      </w:r>
      <w:r>
        <w:rPr>
          <w:rFonts w:ascii="Times New Roman" w:hAnsi="Times New Roman" w:cs="Times New Roman"/>
          <w:sz w:val="24"/>
          <w:szCs w:val="24"/>
        </w:rPr>
        <w:t xml:space="preserve"> </w:t>
      </w:r>
      <w:r w:rsidRPr="00B12D60">
        <w:rPr>
          <w:rFonts w:ascii="Times New Roman" w:hAnsi="Times New Roman" w:cs="Times New Roman"/>
          <w:sz w:val="24"/>
          <w:szCs w:val="24"/>
        </w:rPr>
        <w:t>using MAFFT v7</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then aligned</w:t>
      </w:r>
      <w:r>
        <w:rPr>
          <w:rFonts w:ascii="Times New Roman" w:hAnsi="Times New Roman" w:cs="Times New Roman"/>
          <w:sz w:val="24"/>
          <w:szCs w:val="24"/>
        </w:rPr>
        <w:t xml:space="preserve"> them</w:t>
      </w:r>
      <w:r w:rsidRPr="00B12D60">
        <w:rPr>
          <w:rFonts w:ascii="Times New Roman" w:hAnsi="Times New Roman" w:cs="Times New Roman"/>
          <w:sz w:val="24"/>
          <w:szCs w:val="24"/>
        </w:rPr>
        <w:t xml:space="preserve"> using FSA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&lt;EndNote&gt;&lt;Cite&gt;&lt;Author&gt;Bradley&lt;/Author&gt;&lt;Year&gt;2009&lt;/Year&gt;&lt;RecNum&gt;83&lt;/RecNum&gt;&lt;DisplayText&gt;(Bradley, et al. 2009)&lt;/DisplayText&gt;&lt;record&gt;&lt;rec-number&gt;83&lt;/rec-number&gt;&lt;foreign-keys&gt;&lt;key app="EN" db-id="vdwt9psdezv5tlee9vn5swzfzafw0azp5adx" timestamp="1649253851"&gt;83&lt;/key&gt;&lt;/foreign-keys&gt;&lt;ref-type name="Journal Article"&gt;17&lt;/ref-type&gt;&lt;contributors&gt;&lt;authors&gt;&lt;author&gt;Bradley, R. K.&lt;/author&gt;&lt;author&gt;Roberts, A.&lt;/author&gt;&lt;author&gt;Smoot, M.&lt;/author&gt;&lt;author&gt;Juvekar, S.&lt;/author&gt;&lt;author&gt;Do, J.&lt;/author&gt;&lt;author&gt;Dewey, C.&lt;/author&gt;&lt;author&gt;Holmes, I.&lt;/author&gt;&lt;author&gt;Pachter, L.&lt;/author&gt;&lt;/authors&gt;&lt;/contributors&gt;&lt;auth-address&gt;Department of Mathematics, University of California Berkeley, Berkeley, California, United States of America. rbradley@berkeley.edu&lt;/auth-address&gt;&lt;titles&gt;&lt;title&gt;Fast statistical alignment&lt;/title&gt;&lt;secondary-title&gt;PLoS Comput Biol&lt;/secondary-title&gt;&lt;/titles&gt;&lt;periodical&gt;&lt;full-title&gt;PLoS Comput Biol&lt;/full-title&gt;&lt;/periodical&gt;&lt;pages&gt;e1000392&lt;/pages&gt;&lt;volume&gt;5&lt;/volume&gt;&lt;number&gt;5&lt;/number&gt;&lt;edition&gt;2009/05/30&lt;/edition&gt;&lt;keywords&gt;&lt;keyword&gt;Algorithms&lt;/keyword&gt;&lt;keyword&gt;Amino Acid Sequence&lt;/keyword&gt;&lt;keyword&gt;Animals&lt;/keyword&gt;&lt;keyword&gt;Artificial Intelligence&lt;/keyword&gt;&lt;keyword&gt;Base Sequence&lt;/keyword&gt;&lt;keyword&gt;*Data Interpretation, Statistical&lt;/keyword&gt;&lt;keyword&gt;Databases, Genetic&lt;/keyword&gt;&lt;keyword&gt;Humans&lt;/keyword&gt;&lt;keyword&gt;Markov Chains&lt;/keyword&gt;&lt;keyword&gt;*Models, Genetic&lt;/keyword&gt;&lt;keyword&gt;Molecular Sequence Data&lt;/keyword&gt;&lt;keyword&gt;Sensitivity and Specificity&lt;/keyword&gt;&lt;keyword&gt;Sequence Alignment/*methods&lt;/keyword&gt;&lt;keyword&gt;Sequence Analysis&lt;/keyword&gt;&lt;keyword&gt;*Software&lt;/keyword&gt;&lt;/keywords&gt;&lt;dates&gt;&lt;year&gt;2009&lt;/year&gt;&lt;pub-dates&gt;&lt;date&gt;May&lt;/date&gt;&lt;/pub-dates&gt;&lt;/dates&gt;&lt;isbn&gt;1553-7358 (Electronic)&amp;#xD;1553-734X (Linking)&lt;/isbn&gt;&lt;accession-num&gt;19478997&lt;/accession-num&gt;&lt;urls&gt;&lt;related-urls&gt;&lt;url&gt;https://www.ncbi.nlm.nih.gov/pubmed/19478997&lt;/url&gt;&lt;/related-urls&gt;&lt;/urls&gt;&lt;custom2&gt;PMC2684580&lt;/custom2&gt;&lt;electronic-resource-num&gt;10.1371/journal.pcbi.1000392&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(Bradley, et al. 2009)</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with </w:t>
      </w:r>
      <w:r>
        <w:rPr>
          <w:rFonts w:ascii="Times New Roman" w:hAnsi="Times New Roman" w:cs="Times New Roman"/>
          <w:sz w:val="24"/>
          <w:szCs w:val="24"/>
        </w:rPr>
        <w:t xml:space="preserve">the </w:t>
      </w:r>
      <w:r w:rsidRPr="00B12D60">
        <w:rPr>
          <w:rFonts w:ascii="Times New Roman" w:hAnsi="Times New Roman" w:cs="Times New Roman"/>
          <w:sz w:val="24"/>
          <w:szCs w:val="24"/>
        </w:rPr>
        <w:t xml:space="preserve">default settings. </w:t>
      </w:r>
      <w:r>
        <w:rPr>
          <w:rFonts w:ascii="Times New Roman" w:hAnsi="Times New Roman" w:cs="Times New Roman"/>
          <w:sz w:val="24"/>
          <w:szCs w:val="24"/>
        </w:rPr>
        <w:t>We trimmed UCE a</w:t>
      </w:r>
      <w:r w:rsidRPr="00B12D60">
        <w:rPr>
          <w:rFonts w:ascii="Times New Roman" w:hAnsi="Times New Roman" w:cs="Times New Roman"/>
          <w:sz w:val="24"/>
          <w:szCs w:val="24"/>
        </w:rPr>
        <w:t xml:space="preserve">lignments with </w:t>
      </w:r>
      <w:proofErr w:type="spellStart"/>
      <w:r w:rsidRPr="00B12D60">
        <w:rPr>
          <w:rFonts w:ascii="Times New Roman" w:hAnsi="Times New Roman" w:cs="Times New Roman"/>
          <w:sz w:val="24"/>
          <w:szCs w:val="24"/>
        </w:rPr>
        <w:t>TrimAl</w:t>
      </w:r>
      <w:proofErr w:type="spellEnd"/>
      <w:r w:rsidRPr="00B12D60">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 xml:space="preserve">(Capella-Gutierrez, et </w:t>
      </w:r>
      <w:r w:rsidR="001B6D59">
        <w:rPr>
          <w:rFonts w:ascii="Times New Roman" w:hAnsi="Times New Roman" w:cs="Times New Roman"/>
          <w:noProof/>
          <w:sz w:val="24"/>
          <w:szCs w:val="24"/>
        </w:rPr>
        <w:lastRenderedPageBreak/>
        <w:t>al. 2009)</w:t>
      </w:r>
      <w:r>
        <w:rPr>
          <w:rFonts w:ascii="Times New Roman" w:hAnsi="Times New Roman" w:cs="Times New Roman"/>
          <w:sz w:val="24"/>
          <w:szCs w:val="24"/>
        </w:rPr>
        <w:fldChar w:fldCharType="end"/>
      </w:r>
      <w:r>
        <w:rPr>
          <w:rFonts w:ascii="Times New Roman" w:hAnsi="Times New Roman" w:cs="Times New Roman"/>
          <w:sz w:val="24"/>
          <w:szCs w:val="24"/>
        </w:rPr>
        <w:t xml:space="preserve"> with a gap threshold of 0.5 and otherwise default parameters. We performed alignment </w:t>
      </w:r>
      <w:r w:rsidRPr="00B12D60">
        <w:rPr>
          <w:rFonts w:ascii="Times New Roman" w:hAnsi="Times New Roman" w:cs="Times New Roman"/>
          <w:sz w:val="24"/>
          <w:szCs w:val="24"/>
        </w:rPr>
        <w:t>quality check</w:t>
      </w:r>
      <w:r>
        <w:rPr>
          <w:rFonts w:ascii="Times New Roman" w:hAnsi="Times New Roman" w:cs="Times New Roman"/>
          <w:sz w:val="24"/>
          <w:szCs w:val="24"/>
        </w:rPr>
        <w:t>s</w:t>
      </w:r>
      <w:r w:rsidRPr="00B12D60">
        <w:rPr>
          <w:rFonts w:ascii="Times New Roman" w:hAnsi="Times New Roman" w:cs="Times New Roman"/>
          <w:sz w:val="24"/>
          <w:szCs w:val="24"/>
        </w:rPr>
        <w:t xml:space="preserve"> using AMAS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&lt;EndNote&gt;&lt;Cite&gt;&lt;Author&gt;Borowiec&lt;/Author&gt;&lt;Year&gt;2016&lt;/Year&gt;&lt;RecNum&gt;81&lt;/RecNum&gt;&lt;DisplayText&gt;(Borowiec 2016)&lt;/DisplayText&gt;&lt;record&gt;&lt;rec-number&gt;81&lt;/rec-number&gt;&lt;foreign-keys&gt;&lt;key app="EN" db-id="vdwt9psdezv5tlee9vn5swzfzafw0azp5adx" timestamp="1649253820"&gt;81&lt;/key&gt;&lt;/foreign-keys&gt;&lt;ref-type name="Journal Article"&gt;17&lt;/ref-type&gt;&lt;contributors&gt;&lt;authors&gt;&lt;author&gt;Borowiec, M. L.&lt;/author&gt;&lt;/authors&gt;&lt;/contributors&gt;&lt;auth-address&gt;Department of Entomology and Nematology, UC Davis , Davis , United States.&lt;/auth-address&gt;&lt;titles&gt;&lt;title&gt;AMAS: a fast tool for alignment manipulation and computing of summary statistics&lt;/title&gt;&lt;secondary-title&gt;PeerJ&lt;/secondary-title&gt;&lt;/titles&gt;&lt;periodical&gt;&lt;full-title&gt;PeerJ&lt;/full-title&gt;&lt;/periodical&gt;&lt;pages&gt;e1660&lt;/pages&gt;&lt;volume&gt;4&lt;/volume&gt;&lt;edition&gt;2016/02/03&lt;/edition&gt;&lt;keywords&gt;&lt;keyword&gt;Alignment properties&lt;/keyword&gt;&lt;keyword&gt;Bioinformatics&lt;/keyword&gt;&lt;keyword&gt;Concatenation&lt;/keyword&gt;&lt;keyword&gt;Phylogenetics&lt;/keyword&gt;&lt;keyword&gt;Phylogenomics&lt;/keyword&gt;&lt;/keywords&gt;&lt;dates&gt;&lt;year&gt;2016&lt;/year&gt;&lt;/dates&gt;&lt;isbn&gt;2167-8359 (Print)&amp;#xD;2167-8359 (Linking)&lt;/isbn&gt;&lt;accession-num&gt;26835189&lt;/accession-num&gt;&lt;urls&gt;&lt;related-urls&gt;&lt;url&gt;https://www.ncbi.nlm.nih.gov/pubmed/26835189&lt;/url&gt;&lt;/related-urls&gt;&lt;/urls&gt;&lt;custom2&gt;PMC4734057&lt;/custom2&gt;&lt;electronic-resource-num&gt;10.7717/peerj.1660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(Borowiec 2016)</w:t>
      </w:r>
      <w:r>
        <w:rPr>
          <w:rFonts w:ascii="Times New Roman" w:hAnsi="Times New Roman" w:cs="Times New Roman"/>
          <w:sz w:val="24"/>
          <w:szCs w:val="24"/>
        </w:rPr>
        <w:fldChar w:fldCharType="end"/>
      </w:r>
      <w:r w:rsidRPr="00B12D60">
        <w:rPr>
          <w:rFonts w:ascii="Times New Roman" w:hAnsi="Times New Roman" w:cs="Times New Roman"/>
          <w:sz w:val="24"/>
          <w:szCs w:val="24"/>
        </w:rPr>
        <w:t>.</w:t>
      </w:r>
      <w:r>
        <w:rPr>
          <w:rFonts w:ascii="Times New Roman" w:hAnsi="Times New Roman" w:cs="Times New Roman"/>
          <w:sz w:val="24"/>
          <w:szCs w:val="24"/>
        </w:rPr>
        <w:t xml:space="preserve"> We processed a</w:t>
      </w:r>
      <w:r w:rsidRPr="00B12D60">
        <w:rPr>
          <w:rFonts w:ascii="Times New Roman" w:hAnsi="Times New Roman" w:cs="Times New Roman"/>
          <w:sz w:val="24"/>
          <w:szCs w:val="24"/>
        </w:rPr>
        <w:t>ll alignments in parallel with GNU Parallel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&lt;EndNote&gt;&lt;Cite&gt;&lt;Author&gt;Tange&lt;/Author&gt;&lt;Year&gt;2018&lt;/Year&gt;&lt;RecNum&gt;192&lt;/RecNum&gt;&lt;DisplayText&gt;(Tange 2018)&lt;/DisplayText&gt;&lt;record&gt;&lt;rec-number&gt;192&lt;/rec-number&gt;&lt;foreign-keys&gt;&lt;key app="EN" db-id="vdwt9psdezv5tlee9vn5swzfzafw0azp5adx" timestamp="1649258367"&gt;192&lt;/key&gt;&lt;/foreign-keys&gt;&lt;ref-type name="Computer Program"&gt;9&lt;/ref-type&gt;&lt;contributors&gt;&lt;authors&gt;&lt;author&gt;Tange, O.&lt;/author&gt;&lt;/authors&gt;&lt;/contributors&gt;&lt;titles&gt;&lt;title&gt;GNU Parallel&lt;/title&gt;&lt;/titles&gt;&lt;dates&gt;&lt;year&gt;2018&lt;/year&gt;&lt;/dates&gt;&lt;urls&gt;&lt;/urls&gt;&lt;electronic-resource-num&gt;10.5281/zenodo.1146014&lt;/electronic-resource-num&gt;&lt;/record&gt;&lt;/Cite&gt;&lt;/EndNote&gt;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(Tange 2018)</w:t>
      </w:r>
      <w:r>
        <w:rPr>
          <w:rFonts w:ascii="Times New Roman" w:hAnsi="Times New Roman" w:cs="Times New Roman"/>
          <w:sz w:val="24"/>
          <w:szCs w:val="24"/>
        </w:rPr>
        <w:fldChar w:fldCharType="end"/>
      </w:r>
      <w:r>
        <w:rPr>
          <w:rFonts w:ascii="Times New Roman" w:hAnsi="Times New Roman" w:cs="Times New Roman"/>
          <w:sz w:val="24"/>
          <w:szCs w:val="24"/>
        </w:rPr>
        <w:t>.</w:t>
      </w:r>
    </w:p>
    <w:p w14:paraId="2EA442EC" w14:textId="77777777" w:rsidR="00A849E6" w:rsidRPr="00B12D60" w:rsidRDefault="00A849E6" w:rsidP="00A849E6">
      <w:pPr>
        <w:spacing w:after="0"/>
        <w:jc w:val="both"/>
        <w:rPr>
          <w:rFonts w:ascii="Times New Roman" w:hAnsi="Times New Roman" w:cs="Times New Roman"/>
          <w:sz w:val="24"/>
          <w:szCs w:val="24"/>
        </w:rPr>
      </w:pPr>
    </w:p>
    <w:p w14:paraId="6EA8323F" w14:textId="77777777" w:rsidR="00A849E6" w:rsidRDefault="00A849E6" w:rsidP="00A849E6">
      <w:pPr>
        <w:pStyle w:val="Heading2"/>
      </w:pPr>
      <w:r w:rsidRPr="00031896">
        <w:t xml:space="preserve">Species tree </w:t>
      </w:r>
      <w:r>
        <w:t>reconstruction from UCEs</w:t>
      </w:r>
    </w:p>
    <w:p w14:paraId="459C84E9" w14:textId="2D7F5A64" w:rsidR="00A849E6" w:rsidRPr="00E65A92" w:rsidRDefault="00A849E6" w:rsidP="00A849E6">
      <w:pPr>
        <w:spacing w:after="0"/>
        <w:jc w:val="both"/>
        <w:rPr>
          <w:rFonts w:ascii="Times New Roman" w:hAnsi="Times New Roman" w:cs="Times New Roman"/>
          <w:i/>
          <w:iCs/>
          <w:sz w:val="24"/>
          <w:szCs w:val="24"/>
        </w:rPr>
      </w:pPr>
      <w:r>
        <w:rPr>
          <w:rFonts w:ascii="Times New Roman" w:hAnsi="Times New Roman" w:cs="Times New Roman"/>
          <w:sz w:val="24"/>
          <w:szCs w:val="24"/>
        </w:rPr>
        <w:t>We constructed a species-level rodent phylogeny with two approaches. First, using the alignments of all UCEs found in four or more taxa (2,632), we reconstructed a maximum-likelihood (ML) species tree with</w:t>
      </w:r>
      <w:r w:rsidRPr="00B12D60">
        <w:rPr>
          <w:rFonts w:ascii="Times New Roman" w:hAnsi="Times New Roman" w:cs="Times New Roman"/>
          <w:sz w:val="24"/>
          <w:szCs w:val="24"/>
        </w:rPr>
        <w:t xml:space="preserve"> IQ-TREE </w:t>
      </w:r>
      <w:r>
        <w:rPr>
          <w:rFonts w:ascii="Times New Roman" w:hAnsi="Times New Roman" w:cs="Times New Roman"/>
          <w:sz w:val="24"/>
          <w:szCs w:val="24"/>
        </w:rPr>
        <w:t>v</w:t>
      </w:r>
      <w:r w:rsidRPr="00B12D60">
        <w:rPr>
          <w:rFonts w:ascii="Times New Roman" w:hAnsi="Times New Roman" w:cs="Times New Roman"/>
          <w:sz w:val="24"/>
          <w:szCs w:val="24"/>
        </w:rPr>
        <w:t>2</w:t>
      </w:r>
      <w:r>
        <w:rPr>
          <w:rFonts w:ascii="Times New Roman" w:hAnsi="Times New Roman" w:cs="Times New Roman"/>
          <w:sz w:val="24"/>
          <w:szCs w:val="24"/>
        </w:rPr>
        <w:t xml:space="preserve">.2.1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6665FD">
        <w:rPr>
          <w:rFonts w:ascii="Times New Roman" w:hAnsi="Times New Roman" w:cs="Times New Roman"/>
          <w:sz w:val="24"/>
          <w:szCs w:val="24"/>
        </w:rPr>
        <w:instrText xml:space="preserve"> ADDIN EN.CITE </w:instrText>
      </w:r>
      <w:r w:rsidR="006665FD">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6665FD">
        <w:rPr>
          <w:rFonts w:ascii="Times New Roman" w:hAnsi="Times New Roman" w:cs="Times New Roman"/>
          <w:sz w:val="24"/>
          <w:szCs w:val="24"/>
        </w:rPr>
        <w:instrText xml:space="preserve"> ADDIN EN.CITE.DATA </w:instrText>
      </w:r>
      <w:r w:rsidR="006665FD">
        <w:rPr>
          <w:rFonts w:ascii="Times New Roman" w:hAnsi="Times New Roman" w:cs="Times New Roman"/>
          <w:sz w:val="24"/>
          <w:szCs w:val="24"/>
        </w:rPr>
      </w:r>
      <w:r w:rsidR="006665FD">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6665FD">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Pr>
          <w:rFonts w:ascii="Times New Roman" w:hAnsi="Times New Roman" w:cs="Times New Roman"/>
          <w:sz w:val="24"/>
          <w:szCs w:val="24"/>
        </w:rPr>
        <w:t xml:space="preserve">. Each UCE alignment was concatenated and partitioned </w:t>
      </w:r>
      <w:r>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PjxSZWNOdW0+ODg8L1JlY051bT48RGlzcGxheVRleHQ+KENoZXJub21vciwgZXQgYWwuIDIwMTYp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PjxSZWNOdW0+ODg8L1JlY051bT48RGlzcGxheVRleHQ+KENoZXJub21vciwgZXQgYWwuIDIwMTYp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(Chernomor,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such that optimal substitution models were inferred for individual UCE loci with </w:t>
      </w:r>
      <w:proofErr w:type="spellStart"/>
      <w:r>
        <w:rPr>
          <w:rFonts w:ascii="Times New Roman" w:hAnsi="Times New Roman" w:cs="Times New Roman"/>
          <w:sz w:val="24"/>
          <w:szCs w:val="24"/>
        </w:rPr>
        <w:t>ModelFinder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(Kalyaanamoorthy, et al. 2017)</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We also reconstructed individual</w:t>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gene </w:t>
      </w:r>
      <w:r w:rsidRPr="00B12D60">
        <w:rPr>
          <w:rFonts w:ascii="Times New Roman" w:hAnsi="Times New Roman" w:cs="Times New Roman"/>
          <w:sz w:val="24"/>
          <w:szCs w:val="24"/>
        </w:rPr>
        <w:t xml:space="preserve">trees </w:t>
      </w:r>
      <w:r>
        <w:rPr>
          <w:rFonts w:ascii="Times New Roman" w:hAnsi="Times New Roman" w:cs="Times New Roman"/>
          <w:sz w:val="24"/>
          <w:szCs w:val="24"/>
        </w:rPr>
        <w:t>for each</w:t>
      </w:r>
      <w:r w:rsidRPr="00B12D60">
        <w:rPr>
          <w:rFonts w:ascii="Times New Roman" w:hAnsi="Times New Roman" w:cs="Times New Roman"/>
          <w:sz w:val="24"/>
          <w:szCs w:val="24"/>
        </w:rPr>
        <w:t xml:space="preserve"> </w:t>
      </w:r>
      <w:r>
        <w:rPr>
          <w:rFonts w:ascii="Times New Roman" w:hAnsi="Times New Roman" w:cs="Times New Roman"/>
          <w:sz w:val="24"/>
          <w:szCs w:val="24"/>
        </w:rPr>
        <w:t>UCE</w:t>
      </w:r>
      <w:r w:rsidRPr="00B12D60">
        <w:rPr>
          <w:rFonts w:ascii="Times New Roman" w:hAnsi="Times New Roman" w:cs="Times New Roman"/>
          <w:sz w:val="24"/>
          <w:szCs w:val="24"/>
        </w:rPr>
        <w:t xml:space="preserve"> alignment.</w:t>
      </w:r>
      <w:r>
        <w:rPr>
          <w:rFonts w:ascii="Times New Roman" w:hAnsi="Times New Roman" w:cs="Times New Roman"/>
          <w:sz w:val="24"/>
          <w:szCs w:val="24"/>
        </w:rPr>
        <w:t xml:space="preserve"> For all IQ-TREE runs (concatenated or individual loci), we assessed b</w:t>
      </w:r>
      <w:r w:rsidRPr="00B12D60">
        <w:rPr>
          <w:rFonts w:ascii="Times New Roman" w:hAnsi="Times New Roman" w:cs="Times New Roman"/>
          <w:sz w:val="24"/>
          <w:szCs w:val="24"/>
        </w:rPr>
        <w:t>ranch support with ultrafast bootstrap approximation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UFBoot</w:t>
      </w:r>
      <w:proofErr w:type="spellEnd"/>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&lt;EndNote&gt;&lt;Cite&gt;&lt;Author&gt;Hoang&lt;/Author&gt;&lt;Year&gt;2018&lt;/Year&gt;&lt;RecNum&gt;101&lt;/RecNum&gt;&lt;DisplayText&gt;(Hoang, et al. 2018)&lt;/DisplayText&gt;&lt;record&gt;&lt;rec-number&gt;101&lt;/rec-number&gt;&lt;foreign-keys&gt;&lt;key app="EN" db-id="vdwt9psdezv5tlee9vn5swzfzafw0azp5adx" timestamp="1649254331"&gt;101&lt;/key&gt;&lt;/foreign-keys&gt;&lt;ref-type name="Journal Article"&gt;17&lt;/ref-type&gt;&lt;contributors&gt;&lt;authors&gt;&lt;author&gt;Hoang, D. T.&lt;/author&gt;&lt;author&gt;Chernomor, O.&lt;/author&gt;&lt;author&gt;von Haeseler, A.&lt;/author&gt;&lt;author&gt;Minh, B. Q.&lt;/author&gt;&lt;author&gt;Vinh, L. S.&lt;/author&gt;&lt;/authors&gt;&lt;/contributors&gt;&lt;auth-address&gt;Faculty of Information Technology, University of Engineering and Technology, Vietnam National University, Hanoi, Vietnam.&amp;#xD;Center for Integrative Bioinformatics Vienna, Max F. Perutz Laboratories, University of Vienna, Medical University Vienna, Vienna, Austria.&amp;#xD;Bioinformatics and Computational Biology, Faculty of Computer Science, University of Vienna, Vienna, Austria.&lt;/auth-address&gt;&lt;titles&gt;&lt;title&gt;UFBoot2: Improving the Ultrafast Bootstrap Approximation&lt;/title&gt;&lt;secondary-title&gt;Mol Biol Evol&lt;/secondary-title&gt;&lt;/titles&gt;&lt;periodical&gt;&lt;full-title&gt;Mol Biol Evol&lt;/full-title&gt;&lt;/periodical&gt;&lt;pages&gt;518-522&lt;/pages&gt;&lt;volume&gt;35&lt;/volume&gt;&lt;number&gt;2&lt;/number&gt;&lt;edition&gt;2017/10/28&lt;/edition&gt;&lt;keywords&gt;&lt;keyword&gt;*Likelihood Functions&lt;/keyword&gt;&lt;keyword&gt;Models, Genetic&lt;/keyword&gt;&lt;keyword&gt;*Phylogeny&lt;/keyword&gt;&lt;keyword&gt;*Software&lt;/keyword&gt;&lt;keyword&gt;*maximum likelihood&lt;/keyword&gt;&lt;keyword&gt;*model violation&lt;/keyword&gt;&lt;keyword&gt;*phylogenetic inference&lt;/keyword&gt;&lt;keyword&gt;*polytomies&lt;/keyword&gt;&lt;keyword&gt;*ultrafast bootstrap&lt;/keyword&gt;&lt;/keywords&gt;&lt;dates&gt;&lt;year&gt;2018&lt;/year&gt;&lt;pub-dates&gt;&lt;date&gt;Feb 1&lt;/date&gt;&lt;/pub-dates&gt;&lt;/dates&gt;&lt;isbn&gt;1537-1719 (Electronic)&amp;#xD;0737-4038 (Linking)&lt;/isbn&gt;&lt;accession-num&gt;29077904&lt;/accession-num&gt;&lt;urls&gt;&lt;related-urls&gt;&lt;url&gt;https://www.ncbi.nlm.nih.gov/pubmed/29077904&lt;/url&gt;&lt;/related-urls&gt;&lt;/urls&gt;&lt;custom2&gt;PMC5850222&lt;/custom2&gt;&lt;electronic-resource-num&gt;10.1093/molbev/msx281&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(Hoang,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w:t>
      </w:r>
      <w:r>
        <w:rPr>
          <w:rFonts w:ascii="Times New Roman" w:hAnsi="Times New Roman" w:cs="Times New Roman"/>
          <w:sz w:val="24"/>
          <w:szCs w:val="24"/>
        </w:rPr>
        <w:t xml:space="preserve"> the</w:t>
      </w:r>
      <w:r w:rsidRPr="00B12D60">
        <w:rPr>
          <w:rFonts w:ascii="Times New Roman" w:hAnsi="Times New Roman" w:cs="Times New Roman"/>
          <w:sz w:val="24"/>
          <w:szCs w:val="24"/>
        </w:rPr>
        <w:t xml:space="preserve"> corrected approximate likelihood ratio test (SH-</w:t>
      </w:r>
      <w:proofErr w:type="spellStart"/>
      <w:r w:rsidRPr="00B12D60">
        <w:rPr>
          <w:rFonts w:ascii="Times New Roman" w:hAnsi="Times New Roman" w:cs="Times New Roman"/>
          <w:sz w:val="24"/>
          <w:szCs w:val="24"/>
        </w:rPr>
        <w:t>aLRT</w:t>
      </w:r>
      <w:proofErr w:type="spellEnd"/>
      <w:r w:rsidRPr="00B12D60">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&lt;EndNote&gt;&lt;Cite&gt;&lt;Author&gt;Guindon&lt;/Author&gt;&lt;Year&gt;2010&lt;/Year&gt;&lt;RecNum&gt;96&lt;/RecNum&gt;&lt;DisplayText&gt;(Guindon, et al. 2010)&lt;/DisplayText&gt;&lt;record&gt;&lt;rec-number&gt;96&lt;/rec-number&gt;&lt;foreign-keys&gt;&lt;key app="EN" db-id="vdwt9psdezv5tlee9vn5swzfzafw0azp5adx" timestamp="1649254236"&gt;96&lt;/key&gt;&lt;/foreign-keys&gt;&lt;ref-type name="Journal Article"&gt;17&lt;/ref-type&gt;&lt;contributors&gt;&lt;authors&gt;&lt;author&gt;Guindon, S.&lt;/author&gt;&lt;author&gt;Dufayard, J. F.&lt;/author&gt;&lt;author&gt;Lefort, V.&lt;/author&gt;&lt;author&gt;Anisimova, M.&lt;/author&gt;&lt;author&gt;Hordijk, W.&lt;/author&gt;&lt;author&gt;Gascuel, O.&lt;/author&gt;&lt;/authors&gt;&lt;/contributors&gt;&lt;auth-address&gt;Methodes et Algorithmes pour la Bioinformatique, LIRMM, Centre National de la Recherche Scientifique, Universite de Montpellier, Montpellier Cedex 5, France.&lt;/auth-address&gt;&lt;titles&gt;&lt;title&gt;New algorithms and methods to estimate maximum-likelihood phylogenies: assessing the performance of PhyML 3.0&lt;/title&gt;&lt;secondary-title&gt;Syst Biol&lt;/secondary-title&gt;&lt;/titles&gt;&lt;periodical&gt;&lt;full-title&gt;Syst Biol&lt;/full-title&gt;&lt;/periodical&gt;&lt;pages&gt;307-21&lt;/pages&gt;&lt;volume&gt;59&lt;/volume&gt;&lt;number&gt;3&lt;/number&gt;&lt;edition&gt;2010/06/09&lt;/edition&gt;&lt;keywords&gt;&lt;keyword&gt;*Algorithms&lt;/keyword&gt;&lt;keyword&gt;Classification/*methods&lt;/keyword&gt;&lt;keyword&gt;Likelihood Functions&lt;/keyword&gt;&lt;keyword&gt;*Phylogeny&lt;/keyword&gt;&lt;keyword&gt;*Software&lt;/keyword&gt;&lt;/keywords&gt;&lt;dates&gt;&lt;year&gt;2010&lt;/year&gt;&lt;pub-dates&gt;&lt;date&gt;May&lt;/date&gt;&lt;/pub-dates&gt;&lt;/dates&gt;&lt;isbn&gt;1076-836X (Electronic)&amp;#xD;1063-5157 (Linking)&lt;/isbn&gt;&lt;accession-num&gt;20525638&lt;/accession-num&gt;&lt;urls&gt;&lt;related-urls&gt;&lt;url&gt;https://www.ncbi.nlm.nih.gov/pubmed/20525638&lt;/url&gt;&lt;/related-urls&gt;&lt;/urls&gt;&lt;electronic-resource-num&gt;10.1093/sysbio/syq010&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(Guindon, et al. 2010)</w:t>
      </w:r>
      <w:r>
        <w:rPr>
          <w:rFonts w:ascii="Times New Roman" w:hAnsi="Times New Roman" w:cs="Times New Roman"/>
          <w:sz w:val="24"/>
          <w:szCs w:val="24"/>
        </w:rPr>
        <w:fldChar w:fldCharType="end"/>
      </w:r>
      <w:r w:rsidRPr="00B12D60">
        <w:rPr>
          <w:rFonts w:ascii="Times New Roman" w:hAnsi="Times New Roman" w:cs="Times New Roman"/>
          <w:sz w:val="24"/>
          <w:szCs w:val="24"/>
        </w:rPr>
        <w:t>.</w:t>
      </w:r>
      <w:r>
        <w:rPr>
          <w:rFonts w:ascii="Times New Roman" w:hAnsi="Times New Roman" w:cs="Times New Roman"/>
          <w:sz w:val="24"/>
          <w:szCs w:val="24"/>
        </w:rPr>
        <w:t xml:space="preserve"> We collapsed branches in each UCE tree exhibiting less than 10% approximated bootstrap support using the </w:t>
      </w:r>
      <w:proofErr w:type="spellStart"/>
      <w:r>
        <w:rPr>
          <w:rFonts w:ascii="Times New Roman" w:hAnsi="Times New Roman" w:cs="Times New Roman"/>
          <w:sz w:val="24"/>
          <w:szCs w:val="24"/>
        </w:rPr>
        <w:t>nw_ed</w:t>
      </w:r>
      <w:proofErr w:type="spellEnd"/>
      <w:r>
        <w:rPr>
          <w:rFonts w:ascii="Times New Roman" w:hAnsi="Times New Roman" w:cs="Times New Roman"/>
          <w:sz w:val="24"/>
          <w:szCs w:val="24"/>
        </w:rPr>
        <w:t xml:space="preserve"> function from </w:t>
      </w:r>
      <w:proofErr w:type="spellStart"/>
      <w:r>
        <w:rPr>
          <w:rFonts w:ascii="Times New Roman" w:hAnsi="Times New Roman" w:cs="Times New Roman"/>
          <w:sz w:val="24"/>
          <w:szCs w:val="24"/>
        </w:rPr>
        <w:t>Newick</w:t>
      </w:r>
      <w:proofErr w:type="spellEnd"/>
      <w:r>
        <w:rPr>
          <w:rFonts w:ascii="Times New Roman" w:hAnsi="Times New Roman" w:cs="Times New Roman"/>
          <w:sz w:val="24"/>
          <w:szCs w:val="24"/>
        </w:rPr>
        <w:t xml:space="preserve"> Utilities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Pr>
          <w:rFonts w:ascii="Times New Roman" w:hAnsi="Times New Roman" w:cs="Times New Roman"/>
          <w:sz w:val="24"/>
          <w:szCs w:val="24"/>
        </w:rPr>
        <w:t>. We used these</w:t>
      </w:r>
      <w:r w:rsidRPr="00B12D60">
        <w:rPr>
          <w:rFonts w:ascii="Times New Roman" w:hAnsi="Times New Roman" w:cs="Times New Roman"/>
          <w:sz w:val="24"/>
          <w:szCs w:val="24"/>
        </w:rPr>
        <w:t xml:space="preserve"> trees </w:t>
      </w:r>
      <w:r>
        <w:rPr>
          <w:rFonts w:ascii="Times New Roman" w:hAnsi="Times New Roman" w:cs="Times New Roman"/>
          <w:sz w:val="24"/>
          <w:szCs w:val="24"/>
        </w:rPr>
        <w:t>as input to the quartet summary method</w:t>
      </w:r>
      <w:r w:rsidRPr="00B12D60">
        <w:rPr>
          <w:rFonts w:ascii="Times New Roman" w:hAnsi="Times New Roman" w:cs="Times New Roman"/>
          <w:sz w:val="24"/>
          <w:szCs w:val="24"/>
        </w:rPr>
        <w:t xml:space="preserve"> ASTRAL-III v5.</w:t>
      </w:r>
      <w:r>
        <w:rPr>
          <w:rFonts w:ascii="Times New Roman" w:hAnsi="Times New Roman" w:cs="Times New Roman"/>
          <w:sz w:val="24"/>
          <w:szCs w:val="24"/>
        </w:rPr>
        <w:t xml:space="preserve">7.8 </w:t>
      </w:r>
      <w:r>
        <w:rPr>
          <w:rFonts w:ascii="Times New Roman" w:hAnsi="Times New Roman" w:cs="Times New Roman"/>
          <w:sz w:val="24"/>
          <w:szCs w:val="24"/>
        </w:rPr>
        <w:fldChar w:fldCharType="begin">
          <w:fldData xml:space="preserve">PEVuZE5vdGU+PENpdGU+PEF1dGhvcj5aaGFuZzwvQXV0aG9yPjxZZWFyPjIwMTg8L1llYXI+PFJl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PEVuZE5vdGU+PENpdGU+PEF1dGhvcj5aaGFuZzwvQXV0aG9yPjxZZWFyPjIwMTg8L1llYXI+PFJl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(Zhang,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to infer a species tree. We generated </w:t>
      </w:r>
      <w:r w:rsidRPr="00B12D60">
        <w:rPr>
          <w:rFonts w:ascii="Times New Roman" w:hAnsi="Times New Roman" w:cs="Times New Roman"/>
          <w:sz w:val="24"/>
          <w:szCs w:val="24"/>
        </w:rPr>
        <w:t>visualizations</w:t>
      </w:r>
      <w:r>
        <w:rPr>
          <w:rFonts w:ascii="Times New Roman" w:hAnsi="Times New Roman" w:cs="Times New Roman"/>
          <w:sz w:val="24"/>
          <w:szCs w:val="24"/>
        </w:rPr>
        <w:t xml:space="preserve"> of phylogenies with</w:t>
      </w:r>
      <w:r w:rsidRPr="00B12D60">
        <w:rPr>
          <w:rFonts w:ascii="Times New Roman" w:hAnsi="Times New Roman" w:cs="Times New Roman"/>
          <w:sz w:val="24"/>
          <w:szCs w:val="24"/>
        </w:rPr>
        <w:t xml:space="preserve"> R v4.1.1</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using</w:t>
      </w:r>
      <w:r>
        <w:rPr>
          <w:rFonts w:ascii="Times New Roman" w:hAnsi="Times New Roman" w:cs="Times New Roman"/>
          <w:sz w:val="24"/>
          <w:szCs w:val="24"/>
        </w:rPr>
        <w:t xml:space="preserve"> </w:t>
      </w:r>
      <w:proofErr w:type="spellStart"/>
      <w:r>
        <w:rPr>
          <w:rFonts w:ascii="Times New Roman" w:hAnsi="Times New Roman" w:cs="Times New Roman"/>
          <w:sz w:val="24"/>
          <w:szCs w:val="24"/>
        </w:rPr>
        <w:t>phytools</w:t>
      </w:r>
      <w:proofErr w:type="spellEnd"/>
      <w:r>
        <w:rPr>
          <w:rFonts w:ascii="Times New Roman" w:hAnsi="Times New Roman" w:cs="Times New Roman"/>
          <w:sz w:val="24"/>
          <w:szCs w:val="24"/>
        </w:rPr>
        <w:t xml:space="preserve"> v1.9-16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&lt;EndNote&gt;&lt;Cite&gt;&lt;Author&gt;Revell&lt;/Author&gt;&lt;Year&gt;2012&lt;/Year&gt;&lt;RecNum&gt;205&lt;/RecNum&gt;&lt;DisplayText&gt;(Revell 2012)&lt;/DisplayText&gt;&lt;record&gt;&lt;rec-number&gt;205&lt;/rec-number&gt;&lt;foreign-keys&gt;&lt;key app="EN" db-id="vdwt9psdezv5tlee9vn5swzfzafw0azp5adx" timestamp="1660749994"&gt;205&lt;/key&gt;&lt;/foreign-keys&gt;&lt;ref-type name="Journal Article"&gt;17&lt;/ref-type&gt;&lt;contributors&gt;&lt;authors&gt;&lt;author&gt;Revell, Liam J.&lt;/author&gt;&lt;/authors&gt;&lt;/contributors&gt;&lt;titles&gt;&lt;title&gt;phytools: an R package for phylogenetic comparative biology (and other things)&lt;/title&gt;&lt;secondary-title&gt;Methods in Ecology and Evolution&lt;/secondary-title&gt;&lt;/titles&gt;&lt;periodical&gt;&lt;full-title&gt;Methods in Ecology and Evolution&lt;/full-title&gt;&lt;/periodical&gt;&lt;pages&gt;217-223&lt;/pages&gt;&lt;volume&gt;3&lt;/volume&gt;&lt;number&gt;2&lt;/number&gt;&lt;dates&gt;&lt;year&gt;2012&lt;/year&gt;&lt;/dates&gt;&lt;isbn&gt;2041-210X&lt;/isbn&gt;&lt;urls&gt;&lt;related-urls&gt;&lt;url&gt;https://besjournals.onlinelibrary.wiley.com/doi/abs/10.1111/j.2041-210X.2011.00169.x&lt;/url&gt;&lt;/related-urls&gt;&lt;/urls&gt;&lt;electronic-resource-num&gt;https://doi.org/10.1111/j.2041-210X.2011.00169.x&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(Revell 2012)</w:t>
      </w:r>
      <w:r>
        <w:rPr>
          <w:rFonts w:ascii="Times New Roman" w:hAnsi="Times New Roman" w:cs="Times New Roman"/>
          <w:sz w:val="24"/>
          <w:szCs w:val="24"/>
        </w:rPr>
        <w:fldChar w:fldCharType="end"/>
      </w:r>
      <w:r>
        <w:rPr>
          <w:rFonts w:ascii="Times New Roman" w:hAnsi="Times New Roman" w:cs="Times New Roman"/>
          <w:sz w:val="24"/>
          <w:szCs w:val="24"/>
        </w:rPr>
        <w:t xml:space="preserve"> and</w:t>
      </w:r>
      <w:r w:rsidRPr="00B12D60">
        <w:rPr>
          <w:rFonts w:ascii="Times New Roman" w:hAnsi="Times New Roman" w:cs="Times New Roman"/>
          <w:sz w:val="24"/>
          <w:szCs w:val="24"/>
        </w:rPr>
        <w:t xml:space="preserve"> the </w:t>
      </w:r>
      <w:proofErr w:type="spellStart"/>
      <w:r w:rsidRPr="00B12D60">
        <w:rPr>
          <w:rFonts w:ascii="Times New Roman" w:hAnsi="Times New Roman" w:cs="Times New Roman"/>
          <w:sz w:val="24"/>
          <w:szCs w:val="24"/>
        </w:rPr>
        <w:t>ggtree</w:t>
      </w:r>
      <w:proofErr w:type="spellEnd"/>
      <w:r w:rsidRPr="00B12D60">
        <w:rPr>
          <w:rFonts w:ascii="Times New Roman" w:hAnsi="Times New Roman" w:cs="Times New Roman"/>
          <w:sz w:val="24"/>
          <w:szCs w:val="24"/>
        </w:rPr>
        <w:t xml:space="preserve"> package v3.14</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PEVuZE5vdGU+PENpdGU+PEF1dGhvcj5ZdTwvQXV0aG9yPjxZZWFyPjIwMjA8L1llYXI+PFJlY051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PEVuZE5vdGU+PENpdGU+PEF1dGhvcj5ZdTwvQXV0aG9yPjxZZWFyPjIwMjA8L1llYXI+PFJlY051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(Yu, et al. 2017; Yu 2020)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its imported functions from ape v5.0</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&lt;EndNote&gt;&lt;Cite&gt;&lt;Author&gt;Paradis&lt;/Author&gt;&lt;Year&gt;2019&lt;/Year&gt;&lt;RecNum&gt;121&lt;/RecNum&gt;&lt;DisplayText&gt;(Paradis and Schliep 2019)&lt;/DisplayText&gt;&lt;record&gt;&lt;rec-number&gt;121&lt;/rec-number&gt;&lt;foreign-keys&gt;&lt;key app="EN" db-id="vdwt9psdezv5tlee9vn5swzfzafw0azp5adx" timestamp="1649254920"&gt;121&lt;/key&gt;&lt;/foreign-keys&gt;&lt;ref-type name="Journal Article"&gt;17&lt;/ref-type&gt;&lt;contributors&gt;&lt;authors&gt;&lt;author&gt;Paradis, E.&lt;/author&gt;&lt;author&gt;Schliep, K.&lt;/author&gt;&lt;/authors&gt;&lt;/contributors&gt;&lt;auth-address&gt;ISEM, IRD, Univ. Montpellier, CNRS, EPHE, Montpellier, France.&amp;#xD;Department of Biology, University of Massachusetts Boston, Boston, MA, USA.&lt;/auth-address&gt;&lt;titles&gt;&lt;title&gt;ape 5.0: an environment for modern phylogenetics and evolutionary analyses in R&lt;/title&gt;&lt;secondary-title&gt;Bioinformatics&lt;/secondary-title&gt;&lt;/titles&gt;&lt;periodical&gt;&lt;full-title&gt;Bioinformatics&lt;/full-title&gt;&lt;/periodical&gt;&lt;pages&gt;526-528&lt;/pages&gt;&lt;volume&gt;35&lt;/volume&gt;&lt;number&gt;3&lt;/number&gt;&lt;edition&gt;2018/07/18&lt;/edition&gt;&lt;keywords&gt;&lt;keyword&gt;*Biodiversity&lt;/keyword&gt;&lt;keyword&gt;*Biological Evolution&lt;/keyword&gt;&lt;keyword&gt;*Phylogeny&lt;/keyword&gt;&lt;keyword&gt;*Software&lt;/keyword&gt;&lt;/keywords&gt;&lt;dates&gt;&lt;year&gt;2019&lt;/year&gt;&lt;pub-dates&gt;&lt;date&gt;Feb 1&lt;/date&gt;&lt;/pub-dates&gt;&lt;/dates&gt;&lt;isbn&gt;1367-4811 (Electronic)&amp;#xD;1367-4803 (Linking)&lt;/isbn&gt;&lt;accession-num&gt;30016406&lt;/accession-num&gt;&lt;urls&gt;&lt;related-urls&gt;&lt;url&gt;https://www.ncbi.nlm.nih.gov/pubmed/30016406&lt;/url&gt;&lt;/related-urls&gt;&lt;/urls&gt;&lt;electronic-resource-num&gt;10.1093/bioinformatics/bty633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(Paradis and Schliep 2019)</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treeio</w:t>
      </w:r>
      <w:proofErr w:type="spellEnd"/>
      <w:r w:rsidRPr="00B12D60">
        <w:rPr>
          <w:rFonts w:ascii="Times New Roman" w:hAnsi="Times New Roman" w:cs="Times New Roman"/>
          <w:sz w:val="24"/>
          <w:szCs w:val="24"/>
        </w:rPr>
        <w:t xml:space="preserve"> v1.16.2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PEVuZE5vdGU+PENpdGU+PEF1dGhvcj5XYW5nPC9BdXRob3I+PFllYXI+MjAyMDwvWWVhcj48UmVj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PEVuZE5vdGU+PENpdGU+PEF1dGhvcj5XYW5nPC9BdXRob3I+PFllYXI+MjAyMDwvWWVhcj48UmVj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(Wang,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w:t>
      </w:r>
    </w:p>
    <w:p w14:paraId="20A3B963" w14:textId="5EF5FB17" w:rsidR="00A849E6"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t>We then used two</w:t>
      </w:r>
      <w:r w:rsidRPr="00B12D60">
        <w:rPr>
          <w:rFonts w:ascii="Times New Roman" w:hAnsi="Times New Roman" w:cs="Times New Roman"/>
          <w:sz w:val="24"/>
          <w:szCs w:val="24"/>
        </w:rPr>
        <w:t xml:space="preserve"> methods </w:t>
      </w:r>
      <w:r>
        <w:rPr>
          <w:rFonts w:ascii="Times New Roman" w:hAnsi="Times New Roman" w:cs="Times New Roman"/>
          <w:sz w:val="24"/>
          <w:szCs w:val="24"/>
        </w:rPr>
        <w:t>to</w:t>
      </w:r>
      <w:r w:rsidRPr="00B12D60">
        <w:rPr>
          <w:rFonts w:ascii="Times New Roman" w:hAnsi="Times New Roman" w:cs="Times New Roman"/>
          <w:sz w:val="24"/>
          <w:szCs w:val="24"/>
        </w:rPr>
        <w:t xml:space="preserve"> assess </w:t>
      </w:r>
      <w:r>
        <w:rPr>
          <w:rFonts w:ascii="Times New Roman" w:hAnsi="Times New Roman" w:cs="Times New Roman"/>
          <w:sz w:val="24"/>
          <w:szCs w:val="24"/>
        </w:rPr>
        <w:t xml:space="preserve">phylogenetic </w:t>
      </w:r>
      <w:r w:rsidRPr="00B12D60">
        <w:rPr>
          <w:rFonts w:ascii="Times New Roman" w:hAnsi="Times New Roman" w:cs="Times New Roman"/>
          <w:sz w:val="24"/>
          <w:szCs w:val="24"/>
        </w:rPr>
        <w:t>discordance across the reconstructed species tree.</w:t>
      </w:r>
      <w:r>
        <w:rPr>
          <w:rFonts w:ascii="Times New Roman" w:hAnsi="Times New Roman" w:cs="Times New Roman"/>
          <w:sz w:val="24"/>
          <w:szCs w:val="24"/>
        </w:rPr>
        <w:t xml:space="preserve"> First, we calculated s</w:t>
      </w:r>
      <w:r w:rsidRPr="00B12D60">
        <w:rPr>
          <w:rFonts w:ascii="Times New Roman" w:hAnsi="Times New Roman" w:cs="Times New Roman"/>
          <w:sz w:val="24"/>
          <w:szCs w:val="24"/>
        </w:rPr>
        <w:t>ite and gene concordance factors (</w:t>
      </w:r>
      <w:proofErr w:type="spellStart"/>
      <w:r w:rsidRPr="00B12D60">
        <w:rPr>
          <w:rFonts w:ascii="Times New Roman" w:hAnsi="Times New Roman" w:cs="Times New Roman"/>
          <w:sz w:val="24"/>
          <w:szCs w:val="24"/>
        </w:rPr>
        <w:t>sCF</w:t>
      </w:r>
      <w:proofErr w:type="spellEnd"/>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gCF</w:t>
      </w:r>
      <w:proofErr w:type="spellEnd"/>
      <w:r w:rsidRPr="00B12D60">
        <w:rPr>
          <w:rFonts w:ascii="Times New Roman" w:hAnsi="Times New Roman" w:cs="Times New Roman"/>
          <w:sz w:val="24"/>
          <w:szCs w:val="24"/>
        </w:rPr>
        <w:t>)</w:t>
      </w:r>
      <w:r>
        <w:rPr>
          <w:rFonts w:ascii="Times New Roman" w:hAnsi="Times New Roman" w:cs="Times New Roman"/>
          <w:sz w:val="24"/>
          <w:szCs w:val="24"/>
        </w:rPr>
        <w:t xml:space="preserve"> with </w:t>
      </w:r>
      <w:r w:rsidRPr="00B12D60">
        <w:rPr>
          <w:rFonts w:ascii="Times New Roman" w:hAnsi="Times New Roman" w:cs="Times New Roman"/>
          <w:sz w:val="24"/>
          <w:szCs w:val="24"/>
        </w:rPr>
        <w:t>IQ-TREE 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TnVtPjU0PC9SZWNOdW0+PERpc3BsYXlUZXh0PihNaW5oLCBldCBhbC4gMjAyMGE7IE1pbmgsIGV0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</w:fldData>
        </w:fldChar>
      </w:r>
      <w:r w:rsidR="006665FD">
        <w:rPr>
          <w:rFonts w:ascii="Times New Roman" w:hAnsi="Times New Roman" w:cs="Times New Roman"/>
          <w:sz w:val="24"/>
          <w:szCs w:val="24"/>
        </w:rPr>
        <w:instrText xml:space="preserve"> ADDIN EN.CITE </w:instrText>
      </w:r>
      <w:r w:rsidR="006665FD">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TnVtPjU0PC9SZWNOdW0+PERpc3BsYXlUZXh0PihNaW5oLCBldCBhbC4gMjAyMGE7IE1pbmgsIGV0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</w:fldData>
        </w:fldChar>
      </w:r>
      <w:r w:rsidR="006665FD">
        <w:rPr>
          <w:rFonts w:ascii="Times New Roman" w:hAnsi="Times New Roman" w:cs="Times New Roman"/>
          <w:sz w:val="24"/>
          <w:szCs w:val="24"/>
        </w:rPr>
        <w:instrText xml:space="preserve"> ADDIN EN.CITE.DATA </w:instrText>
      </w:r>
      <w:r w:rsidR="006665FD">
        <w:rPr>
          <w:rFonts w:ascii="Times New Roman" w:hAnsi="Times New Roman" w:cs="Times New Roman"/>
          <w:sz w:val="24"/>
          <w:szCs w:val="24"/>
        </w:rPr>
      </w:r>
      <w:r w:rsidR="006665FD">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6665FD">
        <w:rPr>
          <w:rFonts w:ascii="Times New Roman" w:hAnsi="Times New Roman" w:cs="Times New Roman"/>
          <w:noProof/>
          <w:sz w:val="24"/>
          <w:szCs w:val="24"/>
        </w:rPr>
        <w:t>(Minh, et al. 2020a; Minh, et al. 2020b)</w:t>
      </w:r>
      <w:r>
        <w:rPr>
          <w:rFonts w:ascii="Times New Roman" w:hAnsi="Times New Roman" w:cs="Times New Roman"/>
          <w:sz w:val="24"/>
          <w:szCs w:val="24"/>
        </w:rPr>
        <w:fldChar w:fldCharType="end"/>
      </w:r>
      <w:r>
        <w:rPr>
          <w:rFonts w:ascii="Times New Roman" w:hAnsi="Times New Roman" w:cs="Times New Roman"/>
          <w:sz w:val="24"/>
          <w:szCs w:val="24"/>
        </w:rPr>
        <w:t xml:space="preserve"> to assess levels of phylogenetic discordance between the inferred UCE trees and the concatenated species tree. </w:t>
      </w:r>
      <w:proofErr w:type="spellStart"/>
      <w:r>
        <w:rPr>
          <w:rFonts w:ascii="Times New Roman" w:hAnsi="Times New Roman" w:cs="Times New Roman"/>
          <w:sz w:val="24"/>
          <w:szCs w:val="24"/>
        </w:rPr>
        <w:t>gCF</w:t>
      </w:r>
      <w:proofErr w:type="spellEnd"/>
      <w:r>
        <w:rPr>
          <w:rFonts w:ascii="Times New Roman" w:hAnsi="Times New Roman" w:cs="Times New Roman"/>
          <w:sz w:val="24"/>
          <w:szCs w:val="24"/>
        </w:rPr>
        <w:t xml:space="preserve"> is calculated f</w:t>
      </w:r>
      <w:r w:rsidRPr="00B12D60">
        <w:rPr>
          <w:rFonts w:ascii="Times New Roman" w:hAnsi="Times New Roman" w:cs="Times New Roman"/>
          <w:sz w:val="24"/>
          <w:szCs w:val="24"/>
        </w:rPr>
        <w:t>or each branch in the species tree</w:t>
      </w:r>
      <w:r>
        <w:rPr>
          <w:rFonts w:ascii="Times New Roman" w:hAnsi="Times New Roman" w:cs="Times New Roman"/>
          <w:sz w:val="24"/>
          <w:szCs w:val="24"/>
        </w:rPr>
        <w:t xml:space="preserve"> as</w:t>
      </w:r>
      <w:r w:rsidRPr="00B12D60">
        <w:rPr>
          <w:rFonts w:ascii="Times New Roman" w:hAnsi="Times New Roman" w:cs="Times New Roman"/>
          <w:sz w:val="24"/>
          <w:szCs w:val="24"/>
        </w:rPr>
        <w:t xml:space="preserve"> the proportion of </w:t>
      </w:r>
      <w:r>
        <w:rPr>
          <w:rFonts w:ascii="Times New Roman" w:hAnsi="Times New Roman" w:cs="Times New Roman"/>
          <w:sz w:val="24"/>
          <w:szCs w:val="24"/>
        </w:rPr>
        <w:t>UCE</w:t>
      </w:r>
      <w:r w:rsidRPr="00B12D60">
        <w:rPr>
          <w:rFonts w:ascii="Times New Roman" w:hAnsi="Times New Roman" w:cs="Times New Roman"/>
          <w:sz w:val="24"/>
          <w:szCs w:val="24"/>
        </w:rPr>
        <w:t xml:space="preserve"> trees in which that branch also appears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&lt;EndNote&gt;&lt;Cite&gt;&lt;Author&gt;Baum&lt;/Author&gt;&lt;Year&gt;2007&lt;/Year&gt;&lt;RecNum&gt;156&lt;/RecNum&gt;&lt;DisplayText&gt;(Baum 2007)&lt;/DisplayText&gt;&lt;record&gt;&lt;rec-number&gt;156&lt;/rec-number&gt;&lt;foreign-keys&gt;&lt;key app="EN" db-id="vdwt9psdezv5tlee9vn5swzfzafw0azp5adx" timestamp="1649256385"&gt;156&lt;/key&gt;&lt;/foreign-keys&gt;&lt;ref-type name="Journal Article"&gt;17&lt;/ref-type&gt;&lt;contributors&gt;&lt;authors&gt;&lt;author&gt;Baum, David A.&lt;/author&gt;&lt;/authors&gt;&lt;/contributors&gt;&lt;titles&gt;&lt;title&gt;Concordance trees, concordance factors, and the exploration of reticulate genealogy&lt;/title&gt;&lt;secondary-title&gt;TAXON&lt;/secondary-title&gt;&lt;/titles&gt;&lt;periodical&gt;&lt;full-title&gt;TAXON&lt;/full-title&gt;&lt;/periodical&gt;&lt;pages&gt;417-426&lt;/pages&gt;&lt;volume&gt;56&lt;/volume&gt;&lt;number&gt;2&lt;/number&gt;&lt;dates&gt;&lt;year&gt;2007&lt;/year&gt;&lt;/dates&gt;&lt;isbn&gt;0040-0262&lt;/isbn&gt;&lt;urls&gt;&lt;related-urls&gt;&lt;url&gt;https://onlinelibrary.wiley.com/doi/abs/10.1002/tax.562013&lt;/url&gt;&lt;/related-urls&gt;&lt;/urls&gt;&lt;electronic-resource-num&gt;https://doi.org/10.1002/tax.562013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(Baum 2007)</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proofErr w:type="spellStart"/>
      <w:r w:rsidRPr="00B12D60">
        <w:rPr>
          <w:rFonts w:ascii="Times New Roman" w:hAnsi="Times New Roman" w:cs="Times New Roman"/>
          <w:sz w:val="24"/>
          <w:szCs w:val="24"/>
        </w:rPr>
        <w:t>sCF</w:t>
      </w:r>
      <w:proofErr w:type="spellEnd"/>
      <w:r w:rsidRPr="00B12D60">
        <w:rPr>
          <w:rFonts w:ascii="Times New Roman" w:hAnsi="Times New Roman" w:cs="Times New Roman"/>
          <w:sz w:val="24"/>
          <w:szCs w:val="24"/>
        </w:rPr>
        <w:t xml:space="preserve"> represents the proportion of</w:t>
      </w:r>
      <w:r>
        <w:rPr>
          <w:rFonts w:ascii="Times New Roman" w:hAnsi="Times New Roman" w:cs="Times New Roman"/>
          <w:sz w:val="24"/>
          <w:szCs w:val="24"/>
        </w:rPr>
        <w:t xml:space="preserve"> alignment</w:t>
      </w:r>
      <w:r w:rsidRPr="00B12D60">
        <w:rPr>
          <w:rFonts w:ascii="Times New Roman" w:hAnsi="Times New Roman" w:cs="Times New Roman"/>
          <w:sz w:val="24"/>
          <w:szCs w:val="24"/>
        </w:rPr>
        <w:t xml:space="preserve"> sites concordant with a given</w:t>
      </w:r>
      <w:r>
        <w:rPr>
          <w:rFonts w:ascii="Times New Roman" w:hAnsi="Times New Roman" w:cs="Times New Roman"/>
          <w:sz w:val="24"/>
          <w:szCs w:val="24"/>
        </w:rPr>
        <w:t xml:space="preserve"> species tree</w:t>
      </w:r>
      <w:r w:rsidRPr="00B12D60">
        <w:rPr>
          <w:rFonts w:ascii="Times New Roman" w:hAnsi="Times New Roman" w:cs="Times New Roman"/>
          <w:sz w:val="24"/>
          <w:szCs w:val="24"/>
        </w:rPr>
        <w:t xml:space="preserve"> branch in a randomi</w:t>
      </w:r>
      <w:r>
        <w:rPr>
          <w:rFonts w:ascii="Times New Roman" w:hAnsi="Times New Roman" w:cs="Times New Roman"/>
          <w:sz w:val="24"/>
          <w:szCs w:val="24"/>
        </w:rPr>
        <w:t>z</w:t>
      </w:r>
      <w:r w:rsidRPr="00B12D60">
        <w:rPr>
          <w:rFonts w:ascii="Times New Roman" w:hAnsi="Times New Roman" w:cs="Times New Roman"/>
          <w:sz w:val="24"/>
          <w:szCs w:val="24"/>
        </w:rPr>
        <w:t>ed subset of quartets of taxa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665FD">
        <w:rPr>
          <w:rFonts w:ascii="Times New Roman" w:hAnsi="Times New Roman" w:cs="Times New Roman"/>
          <w:sz w:val="24"/>
          <w:szCs w:val="24"/>
        </w:rPr>
        <w:instrText xml:space="preserve"> ADDIN EN.CITE &lt;EndNote&gt;&lt;Cite&gt;&lt;Author&gt;Minh&lt;/Author&gt;&lt;Year&gt;2020&lt;/Year&gt;&lt;RecNum&gt;34&lt;/RecNum&gt;&lt;DisplayText&gt;(Minh, et al. 2020a)&lt;/DisplayText&gt;&lt;record&gt;&lt;rec-number&gt;34&lt;/rec-number&gt;&lt;foreign-keys&gt;&lt;key app="EN" db-id="vdwt9psdezv5tlee9vn5swzfzafw0azp5adx" timestamp="1642538202"&gt;34&lt;/key&gt;&lt;/foreign-keys&gt;&lt;ref-type name="Journal Article"&gt;17&lt;/ref-type&gt;&lt;contributors&gt;&lt;authors&gt;&lt;author&gt;Minh, B. Q.&lt;/author&gt;&lt;author&gt;Hahn, M. W.&lt;/author&gt;&lt;author&gt;Lanfear, R.&lt;/author&gt;&lt;/authors&gt;&lt;/contributors&gt;&lt;auth-address&gt;Research School of Computer Science, Australian National University, Canberra, ACT, Australia.&amp;#xD;Department of Ecology and Evolution, Research School of Biology, Australian National University, Canberra, ACT, Australia.&amp;#xD;Department of Biology, Indiana University, Bloomington, IN.&amp;#xD;Department of Computer Science, Indiana University, Bloomington, IN.&lt;/auth-address&gt;&lt;titles&gt;&lt;title&gt;New Methods to Calculate Concordance Factors for Phylogenomic Datasets&lt;/title&gt;&lt;secondary-title&gt;Mol Biol Evol&lt;/secondary-title&gt;&lt;/titles&gt;&lt;periodical&gt;&lt;full-title&gt;Mol Biol Evol&lt;/full-title&gt;&lt;/periodical&gt;&lt;pages&gt;2727-2733&lt;/pages&gt;&lt;volume&gt;37&lt;/volume&gt;&lt;number&gt;9&lt;/number&gt;&lt;edition&gt;2020/05/05&lt;/edition&gt;&lt;keywords&gt;&lt;keyword&gt;*Datasets as Topic&lt;/keyword&gt;&lt;keyword&gt;*Genetic Techniques&lt;/keyword&gt;&lt;keyword&gt;*Phylogeny&lt;/keyword&gt;&lt;keyword&gt;*Software&lt;/keyword&gt;&lt;keyword&gt;*concordance factor&lt;/keyword&gt;&lt;keyword&gt;*phylogenetic inference&lt;/keyword&gt;&lt;keyword&gt;*phylogenomics&lt;/keyword&gt;&lt;/keywords&gt;&lt;dates&gt;&lt;year&gt;2020&lt;/year&gt;&lt;pub-dates&gt;&lt;date&gt;Sep 1&lt;/date&gt;&lt;/pub-dates&gt;&lt;/dates&gt;&lt;isbn&gt;1537-1719 (Electronic)&amp;#xD;0737-4038 (Linking)&lt;/isbn&gt;&lt;accession-num&gt;32365179&lt;/accession-num&gt;&lt;urls&gt;&lt;related-urls&gt;&lt;url&gt;https://www.ncbi.nlm.nih.gov/pubmed/32365179&lt;/url&gt;&lt;/related-urls&gt;&lt;/urls&gt;&lt;custom2&gt;PMC7475031&lt;/custom2&gt;&lt;electronic-resource-num&gt;10.1093/molbev/msaa106&lt;/electronic-resource-num&gt;&lt;/record&gt;&lt;/Cite&gt;&lt;/EndNote&gt;</w:instrText>
      </w:r>
      <w:r>
        <w:rPr>
          <w:rFonts w:ascii="Times New Roman" w:hAnsi="Times New Roman" w:cs="Times New Roman"/>
          <w:sz w:val="24"/>
          <w:szCs w:val="24"/>
        </w:rPr>
        <w:fldChar w:fldCharType="separate"/>
      </w:r>
      <w:r w:rsidR="006665FD">
        <w:rPr>
          <w:rFonts w:ascii="Times New Roman" w:hAnsi="Times New Roman" w:cs="Times New Roman"/>
          <w:noProof/>
          <w:sz w:val="24"/>
          <w:szCs w:val="24"/>
        </w:rPr>
        <w:t>(Minh, et al. 2020a)</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We visualized </w:t>
      </w:r>
      <w:proofErr w:type="spellStart"/>
      <w:r w:rsidRPr="00B12D60">
        <w:rPr>
          <w:rFonts w:ascii="Times New Roman" w:hAnsi="Times New Roman" w:cs="Times New Roman"/>
          <w:sz w:val="24"/>
          <w:szCs w:val="24"/>
        </w:rPr>
        <w:t>gCF</w:t>
      </w:r>
      <w:proofErr w:type="spellEnd"/>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sCF</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&lt;EndNote&gt;&lt;Cite&gt;&lt;Author&gt;Lanfear&lt;/Author&gt;&lt;Year&gt;2018&lt;/Year&gt;&lt;RecNum&gt;194&lt;/RecNum&gt;&lt;DisplayText&gt;(Lanfear 2018)&lt;/DisplayText&gt;&lt;record&gt;&lt;rec-number&gt;194&lt;/rec-number&gt;&lt;foreign-keys&gt;&lt;key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for each branch</w:t>
      </w:r>
      <w:r>
        <w:rPr>
          <w:rFonts w:ascii="Times New Roman" w:hAnsi="Times New Roman" w:cs="Times New Roman"/>
          <w:sz w:val="24"/>
          <w:szCs w:val="24"/>
        </w:rPr>
        <w:t xml:space="preserve"> in each species tree </w:t>
      </w:r>
      <w:r w:rsidRPr="00B12D60">
        <w:rPr>
          <w:rFonts w:ascii="Times New Roman" w:hAnsi="Times New Roman" w:cs="Times New Roman"/>
          <w:sz w:val="24"/>
          <w:szCs w:val="24"/>
        </w:rPr>
        <w:t>using methods in R v4.</w:t>
      </w:r>
      <w:r>
        <w:rPr>
          <w:rFonts w:ascii="Times New Roman" w:hAnsi="Times New Roman" w:cs="Times New Roman"/>
          <w:sz w:val="24"/>
          <w:szCs w:val="24"/>
        </w:rPr>
        <w:t>3</w:t>
      </w:r>
      <w:r w:rsidRPr="00B12D60">
        <w:rPr>
          <w:rFonts w:ascii="Times New Roman" w:hAnsi="Times New Roman" w:cs="Times New Roman"/>
          <w:sz w:val="24"/>
          <w:szCs w:val="24"/>
        </w:rPr>
        <w:t>.</w:t>
      </w:r>
      <w:r>
        <w:rPr>
          <w:rFonts w:ascii="Times New Roman" w:hAnsi="Times New Roman" w:cs="Times New Roman"/>
          <w:sz w:val="24"/>
          <w:szCs w:val="24"/>
        </w:rPr>
        <w:t xml:space="preserve">0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Team&lt;/Author&gt;&lt;Year&gt;2021&lt;/Year&gt;&lt;RecNum&gt;59&lt;/RecNum&gt;&lt;DisplayText&gt;(Lanfear 2018; 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Cite&gt;&lt;Author&gt;Lanfear&lt;/Author&gt;&lt;Year&gt;2018&lt;/Year&gt;&lt;RecNum&gt;194&lt;/RecNum&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 R Core Team 2021)</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Next, we used</w:t>
      </w:r>
      <w:r w:rsidRPr="00B12D60">
        <w:rPr>
          <w:rFonts w:ascii="Times New Roman" w:hAnsi="Times New Roman" w:cs="Times New Roman"/>
          <w:sz w:val="24"/>
          <w:szCs w:val="24"/>
        </w:rPr>
        <w:t xml:space="preserve"> </w:t>
      </w:r>
      <w:proofErr w:type="spellStart"/>
      <w:r w:rsidRPr="00B12D60">
        <w:rPr>
          <w:rFonts w:ascii="Times New Roman" w:hAnsi="Times New Roman" w:cs="Times New Roman"/>
          <w:sz w:val="24"/>
          <w:szCs w:val="24"/>
        </w:rPr>
        <w:t>Phy</w:t>
      </w:r>
      <w:r>
        <w:rPr>
          <w:rFonts w:ascii="Times New Roman" w:hAnsi="Times New Roman" w:cs="Times New Roman"/>
          <w:sz w:val="24"/>
          <w:szCs w:val="24"/>
        </w:rPr>
        <w:t>P</w:t>
      </w:r>
      <w:r w:rsidRPr="00B12D60">
        <w:rPr>
          <w:rFonts w:ascii="Times New Roman" w:hAnsi="Times New Roman" w:cs="Times New Roman"/>
          <w:sz w:val="24"/>
          <w:szCs w:val="24"/>
        </w:rPr>
        <w:t>arts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Y051bT4xMjU8L1JlY051bT48RGlzcGxheVRleHQ+KFNtaXRoLCBldCBhbC4gMjAxNWIpPC9EaXNw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</w:fldData>
        </w:fldChar>
      </w:r>
      <w:r w:rsidR="006665FD">
        <w:rPr>
          <w:rFonts w:ascii="Times New Roman" w:hAnsi="Times New Roman" w:cs="Times New Roman"/>
          <w:sz w:val="24"/>
          <w:szCs w:val="24"/>
        </w:rPr>
        <w:instrText xml:space="preserve"> ADDIN EN.CITE </w:instrText>
      </w:r>
      <w:r w:rsidR="006665FD">
        <w:rPr>
          <w:rFonts w:ascii="Times New Roman" w:hAnsi="Times New Roman" w:cs="Times New Roman"/>
          <w:sz w:val="24"/>
          <w:szCs w:val="24"/>
        </w:rPr>
        <w:fldChar w:fldCharType="begin">
          <w:fldData xml:space="preserve">PEVuZE5vdGU+PENpdGU+PEF1dGhvcj5TbWl0aDwvQXV0aG9yPjxZZWFyPjIwMTU8L1llYXI+PFJl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</w:fldData>
        </w:fldChar>
      </w:r>
      <w:r w:rsidR="006665FD">
        <w:rPr>
          <w:rFonts w:ascii="Times New Roman" w:hAnsi="Times New Roman" w:cs="Times New Roman"/>
          <w:sz w:val="24"/>
          <w:szCs w:val="24"/>
        </w:rPr>
        <w:instrText xml:space="preserve"> ADDIN EN.CITE.DATA </w:instrText>
      </w:r>
      <w:r w:rsidR="006665FD">
        <w:rPr>
          <w:rFonts w:ascii="Times New Roman" w:hAnsi="Times New Roman" w:cs="Times New Roman"/>
          <w:sz w:val="24"/>
          <w:szCs w:val="24"/>
        </w:rPr>
      </w:r>
      <w:r w:rsidR="006665FD">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6665FD">
        <w:rPr>
          <w:rFonts w:ascii="Times New Roman" w:hAnsi="Times New Roman" w:cs="Times New Roman"/>
          <w:noProof/>
          <w:sz w:val="24"/>
          <w:szCs w:val="24"/>
        </w:rPr>
        <w:t>(Smith, et al. 2015b)</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topological conflict between the </w:t>
      </w:r>
      <w:r>
        <w:rPr>
          <w:rFonts w:ascii="Times New Roman" w:hAnsi="Times New Roman" w:cs="Times New Roman"/>
          <w:sz w:val="24"/>
          <w:szCs w:val="24"/>
        </w:rPr>
        <w:t>UCE</w:t>
      </w:r>
      <w:r w:rsidRPr="00B12D60">
        <w:rPr>
          <w:rFonts w:ascii="Times New Roman" w:hAnsi="Times New Roman" w:cs="Times New Roman"/>
          <w:sz w:val="24"/>
          <w:szCs w:val="24"/>
        </w:rPr>
        <w:t xml:space="preserve"> trees </w:t>
      </w:r>
      <w:r>
        <w:rPr>
          <w:rFonts w:ascii="Times New Roman" w:hAnsi="Times New Roman" w:cs="Times New Roman"/>
          <w:sz w:val="24"/>
          <w:szCs w:val="24"/>
        </w:rPr>
        <w:t xml:space="preserve">and </w:t>
      </w:r>
      <w:r w:rsidRPr="00B12D60">
        <w:rPr>
          <w:rFonts w:ascii="Times New Roman" w:hAnsi="Times New Roman" w:cs="Times New Roman"/>
          <w:sz w:val="24"/>
          <w:szCs w:val="24"/>
        </w:rPr>
        <w:t>the species tree from ASTRAL-III.</w:t>
      </w:r>
      <w:r>
        <w:rPr>
          <w:rFonts w:ascii="Times New Roman" w:hAnsi="Times New Roman" w:cs="Times New Roman"/>
          <w:sz w:val="24"/>
          <w:szCs w:val="24"/>
        </w:rPr>
        <w:t xml:space="preserve"> For this analysis, we rooted all trees</w:t>
      </w:r>
      <w:r w:rsidRPr="00B12D60">
        <w:rPr>
          <w:rFonts w:ascii="Times New Roman" w:hAnsi="Times New Roman" w:cs="Times New Roman"/>
          <w:sz w:val="24"/>
          <w:szCs w:val="24"/>
        </w:rPr>
        <w:t xml:space="preserve"> with </w:t>
      </w:r>
      <w:proofErr w:type="spellStart"/>
      <w:r w:rsidRPr="005B28B3">
        <w:rPr>
          <w:rFonts w:ascii="Times New Roman" w:hAnsi="Times New Roman" w:cs="Times New Roman"/>
          <w:i/>
          <w:iCs/>
          <w:sz w:val="24"/>
          <w:szCs w:val="24"/>
        </w:rPr>
        <w:t>Phodopus</w:t>
      </w:r>
      <w:proofErr w:type="spellEnd"/>
      <w:r w:rsidRPr="005B28B3">
        <w:rPr>
          <w:rFonts w:ascii="Times New Roman" w:hAnsi="Times New Roman" w:cs="Times New Roman"/>
          <w:i/>
          <w:iCs/>
          <w:sz w:val="24"/>
          <w:szCs w:val="24"/>
        </w:rPr>
        <w:t xml:space="preserve"> </w:t>
      </w:r>
      <w:proofErr w:type="spellStart"/>
      <w:r w:rsidRPr="005B28B3">
        <w:rPr>
          <w:rFonts w:ascii="Times New Roman" w:hAnsi="Times New Roman" w:cs="Times New Roman"/>
          <w:i/>
          <w:iCs/>
          <w:sz w:val="24"/>
          <w:szCs w:val="24"/>
        </w:rPr>
        <w:t>sungorus</w:t>
      </w:r>
      <w:proofErr w:type="spellEnd"/>
      <w:r w:rsidRPr="00B12D60">
        <w:rPr>
          <w:rFonts w:ascii="Times New Roman" w:hAnsi="Times New Roman" w:cs="Times New Roman"/>
          <w:sz w:val="24"/>
          <w:szCs w:val="24"/>
        </w:rPr>
        <w:t xml:space="preserve"> as the outgroup using the </w:t>
      </w:r>
      <w:proofErr w:type="spellStart"/>
      <w:r w:rsidRPr="00B12D60">
        <w:rPr>
          <w:rFonts w:ascii="Times New Roman" w:hAnsi="Times New Roman" w:cs="Times New Roman"/>
          <w:sz w:val="24"/>
          <w:szCs w:val="24"/>
        </w:rPr>
        <w:t>nw_reroot</w:t>
      </w:r>
      <w:proofErr w:type="spellEnd"/>
      <w:r w:rsidRPr="00B12D60">
        <w:rPr>
          <w:rFonts w:ascii="Times New Roman" w:hAnsi="Times New Roman" w:cs="Times New Roman"/>
          <w:sz w:val="24"/>
          <w:szCs w:val="24"/>
        </w:rPr>
        <w:t xml:space="preserve"> function in </w:t>
      </w:r>
      <w:r>
        <w:rPr>
          <w:rFonts w:ascii="Times New Roman" w:hAnsi="Times New Roman" w:cs="Times New Roman"/>
          <w:sz w:val="24"/>
          <w:szCs w:val="24"/>
        </w:rPr>
        <w:t>t</w:t>
      </w:r>
      <w:r w:rsidRPr="00B12D60">
        <w:rPr>
          <w:rFonts w:ascii="Times New Roman" w:hAnsi="Times New Roman" w:cs="Times New Roman"/>
          <w:sz w:val="24"/>
          <w:szCs w:val="24"/>
        </w:rPr>
        <w:t xml:space="preserve">he </w:t>
      </w:r>
      <w:proofErr w:type="spellStart"/>
      <w:r w:rsidRPr="00B12D60">
        <w:rPr>
          <w:rFonts w:ascii="Times New Roman" w:hAnsi="Times New Roman" w:cs="Times New Roman"/>
          <w:sz w:val="24"/>
          <w:szCs w:val="24"/>
        </w:rPr>
        <w:t>Newick</w:t>
      </w:r>
      <w:proofErr w:type="spellEnd"/>
      <w:r w:rsidRPr="00B12D60">
        <w:rPr>
          <w:rFonts w:ascii="Times New Roman" w:hAnsi="Times New Roman" w:cs="Times New Roman"/>
          <w:sz w:val="24"/>
          <w:szCs w:val="24"/>
        </w:rPr>
        <w:t xml:space="preserve"> Utilities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package and excluded 204 UCE trees that did not contain the outgroup</w:t>
      </w:r>
      <w:r w:rsidRPr="00B12D60">
        <w:rPr>
          <w:rFonts w:ascii="Times New Roman" w:hAnsi="Times New Roman" w:cs="Times New Roman"/>
          <w:sz w:val="24"/>
          <w:szCs w:val="24"/>
        </w:rPr>
        <w:t xml:space="preserve">. </w:t>
      </w:r>
    </w:p>
    <w:p w14:paraId="440BBD2B" w14:textId="77777777" w:rsidR="00A849E6" w:rsidRDefault="00A849E6" w:rsidP="00A849E6">
      <w:pPr>
        <w:spacing w:after="0"/>
        <w:jc w:val="both"/>
        <w:rPr>
          <w:rFonts w:ascii="Times New Roman" w:hAnsi="Times New Roman" w:cs="Times New Roman"/>
          <w:sz w:val="24"/>
          <w:szCs w:val="24"/>
        </w:rPr>
      </w:pPr>
    </w:p>
    <w:p w14:paraId="1164E8ED" w14:textId="77777777" w:rsidR="00A849E6" w:rsidRDefault="00A849E6" w:rsidP="00A849E6">
      <w:pPr>
        <w:pStyle w:val="Heading2"/>
      </w:pPr>
      <w:r>
        <w:t>Divergence time estimation</w:t>
      </w:r>
    </w:p>
    <w:p w14:paraId="67487874" w14:textId="1A67F19E"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used </w:t>
      </w:r>
      <w:r w:rsidRPr="00B12D60">
        <w:rPr>
          <w:rFonts w:ascii="Times New Roman" w:hAnsi="Times New Roman" w:cs="Times New Roman"/>
          <w:sz w:val="24"/>
          <w:szCs w:val="24"/>
        </w:rPr>
        <w:t>IQ-TREE 2’s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6665FD">
        <w:rPr>
          <w:rFonts w:ascii="Times New Roman" w:hAnsi="Times New Roman" w:cs="Times New Roman"/>
          <w:sz w:val="24"/>
          <w:szCs w:val="24"/>
        </w:rPr>
        <w:instrText xml:space="preserve"> ADDIN EN.CITE </w:instrText>
      </w:r>
      <w:r w:rsidR="006665FD">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6665FD">
        <w:rPr>
          <w:rFonts w:ascii="Times New Roman" w:hAnsi="Times New Roman" w:cs="Times New Roman"/>
          <w:sz w:val="24"/>
          <w:szCs w:val="24"/>
        </w:rPr>
        <w:instrText xml:space="preserve"> ADDIN EN.CITE.DATA </w:instrText>
      </w:r>
      <w:r w:rsidR="006665FD">
        <w:rPr>
          <w:rFonts w:ascii="Times New Roman" w:hAnsi="Times New Roman" w:cs="Times New Roman"/>
          <w:sz w:val="24"/>
          <w:szCs w:val="24"/>
        </w:rPr>
      </w:r>
      <w:r w:rsidR="006665FD">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6665FD">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implementation of least square dating</w:t>
      </w:r>
      <w:r>
        <w:rPr>
          <w:rFonts w:ascii="Times New Roman" w:hAnsi="Times New Roman" w:cs="Times New Roman"/>
          <w:sz w:val="24"/>
          <w:szCs w:val="24"/>
        </w:rPr>
        <w:t xml:space="preserve"> to estimate branch lengths of our species trees in units of absolute time </w:t>
      </w:r>
      <w:r>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bT4xODA8L1JlY051bT48RGlzcGxheVRleHQ+KFRvLCBldCBhbC4gMjAxNik8L0Rpc3BsYXlUZXh0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bT4xODA8L1JlY051bT48RGlzcGxheVRleHQ+KFRvLCBldCBhbC4gMjAxNik8L0Rpc3BsYXlUZXh0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(To,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B12D60">
        <w:rPr>
          <w:rFonts w:ascii="Times New Roman" w:hAnsi="Times New Roman" w:cs="Times New Roman"/>
          <w:sz w:val="24"/>
          <w:szCs w:val="24"/>
        </w:rPr>
        <w:t xml:space="preserve">To improve divergence-time estimation, </w:t>
      </w:r>
      <w:r>
        <w:rPr>
          <w:rFonts w:ascii="Times New Roman" w:hAnsi="Times New Roman" w:cs="Times New Roman"/>
          <w:sz w:val="24"/>
          <w:szCs w:val="24"/>
        </w:rPr>
        <w:t xml:space="preserve">we used </w:t>
      </w:r>
      <w:proofErr w:type="spellStart"/>
      <w:r w:rsidRPr="00B12D60">
        <w:rPr>
          <w:rFonts w:ascii="Times New Roman" w:hAnsi="Times New Roman" w:cs="Times New Roman"/>
          <w:sz w:val="24"/>
          <w:szCs w:val="24"/>
        </w:rPr>
        <w:t>SortaDate</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&lt;EndNote&gt;&lt;Cite&gt;&lt;Author&gt;Smith&lt;/Author&gt;&lt;Year&gt;2018&lt;/Year&gt;&lt;RecNum&gt;126&lt;/RecNum&gt;&lt;DisplayText&gt;(Smith, et al. 2018)&lt;/DisplayText&gt;&lt;record&gt;&lt;rec-number&gt;126&lt;/rec-number&gt;&lt;foreign-keys&gt;&lt;key app="EN" db-id="vdwt9psdezv5tlee9vn5swzfzafw0azp5adx" timestamp="1649255106"&gt;126&lt;/key&gt;&lt;/foreign-keys&gt;&lt;ref-type name="Journal Article"&gt;17&lt;/ref-type&gt;&lt;contributors&gt;&lt;authors&gt;&lt;author&gt;Smith, S. A.&lt;/author&gt;&lt;author&gt;Brown, J. W.&lt;/author&gt;&lt;author&gt;Walker, J. F.&lt;/author&gt;&lt;/authors&gt;&lt;/contributors&gt;&lt;auth-address&gt;Department of Ecology and Evolutionary Biology, University of Michigan, Ann Arbor, Michigan, United States of America.&amp;#xD;Department of Animal and Plant Sciences, University of Sheffield, Sheffield, United Kingdom.&lt;/auth-address&gt;&lt;titles&gt;&lt;title&gt;So many genes, so little time: A practical approach to divergence-time estimation in the genomic era&lt;/title&gt;&lt;secondary-title&gt;PLoS One&lt;/secondary-title&gt;&lt;/titles&gt;&lt;periodical&gt;&lt;full-title&gt;PLoS One&lt;/full-title&gt;&lt;/periodical&gt;&lt;pages&gt;e0197433&lt;/pages&gt;&lt;volume&gt;13&lt;/volume&gt;&lt;number&gt;5&lt;/number&gt;&lt;edition&gt;2018/05/18&lt;/edition&gt;&lt;keywords&gt;&lt;keyword&gt;Animals&lt;/keyword&gt;&lt;keyword&gt;Evolution, Molecular&lt;/keyword&gt;&lt;keyword&gt;Genomics/*methods&lt;/keyword&gt;&lt;keyword&gt;Humans&lt;/keyword&gt;&lt;keyword&gt;Models, Genetic&lt;/keyword&gt;&lt;keyword&gt;Phylogeny&lt;/keyword&gt;&lt;/keywords&gt;&lt;dates&gt;&lt;year&gt;2018&lt;/year&gt;&lt;/dates&gt;&lt;isbn&gt;1932-6203 (Electronic)&amp;#xD;1932-6203 (Linking)&lt;/isbn&gt;&lt;accession-num&gt;29772020&lt;/accession-num&gt;&lt;urls&gt;&lt;related-urls&gt;&lt;url&gt;https://www.ncbi.nlm.nih.gov/pubmed/29772020&lt;/url&gt;&lt;/related-urls&gt;&lt;/urls&gt;&lt;custom2&gt;PMC5957400&lt;/custom2&gt;&lt;electronic-resource-num&gt;10.1371/journal.pone.0197433&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(Smith,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a set of 1</w:t>
      </w:r>
      <w:r>
        <w:rPr>
          <w:rFonts w:ascii="Times New Roman" w:hAnsi="Times New Roman" w:cs="Times New Roman"/>
          <w:sz w:val="24"/>
          <w:szCs w:val="24"/>
        </w:rPr>
        <w:t>0</w:t>
      </w:r>
      <w:r w:rsidRPr="00B12D60">
        <w:rPr>
          <w:rFonts w:ascii="Times New Roman" w:hAnsi="Times New Roman" w:cs="Times New Roman"/>
          <w:sz w:val="24"/>
          <w:szCs w:val="24"/>
        </w:rPr>
        <w:t xml:space="preserve">0 UCE loci that </w:t>
      </w:r>
      <w:r>
        <w:rPr>
          <w:rFonts w:ascii="Times New Roman" w:hAnsi="Times New Roman" w:cs="Times New Roman"/>
          <w:sz w:val="24"/>
          <w:szCs w:val="24"/>
        </w:rPr>
        <w:t>exhibit highly</w:t>
      </w:r>
      <w:r w:rsidRPr="00B12D60">
        <w:rPr>
          <w:rFonts w:ascii="Times New Roman" w:hAnsi="Times New Roman" w:cs="Times New Roman"/>
          <w:sz w:val="24"/>
          <w:szCs w:val="24"/>
        </w:rPr>
        <w:t xml:space="preserve"> clocklike behavior and </w:t>
      </w:r>
      <w:r>
        <w:rPr>
          <w:rFonts w:ascii="Times New Roman" w:hAnsi="Times New Roman" w:cs="Times New Roman"/>
          <w:sz w:val="24"/>
          <w:szCs w:val="24"/>
        </w:rPr>
        <w:t>minimized</w:t>
      </w:r>
      <w:r w:rsidRPr="00B12D60">
        <w:rPr>
          <w:rFonts w:ascii="Times New Roman" w:hAnsi="Times New Roman" w:cs="Times New Roman"/>
          <w:sz w:val="24"/>
          <w:szCs w:val="24"/>
        </w:rPr>
        <w:t xml:space="preserve"> topological conflict with the </w:t>
      </w:r>
      <w:r>
        <w:rPr>
          <w:rFonts w:ascii="Times New Roman" w:hAnsi="Times New Roman" w:cs="Times New Roman"/>
          <w:sz w:val="24"/>
          <w:szCs w:val="24"/>
        </w:rPr>
        <w:t>concatenated</w:t>
      </w:r>
      <w:r w:rsidRPr="00B12D60">
        <w:rPr>
          <w:rFonts w:ascii="Times New Roman" w:hAnsi="Times New Roman" w:cs="Times New Roman"/>
          <w:sz w:val="24"/>
          <w:szCs w:val="24"/>
        </w:rPr>
        <w:t xml:space="preserve"> species tree</w:t>
      </w:r>
      <w:r>
        <w:rPr>
          <w:rFonts w:ascii="Times New Roman" w:hAnsi="Times New Roman" w:cs="Times New Roman"/>
          <w:sz w:val="24"/>
          <w:szCs w:val="24"/>
        </w:rPr>
        <w:t xml:space="preserve">. </w:t>
      </w:r>
      <w:r w:rsidR="00E34E7A">
        <w:rPr>
          <w:rFonts w:ascii="Times New Roman" w:hAnsi="Times New Roman" w:cs="Times New Roman"/>
          <w:sz w:val="24"/>
          <w:szCs w:val="24"/>
        </w:rPr>
        <w:t>We applied four node age calibrations (Table S3) as described in</w:t>
      </w:r>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(2015)</w:t>
      </w:r>
      <w:r w:rsidR="001B6D59">
        <w:rPr>
          <w:rFonts w:ascii="Times New Roman" w:hAnsi="Times New Roman" w:cs="Times New Roman"/>
          <w:sz w:val="24"/>
          <w:szCs w:val="24"/>
        </w:rPr>
        <w:fldChar w:fldCharType="end"/>
      </w:r>
      <w:r w:rsidR="00E34E7A">
        <w:rPr>
          <w:rFonts w:ascii="Times New Roman" w:hAnsi="Times New Roman" w:cs="Times New Roman"/>
          <w:sz w:val="24"/>
          <w:szCs w:val="24"/>
        </w:rPr>
        <w:t xml:space="preserve"> and </w:t>
      </w:r>
      <w:r w:rsidR="001B6D59">
        <w:rPr>
          <w:rFonts w:ascii="Times New Roman" w:hAnsi="Times New Roman" w:cs="Times New Roman"/>
          <w:sz w:val="24"/>
          <w:szCs w:val="24"/>
        </w:rPr>
        <w:fldChar w:fldCharType="begin">
          <w:fldData xml:space="preserve">PEVuZE5vdGU+PENpdGUgQXV0aG9yWWVhcj0iMSI+PEF1dGhvcj5BZ2hvdmE8L0F1dGhvcj48WWVh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PEVuZE5vdGU+PENpdGUgQXV0aG9yWWVhcj0iMSI+PEF1dGhvcj5BZ2hvdmE8L0F1dGhvcj48WWVh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Aghova, et al. (2018)</w:t>
      </w:r>
      <w:r w:rsidR="001B6D59">
        <w:rPr>
          <w:rFonts w:ascii="Times New Roman" w:hAnsi="Times New Roman" w:cs="Times New Roman"/>
          <w:sz w:val="24"/>
          <w:szCs w:val="24"/>
        </w:rPr>
        <w:fldChar w:fldCharType="end"/>
      </w:r>
      <w:r w:rsidRPr="00B12D60">
        <w:rPr>
          <w:rFonts w:ascii="Times New Roman" w:hAnsi="Times New Roman" w:cs="Times New Roman"/>
          <w:sz w:val="24"/>
          <w:szCs w:val="24"/>
        </w:rPr>
        <w:t>.</w:t>
      </w:r>
      <w:r w:rsidR="00F005EA">
        <w:rPr>
          <w:rFonts w:ascii="Times New Roman" w:hAnsi="Times New Roman" w:cs="Times New Roman"/>
          <w:sz w:val="24"/>
          <w:szCs w:val="24"/>
        </w:rPr>
        <w:t xml:space="preserve"> The origin of core </w:t>
      </w:r>
      <w:proofErr w:type="spellStart"/>
      <w:r w:rsidR="00F005EA">
        <w:rPr>
          <w:rFonts w:ascii="Times New Roman" w:hAnsi="Times New Roman" w:cs="Times New Roman"/>
          <w:sz w:val="24"/>
          <w:szCs w:val="24"/>
        </w:rPr>
        <w:t>Murinae</w:t>
      </w:r>
      <w:proofErr w:type="spellEnd"/>
      <w:r w:rsidR="00F005EA">
        <w:rPr>
          <w:rFonts w:ascii="Times New Roman" w:hAnsi="Times New Roman" w:cs="Times New Roman"/>
          <w:sz w:val="24"/>
          <w:szCs w:val="24"/>
        </w:rPr>
        <w:t xml:space="preserve"> (Node E) was </w:t>
      </w:r>
      <w:r w:rsidR="00F005EA">
        <w:rPr>
          <w:rFonts w:ascii="Times New Roman" w:hAnsi="Times New Roman" w:cs="Times New Roman"/>
          <w:sz w:val="24"/>
          <w:szCs w:val="24"/>
        </w:rPr>
        <w:lastRenderedPageBreak/>
        <w:t>constrained to between 11.1 and 12.3 Ma, following</w:t>
      </w:r>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(2015)</w:t>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 xml:space="preserve">. Maximum ages were set for </w:t>
      </w:r>
      <w:proofErr w:type="spellStart"/>
      <w:r w:rsidR="00F005EA">
        <w:rPr>
          <w:rFonts w:ascii="Times New Roman" w:hAnsi="Times New Roman" w:cs="Times New Roman"/>
          <w:sz w:val="24"/>
          <w:szCs w:val="24"/>
        </w:rPr>
        <w:t>Otomyini+Arvicanthini</w:t>
      </w:r>
      <w:proofErr w:type="spellEnd"/>
      <w:r w:rsidR="00F005EA">
        <w:rPr>
          <w:rFonts w:ascii="Times New Roman" w:hAnsi="Times New Roman" w:cs="Times New Roman"/>
          <w:sz w:val="24"/>
          <w:szCs w:val="24"/>
        </w:rPr>
        <w:t xml:space="preserve"> (9.2 Ma,</w:t>
      </w:r>
      <w:r w:rsidR="00A409BC">
        <w:rPr>
          <w:rFonts w:ascii="Times New Roman" w:hAnsi="Times New Roman" w:cs="Times New Roman"/>
          <w:sz w:val="24"/>
          <w:szCs w:val="24"/>
        </w:rPr>
        <w:t xml:space="preserve"> Kimura, et al. 2015</w:t>
      </w:r>
      <w:r w:rsidR="001B6D59">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A409BC">
        <w:rPr>
          <w:rFonts w:ascii="Times New Roman" w:hAnsi="Times New Roman" w:cs="Times New Roman"/>
          <w:sz w:val="24"/>
          <w:szCs w:val="24"/>
        </w:rPr>
        <w:instrText xml:space="preserve"> ADDIN EN.CITE </w:instrText>
      </w:r>
      <w:r w:rsidR="00A409BC">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A409BC">
        <w:rPr>
          <w:rFonts w:ascii="Times New Roman" w:hAnsi="Times New Roman" w:cs="Times New Roman"/>
          <w:sz w:val="24"/>
          <w:szCs w:val="24"/>
        </w:rPr>
        <w:instrText xml:space="preserve"> ADDIN EN.CITE.DATA </w:instrText>
      </w:r>
      <w:r w:rsidR="00A409BC">
        <w:rPr>
          <w:rFonts w:ascii="Times New Roman" w:hAnsi="Times New Roman" w:cs="Times New Roman"/>
          <w:sz w:val="24"/>
          <w:szCs w:val="24"/>
        </w:rPr>
      </w:r>
      <w:r w:rsidR="00A409BC">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t>)</w:t>
      </w:r>
      <w:r w:rsidR="00F005EA">
        <w:rPr>
          <w:rFonts w:ascii="Times New Roman" w:hAnsi="Times New Roman" w:cs="Times New Roman"/>
          <w:sz w:val="24"/>
          <w:szCs w:val="24"/>
        </w:rPr>
        <w:t xml:space="preserve">, </w:t>
      </w:r>
      <w:proofErr w:type="spellStart"/>
      <w:r w:rsidR="00F005EA">
        <w:rPr>
          <w:rFonts w:ascii="Times New Roman" w:hAnsi="Times New Roman" w:cs="Times New Roman"/>
          <w:i/>
          <w:iCs/>
          <w:sz w:val="24"/>
          <w:szCs w:val="24"/>
        </w:rPr>
        <w:t>Apodemus</w:t>
      </w:r>
      <w:proofErr w:type="spellEnd"/>
      <w:r w:rsidR="00F005EA">
        <w:rPr>
          <w:rFonts w:ascii="Times New Roman" w:hAnsi="Times New Roman" w:cs="Times New Roman"/>
          <w:sz w:val="24"/>
          <w:szCs w:val="24"/>
        </w:rPr>
        <w:t xml:space="preserve"> (9.6 Ma,</w:t>
      </w:r>
      <w:r w:rsidR="00A409BC">
        <w:rPr>
          <w:rFonts w:ascii="Times New Roman" w:hAnsi="Times New Roman" w:cs="Times New Roman"/>
          <w:sz w:val="24"/>
          <w:szCs w:val="24"/>
        </w:rPr>
        <w:t xml:space="preserve"> </w:t>
      </w:r>
      <w:r w:rsidR="00A409BC">
        <w:rPr>
          <w:rFonts w:ascii="Times New Roman" w:hAnsi="Times New Roman" w:cs="Times New Roman"/>
          <w:noProof/>
          <w:sz w:val="24"/>
          <w:szCs w:val="24"/>
        </w:rPr>
        <w:t>Daxner-Höck 2002</w:t>
      </w:r>
      <w:r w:rsidR="001B6D59">
        <w:rPr>
          <w:rFonts w:ascii="Times New Roman" w:hAnsi="Times New Roman" w:cs="Times New Roman"/>
          <w:sz w:val="24"/>
          <w:szCs w:val="24"/>
        </w:rPr>
        <w:fldChar w:fldCharType="begin"/>
      </w:r>
      <w:r w:rsidR="00A409BC">
        <w:rPr>
          <w:rFonts w:ascii="Times New Roman" w:hAnsi="Times New Roman" w:cs="Times New Roman"/>
          <w:sz w:val="24"/>
          <w:szCs w:val="24"/>
        </w:rPr>
        <w:instrText xml:space="preserve"> ADDIN EN.CITE &lt;EndNote&gt;&lt;Cite ExcludeAuth="1" ExcludeYear="1"&gt;&lt;Author&gt;Daxner-Höck&lt;/Author&gt;&lt;Year&gt;2002&lt;/Year&gt;&lt;RecNum&gt;243&lt;/RecNum&gt;&lt;record&gt;&lt;rec-number&gt;243&lt;/rec-number&gt;&lt;foreign-keys&gt;&lt;key app="EN" db-id="vdwt9psdezv5tlee9vn5swzfzafw0azp5adx" timestamp="1720298778"&gt;243&lt;/key&gt;&lt;/foreign-keys&gt;&lt;ref-type name="Journal Article"&gt;17&lt;/ref-type&gt;&lt;contributors&gt;&lt;authors&gt;&lt;author&gt;Daxner-Höck, Gudrun&lt;/author&gt;&lt;/authors&gt;&lt;/contributors&gt;&lt;titles&gt;&lt;title&gt;Cricetodon meini and other rodents from Mühlbach and Grund, Lower Austria (Middle Miocene, late MN5)&lt;/title&gt;&lt;secondary-title&gt;Annalen des Naturhistorischen Museums in Wien. Serie A für Mineralogie und Petrographie, Geologie und Paläontologie, Anthropologie und Prähistorie&lt;/secondary-title&gt;&lt;/titles&gt;&lt;periodical&gt;&lt;full-title&gt;Annalen des Naturhistorischen Museums in Wien. Serie A für Mineralogie und Petrographie, Geologie und Paläontologie, Anthropologie und Prähistorie&lt;/full-title&gt;&lt;/periodical&gt;&lt;pages&gt;267-291&lt;/pages&gt;&lt;dates&gt;&lt;year&gt;2002&lt;/year&gt;&lt;/dates&gt;&lt;isbn&gt;0255-0091&lt;/isbn&gt;&lt;urls&gt;&lt;/urls&gt;&lt;/record&gt;&lt;/Cite&gt;&lt;/EndNote&gt;</w:instrText>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 xml:space="preserve">), and </w:t>
      </w:r>
      <w:r w:rsidR="00F005EA">
        <w:rPr>
          <w:rFonts w:ascii="Times New Roman" w:hAnsi="Times New Roman" w:cs="Times New Roman"/>
          <w:i/>
          <w:iCs/>
          <w:sz w:val="24"/>
          <w:szCs w:val="24"/>
        </w:rPr>
        <w:t>Mus</w:t>
      </w:r>
      <w:r w:rsidR="00F005EA">
        <w:rPr>
          <w:rFonts w:ascii="Times New Roman" w:hAnsi="Times New Roman" w:cs="Times New Roman"/>
          <w:sz w:val="24"/>
          <w:szCs w:val="24"/>
        </w:rPr>
        <w:t xml:space="preserve"> (8.0 Ma,</w:t>
      </w:r>
      <w:r w:rsidR="00A409BC">
        <w:rPr>
          <w:rFonts w:ascii="Times New Roman" w:hAnsi="Times New Roman" w:cs="Times New Roman"/>
          <w:sz w:val="24"/>
          <w:szCs w:val="24"/>
        </w:rPr>
        <w:t xml:space="preserve"> Kimura, et al. 2013</w:t>
      </w:r>
      <w:r w:rsidR="001B6D59">
        <w:rPr>
          <w:rFonts w:ascii="Times New Roman" w:hAnsi="Times New Roman" w:cs="Times New Roman"/>
          <w:sz w:val="24"/>
          <w:szCs w:val="24"/>
        </w:rPr>
        <w:fldChar w:fldCharType="begin"/>
      </w:r>
      <w:r w:rsidR="00A409BC">
        <w:rPr>
          <w:rFonts w:ascii="Times New Roman" w:hAnsi="Times New Roman" w:cs="Times New Roman"/>
          <w:sz w:val="24"/>
          <w:szCs w:val="24"/>
        </w:rPr>
        <w:instrText xml:space="preserve"> ADDIN EN.CITE &lt;EndNote&gt;&lt;Cite ExcludeAuth="1" ExcludeYear="1"&gt;&lt;Author&gt;Kimura&lt;/Author&gt;&lt;Year&gt;2013&lt;/Year&gt;&lt;RecNum&gt;244&lt;/RecNum&gt;&lt;record&gt;&lt;rec-number&gt;244&lt;/rec-number&gt;&lt;foreign-keys&gt;&lt;key app="EN" db-id="vdwt9psdezv5tlee9vn5swzfzafw0azp5adx" timestamp="1720298834"&gt;244&lt;/key&gt;&lt;/foreign-keys&gt;&lt;ref-type name="Journal Article"&gt;17&lt;/ref-type&gt;&lt;contributors&gt;&lt;authors&gt;&lt;author&gt;Kimura, Yuri&lt;/author&gt;&lt;author&gt;Jacobs, Louis L&lt;/author&gt;&lt;author&gt;Cerling, Thure E&lt;/author&gt;&lt;author&gt;Uno, Kevin T&lt;/author&gt;&lt;author&gt;Ferguson, Kurt M&lt;/author&gt;&lt;author&gt;Flynn, Lawrence J&lt;/author&gt;&lt;author&gt;Patnaik, Rajeev&lt;/author&gt;&lt;/authors&gt;&lt;/contributors&gt;&lt;titles&gt;&lt;title&gt;Fossil mice and rats show isotopic evidence of niche partitioning and change in dental ecomorphology related to dietary shift in Late Miocene of Pakistan&lt;/title&gt;&lt;secondary-title&gt;PLoS One&lt;/secondary-title&gt;&lt;/titles&gt;&lt;periodical&gt;&lt;full-title&gt;PLoS One&lt;/full-title&gt;&lt;/periodical&gt;&lt;pages&gt;e69308&lt;/pages&gt;&lt;volume&gt;8&lt;/volume&gt;&lt;number&gt;8&lt;/number&gt;&lt;dates&gt;&lt;year&gt;2013&lt;/year&gt;&lt;/dates&gt;&lt;isbn&gt;1932-6203&lt;/isbn&gt;&lt;urls&gt;&lt;/urls&gt;&lt;/record&gt;&lt;/Cite&gt;&lt;/EndNote&gt;</w:instrText>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w:t>
      </w:r>
      <w:r w:rsidRPr="00B12D60">
        <w:rPr>
          <w:rFonts w:ascii="Times New Roman" w:hAnsi="Times New Roman" w:cs="Times New Roman"/>
          <w:sz w:val="24"/>
          <w:szCs w:val="24"/>
        </w:rPr>
        <w:t xml:space="preserve"> Branch lengths were resampled 100 times to produce confidence intervals. </w:t>
      </w:r>
    </w:p>
    <w:p w14:paraId="6241E85C" w14:textId="77777777" w:rsidR="00A849E6" w:rsidRPr="00B12D60" w:rsidRDefault="00A849E6" w:rsidP="00A849E6">
      <w:pPr>
        <w:spacing w:after="0"/>
        <w:jc w:val="both"/>
        <w:rPr>
          <w:rFonts w:ascii="Times New Roman" w:hAnsi="Times New Roman" w:cs="Times New Roman"/>
          <w:sz w:val="24"/>
          <w:szCs w:val="24"/>
        </w:rPr>
      </w:pPr>
    </w:p>
    <w:p w14:paraId="157BF2AF" w14:textId="77777777" w:rsidR="00A849E6" w:rsidRPr="00031896" w:rsidRDefault="00A849E6" w:rsidP="00A849E6">
      <w:pPr>
        <w:pStyle w:val="Heading2"/>
      </w:pPr>
      <w:r>
        <w:t>Genome w</w:t>
      </w:r>
      <w:r w:rsidRPr="00031896">
        <w:t xml:space="preserve">indow-based </w:t>
      </w:r>
      <w:r>
        <w:t xml:space="preserve">phylogenetic </w:t>
      </w:r>
      <w:r w:rsidRPr="00031896">
        <w:t>analysis</w:t>
      </w:r>
      <w:r>
        <w:t xml:space="preserve"> </w:t>
      </w:r>
    </w:p>
    <w:p w14:paraId="4F19CE35" w14:textId="01E87DEF"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For the second part of our work, we wanted to quantitatively infer phylogenetic discordance across a su</w:t>
      </w:r>
      <w:r w:rsidR="000523BD">
        <w:rPr>
          <w:rFonts w:ascii="Times New Roman" w:hAnsi="Times New Roman" w:cs="Times New Roman"/>
          <w:sz w:val="24"/>
          <w:szCs w:val="24"/>
        </w:rPr>
        <w:t>b</w:t>
      </w:r>
      <w:r>
        <w:rPr>
          <w:rFonts w:ascii="Times New Roman" w:hAnsi="Times New Roman" w:cs="Times New Roman"/>
          <w:sz w:val="24"/>
          <w:szCs w:val="24"/>
        </w:rPr>
        <w:t>set of the murine genomes used to infer the species tree and relate that discordance to other features of the genome, such as recombination rate, proximity to genes, and rates of molecular evolution. To assess the distribution of phylogenetic discordance across rodent genome</w:t>
      </w:r>
      <w:r w:rsidR="000211C3">
        <w:rPr>
          <w:rFonts w:ascii="Times New Roman" w:hAnsi="Times New Roman" w:cs="Times New Roman"/>
          <w:sz w:val="24"/>
          <w:szCs w:val="24"/>
        </w:rPr>
        <w:t>s</w:t>
      </w:r>
      <w:r>
        <w:rPr>
          <w:rFonts w:ascii="Times New Roman" w:hAnsi="Times New Roman" w:cs="Times New Roman"/>
          <w:sz w:val="24"/>
          <w:szCs w:val="24"/>
        </w:rPr>
        <w:t xml:space="preserve">, we limited subsequent analyses to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Pr>
          <w:rFonts w:ascii="Times New Roman" w:hAnsi="Times New Roman" w:cs="Times New Roman"/>
          <w:sz w:val="24"/>
          <w:szCs w:val="24"/>
        </w:rPr>
        <w:t xml:space="preserve"> and the pseudo-assemblies (see above) of six of the</w:t>
      </w:r>
      <w:r w:rsidRPr="00031896">
        <w:rPr>
          <w:rFonts w:ascii="Times New Roman" w:hAnsi="Times New Roman" w:cs="Times New Roman"/>
          <w:sz w:val="24"/>
          <w:szCs w:val="24"/>
        </w:rPr>
        <w:t xml:space="preserve"> genomes</w:t>
      </w:r>
      <w:r>
        <w:rPr>
          <w:rFonts w:ascii="Times New Roman" w:hAnsi="Times New Roman" w:cs="Times New Roman"/>
          <w:sz w:val="24"/>
          <w:szCs w:val="24"/>
        </w:rPr>
        <w:t xml:space="preserve"> </w:t>
      </w:r>
      <w:r w:rsidRPr="00031896">
        <w:rPr>
          <w:rFonts w:ascii="Times New Roman" w:hAnsi="Times New Roman" w:cs="Times New Roman"/>
          <w:sz w:val="24"/>
          <w:szCs w:val="24"/>
        </w:rPr>
        <w:t>(</w:t>
      </w:r>
      <w:proofErr w:type="spellStart"/>
      <w:r w:rsidRPr="00E358E6">
        <w:rPr>
          <w:rFonts w:ascii="Times New Roman" w:hAnsi="Times New Roman" w:cs="Times New Roman"/>
          <w:i/>
          <w:iCs/>
          <w:sz w:val="24"/>
          <w:szCs w:val="24"/>
        </w:rPr>
        <w:t>Mastomys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natalensis</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Hylomyscus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alleni</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Praomys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delectorum</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Rhabdomys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dilectus</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Grammom</w:t>
      </w:r>
      <w:r>
        <w:rPr>
          <w:rFonts w:ascii="Times New Roman" w:hAnsi="Times New Roman" w:cs="Times New Roman"/>
          <w:i/>
          <w:iCs/>
          <w:sz w:val="24"/>
          <w:szCs w:val="24"/>
        </w:rPr>
        <w:t>y</w:t>
      </w:r>
      <w:r w:rsidRPr="00E358E6">
        <w:rPr>
          <w:rFonts w:ascii="Times New Roman" w:hAnsi="Times New Roman" w:cs="Times New Roman"/>
          <w:i/>
          <w:iCs/>
          <w:sz w:val="24"/>
          <w:szCs w:val="24"/>
        </w:rPr>
        <w:t>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dolichurus</w:t>
      </w:r>
      <w:proofErr w:type="spellEnd"/>
      <w:r w:rsidRPr="00E358E6">
        <w:rPr>
          <w:rFonts w:ascii="Times New Roman" w:hAnsi="Times New Roman" w:cs="Times New Roman"/>
          <w:sz w:val="24"/>
          <w:szCs w:val="24"/>
        </w:rPr>
        <w:t xml:space="preserve">, and </w:t>
      </w:r>
      <w:proofErr w:type="spellStart"/>
      <w:r w:rsidRPr="00E358E6">
        <w:rPr>
          <w:rFonts w:ascii="Times New Roman" w:hAnsi="Times New Roman" w:cs="Times New Roman"/>
          <w:i/>
          <w:iCs/>
          <w:sz w:val="24"/>
          <w:szCs w:val="24"/>
        </w:rPr>
        <w:t>Rhynchomys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soricoides</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typus </w:t>
      </w:r>
      <w:r>
        <w:rPr>
          <w:rFonts w:ascii="Times New Roman" w:hAnsi="Times New Roman" w:cs="Times New Roman"/>
          <w:sz w:val="24"/>
          <w:szCs w:val="24"/>
        </w:rPr>
        <w:t xml:space="preserve">was excluded from these analyses due to the inadequacy of the library outlined above. </w:t>
      </w:r>
    </w:p>
    <w:p w14:paraId="2C08AEA8" w14:textId="6759A30E"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t>We</w:t>
      </w:r>
      <w:r w:rsidRPr="00031896">
        <w:rPr>
          <w:rFonts w:ascii="Times New Roman" w:hAnsi="Times New Roman" w:cs="Times New Roman"/>
          <w:sz w:val="24"/>
          <w:szCs w:val="24"/>
        </w:rPr>
        <w:t xml:space="preserve"> partitioned the</w:t>
      </w:r>
      <w:r>
        <w:rPr>
          <w:rFonts w:ascii="Times New Roman" w:hAnsi="Times New Roman" w:cs="Times New Roman"/>
          <w:sz w:val="24"/>
          <w:szCs w:val="24"/>
        </w:rPr>
        <w:t>se</w:t>
      </w:r>
      <w:r w:rsidRPr="00031896">
        <w:rPr>
          <w:rFonts w:ascii="Times New Roman" w:hAnsi="Times New Roman" w:cs="Times New Roman"/>
          <w:sz w:val="24"/>
          <w:szCs w:val="24"/>
        </w:rPr>
        <w:t xml:space="preserve"> genomes into 10</w:t>
      </w:r>
      <w:r>
        <w:rPr>
          <w:rFonts w:ascii="Times New Roman" w:hAnsi="Times New Roman" w:cs="Times New Roman"/>
          <w:sz w:val="24"/>
          <w:szCs w:val="24"/>
        </w:rPr>
        <w:t xml:space="preserve"> </w:t>
      </w:r>
      <w:r w:rsidRPr="00031896">
        <w:rPr>
          <w:rFonts w:ascii="Times New Roman" w:hAnsi="Times New Roman" w:cs="Times New Roman"/>
          <w:sz w:val="24"/>
          <w:szCs w:val="24"/>
        </w:rPr>
        <w:t>k</w:t>
      </w:r>
      <w:r>
        <w:rPr>
          <w:rFonts w:ascii="Times New Roman" w:hAnsi="Times New Roman" w:cs="Times New Roman"/>
          <w:sz w:val="24"/>
          <w:szCs w:val="24"/>
        </w:rPr>
        <w:t>ilobase (k</w:t>
      </w:r>
      <w:r w:rsidRPr="00031896">
        <w:rPr>
          <w:rFonts w:ascii="Times New Roman" w:hAnsi="Times New Roman" w:cs="Times New Roman"/>
          <w:sz w:val="24"/>
          <w:szCs w:val="24"/>
        </w:rPr>
        <w:t>b</w:t>
      </w:r>
      <w:r>
        <w:rPr>
          <w:rFonts w:ascii="Times New Roman" w:hAnsi="Times New Roman" w:cs="Times New Roman"/>
          <w:sz w:val="24"/>
          <w:szCs w:val="24"/>
        </w:rPr>
        <w:t>)</w:t>
      </w:r>
      <w:r w:rsidRPr="00031896">
        <w:rPr>
          <w:rFonts w:ascii="Times New Roman" w:hAnsi="Times New Roman" w:cs="Times New Roman"/>
          <w:sz w:val="24"/>
          <w:szCs w:val="24"/>
        </w:rPr>
        <w:t xml:space="preserve"> windows based on the coordinates in the reference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sidRPr="00031896">
        <w:rPr>
          <w:rFonts w:ascii="Times New Roman" w:hAnsi="Times New Roman" w:cs="Times New Roman"/>
          <w:sz w:val="24"/>
          <w:szCs w:val="24"/>
        </w:rPr>
        <w:t xml:space="preserve"> genome </w:t>
      </w:r>
      <w:r>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PjxEaXNwbGF5VGV4dD4obW0xMDsgTW91c2UgR2Vub21lIFNlcXVlbmNpbmcsIGV0IGFsLiAyMDAy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PjxEaXNwbGF5VGV4dD4obW0xMDsgTW91c2UgR2Vub21lIFNlcXVlbmNpbmcsIGV0IGFsLiAyMDAy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(mm10; Mouse Genome Sequencing,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using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makewindows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These coordinates were converted between the reference and </w:t>
      </w:r>
      <w:r>
        <w:rPr>
          <w:rFonts w:ascii="Times New Roman" w:hAnsi="Times New Roman" w:cs="Times New Roman"/>
          <w:sz w:val="24"/>
          <w:szCs w:val="24"/>
        </w:rPr>
        <w:t>the consensus sequence for each genome</w:t>
      </w:r>
      <w:r w:rsidRPr="00031896">
        <w:rPr>
          <w:rFonts w:ascii="Times New Roman" w:hAnsi="Times New Roman" w:cs="Times New Roman"/>
          <w:sz w:val="24"/>
          <w:szCs w:val="24"/>
        </w:rPr>
        <w:t xml:space="preserve"> using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Note that this method assumes both collinearity of all genomes and similar karyotypes (see Discussion). </w:t>
      </w:r>
      <w:r w:rsidRPr="00031896">
        <w:rPr>
          <w:rFonts w:ascii="Times New Roman" w:hAnsi="Times New Roman" w:cs="Times New Roman"/>
          <w:sz w:val="24"/>
          <w:szCs w:val="24"/>
        </w:rPr>
        <w:t xml:space="preserve">We then removed windows from the subsequent analyses if (1) 50% or more of the window overlapped with repeat regions from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reference </w:t>
      </w:r>
      <w:proofErr w:type="spellStart"/>
      <w:r w:rsidRPr="00031896">
        <w:rPr>
          <w:rFonts w:ascii="Times New Roman" w:hAnsi="Times New Roman" w:cs="Times New Roman"/>
          <w:sz w:val="24"/>
          <w:szCs w:val="24"/>
        </w:rPr>
        <w:t>RepeatMasker</w:t>
      </w:r>
      <w:proofErr w:type="spellEnd"/>
      <w:r w:rsidRPr="00031896">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&lt;EndNote&gt;&lt;Cite&gt;&lt;Author&gt;Smit&lt;/Author&gt;&lt;Year&gt;2013-2015&lt;/Year&gt;&lt;RecNum&gt;52&lt;/RecNum&gt;&lt;DisplayText&gt;(Smit, et al. 2013-2015)&lt;/DisplayText&gt;&lt;record&gt;&lt;rec-number&gt;52&lt;/rec-number&gt;&lt;foreign-keys&gt;&lt;key app="EN" db-id="vdwt9psdezv5tlee9vn5swzfzafw0azp5adx" timestamp="1642607884"&gt;52&lt;/key&gt;&lt;/foreign-keys&gt;&lt;ref-type name="Online Database"&gt;45&lt;/ref-type&gt;&lt;contributors&gt;&lt;authors&gt;&lt;author&gt;Smit, A.F.A.&lt;/author&gt;&lt;author&gt;Hubley, R.&lt;/author&gt;&lt;author&gt;Green, P.&lt;/author&gt;&lt;/authors&gt;&lt;/contributors&gt;&lt;titles&gt;&lt;title&gt;RepeatMasker Open-4.0&lt;/title&gt;&lt;/titles&gt;&lt;dates&gt;&lt;year&gt;2013-2015&lt;/year&gt;&lt;/dates&gt;&lt;urls&gt;&lt;related-urls&gt;&lt;url&gt;http://www.repeatmasker.org&lt;/url&gt;&lt;/related-urls&gt;&lt;/urls&gt;&lt;/record&gt;&lt;/Cite&gt;&lt;/EndNote&gt;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(Smit, et al. 2013-2015)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031896">
        <w:rPr>
          <w:rFonts w:ascii="Times New Roman" w:hAnsi="Times New Roman" w:cs="Times New Roman"/>
          <w:sz w:val="24"/>
          <w:szCs w:val="24"/>
        </w:rPr>
        <w:t>file</w:t>
      </w:r>
      <w:r>
        <w:rPr>
          <w:rFonts w:ascii="Times New Roman" w:hAnsi="Times New Roman" w:cs="Times New Roman"/>
          <w:sz w:val="24"/>
          <w:szCs w:val="24"/>
        </w:rPr>
        <w:t xml:space="preserve"> downloaded from the UCSC Genome Browser’s table browser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or (2) 50% or more of the window contained missing data in </w:t>
      </w:r>
      <w:r w:rsidR="00440E88">
        <w:rPr>
          <w:rFonts w:ascii="Times New Roman" w:hAnsi="Times New Roman" w:cs="Times New Roman"/>
          <w:sz w:val="24"/>
          <w:szCs w:val="24"/>
        </w:rPr>
        <w:t>three</w:t>
      </w:r>
      <w:r w:rsidRPr="00031896">
        <w:rPr>
          <w:rFonts w:ascii="Times New Roman" w:hAnsi="Times New Roman" w:cs="Times New Roman"/>
          <w:sz w:val="24"/>
          <w:szCs w:val="24"/>
        </w:rPr>
        <w:t xml:space="preserve"> or more samples.</w:t>
      </w:r>
      <w:r>
        <w:rPr>
          <w:rFonts w:ascii="Times New Roman" w:hAnsi="Times New Roman" w:cs="Times New Roman"/>
          <w:sz w:val="24"/>
          <w:szCs w:val="24"/>
        </w:rPr>
        <w:t xml:space="preserve"> Overlaps with repeat regions were determined with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coverage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Pr>
          <w:rFonts w:ascii="Times New Roman" w:hAnsi="Times New Roman" w:cs="Times New Roman"/>
          <w:sz w:val="24"/>
          <w:szCs w:val="24"/>
        </w:rPr>
        <w:t>.</w:t>
      </w:r>
      <w:r w:rsidRPr="00031896">
        <w:rPr>
          <w:rFonts w:ascii="Times New Roman" w:hAnsi="Times New Roman" w:cs="Times New Roman"/>
          <w:sz w:val="24"/>
          <w:szCs w:val="24"/>
        </w:rPr>
        <w:t xml:space="preserve"> </w:t>
      </w:r>
      <w:r>
        <w:rPr>
          <w:rFonts w:ascii="Times New Roman" w:hAnsi="Times New Roman" w:cs="Times New Roman"/>
          <w:sz w:val="24"/>
          <w:szCs w:val="24"/>
        </w:rPr>
        <w:t>We then aligned t</w:t>
      </w:r>
      <w:r w:rsidRPr="00031896">
        <w:rPr>
          <w:rFonts w:ascii="Times New Roman" w:hAnsi="Times New Roman" w:cs="Times New Roman"/>
          <w:sz w:val="24"/>
          <w:szCs w:val="24"/>
        </w:rPr>
        <w:t>he 10kb windows with MAFFT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Pr>
          <w:rFonts w:ascii="Times New Roman" w:hAnsi="Times New Roman" w:cs="Times New Roman"/>
          <w:sz w:val="24"/>
          <w:szCs w:val="24"/>
        </w:rPr>
        <w:t xml:space="preserve">, trimmed alignments with </w:t>
      </w:r>
      <w:proofErr w:type="spellStart"/>
      <w:r>
        <w:rPr>
          <w:rFonts w:ascii="Times New Roman" w:hAnsi="Times New Roman" w:cs="Times New Roman"/>
          <w:sz w:val="24"/>
          <w:szCs w:val="24"/>
        </w:rPr>
        <w:t>trimAl</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(Capella-Gutierrez, et al. 2009)</w:t>
      </w:r>
      <w:r>
        <w:rPr>
          <w:rFonts w:ascii="Times New Roman" w:hAnsi="Times New Roman" w:cs="Times New Roman"/>
          <w:sz w:val="24"/>
          <w:szCs w:val="24"/>
        </w:rPr>
        <w:fldChar w:fldCharType="end"/>
      </w:r>
      <w:r>
        <w:rPr>
          <w:rFonts w:ascii="Times New Roman" w:hAnsi="Times New Roman" w:cs="Times New Roman"/>
          <w:sz w:val="24"/>
          <w:szCs w:val="24"/>
        </w:rPr>
        <w:t>,</w:t>
      </w:r>
      <w:r w:rsidRPr="00031896">
        <w:rPr>
          <w:rFonts w:ascii="Times New Roman" w:hAnsi="Times New Roman" w:cs="Times New Roman"/>
          <w:sz w:val="24"/>
          <w:szCs w:val="24"/>
        </w:rPr>
        <w:t xml:space="preserve"> and </w:t>
      </w:r>
      <w:r>
        <w:rPr>
          <w:rFonts w:ascii="Times New Roman" w:hAnsi="Times New Roman" w:cs="Times New Roman"/>
          <w:sz w:val="24"/>
          <w:szCs w:val="24"/>
        </w:rPr>
        <w:t xml:space="preserve">inferred </w:t>
      </w:r>
      <w:r w:rsidRPr="00031896">
        <w:rPr>
          <w:rFonts w:ascii="Times New Roman" w:hAnsi="Times New Roman" w:cs="Times New Roman"/>
          <w:sz w:val="24"/>
          <w:szCs w:val="24"/>
        </w:rPr>
        <w:t xml:space="preserve">phylogenies </w:t>
      </w:r>
      <w:r>
        <w:rPr>
          <w:rFonts w:ascii="Times New Roman" w:hAnsi="Times New Roman" w:cs="Times New Roman"/>
          <w:sz w:val="24"/>
          <w:szCs w:val="24"/>
        </w:rPr>
        <w:t xml:space="preserve">for each </w:t>
      </w:r>
      <w:r w:rsidRPr="00031896">
        <w:rPr>
          <w:rFonts w:ascii="Times New Roman" w:hAnsi="Times New Roman" w:cs="Times New Roman"/>
          <w:sz w:val="24"/>
          <w:szCs w:val="24"/>
        </w:rPr>
        <w:t>with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6665FD">
        <w:rPr>
          <w:rFonts w:ascii="Times New Roman" w:hAnsi="Times New Roman" w:cs="Times New Roman"/>
          <w:sz w:val="24"/>
          <w:szCs w:val="24"/>
        </w:rPr>
        <w:instrText xml:space="preserve"> ADDIN EN.CITE </w:instrText>
      </w:r>
      <w:r w:rsidR="006665FD">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6665FD">
        <w:rPr>
          <w:rFonts w:ascii="Times New Roman" w:hAnsi="Times New Roman" w:cs="Times New Roman"/>
          <w:sz w:val="24"/>
          <w:szCs w:val="24"/>
        </w:rPr>
        <w:instrText xml:space="preserve"> ADDIN EN.CITE.DATA </w:instrText>
      </w:r>
      <w:r w:rsidR="006665FD">
        <w:rPr>
          <w:rFonts w:ascii="Times New Roman" w:hAnsi="Times New Roman" w:cs="Times New Roman"/>
          <w:sz w:val="24"/>
          <w:szCs w:val="24"/>
        </w:rPr>
      </w:r>
      <w:r w:rsidR="006665FD">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6665FD">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Pr>
          <w:rFonts w:ascii="Times New Roman" w:hAnsi="Times New Roman" w:cs="Times New Roman"/>
          <w:sz w:val="24"/>
          <w:szCs w:val="24"/>
        </w:rPr>
        <w:t xml:space="preserve"> which uses </w:t>
      </w:r>
      <w:proofErr w:type="spellStart"/>
      <w:r>
        <w:rPr>
          <w:rFonts w:ascii="Times New Roman" w:hAnsi="Times New Roman" w:cs="Times New Roman"/>
          <w:sz w:val="24"/>
          <w:szCs w:val="24"/>
        </w:rPr>
        <w:t>ModelFinder</w:t>
      </w:r>
      <w:proofErr w:type="spellEnd"/>
      <w:r>
        <w:rPr>
          <w:rFonts w:ascii="Times New Roman" w:hAnsi="Times New Roman" w:cs="Times New Roman"/>
          <w:sz w:val="24"/>
          <w:szCs w:val="24"/>
        </w:rPr>
        <w:t xml:space="preserve"> to determine the best substitution model for each window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(Kalyaanamoorthy, et al. 2017)</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p>
    <w:p w14:paraId="64212FFB" w14:textId="4123DB96" w:rsidR="00A849E6" w:rsidRDefault="00A849E6" w:rsidP="00A849E6">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To assess patterns of tree similarity between windows on the same chromosome, we used the weighted Robinson-</w:t>
      </w:r>
      <w:proofErr w:type="spellStart"/>
      <w:r w:rsidRPr="00031896">
        <w:rPr>
          <w:rFonts w:ascii="Times New Roman" w:hAnsi="Times New Roman" w:cs="Times New Roman"/>
          <w:sz w:val="24"/>
          <w:szCs w:val="24"/>
        </w:rPr>
        <w:t>Foulds</w:t>
      </w:r>
      <w:proofErr w:type="spellEnd"/>
      <w:r w:rsidRPr="00031896">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&lt;EndNote&gt;&lt;Cite&gt;&lt;Author&gt;Böcker&lt;/Author&gt;&lt;Year&gt;2013&lt;/Year&gt;&lt;RecNum&gt;57&lt;/RecNum&gt;&lt;DisplayText&gt;(Robinson and Foulds 1981; Böcker, et al. 2013)&lt;/DisplayText&gt;&lt;record&gt;&lt;rec-number&gt;57&lt;/rec-number&gt;&lt;foreign-keys&gt;&lt;key app="EN" db-id="vdwt9psdezv5tlee9vn5swzfzafw0azp5adx" timestamp="1642608748"&gt;57&lt;/key&gt;&lt;/foreign-keys&gt;&lt;ref-type name="Book Section"&gt;5&lt;/ref-type&gt;&lt;contributors&gt;&lt;authors&gt;&lt;author&gt;Böcker, S.&lt;/author&gt;&lt;author&gt;Canzar, S.&lt;/author&gt;&lt;author&gt;Gunnar, W. K.&lt;/author&gt;&lt;/authors&gt;&lt;secondary-authors&gt;&lt;author&gt;Darling, A.&lt;/author&gt;&lt;author&gt;Stoye, J.&lt;/author&gt;&lt;/secondary-authors&gt;&lt;/contributors&gt;&lt;titles&gt;&lt;title&gt;The Generalized Robinson-Foulds Metric&lt;/title&gt;&lt;secondary-title&gt;Algorithms in Bioinformatics&lt;/secondary-title&gt;&lt;tertiary-title&gt;Lecture Notes in Computer Science&lt;/tertiary-title&gt;&lt;/titles&gt;&lt;dates&gt;&lt;year&gt;2013&lt;/year&gt;&lt;/dates&gt;&lt;pub-location&gt;Berlin, Heidelberg&lt;/pub-location&gt;&lt;publisher&gt;Springer&lt;/publisher&gt;&lt;urls&gt;&lt;/urls&gt;&lt;/record&gt;&lt;/Cite&gt;&lt;Cite&gt;&lt;Author&gt;Robinson&lt;/Author&gt;&lt;Year&gt;1981&lt;/Year&gt;&lt;RecNum&gt;56&lt;/RecNum&gt;&lt;record&gt;&lt;rec-number&gt;56&lt;/rec-number&gt;&lt;foreign-keys&gt;&lt;key app="EN" db-id="vdwt9psdezv5tlee9vn5swzfzafw0azp5adx" timestamp="1642608509"&gt;56&lt;/key&gt;&lt;/foreign-keys&gt;&lt;ref-type name="Journal Article"&gt;17&lt;/ref-type&gt;&lt;contributors&gt;&lt;authors&gt;&lt;author&gt;Robinson, D. F.&lt;/author&gt;&lt;author&gt;Foulds, L. R.&lt;/author&gt;&lt;/authors&gt;&lt;/contributors&gt;&lt;titles&gt;&lt;title&gt;Comparison of phylogenetic trees&lt;/title&gt;&lt;secondary-title&gt;Mathematical Biosciences&lt;/secondary-title&gt;&lt;/titles&gt;&lt;periodical&gt;&lt;full-title&gt;Mathematical Biosciences&lt;/full-title&gt;&lt;/periodical&gt;&lt;pages&gt;131-147&lt;/pages&gt;&lt;volume&gt;53&lt;/volume&gt;&lt;number&gt;1&lt;/number&gt;&lt;dates&gt;&lt;year&gt;1981&lt;/year&gt;&lt;pub-dates&gt;&lt;date&gt;1981/02/01/&lt;/date&gt;&lt;/pub-dates&gt;&lt;/dates&gt;&lt;isbn&gt;0025-5564&lt;/isbn&gt;&lt;urls&gt;&lt;related-urls&gt;&lt;url&gt;https://www.sciencedirect.com/science/article/pii/0025556481900432&lt;/url&gt;&lt;/related-urls&gt;&lt;/urls&gt;&lt;electronic-resource-num&gt;https://doi.org/10.1016/0025-5564(81)90043-2&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(Robinson and Foulds 1981; Böcker, et al. 2013)</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distance measure implemented in the </w:t>
      </w:r>
      <w:proofErr w:type="spellStart"/>
      <w:r>
        <w:rPr>
          <w:rFonts w:ascii="Times New Roman" w:hAnsi="Times New Roman" w:cs="Times New Roman"/>
          <w:sz w:val="24"/>
          <w:szCs w:val="24"/>
        </w:rPr>
        <w:t>phangorn</w:t>
      </w:r>
      <w:proofErr w:type="spellEnd"/>
      <w:r w:rsidRPr="00031896">
        <w:rPr>
          <w:rFonts w:ascii="Times New Roman" w:hAnsi="Times New Roman" w:cs="Times New Roman"/>
          <w:sz w:val="24"/>
          <w:szCs w:val="24"/>
        </w:rPr>
        <w:t xml:space="preserve"> library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&lt;EndNote&gt;&lt;Cite&gt;&lt;Author&gt;Schliep&lt;/Author&gt;&lt;Year&gt;2011&lt;/Year&gt;&lt;RecNum&gt;58&lt;/RecNum&gt;&lt;DisplayText&gt;(Schliep 2011)&lt;/DisplayText&gt;&lt;record&gt;&lt;rec-number&gt;58&lt;/rec-number&gt;&lt;foreign-keys&gt;&lt;key app="EN" db-id="vdwt9psdezv5tlee9vn5swzfzafw0azp5adx" timestamp="1642609111"&gt;58&lt;/key&gt;&lt;/foreign-keys&gt;&lt;ref-type name="Journal Article"&gt;17&lt;/ref-type&gt;&lt;contributors&gt;&lt;authors&gt;&lt;author&gt;Schliep, K. P.&lt;/author&gt;&lt;/authors&gt;&lt;/contributors&gt;&lt;auth-address&gt;UMR CNRS 7138 Systematique, Adaptation, Evolution, Universite Pierre et Marie Curie, Museum National d&amp;apos;Histoire Naturelle, Paris, France. klaus.kschliep@snv.jussieu.fr&lt;/auth-address&gt;&lt;titles&gt;&lt;title&gt;phangorn: phylogenetic analysis in R&lt;/title&gt;&lt;secondary-title&gt;Bioinformatics&lt;/secondary-title&gt;&lt;/titles&gt;&lt;periodical&gt;&lt;full-title&gt;Bioinformatics&lt;/full-title&gt;&lt;/periodical&gt;&lt;pages&gt;592-3&lt;/pages&gt;&lt;volume&gt;27&lt;/volume&gt;&lt;number&gt;4&lt;/number&gt;&lt;edition&gt;2010/12/21&lt;/edition&gt;&lt;keywords&gt;&lt;keyword&gt;Computational Biology/*methods&lt;/keyword&gt;&lt;keyword&gt;Likelihood Functions&lt;/keyword&gt;&lt;keyword&gt;*Models, Genetic&lt;/keyword&gt;&lt;keyword&gt;*Phylogeny&lt;/keyword&gt;&lt;keyword&gt;*Software&lt;/keyword&gt;&lt;/keywords&gt;&lt;dates&gt;&lt;year&gt;2011&lt;/year&gt;&lt;pub-dates&gt;&lt;date&gt;Feb 15&lt;/date&gt;&lt;/pub-dates&gt;&lt;/dates&gt;&lt;isbn&gt;1367-4811 (Electronic)&amp;#xD;1367-4803 (Linking)&lt;/isbn&gt;&lt;accession-num&gt;21169378&lt;/accession-num&gt;&lt;urls&gt;&lt;related-urls&gt;&lt;url&gt;https://www.ncbi.nlm.nih.gov/pubmed/21169378&lt;/url&gt;&lt;/related-urls&gt;&lt;/urls&gt;&lt;custom2&gt;PMC3035803&lt;/custom2&gt;&lt;electronic-resource-num&gt;10.1093/bioinformatics/btq706&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(Schliep 2011)</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in 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which </w:t>
      </w:r>
      <w:r w:rsidRPr="00031896">
        <w:rPr>
          <w:rFonts w:ascii="Times New Roman" w:hAnsi="Times New Roman" w:cs="Times New Roman"/>
          <w:sz w:val="24"/>
          <w:szCs w:val="24"/>
        </w:rPr>
        <w:t>compares two trees by finding clades or splits present in one tree but not the other</w:t>
      </w:r>
      <w:r>
        <w:rPr>
          <w:rFonts w:ascii="Times New Roman" w:hAnsi="Times New Roman" w:cs="Times New Roman"/>
          <w:sz w:val="24"/>
          <w:szCs w:val="24"/>
        </w:rPr>
        <w:t xml:space="preserve"> weighted </w:t>
      </w:r>
      <w:r w:rsidRPr="00031896">
        <w:rPr>
          <w:rFonts w:ascii="Times New Roman" w:hAnsi="Times New Roman" w:cs="Times New Roman"/>
          <w:sz w:val="24"/>
          <w:szCs w:val="24"/>
        </w:rPr>
        <w:t>by the missing branch length in each tree for each mismatch</w:t>
      </w:r>
      <w:r>
        <w:rPr>
          <w:rFonts w:ascii="Times New Roman" w:hAnsi="Times New Roman" w:cs="Times New Roman"/>
          <w:sz w:val="24"/>
          <w:szCs w:val="24"/>
        </w:rPr>
        <w:t xml:space="preserve"> and differences in branch length between the co-occurring branches in both trees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&lt;EndNote&gt;&lt;Cite&gt;&lt;Author&gt;Robinson&lt;/Author&gt;&lt;Year&gt;1979&lt;/Year&gt;&lt;RecNum&gt;228&lt;/RecNum&gt;&lt;DisplayText&gt;(Robinson and Foulds 1979)&lt;/DisplayText&gt;&lt;record&gt;&lt;rec-number&gt;228&lt;/rec-number&gt;&lt;foreign-keys&gt;&lt;key app="EN" db-id="vdwt9psdezv5tlee9vn5swzfzafw0azp5adx" timestamp="1692903459"&gt;228&lt;/key&gt;&lt;/foreign-keys&gt;&lt;ref-type name="Conference Proceedings"&gt;10&lt;/ref-type&gt;&lt;contributors&gt;&lt;authors&gt;&lt;author&gt;Robinson, D. F.&lt;/author&gt;&lt;author&gt;Foulds, L. R.&lt;/author&gt;&lt;/authors&gt;&lt;tertiary-authors&gt;&lt;author&gt;Horadam, A. F.&lt;/author&gt;&lt;author&gt;Wallis, W. D.&lt;/author&gt;&lt;/tertiary-authors&gt;&lt;/contributors&gt;&lt;titles&gt;&lt;title&gt;Comparison of weighted labelled trees&lt;/title&gt;&lt;tertiary-title&gt;Combinatorial Mathematics VI&lt;/tertiary-title&gt;&lt;/titles&gt;&lt;pages&gt;119-126&lt;/pages&gt;&lt;dates&gt;&lt;year&gt;1979&lt;/year&gt;&lt;/dates&gt;&lt;pub-location&gt;Berlin, Heidelberg&lt;/pub-location&gt;&lt;publisher&gt;Springer Berlin Heidelberg&lt;/publisher&gt;&lt;isbn&gt;978-3-540-34857-3&lt;/isbn&gt;&lt;label&gt;10.1007/BFb0102690&lt;/label&gt;&lt;urls&gt;&lt;/urls&gt;&lt;/record&gt;&lt;/Cite&gt;&lt;/EndNote&gt;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(Robinson and Foulds 1979)</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Consequently, the resulting measure of </w:t>
      </w:r>
      <w:proofErr w:type="spellStart"/>
      <w:r>
        <w:rPr>
          <w:rFonts w:ascii="Times New Roman" w:hAnsi="Times New Roman" w:cs="Times New Roman"/>
          <w:sz w:val="24"/>
          <w:szCs w:val="24"/>
        </w:rPr>
        <w:t>wRF</w:t>
      </w:r>
      <w:proofErr w:type="spellEnd"/>
      <w:r>
        <w:rPr>
          <w:rFonts w:ascii="Times New Roman" w:hAnsi="Times New Roman" w:cs="Times New Roman"/>
          <w:sz w:val="24"/>
          <w:szCs w:val="24"/>
        </w:rPr>
        <w:t xml:space="preserve"> is in units of branch length (i.e., expected number of substitutions per site for maximum likelihood trees).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We compared </w:t>
      </w:r>
      <w:proofErr w:type="spellStart"/>
      <w:r>
        <w:rPr>
          <w:rFonts w:ascii="Times New Roman" w:hAnsi="Times New Roman" w:cs="Times New Roman"/>
          <w:sz w:val="24"/>
          <w:szCs w:val="24"/>
        </w:rPr>
        <w:t>wRF</w:t>
      </w:r>
      <w:proofErr w:type="spellEnd"/>
      <w:r>
        <w:rPr>
          <w:rFonts w:ascii="Times New Roman" w:hAnsi="Times New Roman" w:cs="Times New Roman"/>
          <w:sz w:val="24"/>
          <w:szCs w:val="24"/>
        </w:rPr>
        <w:t xml:space="preserve"> between trees from windows on the same chromosome to characterize (1) heterogeneity in patterns discordance along the chromosome and (2) whether tree similarity is correlated with distance between windows. For the second question, we sampled e</w:t>
      </w:r>
      <w:r w:rsidRPr="00031896">
        <w:rPr>
          <w:rFonts w:ascii="Times New Roman" w:hAnsi="Times New Roman" w:cs="Times New Roman"/>
          <w:sz w:val="24"/>
          <w:szCs w:val="24"/>
        </w:rPr>
        <w:t>very window</w:t>
      </w:r>
      <w:r>
        <w:rPr>
          <w:rFonts w:ascii="Times New Roman" w:hAnsi="Times New Roman" w:cs="Times New Roman"/>
          <w:sz w:val="24"/>
          <w:szCs w:val="24"/>
        </w:rPr>
        <w:t xml:space="preserve"> on a chromosome </w:t>
      </w:r>
      <w:r w:rsidRPr="00031896">
        <w:rPr>
          <w:rFonts w:ascii="Times New Roman" w:hAnsi="Times New Roman" w:cs="Times New Roman"/>
          <w:sz w:val="24"/>
          <w:szCs w:val="24"/>
        </w:rPr>
        <w:t xml:space="preserve">at </w:t>
      </w:r>
      <w:r>
        <w:rPr>
          <w:rFonts w:ascii="Times New Roman" w:hAnsi="Times New Roman" w:cs="Times New Roman"/>
          <w:sz w:val="24"/>
          <w:szCs w:val="24"/>
        </w:rPr>
        <w:t>increasing distance</w:t>
      </w:r>
      <w:r w:rsidRPr="00031896">
        <w:rPr>
          <w:rFonts w:ascii="Times New Roman" w:hAnsi="Times New Roman" w:cs="Times New Roman"/>
          <w:sz w:val="24"/>
          <w:szCs w:val="24"/>
        </w:rPr>
        <w:t xml:space="preserve"> (in 10kb windows) until the distribution of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scores</w:t>
      </w:r>
      <w:r>
        <w:rPr>
          <w:rFonts w:ascii="Times New Roman" w:hAnsi="Times New Roman" w:cs="Times New Roman"/>
          <w:sz w:val="24"/>
          <w:szCs w:val="24"/>
        </w:rPr>
        <w:t xml:space="preserve"> for all pairs of windows at that distance</w:t>
      </w:r>
      <w:r w:rsidRPr="00031896">
        <w:rPr>
          <w:rFonts w:ascii="Times New Roman" w:hAnsi="Times New Roman" w:cs="Times New Roman"/>
          <w:sz w:val="24"/>
          <w:szCs w:val="24"/>
        </w:rPr>
        <w:t xml:space="preserve"> was not significantly different </w:t>
      </w:r>
      <w:r w:rsidRPr="00031896">
        <w:rPr>
          <w:rFonts w:ascii="Times New Roman" w:hAnsi="Times New Roman" w:cs="Times New Roman"/>
          <w:sz w:val="24"/>
          <w:szCs w:val="24"/>
        </w:rPr>
        <w:lastRenderedPageBreak/>
        <w:t xml:space="preserve">(Wilcox test, p &gt; 0.01) than that of a sample of 12,000 measures of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between randomly selected trees on different chromosomes. We selected 12,000 as the random sample size because it roughly matched the number of windows on the largest chromosome (chromosome 1, n = 12,113).</w:t>
      </w:r>
      <w:r>
        <w:rPr>
          <w:rFonts w:ascii="Times New Roman" w:hAnsi="Times New Roman" w:cs="Times New Roman"/>
          <w:sz w:val="24"/>
          <w:szCs w:val="24"/>
        </w:rPr>
        <w:t xml:space="preserve"> We used </w:t>
      </w:r>
      <w:proofErr w:type="spellStart"/>
      <w:r>
        <w:rPr>
          <w:rFonts w:ascii="Times New Roman" w:hAnsi="Times New Roman" w:cs="Times New Roman"/>
          <w:sz w:val="24"/>
          <w:szCs w:val="24"/>
        </w:rPr>
        <w:t>Snakemake</w:t>
      </w:r>
      <w:proofErr w:type="spellEnd"/>
      <w:r>
        <w:rPr>
          <w:rFonts w:ascii="Times New Roman" w:hAnsi="Times New Roman" w:cs="Times New Roman"/>
          <w:sz w:val="24"/>
          <w:szCs w:val="24"/>
        </w:rPr>
        <w:t xml:space="preserv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(Mölder,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window alignments and trees in parallel. </w:t>
      </w:r>
    </w:p>
    <w:p w14:paraId="683A9EED" w14:textId="77777777" w:rsidR="00A849E6" w:rsidRDefault="00A849E6" w:rsidP="00A849E6">
      <w:pPr>
        <w:spacing w:after="0"/>
        <w:jc w:val="both"/>
        <w:rPr>
          <w:rFonts w:ascii="Times New Roman" w:hAnsi="Times New Roman" w:cs="Times New Roman"/>
          <w:sz w:val="24"/>
          <w:szCs w:val="24"/>
        </w:rPr>
      </w:pPr>
    </w:p>
    <w:p w14:paraId="2BEFD5C5" w14:textId="77777777" w:rsidR="00A849E6" w:rsidRDefault="00A849E6" w:rsidP="00A849E6">
      <w:pPr>
        <w:spacing w:after="0"/>
        <w:jc w:val="both"/>
        <w:rPr>
          <w:rFonts w:ascii="Times New Roman" w:hAnsi="Times New Roman" w:cs="Times New Roman"/>
          <w:i/>
          <w:iCs/>
          <w:sz w:val="24"/>
          <w:szCs w:val="24"/>
        </w:rPr>
      </w:pPr>
      <w:r>
        <w:rPr>
          <w:rFonts w:ascii="Times New Roman" w:hAnsi="Times New Roman" w:cs="Times New Roman"/>
          <w:i/>
          <w:iCs/>
          <w:sz w:val="24"/>
          <w:szCs w:val="24"/>
        </w:rPr>
        <w:t>Whole genome alignment between mouse and rat</w:t>
      </w:r>
    </w:p>
    <w:p w14:paraId="2AE8C115" w14:textId="77777777" w:rsidR="00A849E6" w:rsidRDefault="00A849E6" w:rsidP="00A849E6">
      <w:pPr>
        <w:spacing w:after="0"/>
        <w:jc w:val="both"/>
        <w:rPr>
          <w:rFonts w:ascii="Times New Roman" w:hAnsi="Times New Roman" w:cs="Times New Roman"/>
          <w:i/>
          <w:iCs/>
          <w:sz w:val="24"/>
          <w:szCs w:val="24"/>
        </w:rPr>
      </w:pPr>
    </w:p>
    <w:p w14:paraId="3E44064A" w14:textId="5CA71ABF" w:rsidR="00A849E6" w:rsidRPr="00EB41AF"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To assess how un-accounted for </w:t>
      </w:r>
      <w:r w:rsidR="000211C3">
        <w:rPr>
          <w:rFonts w:ascii="Times New Roman" w:hAnsi="Times New Roman" w:cs="Times New Roman"/>
          <w:sz w:val="24"/>
          <w:szCs w:val="24"/>
        </w:rPr>
        <w:t xml:space="preserve">large-scale </w:t>
      </w:r>
      <w:r>
        <w:rPr>
          <w:rFonts w:ascii="Times New Roman" w:hAnsi="Times New Roman" w:cs="Times New Roman"/>
          <w:sz w:val="24"/>
          <w:szCs w:val="24"/>
        </w:rPr>
        <w:t xml:space="preserve">structural variation may impact our conclusions, we compared the reference mouse and rat genomes. We used minimap2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&lt;EndNote&gt;&lt;Cite&gt;&lt;Author&gt;Li&lt;/Author&gt;&lt;Year&gt;2018&lt;/Year&gt;&lt;RecNum&gt;236&lt;/RecNum&gt;&lt;DisplayText&gt;(Li 2018)&lt;/DisplayText&gt;&lt;record&gt;&lt;rec-number&gt;236&lt;/rec-number&gt;&lt;foreign-keys&gt;&lt;key app="EN" db-id="vdwt9psdezv5tlee9vn5swzfzafw0azp5adx" timestamp="1665680664"&gt;236&lt;/key&gt;&lt;/foreign-keys&gt;&lt;ref-type name="Journal Article"&gt;17&lt;/ref-type&gt;&lt;contributors&gt;&lt;authors&gt;&lt;author&gt;Li, H.&lt;/author&gt;&lt;/authors&gt;&lt;/contributors&gt;&lt;auth-address&gt;Department of Medical Population Genetics Program, Broad Institute, Cambridge, MA, USA.&lt;/auth-address&gt;&lt;titles&gt;&lt;title&gt;Minimap2: pairwise alignment for nucleotide sequences&lt;/title&gt;&lt;secondary-title&gt;Bioinformatics&lt;/secondary-title&gt;&lt;/titles&gt;&lt;periodical&gt;&lt;full-title&gt;Bioinformatics&lt;/full-title&gt;&lt;/periodical&gt;&lt;pages&gt;3094-3100&lt;/pages&gt;&lt;volume&gt;34&lt;/volume&gt;&lt;number&gt;18&lt;/number&gt;&lt;edition&gt;2018/05/12&lt;/edition&gt;&lt;keywords&gt;&lt;keyword&gt;Algorithms&lt;/keyword&gt;&lt;keyword&gt;Base Sequence&lt;/keyword&gt;&lt;keyword&gt;Genomics&lt;/keyword&gt;&lt;keyword&gt;High-Throughput Nucleotide Sequencing/*methods&lt;/keyword&gt;&lt;keyword&gt;Sequence Analysis, DNA/*methods&lt;/keyword&gt;&lt;keyword&gt;Software&lt;/keyword&gt;&lt;/keywords&gt;&lt;dates&gt;&lt;year&gt;2018&lt;/year&gt;&lt;pub-dates&gt;&lt;date&gt;Sep 15&lt;/date&gt;&lt;/pub-dates&gt;&lt;/dates&gt;&lt;isbn&gt;1367-4811 (Electronic)&amp;#xD;1367-4803 (Linking)&lt;/isbn&gt;&lt;accession-num&gt;29750242&lt;/accession-num&gt;&lt;urls&gt;&lt;related-urls&gt;&lt;url&gt;https://www.ncbi.nlm.nih.gov/pubmed/29750242&lt;/url&gt;&lt;/related-urls&gt;&lt;/urls&gt;&lt;custom2&gt;PMC6137996&lt;/custom2&gt;&lt;electronic-resource-num&gt;10.1093/bioinformatics/bty191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2018)</w:t>
      </w:r>
      <w:r>
        <w:rPr>
          <w:rFonts w:ascii="Times New Roman" w:hAnsi="Times New Roman" w:cs="Times New Roman"/>
          <w:sz w:val="24"/>
          <w:szCs w:val="24"/>
        </w:rPr>
        <w:fldChar w:fldCharType="end"/>
      </w:r>
      <w:r>
        <w:rPr>
          <w:rFonts w:ascii="Times New Roman" w:hAnsi="Times New Roman" w:cs="Times New Roman"/>
          <w:sz w:val="24"/>
          <w:szCs w:val="24"/>
        </w:rPr>
        <w:t xml:space="preserve"> to align the mouse (mm10) and rat (rnor6) </w:t>
      </w:r>
      <w:r>
        <w:rPr>
          <w:rFonts w:ascii="Times New Roman" w:hAnsi="Times New Roman" w:cs="Times New Roman"/>
          <w:sz w:val="24"/>
          <w:szCs w:val="24"/>
        </w:rPr>
        <w:fldChar w:fldCharType="begin">
          <w:fldData xml:space="preserve">PEVuZE5vdGU+PENpdGU+PEF1dGhvcj5HaWJiczwvQXV0aG9yPjxZZWFyPjIwMDQ8L1llYXI+PFJl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PEVuZE5vdGU+PENpdGU+PEF1dGhvcj5HaWJiczwvQXV0aG9yPjxZZWFyPjIwMDQ8L1llYXI+PFJl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(Gibbs, et al. 2004)</w:t>
      </w:r>
      <w:r>
        <w:rPr>
          <w:rFonts w:ascii="Times New Roman" w:hAnsi="Times New Roman" w:cs="Times New Roman"/>
          <w:sz w:val="24"/>
          <w:szCs w:val="24"/>
        </w:rPr>
        <w:fldChar w:fldCharType="end"/>
      </w:r>
      <w:r>
        <w:rPr>
          <w:rFonts w:ascii="Times New Roman" w:hAnsi="Times New Roman" w:cs="Times New Roman"/>
          <w:sz w:val="24"/>
          <w:szCs w:val="24"/>
        </w:rPr>
        <w:t xml:space="preserve"> genomes to assess the impact of structural variation that spans the divergence of our subset of species used in the discordance analyses. We downloaded the rat reference genome (rnor6) from the UCSC genome browser and for both genomes removed the Y chromosome and all smaller unplaced scaffolds. We then used minimap2 in whole genome alignment mode (-x asm20) to generate a pairwise alignment file from which we calculated alignment segment sizes and the distances between alignment segments. We visualized the alignment as a dot plot using the </w:t>
      </w:r>
      <w:proofErr w:type="spellStart"/>
      <w:r>
        <w:rPr>
          <w:rFonts w:ascii="Times New Roman" w:hAnsi="Times New Roman" w:cs="Times New Roman"/>
          <w:sz w:val="24"/>
          <w:szCs w:val="24"/>
        </w:rPr>
        <w:t>pafr</w:t>
      </w:r>
      <w:proofErr w:type="spellEnd"/>
      <w:r>
        <w:rPr>
          <w:rFonts w:ascii="Times New Roman" w:hAnsi="Times New Roman" w:cs="Times New Roman"/>
          <w:sz w:val="24"/>
          <w:szCs w:val="24"/>
        </w:rPr>
        <w:t xml:space="preserve"> package in R (</w:t>
      </w:r>
      <w:hyperlink r:id="rId14" w:history="1">
        <w:r w:rsidRPr="009C0F60">
          <w:rPr>
            <w:rStyle w:val="Hyperlink"/>
            <w:rFonts w:ascii="Times New Roman" w:hAnsi="Times New Roman" w:cs="Times New Roman"/>
            <w:sz w:val="24"/>
            <w:szCs w:val="24"/>
          </w:rPr>
          <w:t>https://github.com/dwinter/pafr</w:t>
        </w:r>
      </w:hyperlink>
      <w:r>
        <w:rPr>
          <w:rFonts w:ascii="Times New Roman" w:hAnsi="Times New Roman" w:cs="Times New Roman"/>
          <w:sz w:val="24"/>
          <w:szCs w:val="24"/>
        </w:rPr>
        <w:t>).</w:t>
      </w:r>
    </w:p>
    <w:p w14:paraId="52B21F8C" w14:textId="77777777" w:rsidR="00A849E6" w:rsidRPr="00031896" w:rsidRDefault="00A849E6" w:rsidP="00A849E6">
      <w:pPr>
        <w:spacing w:after="0"/>
        <w:jc w:val="both"/>
        <w:rPr>
          <w:rFonts w:ascii="Times New Roman" w:hAnsi="Times New Roman" w:cs="Times New Roman"/>
          <w:sz w:val="24"/>
          <w:szCs w:val="24"/>
        </w:rPr>
      </w:pPr>
    </w:p>
    <w:p w14:paraId="16710F76" w14:textId="77777777" w:rsidR="00A849E6" w:rsidRPr="00031896" w:rsidRDefault="00A849E6" w:rsidP="00A849E6">
      <w:pPr>
        <w:pStyle w:val="Heading2"/>
      </w:pPr>
      <w:r w:rsidRPr="00031896">
        <w:t>Recombination rate</w:t>
      </w:r>
      <w:r>
        <w:t xml:space="preserve"> and functional annotation</w:t>
      </w:r>
    </w:p>
    <w:p w14:paraId="0A6ACDEE" w14:textId="0299BC40"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W</w:t>
      </w:r>
      <w:r w:rsidRPr="00031896">
        <w:rPr>
          <w:rFonts w:ascii="Times New Roman" w:hAnsi="Times New Roman" w:cs="Times New Roman"/>
          <w:sz w:val="24"/>
          <w:szCs w:val="24"/>
        </w:rPr>
        <w:t>e retrieved 10,205 genetic markers</w:t>
      </w:r>
      <w:r>
        <w:rPr>
          <w:rFonts w:ascii="Times New Roman" w:hAnsi="Times New Roman" w:cs="Times New Roman"/>
          <w:sz w:val="24"/>
          <w:szCs w:val="24"/>
        </w:rPr>
        <w:t xml:space="preserve"> generated</w:t>
      </w:r>
      <w:r w:rsidRPr="00031896">
        <w:rPr>
          <w:rFonts w:ascii="Times New Roman" w:hAnsi="Times New Roman" w:cs="Times New Roman"/>
          <w:sz w:val="24"/>
          <w:szCs w:val="24"/>
        </w:rPr>
        <w:t xml:space="preserve"> from a large heterogenous stock of outbred mice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(Shifman, et al. 2006; Cox,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t</w:t>
      </w:r>
      <w:r w:rsidRPr="00031896">
        <w:rPr>
          <w:rFonts w:ascii="Times New Roman" w:hAnsi="Times New Roman" w:cs="Times New Roman"/>
          <w:sz w:val="24"/>
          <w:szCs w:val="24"/>
        </w:rPr>
        <w:t xml:space="preserve">o assess </w:t>
      </w:r>
      <w:r>
        <w:rPr>
          <w:rFonts w:ascii="Times New Roman" w:hAnsi="Times New Roman" w:cs="Times New Roman"/>
          <w:sz w:val="24"/>
          <w:szCs w:val="24"/>
        </w:rPr>
        <w:t>whether</w:t>
      </w:r>
      <w:r w:rsidRPr="00031896">
        <w:rPr>
          <w:rFonts w:ascii="Times New Roman" w:hAnsi="Times New Roman" w:cs="Times New Roman"/>
          <w:sz w:val="24"/>
          <w:szCs w:val="24"/>
        </w:rPr>
        <w:t xml:space="preserve"> phylogenetic discordance along chromosomes </w:t>
      </w:r>
      <w:r>
        <w:rPr>
          <w:rFonts w:ascii="Times New Roman" w:hAnsi="Times New Roman" w:cs="Times New Roman"/>
          <w:sz w:val="24"/>
          <w:szCs w:val="24"/>
        </w:rPr>
        <w:t>was correlated</w:t>
      </w:r>
      <w:r w:rsidRPr="00031896">
        <w:rPr>
          <w:rFonts w:ascii="Times New Roman" w:hAnsi="Times New Roman" w:cs="Times New Roman"/>
          <w:sz w:val="24"/>
          <w:szCs w:val="24"/>
        </w:rPr>
        <w:t xml:space="preserve"> with </w:t>
      </w:r>
      <w:r>
        <w:rPr>
          <w:rFonts w:ascii="Times New Roman" w:hAnsi="Times New Roman" w:cs="Times New Roman"/>
          <w:sz w:val="24"/>
          <w:szCs w:val="24"/>
        </w:rPr>
        <w:t xml:space="preserve">mouse </w:t>
      </w:r>
      <w:r w:rsidRPr="00031896">
        <w:rPr>
          <w:rFonts w:ascii="Times New Roman" w:hAnsi="Times New Roman" w:cs="Times New Roman"/>
          <w:sz w:val="24"/>
          <w:szCs w:val="24"/>
        </w:rPr>
        <w:t>recombination rate</w:t>
      </w:r>
      <w:r>
        <w:rPr>
          <w:rFonts w:ascii="Times New Roman" w:hAnsi="Times New Roman" w:cs="Times New Roman"/>
          <w:sz w:val="24"/>
          <w:szCs w:val="24"/>
        </w:rPr>
        <w:t>s</w:t>
      </w:r>
      <w:r w:rsidRPr="00031896">
        <w:rPr>
          <w:rFonts w:ascii="Times New Roman" w:hAnsi="Times New Roman" w:cs="Times New Roman"/>
          <w:sz w:val="24"/>
          <w:szCs w:val="24"/>
        </w:rPr>
        <w:t xml:space="preserve">. We converted the physical coordinates of these markers from build 37 (mm9) to build 38 (mm10) of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genome using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then partitioned the markers into 5Mb windows and estimated local recombination rates </w:t>
      </w:r>
      <w:r>
        <w:rPr>
          <w:rFonts w:ascii="Times New Roman" w:hAnsi="Times New Roman" w:cs="Times New Roman"/>
          <w:sz w:val="24"/>
          <w:szCs w:val="24"/>
        </w:rPr>
        <w:t>defined</w:t>
      </w:r>
      <w:r w:rsidRPr="00031896">
        <w:rPr>
          <w:rFonts w:ascii="Times New Roman" w:hAnsi="Times New Roman" w:cs="Times New Roman"/>
          <w:sz w:val="24"/>
          <w:szCs w:val="24"/>
        </w:rPr>
        <w:t xml:space="preserve"> </w:t>
      </w:r>
      <w:r>
        <w:rPr>
          <w:rFonts w:ascii="Times New Roman" w:hAnsi="Times New Roman" w:cs="Times New Roman"/>
          <w:sz w:val="24"/>
          <w:szCs w:val="24"/>
        </w:rPr>
        <w:t>as</w:t>
      </w:r>
      <w:r w:rsidRPr="00031896">
        <w:rPr>
          <w:rFonts w:ascii="Times New Roman" w:hAnsi="Times New Roman" w:cs="Times New Roman"/>
          <w:sz w:val="24"/>
          <w:szCs w:val="24"/>
        </w:rPr>
        <w:t xml:space="preserve"> the slope of the correlation between the location on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genetic </w:t>
      </w:r>
      <w:r>
        <w:rPr>
          <w:rFonts w:ascii="Times New Roman" w:hAnsi="Times New Roman" w:cs="Times New Roman"/>
          <w:sz w:val="24"/>
          <w:szCs w:val="24"/>
        </w:rPr>
        <w:t>and</w:t>
      </w:r>
      <w:r w:rsidRPr="00031896">
        <w:rPr>
          <w:rFonts w:ascii="Times New Roman" w:hAnsi="Times New Roman" w:cs="Times New Roman"/>
          <w:sz w:val="24"/>
          <w:szCs w:val="24"/>
        </w:rPr>
        <w:t xml:space="preserve"> physical map</w:t>
      </w:r>
      <w:r>
        <w:rPr>
          <w:rFonts w:ascii="Times New Roman" w:hAnsi="Times New Roman" w:cs="Times New Roman"/>
          <w:sz w:val="24"/>
          <w:szCs w:val="24"/>
        </w:rPr>
        <w:t>s</w:t>
      </w:r>
      <w:r w:rsidRPr="00031896">
        <w:rPr>
          <w:rFonts w:ascii="Times New Roman" w:hAnsi="Times New Roman" w:cs="Times New Roman"/>
          <w:sz w:val="24"/>
          <w:szCs w:val="24"/>
        </w:rPr>
        <w:t xml:space="preserve"> for all markers in the window</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PEVuZE5vdGU+PENpdGU+PEF1dGhvcj5LYXJ0amU8L0F1dGhvcj48WWVhcj4yMDIwPC9ZZWFyPjxS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PEVuZE5vdGU+PENpdGU+PEF1dGhvcj5LYXJ0amU8L0F1dGhvcj48WWVhcj4yMDIwPC9ZZWFyPjxS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(White, et al. 2009; Kartje, et al. 2020)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r>
        <w:rPr>
          <w:rFonts w:ascii="Times New Roman" w:hAnsi="Times New Roman" w:cs="Times New Roman"/>
          <w:sz w:val="24"/>
          <w:szCs w:val="24"/>
        </w:rPr>
        <w:t>W</w:t>
      </w:r>
      <w:r w:rsidRPr="00031896">
        <w:rPr>
          <w:rFonts w:ascii="Times New Roman" w:hAnsi="Times New Roman" w:cs="Times New Roman"/>
          <w:sz w:val="24"/>
          <w:szCs w:val="24"/>
        </w:rPr>
        <w:t xml:space="preserve">ithin each 5Mb window, we calculated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distances between the first 10kb window and every other 10kb window.</w:t>
      </w:r>
    </w:p>
    <w:p w14:paraId="3E6ACF72" w14:textId="74268352" w:rsidR="00A849E6" w:rsidRPr="00031896" w:rsidRDefault="00A849E6" w:rsidP="00A849E6">
      <w:pPr>
        <w:jc w:val="both"/>
        <w:rPr>
          <w:rFonts w:ascii="Times New Roman" w:hAnsi="Times New Roman" w:cs="Times New Roman"/>
          <w:iCs/>
          <w:sz w:val="24"/>
          <w:szCs w:val="24"/>
        </w:rPr>
      </w:pPr>
      <w:r>
        <w:rPr>
          <w:rFonts w:ascii="Times New Roman" w:hAnsi="Times New Roman" w:cs="Times New Roman"/>
          <w:sz w:val="24"/>
          <w:szCs w:val="24"/>
        </w:rPr>
        <w:tab/>
      </w:r>
      <w:r w:rsidRPr="00031896">
        <w:rPr>
          <w:rFonts w:ascii="Times New Roman" w:hAnsi="Times New Roman" w:cs="Times New Roman"/>
          <w:iCs/>
          <w:sz w:val="24"/>
          <w:szCs w:val="24"/>
        </w:rPr>
        <w:t>We also compared</w:t>
      </w:r>
      <w:r>
        <w:rPr>
          <w:rFonts w:ascii="Times New Roman" w:hAnsi="Times New Roman" w:cs="Times New Roman"/>
          <w:iCs/>
          <w:sz w:val="24"/>
          <w:szCs w:val="24"/>
        </w:rPr>
        <w:t xml:space="preserve"> the chromosome-wide </w:t>
      </w:r>
      <w:proofErr w:type="spellStart"/>
      <w:r>
        <w:rPr>
          <w:rFonts w:ascii="Times New Roman" w:hAnsi="Times New Roman" w:cs="Times New Roman"/>
          <w:iCs/>
          <w:sz w:val="24"/>
          <w:szCs w:val="24"/>
        </w:rPr>
        <w:t>wRF</w:t>
      </w:r>
      <w:proofErr w:type="spellEnd"/>
      <w:r>
        <w:rPr>
          <w:rFonts w:ascii="Times New Roman" w:hAnsi="Times New Roman" w:cs="Times New Roman"/>
          <w:iCs/>
          <w:sz w:val="24"/>
          <w:szCs w:val="24"/>
        </w:rPr>
        <w:t xml:space="preserve"> distances to those based on phylogenies from regions</w:t>
      </w:r>
      <w:r w:rsidRPr="00031896">
        <w:rPr>
          <w:rFonts w:ascii="Times New Roman" w:hAnsi="Times New Roman" w:cs="Times New Roman"/>
          <w:iCs/>
          <w:sz w:val="24"/>
          <w:szCs w:val="24"/>
        </w:rPr>
        <w:t xml:space="preserve"> around several types of</w:t>
      </w:r>
      <w:r>
        <w:rPr>
          <w:rFonts w:ascii="Times New Roman" w:hAnsi="Times New Roman" w:cs="Times New Roman"/>
          <w:iCs/>
          <w:sz w:val="24"/>
          <w:szCs w:val="24"/>
        </w:rPr>
        <w:t xml:space="preserve"> adjacent to</w:t>
      </w:r>
      <w:r w:rsidRPr="00031896">
        <w:rPr>
          <w:rFonts w:ascii="Times New Roman" w:hAnsi="Times New Roman" w:cs="Times New Roman"/>
          <w:iCs/>
          <w:sz w:val="24"/>
          <w:szCs w:val="24"/>
        </w:rPr>
        <w:t xml:space="preserve"> genomic features. </w:t>
      </w:r>
      <w:r>
        <w:rPr>
          <w:rFonts w:ascii="Times New Roman" w:hAnsi="Times New Roman" w:cs="Times New Roman"/>
          <w:iCs/>
          <w:sz w:val="24"/>
          <w:szCs w:val="24"/>
        </w:rPr>
        <w:t>We retrieved c</w:t>
      </w:r>
      <w:r w:rsidRPr="00031896">
        <w:rPr>
          <w:rFonts w:ascii="Times New Roman" w:hAnsi="Times New Roman" w:cs="Times New Roman"/>
          <w:iCs/>
          <w:sz w:val="24"/>
          <w:szCs w:val="24"/>
        </w:rPr>
        <w:t xml:space="preserve">oordinates from </w:t>
      </w:r>
      <w:r>
        <w:rPr>
          <w:rFonts w:ascii="Times New Roman" w:hAnsi="Times New Roman" w:cs="Times New Roman"/>
          <w:iCs/>
          <w:sz w:val="24"/>
          <w:szCs w:val="24"/>
        </w:rPr>
        <w:t>25,753 protein coding</w:t>
      </w:r>
      <w:r w:rsidRPr="00031896">
        <w:rPr>
          <w:rFonts w:ascii="Times New Roman" w:hAnsi="Times New Roman" w:cs="Times New Roman"/>
          <w:iCs/>
          <w:sz w:val="24"/>
          <w:szCs w:val="24"/>
        </w:rPr>
        <w:t xml:space="preserve"> genes</w:t>
      </w:r>
      <w:r>
        <w:rPr>
          <w:rFonts w:ascii="Times New Roman" w:hAnsi="Times New Roman" w:cs="Times New Roman"/>
          <w:iCs/>
          <w:sz w:val="24"/>
          <w:szCs w:val="24"/>
        </w:rPr>
        <w:t xml:space="preserve"> annotated in </w:t>
      </w:r>
      <w:r>
        <w:rPr>
          <w:rFonts w:ascii="Times New Roman" w:hAnsi="Times New Roman" w:cs="Times New Roman"/>
          <w:i/>
          <w:sz w:val="24"/>
          <w:szCs w:val="24"/>
        </w:rPr>
        <w:t>M. musculus</w:t>
      </w:r>
      <w:r w:rsidRPr="00031896">
        <w:rPr>
          <w:rFonts w:ascii="Times New Roman" w:hAnsi="Times New Roman" w:cs="Times New Roman"/>
          <w:iCs/>
          <w:sz w:val="24"/>
          <w:szCs w:val="24"/>
        </w:rPr>
        <w:t xml:space="preserve"> from </w:t>
      </w:r>
      <w:proofErr w:type="spellStart"/>
      <w:r w:rsidRPr="00031896">
        <w:rPr>
          <w:rFonts w:ascii="Times New Roman" w:hAnsi="Times New Roman" w:cs="Times New Roman"/>
          <w:iCs/>
          <w:sz w:val="24"/>
          <w:szCs w:val="24"/>
        </w:rPr>
        <w:t>Ensembl</w:t>
      </w:r>
      <w:proofErr w:type="spellEnd"/>
      <w:r w:rsidRPr="00031896">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bGF5VGV4dD4ocmVsZWFzZSA5OTsgQ3VubmluZ2hhbSwgZXQgYWwuIDIwMjIpPC9EaXNwbGF5VGV4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bGF5VGV4dD4ocmVsZWFzZSA5OTsgQ3VubmluZ2hhbSwgZXQgYWwuIDIwMjIpPC9EaXNwbGF5VGV4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(release 99; Cunningham, et al. 2022)</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w:t>
      </w:r>
      <w:r>
        <w:rPr>
          <w:rFonts w:ascii="Times New Roman" w:hAnsi="Times New Roman" w:cs="Times New Roman"/>
          <w:iCs/>
          <w:sz w:val="24"/>
          <w:szCs w:val="24"/>
        </w:rPr>
        <w:t xml:space="preserve">all </w:t>
      </w:r>
      <w:r w:rsidRPr="00031896">
        <w:rPr>
          <w:rFonts w:ascii="Times New Roman" w:hAnsi="Times New Roman" w:cs="Times New Roman"/>
          <w:iCs/>
          <w:sz w:val="24"/>
          <w:szCs w:val="24"/>
        </w:rPr>
        <w:t xml:space="preserve">3,129 UCEs from </w:t>
      </w:r>
      <w:r w:rsidRPr="00DF4DCD">
        <w:rPr>
          <w:rFonts w:ascii="Times New Roman" w:hAnsi="Times New Roman" w:cs="Times New Roman"/>
          <w:sz w:val="24"/>
          <w:szCs w:val="24"/>
        </w:rPr>
        <w:t xml:space="preserve">the </w:t>
      </w:r>
      <w:r w:rsidRPr="00DF4DCD">
        <w:rPr>
          <w:rFonts w:ascii="Times New Roman" w:hAnsi="Times New Roman" w:cs="Times New Roman"/>
          <w:i/>
          <w:iCs/>
          <w:sz w:val="24"/>
          <w:szCs w:val="24"/>
        </w:rPr>
        <w:t>M</w:t>
      </w:r>
      <w:r>
        <w:rPr>
          <w:rFonts w:ascii="Times New Roman" w:hAnsi="Times New Roman" w:cs="Times New Roman"/>
          <w:i/>
          <w:iCs/>
          <w:sz w:val="24"/>
          <w:szCs w:val="24"/>
        </w:rPr>
        <w:t>.</w:t>
      </w:r>
      <w:r w:rsidRPr="00DF4DCD">
        <w:rPr>
          <w:rFonts w:ascii="Times New Roman" w:hAnsi="Times New Roman" w:cs="Times New Roman"/>
          <w:i/>
          <w:iCs/>
          <w:sz w:val="24"/>
          <w:szCs w:val="24"/>
        </w:rPr>
        <w:t xml:space="preserve"> musculus</w:t>
      </w:r>
      <w:r w:rsidRPr="00DF4DCD">
        <w:rPr>
          <w:rFonts w:ascii="Times New Roman" w:hAnsi="Times New Roman" w:cs="Times New Roman"/>
          <w:sz w:val="24"/>
          <w:szCs w:val="24"/>
        </w:rPr>
        <w:t xml:space="preserve"> UCE probe set provided with </w:t>
      </w:r>
      <w:r>
        <w:rPr>
          <w:rFonts w:ascii="Times New Roman" w:hAnsi="Times New Roman" w:cs="Times New Roman"/>
          <w:sz w:val="24"/>
          <w:szCs w:val="24"/>
        </w:rPr>
        <w:t xml:space="preserve">PHYLUCE </w:t>
      </w:r>
      <w:r>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(Faircloth, et al. 2012; Faircloth 2016)</w:t>
      </w:r>
      <w:r>
        <w:rPr>
          <w:rFonts w:ascii="Times New Roman" w:hAnsi="Times New Roman" w:cs="Times New Roman"/>
          <w:sz w:val="24"/>
          <w:szCs w:val="24"/>
        </w:rPr>
        <w:fldChar w:fldCharType="end"/>
      </w:r>
      <w:r w:rsidRPr="00031896">
        <w:rPr>
          <w:rFonts w:ascii="Times New Roman" w:hAnsi="Times New Roman" w:cs="Times New Roman"/>
          <w:iCs/>
          <w:sz w:val="24"/>
          <w:szCs w:val="24"/>
        </w:rPr>
        <w:t>, and 9,865 recombination hotspot</w:t>
      </w:r>
      <w:r>
        <w:rPr>
          <w:rFonts w:ascii="Times New Roman" w:hAnsi="Times New Roman" w:cs="Times New Roman"/>
          <w:iCs/>
          <w:sz w:val="24"/>
          <w:szCs w:val="24"/>
        </w:rPr>
        <w:t>s</w:t>
      </w:r>
      <w:r w:rsidRPr="00031896">
        <w:rPr>
          <w:rFonts w:ascii="Times New Roman" w:hAnsi="Times New Roman" w:cs="Times New Roman"/>
          <w:iCs/>
          <w:sz w:val="24"/>
          <w:szCs w:val="24"/>
        </w:rPr>
        <w:t xml:space="preserve"> from</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WWVhcj4yMDExPC9ZZWFyPjxSZWNOdW0+NTwvUmVjTnVtPjxEaXNwbGF5VGV4dD5TbWFndWxvdmEs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WWVhcj4yMDExPC9ZZWFyPjxSZWNOdW0+NTwvUmVjTnVtPjxEaXNwbGF5VGV4dD5TbWFndWxvdmEs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Smagulova, et al. (2011)</w:t>
      </w:r>
      <w:r>
        <w:rPr>
          <w:rFonts w:ascii="Times New Roman" w:hAnsi="Times New Roman" w:cs="Times New Roman"/>
          <w:iCs/>
          <w:sz w:val="24"/>
          <w:szCs w:val="24"/>
        </w:rPr>
        <w:fldChar w:fldCharType="end"/>
      </w:r>
      <w:r>
        <w:rPr>
          <w:rFonts w:ascii="Times New Roman" w:hAnsi="Times New Roman" w:cs="Times New Roman"/>
          <w:iCs/>
          <w:sz w:val="24"/>
          <w:szCs w:val="24"/>
        </w:rPr>
        <w:t>.</w:t>
      </w:r>
      <w:r w:rsidRPr="00031896">
        <w:rPr>
          <w:rFonts w:ascii="Times New Roman" w:hAnsi="Times New Roman" w:cs="Times New Roman"/>
          <w:iCs/>
          <w:sz w:val="24"/>
          <w:szCs w:val="24"/>
        </w:rPr>
        <w:t xml:space="preserve"> The recombination hotspot coordinates were converted between build 37 and build 38 using the </w:t>
      </w:r>
      <w:proofErr w:type="spellStart"/>
      <w:r w:rsidRPr="00031896">
        <w:rPr>
          <w:rFonts w:ascii="Times New Roman" w:hAnsi="Times New Roman" w:cs="Times New Roman"/>
          <w:iCs/>
          <w:sz w:val="24"/>
          <w:szCs w:val="24"/>
        </w:rPr>
        <w:t>liftOver</w:t>
      </w:r>
      <w:proofErr w:type="spellEnd"/>
      <w:r w:rsidRPr="00031896">
        <w:rPr>
          <w:rFonts w:ascii="Times New Roman" w:hAnsi="Times New Roman" w:cs="Times New Roman"/>
          <w:iCs/>
          <w:sz w:val="24"/>
          <w:szCs w:val="24"/>
        </w:rPr>
        <w:t xml:space="preserve"> tool</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(Hinrichs, et al. 2006)</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For each feature, </w:t>
      </w:r>
      <w:r>
        <w:rPr>
          <w:rFonts w:ascii="Times New Roman" w:hAnsi="Times New Roman" w:cs="Times New Roman"/>
          <w:iCs/>
          <w:sz w:val="24"/>
          <w:szCs w:val="24"/>
        </w:rPr>
        <w:t xml:space="preserve">the starting window was the 10kb window containing the feature’s midpoint coordinate. </w:t>
      </w:r>
      <w:r w:rsidRPr="00031896">
        <w:rPr>
          <w:rFonts w:ascii="Times New Roman" w:hAnsi="Times New Roman" w:cs="Times New Roman"/>
          <w:iCs/>
          <w:sz w:val="24"/>
          <w:szCs w:val="24"/>
        </w:rPr>
        <w:t xml:space="preserve">We then calculated </w:t>
      </w:r>
      <w:proofErr w:type="spellStart"/>
      <w:r w:rsidRPr="00031896">
        <w:rPr>
          <w:rFonts w:ascii="Times New Roman" w:hAnsi="Times New Roman" w:cs="Times New Roman"/>
          <w:iCs/>
          <w:sz w:val="24"/>
          <w:szCs w:val="24"/>
        </w:rPr>
        <w:t>wRF</w:t>
      </w:r>
      <w:proofErr w:type="spellEnd"/>
      <w:r w:rsidRPr="00031896">
        <w:rPr>
          <w:rFonts w:ascii="Times New Roman" w:hAnsi="Times New Roman" w:cs="Times New Roman"/>
          <w:iCs/>
          <w:sz w:val="24"/>
          <w:szCs w:val="24"/>
        </w:rPr>
        <w:t xml:space="preserve"> between this window and all windows </w:t>
      </w:r>
      <w:r>
        <w:rPr>
          <w:rFonts w:ascii="Times New Roman" w:hAnsi="Times New Roman" w:cs="Times New Roman"/>
          <w:iCs/>
          <w:sz w:val="24"/>
          <w:szCs w:val="24"/>
        </w:rPr>
        <w:t>within</w:t>
      </w:r>
      <w:r w:rsidRPr="00031896">
        <w:rPr>
          <w:rFonts w:ascii="Times New Roman" w:hAnsi="Times New Roman" w:cs="Times New Roman"/>
          <w:iCs/>
          <w:sz w:val="24"/>
          <w:szCs w:val="24"/>
        </w:rPr>
        <w:t xml:space="preserve"> </w:t>
      </w:r>
      <w:r>
        <w:rPr>
          <w:rFonts w:ascii="Times New Roman" w:hAnsi="Times New Roman" w:cs="Times New Roman"/>
          <w:iCs/>
          <w:sz w:val="24"/>
          <w:szCs w:val="24"/>
        </w:rPr>
        <w:t>5</w:t>
      </w:r>
      <w:r w:rsidRPr="00031896">
        <w:rPr>
          <w:rFonts w:ascii="Times New Roman" w:hAnsi="Times New Roman" w:cs="Times New Roman"/>
          <w:iCs/>
          <w:sz w:val="24"/>
          <w:szCs w:val="24"/>
        </w:rPr>
        <w:t>Mb in either direction</w:t>
      </w:r>
      <w:r>
        <w:rPr>
          <w:rFonts w:ascii="Times New Roman" w:hAnsi="Times New Roman" w:cs="Times New Roman"/>
          <w:iCs/>
          <w:sz w:val="24"/>
          <w:szCs w:val="24"/>
        </w:rPr>
        <w:t xml:space="preserve"> and for each chromosome compared the slope and </w:t>
      </w:r>
      <w:proofErr w:type="spellStart"/>
      <w:r>
        <w:rPr>
          <w:rFonts w:ascii="Times New Roman" w:hAnsi="Times New Roman" w:cs="Times New Roman"/>
          <w:iCs/>
          <w:sz w:val="24"/>
          <w:szCs w:val="24"/>
        </w:rPr>
        <w:t>wRF</w:t>
      </w:r>
      <w:proofErr w:type="spellEnd"/>
      <w:r>
        <w:rPr>
          <w:rFonts w:ascii="Times New Roman" w:hAnsi="Times New Roman" w:cs="Times New Roman"/>
          <w:iCs/>
          <w:sz w:val="24"/>
          <w:szCs w:val="24"/>
        </w:rPr>
        <w:t xml:space="preserve"> distance of windows adjacent to the feature with the same metrics for the whole chromosome</w:t>
      </w:r>
      <w:r w:rsidRPr="00031896">
        <w:rPr>
          <w:rFonts w:ascii="Times New Roman" w:hAnsi="Times New Roman" w:cs="Times New Roman"/>
          <w:iCs/>
          <w:sz w:val="24"/>
          <w:szCs w:val="24"/>
        </w:rPr>
        <w:t>.</w:t>
      </w:r>
      <w:r>
        <w:rPr>
          <w:rFonts w:ascii="Times New Roman" w:hAnsi="Times New Roman" w:cs="Times New Roman"/>
          <w:iCs/>
          <w:sz w:val="24"/>
          <w:szCs w:val="24"/>
        </w:rPr>
        <w:t xml:space="preserve"> We compared distributions of these measures for each genomic feature with an ANOVA (</w:t>
      </w:r>
      <w:proofErr w:type="spellStart"/>
      <w:r>
        <w:rPr>
          <w:rFonts w:ascii="Times New Roman" w:hAnsi="Times New Roman" w:cs="Times New Roman"/>
          <w:iCs/>
          <w:sz w:val="24"/>
          <w:szCs w:val="24"/>
        </w:rPr>
        <w:t>aov</w:t>
      </w:r>
      <w:proofErr w:type="spellEnd"/>
      <w:r>
        <w:rPr>
          <w:rFonts w:ascii="Times New Roman" w:hAnsi="Times New Roman" w:cs="Times New Roman"/>
          <w:iCs/>
          <w:sz w:val="24"/>
          <w:szCs w:val="24"/>
        </w:rPr>
        <w:t>(</w:t>
      </w:r>
      <w:proofErr w:type="spellStart"/>
      <w:r>
        <w:rPr>
          <w:rFonts w:ascii="Times New Roman" w:hAnsi="Times New Roman" w:cs="Times New Roman"/>
          <w:iCs/>
          <w:sz w:val="24"/>
          <w:szCs w:val="24"/>
        </w:rPr>
        <w:t>feature.measure</w:t>
      </w:r>
      <w:proofErr w:type="spellEnd"/>
      <w:r>
        <w:rPr>
          <w:rFonts w:ascii="Times New Roman" w:hAnsi="Times New Roman" w:cs="Times New Roman"/>
          <w:iCs/>
          <w:sz w:val="24"/>
          <w:szCs w:val="24"/>
        </w:rPr>
        <w:t xml:space="preserve"> ~ </w:t>
      </w:r>
      <w:proofErr w:type="spellStart"/>
      <w:r>
        <w:rPr>
          <w:rFonts w:ascii="Times New Roman" w:hAnsi="Times New Roman" w:cs="Times New Roman"/>
          <w:iCs/>
          <w:sz w:val="24"/>
          <w:szCs w:val="24"/>
        </w:rPr>
        <w:t>feature.label</w:t>
      </w:r>
      <w:proofErr w:type="spellEnd"/>
      <w:r>
        <w:rPr>
          <w:rFonts w:ascii="Times New Roman" w:hAnsi="Times New Roman" w:cs="Times New Roman"/>
          <w:iCs/>
          <w:sz w:val="24"/>
          <w:szCs w:val="24"/>
        </w:rPr>
        <w:t xml:space="preserve">)) followed by Tukey’s range test </w:t>
      </w:r>
      <w:r>
        <w:rPr>
          <w:rFonts w:ascii="Times New Roman" w:hAnsi="Times New Roman" w:cs="Times New Roman"/>
          <w:iCs/>
          <w:sz w:val="24"/>
          <w:szCs w:val="24"/>
        </w:rPr>
        <w:lastRenderedPageBreak/>
        <w:t>(</w:t>
      </w:r>
      <w:proofErr w:type="spellStart"/>
      <w:r>
        <w:rPr>
          <w:rFonts w:ascii="Times New Roman" w:hAnsi="Times New Roman" w:cs="Times New Roman"/>
          <w:iCs/>
          <w:sz w:val="24"/>
          <w:szCs w:val="24"/>
        </w:rPr>
        <w:t>TukeyHSD</w:t>
      </w:r>
      <w:proofErr w:type="spellEnd"/>
      <w:r>
        <w:rPr>
          <w:rFonts w:ascii="Times New Roman" w:hAnsi="Times New Roman" w:cs="Times New Roman"/>
          <w:iCs/>
          <w:sz w:val="24"/>
          <w:szCs w:val="24"/>
        </w:rPr>
        <w:t>(</w:t>
      </w:r>
      <w:proofErr w:type="spellStart"/>
      <w:r>
        <w:rPr>
          <w:rFonts w:ascii="Times New Roman" w:hAnsi="Times New Roman" w:cs="Times New Roman"/>
          <w:iCs/>
          <w:sz w:val="24"/>
          <w:szCs w:val="24"/>
        </w:rPr>
        <w:t>anova.result</w:t>
      </w:r>
      <w:proofErr w:type="spellEnd"/>
      <w:r>
        <w:rPr>
          <w:rFonts w:ascii="Times New Roman" w:hAnsi="Times New Roman" w:cs="Times New Roman"/>
          <w:iCs/>
          <w:sz w:val="24"/>
          <w:szCs w:val="24"/>
        </w:rPr>
        <w:t xml:space="preserve">)) to assess differences in means, as implemented in R v4.1.1 </w:t>
      </w:r>
      <w:r>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iCs/>
          <w:sz w:val="24"/>
          <w:szCs w:val="24"/>
        </w:rPr>
        <w:fldChar w:fldCharType="separate"/>
      </w:r>
      <w:r>
        <w:rPr>
          <w:rFonts w:ascii="Times New Roman" w:hAnsi="Times New Roman" w:cs="Times New Roman"/>
          <w:iCs/>
          <w:noProof/>
          <w:sz w:val="24"/>
          <w:szCs w:val="24"/>
        </w:rPr>
        <w:t>(R Core Team 2021)</w:t>
      </w:r>
      <w:r>
        <w:rPr>
          <w:rFonts w:ascii="Times New Roman" w:hAnsi="Times New Roman" w:cs="Times New Roman"/>
          <w:iCs/>
          <w:sz w:val="24"/>
          <w:szCs w:val="24"/>
        </w:rPr>
        <w:fldChar w:fldCharType="end"/>
      </w:r>
      <w:r>
        <w:rPr>
          <w:rFonts w:ascii="Times New Roman" w:hAnsi="Times New Roman" w:cs="Times New Roman"/>
          <w:iCs/>
          <w:sz w:val="24"/>
          <w:szCs w:val="24"/>
        </w:rPr>
        <w:t>.</w:t>
      </w:r>
    </w:p>
    <w:p w14:paraId="22A513CB" w14:textId="77777777" w:rsidR="00A849E6" w:rsidRPr="00031896" w:rsidRDefault="00A849E6" w:rsidP="00A849E6">
      <w:pPr>
        <w:pStyle w:val="Heading2"/>
        <w:rPr>
          <w:b/>
          <w:bCs/>
        </w:rPr>
      </w:pPr>
      <w:r>
        <w:t>Molecular</w:t>
      </w:r>
      <w:r w:rsidRPr="00031896">
        <w:t xml:space="preserve"> </w:t>
      </w:r>
      <w:r>
        <w:t xml:space="preserve">evolution </w:t>
      </w:r>
    </w:p>
    <w:p w14:paraId="31F5223F" w14:textId="5843B63C" w:rsidR="00A849E6" w:rsidRDefault="00A849E6" w:rsidP="00A849E6">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To test how tree misspecification affects </w:t>
      </w:r>
      <w:r>
        <w:rPr>
          <w:rFonts w:ascii="Times New Roman" w:hAnsi="Times New Roman" w:cs="Times New Roman"/>
          <w:sz w:val="24"/>
          <w:szCs w:val="24"/>
        </w:rPr>
        <w:t xml:space="preserve">common model-based </w:t>
      </w:r>
      <w:r w:rsidRPr="00031896">
        <w:rPr>
          <w:rFonts w:ascii="Times New Roman" w:hAnsi="Times New Roman" w:cs="Times New Roman"/>
          <w:sz w:val="24"/>
          <w:szCs w:val="24"/>
        </w:rPr>
        <w:t xml:space="preserve">analyses of </w:t>
      </w:r>
      <w:r>
        <w:rPr>
          <w:rFonts w:ascii="Times New Roman" w:hAnsi="Times New Roman" w:cs="Times New Roman"/>
          <w:sz w:val="24"/>
          <w:szCs w:val="24"/>
        </w:rPr>
        <w:t>molecular evolution</w:t>
      </w:r>
      <w:r w:rsidRPr="00031896">
        <w:rPr>
          <w:rFonts w:ascii="Times New Roman" w:hAnsi="Times New Roman" w:cs="Times New Roman"/>
          <w:sz w:val="24"/>
          <w:szCs w:val="24"/>
        </w:rPr>
        <w:t>, we retrieved 2</w:t>
      </w:r>
      <w:r>
        <w:rPr>
          <w:rFonts w:ascii="Times New Roman" w:hAnsi="Times New Roman" w:cs="Times New Roman"/>
          <w:sz w:val="24"/>
          <w:szCs w:val="24"/>
        </w:rPr>
        <w:t>2</w:t>
      </w:r>
      <w:r w:rsidRPr="00031896">
        <w:rPr>
          <w:rFonts w:ascii="Times New Roman" w:hAnsi="Times New Roman" w:cs="Times New Roman"/>
          <w:sz w:val="24"/>
          <w:szCs w:val="24"/>
        </w:rPr>
        <w:t>,</w:t>
      </w:r>
      <w:r>
        <w:rPr>
          <w:rFonts w:ascii="Times New Roman" w:hAnsi="Times New Roman" w:cs="Times New Roman"/>
          <w:sz w:val="24"/>
          <w:szCs w:val="24"/>
        </w:rPr>
        <w:t>261</w:t>
      </w:r>
      <w:r w:rsidRPr="00031896">
        <w:rPr>
          <w:rFonts w:ascii="Times New Roman" w:hAnsi="Times New Roman" w:cs="Times New Roman"/>
          <w:sz w:val="24"/>
          <w:szCs w:val="24"/>
        </w:rPr>
        <w:t xml:space="preserve"> coding sequences </w:t>
      </w:r>
      <w:r>
        <w:rPr>
          <w:rFonts w:ascii="Times New Roman" w:hAnsi="Times New Roman" w:cs="Times New Roman"/>
          <w:sz w:val="24"/>
          <w:szCs w:val="24"/>
        </w:rPr>
        <w:t xml:space="preserve">from </w:t>
      </w:r>
      <w:r w:rsidRPr="00D4662B">
        <w:rPr>
          <w:rFonts w:ascii="Times New Roman" w:hAnsi="Times New Roman" w:cs="Times New Roman"/>
          <w:i/>
          <w:sz w:val="24"/>
          <w:szCs w:val="24"/>
        </w:rPr>
        <w:t>M. musculus</w:t>
      </w:r>
      <w:r>
        <w:rPr>
          <w:rFonts w:ascii="Times New Roman" w:hAnsi="Times New Roman" w:cs="Times New Roman"/>
          <w:iCs/>
          <w:sz w:val="24"/>
          <w:szCs w:val="24"/>
        </w:rPr>
        <w:t xml:space="preserve"> using the longest coding transcript of each gene. </w:t>
      </w:r>
      <w:r w:rsidRPr="00031896">
        <w:rPr>
          <w:rFonts w:ascii="Times New Roman" w:hAnsi="Times New Roman" w:cs="Times New Roman"/>
          <w:sz w:val="24"/>
          <w:szCs w:val="24"/>
        </w:rPr>
        <w:t>Coding coordinates from</w:t>
      </w:r>
      <w:r>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coding sequences </w:t>
      </w:r>
      <w:r w:rsidRPr="00031896">
        <w:rPr>
          <w:rFonts w:ascii="Times New Roman" w:hAnsi="Times New Roman" w:cs="Times New Roman"/>
          <w:sz w:val="24"/>
          <w:szCs w:val="24"/>
        </w:rPr>
        <w:t xml:space="preserve">were transposed to the new assemblies via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sequences retrieved with</w:t>
      </w:r>
      <w:r>
        <w:rPr>
          <w:rFonts w:ascii="Times New Roman" w:hAnsi="Times New Roman" w:cs="Times New Roman"/>
          <w:sz w:val="24"/>
          <w:szCs w:val="24"/>
        </w:rPr>
        <w:t xml:space="preserve">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getfasta</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We recovered 17,216 genes that were present in all </w:t>
      </w:r>
      <w:r w:rsidR="008C7603">
        <w:rPr>
          <w:rFonts w:ascii="Times New Roman" w:hAnsi="Times New Roman" w:cs="Times New Roman"/>
          <w:sz w:val="24"/>
          <w:szCs w:val="24"/>
        </w:rPr>
        <w:t>seven</w:t>
      </w:r>
      <w:r>
        <w:rPr>
          <w:rFonts w:ascii="Times New Roman" w:hAnsi="Times New Roman" w:cs="Times New Roman"/>
          <w:sz w:val="24"/>
          <w:szCs w:val="24"/>
        </w:rPr>
        <w:t xml:space="preserve"> species.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Using </w:t>
      </w:r>
      <w:r w:rsidRPr="00031896">
        <w:rPr>
          <w:rFonts w:ascii="Times New Roman" w:hAnsi="Times New Roman" w:cs="Times New Roman"/>
          <w:sz w:val="24"/>
          <w:szCs w:val="24"/>
        </w:rPr>
        <w:t xml:space="preserve">MACSE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&lt;EndNote&gt;&lt;Cite&gt;&lt;Author&gt;Ranwez&lt;/Author&gt;&lt;Year&gt;2018&lt;/Year&gt;&lt;RecNum&gt;60&lt;/RecNum&gt;&lt;DisplayText&gt;(Ranwez, et al. 2018)&lt;/DisplayText&gt;&lt;record&gt;&lt;rec-number&gt;60&lt;/rec-number&gt;&lt;foreign-keys&gt;&lt;key app="EN" db-id="vdwt9psdezv5tlee9vn5swzfzafw0azp5adx" timestamp="1642610107"&gt;60&lt;/key&gt;&lt;/foreign-keys&gt;&lt;ref-type name="Journal Article"&gt;17&lt;/ref-type&gt;&lt;contributors&gt;&lt;authors&gt;&lt;author&gt;Ranwez, V.&lt;/author&gt;&lt;author&gt;Douzery, E. J. P.&lt;/author&gt;&lt;author&gt;Cambon, C.&lt;/author&gt;&lt;author&gt;Chantret, N.&lt;/author&gt;&lt;author&gt;Delsuc, F.&lt;/author&gt;&lt;/authors&gt;&lt;/contributors&gt;&lt;auth-address&gt;AGAP, Universite de Montpellier, CIRAD, INRA, Montpellier SupAgro, Montpellier, France.&amp;#xD;Institut des Sciences de l&amp;apos;Evolution de Montpellier (ISEM), UMR 5554, CNRS, EPHE, IRD, Universite de Montpellier, Montpellier, France.&lt;/auth-address&gt;&lt;titles&gt;&lt;title&gt;MACSE v2: Toolkit for the Alignment of Coding Sequences Accounting for Frameshifts and Stop Codons&lt;/title&gt;&lt;secondary-title&gt;Mol Biol Evol&lt;/secondary-title&gt;&lt;/titles&gt;&lt;periodical&gt;&lt;full-title&gt;Mol Biol Evol&lt;/full-title&gt;&lt;/periodical&gt;&lt;pages&gt;2582-2584&lt;/pages&gt;&lt;volume&gt;35&lt;/volume&gt;&lt;number&gt;10&lt;/number&gt;&lt;edition&gt;2018/08/31&lt;/edition&gt;&lt;keywords&gt;&lt;keyword&gt;Codon, Terminator&lt;/keyword&gt;&lt;keyword&gt;Frameshift Mutation&lt;/keyword&gt;&lt;keyword&gt;*Sequence Alignment&lt;/keyword&gt;&lt;keyword&gt;*Software&lt;/keyword&gt;&lt;/keywords&gt;&lt;dates&gt;&lt;year&gt;2018&lt;/year&gt;&lt;pub-dates&gt;&lt;date&gt;Oct 1&lt;/date&gt;&lt;/pub-dates&gt;&lt;/dates&gt;&lt;isbn&gt;1537-1719 (Electronic)&amp;#xD;0737-4038 (Linking)&lt;/isbn&gt;&lt;accession-num&gt;30165589&lt;/accession-num&gt;&lt;urls&gt;&lt;related-urls&gt;&lt;url&gt;https://www.ncbi.nlm.nih.gov/pubmed/30165589&lt;/url&gt;&lt;/related-urls&gt;&lt;/urls&gt;&lt;custom2&gt;PMC6188553&lt;/custom2&gt;&lt;electronic-resource-num&gt;10.1093/molbev/msy159&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(Ranwez,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we trimmed non-homologous regions from each ortholog using </w:t>
      </w:r>
      <w:proofErr w:type="spellStart"/>
      <w:r>
        <w:rPr>
          <w:rFonts w:ascii="Times New Roman" w:hAnsi="Times New Roman" w:cs="Times New Roman"/>
          <w:sz w:val="24"/>
          <w:szCs w:val="24"/>
        </w:rPr>
        <w:t>trimNonHomologousFragments</w:t>
      </w:r>
      <w:proofErr w:type="spellEnd"/>
      <w:r>
        <w:rPr>
          <w:rFonts w:ascii="Times New Roman" w:hAnsi="Times New Roman" w:cs="Times New Roman"/>
          <w:sz w:val="24"/>
          <w:szCs w:val="24"/>
        </w:rPr>
        <w:t xml:space="preserve">, aligned the orthologs using </w:t>
      </w:r>
      <w:proofErr w:type="spellStart"/>
      <w:r>
        <w:rPr>
          <w:rFonts w:ascii="Times New Roman" w:hAnsi="Times New Roman" w:cs="Times New Roman"/>
          <w:sz w:val="24"/>
          <w:szCs w:val="24"/>
        </w:rPr>
        <w:t>alignSequences</w:t>
      </w:r>
      <w:proofErr w:type="spellEnd"/>
      <w:r>
        <w:rPr>
          <w:rFonts w:ascii="Times New Roman" w:hAnsi="Times New Roman" w:cs="Times New Roman"/>
          <w:sz w:val="24"/>
          <w:szCs w:val="24"/>
        </w:rPr>
        <w:t xml:space="preserve">, and trimmed the aligned sequences with </w:t>
      </w:r>
      <w:proofErr w:type="spellStart"/>
      <w:r>
        <w:rPr>
          <w:rFonts w:ascii="Times New Roman" w:hAnsi="Times New Roman" w:cs="Times New Roman"/>
          <w:sz w:val="24"/>
          <w:szCs w:val="24"/>
        </w:rPr>
        <w:t>trimAlignment</w:t>
      </w:r>
      <w:proofErr w:type="spellEnd"/>
      <w:r>
        <w:rPr>
          <w:rFonts w:ascii="Times New Roman" w:hAnsi="Times New Roman" w:cs="Times New Roman"/>
          <w:sz w:val="24"/>
          <w:szCs w:val="24"/>
        </w:rPr>
        <w:t xml:space="preserve"> to remove unaligned flanking regions.</w:t>
      </w:r>
      <w:r w:rsidRPr="00031896">
        <w:rPr>
          <w:rFonts w:ascii="Times New Roman" w:hAnsi="Times New Roman" w:cs="Times New Roman"/>
          <w:sz w:val="24"/>
          <w:szCs w:val="24"/>
        </w:rPr>
        <w:t xml:space="preserve"> </w:t>
      </w:r>
      <w:r>
        <w:rPr>
          <w:rFonts w:ascii="Times New Roman" w:hAnsi="Times New Roman" w:cs="Times New Roman"/>
          <w:sz w:val="24"/>
          <w:szCs w:val="24"/>
        </w:rPr>
        <w:t>Finally, we manually filtered the alignments using the following (non-mutually exclusive) criteria: 3,368 alignments were removed during filtering for gapped sites,</w:t>
      </w:r>
      <w:r w:rsidRPr="00031896">
        <w:rPr>
          <w:rFonts w:ascii="Times New Roman" w:hAnsi="Times New Roman" w:cs="Times New Roman"/>
          <w:sz w:val="24"/>
          <w:szCs w:val="24"/>
        </w:rPr>
        <w:t xml:space="preserve"> </w:t>
      </w:r>
      <w:r>
        <w:rPr>
          <w:rFonts w:ascii="Times New Roman" w:hAnsi="Times New Roman" w:cs="Times New Roman"/>
          <w:sz w:val="24"/>
          <w:szCs w:val="24"/>
        </w:rPr>
        <w:t>3,132</w:t>
      </w:r>
      <w:r w:rsidRPr="00031896">
        <w:rPr>
          <w:rFonts w:ascii="Times New Roman" w:hAnsi="Times New Roman" w:cs="Times New Roman"/>
          <w:sz w:val="24"/>
          <w:szCs w:val="24"/>
        </w:rPr>
        <w:t xml:space="preserve"> alignments </w:t>
      </w:r>
      <w:r>
        <w:rPr>
          <w:rFonts w:ascii="Times New Roman" w:hAnsi="Times New Roman" w:cs="Times New Roman"/>
          <w:sz w:val="24"/>
          <w:szCs w:val="24"/>
        </w:rPr>
        <w:t>had</w:t>
      </w:r>
      <w:r w:rsidRPr="00031896">
        <w:rPr>
          <w:rFonts w:ascii="Times New Roman" w:hAnsi="Times New Roman" w:cs="Times New Roman"/>
          <w:sz w:val="24"/>
          <w:szCs w:val="24"/>
        </w:rPr>
        <w:t xml:space="preserve"> a premature stop codon in at least one species, </w:t>
      </w:r>
      <w:r>
        <w:rPr>
          <w:rFonts w:ascii="Times New Roman" w:hAnsi="Times New Roman" w:cs="Times New Roman"/>
          <w:sz w:val="24"/>
          <w:szCs w:val="24"/>
        </w:rPr>
        <w:t>1,571</w:t>
      </w:r>
      <w:r w:rsidRPr="00031896">
        <w:rPr>
          <w:rFonts w:ascii="Times New Roman" w:hAnsi="Times New Roman" w:cs="Times New Roman"/>
          <w:sz w:val="24"/>
          <w:szCs w:val="24"/>
        </w:rPr>
        <w:t xml:space="preserve"> alignments </w:t>
      </w:r>
      <w:r>
        <w:rPr>
          <w:rFonts w:ascii="Times New Roman" w:hAnsi="Times New Roman" w:cs="Times New Roman"/>
          <w:sz w:val="24"/>
          <w:szCs w:val="24"/>
        </w:rPr>
        <w:t xml:space="preserve">had only </w:t>
      </w:r>
      <w:r w:rsidR="008C7603">
        <w:rPr>
          <w:rFonts w:ascii="Times New Roman" w:hAnsi="Times New Roman" w:cs="Times New Roman"/>
          <w:sz w:val="24"/>
          <w:szCs w:val="24"/>
        </w:rPr>
        <w:t>three</w:t>
      </w:r>
      <w:r>
        <w:rPr>
          <w:rFonts w:ascii="Times New Roman" w:hAnsi="Times New Roman" w:cs="Times New Roman"/>
          <w:sz w:val="24"/>
          <w:szCs w:val="24"/>
        </w:rPr>
        <w:t xml:space="preserve"> or fewer unique sequences among the </w:t>
      </w:r>
      <w:r w:rsidR="008C7603">
        <w:rPr>
          <w:rFonts w:ascii="Times New Roman" w:hAnsi="Times New Roman" w:cs="Times New Roman"/>
          <w:sz w:val="24"/>
          <w:szCs w:val="24"/>
        </w:rPr>
        <w:t>seven</w:t>
      </w:r>
      <w:r>
        <w:rPr>
          <w:rFonts w:ascii="Times New Roman" w:hAnsi="Times New Roman" w:cs="Times New Roman"/>
          <w:sz w:val="24"/>
          <w:szCs w:val="24"/>
        </w:rPr>
        <w:t xml:space="preserve"> species</w:t>
      </w:r>
      <w:r w:rsidRPr="00031896">
        <w:rPr>
          <w:rFonts w:ascii="Times New Roman" w:hAnsi="Times New Roman" w:cs="Times New Roman"/>
          <w:sz w:val="24"/>
          <w:szCs w:val="24"/>
        </w:rPr>
        <w:t xml:space="preserve">, and </w:t>
      </w:r>
      <w:r>
        <w:rPr>
          <w:rFonts w:ascii="Times New Roman" w:hAnsi="Times New Roman" w:cs="Times New Roman"/>
          <w:sz w:val="24"/>
          <w:szCs w:val="24"/>
        </w:rPr>
        <w:t>78</w:t>
      </w:r>
      <w:r w:rsidRPr="00031896">
        <w:rPr>
          <w:rFonts w:ascii="Times New Roman" w:hAnsi="Times New Roman" w:cs="Times New Roman"/>
          <w:sz w:val="24"/>
          <w:szCs w:val="24"/>
        </w:rPr>
        <w:t xml:space="preserve"> alignments </w:t>
      </w:r>
      <w:r>
        <w:rPr>
          <w:rFonts w:ascii="Times New Roman" w:hAnsi="Times New Roman" w:cs="Times New Roman"/>
          <w:sz w:val="24"/>
          <w:szCs w:val="24"/>
        </w:rPr>
        <w:t>we</w:t>
      </w:r>
      <w:r w:rsidRPr="00031896">
        <w:rPr>
          <w:rFonts w:ascii="Times New Roman" w:hAnsi="Times New Roman" w:cs="Times New Roman"/>
          <w:sz w:val="24"/>
          <w:szCs w:val="24"/>
        </w:rPr>
        <w:t>re shorter than 100</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bp. </w:t>
      </w:r>
      <w:r>
        <w:rPr>
          <w:rFonts w:ascii="Times New Roman" w:hAnsi="Times New Roman" w:cs="Times New Roman"/>
          <w:sz w:val="24"/>
          <w:szCs w:val="24"/>
        </w:rPr>
        <w:t xml:space="preserve">After filtering, 12,559 </w:t>
      </w:r>
      <w:r w:rsidRPr="00031896">
        <w:rPr>
          <w:rFonts w:ascii="Times New Roman" w:hAnsi="Times New Roman" w:cs="Times New Roman"/>
          <w:sz w:val="24"/>
          <w:szCs w:val="24"/>
        </w:rPr>
        <w:t>total alignments for tree reconstruction and inference of selection.</w:t>
      </w:r>
      <w:r>
        <w:rPr>
          <w:rFonts w:ascii="Times New Roman" w:hAnsi="Times New Roman" w:cs="Times New Roman"/>
          <w:sz w:val="24"/>
          <w:szCs w:val="24"/>
        </w:rPr>
        <w:t xml:space="preserve"> </w:t>
      </w:r>
    </w:p>
    <w:p w14:paraId="242F9A03" w14:textId="2CA45ECE"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r>
      <w:r w:rsidRPr="00031896">
        <w:rPr>
          <w:rFonts w:ascii="Times New Roman" w:hAnsi="Times New Roman" w:cs="Times New Roman"/>
          <w:sz w:val="24"/>
          <w:szCs w:val="24"/>
        </w:rPr>
        <w:t xml:space="preserve">We </w:t>
      </w:r>
      <w:r>
        <w:rPr>
          <w:rFonts w:ascii="Times New Roman" w:hAnsi="Times New Roman" w:cs="Times New Roman"/>
          <w:sz w:val="24"/>
          <w:szCs w:val="24"/>
        </w:rPr>
        <w:t xml:space="preserve">then </w:t>
      </w:r>
      <w:r w:rsidRPr="00031896">
        <w:rPr>
          <w:rFonts w:ascii="Times New Roman" w:hAnsi="Times New Roman" w:cs="Times New Roman"/>
          <w:sz w:val="24"/>
          <w:szCs w:val="24"/>
        </w:rPr>
        <w:t>used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6665FD">
        <w:rPr>
          <w:rFonts w:ascii="Times New Roman" w:hAnsi="Times New Roman" w:cs="Times New Roman"/>
          <w:sz w:val="24"/>
          <w:szCs w:val="24"/>
        </w:rPr>
        <w:instrText xml:space="preserve"> ADDIN EN.CITE </w:instrText>
      </w:r>
      <w:r w:rsidR="006665FD">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6665FD">
        <w:rPr>
          <w:rFonts w:ascii="Times New Roman" w:hAnsi="Times New Roman" w:cs="Times New Roman"/>
          <w:sz w:val="24"/>
          <w:szCs w:val="24"/>
        </w:rPr>
        <w:instrText xml:space="preserve"> ADDIN EN.CITE.DATA </w:instrText>
      </w:r>
      <w:r w:rsidR="006665FD">
        <w:rPr>
          <w:rFonts w:ascii="Times New Roman" w:hAnsi="Times New Roman" w:cs="Times New Roman"/>
          <w:sz w:val="24"/>
          <w:szCs w:val="24"/>
        </w:rPr>
      </w:r>
      <w:r w:rsidR="006665FD">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6665FD">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to reconstruct a single species</w:t>
      </w:r>
      <w:r>
        <w:rPr>
          <w:rFonts w:ascii="Times New Roman" w:hAnsi="Times New Roman" w:cs="Times New Roman"/>
          <w:sz w:val="24"/>
          <w:szCs w:val="24"/>
        </w:rPr>
        <w:t xml:space="preserve"> </w:t>
      </w:r>
      <w:r w:rsidRPr="00031896">
        <w:rPr>
          <w:rFonts w:ascii="Times New Roman" w:hAnsi="Times New Roman" w:cs="Times New Roman"/>
          <w:sz w:val="24"/>
          <w:szCs w:val="24"/>
        </w:rPr>
        <w:t>tree from concatenation of all</w:t>
      </w:r>
      <w:r>
        <w:rPr>
          <w:rFonts w:ascii="Times New Roman" w:hAnsi="Times New Roman" w:cs="Times New Roman"/>
          <w:sz w:val="24"/>
          <w:szCs w:val="24"/>
        </w:rPr>
        <w:t xml:space="preserve"> gene</w:t>
      </w:r>
      <w:r w:rsidRPr="00031896">
        <w:rPr>
          <w:rFonts w:ascii="Times New Roman" w:hAnsi="Times New Roman" w:cs="Times New Roman"/>
          <w:sz w:val="24"/>
          <w:szCs w:val="24"/>
        </w:rPr>
        <w:t xml:space="preserve"> alignments</w:t>
      </w:r>
      <w:r>
        <w:rPr>
          <w:rFonts w:ascii="Times New Roman" w:hAnsi="Times New Roman" w:cs="Times New Roman"/>
          <w:sz w:val="24"/>
          <w:szCs w:val="24"/>
        </w:rPr>
        <w:t>,</w:t>
      </w:r>
      <w:r w:rsidRPr="00031896">
        <w:rPr>
          <w:rFonts w:ascii="Times New Roman" w:hAnsi="Times New Roman" w:cs="Times New Roman"/>
          <w:sz w:val="24"/>
          <w:szCs w:val="24"/>
        </w:rPr>
        <w:t xml:space="preserve"> as well as gene</w:t>
      </w:r>
      <w:r>
        <w:rPr>
          <w:rFonts w:ascii="Times New Roman" w:hAnsi="Times New Roman" w:cs="Times New Roman"/>
          <w:sz w:val="24"/>
          <w:szCs w:val="24"/>
        </w:rPr>
        <w:t>-</w:t>
      </w:r>
      <w:r w:rsidRPr="00031896">
        <w:rPr>
          <w:rFonts w:ascii="Times New Roman" w:hAnsi="Times New Roman" w:cs="Times New Roman"/>
          <w:sz w:val="24"/>
          <w:szCs w:val="24"/>
        </w:rPr>
        <w:t>trees for each individual alignment.</w:t>
      </w:r>
      <w:r>
        <w:rPr>
          <w:rFonts w:ascii="Times New Roman" w:hAnsi="Times New Roman" w:cs="Times New Roman"/>
          <w:sz w:val="24"/>
          <w:szCs w:val="24"/>
        </w:rPr>
        <w:t xml:space="preserve"> This species tree from coding regions matches the topologies of these species inferred by concatenation of UCEs in the previous section.</w:t>
      </w:r>
      <w:r w:rsidRPr="00031896">
        <w:rPr>
          <w:rFonts w:ascii="Times New Roman" w:hAnsi="Times New Roman" w:cs="Times New Roman"/>
          <w:sz w:val="24"/>
          <w:szCs w:val="24"/>
        </w:rPr>
        <w:t xml:space="preserve"> Next we ran several tests that use both coding alignments and a tree to infer positive selection: PAML’s M1a vs. M2a test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Y051bT42MTwvUmVjTnVtPjxEaXNwbGF5VGV4dD4oU21pdGgsIGV0IGFsLiAyMDE1YSk8L0Rpc3Bs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</w:fldData>
        </w:fldChar>
      </w:r>
      <w:r w:rsidR="006665FD">
        <w:rPr>
          <w:rFonts w:ascii="Times New Roman" w:hAnsi="Times New Roman" w:cs="Times New Roman"/>
          <w:sz w:val="24"/>
          <w:szCs w:val="24"/>
        </w:rPr>
        <w:instrText xml:space="preserve"> ADDIN EN.CITE </w:instrText>
      </w:r>
      <w:r w:rsidR="006665FD">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Y051bT42MTwvUmVjTnVtPjxEaXNwbGF5VGV4dD4oU21pdGgsIGV0IGFsLiAyMDE1YSk8L0Rpc3Bs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</w:fldData>
        </w:fldChar>
      </w:r>
      <w:r w:rsidR="006665FD">
        <w:rPr>
          <w:rFonts w:ascii="Times New Roman" w:hAnsi="Times New Roman" w:cs="Times New Roman"/>
          <w:sz w:val="24"/>
          <w:szCs w:val="24"/>
        </w:rPr>
        <w:instrText xml:space="preserve"> ADDIN EN.CITE.DATA </w:instrText>
      </w:r>
      <w:r w:rsidR="006665FD">
        <w:rPr>
          <w:rFonts w:ascii="Times New Roman" w:hAnsi="Times New Roman" w:cs="Times New Roman"/>
          <w:sz w:val="24"/>
          <w:szCs w:val="24"/>
        </w:rPr>
      </w:r>
      <w:r w:rsidR="006665FD">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6665FD">
        <w:rPr>
          <w:rFonts w:ascii="Times New Roman" w:hAnsi="Times New Roman" w:cs="Times New Roman"/>
          <w:noProof/>
          <w:sz w:val="24"/>
          <w:szCs w:val="24"/>
        </w:rPr>
        <w:t>(Smith, et al. 2015a)</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(Murrell, et al. 2015)</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ran each test twice on each gene, once using the </w:t>
      </w:r>
      <w:r>
        <w:rPr>
          <w:rFonts w:ascii="Times New Roman" w:hAnsi="Times New Roman" w:cs="Times New Roman"/>
          <w:sz w:val="24"/>
          <w:szCs w:val="24"/>
        </w:rPr>
        <w:t xml:space="preserve">species tree derived from concatenated data, </w:t>
      </w:r>
      <w:r w:rsidRPr="00031896">
        <w:rPr>
          <w:rFonts w:ascii="Times New Roman" w:hAnsi="Times New Roman" w:cs="Times New Roman"/>
          <w:sz w:val="24"/>
          <w:szCs w:val="24"/>
        </w:rPr>
        <w:t>and once using the tree</w:t>
      </w:r>
      <w:r>
        <w:rPr>
          <w:rFonts w:ascii="Times New Roman" w:hAnsi="Times New Roman" w:cs="Times New Roman"/>
          <w:sz w:val="24"/>
          <w:szCs w:val="24"/>
        </w:rPr>
        <w:t xml:space="preserve"> estimated for that gene</w:t>
      </w:r>
      <w:r w:rsidRPr="00031896">
        <w:rPr>
          <w:rFonts w:ascii="Times New Roman" w:hAnsi="Times New Roman" w:cs="Times New Roman"/>
          <w:sz w:val="24"/>
          <w:szCs w:val="24"/>
        </w:rPr>
        <w:t xml:space="preserve">. For the </w:t>
      </w:r>
      <w:proofErr w:type="spellStart"/>
      <w:r w:rsidRPr="00031896">
        <w:rPr>
          <w:rFonts w:ascii="Times New Roman" w:hAnsi="Times New Roman" w:cs="Times New Roman"/>
          <w:sz w:val="24"/>
          <w:szCs w:val="24"/>
        </w:rPr>
        <w:t>HyPhy</w:t>
      </w:r>
      <w:proofErr w:type="spellEnd"/>
      <w:r w:rsidRPr="00031896">
        <w:rPr>
          <w:rFonts w:ascii="Times New Roman" w:hAnsi="Times New Roman" w:cs="Times New Roman"/>
          <w:sz w:val="24"/>
          <w:szCs w:val="24"/>
        </w:rPr>
        <w:t xml:space="preserve"> models, no target branch was selected, meaning all branches in the input phylogeny were tested</w:t>
      </w:r>
      <w:r>
        <w:rPr>
          <w:rFonts w:ascii="Times New Roman" w:hAnsi="Times New Roman" w:cs="Times New Roman"/>
          <w:sz w:val="24"/>
          <w:szCs w:val="24"/>
        </w:rPr>
        <w:t>.</w:t>
      </w:r>
    </w:p>
    <w:p w14:paraId="513437BC" w14:textId="3D2CA8F0"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r>
      <w:r w:rsidRPr="00031896">
        <w:rPr>
          <w:rFonts w:ascii="Times New Roman" w:hAnsi="Times New Roman" w:cs="Times New Roman"/>
          <w:sz w:val="24"/>
          <w:szCs w:val="24"/>
        </w:rPr>
        <w:t xml:space="preserve">The end point of each </w:t>
      </w:r>
      <w:r>
        <w:rPr>
          <w:rFonts w:ascii="Times New Roman" w:hAnsi="Times New Roman" w:cs="Times New Roman"/>
          <w:sz w:val="24"/>
          <w:szCs w:val="24"/>
        </w:rPr>
        <w:t>of these</w:t>
      </w:r>
      <w:r w:rsidRPr="00031896">
        <w:rPr>
          <w:rFonts w:ascii="Times New Roman" w:hAnsi="Times New Roman" w:cs="Times New Roman"/>
          <w:sz w:val="24"/>
          <w:szCs w:val="24"/>
        </w:rPr>
        <w:t xml:space="preserve"> three tests is a p-value, which </w:t>
      </w:r>
      <w:r>
        <w:rPr>
          <w:rFonts w:ascii="Times New Roman" w:hAnsi="Times New Roman" w:cs="Times New Roman"/>
          <w:sz w:val="24"/>
          <w:szCs w:val="24"/>
        </w:rPr>
        <w:t>lets</w:t>
      </w:r>
      <w:r w:rsidRPr="00031896">
        <w:rPr>
          <w:rFonts w:ascii="Times New Roman" w:hAnsi="Times New Roman" w:cs="Times New Roman"/>
          <w:sz w:val="24"/>
          <w:szCs w:val="24"/>
        </w:rPr>
        <w:t xml:space="preserve"> us assess whether a model that allows for positively selected sites fits better than a model that does not.</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For M1a vs. M2a, </w:t>
      </w:r>
      <w:r>
        <w:rPr>
          <w:rFonts w:ascii="Times New Roman" w:hAnsi="Times New Roman" w:cs="Times New Roman"/>
          <w:sz w:val="24"/>
          <w:szCs w:val="24"/>
        </w:rPr>
        <w:t xml:space="preserve">we obtained </w:t>
      </w:r>
      <w:r w:rsidRPr="00031896">
        <w:rPr>
          <w:rFonts w:ascii="Times New Roman" w:hAnsi="Times New Roman" w:cs="Times New Roman"/>
          <w:sz w:val="24"/>
          <w:szCs w:val="24"/>
        </w:rPr>
        <w:t xml:space="preserve">the p-value manually by first performing a likelihood ratio test to determine genes under selection by calculating </w:t>
      </w:r>
      <m:oMath>
        <m:r>
          <w:rPr>
            <w:rFonts w:ascii="Cambria Math" w:hAnsi="Cambria Math" w:cs="Times New Roman"/>
            <w:sz w:val="24"/>
            <w:szCs w:val="24"/>
          </w:rPr>
          <m:t>2 * (lnl M1a – lnl M2a)</m:t>
        </m:r>
      </m:oMath>
      <w:r w:rsidRPr="00031896">
        <w:rPr>
          <w:rFonts w:ascii="Times New Roman" w:hAnsi="Times New Roman" w:cs="Times New Roman"/>
          <w:sz w:val="24"/>
          <w:szCs w:val="24"/>
        </w:rPr>
        <w:t xml:space="preserve">. The p-value of this likelihood ratio is then retrieved from a one-tailed chi-square distribution with </w:t>
      </w:r>
      <w:r w:rsidR="008C7603">
        <w:rPr>
          <w:rFonts w:ascii="Times New Roman" w:hAnsi="Times New Roman" w:cs="Times New Roman"/>
          <w:sz w:val="24"/>
          <w:szCs w:val="24"/>
        </w:rPr>
        <w:t>two</w:t>
      </w:r>
      <w:r w:rsidRPr="00031896">
        <w:rPr>
          <w:rFonts w:ascii="Times New Roman" w:hAnsi="Times New Roman" w:cs="Times New Roman"/>
          <w:sz w:val="24"/>
          <w:szCs w:val="24"/>
        </w:rPr>
        <w:t xml:space="preserve"> degrees of freedom</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For BUSTED and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p-values are computed automatically during the test using similar likelihood ratios. For the M1a vs. M2a and BUSTED tests, a single p-value is computed for each gene. P</w:t>
      </w:r>
      <w:r w:rsidRPr="00031896">
        <w:rPr>
          <w:rFonts w:ascii="Times New Roman" w:hAnsi="Times New Roman" w:cs="Times New Roman"/>
          <w:sz w:val="24"/>
          <w:szCs w:val="24"/>
        </w:rPr>
        <w:t xml:space="preserve">-values were adjusted </w:t>
      </w:r>
      <w:r>
        <w:rPr>
          <w:rFonts w:ascii="Times New Roman" w:hAnsi="Times New Roman" w:cs="Times New Roman"/>
          <w:sz w:val="24"/>
          <w:szCs w:val="24"/>
        </w:rPr>
        <w:t>by correcting for</w:t>
      </w:r>
      <w:r w:rsidRPr="00031896">
        <w:rPr>
          <w:rFonts w:ascii="Times New Roman" w:hAnsi="Times New Roman" w:cs="Times New Roman"/>
          <w:sz w:val="24"/>
          <w:szCs w:val="24"/>
        </w:rPr>
        <w:t xml:space="preserve"> false discovery rate</w:t>
      </w:r>
      <w:r>
        <w:rPr>
          <w:rFonts w:ascii="Times New Roman" w:hAnsi="Times New Roman" w:cs="Times New Roman"/>
          <w:sz w:val="24"/>
          <w:szCs w:val="24"/>
        </w:rPr>
        <w:t xml:space="preserve">s </w: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(Benjamini and Hochberg 1995; Yekutieli and Benjamini 1999)</w:t>
      </w:r>
      <w:r>
        <w:rPr>
          <w:rFonts w:ascii="Times New Roman" w:hAnsi="Times New Roman" w:cs="Times New Roman"/>
          <w:sz w:val="24"/>
          <w:szCs w:val="24"/>
        </w:rPr>
        <w:fldChar w:fldCharType="end"/>
      </w:r>
      <w:r>
        <w:rPr>
          <w:rFonts w:ascii="Times New Roman" w:hAnsi="Times New Roman" w:cs="Times New Roman"/>
          <w:sz w:val="24"/>
          <w:szCs w:val="24"/>
        </w:rPr>
        <w:t xml:space="preserve"> using the “</w:t>
      </w:r>
      <w:proofErr w:type="spellStart"/>
      <w:r>
        <w:rPr>
          <w:rFonts w:ascii="Times New Roman" w:hAnsi="Times New Roman" w:cs="Times New Roman"/>
          <w:sz w:val="24"/>
          <w:szCs w:val="24"/>
        </w:rPr>
        <w:t>fdr</w:t>
      </w:r>
      <w:proofErr w:type="spellEnd"/>
      <w:r>
        <w:rPr>
          <w:rFonts w:ascii="Times New Roman" w:hAnsi="Times New Roman" w:cs="Times New Roman"/>
          <w:sz w:val="24"/>
          <w:szCs w:val="24"/>
        </w:rPr>
        <w:t xml:space="preserve">” method in the </w:t>
      </w:r>
      <w:proofErr w:type="spellStart"/>
      <w:r>
        <w:rPr>
          <w:rFonts w:ascii="Times New Roman" w:hAnsi="Times New Roman" w:cs="Times New Roman"/>
          <w:sz w:val="24"/>
          <w:szCs w:val="24"/>
        </w:rPr>
        <w:t>p.adjust</w:t>
      </w:r>
      <w:proofErr w:type="spellEnd"/>
      <w:r>
        <w:rPr>
          <w:rFonts w:ascii="Times New Roman" w:hAnsi="Times New Roman" w:cs="Times New Roman"/>
          <w:sz w:val="24"/>
          <w:szCs w:val="24"/>
        </w:rPr>
        <w:t xml:space="preserve">() function in 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and we categorized a gene as being positively selected if its adjusted p-value was &lt; 0.01. For the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xml:space="preserve"> test, a p-value is generated for each branch in the input gene tree.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xml:space="preserve"> corrects for multiple testing internally across branches using the Holm-Bonferroni procedure </w:t>
      </w:r>
      <w:r>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TnVtPjY1PC9SZWNOdW0+PERpc3BsYXlUZXh0PihIb2xtIDE5Nzk7IFBvbmQsIGV0IGFsLiAyMDA1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TnVtPjY1PC9SZWNOdW0+PERpc3BsYXlUZXh0PihIb2xtIDE5Nzk7IFBvbmQsIGV0IGFsLiAyMDA1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(Holm 1979; Pond, et al. 2005)</w:t>
      </w:r>
      <w:r>
        <w:rPr>
          <w:rFonts w:ascii="Times New Roman" w:hAnsi="Times New Roman" w:cs="Times New Roman"/>
          <w:sz w:val="24"/>
          <w:szCs w:val="24"/>
        </w:rPr>
        <w:fldChar w:fldCharType="end"/>
      </w:r>
      <w:r>
        <w:rPr>
          <w:rFonts w:ascii="Times New Roman" w:hAnsi="Times New Roman" w:cs="Times New Roman"/>
          <w:sz w:val="24"/>
          <w:szCs w:val="24"/>
        </w:rPr>
        <w:t xml:space="preserve">. We further correct the p-values across genes with the Bonferroni method and classify a gene as having experienced positive selection if one or more </w:t>
      </w:r>
      <w:r>
        <w:rPr>
          <w:rFonts w:ascii="Times New Roman" w:hAnsi="Times New Roman" w:cs="Times New Roman"/>
          <w:sz w:val="24"/>
          <w:szCs w:val="24"/>
        </w:rPr>
        <w:lastRenderedPageBreak/>
        <w:t xml:space="preserve">branches has a p-value &lt; 0.01 after all corrections. We used </w:t>
      </w:r>
      <w:proofErr w:type="spellStart"/>
      <w:r>
        <w:rPr>
          <w:rFonts w:ascii="Times New Roman" w:hAnsi="Times New Roman" w:cs="Times New Roman"/>
          <w:sz w:val="24"/>
          <w:szCs w:val="24"/>
        </w:rPr>
        <w:t>Snakemake</w:t>
      </w:r>
      <w:proofErr w:type="spellEnd"/>
      <w:r>
        <w:rPr>
          <w:rFonts w:ascii="Times New Roman" w:hAnsi="Times New Roman" w:cs="Times New Roman"/>
          <w:sz w:val="24"/>
          <w:szCs w:val="24"/>
        </w:rPr>
        <w:t xml:space="preserv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(Mölder,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coding alignments, trees, and selection tests in parallel.</w:t>
      </w:r>
    </w:p>
    <w:p w14:paraId="0595A4D6" w14:textId="77777777" w:rsidR="00A849E6" w:rsidRDefault="00A849E6" w:rsidP="00A849E6">
      <w:pPr>
        <w:spacing w:after="160" w:line="259" w:lineRule="auto"/>
        <w:jc w:val="both"/>
        <w:rPr>
          <w:rFonts w:ascii="Times New Roman" w:hAnsi="Times New Roman" w:cs="Times New Roman"/>
          <w:sz w:val="24"/>
          <w:szCs w:val="24"/>
        </w:rPr>
      </w:pPr>
    </w:p>
    <w:p w14:paraId="0A4BF3FE" w14:textId="4D6A2DEE" w:rsidR="00851991" w:rsidRDefault="00851991" w:rsidP="00851991">
      <w:pPr>
        <w:pStyle w:val="Heading1"/>
      </w:pPr>
      <w:r>
        <w:t>Data availability</w:t>
      </w:r>
    </w:p>
    <w:p w14:paraId="381D10BA" w14:textId="275BAD00" w:rsidR="00851991" w:rsidRPr="005C2974" w:rsidRDefault="00065536" w:rsidP="005C2974">
      <w:pPr>
        <w:rPr>
          <w:rFonts w:ascii="Times New Roman" w:hAnsi="Times New Roman" w:cs="Times New Roman"/>
          <w:sz w:val="24"/>
          <w:szCs w:val="24"/>
        </w:rPr>
      </w:pPr>
      <w:r>
        <w:rPr>
          <w:rFonts w:ascii="Times New Roman" w:hAnsi="Times New Roman" w:cs="Times New Roman"/>
          <w:sz w:val="24"/>
          <w:szCs w:val="24"/>
        </w:rPr>
        <w:t xml:space="preserve">For the six previously assembled genomes (see Table </w:t>
      </w:r>
      <w:r w:rsidR="005E3AC8">
        <w:rPr>
          <w:rFonts w:ascii="Times New Roman" w:hAnsi="Times New Roman" w:cs="Times New Roman"/>
          <w:sz w:val="24"/>
          <w:szCs w:val="24"/>
        </w:rPr>
        <w:t>S1</w:t>
      </w:r>
      <w:r>
        <w:rPr>
          <w:rFonts w:ascii="Times New Roman" w:hAnsi="Times New Roman" w:cs="Times New Roman"/>
          <w:sz w:val="24"/>
          <w:szCs w:val="24"/>
        </w:rPr>
        <w:t>), a</w:t>
      </w:r>
      <w:r w:rsidR="00851991">
        <w:rPr>
          <w:rFonts w:ascii="Times New Roman" w:hAnsi="Times New Roman" w:cs="Times New Roman"/>
          <w:sz w:val="24"/>
          <w:szCs w:val="24"/>
        </w:rPr>
        <w:t xml:space="preserve">ll raw reads and </w:t>
      </w:r>
      <w:r>
        <w:rPr>
          <w:rFonts w:ascii="Times New Roman" w:hAnsi="Times New Roman" w:cs="Times New Roman"/>
          <w:sz w:val="24"/>
          <w:szCs w:val="24"/>
        </w:rPr>
        <w:t>assemblies</w:t>
      </w:r>
      <w:r w:rsidR="00851991">
        <w:rPr>
          <w:rFonts w:ascii="Times New Roman" w:hAnsi="Times New Roman" w:cs="Times New Roman"/>
          <w:sz w:val="24"/>
          <w:szCs w:val="24"/>
        </w:rPr>
        <w:t xml:space="preserve"> are available </w:t>
      </w:r>
      <w:r>
        <w:rPr>
          <w:rFonts w:ascii="Times New Roman" w:hAnsi="Times New Roman" w:cs="Times New Roman"/>
          <w:sz w:val="24"/>
          <w:szCs w:val="24"/>
        </w:rPr>
        <w:t xml:space="preserve">as an NCBI </w:t>
      </w:r>
      <w:proofErr w:type="spellStart"/>
      <w:r>
        <w:rPr>
          <w:rFonts w:ascii="Times New Roman" w:hAnsi="Times New Roman" w:cs="Times New Roman"/>
          <w:sz w:val="24"/>
          <w:szCs w:val="24"/>
        </w:rPr>
        <w:t>BioProject</w:t>
      </w:r>
      <w:proofErr w:type="spellEnd"/>
      <w:r>
        <w:rPr>
          <w:rFonts w:ascii="Times New Roman" w:hAnsi="Times New Roman" w:cs="Times New Roman"/>
          <w:sz w:val="24"/>
          <w:szCs w:val="24"/>
        </w:rPr>
        <w:t xml:space="preserve"> (</w:t>
      </w:r>
      <w:r w:rsidRPr="00065536">
        <w:rPr>
          <w:rFonts w:ascii="Times New Roman" w:hAnsi="Times New Roman" w:cs="Times New Roman"/>
          <w:sz w:val="24"/>
          <w:szCs w:val="24"/>
        </w:rPr>
        <w:t>Accession Number PRJNA669840</w:t>
      </w:r>
      <w:r>
        <w:rPr>
          <w:rFonts w:ascii="Times New Roman" w:hAnsi="Times New Roman" w:cs="Times New Roman"/>
          <w:sz w:val="24"/>
          <w:szCs w:val="24"/>
        </w:rPr>
        <w:t>)</w:t>
      </w:r>
      <w:r w:rsidR="00851991">
        <w:rPr>
          <w:rFonts w:ascii="Times New Roman" w:hAnsi="Times New Roman" w:cs="Times New Roman"/>
          <w:sz w:val="24"/>
          <w:szCs w:val="24"/>
        </w:rPr>
        <w:t xml:space="preserve">. </w:t>
      </w:r>
      <w:r>
        <w:rPr>
          <w:rFonts w:ascii="Times New Roman" w:hAnsi="Times New Roman" w:cs="Times New Roman"/>
          <w:sz w:val="24"/>
          <w:szCs w:val="24"/>
        </w:rPr>
        <w:t xml:space="preserve">The reads and assembly for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w:t>
      </w:r>
      <w:r w:rsidRPr="00065536">
        <w:rPr>
          <w:rFonts w:ascii="Times New Roman" w:hAnsi="Times New Roman" w:cs="Times New Roman"/>
          <w:sz w:val="24"/>
          <w:szCs w:val="24"/>
        </w:rPr>
        <w:t>typus</w:t>
      </w:r>
      <w:r>
        <w:rPr>
          <w:rFonts w:ascii="Times New Roman" w:hAnsi="Times New Roman" w:cs="Times New Roman"/>
          <w:sz w:val="24"/>
          <w:szCs w:val="24"/>
        </w:rPr>
        <w:t>, p</w:t>
      </w:r>
      <w:r w:rsidR="00851991" w:rsidRPr="00065536">
        <w:rPr>
          <w:rFonts w:ascii="Times New Roman" w:hAnsi="Times New Roman" w:cs="Times New Roman"/>
          <w:sz w:val="24"/>
          <w:szCs w:val="24"/>
        </w:rPr>
        <w:t>seudo</w:t>
      </w:r>
      <w:r w:rsidR="00851991">
        <w:rPr>
          <w:rFonts w:ascii="Times New Roman" w:hAnsi="Times New Roman" w:cs="Times New Roman"/>
          <w:sz w:val="24"/>
          <w:szCs w:val="24"/>
        </w:rPr>
        <w:t>-assemblies</w:t>
      </w:r>
      <w:r>
        <w:rPr>
          <w:rFonts w:ascii="Times New Roman" w:hAnsi="Times New Roman" w:cs="Times New Roman"/>
          <w:sz w:val="24"/>
          <w:szCs w:val="24"/>
        </w:rPr>
        <w:t xml:space="preserve"> for the six other new samples,</w:t>
      </w:r>
      <w:r w:rsidR="00851991">
        <w:rPr>
          <w:rFonts w:ascii="Times New Roman" w:hAnsi="Times New Roman" w:cs="Times New Roman"/>
          <w:sz w:val="24"/>
          <w:szCs w:val="24"/>
        </w:rPr>
        <w:t xml:space="preserve"> and locus alignments (UCEs, genes, and </w:t>
      </w:r>
      <w:r w:rsidR="00385A99">
        <w:rPr>
          <w:rFonts w:ascii="Times New Roman" w:hAnsi="Times New Roman" w:cs="Times New Roman"/>
          <w:sz w:val="24"/>
          <w:szCs w:val="24"/>
        </w:rPr>
        <w:t xml:space="preserve">genomic </w:t>
      </w:r>
      <w:r w:rsidR="00851991">
        <w:rPr>
          <w:rFonts w:ascii="Times New Roman" w:hAnsi="Times New Roman" w:cs="Times New Roman"/>
          <w:sz w:val="24"/>
          <w:szCs w:val="24"/>
        </w:rPr>
        <w:t xml:space="preserve">windows) are available on </w:t>
      </w:r>
      <w:r w:rsidR="00E25CF3">
        <w:rPr>
          <w:rFonts w:ascii="Times New Roman" w:hAnsi="Times New Roman" w:cs="Times New Roman"/>
          <w:sz w:val="24"/>
          <w:szCs w:val="24"/>
        </w:rPr>
        <w:t>Dryad (</w:t>
      </w:r>
      <w:hyperlink r:id="rId15" w:history="1">
        <w:r w:rsidR="00E25CF3" w:rsidRPr="0046404D">
          <w:rPr>
            <w:rStyle w:val="Hyperlink"/>
            <w:rFonts w:ascii="Times New Roman" w:hAnsi="Times New Roman" w:cs="Times New Roman"/>
            <w:sz w:val="24"/>
            <w:szCs w:val="24"/>
          </w:rPr>
          <w:t>https://doi.org/10.5061/dryad.866t1g1wq</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All code and summary data for this project are deposited </w:t>
      </w:r>
      <w:r w:rsidR="00E25CF3">
        <w:rPr>
          <w:rFonts w:ascii="Times New Roman" w:hAnsi="Times New Roman" w:cs="Times New Roman"/>
          <w:sz w:val="24"/>
          <w:szCs w:val="24"/>
        </w:rPr>
        <w:t xml:space="preserve">on </w:t>
      </w:r>
      <w:proofErr w:type="spellStart"/>
      <w:r w:rsidR="00E25CF3">
        <w:rPr>
          <w:rFonts w:ascii="Times New Roman" w:hAnsi="Times New Roman" w:cs="Times New Roman"/>
          <w:sz w:val="24"/>
          <w:szCs w:val="24"/>
        </w:rPr>
        <w:t>github</w:t>
      </w:r>
      <w:proofErr w:type="spellEnd"/>
      <w:r w:rsidR="00851991">
        <w:rPr>
          <w:rFonts w:ascii="Times New Roman" w:hAnsi="Times New Roman" w:cs="Times New Roman"/>
          <w:sz w:val="24"/>
          <w:szCs w:val="24"/>
        </w:rPr>
        <w:t xml:space="preserve"> </w:t>
      </w:r>
      <w:r w:rsidR="00E25CF3">
        <w:rPr>
          <w:rFonts w:ascii="Times New Roman" w:hAnsi="Times New Roman" w:cs="Times New Roman"/>
          <w:sz w:val="24"/>
          <w:szCs w:val="24"/>
        </w:rPr>
        <w:t>(</w:t>
      </w:r>
      <w:hyperlink r:id="rId16" w:history="1">
        <w:r w:rsidR="00E25CF3" w:rsidRPr="0046404D">
          <w:rPr>
            <w:rStyle w:val="Hyperlink"/>
            <w:rFonts w:ascii="Times New Roman" w:hAnsi="Times New Roman" w:cs="Times New Roman"/>
            <w:sz w:val="24"/>
            <w:szCs w:val="24"/>
          </w:rPr>
          <w:t>https://github.com/gwct/murine-discordance</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w:t>
      </w:r>
    </w:p>
    <w:p w14:paraId="26381C39" w14:textId="77777777" w:rsidR="00851991" w:rsidRDefault="00851991" w:rsidP="005C2974">
      <w:pPr>
        <w:spacing w:after="160" w:line="259" w:lineRule="auto"/>
        <w:jc w:val="both"/>
        <w:rPr>
          <w:rFonts w:ascii="Times New Roman" w:hAnsi="Times New Roman" w:cs="Times New Roman"/>
          <w:sz w:val="24"/>
          <w:szCs w:val="24"/>
        </w:rPr>
      </w:pPr>
    </w:p>
    <w:p w14:paraId="2500CD7F" w14:textId="77777777" w:rsidR="00A849E6" w:rsidRDefault="00A849E6" w:rsidP="00A849E6">
      <w:pPr>
        <w:pStyle w:val="Heading1"/>
      </w:pPr>
      <w:r>
        <w:t>Acknowledgments</w:t>
      </w:r>
    </w:p>
    <w:p w14:paraId="2AD859C7" w14:textId="521E8DB5" w:rsidR="00A849E6" w:rsidRDefault="00A849E6" w:rsidP="00A849E6">
      <w:pPr>
        <w:spacing w:after="160" w:line="259"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thank Jake Esselstyn and Kevin Rowe for helpful comments and discussion on the murine species tree and Matt Hahn and the Hahn lab for feedback on the manuscript. We also thank Brant Faircloth and Trevor Sless for advice on using </w:t>
      </w:r>
      <w:proofErr w:type="spellStart"/>
      <w:r>
        <w:rPr>
          <w:rFonts w:ascii="Times New Roman" w:hAnsi="Times New Roman" w:cs="Times New Roman"/>
          <w:sz w:val="24"/>
          <w:szCs w:val="24"/>
        </w:rPr>
        <w:t>phyluce</w:t>
      </w:r>
      <w:proofErr w:type="spellEnd"/>
      <w:r>
        <w:rPr>
          <w:rFonts w:ascii="Times New Roman" w:hAnsi="Times New Roman" w:cs="Times New Roman"/>
          <w:sz w:val="24"/>
          <w:szCs w:val="24"/>
        </w:rPr>
        <w:t xml:space="preserve">. We are grateful for tissue samples provided by Chris Conroy at the </w:t>
      </w:r>
      <w:r w:rsidRPr="00C04E5F">
        <w:rPr>
          <w:rFonts w:ascii="Times New Roman" w:hAnsi="Times New Roman" w:cs="Times New Roman"/>
          <w:sz w:val="24"/>
          <w:szCs w:val="24"/>
        </w:rPr>
        <w:t xml:space="preserve">Museum of Vertebrate Zoology, Berkeley, CA (MVZ) and </w:t>
      </w:r>
      <w:r>
        <w:rPr>
          <w:rFonts w:ascii="Times New Roman" w:hAnsi="Times New Roman" w:cs="Times New Roman"/>
          <w:sz w:val="24"/>
          <w:szCs w:val="24"/>
        </w:rPr>
        <w:t xml:space="preserve">Adam Ferguson at </w:t>
      </w:r>
      <w:r w:rsidRPr="00C04E5F">
        <w:rPr>
          <w:rFonts w:ascii="Times New Roman" w:hAnsi="Times New Roman" w:cs="Times New Roman"/>
          <w:sz w:val="24"/>
          <w:szCs w:val="24"/>
        </w:rPr>
        <w:t>the Field Museum of Natural History, Chicago, IL (FMNH)</w:t>
      </w:r>
      <w:r>
        <w:rPr>
          <w:rFonts w:ascii="Times New Roman" w:hAnsi="Times New Roman" w:cs="Times New Roman"/>
          <w:sz w:val="24"/>
          <w:szCs w:val="24"/>
        </w:rPr>
        <w:t>, and to the original collectors</w:t>
      </w:r>
      <w:r w:rsidRPr="00C04E5F">
        <w:rPr>
          <w:rFonts w:ascii="Times New Roman" w:hAnsi="Times New Roman" w:cs="Times New Roman"/>
          <w:sz w:val="24"/>
          <w:szCs w:val="24"/>
        </w:rPr>
        <w:t xml:space="preserve">. </w:t>
      </w:r>
      <w:r w:rsidRPr="00C75391">
        <w:rPr>
          <w:rFonts w:ascii="Times New Roman" w:hAnsi="Times New Roman" w:cs="Times New Roman"/>
          <w:sz w:val="24"/>
          <w:szCs w:val="24"/>
        </w:rPr>
        <w:t>This work was supported by the National Science Foundation (DEB-1754096 to J.M.G), the Eunice Kennedy Shriver National Institute of Child Health and Human Development of the National Institutes of Health (R01-HD094787 to J.M.G.)</w:t>
      </w:r>
      <w:r>
        <w:rPr>
          <w:rFonts w:ascii="Times New Roman" w:hAnsi="Times New Roman" w:cs="Times New Roman"/>
          <w:sz w:val="24"/>
          <w:szCs w:val="24"/>
        </w:rPr>
        <w:t xml:space="preserve">. </w:t>
      </w:r>
      <w:r w:rsidRPr="00F76DC7">
        <w:rPr>
          <w:rFonts w:ascii="Times New Roman" w:hAnsi="Times New Roman" w:cs="Times New Roman"/>
          <w:sz w:val="24"/>
          <w:szCs w:val="24"/>
        </w:rPr>
        <w:t>J.J.H. received financial</w:t>
      </w:r>
      <w:r>
        <w:rPr>
          <w:rFonts w:ascii="Times New Roman" w:hAnsi="Times New Roman" w:cs="Times New Roman"/>
          <w:sz w:val="24"/>
          <w:szCs w:val="24"/>
        </w:rPr>
        <w:t xml:space="preserve"> </w:t>
      </w:r>
      <w:r w:rsidRPr="00F76DC7">
        <w:rPr>
          <w:rFonts w:ascii="Times New Roman" w:hAnsi="Times New Roman" w:cs="Times New Roman"/>
          <w:sz w:val="24"/>
          <w:szCs w:val="24"/>
        </w:rPr>
        <w:t>support from the Cornell Center for Vertebrate Genomics</w:t>
      </w:r>
      <w:r>
        <w:rPr>
          <w:rFonts w:ascii="Times New Roman" w:hAnsi="Times New Roman" w:cs="Times New Roman"/>
          <w:sz w:val="24"/>
          <w:szCs w:val="24"/>
        </w:rPr>
        <w:t xml:space="preserve">. </w:t>
      </w:r>
      <w:r w:rsidRPr="00AF0B2F">
        <w:rPr>
          <w:rFonts w:ascii="Times New Roman" w:hAnsi="Times New Roman" w:cs="Times New Roman"/>
          <w:sz w:val="24"/>
          <w:szCs w:val="24"/>
        </w:rPr>
        <w:t xml:space="preserve">J.S.B. was supported by the University of Michigan Life Sciences Fellows </w:t>
      </w:r>
      <w:r>
        <w:rPr>
          <w:rFonts w:ascii="Times New Roman" w:hAnsi="Times New Roman" w:cs="Times New Roman"/>
          <w:sz w:val="24"/>
          <w:szCs w:val="24"/>
        </w:rPr>
        <w:t>P</w:t>
      </w:r>
      <w:r w:rsidRPr="00AF0B2F">
        <w:rPr>
          <w:rFonts w:ascii="Times New Roman" w:hAnsi="Times New Roman" w:cs="Times New Roman"/>
          <w:sz w:val="24"/>
          <w:szCs w:val="24"/>
        </w:rPr>
        <w:t>rogram and the Jean Wright Cohn Endowment Fund at the University of Michigan Museum of Zoology.</w:t>
      </w:r>
      <w:r>
        <w:rPr>
          <w:rFonts w:ascii="Times New Roman" w:hAnsi="Times New Roman" w:cs="Times New Roman"/>
          <w:sz w:val="24"/>
          <w:szCs w:val="24"/>
        </w:rPr>
        <w:t xml:space="preserve"> </w:t>
      </w:r>
      <w:r w:rsidRPr="00EB5534">
        <w:rPr>
          <w:rFonts w:ascii="Times New Roman" w:hAnsi="Times New Roman" w:cs="Times New Roman"/>
          <w:sz w:val="24"/>
          <w:szCs w:val="24"/>
        </w:rPr>
        <w:t>Computations</w:t>
      </w:r>
      <w:r>
        <w:rPr>
          <w:rFonts w:ascii="Times New Roman" w:hAnsi="Times New Roman" w:cs="Times New Roman"/>
          <w:sz w:val="24"/>
          <w:szCs w:val="24"/>
        </w:rPr>
        <w:t xml:space="preserve"> for species tree reconstruction</w:t>
      </w:r>
      <w:r w:rsidRPr="00EB5534">
        <w:rPr>
          <w:rFonts w:ascii="Times New Roman" w:hAnsi="Times New Roman" w:cs="Times New Roman"/>
          <w:sz w:val="24"/>
          <w:szCs w:val="24"/>
        </w:rPr>
        <w:t xml:space="preserve"> were performed using the computer clusters and data storage resources of the University of California Riverside HPCC, which were funded by grants from NSF (MRI-2215705, MRI-1429826) and NIH (1S10OD016290-01A1)</w:t>
      </w:r>
      <w:r>
        <w:rPr>
          <w:rFonts w:ascii="Times New Roman" w:hAnsi="Times New Roman" w:cs="Times New Roman"/>
          <w:sz w:val="24"/>
          <w:szCs w:val="24"/>
        </w:rPr>
        <w:t xml:space="preserve">, and the Cornell University Biotechnology Resource Center BioHPC (RRID:SCR_021757) with help from Qi Sun. </w:t>
      </w:r>
      <w:r w:rsidRPr="00C75391">
        <w:rPr>
          <w:rFonts w:ascii="Times New Roman" w:hAnsi="Times New Roman" w:cs="Times New Roman"/>
          <w:sz w:val="24"/>
          <w:szCs w:val="24"/>
        </w:rPr>
        <w:t>Bioinformatic analyses</w:t>
      </w:r>
      <w:r>
        <w:rPr>
          <w:rFonts w:ascii="Times New Roman" w:hAnsi="Times New Roman" w:cs="Times New Roman"/>
          <w:sz w:val="24"/>
          <w:szCs w:val="24"/>
        </w:rPr>
        <w:t xml:space="preserve"> for genomic discordance and selection tests</w:t>
      </w:r>
      <w:r w:rsidRPr="00C75391">
        <w:rPr>
          <w:rFonts w:ascii="Times New Roman" w:hAnsi="Times New Roman" w:cs="Times New Roman"/>
          <w:sz w:val="24"/>
          <w:szCs w:val="24"/>
        </w:rPr>
        <w:t xml:space="preserve"> were conducted using the University of Montana Griz Shared Computing Cluster supported by grants from the NSF (CC-2018112 and OAC-1925267, J.M.G. co-PI). Any opinions, findings, and conclusions or recommendations expressed in this material are those of the authors and do not necessarily reflect the views of the NSF or the NIH.</w:t>
      </w:r>
    </w:p>
    <w:p w14:paraId="5699E858" w14:textId="77777777" w:rsidR="00482581" w:rsidRDefault="00482581" w:rsidP="00F413E3">
      <w:pPr>
        <w:spacing w:after="160" w:line="259" w:lineRule="auto"/>
        <w:jc w:val="both"/>
        <w:rPr>
          <w:rFonts w:ascii="Times New Roman" w:hAnsi="Times New Roman" w:cs="Times New Roman"/>
          <w:sz w:val="24"/>
          <w:szCs w:val="24"/>
        </w:rPr>
      </w:pPr>
    </w:p>
    <w:p w14:paraId="44DD89D2" w14:textId="2D093DF0" w:rsidR="002F4A62" w:rsidRPr="00F02A1F" w:rsidRDefault="002F4A62" w:rsidP="00F413E3">
      <w:pPr>
        <w:spacing w:after="160" w:line="259" w:lineRule="auto"/>
        <w:jc w:val="both"/>
        <w:rPr>
          <w:rFonts w:ascii="Times New Roman" w:hAnsi="Times New Roman" w:cs="Times New Roman"/>
          <w:b/>
          <w:bCs/>
          <w:sz w:val="24"/>
          <w:szCs w:val="24"/>
        </w:rPr>
      </w:pPr>
      <w:r w:rsidRPr="00F02A1F">
        <w:rPr>
          <w:rFonts w:ascii="Times New Roman" w:hAnsi="Times New Roman" w:cs="Times New Roman"/>
          <w:b/>
          <w:bCs/>
          <w:sz w:val="24"/>
          <w:szCs w:val="24"/>
        </w:rPr>
        <w:br w:type="page"/>
      </w:r>
    </w:p>
    <w:p w14:paraId="1A108345" w14:textId="35CF9218" w:rsidR="00805723" w:rsidRDefault="00E44640" w:rsidP="00F413E3">
      <w:pPr>
        <w:pStyle w:val="Heading1"/>
        <w:jc w:val="both"/>
      </w:pPr>
      <w:r w:rsidRPr="00197A2B">
        <w:lastRenderedPageBreak/>
        <w:t>Tables</w:t>
      </w:r>
    </w:p>
    <w:p w14:paraId="19D4EA28" w14:textId="1A04FD43" w:rsidR="00F94241" w:rsidRPr="00B22231" w:rsidRDefault="00F94241" w:rsidP="00F413E3">
      <w:pPr>
        <w:pStyle w:val="Heading3"/>
        <w:rPr>
          <w:b w:val="0"/>
          <w:bCs w:val="0"/>
        </w:rPr>
      </w:pPr>
      <w:r w:rsidRPr="00197A2B">
        <w:t xml:space="preserve">Table </w:t>
      </w:r>
      <w:r w:rsidR="00CC57F4">
        <w:t>1</w:t>
      </w:r>
      <w:r w:rsidR="00C714E7">
        <w:t>.</w:t>
      </w:r>
      <w:r w:rsidRPr="00197A2B">
        <w:t xml:space="preserve"> </w:t>
      </w:r>
      <w:ins w:id="330" w:author="Thomas, Gregg" w:date="2025-01-04T16:04:00Z">
        <w:r w:rsidR="009B3643" w:rsidRPr="009B3643">
          <w:t>Incidence where a single species tree does not match the gene tree expectation in three different tests for positive selection</w:t>
        </w:r>
        <w:r w:rsidR="009B3643">
          <w:t xml:space="preserve">, </w:t>
        </w:r>
        <w:r w:rsidR="009B3643" w:rsidRPr="009B3643">
          <w:t>either not detecting positive selection inferred</w:t>
        </w:r>
        <w:del w:id="331" w:author="Jeremy B. Searle" w:date="2025-01-05T15:50:00Z">
          <w:r w:rsidR="009B3643" w:rsidRPr="009B3643" w:rsidDel="003D129A">
            <w:delText xml:space="preserve"> in</w:delText>
          </w:r>
        </w:del>
        <w:r w:rsidR="009B3643" w:rsidRPr="009B3643">
          <w:t xml:space="preserve"> </w:t>
        </w:r>
        <w:r w:rsidR="009B3643">
          <w:t>when using the</w:t>
        </w:r>
        <w:r w:rsidR="009B3643" w:rsidRPr="009B3643">
          <w:t xml:space="preserve"> gene tree</w:t>
        </w:r>
        <w:r w:rsidR="009B3643">
          <w:t xml:space="preserve"> (Undetected selection)</w:t>
        </w:r>
        <w:r w:rsidR="009B3643" w:rsidRPr="009B3643">
          <w:t xml:space="preserve"> or</w:t>
        </w:r>
      </w:ins>
      <w:ins w:id="332" w:author="Thomas, Gregg" w:date="2025-01-04T16:05:00Z">
        <w:r w:rsidR="009B3643">
          <w:t xml:space="preserve"> by</w:t>
        </w:r>
      </w:ins>
      <w:ins w:id="333" w:author="Thomas, Gregg" w:date="2025-01-04T16:04:00Z">
        <w:r w:rsidR="009B3643" w:rsidRPr="009B3643">
          <w:t xml:space="preserve"> detecting positive selection</w:t>
        </w:r>
      </w:ins>
      <w:ins w:id="334" w:author="Thomas, Gregg" w:date="2025-01-04T16:05:00Z">
        <w:r w:rsidR="009B3643">
          <w:t xml:space="preserve"> that is</w:t>
        </w:r>
      </w:ins>
      <w:ins w:id="335" w:author="Thomas, Gregg" w:date="2025-01-04T16:04:00Z">
        <w:r w:rsidR="009B3643" w:rsidRPr="009B3643">
          <w:t xml:space="preserve"> not inferred </w:t>
        </w:r>
      </w:ins>
      <w:ins w:id="336" w:author="Thomas, Gregg" w:date="2025-01-04T16:05:00Z">
        <w:r w:rsidR="009B3643">
          <w:t>when using</w:t>
        </w:r>
      </w:ins>
      <w:ins w:id="337" w:author="Thomas, Gregg" w:date="2025-01-04T16:04:00Z">
        <w:r w:rsidR="009B3643" w:rsidRPr="009B3643">
          <w:t xml:space="preserve"> the gene tree</w:t>
        </w:r>
      </w:ins>
      <w:ins w:id="338" w:author="Thomas, Gregg" w:date="2025-01-04T16:05:00Z">
        <w:r w:rsidR="009B3643">
          <w:t xml:space="preserve"> (</w:t>
        </w:r>
      </w:ins>
      <w:ins w:id="339" w:author="Thomas, Gregg" w:date="2025-01-04T16:04:00Z">
        <w:r w:rsidR="009B3643" w:rsidRPr="009B3643">
          <w:t>Newly detected selection).</w:t>
        </w:r>
      </w:ins>
      <w:del w:id="340" w:author="Thomas, Gregg" w:date="2025-01-04T16:04:00Z">
        <w:r w:rsidDel="009B3643">
          <w:delText>Rates and types of error when using</w:delText>
        </w:r>
        <w:r w:rsidR="009B7498" w:rsidDel="009B3643">
          <w:delText xml:space="preserve"> a single</w:delText>
        </w:r>
        <w:r w:rsidDel="009B3643">
          <w:delText xml:space="preserve"> </w:delText>
        </w:r>
        <w:r w:rsidR="009B7498" w:rsidDel="009B3643">
          <w:delText>species tree</w:delText>
        </w:r>
        <w:r w:rsidDel="009B3643">
          <w:delText xml:space="preserve"> for gene-based selection tests</w:delText>
        </w:r>
        <w:r w:rsidR="00C102DF" w:rsidDel="009B3643">
          <w:delText xml:space="preserve"> (</w:delText>
        </w:r>
        <w:r w:rsidR="00B22231" w:rsidRPr="00C102DF" w:rsidDel="009B3643">
          <w:delText>Assuming the gene tree topology is the correct topology</w:delText>
        </w:r>
        <w:r w:rsidR="00C102DF" w:rsidRPr="00C102DF" w:rsidDel="009B3643">
          <w:delText>)</w:delText>
        </w:r>
        <w:r w:rsidR="00B22231" w:rsidRPr="00C102DF" w:rsidDel="009B3643">
          <w:delText>.</w:delText>
        </w:r>
      </w:del>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2970"/>
        <w:gridCol w:w="3600"/>
      </w:tblGrid>
      <w:tr w:rsidR="00F94241" w:rsidRPr="00197A2B" w14:paraId="20DC1CA3" w14:textId="77777777" w:rsidTr="007E7634">
        <w:trPr>
          <w:jc w:val="center"/>
        </w:trPr>
        <w:tc>
          <w:tcPr>
            <w:tcW w:w="1620" w:type="dxa"/>
            <w:tcBorders>
              <w:top w:val="single" w:sz="4" w:space="0" w:color="auto"/>
              <w:bottom w:val="single" w:sz="4" w:space="0" w:color="auto"/>
            </w:tcBorders>
            <w:vAlign w:val="center"/>
          </w:tcPr>
          <w:p w14:paraId="1827BEB9" w14:textId="058B297C"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Test</w:t>
            </w:r>
          </w:p>
        </w:tc>
        <w:tc>
          <w:tcPr>
            <w:tcW w:w="2970" w:type="dxa"/>
            <w:tcBorders>
              <w:top w:val="single" w:sz="4" w:space="0" w:color="auto"/>
              <w:bottom w:val="single" w:sz="4" w:space="0" w:color="auto"/>
            </w:tcBorders>
            <w:vAlign w:val="center"/>
          </w:tcPr>
          <w:p w14:paraId="47CC8FE8" w14:textId="5DF5E03C" w:rsidR="00F94241" w:rsidRPr="00197A2B" w:rsidRDefault="00F94241" w:rsidP="00F413E3">
            <w:pPr>
              <w:spacing w:after="0"/>
              <w:jc w:val="both"/>
              <w:rPr>
                <w:rFonts w:ascii="Times New Roman" w:hAnsi="Times New Roman" w:cs="Times New Roman"/>
                <w:sz w:val="24"/>
                <w:szCs w:val="24"/>
              </w:rPr>
            </w:pPr>
            <w:del w:id="341" w:author="Thomas, Gregg" w:date="2025-01-04T16:06:00Z">
              <w:r w:rsidDel="009B3643">
                <w:rPr>
                  <w:rFonts w:ascii="Times New Roman" w:hAnsi="Times New Roman" w:cs="Times New Roman"/>
                  <w:sz w:val="24"/>
                  <w:szCs w:val="24"/>
                </w:rPr>
                <w:delText>False positive rate</w:delText>
              </w:r>
            </w:del>
            <w:ins w:id="342" w:author="Thomas, Gregg" w:date="2025-01-04T16:06:00Z">
              <w:r w:rsidR="009B3643">
                <w:rPr>
                  <w:rFonts w:ascii="Times New Roman" w:hAnsi="Times New Roman" w:cs="Times New Roman"/>
                  <w:sz w:val="24"/>
                  <w:szCs w:val="24"/>
                </w:rPr>
                <w:t>Undetected selection</w:t>
              </w:r>
            </w:ins>
          </w:p>
        </w:tc>
        <w:tc>
          <w:tcPr>
            <w:tcW w:w="3600" w:type="dxa"/>
            <w:tcBorders>
              <w:top w:val="single" w:sz="4" w:space="0" w:color="auto"/>
              <w:bottom w:val="single" w:sz="4" w:space="0" w:color="auto"/>
            </w:tcBorders>
            <w:vAlign w:val="center"/>
          </w:tcPr>
          <w:p w14:paraId="0DB982D0" w14:textId="1D8100F9" w:rsidR="00F94241" w:rsidRPr="00197A2B" w:rsidRDefault="00F94241" w:rsidP="00F413E3">
            <w:pPr>
              <w:spacing w:after="0"/>
              <w:jc w:val="both"/>
              <w:rPr>
                <w:rFonts w:ascii="Times New Roman" w:hAnsi="Times New Roman" w:cs="Times New Roman"/>
                <w:sz w:val="24"/>
                <w:szCs w:val="24"/>
              </w:rPr>
            </w:pPr>
            <w:del w:id="343" w:author="Thomas, Gregg" w:date="2025-01-04T16:06:00Z">
              <w:r w:rsidDel="009B3643">
                <w:rPr>
                  <w:rFonts w:ascii="Times New Roman" w:hAnsi="Times New Roman" w:cs="Times New Roman"/>
                  <w:sz w:val="24"/>
                  <w:szCs w:val="24"/>
                </w:rPr>
                <w:delText>False negative rate</w:delText>
              </w:r>
            </w:del>
            <w:ins w:id="344" w:author="Thomas, Gregg" w:date="2025-01-04T16:06:00Z">
              <w:r w:rsidR="009B3643">
                <w:rPr>
                  <w:rFonts w:ascii="Times New Roman" w:hAnsi="Times New Roman" w:cs="Times New Roman"/>
                  <w:sz w:val="24"/>
                  <w:szCs w:val="24"/>
                </w:rPr>
                <w:t>Newly detected selection</w:t>
              </w:r>
            </w:ins>
          </w:p>
        </w:tc>
      </w:tr>
      <w:tr w:rsidR="00B65604" w:rsidRPr="00197A2B" w14:paraId="56802793" w14:textId="77777777" w:rsidTr="005C2974">
        <w:trPr>
          <w:jc w:val="center"/>
        </w:trPr>
        <w:tc>
          <w:tcPr>
            <w:tcW w:w="1620" w:type="dxa"/>
            <w:tcBorders>
              <w:top w:val="single" w:sz="4" w:space="0" w:color="auto"/>
            </w:tcBorders>
          </w:tcPr>
          <w:p w14:paraId="37436019" w14:textId="368755F5"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BUSTED</w:t>
            </w:r>
          </w:p>
        </w:tc>
        <w:tc>
          <w:tcPr>
            <w:tcW w:w="2970" w:type="dxa"/>
            <w:tcBorders>
              <w:top w:val="single" w:sz="4" w:space="0" w:color="auto"/>
            </w:tcBorders>
          </w:tcPr>
          <w:p w14:paraId="2ECA727B" w14:textId="7000D53C"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0.45%</w:t>
            </w:r>
          </w:p>
        </w:tc>
        <w:tc>
          <w:tcPr>
            <w:tcW w:w="3600" w:type="dxa"/>
            <w:tcBorders>
              <w:top w:val="single" w:sz="4" w:space="0" w:color="auto"/>
            </w:tcBorders>
          </w:tcPr>
          <w:p w14:paraId="27969288" w14:textId="0F0905A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28.10%</w:t>
            </w:r>
          </w:p>
        </w:tc>
      </w:tr>
      <w:tr w:rsidR="00B65604" w:rsidRPr="00197A2B" w14:paraId="497C0A02" w14:textId="77777777" w:rsidTr="005C2974">
        <w:trPr>
          <w:jc w:val="center"/>
        </w:trPr>
        <w:tc>
          <w:tcPr>
            <w:tcW w:w="1620" w:type="dxa"/>
          </w:tcPr>
          <w:p w14:paraId="0D7B06C6" w14:textId="19BA7253" w:rsidR="00B65604" w:rsidRPr="00851991" w:rsidRDefault="00B65604" w:rsidP="00B65604">
            <w:pPr>
              <w:spacing w:after="0"/>
              <w:jc w:val="both"/>
              <w:rPr>
                <w:rFonts w:ascii="Times New Roman" w:hAnsi="Times New Roman" w:cs="Times New Roman"/>
                <w:sz w:val="24"/>
                <w:szCs w:val="24"/>
              </w:rPr>
            </w:pPr>
            <w:proofErr w:type="spellStart"/>
            <w:r w:rsidRPr="00851991">
              <w:rPr>
                <w:rFonts w:ascii="Times New Roman" w:hAnsi="Times New Roman" w:cs="Times New Roman"/>
                <w:sz w:val="24"/>
                <w:szCs w:val="24"/>
              </w:rPr>
              <w:t>aBSREL</w:t>
            </w:r>
            <w:proofErr w:type="spellEnd"/>
          </w:p>
        </w:tc>
        <w:tc>
          <w:tcPr>
            <w:tcW w:w="2970" w:type="dxa"/>
          </w:tcPr>
          <w:p w14:paraId="43BFA1A3" w14:textId="2893D462"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0.41%</w:t>
            </w:r>
          </w:p>
        </w:tc>
        <w:tc>
          <w:tcPr>
            <w:tcW w:w="3600" w:type="dxa"/>
          </w:tcPr>
          <w:p w14:paraId="29A8BD89" w14:textId="3F60EC1D"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10.60%</w:t>
            </w:r>
          </w:p>
        </w:tc>
      </w:tr>
      <w:tr w:rsidR="00B65604" w:rsidRPr="00197A2B" w14:paraId="1357011C" w14:textId="77777777" w:rsidTr="005C2974">
        <w:trPr>
          <w:jc w:val="center"/>
        </w:trPr>
        <w:tc>
          <w:tcPr>
            <w:tcW w:w="1620" w:type="dxa"/>
            <w:tcBorders>
              <w:bottom w:val="single" w:sz="4" w:space="0" w:color="auto"/>
            </w:tcBorders>
          </w:tcPr>
          <w:p w14:paraId="3698D561" w14:textId="1FA1073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M1a vs. M2a</w:t>
            </w:r>
          </w:p>
        </w:tc>
        <w:tc>
          <w:tcPr>
            <w:tcW w:w="2970" w:type="dxa"/>
            <w:tcBorders>
              <w:bottom w:val="single" w:sz="4" w:space="0" w:color="auto"/>
            </w:tcBorders>
          </w:tcPr>
          <w:p w14:paraId="203EBE3C" w14:textId="07A5ADEF"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2.66%</w:t>
            </w:r>
          </w:p>
        </w:tc>
        <w:tc>
          <w:tcPr>
            <w:tcW w:w="3600" w:type="dxa"/>
            <w:tcBorders>
              <w:bottom w:val="single" w:sz="4" w:space="0" w:color="auto"/>
            </w:tcBorders>
          </w:tcPr>
          <w:p w14:paraId="2214CF07" w14:textId="5F5F3B68"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3.20%</w:t>
            </w:r>
          </w:p>
        </w:tc>
      </w:tr>
    </w:tbl>
    <w:p w14:paraId="29A313C1" w14:textId="289AC3CD" w:rsidR="002B0D1C" w:rsidRPr="00197A2B" w:rsidRDefault="002B0D1C" w:rsidP="00F413E3">
      <w:pPr>
        <w:spacing w:after="160" w:line="259" w:lineRule="auto"/>
        <w:jc w:val="both"/>
        <w:rPr>
          <w:rFonts w:ascii="Times New Roman" w:hAnsi="Times New Roman" w:cs="Times New Roman"/>
          <w:sz w:val="24"/>
          <w:szCs w:val="24"/>
        </w:rPr>
      </w:pPr>
      <w:r w:rsidRPr="00197A2B">
        <w:rPr>
          <w:rFonts w:ascii="Times New Roman" w:hAnsi="Times New Roman" w:cs="Times New Roman"/>
          <w:sz w:val="24"/>
          <w:szCs w:val="24"/>
        </w:rPr>
        <w:br w:type="page"/>
      </w:r>
    </w:p>
    <w:p w14:paraId="2DA44D37" w14:textId="586BE6DC" w:rsidR="00606B35" w:rsidRDefault="002B0D1C" w:rsidP="00F413E3">
      <w:pPr>
        <w:pStyle w:val="Heading1"/>
        <w:jc w:val="both"/>
      </w:pPr>
      <w:r w:rsidRPr="00197A2B">
        <w:lastRenderedPageBreak/>
        <w:t>Figure</w:t>
      </w:r>
      <w:r w:rsidR="00FA32F1">
        <w:t>s</w:t>
      </w:r>
    </w:p>
    <w:p w14:paraId="18BE1776" w14:textId="00540BDF" w:rsidR="000F3461" w:rsidRDefault="0009105C" w:rsidP="00F413E3">
      <w:pPr>
        <w:pStyle w:val="Heading3"/>
      </w:pPr>
      <w:r w:rsidRPr="00FD1267">
        <w:t>Figure 1</w:t>
      </w:r>
    </w:p>
    <w:p w14:paraId="54E6BBDF" w14:textId="179B73F6" w:rsidR="00FA32F1" w:rsidRPr="00FA32F1" w:rsidRDefault="00FA32F1" w:rsidP="00FA32F1">
      <w:pPr>
        <w:jc w:val="center"/>
      </w:pPr>
      <w:r>
        <w:rPr>
          <w:noProof/>
        </w:rPr>
        <w:drawing>
          <wp:inline distT="0" distB="0" distL="0" distR="0" wp14:anchorId="368DCA03" wp14:editId="6552F100">
            <wp:extent cx="4599096" cy="6381616"/>
            <wp:effectExtent l="0" t="0" r="0" b="635"/>
            <wp:docPr id="73421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5944" name="Picture 1"/>
                    <pic:cNvPicPr>
                      <a:picLocks noChangeAspect="1" noChangeArrowheads="1"/>
                    </pic:cNvPicPr>
                  </pic:nvPicPr>
                  <pic:blipFill>
                    <a:blip r:embed="rId17"/>
                    <a:stretch>
                      <a:fillRect/>
                    </a:stretch>
                  </pic:blipFill>
                  <pic:spPr bwMode="auto">
                    <a:xfrm>
                      <a:off x="0" y="0"/>
                      <a:ext cx="4599096" cy="6381616"/>
                    </a:xfrm>
                    <a:prstGeom prst="rect">
                      <a:avLst/>
                    </a:prstGeom>
                    <a:noFill/>
                    <a:ln>
                      <a:noFill/>
                    </a:ln>
                  </pic:spPr>
                </pic:pic>
              </a:graphicData>
            </a:graphic>
          </wp:inline>
        </w:drawing>
      </w:r>
    </w:p>
    <w:p w14:paraId="3C861584" w14:textId="756AFFD9"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1</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0C0807" w:rsidRPr="000C0807">
        <w:rPr>
          <w:rFonts w:ascii="Times New Roman" w:hAnsi="Times New Roman" w:cs="Times New Roman"/>
          <w:sz w:val="24"/>
          <w:szCs w:val="24"/>
        </w:rPr>
        <w:t>Species trees</w:t>
      </w:r>
      <w:r w:rsidR="00E25DC5">
        <w:rPr>
          <w:rFonts w:ascii="Times New Roman" w:hAnsi="Times New Roman" w:cs="Times New Roman"/>
          <w:sz w:val="24"/>
          <w:szCs w:val="24"/>
        </w:rPr>
        <w:t xml:space="preserve"> inferred from</w:t>
      </w:r>
      <w:r w:rsidR="002732E7">
        <w:rPr>
          <w:rFonts w:ascii="Times New Roman" w:hAnsi="Times New Roman" w:cs="Times New Roman"/>
          <w:sz w:val="24"/>
          <w:szCs w:val="24"/>
        </w:rPr>
        <w:t xml:space="preserve"> concatenation of</w:t>
      </w:r>
      <w:r w:rsidR="00E25DC5">
        <w:rPr>
          <w:rFonts w:ascii="Times New Roman" w:hAnsi="Times New Roman" w:cs="Times New Roman"/>
          <w:sz w:val="24"/>
          <w:szCs w:val="24"/>
        </w:rPr>
        <w:t xml:space="preserve"> ultra-conserved elements (UCEs) from 18 rodent species</w:t>
      </w:r>
      <w:r w:rsidR="000C0807" w:rsidRPr="000C0807">
        <w:rPr>
          <w:rFonts w:ascii="Times New Roman" w:hAnsi="Times New Roman" w:cs="Times New Roman"/>
          <w:sz w:val="24"/>
          <w:szCs w:val="24"/>
        </w:rPr>
        <w:t>.</w:t>
      </w:r>
      <w:r w:rsidR="00F85BD9">
        <w:rPr>
          <w:rFonts w:ascii="Times New Roman" w:hAnsi="Times New Roman" w:cs="Times New Roman"/>
          <w:sz w:val="24"/>
          <w:szCs w:val="24"/>
        </w:rPr>
        <w:t xml:space="preserve"> Internal nodes are labeled by a letter identifier referenced in the text and site and gene concordance factors (</w:t>
      </w:r>
      <w:r w:rsidR="00790956">
        <w:rPr>
          <w:rFonts w:ascii="Times New Roman" w:hAnsi="Times New Roman" w:cs="Times New Roman"/>
          <w:i/>
          <w:iCs/>
          <w:sz w:val="24"/>
          <w:szCs w:val="24"/>
        </w:rPr>
        <w:t>i.e.</w:t>
      </w:r>
      <w:r w:rsidR="00321C65">
        <w:rPr>
          <w:rFonts w:ascii="Times New Roman" w:hAnsi="Times New Roman" w:cs="Times New Roman"/>
          <w:sz w:val="24"/>
          <w:szCs w:val="24"/>
        </w:rPr>
        <w:t>,</w:t>
      </w:r>
      <w:r w:rsidR="00F85BD9">
        <w:rPr>
          <w:rFonts w:ascii="Times New Roman" w:hAnsi="Times New Roman" w:cs="Times New Roman"/>
          <w:sz w:val="24"/>
          <w:szCs w:val="24"/>
        </w:rPr>
        <w:t xml:space="preserve"> Label: </w:t>
      </w:r>
      <w:proofErr w:type="spellStart"/>
      <w:r w:rsidR="00F85BD9">
        <w:rPr>
          <w:rFonts w:ascii="Times New Roman" w:hAnsi="Times New Roman" w:cs="Times New Roman"/>
          <w:sz w:val="24"/>
          <w:szCs w:val="24"/>
        </w:rPr>
        <w:t>sCF</w:t>
      </w:r>
      <w:proofErr w:type="spellEnd"/>
      <w:r w:rsidR="00F85BD9">
        <w:rPr>
          <w:rFonts w:ascii="Times New Roman" w:hAnsi="Times New Roman" w:cs="Times New Roman"/>
          <w:sz w:val="24"/>
          <w:szCs w:val="24"/>
        </w:rPr>
        <w:t>/</w:t>
      </w:r>
      <w:proofErr w:type="spellStart"/>
      <w:r w:rsidR="00F85BD9">
        <w:rPr>
          <w:rFonts w:ascii="Times New Roman" w:hAnsi="Times New Roman" w:cs="Times New Roman"/>
          <w:sz w:val="24"/>
          <w:szCs w:val="24"/>
        </w:rPr>
        <w:t>gCF</w:t>
      </w:r>
      <w:proofErr w:type="spellEnd"/>
      <w:r w:rsidR="00F85BD9">
        <w:rPr>
          <w:rFonts w:ascii="Times New Roman" w:hAnsi="Times New Roman" w:cs="Times New Roman"/>
          <w:sz w:val="24"/>
          <w:szCs w:val="24"/>
        </w:rPr>
        <w:t>)</w:t>
      </w:r>
      <w:r w:rsidR="004218FA">
        <w:rPr>
          <w:rFonts w:ascii="Times New Roman" w:hAnsi="Times New Roman" w:cs="Times New Roman"/>
          <w:sz w:val="24"/>
          <w:szCs w:val="24"/>
        </w:rPr>
        <w:t xml:space="preserve"> as well as a bar indicating the confidence interval for divergence time estimation</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Ultrafast b</w:t>
      </w:r>
      <w:r w:rsidR="00F85BD9">
        <w:rPr>
          <w:rFonts w:ascii="Times New Roman" w:hAnsi="Times New Roman" w:cs="Times New Roman"/>
          <w:sz w:val="24"/>
          <w:szCs w:val="24"/>
        </w:rPr>
        <w:t>ootstrap/SH-</w:t>
      </w:r>
      <w:proofErr w:type="spellStart"/>
      <w:r w:rsidR="00F85BD9">
        <w:rPr>
          <w:rFonts w:ascii="Times New Roman" w:hAnsi="Times New Roman" w:cs="Times New Roman"/>
          <w:sz w:val="24"/>
          <w:szCs w:val="24"/>
        </w:rPr>
        <w:t>aLRT</w:t>
      </w:r>
      <w:proofErr w:type="spellEnd"/>
      <w:r w:rsidR="00F85BD9">
        <w:rPr>
          <w:rFonts w:ascii="Times New Roman" w:hAnsi="Times New Roman" w:cs="Times New Roman"/>
          <w:sz w:val="24"/>
          <w:szCs w:val="24"/>
        </w:rPr>
        <w:t xml:space="preserve"> values were all 100.</w:t>
      </w:r>
      <w:r w:rsidR="000C0807" w:rsidRPr="000C0807">
        <w:rPr>
          <w:rFonts w:ascii="Times New Roman" w:hAnsi="Times New Roman" w:cs="Times New Roman"/>
          <w:sz w:val="24"/>
          <w:szCs w:val="24"/>
        </w:rPr>
        <w:t xml:space="preserve"> </w:t>
      </w:r>
      <w:r w:rsidR="004218FA">
        <w:rPr>
          <w:rFonts w:ascii="Times New Roman" w:hAnsi="Times New Roman" w:cs="Times New Roman"/>
          <w:sz w:val="24"/>
          <w:szCs w:val="24"/>
        </w:rPr>
        <w:t>Bottom s</w:t>
      </w:r>
      <w:r w:rsidR="002732E7">
        <w:rPr>
          <w:rFonts w:ascii="Times New Roman" w:hAnsi="Times New Roman" w:cs="Times New Roman"/>
          <w:sz w:val="24"/>
          <w:szCs w:val="24"/>
        </w:rPr>
        <w:t xml:space="preserve">cale represents time in </w:t>
      </w:r>
      <w:r w:rsidR="00F85BD9">
        <w:rPr>
          <w:rFonts w:ascii="Times New Roman" w:hAnsi="Times New Roman" w:cs="Times New Roman"/>
          <w:sz w:val="24"/>
          <w:szCs w:val="24"/>
        </w:rPr>
        <w:t xml:space="preserve">millions of years before present. Fossil calibrations are described in Tables </w:t>
      </w:r>
      <w:r w:rsidR="00DF0483">
        <w:rPr>
          <w:rFonts w:ascii="Times New Roman" w:hAnsi="Times New Roman" w:cs="Times New Roman"/>
          <w:sz w:val="24"/>
          <w:szCs w:val="24"/>
        </w:rPr>
        <w:t>S</w:t>
      </w:r>
      <w:r w:rsidR="00F85BD9">
        <w:rPr>
          <w:rFonts w:ascii="Times New Roman" w:hAnsi="Times New Roman" w:cs="Times New Roman"/>
          <w:sz w:val="24"/>
          <w:szCs w:val="24"/>
        </w:rPr>
        <w:t xml:space="preserve">2 </w:t>
      </w:r>
      <w:r w:rsidR="00F85BD9">
        <w:rPr>
          <w:rFonts w:ascii="Times New Roman" w:hAnsi="Times New Roman" w:cs="Times New Roman"/>
          <w:sz w:val="24"/>
          <w:szCs w:val="24"/>
        </w:rPr>
        <w:lastRenderedPageBreak/>
        <w:t>and S</w:t>
      </w:r>
      <w:r w:rsidR="00DF0483">
        <w:rPr>
          <w:rFonts w:ascii="Times New Roman" w:hAnsi="Times New Roman" w:cs="Times New Roman"/>
          <w:sz w:val="24"/>
          <w:szCs w:val="24"/>
        </w:rPr>
        <w:t>3</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 xml:space="preserve">Tribes within </w:t>
      </w:r>
      <w:r w:rsidR="00F85BD9">
        <w:rPr>
          <w:rFonts w:ascii="Times New Roman" w:hAnsi="Times New Roman" w:cs="Times New Roman"/>
          <w:sz w:val="24"/>
          <w:szCs w:val="24"/>
        </w:rPr>
        <w:t xml:space="preserve">sub-family </w:t>
      </w:r>
      <w:proofErr w:type="spellStart"/>
      <w:r w:rsidR="00F85BD9">
        <w:rPr>
          <w:rFonts w:ascii="Times New Roman" w:hAnsi="Times New Roman" w:cs="Times New Roman"/>
          <w:sz w:val="24"/>
          <w:szCs w:val="24"/>
        </w:rPr>
        <w:t>Murinae</w:t>
      </w:r>
      <w:proofErr w:type="spellEnd"/>
      <w:r w:rsidR="00F85BD9">
        <w:rPr>
          <w:rFonts w:ascii="Times New Roman" w:hAnsi="Times New Roman" w:cs="Times New Roman"/>
          <w:sz w:val="24"/>
          <w:szCs w:val="24"/>
        </w:rPr>
        <w:t xml:space="preserve"> </w:t>
      </w:r>
      <w:r w:rsidR="00A76FC9">
        <w:rPr>
          <w:rFonts w:ascii="Times New Roman" w:hAnsi="Times New Roman" w:cs="Times New Roman"/>
          <w:sz w:val="24"/>
          <w:szCs w:val="24"/>
        </w:rPr>
        <w:t>are</w:t>
      </w:r>
      <w:r w:rsidR="00F85BD9">
        <w:rPr>
          <w:rFonts w:ascii="Times New Roman" w:hAnsi="Times New Roman" w:cs="Times New Roman"/>
          <w:sz w:val="24"/>
          <w:szCs w:val="24"/>
        </w:rPr>
        <w:t xml:space="preserve"> highlighted on the right</w:t>
      </w:r>
      <w:r w:rsidR="00F85BD9" w:rsidRPr="00F85BD9">
        <w:rPr>
          <w:rFonts w:ascii="Times New Roman" w:hAnsi="Times New Roman" w:cs="Times New Roman"/>
          <w:sz w:val="24"/>
          <w:szCs w:val="24"/>
        </w:rPr>
        <w:t xml:space="preserve"> </w:t>
      </w:r>
      <w:r w:rsidR="00F85BD9" w:rsidRPr="00442D96">
        <w:rPr>
          <w:rFonts w:ascii="Times New Roman" w:hAnsi="Times New Roman" w:cs="Times New Roman"/>
          <w:sz w:val="24"/>
          <w:szCs w:val="24"/>
        </w:rPr>
        <w:t>following the classifications used by</w:t>
      </w:r>
      <w:r w:rsidR="004218FA">
        <w:rPr>
          <w:rFonts w:ascii="Times New Roman" w:hAnsi="Times New Roman" w:cs="Times New Roman"/>
          <w:sz w:val="24"/>
          <w:szCs w:val="24"/>
        </w:rPr>
        <w:t xml:space="preserve"> </w:t>
      </w:r>
      <w:r w:rsidR="004218FA">
        <w:rPr>
          <w:rFonts w:ascii="Times New Roman" w:hAnsi="Times New Roman" w:cs="Times New Roman"/>
          <w:sz w:val="24"/>
          <w:szCs w:val="24"/>
        </w:rPr>
        <w:fldChar w:fldCharType="begin"/>
      </w:r>
      <w:r w:rsidR="00405C93">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218FA">
        <w:rPr>
          <w:rFonts w:ascii="Times New Roman" w:hAnsi="Times New Roman" w:cs="Times New Roman"/>
          <w:sz w:val="24"/>
          <w:szCs w:val="24"/>
        </w:rPr>
        <w:fldChar w:fldCharType="separate"/>
      </w:r>
      <w:r w:rsidR="00405C93">
        <w:rPr>
          <w:rFonts w:ascii="Times New Roman" w:hAnsi="Times New Roman" w:cs="Times New Roman"/>
          <w:noProof/>
          <w:sz w:val="24"/>
          <w:szCs w:val="24"/>
        </w:rPr>
        <w:t>Lecompte, et al. (2008)</w:t>
      </w:r>
      <w:r w:rsidR="004218FA">
        <w:rPr>
          <w:rFonts w:ascii="Times New Roman" w:hAnsi="Times New Roman" w:cs="Times New Roman"/>
          <w:sz w:val="24"/>
          <w:szCs w:val="24"/>
        </w:rPr>
        <w:fldChar w:fldCharType="end"/>
      </w:r>
      <w:r w:rsidR="00F85BD9">
        <w:rPr>
          <w:rFonts w:ascii="Times New Roman" w:hAnsi="Times New Roman" w:cs="Times New Roman"/>
          <w:sz w:val="24"/>
          <w:szCs w:val="24"/>
        </w:rPr>
        <w:t xml:space="preserve">. </w:t>
      </w:r>
      <w:r w:rsidR="007A6B42">
        <w:rPr>
          <w:rFonts w:ascii="Times New Roman" w:hAnsi="Times New Roman" w:cs="Times New Roman"/>
          <w:sz w:val="24"/>
          <w:szCs w:val="24"/>
        </w:rPr>
        <w:t xml:space="preserve">Genomes </w:t>
      </w:r>
      <w:r w:rsidR="00F85BD9">
        <w:rPr>
          <w:rFonts w:ascii="Times New Roman" w:hAnsi="Times New Roman" w:cs="Times New Roman"/>
          <w:sz w:val="24"/>
          <w:szCs w:val="24"/>
        </w:rPr>
        <w:t>used for the genome-wide phylogenetic discordance analys</w:t>
      </w:r>
      <w:r w:rsidR="00E23F63">
        <w:rPr>
          <w:rFonts w:ascii="Times New Roman" w:hAnsi="Times New Roman" w:cs="Times New Roman"/>
          <w:sz w:val="24"/>
          <w:szCs w:val="24"/>
        </w:rPr>
        <w:t>e</w:t>
      </w:r>
      <w:r w:rsidR="00F85BD9">
        <w:rPr>
          <w:rFonts w:ascii="Times New Roman" w:hAnsi="Times New Roman" w:cs="Times New Roman"/>
          <w:sz w:val="24"/>
          <w:szCs w:val="24"/>
        </w:rPr>
        <w:t xml:space="preserve">s are </w:t>
      </w:r>
      <w:r w:rsidR="007A6B42">
        <w:rPr>
          <w:rFonts w:ascii="Times New Roman" w:hAnsi="Times New Roman" w:cs="Times New Roman"/>
          <w:sz w:val="24"/>
          <w:szCs w:val="24"/>
        </w:rPr>
        <w:t>underlined</w:t>
      </w:r>
      <w:r w:rsidR="00F85BD9">
        <w:rPr>
          <w:rFonts w:ascii="Times New Roman" w:hAnsi="Times New Roman" w:cs="Times New Roman"/>
          <w:sz w:val="24"/>
          <w:szCs w:val="24"/>
        </w:rPr>
        <w:t>.</w:t>
      </w:r>
    </w:p>
    <w:p w14:paraId="6FAED16B"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558E686" w14:textId="77777777" w:rsidR="000F3461" w:rsidRDefault="00A22613" w:rsidP="00F413E3">
      <w:pPr>
        <w:pStyle w:val="Heading3"/>
      </w:pPr>
      <w:r>
        <w:lastRenderedPageBreak/>
        <w:t xml:space="preserve">Figure </w:t>
      </w:r>
      <w:r w:rsidR="000F3461">
        <w:t>2</w:t>
      </w:r>
    </w:p>
    <w:p w14:paraId="70117038" w14:textId="13838A3F" w:rsidR="00FA32F1" w:rsidRPr="00FA32F1" w:rsidRDefault="00FA32F1" w:rsidP="00FA32F1">
      <w:pPr>
        <w:jc w:val="center"/>
      </w:pPr>
      <w:r>
        <w:rPr>
          <w:noProof/>
        </w:rPr>
        <w:drawing>
          <wp:inline distT="0" distB="0" distL="0" distR="0" wp14:anchorId="0D689EFF" wp14:editId="653A7274">
            <wp:extent cx="5135054" cy="6846740"/>
            <wp:effectExtent l="0" t="0" r="8890" b="0"/>
            <wp:docPr id="180539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9527" name="Picture 2"/>
                    <pic:cNvPicPr>
                      <a:picLocks noChangeAspect="1" noChangeArrowheads="1"/>
                    </pic:cNvPicPr>
                  </pic:nvPicPr>
                  <pic:blipFill>
                    <a:blip r:embed="rId18"/>
                    <a:stretch>
                      <a:fillRect/>
                    </a:stretch>
                  </pic:blipFill>
                  <pic:spPr bwMode="auto">
                    <a:xfrm>
                      <a:off x="0" y="0"/>
                      <a:ext cx="5135054" cy="6846740"/>
                    </a:xfrm>
                    <a:prstGeom prst="rect">
                      <a:avLst/>
                    </a:prstGeom>
                    <a:noFill/>
                    <a:ln>
                      <a:noFill/>
                    </a:ln>
                  </pic:spPr>
                </pic:pic>
              </a:graphicData>
            </a:graphic>
          </wp:inline>
        </w:drawing>
      </w:r>
    </w:p>
    <w:p w14:paraId="42ACC60B" w14:textId="35B5691F" w:rsidR="00FA32F1" w:rsidRDefault="00FA32F1" w:rsidP="00405C93">
      <w:pPr>
        <w:jc w:val="both"/>
        <w:rPr>
          <w:rFonts w:ascii="Times New Roman" w:hAnsi="Times New Roman" w:cs="Times New Roman"/>
          <w:sz w:val="24"/>
          <w:szCs w:val="24"/>
        </w:rPr>
      </w:pPr>
      <w:r>
        <w:rPr>
          <w:rFonts w:ascii="Times New Roman" w:hAnsi="Times New Roman" w:cs="Times New Roman"/>
          <w:b/>
          <w:bCs/>
          <w:sz w:val="24"/>
          <w:szCs w:val="24"/>
        </w:rPr>
        <w:t>Figure 2</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A22613">
        <w:rPr>
          <w:rFonts w:ascii="Times New Roman" w:hAnsi="Times New Roman" w:cs="Times New Roman"/>
          <w:sz w:val="24"/>
          <w:szCs w:val="24"/>
        </w:rPr>
        <w:t>The landscape</w:t>
      </w:r>
      <w:r w:rsidR="006972E6">
        <w:rPr>
          <w:rFonts w:ascii="Times New Roman" w:hAnsi="Times New Roman" w:cs="Times New Roman"/>
          <w:sz w:val="24"/>
          <w:szCs w:val="24"/>
        </w:rPr>
        <w:t xml:space="preserve"> and </w:t>
      </w:r>
      <w:r w:rsidR="00A22613">
        <w:rPr>
          <w:rFonts w:ascii="Times New Roman" w:hAnsi="Times New Roman" w:cs="Times New Roman"/>
          <w:sz w:val="24"/>
          <w:szCs w:val="24"/>
        </w:rPr>
        <w:t>profile of phylogenetic discordance across non-overlapping 10kb windows</w:t>
      </w:r>
      <w:r w:rsidR="00E26691">
        <w:rPr>
          <w:rFonts w:ascii="Times New Roman" w:hAnsi="Times New Roman" w:cs="Times New Roman"/>
          <w:sz w:val="24"/>
          <w:szCs w:val="24"/>
        </w:rPr>
        <w:t xml:space="preserve"> in murine genomes</w:t>
      </w:r>
      <w:r w:rsidR="00A22613">
        <w:rPr>
          <w:rFonts w:ascii="Times New Roman" w:hAnsi="Times New Roman" w:cs="Times New Roman"/>
          <w:sz w:val="24"/>
          <w:szCs w:val="24"/>
        </w:rPr>
        <w:t xml:space="preserve">. A) Distribution of the 20 most frequent topologies recovered across all windows. Numbers above bars indicate proportion of each topology. B) The top three topologies recovered </w:t>
      </w:r>
      <w:r w:rsidR="006972E6">
        <w:rPr>
          <w:rFonts w:ascii="Times New Roman" w:hAnsi="Times New Roman" w:cs="Times New Roman"/>
          <w:sz w:val="24"/>
          <w:szCs w:val="24"/>
        </w:rPr>
        <w:t>across all chromosomes</w:t>
      </w:r>
      <w:r w:rsidR="00A22613">
        <w:rPr>
          <w:rFonts w:ascii="Times New Roman" w:hAnsi="Times New Roman" w:cs="Times New Roman"/>
          <w:sz w:val="24"/>
          <w:szCs w:val="24"/>
        </w:rPr>
        <w:t xml:space="preserve"> 1. C) Distribution of the topologies recovered along </w:t>
      </w:r>
      <w:r w:rsidR="00A22613">
        <w:rPr>
          <w:rFonts w:ascii="Times New Roman" w:hAnsi="Times New Roman" w:cs="Times New Roman"/>
          <w:sz w:val="24"/>
          <w:szCs w:val="24"/>
        </w:rPr>
        <w:lastRenderedPageBreak/>
        <w:t>chromosome 1. The x-axis is scaled to the length of the chromosome and each vertical bar represents one 10kb window. The three most frequent topologies occupy the first three rows while all other topologies are shown in the bottom row.</w:t>
      </w:r>
      <w:r w:rsidR="00FF5E40">
        <w:rPr>
          <w:rFonts w:ascii="Times New Roman" w:hAnsi="Times New Roman" w:cs="Times New Roman"/>
          <w:sz w:val="24"/>
          <w:szCs w:val="24"/>
        </w:rPr>
        <w:t xml:space="preserve"> See Supplemental File S1 for individual chromosome plots.</w:t>
      </w:r>
      <w:r>
        <w:rPr>
          <w:rFonts w:ascii="Times New Roman" w:hAnsi="Times New Roman" w:cs="Times New Roman"/>
          <w:sz w:val="24"/>
          <w:szCs w:val="24"/>
        </w:rPr>
        <w:br w:type="page"/>
      </w:r>
    </w:p>
    <w:p w14:paraId="470B26F2" w14:textId="77777777" w:rsidR="000F3461" w:rsidRDefault="008C1C31" w:rsidP="00F413E3">
      <w:pPr>
        <w:pStyle w:val="Heading3"/>
      </w:pPr>
      <w:r>
        <w:lastRenderedPageBreak/>
        <w:t xml:space="preserve">Figure </w:t>
      </w:r>
      <w:r w:rsidR="000F3461">
        <w:t>3</w:t>
      </w:r>
    </w:p>
    <w:p w14:paraId="36B64CB6" w14:textId="1FFEB72F" w:rsidR="00FA32F1" w:rsidRPr="00FA32F1" w:rsidRDefault="00FA32F1" w:rsidP="00FA32F1">
      <w:pPr>
        <w:jc w:val="center"/>
      </w:pPr>
      <w:r>
        <w:rPr>
          <w:noProof/>
        </w:rPr>
        <w:drawing>
          <wp:inline distT="0" distB="0" distL="0" distR="0" wp14:anchorId="07AC51D5" wp14:editId="05AE32A2">
            <wp:extent cx="5934075" cy="3708797"/>
            <wp:effectExtent l="0" t="0" r="0" b="6350"/>
            <wp:docPr id="1988304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04681" name="Picture 3"/>
                    <pic:cNvPicPr>
                      <a:picLocks noChangeAspect="1" noChangeArrowheads="1"/>
                    </pic:cNvPicPr>
                  </pic:nvPicPr>
                  <pic:blipFill>
                    <a:blip r:embed="rId19"/>
                    <a:stretch>
                      <a:fillRect/>
                    </a:stretch>
                  </pic:blipFill>
                  <pic:spPr bwMode="auto">
                    <a:xfrm>
                      <a:off x="0" y="0"/>
                      <a:ext cx="5934075" cy="3708797"/>
                    </a:xfrm>
                    <a:prstGeom prst="rect">
                      <a:avLst/>
                    </a:prstGeom>
                    <a:noFill/>
                    <a:ln>
                      <a:noFill/>
                    </a:ln>
                  </pic:spPr>
                </pic:pic>
              </a:graphicData>
            </a:graphic>
          </wp:inline>
        </w:drawing>
      </w:r>
    </w:p>
    <w:p w14:paraId="659CB793" w14:textId="3DF31388"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3</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8C1C31">
        <w:rPr>
          <w:rFonts w:ascii="Times New Roman" w:hAnsi="Times New Roman" w:cs="Times New Roman"/>
          <w:sz w:val="24"/>
          <w:szCs w:val="24"/>
        </w:rPr>
        <w:t>Similarity between 10kb windows decays as genomic distance between windows increases.</w:t>
      </w:r>
      <w:r w:rsidR="0041108A">
        <w:rPr>
          <w:rFonts w:ascii="Times New Roman" w:hAnsi="Times New Roman" w:cs="Times New Roman"/>
          <w:sz w:val="24"/>
          <w:szCs w:val="24"/>
        </w:rPr>
        <w:t xml:space="preserve"> A) The log fit to the mean of distributions of </w:t>
      </w:r>
      <w:r w:rsidR="00147AF7">
        <w:rPr>
          <w:rFonts w:ascii="Times New Roman" w:hAnsi="Times New Roman" w:cs="Times New Roman"/>
          <w:sz w:val="24"/>
          <w:szCs w:val="24"/>
        </w:rPr>
        <w:t>weighted Robinson-Foulds</w:t>
      </w:r>
      <w:r w:rsidR="0041108A">
        <w:rPr>
          <w:rFonts w:ascii="Times New Roman" w:hAnsi="Times New Roman" w:cs="Times New Roman"/>
          <w:sz w:val="24"/>
          <w:szCs w:val="24"/>
        </w:rPr>
        <w:t xml:space="preserve"> distances between</w:t>
      </w:r>
      <w:r w:rsidR="00147AF7">
        <w:rPr>
          <w:rFonts w:ascii="Times New Roman" w:hAnsi="Times New Roman" w:cs="Times New Roman"/>
          <w:sz w:val="24"/>
          <w:szCs w:val="24"/>
        </w:rPr>
        <w:t xml:space="preserve"> trees of</w:t>
      </w:r>
      <w:r w:rsidR="0041108A">
        <w:rPr>
          <w:rFonts w:ascii="Times New Roman" w:hAnsi="Times New Roman" w:cs="Times New Roman"/>
          <w:sz w:val="24"/>
          <w:szCs w:val="24"/>
        </w:rPr>
        <w:t xml:space="preserve"> windows at increasing genomic distance (10kb steps). Each line represents one chromosome. B) The same, but on a log scale with a linear fit. C) For every window on each chromosome, the genomic distance between windows at which tree distance becomes random </w:t>
      </w:r>
      <w:r w:rsidR="00964FB8">
        <w:rPr>
          <w:rFonts w:ascii="Times New Roman" w:hAnsi="Times New Roman" w:cs="Times New Roman"/>
          <w:sz w:val="24"/>
          <w:szCs w:val="24"/>
        </w:rPr>
        <w:t>for</w:t>
      </w:r>
      <w:r w:rsidR="0041108A">
        <w:rPr>
          <w:rFonts w:ascii="Times New Roman" w:hAnsi="Times New Roman" w:cs="Times New Roman"/>
          <w:sz w:val="24"/>
          <w:szCs w:val="24"/>
        </w:rPr>
        <w:t xml:space="preserve"> 100 </w:t>
      </w:r>
      <w:r w:rsidR="00964FB8">
        <w:rPr>
          <w:rFonts w:ascii="Times New Roman" w:hAnsi="Times New Roman" w:cs="Times New Roman"/>
          <w:sz w:val="24"/>
          <w:szCs w:val="24"/>
        </w:rPr>
        <w:t>replicates of random window selection</w:t>
      </w:r>
      <w:r w:rsidR="0041108A">
        <w:rPr>
          <w:rFonts w:ascii="Times New Roman" w:hAnsi="Times New Roman" w:cs="Times New Roman"/>
          <w:sz w:val="24"/>
          <w:szCs w:val="24"/>
        </w:rPr>
        <w:t xml:space="preserve">. D) </w:t>
      </w:r>
      <w:r w:rsidR="000F2586">
        <w:rPr>
          <w:rFonts w:ascii="Times New Roman" w:hAnsi="Times New Roman" w:cs="Times New Roman"/>
          <w:sz w:val="24"/>
          <w:szCs w:val="24"/>
        </w:rPr>
        <w:t>Points represent t</w:t>
      </w:r>
      <w:r w:rsidR="0041108A">
        <w:rPr>
          <w:rFonts w:ascii="Times New Roman" w:hAnsi="Times New Roman" w:cs="Times New Roman"/>
          <w:sz w:val="24"/>
          <w:szCs w:val="24"/>
        </w:rPr>
        <w:t xml:space="preserve">he slopes of the correlation between genomic distance and tree distance </w:t>
      </w:r>
      <w:r w:rsidR="00C102DF">
        <w:rPr>
          <w:rFonts w:ascii="Times New Roman" w:hAnsi="Times New Roman" w:cs="Times New Roman"/>
          <w:sz w:val="24"/>
          <w:szCs w:val="24"/>
        </w:rPr>
        <w:t xml:space="preserve">(lines from </w:t>
      </w:r>
      <w:r w:rsidR="0041108A">
        <w:rPr>
          <w:rFonts w:ascii="Times New Roman" w:hAnsi="Times New Roman" w:cs="Times New Roman"/>
          <w:sz w:val="24"/>
          <w:szCs w:val="24"/>
        </w:rPr>
        <w:t>panel B</w:t>
      </w:r>
      <w:r w:rsidR="00C102DF">
        <w:rPr>
          <w:rFonts w:ascii="Times New Roman" w:hAnsi="Times New Roman" w:cs="Times New Roman"/>
          <w:sz w:val="24"/>
          <w:szCs w:val="24"/>
        </w:rPr>
        <w:t>), which is</w:t>
      </w:r>
      <w:r w:rsidR="0041108A">
        <w:rPr>
          <w:rFonts w:ascii="Times New Roman" w:hAnsi="Times New Roman" w:cs="Times New Roman"/>
          <w:sz w:val="24"/>
          <w:szCs w:val="24"/>
        </w:rPr>
        <w:t xml:space="preserve"> the rate at which tree similarity decays across the genome.</w:t>
      </w:r>
      <w:r w:rsidR="000F2586">
        <w:rPr>
          <w:rFonts w:ascii="Times New Roman" w:hAnsi="Times New Roman" w:cs="Times New Roman"/>
          <w:sz w:val="24"/>
          <w:szCs w:val="24"/>
        </w:rPr>
        <w:t xml:space="preserve"> Dark grey dashed line is median slope and light grey dashed line is mean.</w:t>
      </w:r>
    </w:p>
    <w:p w14:paraId="0D321BC3"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F50AEEC" w14:textId="77777777" w:rsidR="000F3461" w:rsidRDefault="007B6168" w:rsidP="00F413E3">
      <w:pPr>
        <w:pStyle w:val="Heading3"/>
      </w:pPr>
      <w:r>
        <w:lastRenderedPageBreak/>
        <w:t xml:space="preserve">Figure </w:t>
      </w:r>
      <w:r w:rsidR="000F3461">
        <w:t>4</w:t>
      </w:r>
    </w:p>
    <w:p w14:paraId="3522BBC0" w14:textId="178E5B1C" w:rsidR="00FA32F1" w:rsidRPr="00FA32F1" w:rsidRDefault="00FA32F1" w:rsidP="00FA32F1">
      <w:pPr>
        <w:jc w:val="center"/>
      </w:pPr>
      <w:r>
        <w:rPr>
          <w:noProof/>
        </w:rPr>
        <w:drawing>
          <wp:inline distT="0" distB="0" distL="0" distR="0" wp14:anchorId="4E6566B3" wp14:editId="63D5B522">
            <wp:extent cx="5943600" cy="1981200"/>
            <wp:effectExtent l="0" t="0" r="0" b="0"/>
            <wp:docPr id="1672438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38277" name="Picture 4"/>
                    <pic:cNvPicPr>
                      <a:picLocks noChangeAspect="1" noChangeArrowheads="1"/>
                    </pic:cNvPicPr>
                  </pic:nvPicPr>
                  <pic:blipFill>
                    <a:blip r:embed="rId20"/>
                    <a:stretch>
                      <a:fillRect/>
                    </a:stretch>
                  </pic:blipFill>
                  <pic:spPr bwMode="auto">
                    <a:xfrm>
                      <a:off x="0" y="0"/>
                      <a:ext cx="5943600" cy="1981200"/>
                    </a:xfrm>
                    <a:prstGeom prst="rect">
                      <a:avLst/>
                    </a:prstGeom>
                    <a:noFill/>
                    <a:ln>
                      <a:noFill/>
                    </a:ln>
                  </pic:spPr>
                </pic:pic>
              </a:graphicData>
            </a:graphic>
          </wp:inline>
        </w:drawing>
      </w:r>
    </w:p>
    <w:p w14:paraId="4B53F6AD" w14:textId="282E5DD8"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4</w:t>
      </w:r>
      <w:r w:rsidR="005B1333">
        <w:rPr>
          <w:rFonts w:ascii="Times New Roman" w:hAnsi="Times New Roman" w:cs="Times New Roman"/>
          <w:b/>
          <w:bCs/>
          <w:sz w:val="24"/>
          <w:szCs w:val="24"/>
        </w:rPr>
        <w:t>.</w:t>
      </w:r>
      <w:r>
        <w:rPr>
          <w:rFonts w:ascii="Times New Roman" w:hAnsi="Times New Roman" w:cs="Times New Roman"/>
          <w:b/>
          <w:bCs/>
          <w:sz w:val="24"/>
          <w:szCs w:val="24"/>
        </w:rPr>
        <w:t xml:space="preserve"> </w:t>
      </w:r>
      <w:r w:rsidR="00400699">
        <w:rPr>
          <w:rFonts w:ascii="Times New Roman" w:hAnsi="Times New Roman" w:cs="Times New Roman"/>
          <w:sz w:val="24"/>
          <w:szCs w:val="24"/>
        </w:rPr>
        <w:t>C</w:t>
      </w:r>
      <w:r w:rsidR="007B6168">
        <w:rPr>
          <w:rFonts w:ascii="Times New Roman" w:hAnsi="Times New Roman" w:cs="Times New Roman"/>
          <w:sz w:val="24"/>
          <w:szCs w:val="24"/>
        </w:rPr>
        <w:t>orrelation</w:t>
      </w:r>
      <w:r w:rsidR="00400699">
        <w:rPr>
          <w:rFonts w:ascii="Times New Roman" w:hAnsi="Times New Roman" w:cs="Times New Roman"/>
          <w:sz w:val="24"/>
          <w:szCs w:val="24"/>
        </w:rPr>
        <w:t>s</w:t>
      </w:r>
      <w:r w:rsidR="007B6168">
        <w:rPr>
          <w:rFonts w:ascii="Times New Roman" w:hAnsi="Times New Roman" w:cs="Times New Roman"/>
          <w:sz w:val="24"/>
          <w:szCs w:val="24"/>
        </w:rPr>
        <w:t xml:space="preserve"> between </w:t>
      </w:r>
      <w:r w:rsidR="006E5D47">
        <w:rPr>
          <w:rFonts w:ascii="Times New Roman" w:hAnsi="Times New Roman" w:cs="Times New Roman"/>
          <w:sz w:val="24"/>
          <w:szCs w:val="24"/>
        </w:rPr>
        <w:t>tree similarity and recombination rate in 5</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 xml:space="preserve">Mb windows. A) Tree similarity as measured by the </w:t>
      </w:r>
      <w:r w:rsidR="00147AF7">
        <w:rPr>
          <w:rFonts w:ascii="Times New Roman" w:hAnsi="Times New Roman" w:cs="Times New Roman"/>
          <w:sz w:val="24"/>
          <w:szCs w:val="24"/>
        </w:rPr>
        <w:t xml:space="preserve">weighted Robinson-Foulds </w:t>
      </w:r>
      <w:r w:rsidR="006E5D47">
        <w:rPr>
          <w:rFonts w:ascii="Times New Roman" w:hAnsi="Times New Roman" w:cs="Times New Roman"/>
          <w:sz w:val="24"/>
          <w:szCs w:val="24"/>
        </w:rPr>
        <w:t>distance between the first and last 10</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kb windows within the 5</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Mb window. B) The</w:t>
      </w:r>
      <w:r w:rsidR="00D24E78">
        <w:rPr>
          <w:rFonts w:ascii="Times New Roman" w:hAnsi="Times New Roman" w:cs="Times New Roman"/>
          <w:sz w:val="24"/>
          <w:szCs w:val="24"/>
        </w:rPr>
        <w:t xml:space="preserve"> slopes of the linear correlation between the weighted Robinson-Foulds distances between the first 10</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kb window and every other 10</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kb window within a 5</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Mb window represent the</w:t>
      </w:r>
      <w:r w:rsidR="006E5D47">
        <w:rPr>
          <w:rFonts w:ascii="Times New Roman" w:hAnsi="Times New Roman" w:cs="Times New Roman"/>
          <w:sz w:val="24"/>
          <w:szCs w:val="24"/>
        </w:rPr>
        <w:t xml:space="preserve"> rate at which tree similarity </w:t>
      </w:r>
      <w:r w:rsidR="00D24E78">
        <w:rPr>
          <w:rFonts w:ascii="Times New Roman" w:hAnsi="Times New Roman" w:cs="Times New Roman"/>
          <w:sz w:val="24"/>
          <w:szCs w:val="24"/>
        </w:rPr>
        <w:t>decays over each 5</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Mb window</w:t>
      </w:r>
      <w:r w:rsidR="006E5D47">
        <w:rPr>
          <w:rFonts w:ascii="Times New Roman" w:hAnsi="Times New Roman" w:cs="Times New Roman"/>
          <w:sz w:val="24"/>
          <w:szCs w:val="24"/>
        </w:rPr>
        <w:t>.</w:t>
      </w:r>
      <w:r w:rsidR="001334F8">
        <w:rPr>
          <w:rFonts w:ascii="Times New Roman" w:hAnsi="Times New Roman" w:cs="Times New Roman"/>
          <w:sz w:val="24"/>
          <w:szCs w:val="24"/>
        </w:rPr>
        <w:t xml:space="preserve"> C) The mean </w:t>
      </w:r>
      <w:proofErr w:type="spellStart"/>
      <w:r w:rsidR="001334F8">
        <w:rPr>
          <w:rFonts w:ascii="Times New Roman" w:hAnsi="Times New Roman" w:cs="Times New Roman"/>
          <w:sz w:val="24"/>
          <w:szCs w:val="24"/>
        </w:rPr>
        <w:t>wRF</w:t>
      </w:r>
      <w:proofErr w:type="spellEnd"/>
      <w:r w:rsidR="001334F8">
        <w:rPr>
          <w:rFonts w:ascii="Times New Roman" w:hAnsi="Times New Roman" w:cs="Times New Roman"/>
          <w:sz w:val="24"/>
          <w:szCs w:val="24"/>
        </w:rPr>
        <w:t xml:space="preserve"> of all 10</w:t>
      </w:r>
      <w:r w:rsidR="005B1333">
        <w:rPr>
          <w:rFonts w:ascii="Times New Roman" w:hAnsi="Times New Roman" w:cs="Times New Roman"/>
          <w:sz w:val="24"/>
          <w:szCs w:val="24"/>
        </w:rPr>
        <w:t xml:space="preserve"> </w:t>
      </w:r>
      <w:r w:rsidR="001334F8">
        <w:rPr>
          <w:rFonts w:ascii="Times New Roman" w:hAnsi="Times New Roman" w:cs="Times New Roman"/>
          <w:sz w:val="24"/>
          <w:szCs w:val="24"/>
        </w:rPr>
        <w:t>kb window trees within each 5Mb window compared to the species tree.</w:t>
      </w:r>
    </w:p>
    <w:p w14:paraId="3A03CE75"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44B74FA" w14:textId="63F08AE6" w:rsidR="000F3461" w:rsidRDefault="004E62B2" w:rsidP="00F413E3">
      <w:pPr>
        <w:pStyle w:val="Heading3"/>
      </w:pPr>
      <w:r>
        <w:lastRenderedPageBreak/>
        <w:t xml:space="preserve">Figure </w:t>
      </w:r>
      <w:r w:rsidR="000F3461">
        <w:t>5</w:t>
      </w:r>
    </w:p>
    <w:p w14:paraId="04CE04A3" w14:textId="432AEA23" w:rsidR="00FA32F1" w:rsidRPr="00FA32F1" w:rsidRDefault="00FA32F1" w:rsidP="00FA32F1">
      <w:pPr>
        <w:jc w:val="center"/>
      </w:pPr>
      <w:r>
        <w:rPr>
          <w:noProof/>
        </w:rPr>
        <w:drawing>
          <wp:inline distT="0" distB="0" distL="0" distR="0" wp14:anchorId="6AFB9126" wp14:editId="3A8387E2">
            <wp:extent cx="4985626" cy="5650376"/>
            <wp:effectExtent l="0" t="0" r="5715" b="0"/>
            <wp:docPr id="532168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68570" name="Picture 5"/>
                    <pic:cNvPicPr>
                      <a:picLocks noChangeAspect="1" noChangeArrowheads="1"/>
                    </pic:cNvPicPr>
                  </pic:nvPicPr>
                  <pic:blipFill>
                    <a:blip r:embed="rId21"/>
                    <a:stretch>
                      <a:fillRect/>
                    </a:stretch>
                  </pic:blipFill>
                  <pic:spPr bwMode="auto">
                    <a:xfrm>
                      <a:off x="0" y="0"/>
                      <a:ext cx="4985626" cy="5650376"/>
                    </a:xfrm>
                    <a:prstGeom prst="rect">
                      <a:avLst/>
                    </a:prstGeom>
                    <a:noFill/>
                    <a:ln>
                      <a:noFill/>
                    </a:ln>
                  </pic:spPr>
                </pic:pic>
              </a:graphicData>
            </a:graphic>
          </wp:inline>
        </w:drawing>
      </w:r>
    </w:p>
    <w:p w14:paraId="1E0D7665" w14:textId="6F6058EC" w:rsidR="00FA32F1" w:rsidRDefault="00FA32F1" w:rsidP="00200C9B">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5</w:t>
      </w:r>
      <w:r w:rsidR="005B1333">
        <w:rPr>
          <w:rFonts w:ascii="Times New Roman" w:hAnsi="Times New Roman" w:cs="Times New Roman"/>
          <w:b/>
          <w:bCs/>
          <w:sz w:val="24"/>
          <w:szCs w:val="24"/>
        </w:rPr>
        <w:t>.</w:t>
      </w:r>
      <w:r>
        <w:rPr>
          <w:rFonts w:ascii="Times New Roman" w:hAnsi="Times New Roman" w:cs="Times New Roman"/>
          <w:sz w:val="24"/>
          <w:szCs w:val="24"/>
        </w:rPr>
        <w:t xml:space="preserve"> </w:t>
      </w:r>
      <w:r w:rsidR="00F330D6" w:rsidRPr="00FA32F1">
        <w:rPr>
          <w:rFonts w:ascii="Times New Roman" w:hAnsi="Times New Roman" w:cs="Times New Roman"/>
          <w:sz w:val="24"/>
          <w:szCs w:val="24"/>
        </w:rPr>
        <w:t>Distributions</w:t>
      </w:r>
      <w:r w:rsidR="00F330D6">
        <w:rPr>
          <w:rFonts w:ascii="Times New Roman" w:hAnsi="Times New Roman" w:cs="Times New Roman"/>
          <w:sz w:val="24"/>
          <w:szCs w:val="24"/>
        </w:rPr>
        <w:t xml:space="preserve"> of weighted Robinson-Foulds distance from trees constructed from 10kb windows either centered on recombination hotspots (Hotspot), protein-coding genes without evidence for positive selection (Non-PS genes), protein coding genes with evidence for positive selection (PS genes), UCEs, or containing none of these features (Non-feature). For each panel, the left portion shows the distributions of the measure for each feature type and the right panel shows the differences in means for each pairwise comparison of features with significance assessed with Tukey’s range test.</w:t>
      </w:r>
      <w:r w:rsidR="0071077D">
        <w:rPr>
          <w:rFonts w:ascii="Times New Roman" w:hAnsi="Times New Roman" w:cs="Times New Roman"/>
          <w:sz w:val="24"/>
          <w:szCs w:val="24"/>
        </w:rPr>
        <w:t xml:space="preserve"> The labels on the x-axis indicate the feature pairs being compared, with the first feature being the reference (</w:t>
      </w:r>
      <w:r w:rsidR="0071077D">
        <w:rPr>
          <w:rFonts w:ascii="Times New Roman" w:hAnsi="Times New Roman" w:cs="Times New Roman"/>
          <w:i/>
          <w:iCs/>
          <w:sz w:val="24"/>
          <w:szCs w:val="24"/>
        </w:rPr>
        <w:t>i.e.</w:t>
      </w:r>
      <w:r w:rsidR="0071077D">
        <w:rPr>
          <w:rFonts w:ascii="Times New Roman" w:hAnsi="Times New Roman" w:cs="Times New Roman"/>
          <w:sz w:val="24"/>
          <w:szCs w:val="24"/>
        </w:rPr>
        <w:t xml:space="preserve"> points above 0 indicate this feature has a higher mean).</w:t>
      </w:r>
      <w:r w:rsidR="00F330D6" w:rsidRPr="00F330D6">
        <w:rPr>
          <w:rFonts w:ascii="Times New Roman" w:hAnsi="Times New Roman" w:cs="Times New Roman"/>
          <w:i/>
          <w:iCs/>
          <w:sz w:val="24"/>
          <w:szCs w:val="24"/>
        </w:rPr>
        <w:t xml:space="preserve"> </w:t>
      </w:r>
      <w:r w:rsidR="00F330D6">
        <w:rPr>
          <w:rFonts w:ascii="Times New Roman" w:hAnsi="Times New Roman" w:cs="Times New Roman"/>
          <w:i/>
          <w:iCs/>
          <w:sz w:val="24"/>
          <w:szCs w:val="24"/>
        </w:rPr>
        <w:t>P-</w:t>
      </w:r>
      <w:r w:rsidR="00F330D6" w:rsidRPr="00515A9D">
        <w:rPr>
          <w:rFonts w:ascii="Times New Roman" w:hAnsi="Times New Roman" w:cs="Times New Roman"/>
          <w:sz w:val="24"/>
          <w:szCs w:val="24"/>
        </w:rPr>
        <w:t>value</w:t>
      </w:r>
      <w:r w:rsidR="00F330D6">
        <w:rPr>
          <w:rFonts w:ascii="Times New Roman" w:hAnsi="Times New Roman" w:cs="Times New Roman"/>
          <w:sz w:val="24"/>
          <w:szCs w:val="24"/>
        </w:rPr>
        <w:t xml:space="preserve"> thresholds: * &lt; 0.05, ** &lt; 0.01, *** &lt;0.001. </w:t>
      </w:r>
      <w:r w:rsidR="00A33492">
        <w:rPr>
          <w:rFonts w:ascii="Times New Roman" w:hAnsi="Times New Roman" w:cs="Times New Roman"/>
          <w:sz w:val="24"/>
          <w:szCs w:val="24"/>
        </w:rPr>
        <w:t>A</w:t>
      </w:r>
      <w:r w:rsidR="00F330D6">
        <w:rPr>
          <w:rFonts w:ascii="Times New Roman" w:hAnsi="Times New Roman" w:cs="Times New Roman"/>
          <w:sz w:val="24"/>
          <w:szCs w:val="24"/>
        </w:rPr>
        <w:t xml:space="preserve">) The phylogenetic similarity of windows </w:t>
      </w:r>
      <w:r w:rsidR="00F330D6">
        <w:rPr>
          <w:rFonts w:ascii="Times New Roman" w:hAnsi="Times New Roman" w:cs="Times New Roman"/>
          <w:sz w:val="24"/>
          <w:szCs w:val="24"/>
        </w:rPr>
        <w:lastRenderedPageBreak/>
        <w:t xml:space="preserve">immediately adjacent to feature windows. </w:t>
      </w:r>
      <w:r w:rsidR="00A33492">
        <w:rPr>
          <w:rFonts w:ascii="Times New Roman" w:hAnsi="Times New Roman" w:cs="Times New Roman"/>
          <w:sz w:val="24"/>
          <w:szCs w:val="24"/>
        </w:rPr>
        <w:t>B</w:t>
      </w:r>
      <w:r w:rsidR="00F330D6">
        <w:rPr>
          <w:rFonts w:ascii="Times New Roman" w:hAnsi="Times New Roman" w:cs="Times New Roman"/>
          <w:sz w:val="24"/>
          <w:szCs w:val="24"/>
        </w:rPr>
        <w:t>) The phylogenetic similarity between the species tree inferred from protein-coding gene trees and the feature window.</w:t>
      </w:r>
    </w:p>
    <w:p w14:paraId="2EB1C53E"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267FFB5" w14:textId="77777777" w:rsidR="000F3461" w:rsidRDefault="00E7006D" w:rsidP="00F413E3">
      <w:pPr>
        <w:pStyle w:val="Heading3"/>
      </w:pPr>
      <w:r>
        <w:lastRenderedPageBreak/>
        <w:t xml:space="preserve">Figure </w:t>
      </w:r>
      <w:r w:rsidR="000F3461">
        <w:t>6</w:t>
      </w:r>
    </w:p>
    <w:p w14:paraId="1B1B89A5" w14:textId="1756C034" w:rsidR="00FA32F1" w:rsidRPr="00FA32F1" w:rsidRDefault="00FA32F1" w:rsidP="00FA32F1">
      <w:pPr>
        <w:jc w:val="center"/>
      </w:pPr>
      <w:r>
        <w:rPr>
          <w:noProof/>
        </w:rPr>
        <w:drawing>
          <wp:inline distT="0" distB="0" distL="0" distR="0" wp14:anchorId="5EB877A0" wp14:editId="3A883B46">
            <wp:extent cx="4572000" cy="3657600"/>
            <wp:effectExtent l="0" t="0" r="0" b="0"/>
            <wp:docPr id="570318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5988925F" w14:textId="3320F57F" w:rsidR="00737B9F"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6</w:t>
      </w:r>
      <w:r w:rsidR="005B1333">
        <w:rPr>
          <w:rFonts w:ascii="Times New Roman" w:hAnsi="Times New Roman" w:cs="Times New Roman"/>
          <w:b/>
          <w:bCs/>
          <w:sz w:val="24"/>
          <w:szCs w:val="24"/>
        </w:rPr>
        <w:t>.</w:t>
      </w:r>
      <w:r>
        <w:rPr>
          <w:rFonts w:ascii="Times New Roman" w:hAnsi="Times New Roman" w:cs="Times New Roman"/>
          <w:sz w:val="24"/>
          <w:szCs w:val="24"/>
        </w:rPr>
        <w:t xml:space="preserve"> </w:t>
      </w:r>
      <w:del w:id="345" w:author="Thomas, Gregg" w:date="2025-01-04T16:11:00Z">
        <w:r w:rsidR="00E7006D" w:rsidRPr="00FA32F1" w:rsidDel="004D757D">
          <w:rPr>
            <w:rFonts w:ascii="Times New Roman" w:hAnsi="Times New Roman" w:cs="Times New Roman"/>
            <w:sz w:val="24"/>
            <w:szCs w:val="24"/>
          </w:rPr>
          <w:delText>Tree</w:delText>
        </w:r>
        <w:r w:rsidR="00E7006D" w:rsidDel="004D757D">
          <w:rPr>
            <w:rFonts w:ascii="Times New Roman" w:hAnsi="Times New Roman" w:cs="Times New Roman"/>
            <w:sz w:val="24"/>
            <w:szCs w:val="24"/>
          </w:rPr>
          <w:delText xml:space="preserve"> misspecification leads to erroneous results in tests for positive selection. </w:delText>
        </w:r>
      </w:del>
      <w:r w:rsidR="00E7006D">
        <w:rPr>
          <w:rFonts w:ascii="Times New Roman" w:hAnsi="Times New Roman" w:cs="Times New Roman"/>
          <w:sz w:val="24"/>
          <w:szCs w:val="24"/>
        </w:rPr>
        <w:t>The proportion of genes inferred to be under positive selection for three tests using either a single species tree (concatenated tree) or individual gene trees, as well as those found in both cases (shared). Numbers in the bars indicate raw counts, and percentages indicate the percent of genes in that category that are discordant from the species tree.</w:t>
      </w:r>
      <w:r w:rsidR="00760385">
        <w:rPr>
          <w:rFonts w:ascii="Times New Roman" w:hAnsi="Times New Roman" w:cs="Times New Roman"/>
          <w:sz w:val="24"/>
          <w:szCs w:val="24"/>
        </w:rPr>
        <w:t xml:space="preserve"> </w:t>
      </w:r>
    </w:p>
    <w:p w14:paraId="39A271ED" w14:textId="77777777" w:rsidR="00AA6986" w:rsidRPr="00E7006D" w:rsidRDefault="00AA6986" w:rsidP="00F413E3">
      <w:pPr>
        <w:jc w:val="both"/>
        <w:rPr>
          <w:rFonts w:ascii="Times New Roman" w:hAnsi="Times New Roman" w:cs="Times New Roman"/>
          <w:sz w:val="24"/>
          <w:szCs w:val="24"/>
        </w:rPr>
      </w:pPr>
    </w:p>
    <w:p w14:paraId="1132A928" w14:textId="6342437D" w:rsidR="009418B1" w:rsidRDefault="009418B1" w:rsidP="008E44E5">
      <w:pPr>
        <w:jc w:val="center"/>
        <w:rPr>
          <w:rFonts w:ascii="Times New Roman" w:hAnsi="Times New Roman" w:cs="Times New Roman"/>
          <w:b/>
          <w:bCs/>
          <w:sz w:val="24"/>
          <w:szCs w:val="24"/>
        </w:rPr>
      </w:pPr>
    </w:p>
    <w:p w14:paraId="3800002E" w14:textId="5CD92E25" w:rsidR="00CE264C" w:rsidRDefault="00CE264C" w:rsidP="007E7634">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3D0485E" w14:textId="1CE76A34" w:rsidR="00501ADC" w:rsidRDefault="00501ADC" w:rsidP="00501ADC">
      <w:pPr>
        <w:pStyle w:val="Heading1"/>
      </w:pPr>
      <w:r>
        <w:lastRenderedPageBreak/>
        <w:t>References</w:t>
      </w:r>
    </w:p>
    <w:p w14:paraId="134C77DC" w14:textId="77777777" w:rsidR="00716D5D" w:rsidRPr="00716D5D" w:rsidRDefault="009418B1" w:rsidP="00716D5D">
      <w:pPr>
        <w:pStyle w:val="EndNoteBibliography"/>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ADDIN EN.REFLIST </w:instrText>
      </w:r>
      <w:r>
        <w:rPr>
          <w:rFonts w:ascii="Times New Roman" w:hAnsi="Times New Roman" w:cs="Times New Roman"/>
          <w:b/>
          <w:bCs/>
          <w:sz w:val="24"/>
          <w:szCs w:val="24"/>
        </w:rPr>
        <w:fldChar w:fldCharType="separate"/>
      </w:r>
      <w:r w:rsidR="00716D5D" w:rsidRPr="00716D5D">
        <w:t>Aghova T, Kimura Y, Bryja J, Dobigny G, Granjon L, Kergoat GJ. 2018. Fossils know it best: Using a new set of fossil calibrations to improve the temporal phylogenetic framework of murid rodents (Rodentia: Muridae). Mol Phylogenet Evol 128:98-111.</w:t>
      </w:r>
    </w:p>
    <w:p w14:paraId="259DACDE" w14:textId="77777777" w:rsidR="00716D5D" w:rsidRPr="00716D5D" w:rsidRDefault="00716D5D" w:rsidP="00716D5D">
      <w:pPr>
        <w:pStyle w:val="EndNoteBibliography"/>
        <w:spacing w:after="0"/>
      </w:pPr>
    </w:p>
    <w:p w14:paraId="4FF359F2" w14:textId="77777777" w:rsidR="00716D5D" w:rsidRPr="00716D5D" w:rsidRDefault="00716D5D" w:rsidP="00716D5D">
      <w:pPr>
        <w:pStyle w:val="EndNoteBibliography"/>
      </w:pPr>
      <w:r w:rsidRPr="00716D5D">
        <w:t>Alda F, Ludt WB, Elias DJ, McMahan CD, Chakrabarty P. 2021. Comparing Ultraconserved Elements and Exons for Phylogenomic Analyses of Middle American Cichlids: When Data Agree to Disagree. Genome Biol Evol 13:evab161.</w:t>
      </w:r>
    </w:p>
    <w:p w14:paraId="1B321201" w14:textId="77777777" w:rsidR="00716D5D" w:rsidRPr="00716D5D" w:rsidRDefault="00716D5D" w:rsidP="00716D5D">
      <w:pPr>
        <w:pStyle w:val="EndNoteBibliography"/>
        <w:spacing w:after="0"/>
      </w:pPr>
    </w:p>
    <w:p w14:paraId="73092F30" w14:textId="77777777" w:rsidR="00716D5D" w:rsidRPr="00716D5D" w:rsidRDefault="00716D5D" w:rsidP="00716D5D">
      <w:pPr>
        <w:pStyle w:val="EndNoteBibliography"/>
      </w:pPr>
      <w:r w:rsidRPr="00716D5D">
        <w:t>Alexander AM, Su YC, Oliveros CH, Olson KV, Travers SL, Brown RM. 2017. Genomic data reveals potential for hybridization, introgression, and incomplete lineage sorting to confound phylogenetic relationships in an adaptive radiation of narrow-mouth frogs. Evolution 71:475-488.</w:t>
      </w:r>
    </w:p>
    <w:p w14:paraId="175D2AC9" w14:textId="77777777" w:rsidR="00716D5D" w:rsidRPr="00716D5D" w:rsidRDefault="00716D5D" w:rsidP="00716D5D">
      <w:pPr>
        <w:pStyle w:val="EndNoteBibliography"/>
        <w:spacing w:after="0"/>
      </w:pPr>
    </w:p>
    <w:p w14:paraId="07AC1E57" w14:textId="77777777" w:rsidR="00716D5D" w:rsidRPr="00716D5D" w:rsidRDefault="00716D5D" w:rsidP="00716D5D">
      <w:pPr>
        <w:pStyle w:val="EndNoteBibliography"/>
      </w:pPr>
      <w:r w:rsidRPr="00716D5D">
        <w:t>Avise JC, Robinson TJ. 2008. Hemiplasy: a new term in the lexicon of phylogenetics. Syst Biol 57:503-507.</w:t>
      </w:r>
    </w:p>
    <w:p w14:paraId="42D1EAFF" w14:textId="77777777" w:rsidR="00716D5D" w:rsidRPr="00716D5D" w:rsidRDefault="00716D5D" w:rsidP="00716D5D">
      <w:pPr>
        <w:pStyle w:val="EndNoteBibliography"/>
        <w:spacing w:after="0"/>
      </w:pPr>
    </w:p>
    <w:p w14:paraId="24B6FB79" w14:textId="77777777" w:rsidR="00716D5D" w:rsidRPr="00716D5D" w:rsidRDefault="00716D5D" w:rsidP="00716D5D">
      <w:pPr>
        <w:pStyle w:val="EndNoteBibliography"/>
      </w:pPr>
      <w:r w:rsidRPr="00716D5D">
        <w:t>Baudat F, Buard J, Grey C, Fledel-Alon A, Ober C, Przeworski M, Coop G, de Massy B. 2010. PRDM9 is a major determinant of meiotic recombination hotspots in humans and mice. Science 327:836-840.</w:t>
      </w:r>
    </w:p>
    <w:p w14:paraId="3902C6D5" w14:textId="77777777" w:rsidR="00716D5D" w:rsidRPr="00716D5D" w:rsidRDefault="00716D5D" w:rsidP="00716D5D">
      <w:pPr>
        <w:pStyle w:val="EndNoteBibliography"/>
        <w:spacing w:after="0"/>
      </w:pPr>
    </w:p>
    <w:p w14:paraId="2911DB98" w14:textId="77777777" w:rsidR="00716D5D" w:rsidRPr="00716D5D" w:rsidRDefault="00716D5D" w:rsidP="00716D5D">
      <w:pPr>
        <w:pStyle w:val="EndNoteBibliography"/>
      </w:pPr>
      <w:r w:rsidRPr="00716D5D">
        <w:t>Baum DA. 2007. Concordance trees, concordance factors, and the exploration of reticulate genealogy. TAXON 56:417-426.</w:t>
      </w:r>
    </w:p>
    <w:p w14:paraId="127DEDED" w14:textId="77777777" w:rsidR="00716D5D" w:rsidRPr="00716D5D" w:rsidRDefault="00716D5D" w:rsidP="00716D5D">
      <w:pPr>
        <w:pStyle w:val="EndNoteBibliography"/>
        <w:spacing w:after="0"/>
      </w:pPr>
    </w:p>
    <w:p w14:paraId="1BC04A6A" w14:textId="77777777" w:rsidR="00716D5D" w:rsidRPr="00716D5D" w:rsidRDefault="00716D5D" w:rsidP="00716D5D">
      <w:pPr>
        <w:pStyle w:val="EndNoteBibliography"/>
      </w:pPr>
      <w:r w:rsidRPr="00716D5D">
        <w:t>Benjamini Y, Hochberg Y. 1995. Controlling the false discovery rate: a practical and powerful approach to multiple testing. Journal of the Royal statistical society: series B (Methodological) 57:289-300.</w:t>
      </w:r>
    </w:p>
    <w:p w14:paraId="2DFA9A6C" w14:textId="77777777" w:rsidR="00716D5D" w:rsidRPr="00716D5D" w:rsidRDefault="00716D5D" w:rsidP="00716D5D">
      <w:pPr>
        <w:pStyle w:val="EndNoteBibliography"/>
        <w:spacing w:after="0"/>
      </w:pPr>
    </w:p>
    <w:p w14:paraId="4361C7DF" w14:textId="77777777" w:rsidR="00716D5D" w:rsidRPr="00716D5D" w:rsidRDefault="00716D5D" w:rsidP="00716D5D">
      <w:pPr>
        <w:pStyle w:val="EndNoteBibliography"/>
      </w:pPr>
      <w:r w:rsidRPr="00716D5D">
        <w:t>Bloom BH. 1970. Space/time trade-offs in hash coding with allowable errors. Commun. ACM 13:422–426.</w:t>
      </w:r>
    </w:p>
    <w:p w14:paraId="6C53E962" w14:textId="77777777" w:rsidR="00716D5D" w:rsidRPr="00716D5D" w:rsidRDefault="00716D5D" w:rsidP="00716D5D">
      <w:pPr>
        <w:pStyle w:val="EndNoteBibliography"/>
        <w:spacing w:after="0"/>
      </w:pPr>
    </w:p>
    <w:p w14:paraId="347B740E" w14:textId="77777777" w:rsidR="00716D5D" w:rsidRPr="00716D5D" w:rsidRDefault="00716D5D" w:rsidP="00716D5D">
      <w:pPr>
        <w:pStyle w:val="EndNoteBibliography"/>
      </w:pPr>
      <w:r w:rsidRPr="00716D5D">
        <w:t>Böcker S, Canzar S, Gunnar WK. 2013. The Generalized Robinson-Foulds Metric. In:  Darling A, Stoye J, editors. Algorithms in Bioinformatics. Berlin, Heidelberg: Springer.</w:t>
      </w:r>
    </w:p>
    <w:p w14:paraId="0D169408" w14:textId="77777777" w:rsidR="00716D5D" w:rsidRPr="00716D5D" w:rsidRDefault="00716D5D" w:rsidP="00716D5D">
      <w:pPr>
        <w:pStyle w:val="EndNoteBibliography"/>
        <w:spacing w:after="0"/>
      </w:pPr>
    </w:p>
    <w:p w14:paraId="5E7535D2" w14:textId="77777777" w:rsidR="00716D5D" w:rsidRPr="00716D5D" w:rsidRDefault="00716D5D" w:rsidP="00716D5D">
      <w:pPr>
        <w:pStyle w:val="EndNoteBibliography"/>
      </w:pPr>
      <w:r w:rsidRPr="00716D5D">
        <w:t>Bolger AM, Lohse M, Usadel B. 2014. Trimmomatic: a flexible trimmer for Illumina sequence data. Bioinformatics 30:2114-2120.</w:t>
      </w:r>
    </w:p>
    <w:p w14:paraId="5030B49A" w14:textId="77777777" w:rsidR="00716D5D" w:rsidRPr="00716D5D" w:rsidRDefault="00716D5D" w:rsidP="00716D5D">
      <w:pPr>
        <w:pStyle w:val="EndNoteBibliography"/>
        <w:spacing w:after="0"/>
      </w:pPr>
    </w:p>
    <w:p w14:paraId="6F3C5C07" w14:textId="77777777" w:rsidR="00716D5D" w:rsidRPr="00716D5D" w:rsidRDefault="00716D5D" w:rsidP="00716D5D">
      <w:pPr>
        <w:pStyle w:val="EndNoteBibliography"/>
      </w:pPr>
      <w:r w:rsidRPr="00716D5D">
        <w:t>Borowiec ML. 2016. AMAS: a fast tool for alignment manipulation and computing of summary statistics. PeerJ 4:e1660.</w:t>
      </w:r>
    </w:p>
    <w:p w14:paraId="0C6DCAF7" w14:textId="77777777" w:rsidR="00716D5D" w:rsidRPr="00716D5D" w:rsidRDefault="00716D5D" w:rsidP="00716D5D">
      <w:pPr>
        <w:pStyle w:val="EndNoteBibliography"/>
        <w:spacing w:after="0"/>
      </w:pPr>
    </w:p>
    <w:p w14:paraId="65E2BE0F" w14:textId="77777777" w:rsidR="00716D5D" w:rsidRPr="00716D5D" w:rsidRDefault="00716D5D" w:rsidP="00716D5D">
      <w:pPr>
        <w:pStyle w:val="EndNoteBibliography"/>
      </w:pPr>
      <w:r w:rsidRPr="00716D5D">
        <w:t>Bradley RK, Roberts A, Smoot M, Juvekar S, Do J, Dewey C, Holmes I, Pachter L. 2009. Fast statistical alignment. PLoS Comput Biol 5:e1000392.</w:t>
      </w:r>
    </w:p>
    <w:p w14:paraId="578289EE" w14:textId="77777777" w:rsidR="00716D5D" w:rsidRPr="00716D5D" w:rsidRDefault="00716D5D" w:rsidP="00716D5D">
      <w:pPr>
        <w:pStyle w:val="EndNoteBibliography"/>
        <w:spacing w:after="0"/>
      </w:pPr>
    </w:p>
    <w:p w14:paraId="3EE15C0D" w14:textId="77777777" w:rsidR="00716D5D" w:rsidRPr="00716D5D" w:rsidRDefault="00716D5D" w:rsidP="00716D5D">
      <w:pPr>
        <w:pStyle w:val="EndNoteBibliography"/>
      </w:pPr>
      <w:r w:rsidRPr="00716D5D">
        <w:lastRenderedPageBreak/>
        <w:t>Capella-Gutierrez S, Silla-Martinez JM, Gabaldon T. 2009. trimAl: a tool for automated alignment trimming in large-scale phylogenetic analyses. Bioinformatics 25:1972-1973.</w:t>
      </w:r>
    </w:p>
    <w:p w14:paraId="059C3E81" w14:textId="77777777" w:rsidR="00716D5D" w:rsidRPr="00716D5D" w:rsidRDefault="00716D5D" w:rsidP="00716D5D">
      <w:pPr>
        <w:pStyle w:val="EndNoteBibliography"/>
        <w:spacing w:after="0"/>
      </w:pPr>
    </w:p>
    <w:p w14:paraId="29660EC9" w14:textId="77777777" w:rsidR="00716D5D" w:rsidRPr="00716D5D" w:rsidRDefault="00716D5D" w:rsidP="00716D5D">
      <w:pPr>
        <w:pStyle w:val="EndNoteBibliography"/>
      </w:pPr>
      <w:r w:rsidRPr="00716D5D">
        <w:t>Carbone L, Harris RA, Gnerre S, Veeramah KR, Lorente-Galdos B, Huddleston J, Meyer TJ, Herrero J, Roos C, Aken B, et al. 2014. Gibbon genome and the fast karyotype evolution of small apes. Nature 513:195-201.</w:t>
      </w:r>
    </w:p>
    <w:p w14:paraId="24D78DB1" w14:textId="77777777" w:rsidR="00716D5D" w:rsidRPr="00716D5D" w:rsidRDefault="00716D5D" w:rsidP="00716D5D">
      <w:pPr>
        <w:pStyle w:val="EndNoteBibliography"/>
        <w:spacing w:after="0"/>
      </w:pPr>
    </w:p>
    <w:p w14:paraId="3951412A" w14:textId="77777777" w:rsidR="00716D5D" w:rsidRPr="00716D5D" w:rsidRDefault="00716D5D" w:rsidP="00716D5D">
      <w:pPr>
        <w:pStyle w:val="EndNoteBibliography"/>
      </w:pPr>
      <w:r w:rsidRPr="00716D5D">
        <w:t>Chan KO, Hutter CR, Wood PL, Jr., Grismer LL, Brown RM. 2020. Target-capture phylogenomics provide insights on gene and species tree discordances in Old World treefrogs (Anura: Rhacophoridae). Proc Biol Sci 287:20202102.</w:t>
      </w:r>
    </w:p>
    <w:p w14:paraId="41A5D4C9" w14:textId="77777777" w:rsidR="00716D5D" w:rsidRPr="00716D5D" w:rsidRDefault="00716D5D" w:rsidP="00716D5D">
      <w:pPr>
        <w:pStyle w:val="EndNoteBibliography"/>
        <w:spacing w:after="0"/>
      </w:pPr>
    </w:p>
    <w:p w14:paraId="7EC19C0E" w14:textId="77777777" w:rsidR="00716D5D" w:rsidRPr="00716D5D" w:rsidRDefault="00716D5D" w:rsidP="00716D5D">
      <w:pPr>
        <w:pStyle w:val="EndNoteBibliography"/>
      </w:pPr>
      <w:r w:rsidRPr="00716D5D">
        <w:t>Charlesworth B, Morgan MT, Charlesworth D. 1993. The effect of deleterious mutations on neutral molecular variation. Genetics 134:1289-1303.</w:t>
      </w:r>
    </w:p>
    <w:p w14:paraId="098A61D6" w14:textId="77777777" w:rsidR="00716D5D" w:rsidRPr="00716D5D" w:rsidRDefault="00716D5D" w:rsidP="00716D5D">
      <w:pPr>
        <w:pStyle w:val="EndNoteBibliography"/>
        <w:spacing w:after="0"/>
      </w:pPr>
    </w:p>
    <w:p w14:paraId="5FC94235" w14:textId="77777777" w:rsidR="00716D5D" w:rsidRPr="00716D5D" w:rsidRDefault="00716D5D" w:rsidP="00716D5D">
      <w:pPr>
        <w:pStyle w:val="EndNoteBibliography"/>
      </w:pPr>
      <w:r w:rsidRPr="00716D5D">
        <w:t>Chernomor O, von Haeseler A, Minh BQ. 2016. Terrace Aware Data Structure for Phylogenomic Inference from Supermatrices. Syst Biol 65:997-1008.</w:t>
      </w:r>
    </w:p>
    <w:p w14:paraId="14A0CBCD" w14:textId="77777777" w:rsidR="00716D5D" w:rsidRPr="00716D5D" w:rsidRDefault="00716D5D" w:rsidP="00716D5D">
      <w:pPr>
        <w:pStyle w:val="EndNoteBibliography"/>
        <w:spacing w:after="0"/>
      </w:pPr>
    </w:p>
    <w:p w14:paraId="26047715" w14:textId="77777777" w:rsidR="00716D5D" w:rsidRPr="00716D5D" w:rsidRDefault="00716D5D" w:rsidP="00716D5D">
      <w:pPr>
        <w:pStyle w:val="EndNoteBibliography"/>
      </w:pPr>
      <w:r w:rsidRPr="00716D5D">
        <w:t>Christmas MJ, Kaplow IM, Genereux DP, Dong MX, Hughes GM, Li X, Sullivan PF, Hindle AG, Andrews G, Armstrong JC, et al. 2023. Evolutionary constraint and innovation across hundreds of placental mammals. Science 380:eabn3943.</w:t>
      </w:r>
    </w:p>
    <w:p w14:paraId="3E0B006E" w14:textId="77777777" w:rsidR="00716D5D" w:rsidRPr="00716D5D" w:rsidRDefault="00716D5D" w:rsidP="00716D5D">
      <w:pPr>
        <w:pStyle w:val="EndNoteBibliography"/>
        <w:spacing w:after="0"/>
      </w:pPr>
    </w:p>
    <w:p w14:paraId="330BC059" w14:textId="77777777" w:rsidR="00716D5D" w:rsidRPr="00716D5D" w:rsidRDefault="00716D5D" w:rsidP="00716D5D">
      <w:pPr>
        <w:pStyle w:val="EndNoteBibliography"/>
      </w:pPr>
      <w:r w:rsidRPr="00716D5D">
        <w:t>Cox A, Ackert-Bicknell CL, Dumont BL, Ding Y, Bell JT, Brockmann GA, Wergedal JE, Bult C, Paigen B, Flint J, et al. 2009. A new standard genetic map for the laboratory mouse. Genetics 182:1335-1344.</w:t>
      </w:r>
    </w:p>
    <w:p w14:paraId="54A87C93" w14:textId="77777777" w:rsidR="00716D5D" w:rsidRPr="00716D5D" w:rsidRDefault="00716D5D" w:rsidP="00716D5D">
      <w:pPr>
        <w:pStyle w:val="EndNoteBibliography"/>
        <w:spacing w:after="0"/>
      </w:pPr>
    </w:p>
    <w:p w14:paraId="03F1B5B7" w14:textId="77777777" w:rsidR="00716D5D" w:rsidRPr="00716D5D" w:rsidRDefault="00716D5D" w:rsidP="00716D5D">
      <w:pPr>
        <w:pStyle w:val="EndNoteBibliography"/>
      </w:pPr>
      <w:r w:rsidRPr="00716D5D">
        <w:t>Cunningham F, Allen JE, Allen J, Alvarez-Jarreta J, Amode MR, Armean IM, Austine-Orimoloye O, Azov AG, Barnes I, Bennett R, et al. 2022. Ensembl 2022. Nucleic Acids Res 50:D988-D995.</w:t>
      </w:r>
    </w:p>
    <w:p w14:paraId="062E0D01" w14:textId="77777777" w:rsidR="00716D5D" w:rsidRPr="00716D5D" w:rsidRDefault="00716D5D" w:rsidP="00716D5D">
      <w:pPr>
        <w:pStyle w:val="EndNoteBibliography"/>
        <w:spacing w:after="0"/>
      </w:pPr>
    </w:p>
    <w:p w14:paraId="1A3692AF" w14:textId="77777777" w:rsidR="00716D5D" w:rsidRPr="00716D5D" w:rsidRDefault="00716D5D" w:rsidP="00716D5D">
      <w:pPr>
        <w:pStyle w:val="EndNoteBibliography"/>
      </w:pPr>
      <w:r w:rsidRPr="00716D5D">
        <w:t>Danecek P, Bonfield JK, Liddle J, Marshall J, Ohan V, Pollard MO, Whitwham A, Keane T, McCarthy SA, Davies RM, Li H. 2021. Twelve years of SAMtools and BCFtools. Gigascience 10:giab008.</w:t>
      </w:r>
    </w:p>
    <w:p w14:paraId="1005B13A" w14:textId="77777777" w:rsidR="00716D5D" w:rsidRPr="00716D5D" w:rsidRDefault="00716D5D" w:rsidP="00716D5D">
      <w:pPr>
        <w:pStyle w:val="EndNoteBibliography"/>
        <w:spacing w:after="0"/>
      </w:pPr>
    </w:p>
    <w:p w14:paraId="26A5920B" w14:textId="77777777" w:rsidR="00716D5D" w:rsidRPr="00716D5D" w:rsidRDefault="00716D5D" w:rsidP="00716D5D">
      <w:pPr>
        <w:pStyle w:val="EndNoteBibliography"/>
      </w:pPr>
      <w:r w:rsidRPr="00716D5D">
        <w:t>Dapper AL, Payseur BA. 2017. Connecting theory and data to understand recombination rate evolution. Philos Trans R Soc Lond B Biol Sci 372.</w:t>
      </w:r>
    </w:p>
    <w:p w14:paraId="1873AFA9" w14:textId="77777777" w:rsidR="00716D5D" w:rsidRPr="00716D5D" w:rsidRDefault="00716D5D" w:rsidP="00716D5D">
      <w:pPr>
        <w:pStyle w:val="EndNoteBibliography"/>
        <w:spacing w:after="0"/>
      </w:pPr>
    </w:p>
    <w:p w14:paraId="29AAD3BF" w14:textId="77777777" w:rsidR="00716D5D" w:rsidRPr="00716D5D" w:rsidRDefault="00716D5D" w:rsidP="00716D5D">
      <w:pPr>
        <w:pStyle w:val="EndNoteBibliography"/>
      </w:pPr>
      <w:r w:rsidRPr="00716D5D">
        <w:t>Daxner-Höck G. 2002. Cricetodon meini and other rodents from Mühlbach and Grund, Lower Austria (Middle Miocene, late MN5). Annalen des Naturhistorischen Museums in Wien. Serie A für Mineralogie und Petrographie, Geologie und Paläontologie, Anthropologie und Prähistorie:267-291.</w:t>
      </w:r>
    </w:p>
    <w:p w14:paraId="6162557E" w14:textId="77777777" w:rsidR="00716D5D" w:rsidRPr="00716D5D" w:rsidRDefault="00716D5D" w:rsidP="00716D5D">
      <w:pPr>
        <w:pStyle w:val="EndNoteBibliography"/>
        <w:spacing w:after="0"/>
      </w:pPr>
    </w:p>
    <w:p w14:paraId="28A1BF55" w14:textId="77777777" w:rsidR="00716D5D" w:rsidRPr="00716D5D" w:rsidRDefault="00716D5D" w:rsidP="00716D5D">
      <w:pPr>
        <w:pStyle w:val="EndNoteBibliography"/>
      </w:pPr>
      <w:r w:rsidRPr="00716D5D">
        <w:t>Degnan JH, Rosenberg NA. 2006. Discordance of species trees with their most likely gene trees. PLoS Genet 2:e68.</w:t>
      </w:r>
    </w:p>
    <w:p w14:paraId="11667D45" w14:textId="77777777" w:rsidR="00716D5D" w:rsidRPr="00716D5D" w:rsidRDefault="00716D5D" w:rsidP="00716D5D">
      <w:pPr>
        <w:pStyle w:val="EndNoteBibliography"/>
        <w:spacing w:after="0"/>
      </w:pPr>
    </w:p>
    <w:p w14:paraId="76A5D036" w14:textId="77777777" w:rsidR="00716D5D" w:rsidRPr="00716D5D" w:rsidRDefault="00716D5D" w:rsidP="00716D5D">
      <w:pPr>
        <w:pStyle w:val="EndNoteBibliography"/>
      </w:pPr>
      <w:r w:rsidRPr="00716D5D">
        <w:t>Edwards SV. 2009. Is a new and general theory of molecular systematics emerging? Evolution 63:1-19.</w:t>
      </w:r>
    </w:p>
    <w:p w14:paraId="5741E68D" w14:textId="77777777" w:rsidR="00716D5D" w:rsidRPr="00716D5D" w:rsidRDefault="00716D5D" w:rsidP="00716D5D">
      <w:pPr>
        <w:pStyle w:val="EndNoteBibliography"/>
        <w:spacing w:after="0"/>
      </w:pPr>
    </w:p>
    <w:p w14:paraId="4601134D" w14:textId="77777777" w:rsidR="00716D5D" w:rsidRPr="00716D5D" w:rsidRDefault="00716D5D" w:rsidP="00716D5D">
      <w:pPr>
        <w:pStyle w:val="EndNoteBibliography"/>
      </w:pPr>
      <w:r w:rsidRPr="00716D5D">
        <w:t>Faircloth BC. 2013. illumiprocessor: a trimmomatic wrapper for parallel adapter and quality trimming.</w:t>
      </w:r>
    </w:p>
    <w:p w14:paraId="02ACA750" w14:textId="77777777" w:rsidR="00716D5D" w:rsidRPr="00716D5D" w:rsidRDefault="00716D5D" w:rsidP="00716D5D">
      <w:pPr>
        <w:pStyle w:val="EndNoteBibliography"/>
        <w:spacing w:after="0"/>
      </w:pPr>
    </w:p>
    <w:p w14:paraId="47BD272D" w14:textId="77777777" w:rsidR="00716D5D" w:rsidRPr="00716D5D" w:rsidRDefault="00716D5D" w:rsidP="00716D5D">
      <w:pPr>
        <w:pStyle w:val="EndNoteBibliography"/>
      </w:pPr>
      <w:r w:rsidRPr="00716D5D">
        <w:t>Faircloth BC. 2016. PHYLUCE is a software package for the analysis of conserved genomic loci. Bioinformatics 32:786-788.</w:t>
      </w:r>
    </w:p>
    <w:p w14:paraId="6D80C98E" w14:textId="77777777" w:rsidR="00716D5D" w:rsidRPr="00716D5D" w:rsidRDefault="00716D5D" w:rsidP="00716D5D">
      <w:pPr>
        <w:pStyle w:val="EndNoteBibliography"/>
        <w:spacing w:after="0"/>
      </w:pPr>
    </w:p>
    <w:p w14:paraId="60BE87FD" w14:textId="77777777" w:rsidR="00716D5D" w:rsidRPr="00716D5D" w:rsidRDefault="00716D5D" w:rsidP="00716D5D">
      <w:pPr>
        <w:pStyle w:val="EndNoteBibliography"/>
      </w:pPr>
      <w:r w:rsidRPr="00716D5D">
        <w:t>Faircloth BC, McCormack JE, Crawford NG, Harvey MG, Brumfield RT, Glenn TC. 2012. Ultraconserved elements anchor thousands of genetic markers spanning multiple evolutionary timescales. Syst Biol 61:717-726.</w:t>
      </w:r>
    </w:p>
    <w:p w14:paraId="5E46B817" w14:textId="77777777" w:rsidR="00716D5D" w:rsidRPr="00716D5D" w:rsidRDefault="00716D5D" w:rsidP="00716D5D">
      <w:pPr>
        <w:pStyle w:val="EndNoteBibliography"/>
        <w:spacing w:after="0"/>
      </w:pPr>
    </w:p>
    <w:p w14:paraId="2BC86B5D" w14:textId="77777777" w:rsidR="00716D5D" w:rsidRPr="00716D5D" w:rsidRDefault="00716D5D" w:rsidP="00716D5D">
      <w:pPr>
        <w:pStyle w:val="EndNoteBibliography"/>
      </w:pPr>
      <w:r w:rsidRPr="00716D5D">
        <w:t>Feng S, Bai M, Rivas-Gonzalez I, Li C, Liu S, Tong Y, Yang H, Chen G, Xie D, Sears KE, et al. 2022. Incomplete lineage sorting and phenotypic evolution in marsupials. Cell 185:1646-1660 e1618.</w:t>
      </w:r>
    </w:p>
    <w:p w14:paraId="18EE80DD" w14:textId="77777777" w:rsidR="00716D5D" w:rsidRPr="00716D5D" w:rsidRDefault="00716D5D" w:rsidP="00716D5D">
      <w:pPr>
        <w:pStyle w:val="EndNoteBibliography"/>
        <w:spacing w:after="0"/>
      </w:pPr>
    </w:p>
    <w:p w14:paraId="5FFC610D" w14:textId="77777777" w:rsidR="00716D5D" w:rsidRPr="00716D5D" w:rsidRDefault="00716D5D" w:rsidP="00716D5D">
      <w:pPr>
        <w:pStyle w:val="EndNoteBibliography"/>
      </w:pPr>
      <w:r w:rsidRPr="00716D5D">
        <w:t>Ferreira MS, Jones MR, Callahan CM, Farelo L, Tolesa Z, Suchentrunk F, Boursot P, Mills LS, Alves PC, Good JM, Melo-Ferreira J. 2021. The Legacy of Recurrent Introgression during the Radiation of Hares. Syst Biol 70:593-607.</w:t>
      </w:r>
    </w:p>
    <w:p w14:paraId="36AE7003" w14:textId="77777777" w:rsidR="00716D5D" w:rsidRPr="00716D5D" w:rsidRDefault="00716D5D" w:rsidP="00716D5D">
      <w:pPr>
        <w:pStyle w:val="EndNoteBibliography"/>
        <w:spacing w:after="0"/>
      </w:pPr>
    </w:p>
    <w:p w14:paraId="52A5814E" w14:textId="77777777" w:rsidR="00716D5D" w:rsidRPr="00716D5D" w:rsidRDefault="00716D5D" w:rsidP="00716D5D">
      <w:pPr>
        <w:pStyle w:val="EndNoteBibliography"/>
      </w:pPr>
      <w:r w:rsidRPr="00716D5D">
        <w:t>Foley NM, Harris AJ, Bredemeyer KR, Ruedi M, Puechmaille SJ, Teeling EC, Criscitiello MF, Murphy WJ. 2024. Karyotypic stasis and swarming influenced the evolution of viral tolerance in a species-rich bat radiation. Cell Genom 4:100482.</w:t>
      </w:r>
    </w:p>
    <w:p w14:paraId="6924EC7A" w14:textId="77777777" w:rsidR="00716D5D" w:rsidRPr="00716D5D" w:rsidRDefault="00716D5D" w:rsidP="00716D5D">
      <w:pPr>
        <w:pStyle w:val="EndNoteBibliography"/>
        <w:spacing w:after="0"/>
      </w:pPr>
    </w:p>
    <w:p w14:paraId="7038129E" w14:textId="77777777" w:rsidR="00716D5D" w:rsidRPr="00716D5D" w:rsidRDefault="00716D5D" w:rsidP="00716D5D">
      <w:pPr>
        <w:pStyle w:val="EndNoteBibliography"/>
      </w:pPr>
      <w:r w:rsidRPr="00716D5D">
        <w:t>Foley NM, Mason VC, Harris AJ, Bredemeyer KR, Damas J, Lewin HA, Eizirik E, Gatesy J, Karlsson EK, Lindblad-Toh K, et al. 2023. A genomic timescale for placental mammal evolution. Science 380:eabl8189.</w:t>
      </w:r>
    </w:p>
    <w:p w14:paraId="594F56DD" w14:textId="77777777" w:rsidR="00716D5D" w:rsidRPr="00716D5D" w:rsidRDefault="00716D5D" w:rsidP="00716D5D">
      <w:pPr>
        <w:pStyle w:val="EndNoteBibliography"/>
        <w:spacing w:after="0"/>
      </w:pPr>
    </w:p>
    <w:p w14:paraId="438BE9AC" w14:textId="77777777" w:rsidR="00716D5D" w:rsidRPr="00716D5D" w:rsidRDefault="00716D5D" w:rsidP="00716D5D">
      <w:pPr>
        <w:pStyle w:val="EndNoteBibliography"/>
      </w:pPr>
      <w:r w:rsidRPr="00716D5D">
        <w:t>Fontaine MC, Pease JB, Steele A, Waterhouse RM, Neafsey DE, Sharakhov IV, Jiang X, Hall AB, Catteruccia F, Kakani E, et al. 2015. Mosquito genomics. Extensive introgression in a malaria vector species complex revealed by phylogenomics. Science 347:1258524.</w:t>
      </w:r>
    </w:p>
    <w:p w14:paraId="5D2DE4EE" w14:textId="77777777" w:rsidR="00716D5D" w:rsidRPr="00716D5D" w:rsidRDefault="00716D5D" w:rsidP="00716D5D">
      <w:pPr>
        <w:pStyle w:val="EndNoteBibliography"/>
        <w:spacing w:after="0"/>
      </w:pPr>
    </w:p>
    <w:p w14:paraId="55D491D5" w14:textId="77777777" w:rsidR="00716D5D" w:rsidRPr="00716D5D" w:rsidRDefault="00716D5D" w:rsidP="00716D5D">
      <w:pPr>
        <w:pStyle w:val="EndNoteBibliography"/>
      </w:pPr>
      <w:r w:rsidRPr="00716D5D">
        <w:t>Foote AD, Liu Y, Thomas GW, Vinar T, Alfoldi J, Deng J, Dugan S, van Elk CE, Hunter ME, Joshi V, et al. 2015. Convergent evolution of the genomes of marine mammals. Nat Genet 47:272-275.</w:t>
      </w:r>
    </w:p>
    <w:p w14:paraId="24527FF2" w14:textId="77777777" w:rsidR="00716D5D" w:rsidRPr="00716D5D" w:rsidRDefault="00716D5D" w:rsidP="00716D5D">
      <w:pPr>
        <w:pStyle w:val="EndNoteBibliography"/>
        <w:spacing w:after="0"/>
      </w:pPr>
    </w:p>
    <w:p w14:paraId="6051B9ED" w14:textId="77777777" w:rsidR="00716D5D" w:rsidRPr="00716D5D" w:rsidRDefault="00716D5D" w:rsidP="00716D5D">
      <w:pPr>
        <w:pStyle w:val="EndNoteBibliography"/>
      </w:pPr>
      <w:r w:rsidRPr="00716D5D">
        <w:t>Gable SM, Byars MI, Literman R, Tollis M. 2022. A Genomic Perspective on the Evolutionary Diversification of Turtles. Syst Biol 71:1331-1347.</w:t>
      </w:r>
    </w:p>
    <w:p w14:paraId="28D3B5E4" w14:textId="77777777" w:rsidR="00716D5D" w:rsidRPr="00716D5D" w:rsidRDefault="00716D5D" w:rsidP="00716D5D">
      <w:pPr>
        <w:pStyle w:val="EndNoteBibliography"/>
        <w:spacing w:after="0"/>
      </w:pPr>
    </w:p>
    <w:p w14:paraId="38DD474B" w14:textId="77777777" w:rsidR="00716D5D" w:rsidRPr="00716D5D" w:rsidRDefault="00716D5D" w:rsidP="00716D5D">
      <w:pPr>
        <w:pStyle w:val="EndNoteBibliography"/>
      </w:pPr>
      <w:r w:rsidRPr="00716D5D">
        <w:t>Gibbs RA, Weinstock GM, Metzker ML, Muzny DM, Sodergren EJ, Scherer S, Scott G, Steffen D, Worley KC, Burch PE, et al. 2004. Genome sequence of the Brown Norway rat yields insights into mammalian evolution. Nature 428:493-521.</w:t>
      </w:r>
    </w:p>
    <w:p w14:paraId="7E828447" w14:textId="77777777" w:rsidR="00716D5D" w:rsidRPr="00716D5D" w:rsidRDefault="00716D5D" w:rsidP="00716D5D">
      <w:pPr>
        <w:pStyle w:val="EndNoteBibliography"/>
        <w:spacing w:after="0"/>
      </w:pPr>
    </w:p>
    <w:p w14:paraId="66457E6E" w14:textId="77777777" w:rsidR="00716D5D" w:rsidRPr="00716D5D" w:rsidRDefault="00716D5D" w:rsidP="00716D5D">
      <w:pPr>
        <w:pStyle w:val="EndNoteBibliography"/>
      </w:pPr>
      <w:r w:rsidRPr="00716D5D">
        <w:t>Good JM, Wiebe V, Albert FW, Burbano HA, Kircher M, Green RE, Halbwax M, Andre C, Atencia R, Fischer A, Paabo S. 2013. Comparative population genomics of the ejaculate in humans and the great apes. Mol Biol Evol 30:964-976.</w:t>
      </w:r>
    </w:p>
    <w:p w14:paraId="6CBC70FF" w14:textId="77777777" w:rsidR="00716D5D" w:rsidRPr="00716D5D" w:rsidRDefault="00716D5D" w:rsidP="00716D5D">
      <w:pPr>
        <w:pStyle w:val="EndNoteBibliography"/>
        <w:spacing w:after="0"/>
      </w:pPr>
    </w:p>
    <w:p w14:paraId="20F4AB61" w14:textId="77777777" w:rsidR="00716D5D" w:rsidRPr="00716D5D" w:rsidRDefault="00716D5D" w:rsidP="00716D5D">
      <w:pPr>
        <w:pStyle w:val="EndNoteBibliography"/>
      </w:pPr>
      <w:r w:rsidRPr="00716D5D">
        <w:t>Green RE, Krause J, Briggs AW, Maricic T, Stenzel U, Kircher M, Patterson N, Li H, Zhai W, Fritz MH, et al. 2010. A draft sequence of the Neandertal genome. Science 328:710-722.</w:t>
      </w:r>
    </w:p>
    <w:p w14:paraId="1B30B4E6" w14:textId="77777777" w:rsidR="00716D5D" w:rsidRPr="00716D5D" w:rsidRDefault="00716D5D" w:rsidP="00716D5D">
      <w:pPr>
        <w:pStyle w:val="EndNoteBibliography"/>
        <w:spacing w:after="0"/>
      </w:pPr>
    </w:p>
    <w:p w14:paraId="7EC2C59C" w14:textId="77777777" w:rsidR="00716D5D" w:rsidRPr="00716D5D" w:rsidRDefault="00716D5D" w:rsidP="00716D5D">
      <w:pPr>
        <w:pStyle w:val="EndNoteBibliography"/>
      </w:pPr>
      <w:r w:rsidRPr="00716D5D">
        <w:t>Guindon S, Dufayard JF, Lefort V, Anisimova M, Hordijk W, Gascuel O. 2010. New algorithms and methods to estimate maximum-likelihood phylogenies: assessing the performance of PhyML 3.0. Syst Biol 59:307-321.</w:t>
      </w:r>
    </w:p>
    <w:p w14:paraId="2AFD3062" w14:textId="77777777" w:rsidR="00716D5D" w:rsidRPr="00716D5D" w:rsidRDefault="00716D5D" w:rsidP="00716D5D">
      <w:pPr>
        <w:pStyle w:val="EndNoteBibliography"/>
        <w:spacing w:after="0"/>
      </w:pPr>
    </w:p>
    <w:p w14:paraId="3708880A" w14:textId="77777777" w:rsidR="00716D5D" w:rsidRPr="00716D5D" w:rsidRDefault="00716D5D" w:rsidP="00716D5D">
      <w:pPr>
        <w:pStyle w:val="EndNoteBibliography"/>
      </w:pPr>
      <w:r w:rsidRPr="00716D5D">
        <w:t>Hahn MW, Nakhleh L. 2016. Irrational exuberance for resolved species trees. Evolution 70:7-17.</w:t>
      </w:r>
    </w:p>
    <w:p w14:paraId="087869B9" w14:textId="77777777" w:rsidR="00716D5D" w:rsidRPr="00716D5D" w:rsidRDefault="00716D5D" w:rsidP="00716D5D">
      <w:pPr>
        <w:pStyle w:val="EndNoteBibliography"/>
        <w:spacing w:after="0"/>
      </w:pPr>
    </w:p>
    <w:p w14:paraId="618DBBE5" w14:textId="77777777" w:rsidR="00716D5D" w:rsidRPr="00716D5D" w:rsidRDefault="00716D5D" w:rsidP="00716D5D">
      <w:pPr>
        <w:pStyle w:val="EndNoteBibliography"/>
      </w:pPr>
      <w:r w:rsidRPr="00716D5D">
        <w:t>He B, Zhao Y, Su C, Lin G, Wang Y, Li L, Ma J, Yang Q, Hao J. 2023. Phylogenomics reveal extensive phylogenetic discordance due to incomplete lineage sorting following the rapid radiation of alpine butterflies (Papilionidae: Parnassius). Syst Entomol.</w:t>
      </w:r>
    </w:p>
    <w:p w14:paraId="40BA9F19" w14:textId="77777777" w:rsidR="00716D5D" w:rsidRPr="00716D5D" w:rsidRDefault="00716D5D" w:rsidP="00716D5D">
      <w:pPr>
        <w:pStyle w:val="EndNoteBibliography"/>
        <w:spacing w:after="0"/>
      </w:pPr>
    </w:p>
    <w:p w14:paraId="212464BF" w14:textId="77777777" w:rsidR="00716D5D" w:rsidRPr="00716D5D" w:rsidRDefault="00716D5D" w:rsidP="00716D5D">
      <w:pPr>
        <w:pStyle w:val="EndNoteBibliography"/>
      </w:pPr>
      <w:r w:rsidRPr="00716D5D">
        <w:t>Hibbins MS, Breithaupt LC, Hahn MW. 2023. Phylogenomic comparative methods: Accurate evolutionary inferences in the presence of gene tree discordance. Proc Natl Acad Sci U S A 120:e2220389120.</w:t>
      </w:r>
    </w:p>
    <w:p w14:paraId="1C360D47" w14:textId="77777777" w:rsidR="00716D5D" w:rsidRPr="00716D5D" w:rsidRDefault="00716D5D" w:rsidP="00716D5D">
      <w:pPr>
        <w:pStyle w:val="EndNoteBibliography"/>
        <w:spacing w:after="0"/>
      </w:pPr>
    </w:p>
    <w:p w14:paraId="26B4FABA" w14:textId="77777777" w:rsidR="00716D5D" w:rsidRPr="00716D5D" w:rsidRDefault="00716D5D" w:rsidP="00716D5D">
      <w:pPr>
        <w:pStyle w:val="EndNoteBibliography"/>
      </w:pPr>
      <w:r w:rsidRPr="00716D5D">
        <w:t>Hinrichs AS, Karolchik D, Baertsch R, Barber GP, Bejerano G, Clawson H, Diekhans M, Furey TS, Harte RA, Hsu F, et al. 2006. The UCSC Genome Browser Database: update 2006. Nucleic Acids Res 34:D590-598.</w:t>
      </w:r>
    </w:p>
    <w:p w14:paraId="074DB7C2" w14:textId="77777777" w:rsidR="00716D5D" w:rsidRPr="00716D5D" w:rsidRDefault="00716D5D" w:rsidP="00716D5D">
      <w:pPr>
        <w:pStyle w:val="EndNoteBibliography"/>
        <w:spacing w:after="0"/>
      </w:pPr>
    </w:p>
    <w:p w14:paraId="79590FE9" w14:textId="77777777" w:rsidR="00716D5D" w:rsidRPr="00716D5D" w:rsidRDefault="00716D5D" w:rsidP="00716D5D">
      <w:pPr>
        <w:pStyle w:val="EndNoteBibliography"/>
      </w:pPr>
      <w:r w:rsidRPr="00716D5D">
        <w:t>Hoang DT, Chernomor O, von Haeseler A, Minh BQ, Vinh LS. 2018. UFBoot2: Improving the Ultrafast Bootstrap Approximation. Mol Biol Evol 35:518-522.</w:t>
      </w:r>
    </w:p>
    <w:p w14:paraId="5014C25E" w14:textId="77777777" w:rsidR="00716D5D" w:rsidRPr="00716D5D" w:rsidRDefault="00716D5D" w:rsidP="00716D5D">
      <w:pPr>
        <w:pStyle w:val="EndNoteBibliography"/>
        <w:spacing w:after="0"/>
      </w:pPr>
    </w:p>
    <w:p w14:paraId="256E3184" w14:textId="77777777" w:rsidR="00716D5D" w:rsidRPr="00716D5D" w:rsidRDefault="00716D5D" w:rsidP="00716D5D">
      <w:pPr>
        <w:pStyle w:val="EndNoteBibliography"/>
      </w:pPr>
      <w:r w:rsidRPr="00716D5D">
        <w:t>Hobolth A, Christensen OF, Mailund T, Schierup MH. 2007. Genomic relationships and speciation times of human, chimpanzee, and gorilla inferred from a coalescent hidden Markov model. PLoS Genet 3:e7.</w:t>
      </w:r>
    </w:p>
    <w:p w14:paraId="19164502" w14:textId="77777777" w:rsidR="00716D5D" w:rsidRPr="00716D5D" w:rsidRDefault="00716D5D" w:rsidP="00716D5D">
      <w:pPr>
        <w:pStyle w:val="EndNoteBibliography"/>
        <w:spacing w:after="0"/>
      </w:pPr>
    </w:p>
    <w:p w14:paraId="7EAA61FC" w14:textId="77777777" w:rsidR="00716D5D" w:rsidRPr="00716D5D" w:rsidRDefault="00716D5D" w:rsidP="00716D5D">
      <w:pPr>
        <w:pStyle w:val="EndNoteBibliography"/>
      </w:pPr>
      <w:r w:rsidRPr="00716D5D">
        <w:t>Holm S. 1979. A simple sequentially rejective multiple test procedure. Scandinavian journal of statistics:65-70.</w:t>
      </w:r>
    </w:p>
    <w:p w14:paraId="229C0FBD" w14:textId="77777777" w:rsidR="00716D5D" w:rsidRPr="00716D5D" w:rsidRDefault="00716D5D" w:rsidP="00716D5D">
      <w:pPr>
        <w:pStyle w:val="EndNoteBibliography"/>
        <w:spacing w:after="0"/>
      </w:pPr>
    </w:p>
    <w:p w14:paraId="7B7EF5C9" w14:textId="77777777" w:rsidR="00716D5D" w:rsidRPr="00716D5D" w:rsidRDefault="00716D5D" w:rsidP="00716D5D">
      <w:pPr>
        <w:pStyle w:val="EndNoteBibliography"/>
      </w:pPr>
      <w:r w:rsidRPr="00716D5D">
        <w:t>Hu Z, Sackton TB, Edwards SV, Liu JS. 2019. Bayesian Detection of Convergent Rate Changes of Conserved Noncoding Elements on Phylogenetic Trees. Mol Biol Evol 36:1086-1100.</w:t>
      </w:r>
    </w:p>
    <w:p w14:paraId="5EC0673E" w14:textId="77777777" w:rsidR="00716D5D" w:rsidRPr="00716D5D" w:rsidRDefault="00716D5D" w:rsidP="00716D5D">
      <w:pPr>
        <w:pStyle w:val="EndNoteBibliography"/>
        <w:spacing w:after="0"/>
      </w:pPr>
    </w:p>
    <w:p w14:paraId="08C72FDD" w14:textId="77777777" w:rsidR="00716D5D" w:rsidRPr="00716D5D" w:rsidRDefault="00716D5D" w:rsidP="00716D5D">
      <w:pPr>
        <w:pStyle w:val="EndNoteBibliography"/>
      </w:pPr>
      <w:r w:rsidRPr="00716D5D">
        <w:t>Hudson RR. 1983. Testing the Constant-Rate Neutral Allele Model with Protein Sequence Data. Evolution 37:203-217.</w:t>
      </w:r>
    </w:p>
    <w:p w14:paraId="488D59CD" w14:textId="77777777" w:rsidR="00716D5D" w:rsidRPr="00716D5D" w:rsidRDefault="00716D5D" w:rsidP="00716D5D">
      <w:pPr>
        <w:pStyle w:val="EndNoteBibliography"/>
        <w:spacing w:after="0"/>
      </w:pPr>
    </w:p>
    <w:p w14:paraId="045B041E" w14:textId="77777777" w:rsidR="00716D5D" w:rsidRPr="00716D5D" w:rsidRDefault="00716D5D" w:rsidP="00716D5D">
      <w:pPr>
        <w:pStyle w:val="EndNoteBibliography"/>
      </w:pPr>
      <w:r w:rsidRPr="00716D5D">
        <w:lastRenderedPageBreak/>
        <w:t>Hudson RR, Kaplan NL. 1988. The coalescent process in models with selection and recombination. Genetics 120:831-840.</w:t>
      </w:r>
    </w:p>
    <w:p w14:paraId="180DD897" w14:textId="77777777" w:rsidR="00716D5D" w:rsidRPr="00716D5D" w:rsidRDefault="00716D5D" w:rsidP="00716D5D">
      <w:pPr>
        <w:pStyle w:val="EndNoteBibliography"/>
        <w:spacing w:after="0"/>
      </w:pPr>
    </w:p>
    <w:p w14:paraId="7CDC9B16" w14:textId="77777777" w:rsidR="00716D5D" w:rsidRPr="00716D5D" w:rsidRDefault="00716D5D" w:rsidP="00716D5D">
      <w:pPr>
        <w:pStyle w:val="EndNoteBibliography"/>
      </w:pPr>
      <w:r w:rsidRPr="00716D5D">
        <w:t>Hudson RR, Kaplan NL. 1995. Deleterious background selection with recombination. Genetics 141:1605-1617.</w:t>
      </w:r>
    </w:p>
    <w:p w14:paraId="656B9BAC" w14:textId="77777777" w:rsidR="00716D5D" w:rsidRPr="00716D5D" w:rsidRDefault="00716D5D" w:rsidP="00716D5D">
      <w:pPr>
        <w:pStyle w:val="EndNoteBibliography"/>
        <w:spacing w:after="0"/>
      </w:pPr>
    </w:p>
    <w:p w14:paraId="447E854F" w14:textId="77777777" w:rsidR="00716D5D" w:rsidRPr="00716D5D" w:rsidRDefault="00716D5D" w:rsidP="00716D5D">
      <w:pPr>
        <w:pStyle w:val="EndNoteBibliography"/>
      </w:pPr>
      <w:r w:rsidRPr="00716D5D">
        <w:t>Huson DH, Klöpper T, Lockhart PJ, Steel MA. 2005. Reconstruction of Reticulate Networks from Gene Trees. In:  Miyano S, Mesirov J, Kasif S, Istrail S, Pevzner PA, Waterman M, editors. Research in Computational Molecular Biology. RECOMB 2005. Lecture Notes in Computer Science: Springer, Berlin, Heidelberg.</w:t>
      </w:r>
    </w:p>
    <w:p w14:paraId="0570B773" w14:textId="77777777" w:rsidR="00716D5D" w:rsidRPr="00716D5D" w:rsidRDefault="00716D5D" w:rsidP="00716D5D">
      <w:pPr>
        <w:pStyle w:val="EndNoteBibliography"/>
        <w:spacing w:after="0"/>
      </w:pPr>
    </w:p>
    <w:p w14:paraId="5823C859" w14:textId="77777777" w:rsidR="00716D5D" w:rsidRPr="00716D5D" w:rsidRDefault="00716D5D" w:rsidP="00716D5D">
      <w:pPr>
        <w:pStyle w:val="EndNoteBibliography"/>
      </w:pPr>
      <w:r w:rsidRPr="00716D5D">
        <w:t>Jackman SD, Vandervalk BP, Mohamadi H, Chu J, Yeo S, Hammond SA, Jahesh G, Khan H, Coombe L, Warren RL, Birol I. 2017. ABySS 2.0: resource-efficient assembly of large genomes using a Bloom filter. Genome Res 27:768-777.</w:t>
      </w:r>
    </w:p>
    <w:p w14:paraId="2F1A8EC7" w14:textId="77777777" w:rsidR="00716D5D" w:rsidRPr="00716D5D" w:rsidRDefault="00716D5D" w:rsidP="00716D5D">
      <w:pPr>
        <w:pStyle w:val="EndNoteBibliography"/>
        <w:spacing w:after="0"/>
      </w:pPr>
    </w:p>
    <w:p w14:paraId="1D52527F" w14:textId="77777777" w:rsidR="00716D5D" w:rsidRPr="00716D5D" w:rsidRDefault="00716D5D" w:rsidP="00716D5D">
      <w:pPr>
        <w:pStyle w:val="EndNoteBibliography"/>
      </w:pPr>
      <w:r w:rsidRPr="00716D5D">
        <w:t>Jarvis ED, Mirarab S, Aberer AJ, Li B, Houde P, Li C, Ho SY, Faircloth BC, Nabholz B, Howard JT, et al. 2014. Whole-genome analyses resolve early branches in the tree of life of modern birds. Science 346:1320-1331.</w:t>
      </w:r>
    </w:p>
    <w:p w14:paraId="26DE7B18" w14:textId="77777777" w:rsidR="00716D5D" w:rsidRPr="00716D5D" w:rsidRDefault="00716D5D" w:rsidP="00716D5D">
      <w:pPr>
        <w:pStyle w:val="EndNoteBibliography"/>
        <w:spacing w:after="0"/>
      </w:pPr>
    </w:p>
    <w:p w14:paraId="348C0976" w14:textId="77777777" w:rsidR="00716D5D" w:rsidRPr="00716D5D" w:rsidRDefault="00716D5D" w:rsidP="00716D5D">
      <w:pPr>
        <w:pStyle w:val="EndNoteBibliography"/>
      </w:pPr>
      <w:r w:rsidRPr="00716D5D">
        <w:t>Jensen-Seaman MI, Furey TS, Payseur BA, Lu Y, Roskin KM, Chen CF, Thomas MA, Haussler D, Jacob HJ. 2004. Comparative recombination rates in the rat, mouse, and human genomes. Genome Res 14:528-538.</w:t>
      </w:r>
    </w:p>
    <w:p w14:paraId="58C54D66" w14:textId="77777777" w:rsidR="00716D5D" w:rsidRPr="00716D5D" w:rsidRDefault="00716D5D" w:rsidP="00716D5D">
      <w:pPr>
        <w:pStyle w:val="EndNoteBibliography"/>
        <w:spacing w:after="0"/>
      </w:pPr>
    </w:p>
    <w:p w14:paraId="667622DE" w14:textId="77777777" w:rsidR="00716D5D" w:rsidRPr="00716D5D" w:rsidRDefault="00716D5D" w:rsidP="00716D5D">
      <w:pPr>
        <w:pStyle w:val="EndNoteBibliography"/>
      </w:pPr>
      <w:r w:rsidRPr="00716D5D">
        <w:t>Johri P, Aquadro CF, Beaumont M, Charlesworth B, Excoffier L, Eyre-Walker A, Keightley PD, Lynch M, McVean G, Payseur BA, et al. 2022. Recommendations for improving statistical inference in population genomics. PLoS Biol 20:e3001669.</w:t>
      </w:r>
    </w:p>
    <w:p w14:paraId="60F4A29B" w14:textId="77777777" w:rsidR="00716D5D" w:rsidRPr="00716D5D" w:rsidRDefault="00716D5D" w:rsidP="00716D5D">
      <w:pPr>
        <w:pStyle w:val="EndNoteBibliography"/>
        <w:spacing w:after="0"/>
      </w:pPr>
    </w:p>
    <w:p w14:paraId="2CA5636A" w14:textId="77777777" w:rsidR="00716D5D" w:rsidRPr="00716D5D" w:rsidRDefault="00716D5D" w:rsidP="00716D5D">
      <w:pPr>
        <w:pStyle w:val="EndNoteBibliography"/>
      </w:pPr>
      <w:r w:rsidRPr="00716D5D">
        <w:t>Jones MR, Mills LS, Alves PC, Callahan CM, Alves JM, Lafferty DJR, Jiggins FM, Jensen JD, Melo-Ferreira J, Good JM. 2018. Adaptive introgression underlies polymorphic seasonal camouflage in snowshoe hares. Science 360:1355-1358.</w:t>
      </w:r>
    </w:p>
    <w:p w14:paraId="3AE60BB7" w14:textId="77777777" w:rsidR="00716D5D" w:rsidRPr="00716D5D" w:rsidRDefault="00716D5D" w:rsidP="00716D5D">
      <w:pPr>
        <w:pStyle w:val="EndNoteBibliography"/>
        <w:spacing w:after="0"/>
      </w:pPr>
    </w:p>
    <w:p w14:paraId="3BEAB753" w14:textId="77777777" w:rsidR="00716D5D" w:rsidRPr="00716D5D" w:rsidRDefault="00716D5D" w:rsidP="00716D5D">
      <w:pPr>
        <w:pStyle w:val="EndNoteBibliography"/>
      </w:pPr>
      <w:r w:rsidRPr="00716D5D">
        <w:t>Junier T, Zdobnov EM. 2010. The Newick utilities: high-throughput phylogenetic tree processing in the UNIX shell. Bioinformatics 26:1669-1670.</w:t>
      </w:r>
    </w:p>
    <w:p w14:paraId="11AE552C" w14:textId="77777777" w:rsidR="00716D5D" w:rsidRPr="00716D5D" w:rsidRDefault="00716D5D" w:rsidP="00716D5D">
      <w:pPr>
        <w:pStyle w:val="EndNoteBibliography"/>
        <w:spacing w:after="0"/>
      </w:pPr>
    </w:p>
    <w:p w14:paraId="5BF36047" w14:textId="77777777" w:rsidR="00716D5D" w:rsidRPr="00716D5D" w:rsidRDefault="00716D5D" w:rsidP="00716D5D">
      <w:pPr>
        <w:pStyle w:val="EndNoteBibliography"/>
      </w:pPr>
      <w:r w:rsidRPr="00716D5D">
        <w:t>Kalyaanamoorthy S, Minh BQ, Wong TKF, von Haeseler A, Jermiin LS. 2017. ModelFinder: fast model selection for accurate phylogenetic estimates. Nat Methods 14:587-589.</w:t>
      </w:r>
    </w:p>
    <w:p w14:paraId="719625F9" w14:textId="77777777" w:rsidR="00716D5D" w:rsidRPr="00716D5D" w:rsidRDefault="00716D5D" w:rsidP="00716D5D">
      <w:pPr>
        <w:pStyle w:val="EndNoteBibliography"/>
        <w:spacing w:after="0"/>
      </w:pPr>
    </w:p>
    <w:p w14:paraId="181F5B1B" w14:textId="77777777" w:rsidR="00716D5D" w:rsidRPr="00716D5D" w:rsidRDefault="00716D5D" w:rsidP="00716D5D">
      <w:pPr>
        <w:pStyle w:val="EndNoteBibliography"/>
      </w:pPr>
      <w:r w:rsidRPr="00716D5D">
        <w:t>Kaplan NL, Hudson RR, Langley CH. 1989. The "hitchhiking effect" revisited. Genetics 123:887-899.</w:t>
      </w:r>
    </w:p>
    <w:p w14:paraId="6AE11AD5" w14:textId="77777777" w:rsidR="00716D5D" w:rsidRPr="00716D5D" w:rsidRDefault="00716D5D" w:rsidP="00716D5D">
      <w:pPr>
        <w:pStyle w:val="EndNoteBibliography"/>
        <w:spacing w:after="0"/>
      </w:pPr>
    </w:p>
    <w:p w14:paraId="7211100E" w14:textId="77777777" w:rsidR="00716D5D" w:rsidRPr="00716D5D" w:rsidRDefault="00716D5D" w:rsidP="00716D5D">
      <w:pPr>
        <w:pStyle w:val="EndNoteBibliography"/>
      </w:pPr>
      <w:r w:rsidRPr="00716D5D">
        <w:t>Kartje ME, Jing P, Payseur BA. 2020. Weak Correlation between Nucleotide Variation and Recombination Rate across the House Mouse Genome. Genome Biol Evol 12:293-299.</w:t>
      </w:r>
    </w:p>
    <w:p w14:paraId="43DBE083" w14:textId="77777777" w:rsidR="00716D5D" w:rsidRPr="00716D5D" w:rsidRDefault="00716D5D" w:rsidP="00716D5D">
      <w:pPr>
        <w:pStyle w:val="EndNoteBibliography"/>
        <w:spacing w:after="0"/>
      </w:pPr>
    </w:p>
    <w:p w14:paraId="03574656" w14:textId="77777777" w:rsidR="00716D5D" w:rsidRPr="00716D5D" w:rsidRDefault="00716D5D" w:rsidP="00716D5D">
      <w:pPr>
        <w:pStyle w:val="EndNoteBibliography"/>
      </w:pPr>
      <w:r w:rsidRPr="00716D5D">
        <w:t>Katoh K, Standley DM. 2013. MAFFT multiple sequence alignment software version 7: improvements in performance and usability. Mol Biol Evol 30:772-780.</w:t>
      </w:r>
    </w:p>
    <w:p w14:paraId="082DF58B" w14:textId="77777777" w:rsidR="00716D5D" w:rsidRPr="00716D5D" w:rsidRDefault="00716D5D" w:rsidP="00716D5D">
      <w:pPr>
        <w:pStyle w:val="EndNoteBibliography"/>
        <w:spacing w:after="0"/>
      </w:pPr>
    </w:p>
    <w:p w14:paraId="5A838A67" w14:textId="77777777" w:rsidR="00716D5D" w:rsidRPr="00716D5D" w:rsidRDefault="00716D5D" w:rsidP="00716D5D">
      <w:pPr>
        <w:pStyle w:val="EndNoteBibliography"/>
      </w:pPr>
      <w:r w:rsidRPr="00716D5D">
        <w:t>Katzman S, Kern AD, Bejerano G, Fewell G, Fulton L, Wilson RK, Salama SR, Haussler D. 2007. Human genome ultraconserved elements are ultraselected. Science 317:915.</w:t>
      </w:r>
    </w:p>
    <w:p w14:paraId="4D0041C4" w14:textId="77777777" w:rsidR="00716D5D" w:rsidRPr="00716D5D" w:rsidRDefault="00716D5D" w:rsidP="00716D5D">
      <w:pPr>
        <w:pStyle w:val="EndNoteBibliography"/>
        <w:spacing w:after="0"/>
      </w:pPr>
    </w:p>
    <w:p w14:paraId="15FF4175" w14:textId="77777777" w:rsidR="00716D5D" w:rsidRPr="00716D5D" w:rsidRDefault="00716D5D" w:rsidP="00716D5D">
      <w:pPr>
        <w:pStyle w:val="EndNoteBibliography"/>
      </w:pPr>
      <w:r w:rsidRPr="00716D5D">
        <w:t>Keane TM, Wong K, Adams DJ, Flint J, Reymond A, Yalcin B. 2014. Identification of structural variation in mouse genomes. Front Genet 5:192.</w:t>
      </w:r>
    </w:p>
    <w:p w14:paraId="2A9BB83E" w14:textId="77777777" w:rsidR="00716D5D" w:rsidRPr="00716D5D" w:rsidRDefault="00716D5D" w:rsidP="00716D5D">
      <w:pPr>
        <w:pStyle w:val="EndNoteBibliography"/>
        <w:spacing w:after="0"/>
      </w:pPr>
    </w:p>
    <w:p w14:paraId="6DBED749" w14:textId="77777777" w:rsidR="00716D5D" w:rsidRPr="00716D5D" w:rsidRDefault="00716D5D" w:rsidP="00716D5D">
      <w:pPr>
        <w:pStyle w:val="EndNoteBibliography"/>
      </w:pPr>
      <w:r w:rsidRPr="00716D5D">
        <w:t>Kimura Y, Hawkins MT, McDonough MM, Jacobs LL, Flynn LJ. 2015. Corrected placement of Mus-Rattus fossil calibration forces precision in the molecular tree of rodents. Sci Rep 5:14444.</w:t>
      </w:r>
    </w:p>
    <w:p w14:paraId="742D0214" w14:textId="77777777" w:rsidR="00716D5D" w:rsidRPr="00716D5D" w:rsidRDefault="00716D5D" w:rsidP="00716D5D">
      <w:pPr>
        <w:pStyle w:val="EndNoteBibliography"/>
        <w:spacing w:after="0"/>
      </w:pPr>
    </w:p>
    <w:p w14:paraId="548A81DE" w14:textId="77777777" w:rsidR="00716D5D" w:rsidRPr="00716D5D" w:rsidRDefault="00716D5D" w:rsidP="00716D5D">
      <w:pPr>
        <w:pStyle w:val="EndNoteBibliography"/>
      </w:pPr>
      <w:r w:rsidRPr="00716D5D">
        <w:t>Kimura Y, Jacobs LL, Cerling TE, Uno KT, Ferguson KM, Flynn LJ, Patnaik R. 2013. Fossil mice and rats show isotopic evidence of niche partitioning and change in dental ecomorphology related to dietary shift in Late Miocene of Pakistan. PLoS One 8:e69308.</w:t>
      </w:r>
    </w:p>
    <w:p w14:paraId="335C6713" w14:textId="77777777" w:rsidR="00716D5D" w:rsidRPr="00716D5D" w:rsidRDefault="00716D5D" w:rsidP="00716D5D">
      <w:pPr>
        <w:pStyle w:val="EndNoteBibliography"/>
        <w:spacing w:after="0"/>
      </w:pPr>
    </w:p>
    <w:p w14:paraId="1AED6876" w14:textId="77777777" w:rsidR="00716D5D" w:rsidRPr="00716D5D" w:rsidRDefault="00716D5D" w:rsidP="00716D5D">
      <w:pPr>
        <w:pStyle w:val="EndNoteBibliography"/>
      </w:pPr>
      <w:r w:rsidRPr="00716D5D">
        <w:t>Kong A, Gudbjartsson DF, Sainz J, Jonsdottir GM, Gudjonsson SA, Richardsson B, Sigurdardottir S, Barnard J, Hallbeck B, Masson G, et al. 2002. A high-resolution recombination map of the human genome. Nat Genet 31:241-247.</w:t>
      </w:r>
    </w:p>
    <w:p w14:paraId="7C98C436" w14:textId="77777777" w:rsidR="00716D5D" w:rsidRPr="00716D5D" w:rsidRDefault="00716D5D" w:rsidP="00716D5D">
      <w:pPr>
        <w:pStyle w:val="EndNoteBibliography"/>
        <w:spacing w:after="0"/>
      </w:pPr>
    </w:p>
    <w:p w14:paraId="7589B734" w14:textId="77777777" w:rsidR="00716D5D" w:rsidRPr="00716D5D" w:rsidRDefault="00716D5D" w:rsidP="00716D5D">
      <w:pPr>
        <w:pStyle w:val="EndNoteBibliography"/>
      </w:pPr>
      <w:r w:rsidRPr="00716D5D">
        <w:t>Kowalczyk A, Meyer WK, Partha R, Mao W, Clark NL, Chikina M. 2019. RERconverge: an R package for associating evolutionary rates with convergent traits. Bioinformatics 35:4815-4817.</w:t>
      </w:r>
    </w:p>
    <w:p w14:paraId="06B3D031" w14:textId="77777777" w:rsidR="00716D5D" w:rsidRPr="00716D5D" w:rsidRDefault="00716D5D" w:rsidP="00716D5D">
      <w:pPr>
        <w:pStyle w:val="EndNoteBibliography"/>
        <w:spacing w:after="0"/>
      </w:pPr>
    </w:p>
    <w:p w14:paraId="4969581C" w14:textId="77777777" w:rsidR="00716D5D" w:rsidRPr="00716D5D" w:rsidRDefault="00716D5D" w:rsidP="00716D5D">
      <w:pPr>
        <w:pStyle w:val="EndNoteBibliography"/>
      </w:pPr>
      <w:r w:rsidRPr="00716D5D">
        <w:t>Kulathinal RJ, Stevison LS, Noor MA. 2009. The genomics of speciation in Drosophila: diversity, divergence, and introgression estimated using low-coverage genome sequencing. PLoS Genet 5:e1000550.</w:t>
      </w:r>
    </w:p>
    <w:p w14:paraId="0AB1AD62" w14:textId="77777777" w:rsidR="00716D5D" w:rsidRPr="00716D5D" w:rsidRDefault="00716D5D" w:rsidP="00716D5D">
      <w:pPr>
        <w:pStyle w:val="EndNoteBibliography"/>
        <w:spacing w:after="0"/>
      </w:pPr>
    </w:p>
    <w:p w14:paraId="2D023981" w14:textId="77777777" w:rsidR="00716D5D" w:rsidRPr="00716D5D" w:rsidRDefault="00716D5D" w:rsidP="00716D5D">
      <w:pPr>
        <w:pStyle w:val="EndNoteBibliography"/>
      </w:pPr>
      <w:r w:rsidRPr="00716D5D">
        <w:t>Kumon T, Ma J, Akins RB, Stefanik D, Nordgren CE, Kim J, Levine MT, Lampson MA. 2021. Parallel pathways for recruiting effector proteins determine centromere drive and suppression. Cell 184:4904-4918 e4911.</w:t>
      </w:r>
    </w:p>
    <w:p w14:paraId="3BF0DF8D" w14:textId="77777777" w:rsidR="00716D5D" w:rsidRPr="00716D5D" w:rsidRDefault="00716D5D" w:rsidP="00716D5D">
      <w:pPr>
        <w:pStyle w:val="EndNoteBibliography"/>
        <w:spacing w:after="0"/>
      </w:pPr>
    </w:p>
    <w:p w14:paraId="446EDFE3" w14:textId="785CA396" w:rsidR="00716D5D" w:rsidRPr="00716D5D" w:rsidRDefault="00716D5D" w:rsidP="00716D5D">
      <w:pPr>
        <w:pStyle w:val="EndNoteBibliography"/>
      </w:pPr>
      <w:r w:rsidRPr="00716D5D">
        <w:t xml:space="preserve">Calculating and interpreting gene- and site-concordance factors in phylogenomics [Internet]. The Lanfear Lab @ ANU2018 September 20, 2021]. Available from: </w:t>
      </w:r>
      <w:hyperlink r:id="rId23" w:history="1">
        <w:r w:rsidRPr="00716D5D">
          <w:rPr>
            <w:rStyle w:val="Hyperlink"/>
          </w:rPr>
          <w:t>http://www.robertlanfear.com/blog/files/concordance_factors.html</w:t>
        </w:r>
      </w:hyperlink>
    </w:p>
    <w:p w14:paraId="643F5BFA" w14:textId="77777777" w:rsidR="00716D5D" w:rsidRPr="00716D5D" w:rsidRDefault="00716D5D" w:rsidP="00716D5D">
      <w:pPr>
        <w:pStyle w:val="EndNoteBibliography"/>
        <w:spacing w:after="0"/>
      </w:pPr>
    </w:p>
    <w:p w14:paraId="560202A7" w14:textId="77777777" w:rsidR="00716D5D" w:rsidRPr="00716D5D" w:rsidRDefault="00716D5D" w:rsidP="00716D5D">
      <w:pPr>
        <w:pStyle w:val="EndNoteBibliography"/>
      </w:pPr>
      <w:r w:rsidRPr="00716D5D">
        <w:t>Lecompte E, Aplin K, Denys C, Catzeflis F, Chades M, Chevret P. 2008. Phylogeny and biogeography of African Murinae based on mitochondrial and nuclear gene sequences, with a new tribal classification of the subfamily. BMC Evol Biol 8:199.</w:t>
      </w:r>
    </w:p>
    <w:p w14:paraId="1A1BC8C9" w14:textId="77777777" w:rsidR="00716D5D" w:rsidRPr="00716D5D" w:rsidRDefault="00716D5D" w:rsidP="00716D5D">
      <w:pPr>
        <w:pStyle w:val="EndNoteBibliography"/>
        <w:spacing w:after="0"/>
      </w:pPr>
    </w:p>
    <w:p w14:paraId="6B989CED" w14:textId="77777777" w:rsidR="00716D5D" w:rsidRPr="00716D5D" w:rsidRDefault="00716D5D" w:rsidP="00716D5D">
      <w:pPr>
        <w:pStyle w:val="EndNoteBibliography"/>
      </w:pPr>
      <w:r w:rsidRPr="00716D5D">
        <w:t>Lewontin RC, Birch LC. 1966. Hybridization as a Source of Variation for Adaptation to New Environments. Evolution 20:315-336.</w:t>
      </w:r>
    </w:p>
    <w:p w14:paraId="381E196E" w14:textId="77777777" w:rsidR="00716D5D" w:rsidRPr="00716D5D" w:rsidRDefault="00716D5D" w:rsidP="00716D5D">
      <w:pPr>
        <w:pStyle w:val="EndNoteBibliography"/>
        <w:spacing w:after="0"/>
      </w:pPr>
    </w:p>
    <w:p w14:paraId="3BFB8981" w14:textId="77777777" w:rsidR="00716D5D" w:rsidRPr="00716D5D" w:rsidRDefault="00716D5D" w:rsidP="00716D5D">
      <w:pPr>
        <w:pStyle w:val="EndNoteBibliography"/>
      </w:pPr>
      <w:r w:rsidRPr="00716D5D">
        <w:t>Li H. 2013. Aligning sequence reads, clone sequences and assembly contigs with BWA-MEM. arXiv preprint arXiv:1303.3997.</w:t>
      </w:r>
    </w:p>
    <w:p w14:paraId="3CB83B73" w14:textId="77777777" w:rsidR="00716D5D" w:rsidRPr="00716D5D" w:rsidRDefault="00716D5D" w:rsidP="00716D5D">
      <w:pPr>
        <w:pStyle w:val="EndNoteBibliography"/>
        <w:spacing w:after="0"/>
      </w:pPr>
    </w:p>
    <w:p w14:paraId="5E517A93" w14:textId="77777777" w:rsidR="00716D5D" w:rsidRPr="00716D5D" w:rsidRDefault="00716D5D" w:rsidP="00716D5D">
      <w:pPr>
        <w:pStyle w:val="EndNoteBibliography"/>
      </w:pPr>
      <w:r w:rsidRPr="00716D5D">
        <w:t>Li H. 2018. Minimap2: pairwise alignment for nucleotide sequences. Bioinformatics 34:3094-3100.</w:t>
      </w:r>
    </w:p>
    <w:p w14:paraId="5FD95BB1" w14:textId="77777777" w:rsidR="00716D5D" w:rsidRPr="00716D5D" w:rsidRDefault="00716D5D" w:rsidP="00716D5D">
      <w:pPr>
        <w:pStyle w:val="EndNoteBibliography"/>
        <w:spacing w:after="0"/>
      </w:pPr>
    </w:p>
    <w:p w14:paraId="7AA4E1B7" w14:textId="77777777" w:rsidR="00716D5D" w:rsidRPr="00716D5D" w:rsidRDefault="00716D5D" w:rsidP="00716D5D">
      <w:pPr>
        <w:pStyle w:val="EndNoteBibliography"/>
      </w:pPr>
      <w:r w:rsidRPr="00716D5D">
        <w:t>Liu X, Wei F, Li M, Jiang X, Feng Z, Hu J. 2004. Molecular phylogeny and taxonomy of wood mice (genus Apodemus Kaup, 1829) based on complete mtDNA cytochrome b sequences, with emphasis on Chinese species. Mol Phylogenet Evol 33:1-15.</w:t>
      </w:r>
    </w:p>
    <w:p w14:paraId="5A7ED234" w14:textId="77777777" w:rsidR="00716D5D" w:rsidRPr="00716D5D" w:rsidRDefault="00716D5D" w:rsidP="00716D5D">
      <w:pPr>
        <w:pStyle w:val="EndNoteBibliography"/>
        <w:spacing w:after="0"/>
      </w:pPr>
    </w:p>
    <w:p w14:paraId="2DFFA519" w14:textId="77777777" w:rsidR="00716D5D" w:rsidRPr="00716D5D" w:rsidRDefault="00716D5D" w:rsidP="00716D5D">
      <w:pPr>
        <w:pStyle w:val="EndNoteBibliography"/>
      </w:pPr>
      <w:r w:rsidRPr="00716D5D">
        <w:t>Lopes F, Oliveira LR, Kessler A, Beux Y, Crespo E, Cardenas-Alayza S, Majluf P, Sepulveda M, Brownell RL, Franco-Trecu V, et al. 2021. Phylogenomic Discordance in the Eared Seals is best explained by Incomplete Lineage Sorting following Explosive Radiation in the Southern Hemisphere. Syst Biol 70:786-802.</w:t>
      </w:r>
    </w:p>
    <w:p w14:paraId="581DE4C6" w14:textId="77777777" w:rsidR="00716D5D" w:rsidRPr="00716D5D" w:rsidRDefault="00716D5D" w:rsidP="00716D5D">
      <w:pPr>
        <w:pStyle w:val="EndNoteBibliography"/>
        <w:spacing w:after="0"/>
      </w:pPr>
    </w:p>
    <w:p w14:paraId="27182160" w14:textId="77777777" w:rsidR="00716D5D" w:rsidRPr="00716D5D" w:rsidRDefault="00716D5D" w:rsidP="00716D5D">
      <w:pPr>
        <w:pStyle w:val="EndNoteBibliography"/>
      </w:pPr>
      <w:r w:rsidRPr="00716D5D">
        <w:t>Louca S, Pennell MW. 2020. Extant timetrees are consistent with a myriad of diversification histories. Nature 580:502-505.</w:t>
      </w:r>
    </w:p>
    <w:p w14:paraId="2010357C" w14:textId="77777777" w:rsidR="00716D5D" w:rsidRPr="00716D5D" w:rsidRDefault="00716D5D" w:rsidP="00716D5D">
      <w:pPr>
        <w:pStyle w:val="EndNoteBibliography"/>
        <w:spacing w:after="0"/>
      </w:pPr>
    </w:p>
    <w:p w14:paraId="31A1E976" w14:textId="77777777" w:rsidR="00716D5D" w:rsidRPr="00716D5D" w:rsidRDefault="00716D5D" w:rsidP="00716D5D">
      <w:pPr>
        <w:pStyle w:val="EndNoteBibliography"/>
      </w:pPr>
      <w:r w:rsidRPr="00716D5D">
        <w:t>Lundrigan BL, Jansa SA, Tucker PK. 2002. Phylogenetic relationships in the genus mus, based on paternally, maternally, and biparentally inherited characters. Syst Biol 51:410-431.</w:t>
      </w:r>
    </w:p>
    <w:p w14:paraId="5197D856" w14:textId="77777777" w:rsidR="00716D5D" w:rsidRPr="00716D5D" w:rsidRDefault="00716D5D" w:rsidP="00716D5D">
      <w:pPr>
        <w:pStyle w:val="EndNoteBibliography"/>
        <w:spacing w:after="0"/>
      </w:pPr>
    </w:p>
    <w:p w14:paraId="18DD5028" w14:textId="77777777" w:rsidR="00716D5D" w:rsidRPr="00716D5D" w:rsidRDefault="00716D5D" w:rsidP="00716D5D">
      <w:pPr>
        <w:pStyle w:val="EndNoteBibliography"/>
      </w:pPr>
      <w:r w:rsidRPr="00716D5D">
        <w:t>Maddison WP. 1997. Gene Trees in Species Trees. Systematic Biology 46:523-536.</w:t>
      </w:r>
    </w:p>
    <w:p w14:paraId="525C69C9" w14:textId="77777777" w:rsidR="00716D5D" w:rsidRPr="00716D5D" w:rsidRDefault="00716D5D" w:rsidP="00716D5D">
      <w:pPr>
        <w:pStyle w:val="EndNoteBibliography"/>
        <w:spacing w:after="0"/>
      </w:pPr>
    </w:p>
    <w:p w14:paraId="785EFAEA" w14:textId="77777777" w:rsidR="00716D5D" w:rsidRPr="00716D5D" w:rsidRDefault="00716D5D" w:rsidP="00716D5D">
      <w:pPr>
        <w:pStyle w:val="EndNoteBibliography"/>
      </w:pPr>
      <w:r w:rsidRPr="00716D5D">
        <w:t>Martin Y, Gerlach G, Schlotterer C, Meyer A. 2000. Molecular phylogeny of European muroid rodents based on complete cytochrome b sequences. Mol Phylogenet Evol 16:37-47.</w:t>
      </w:r>
    </w:p>
    <w:p w14:paraId="44F34343" w14:textId="77777777" w:rsidR="00716D5D" w:rsidRPr="00716D5D" w:rsidRDefault="00716D5D" w:rsidP="00716D5D">
      <w:pPr>
        <w:pStyle w:val="EndNoteBibliography"/>
        <w:spacing w:after="0"/>
      </w:pPr>
    </w:p>
    <w:p w14:paraId="135986DD" w14:textId="77777777" w:rsidR="00716D5D" w:rsidRPr="00716D5D" w:rsidRDefault="00716D5D" w:rsidP="00716D5D">
      <w:pPr>
        <w:pStyle w:val="EndNoteBibliography"/>
      </w:pPr>
      <w:r w:rsidRPr="00716D5D">
        <w:t>Maynard Smith J, Haigh J. 1974. The hitch-hiking effect of a favourable gene. Genet Res 23:23-35.</w:t>
      </w:r>
    </w:p>
    <w:p w14:paraId="0EB6435B" w14:textId="77777777" w:rsidR="00716D5D" w:rsidRPr="00716D5D" w:rsidRDefault="00716D5D" w:rsidP="00716D5D">
      <w:pPr>
        <w:pStyle w:val="EndNoteBibliography"/>
        <w:spacing w:after="0"/>
      </w:pPr>
    </w:p>
    <w:p w14:paraId="4F1D5431" w14:textId="77777777" w:rsidR="00716D5D" w:rsidRPr="00716D5D" w:rsidRDefault="00716D5D" w:rsidP="00716D5D">
      <w:pPr>
        <w:pStyle w:val="EndNoteBibliography"/>
      </w:pPr>
      <w:r w:rsidRPr="00716D5D">
        <w:t>McKenzie PF, Eaton DAR. 2020. The Multispecies Coalescent in Space and Time. bioRxiv:2020.2008.2002.233395.</w:t>
      </w:r>
    </w:p>
    <w:p w14:paraId="60E63098" w14:textId="77777777" w:rsidR="00716D5D" w:rsidRPr="00716D5D" w:rsidRDefault="00716D5D" w:rsidP="00716D5D">
      <w:pPr>
        <w:pStyle w:val="EndNoteBibliography"/>
        <w:spacing w:after="0"/>
      </w:pPr>
    </w:p>
    <w:p w14:paraId="1A6AD796" w14:textId="77777777" w:rsidR="00716D5D" w:rsidRPr="00716D5D" w:rsidRDefault="00716D5D" w:rsidP="00716D5D">
      <w:pPr>
        <w:pStyle w:val="EndNoteBibliography"/>
      </w:pPr>
      <w:r w:rsidRPr="00716D5D">
        <w:t>Mendes FK, Fuentes-Gonzalez JA, Schraiber JG, Hahn MW. 2018. A multispecies coalescent model for quantitative traits. Elife 7:e36482.</w:t>
      </w:r>
    </w:p>
    <w:p w14:paraId="3722A552" w14:textId="77777777" w:rsidR="00716D5D" w:rsidRPr="00716D5D" w:rsidRDefault="00716D5D" w:rsidP="00716D5D">
      <w:pPr>
        <w:pStyle w:val="EndNoteBibliography"/>
        <w:spacing w:after="0"/>
      </w:pPr>
    </w:p>
    <w:p w14:paraId="27CE90BE" w14:textId="77777777" w:rsidR="00716D5D" w:rsidRPr="00716D5D" w:rsidRDefault="00716D5D" w:rsidP="00716D5D">
      <w:pPr>
        <w:pStyle w:val="EndNoteBibliography"/>
      </w:pPr>
      <w:r w:rsidRPr="00716D5D">
        <w:t>Mendes FK, Hahn MW. 2016. Gene Tree Discordance Causes Apparent Substitution Rate Variation. Syst Biol 65:711-721.</w:t>
      </w:r>
    </w:p>
    <w:p w14:paraId="4797A69C" w14:textId="77777777" w:rsidR="00716D5D" w:rsidRPr="00716D5D" w:rsidRDefault="00716D5D" w:rsidP="00716D5D">
      <w:pPr>
        <w:pStyle w:val="EndNoteBibliography"/>
        <w:spacing w:after="0"/>
      </w:pPr>
    </w:p>
    <w:p w14:paraId="5FA422D1" w14:textId="77777777" w:rsidR="00716D5D" w:rsidRPr="00716D5D" w:rsidRDefault="00716D5D" w:rsidP="00716D5D">
      <w:pPr>
        <w:pStyle w:val="EndNoteBibliography"/>
      </w:pPr>
      <w:r w:rsidRPr="00716D5D">
        <w:t>Mendes FK, Hahn Y, Hahn MW. 2016. Gene Tree Discordance Can Generate Patterns of Diminishing Convergence over Time. Mol Biol Evol 33:3299-3307.</w:t>
      </w:r>
    </w:p>
    <w:p w14:paraId="2F81747C" w14:textId="77777777" w:rsidR="00716D5D" w:rsidRPr="00716D5D" w:rsidRDefault="00716D5D" w:rsidP="00716D5D">
      <w:pPr>
        <w:pStyle w:val="EndNoteBibliography"/>
        <w:spacing w:after="0"/>
      </w:pPr>
    </w:p>
    <w:p w14:paraId="15F2AA3C" w14:textId="77777777" w:rsidR="00716D5D" w:rsidRPr="00716D5D" w:rsidRDefault="00716D5D" w:rsidP="00716D5D">
      <w:pPr>
        <w:pStyle w:val="EndNoteBibliography"/>
      </w:pPr>
      <w:r w:rsidRPr="00716D5D">
        <w:t>Mendes FK, Livera AP, Hahn MW. 2019. The perils of intralocus recombination for inferences of molecular convergence. Philos Trans R Soc Lond B Biol Sci 374:20180244.</w:t>
      </w:r>
    </w:p>
    <w:p w14:paraId="63EECE99" w14:textId="77777777" w:rsidR="00716D5D" w:rsidRPr="00716D5D" w:rsidRDefault="00716D5D" w:rsidP="00716D5D">
      <w:pPr>
        <w:pStyle w:val="EndNoteBibliography"/>
        <w:spacing w:after="0"/>
      </w:pPr>
    </w:p>
    <w:p w14:paraId="660D603F" w14:textId="77777777" w:rsidR="00716D5D" w:rsidRPr="00716D5D" w:rsidRDefault="00716D5D" w:rsidP="00716D5D">
      <w:pPr>
        <w:pStyle w:val="EndNoteBibliography"/>
      </w:pPr>
      <w:r w:rsidRPr="00716D5D">
        <w:t>Mikula O, Nicolas V, Šumbera R, Konečný A, Denys C, Verheyen E, Bryjová A, Lemmon AR, Lemmon EM, Bryja J. 2021. Nuclear phylogenomics, but not mitogenomics, resolves the most successful Late Miocene radiation of African mammals (Rodentia: Muridae: Arvicanthini). Molecular Phylogenetics and Evolution 157:107069.</w:t>
      </w:r>
    </w:p>
    <w:p w14:paraId="6469B30A" w14:textId="77777777" w:rsidR="00716D5D" w:rsidRPr="00716D5D" w:rsidRDefault="00716D5D" w:rsidP="00716D5D">
      <w:pPr>
        <w:pStyle w:val="EndNoteBibliography"/>
        <w:spacing w:after="0"/>
      </w:pPr>
    </w:p>
    <w:p w14:paraId="592B816E" w14:textId="77777777" w:rsidR="00716D5D" w:rsidRPr="00716D5D" w:rsidRDefault="00716D5D" w:rsidP="00716D5D">
      <w:pPr>
        <w:pStyle w:val="EndNoteBibliography"/>
      </w:pPr>
      <w:r w:rsidRPr="00716D5D">
        <w:t>Minh BQ, Hahn MW, Lanfear R. 2020a. New Methods to Calculate Concordance Factors for Phylogenomic Datasets. Mol Biol Evol 37:2727-2733.</w:t>
      </w:r>
    </w:p>
    <w:p w14:paraId="2F413ADF" w14:textId="77777777" w:rsidR="00716D5D" w:rsidRPr="00716D5D" w:rsidRDefault="00716D5D" w:rsidP="00716D5D">
      <w:pPr>
        <w:pStyle w:val="EndNoteBibliography"/>
        <w:spacing w:after="0"/>
      </w:pPr>
    </w:p>
    <w:p w14:paraId="1AD057CF" w14:textId="77777777" w:rsidR="00716D5D" w:rsidRPr="00716D5D" w:rsidRDefault="00716D5D" w:rsidP="00716D5D">
      <w:pPr>
        <w:pStyle w:val="EndNoteBibliography"/>
      </w:pPr>
      <w:r w:rsidRPr="00716D5D">
        <w:t>Minh BQ, Schmidt HA, Chernomor O, Schrempf D, Woodhams MD, von Haeseler A, Lanfear R. 2020b. IQ-TREE 2: New Models and Efficient Methods for Phylogenetic Inference in the Genomic Era. Mol Biol Evol 37:1530-1534.</w:t>
      </w:r>
    </w:p>
    <w:p w14:paraId="3DE008C1" w14:textId="77777777" w:rsidR="00716D5D" w:rsidRPr="00716D5D" w:rsidRDefault="00716D5D" w:rsidP="00716D5D">
      <w:pPr>
        <w:pStyle w:val="EndNoteBibliography"/>
        <w:spacing w:after="0"/>
      </w:pPr>
    </w:p>
    <w:p w14:paraId="1D8A30EA" w14:textId="77777777" w:rsidR="00716D5D" w:rsidRPr="00716D5D" w:rsidRDefault="00716D5D" w:rsidP="00716D5D">
      <w:pPr>
        <w:pStyle w:val="EndNoteBibliography"/>
      </w:pPr>
      <w:r w:rsidRPr="00716D5D">
        <w:t>Mirarab S, Nakhleh L, Warnow T. 2021. Multispecies coalescent: theory and applications in phylogenetics. Annual Review of Ecology, Evolution, and Systematics 52:247-268.</w:t>
      </w:r>
    </w:p>
    <w:p w14:paraId="1916EF82" w14:textId="77777777" w:rsidR="00716D5D" w:rsidRPr="00716D5D" w:rsidRDefault="00716D5D" w:rsidP="00716D5D">
      <w:pPr>
        <w:pStyle w:val="EndNoteBibliography"/>
        <w:spacing w:after="0"/>
      </w:pPr>
    </w:p>
    <w:p w14:paraId="76D0EB47" w14:textId="77777777" w:rsidR="00716D5D" w:rsidRPr="00716D5D" w:rsidRDefault="00716D5D" w:rsidP="00716D5D">
      <w:pPr>
        <w:pStyle w:val="EndNoteBibliography"/>
      </w:pPr>
      <w:r w:rsidRPr="00716D5D">
        <w:t>Mölder F, Jablonski KP, Letcher B, Hall MB, Tomkins-Tinch CH, Sochat V, Forster J, Lee S, Twardziok SO, Kanitz A, et al. 2021. Sustainable data analysis with Snakemake. F1000Res 10:33.</w:t>
      </w:r>
    </w:p>
    <w:p w14:paraId="4EB422B7" w14:textId="77777777" w:rsidR="00716D5D" w:rsidRPr="00716D5D" w:rsidRDefault="00716D5D" w:rsidP="00716D5D">
      <w:pPr>
        <w:pStyle w:val="EndNoteBibliography"/>
        <w:spacing w:after="0"/>
      </w:pPr>
    </w:p>
    <w:p w14:paraId="593457E9" w14:textId="77777777" w:rsidR="00716D5D" w:rsidRPr="00716D5D" w:rsidRDefault="00716D5D" w:rsidP="00716D5D">
      <w:pPr>
        <w:pStyle w:val="EndNoteBibliography"/>
      </w:pPr>
      <w:r w:rsidRPr="00716D5D">
        <w:t>Moore EC, Thomas GWC, Mortimer S, Kopania EEK, Hunnicutt KE, Clare-Salzler ZJ, Larson EL, Good JM. 2022. The Evolution of Widespread Recombination Suppression on the Dwarf Hamster (Phodopus) X Chromosome. Genome Biol Evol 14:evac080.</w:t>
      </w:r>
    </w:p>
    <w:p w14:paraId="29ED8955" w14:textId="77777777" w:rsidR="00716D5D" w:rsidRPr="00716D5D" w:rsidRDefault="00716D5D" w:rsidP="00716D5D">
      <w:pPr>
        <w:pStyle w:val="EndNoteBibliography"/>
        <w:spacing w:after="0"/>
      </w:pPr>
    </w:p>
    <w:p w14:paraId="331CAD0A" w14:textId="77777777" w:rsidR="00716D5D" w:rsidRPr="00716D5D" w:rsidRDefault="00716D5D" w:rsidP="00716D5D">
      <w:pPr>
        <w:pStyle w:val="EndNoteBibliography"/>
      </w:pPr>
      <w:r w:rsidRPr="00716D5D">
        <w:t>Mouse Genome Sequencing C, Waterston RH, Lindblad-Toh K, Birney E, Rogers J, Abril JF, Agarwal P, Agarwala R, Ainscough R, Alexandersson M, et al. 2002. Initial sequencing and comparative analysis of the mouse genome. Nature 420:520-562.</w:t>
      </w:r>
    </w:p>
    <w:p w14:paraId="70F05BD1" w14:textId="77777777" w:rsidR="00716D5D" w:rsidRPr="00716D5D" w:rsidRDefault="00716D5D" w:rsidP="00716D5D">
      <w:pPr>
        <w:pStyle w:val="EndNoteBibliography"/>
        <w:spacing w:after="0"/>
      </w:pPr>
    </w:p>
    <w:p w14:paraId="1411D986" w14:textId="77777777" w:rsidR="00716D5D" w:rsidRPr="00716D5D" w:rsidRDefault="00716D5D" w:rsidP="00716D5D">
      <w:pPr>
        <w:pStyle w:val="EndNoteBibliography"/>
      </w:pPr>
      <w:r w:rsidRPr="00716D5D">
        <w:t>Murrell B, Weaver S, Smith MD, Wertheim JO, Murrell S, Aylward A, Eren K, Pollner T, Martin DP, Smith DM, et al. 2015. Gene-wide identification of episodic selection. Mol Biol Evol 32:1365-1371.</w:t>
      </w:r>
    </w:p>
    <w:p w14:paraId="29F5186E" w14:textId="77777777" w:rsidR="00716D5D" w:rsidRPr="00716D5D" w:rsidRDefault="00716D5D" w:rsidP="00716D5D">
      <w:pPr>
        <w:pStyle w:val="EndNoteBibliography"/>
        <w:spacing w:after="0"/>
      </w:pPr>
    </w:p>
    <w:p w14:paraId="2546C092" w14:textId="77777777" w:rsidR="00716D5D" w:rsidRPr="00716D5D" w:rsidRDefault="00716D5D" w:rsidP="00716D5D">
      <w:pPr>
        <w:pStyle w:val="EndNoteBibliography"/>
      </w:pPr>
      <w:r w:rsidRPr="00716D5D">
        <w:t>Nilsson P, Solbakken MH, Schmid BV, Orr RJS, Lv R, Cui Y, Song Y, Zhang Y, Baalsrud HT, Torresen OK, et al. 2020. The Genome of the Great Gerbil Reveals Species-Specific Duplication of an MHCII Gene. Genome Biol Evol 12:3832-3849.</w:t>
      </w:r>
    </w:p>
    <w:p w14:paraId="5B596214" w14:textId="77777777" w:rsidR="00716D5D" w:rsidRPr="00716D5D" w:rsidRDefault="00716D5D" w:rsidP="00716D5D">
      <w:pPr>
        <w:pStyle w:val="EndNoteBibliography"/>
        <w:spacing w:after="0"/>
      </w:pPr>
    </w:p>
    <w:p w14:paraId="1F2EBD5F" w14:textId="77777777" w:rsidR="00716D5D" w:rsidRPr="00716D5D" w:rsidRDefault="00716D5D" w:rsidP="00716D5D">
      <w:pPr>
        <w:pStyle w:val="EndNoteBibliography"/>
      </w:pPr>
      <w:r w:rsidRPr="00716D5D">
        <w:t>Pagès M, Fabre P-H, Chaval Y, Mortelliti A, Nicolas V, Wells K, Michaux JR, Lazzari V. 2016. Molecular phylogeny of South-East Asian arboreal murine rodents. Zoologica Scripta 45:349-364.</w:t>
      </w:r>
    </w:p>
    <w:p w14:paraId="7426CE47" w14:textId="77777777" w:rsidR="00716D5D" w:rsidRPr="00716D5D" w:rsidRDefault="00716D5D" w:rsidP="00716D5D">
      <w:pPr>
        <w:pStyle w:val="EndNoteBibliography"/>
        <w:spacing w:after="0"/>
      </w:pPr>
    </w:p>
    <w:p w14:paraId="04DA3E1F" w14:textId="77777777" w:rsidR="00716D5D" w:rsidRPr="00716D5D" w:rsidRDefault="00716D5D" w:rsidP="00716D5D">
      <w:pPr>
        <w:pStyle w:val="EndNoteBibliography"/>
      </w:pPr>
      <w:r w:rsidRPr="00716D5D">
        <w:lastRenderedPageBreak/>
        <w:t>Pamilo P, Nei M. 1988. Relationships between gene trees and species trees. Mol Biol Evol 5:568-583.</w:t>
      </w:r>
    </w:p>
    <w:p w14:paraId="36FCAF6F" w14:textId="77777777" w:rsidR="00716D5D" w:rsidRPr="00716D5D" w:rsidRDefault="00716D5D" w:rsidP="00716D5D">
      <w:pPr>
        <w:pStyle w:val="EndNoteBibliography"/>
        <w:spacing w:after="0"/>
      </w:pPr>
    </w:p>
    <w:p w14:paraId="1DBE6778" w14:textId="77777777" w:rsidR="00716D5D" w:rsidRPr="00716D5D" w:rsidRDefault="00716D5D" w:rsidP="00716D5D">
      <w:pPr>
        <w:pStyle w:val="EndNoteBibliography"/>
      </w:pPr>
      <w:r w:rsidRPr="00716D5D">
        <w:t>Paradis E, Schliep K. 2019. ape 5.0: an environment for modern phylogenetics and evolutionary analyses in R. Bioinformatics 35:526-528.</w:t>
      </w:r>
    </w:p>
    <w:p w14:paraId="4BD25284" w14:textId="77777777" w:rsidR="00716D5D" w:rsidRPr="00716D5D" w:rsidRDefault="00716D5D" w:rsidP="00716D5D">
      <w:pPr>
        <w:pStyle w:val="EndNoteBibliography"/>
        <w:spacing w:after="0"/>
      </w:pPr>
    </w:p>
    <w:p w14:paraId="3C63073D" w14:textId="77777777" w:rsidR="00716D5D" w:rsidRPr="00716D5D" w:rsidRDefault="00716D5D" w:rsidP="00716D5D">
      <w:pPr>
        <w:pStyle w:val="EndNoteBibliography"/>
      </w:pPr>
      <w:r w:rsidRPr="00716D5D">
        <w:t>Partha R, Kowalczyk A, Clark NL, Chikina M. 2019. Robust Method for Detecting Convergent Shifts in Evolutionary Rates. Mol Biol Evol 36:1817-1830.</w:t>
      </w:r>
    </w:p>
    <w:p w14:paraId="71315EA1" w14:textId="77777777" w:rsidR="00716D5D" w:rsidRPr="00716D5D" w:rsidRDefault="00716D5D" w:rsidP="00716D5D">
      <w:pPr>
        <w:pStyle w:val="EndNoteBibliography"/>
        <w:spacing w:after="0"/>
      </w:pPr>
    </w:p>
    <w:p w14:paraId="6F9819F1" w14:textId="77777777" w:rsidR="00716D5D" w:rsidRPr="00716D5D" w:rsidRDefault="00716D5D" w:rsidP="00716D5D">
      <w:pPr>
        <w:pStyle w:val="EndNoteBibliography"/>
      </w:pPr>
      <w:r w:rsidRPr="00716D5D">
        <w:t>Pease JB, Haak DC, Hahn MW, Moyle LC. 2016. Phylogenomics Reveals Three Sources of Adaptive Variation during a Rapid Radiation. PLoS Biol 14:e1002379.</w:t>
      </w:r>
    </w:p>
    <w:p w14:paraId="562D0810" w14:textId="77777777" w:rsidR="00716D5D" w:rsidRPr="00716D5D" w:rsidRDefault="00716D5D" w:rsidP="00716D5D">
      <w:pPr>
        <w:pStyle w:val="EndNoteBibliography"/>
        <w:spacing w:after="0"/>
      </w:pPr>
    </w:p>
    <w:p w14:paraId="47292E4D" w14:textId="77777777" w:rsidR="00716D5D" w:rsidRPr="00716D5D" w:rsidRDefault="00716D5D" w:rsidP="00716D5D">
      <w:pPr>
        <w:pStyle w:val="EndNoteBibliography"/>
      </w:pPr>
      <w:r w:rsidRPr="00716D5D">
        <w:t>Pease JB, Hahn MW. 2013. More accurate phylogenies inferred from low-recombination regions in the presence of incomplete lineage sorting. Evolution 67:2376-2384.</w:t>
      </w:r>
    </w:p>
    <w:p w14:paraId="29F992C1" w14:textId="77777777" w:rsidR="00716D5D" w:rsidRPr="00716D5D" w:rsidRDefault="00716D5D" w:rsidP="00716D5D">
      <w:pPr>
        <w:pStyle w:val="EndNoteBibliography"/>
        <w:spacing w:after="0"/>
      </w:pPr>
    </w:p>
    <w:p w14:paraId="39CAB409" w14:textId="77777777" w:rsidR="00716D5D" w:rsidRPr="00716D5D" w:rsidRDefault="00716D5D" w:rsidP="00716D5D">
      <w:pPr>
        <w:pStyle w:val="EndNoteBibliography"/>
      </w:pPr>
      <w:r w:rsidRPr="00716D5D">
        <w:t>Platt RN, 2nd, Vandewege MW, Ray DA. 2018. Mammalian transposable elements and their impacts on genome evolution. Chromosome Res 26:25-43.</w:t>
      </w:r>
    </w:p>
    <w:p w14:paraId="5C9D8CF0" w14:textId="77777777" w:rsidR="00716D5D" w:rsidRPr="00716D5D" w:rsidRDefault="00716D5D" w:rsidP="00716D5D">
      <w:pPr>
        <w:pStyle w:val="EndNoteBibliography"/>
        <w:spacing w:after="0"/>
      </w:pPr>
    </w:p>
    <w:p w14:paraId="3AE0E90C" w14:textId="77777777" w:rsidR="00716D5D" w:rsidRPr="00716D5D" w:rsidRDefault="00716D5D" w:rsidP="00716D5D">
      <w:pPr>
        <w:pStyle w:val="EndNoteBibliography"/>
      </w:pPr>
      <w:r w:rsidRPr="00716D5D">
        <w:t>Pollard KS, Hubisz MJ, Rosenbloom KR, Siepel A. 2010. Detection of nonneutral substitution rates on mammalian phylogenies. Genome Res 20:110-121.</w:t>
      </w:r>
    </w:p>
    <w:p w14:paraId="3792ED20" w14:textId="77777777" w:rsidR="00716D5D" w:rsidRPr="00716D5D" w:rsidRDefault="00716D5D" w:rsidP="00716D5D">
      <w:pPr>
        <w:pStyle w:val="EndNoteBibliography"/>
        <w:spacing w:after="0"/>
      </w:pPr>
    </w:p>
    <w:p w14:paraId="05209513" w14:textId="77777777" w:rsidR="00716D5D" w:rsidRPr="00716D5D" w:rsidRDefault="00716D5D" w:rsidP="00716D5D">
      <w:pPr>
        <w:pStyle w:val="EndNoteBibliography"/>
      </w:pPr>
      <w:r w:rsidRPr="00716D5D">
        <w:t>Pond SL, Frost SD, Muse SV. 2005. HyPhy: hypothesis testing using phylogenies. Bioinformatics 21:676-679.</w:t>
      </w:r>
    </w:p>
    <w:p w14:paraId="7E2AB364" w14:textId="77777777" w:rsidR="00716D5D" w:rsidRPr="00716D5D" w:rsidRDefault="00716D5D" w:rsidP="00716D5D">
      <w:pPr>
        <w:pStyle w:val="EndNoteBibliography"/>
        <w:spacing w:after="0"/>
      </w:pPr>
    </w:p>
    <w:p w14:paraId="3BD7A762" w14:textId="77777777" w:rsidR="00716D5D" w:rsidRPr="00716D5D" w:rsidRDefault="00716D5D" w:rsidP="00716D5D">
      <w:pPr>
        <w:pStyle w:val="EndNoteBibliography"/>
      </w:pPr>
      <w:r w:rsidRPr="00716D5D">
        <w:t>Poplin R, Ruano-Rubio V, DePristo MA, Fennell TJ, Carneiro MO, Auwera GAVd, Kling DE, Gauthier LD, Levy-Moonshine A, Roazen D, et al. 2018. Scaling accurate genetic variant discovery to tens of thousands of samples. bioRxiv:201178.</w:t>
      </w:r>
    </w:p>
    <w:p w14:paraId="52E42952" w14:textId="77777777" w:rsidR="00716D5D" w:rsidRPr="00716D5D" w:rsidRDefault="00716D5D" w:rsidP="00716D5D">
      <w:pPr>
        <w:pStyle w:val="EndNoteBibliography"/>
        <w:spacing w:after="0"/>
      </w:pPr>
    </w:p>
    <w:p w14:paraId="48378087" w14:textId="77777777" w:rsidR="00716D5D" w:rsidRPr="00716D5D" w:rsidRDefault="00716D5D" w:rsidP="00716D5D">
      <w:pPr>
        <w:pStyle w:val="EndNoteBibliography"/>
      </w:pPr>
      <w:r w:rsidRPr="00716D5D">
        <w:t>Ptak SE, Hinds DA, Koehler K, Nickel B, Patil N, Ballinger DG, Przeworski M, Frazer KA, Paabo S. 2005. Fine-scale recombination patterns differ between chimpanzees and humans. Nat Genet 37:429-434.</w:t>
      </w:r>
    </w:p>
    <w:p w14:paraId="0A2D8B93" w14:textId="77777777" w:rsidR="00716D5D" w:rsidRPr="00716D5D" w:rsidRDefault="00716D5D" w:rsidP="00716D5D">
      <w:pPr>
        <w:pStyle w:val="EndNoteBibliography"/>
        <w:spacing w:after="0"/>
      </w:pPr>
    </w:p>
    <w:p w14:paraId="2CC3FD50" w14:textId="77777777" w:rsidR="00716D5D" w:rsidRPr="00716D5D" w:rsidRDefault="00716D5D" w:rsidP="00716D5D">
      <w:pPr>
        <w:pStyle w:val="EndNoteBibliography"/>
      </w:pPr>
      <w:r w:rsidRPr="00716D5D">
        <w:t>Quinlan AR, Hall IM. 2010. BEDTools: a flexible suite of utilities for comparing genomic features. Bioinformatics 26:841-842.</w:t>
      </w:r>
    </w:p>
    <w:p w14:paraId="3A95F5C4" w14:textId="77777777" w:rsidR="00716D5D" w:rsidRPr="00716D5D" w:rsidRDefault="00716D5D" w:rsidP="00716D5D">
      <w:pPr>
        <w:pStyle w:val="EndNoteBibliography"/>
        <w:spacing w:after="0"/>
      </w:pPr>
    </w:p>
    <w:p w14:paraId="3FAFFBB3" w14:textId="77777777" w:rsidR="00716D5D" w:rsidRPr="00716D5D" w:rsidRDefault="00716D5D" w:rsidP="00716D5D">
      <w:pPr>
        <w:pStyle w:val="EndNoteBibliography"/>
      </w:pPr>
      <w:r w:rsidRPr="00716D5D">
        <w:t>R Core Team. 2021. R: A language and environment for statistical computing. Vienna, Austria.</w:t>
      </w:r>
    </w:p>
    <w:p w14:paraId="10D3CBB8" w14:textId="77777777" w:rsidR="00716D5D" w:rsidRPr="00716D5D" w:rsidRDefault="00716D5D" w:rsidP="00716D5D">
      <w:pPr>
        <w:pStyle w:val="EndNoteBibliography"/>
        <w:spacing w:after="0"/>
      </w:pPr>
    </w:p>
    <w:p w14:paraId="09ABB401" w14:textId="77777777" w:rsidR="00716D5D" w:rsidRPr="00716D5D" w:rsidRDefault="00716D5D" w:rsidP="00716D5D">
      <w:pPr>
        <w:pStyle w:val="EndNoteBibliography"/>
      </w:pPr>
      <w:r w:rsidRPr="00716D5D">
        <w:t>Ranwez V, Douzery EJP, Cambon C, Chantret N, Delsuc F. 2018. MACSE v2: Toolkit for the Alignment of Coding Sequences Accounting for Frameshifts and Stop Codons. Mol Biol Evol 35:2582-2584.</w:t>
      </w:r>
    </w:p>
    <w:p w14:paraId="00715F62" w14:textId="77777777" w:rsidR="00716D5D" w:rsidRPr="00716D5D" w:rsidRDefault="00716D5D" w:rsidP="00716D5D">
      <w:pPr>
        <w:pStyle w:val="EndNoteBibliography"/>
        <w:spacing w:after="0"/>
      </w:pPr>
    </w:p>
    <w:p w14:paraId="71236736" w14:textId="77777777" w:rsidR="00716D5D" w:rsidRPr="00716D5D" w:rsidRDefault="00716D5D" w:rsidP="00716D5D">
      <w:pPr>
        <w:pStyle w:val="EndNoteBibliography"/>
      </w:pPr>
      <w:r w:rsidRPr="00716D5D">
        <w:lastRenderedPageBreak/>
        <w:t>Revell LJ. 2012. phytools: an R package for phylogenetic comparative biology (and other things). Methods in Ecology and Evolution 3:217-223.</w:t>
      </w:r>
    </w:p>
    <w:p w14:paraId="65068946" w14:textId="77777777" w:rsidR="00716D5D" w:rsidRPr="00716D5D" w:rsidRDefault="00716D5D" w:rsidP="00716D5D">
      <w:pPr>
        <w:pStyle w:val="EndNoteBibliography"/>
        <w:spacing w:after="0"/>
      </w:pPr>
    </w:p>
    <w:p w14:paraId="687BBBA6" w14:textId="77777777" w:rsidR="00716D5D" w:rsidRPr="00716D5D" w:rsidRDefault="00716D5D" w:rsidP="00716D5D">
      <w:pPr>
        <w:pStyle w:val="EndNoteBibliography"/>
      </w:pPr>
      <w:r w:rsidRPr="00716D5D">
        <w:t>Rivas-Gonzalez I, Rousselle M, Li F, Zhou L, Dutheil JY, Munch K, Shao Y, Wu D, Schierup MH, Zhang G. 2023. Pervasive incomplete lineage sorting illuminates speciation and selection in primates. Science 380:eabn4409.</w:t>
      </w:r>
    </w:p>
    <w:p w14:paraId="79865760" w14:textId="77777777" w:rsidR="00716D5D" w:rsidRPr="00716D5D" w:rsidRDefault="00716D5D" w:rsidP="00716D5D">
      <w:pPr>
        <w:pStyle w:val="EndNoteBibliography"/>
        <w:spacing w:after="0"/>
      </w:pPr>
    </w:p>
    <w:p w14:paraId="0D75664C" w14:textId="77777777" w:rsidR="00716D5D" w:rsidRPr="00716D5D" w:rsidRDefault="00716D5D" w:rsidP="00716D5D">
      <w:pPr>
        <w:pStyle w:val="EndNoteBibliography"/>
      </w:pPr>
      <w:r w:rsidRPr="00716D5D">
        <w:t>Robinson DF, Foulds LR. 1981. Comparison of phylogenetic trees. Mathematical Biosciences 53:131-147.</w:t>
      </w:r>
    </w:p>
    <w:p w14:paraId="5D7C1140" w14:textId="77777777" w:rsidR="00716D5D" w:rsidRPr="00716D5D" w:rsidRDefault="00716D5D" w:rsidP="00716D5D">
      <w:pPr>
        <w:pStyle w:val="EndNoteBibliography"/>
        <w:spacing w:after="0"/>
      </w:pPr>
    </w:p>
    <w:p w14:paraId="75C2A0B7" w14:textId="77777777" w:rsidR="00716D5D" w:rsidRPr="00716D5D" w:rsidRDefault="00716D5D" w:rsidP="00716D5D">
      <w:pPr>
        <w:pStyle w:val="EndNoteBibliography"/>
      </w:pPr>
      <w:r w:rsidRPr="00716D5D">
        <w:t>Robinson DF, Foulds LR editors.; 1979 Berlin, Heidelberg.</w:t>
      </w:r>
    </w:p>
    <w:p w14:paraId="7A899876" w14:textId="77777777" w:rsidR="00716D5D" w:rsidRPr="00716D5D" w:rsidRDefault="00716D5D" w:rsidP="00716D5D">
      <w:pPr>
        <w:pStyle w:val="EndNoteBibliography"/>
        <w:spacing w:after="0"/>
      </w:pPr>
    </w:p>
    <w:p w14:paraId="36611002" w14:textId="77777777" w:rsidR="00716D5D" w:rsidRPr="00716D5D" w:rsidRDefault="00716D5D" w:rsidP="00716D5D">
      <w:pPr>
        <w:pStyle w:val="EndNoteBibliography"/>
      </w:pPr>
      <w:r w:rsidRPr="00716D5D">
        <w:t>Romanenko SA, Perelman PL, Trifonov VA, Graphodatsky AS. 2012. Chromosomal evolution in Rodentia. Heredity (Edinb) 108:4-16.</w:t>
      </w:r>
    </w:p>
    <w:p w14:paraId="2CEF11B8" w14:textId="77777777" w:rsidR="00716D5D" w:rsidRPr="00716D5D" w:rsidRDefault="00716D5D" w:rsidP="00716D5D">
      <w:pPr>
        <w:pStyle w:val="EndNoteBibliography"/>
        <w:spacing w:after="0"/>
      </w:pPr>
    </w:p>
    <w:p w14:paraId="3900FE0B" w14:textId="77777777" w:rsidR="00716D5D" w:rsidRPr="00716D5D" w:rsidRDefault="00716D5D" w:rsidP="00716D5D">
      <w:pPr>
        <w:pStyle w:val="EndNoteBibliography"/>
      </w:pPr>
      <w:r w:rsidRPr="00716D5D">
        <w:t>Rosenberg NA. 2002. The probability of topological concordance of gene trees and species trees. Theor Popul Biol 61:225-247.</w:t>
      </w:r>
    </w:p>
    <w:p w14:paraId="1713E359" w14:textId="77777777" w:rsidR="00716D5D" w:rsidRPr="00716D5D" w:rsidRDefault="00716D5D" w:rsidP="00716D5D">
      <w:pPr>
        <w:pStyle w:val="EndNoteBibliography"/>
        <w:spacing w:after="0"/>
      </w:pPr>
    </w:p>
    <w:p w14:paraId="6E48CD0B" w14:textId="77777777" w:rsidR="00716D5D" w:rsidRPr="00716D5D" w:rsidRDefault="00716D5D" w:rsidP="00716D5D">
      <w:pPr>
        <w:pStyle w:val="EndNoteBibliography"/>
      </w:pPr>
      <w:r w:rsidRPr="00716D5D">
        <w:t>Rowe KC, Achmadi AS, Fabre P-H, Schenk JJ, Steppan SJ, Esselstyn JA. 2019. Oceanic islands of Wallacea as a source for dispersal and diversification of murine rodents. Journal of Biogeography 46:2752-2768.</w:t>
      </w:r>
    </w:p>
    <w:p w14:paraId="6644B0FF" w14:textId="77777777" w:rsidR="00716D5D" w:rsidRPr="00716D5D" w:rsidRDefault="00716D5D" w:rsidP="00716D5D">
      <w:pPr>
        <w:pStyle w:val="EndNoteBibliography"/>
        <w:spacing w:after="0"/>
      </w:pPr>
    </w:p>
    <w:p w14:paraId="43C2DE32" w14:textId="77777777" w:rsidR="00716D5D" w:rsidRPr="00716D5D" w:rsidRDefault="00716D5D" w:rsidP="00716D5D">
      <w:pPr>
        <w:pStyle w:val="EndNoteBibliography"/>
      </w:pPr>
      <w:r w:rsidRPr="00716D5D">
        <w:t>Roycroft E, Achmadi A, Callahan CM, Esselstyn JA, Good JM, Moussalli A, Rowe KC. 2021. Molecular Evolution of Ecological Specialisation: Genomic Insights from the Diversification of Murine Rodents. Genome Biol Evol 13:evab103.</w:t>
      </w:r>
    </w:p>
    <w:p w14:paraId="27C97C2B" w14:textId="77777777" w:rsidR="00716D5D" w:rsidRPr="00716D5D" w:rsidRDefault="00716D5D" w:rsidP="00716D5D">
      <w:pPr>
        <w:pStyle w:val="EndNoteBibliography"/>
        <w:spacing w:after="0"/>
      </w:pPr>
    </w:p>
    <w:p w14:paraId="501AFA60" w14:textId="77777777" w:rsidR="00716D5D" w:rsidRPr="00716D5D" w:rsidRDefault="00716D5D" w:rsidP="00716D5D">
      <w:pPr>
        <w:pStyle w:val="EndNoteBibliography"/>
      </w:pPr>
      <w:r w:rsidRPr="00716D5D">
        <w:t>Roycroft EJ, Moussalli A, Rowe KC. 2020. Phylogenomics Uncovers Confidence and Conflict in the Rapid Radiation of Australo-Papuan Rodents. Syst Biol 69:431-444.</w:t>
      </w:r>
    </w:p>
    <w:p w14:paraId="54D7D299" w14:textId="77777777" w:rsidR="00716D5D" w:rsidRPr="00716D5D" w:rsidRDefault="00716D5D" w:rsidP="00716D5D">
      <w:pPr>
        <w:pStyle w:val="EndNoteBibliography"/>
        <w:spacing w:after="0"/>
      </w:pPr>
    </w:p>
    <w:p w14:paraId="057A0B88" w14:textId="77777777" w:rsidR="00716D5D" w:rsidRPr="00716D5D" w:rsidRDefault="00716D5D" w:rsidP="00716D5D">
      <w:pPr>
        <w:pStyle w:val="EndNoteBibliography"/>
      </w:pPr>
      <w:r w:rsidRPr="00716D5D">
        <w:t>Sarver BA, Keeble S, Cosart T, Tucker PK, Dean MD, Good JM. 2017. Phylogenomic Insights into Mouse Evolution Using a Pseudoreference Approach. Genome Biol Evol 9:726-739.</w:t>
      </w:r>
    </w:p>
    <w:p w14:paraId="7C3C09D6" w14:textId="77777777" w:rsidR="00716D5D" w:rsidRPr="00716D5D" w:rsidRDefault="00716D5D" w:rsidP="00716D5D">
      <w:pPr>
        <w:pStyle w:val="EndNoteBibliography"/>
        <w:spacing w:after="0"/>
      </w:pPr>
    </w:p>
    <w:p w14:paraId="15E478FB" w14:textId="77777777" w:rsidR="00716D5D" w:rsidRPr="00716D5D" w:rsidRDefault="00716D5D" w:rsidP="00716D5D">
      <w:pPr>
        <w:pStyle w:val="EndNoteBibliography"/>
      </w:pPr>
      <w:r w:rsidRPr="00716D5D">
        <w:t>Scally A, Dutheil JY, Hillier LW, Jordan GE, Goodhead I, Herrero J, Hobolth A, Lappalainen T, Mailund T, Marques-Bonet T, et al. 2012. Insights into hominid evolution from the gorilla genome sequence. Nature 483:169-175.</w:t>
      </w:r>
    </w:p>
    <w:p w14:paraId="583EF8F7" w14:textId="77777777" w:rsidR="00716D5D" w:rsidRPr="00716D5D" w:rsidRDefault="00716D5D" w:rsidP="00716D5D">
      <w:pPr>
        <w:pStyle w:val="EndNoteBibliography"/>
        <w:spacing w:after="0"/>
      </w:pPr>
    </w:p>
    <w:p w14:paraId="30DEBBFD" w14:textId="77777777" w:rsidR="00716D5D" w:rsidRPr="00716D5D" w:rsidRDefault="00716D5D" w:rsidP="00716D5D">
      <w:pPr>
        <w:pStyle w:val="EndNoteBibliography"/>
      </w:pPr>
      <w:r w:rsidRPr="00716D5D">
        <w:t>Schenk JJ, Rowe KC, Steppan SJ. 2013. Ecological opportunity and incumbency in the diversification of repeated continental colonizations by muroid rodents. Syst Biol 62:837-864.</w:t>
      </w:r>
    </w:p>
    <w:p w14:paraId="58B3217A" w14:textId="77777777" w:rsidR="00716D5D" w:rsidRPr="00716D5D" w:rsidRDefault="00716D5D" w:rsidP="00716D5D">
      <w:pPr>
        <w:pStyle w:val="EndNoteBibliography"/>
        <w:spacing w:after="0"/>
      </w:pPr>
    </w:p>
    <w:p w14:paraId="1902A777" w14:textId="77777777" w:rsidR="00716D5D" w:rsidRPr="00716D5D" w:rsidRDefault="00716D5D" w:rsidP="00716D5D">
      <w:pPr>
        <w:pStyle w:val="EndNoteBibliography"/>
      </w:pPr>
      <w:r w:rsidRPr="00716D5D">
        <w:t>Schliep KP. 2011. phangorn: phylogenetic analysis in R. Bioinformatics 27:592-593.</w:t>
      </w:r>
    </w:p>
    <w:p w14:paraId="2E8A7B88" w14:textId="77777777" w:rsidR="00716D5D" w:rsidRPr="00716D5D" w:rsidRDefault="00716D5D" w:rsidP="00716D5D">
      <w:pPr>
        <w:pStyle w:val="EndNoteBibliography"/>
        <w:spacing w:after="0"/>
      </w:pPr>
    </w:p>
    <w:p w14:paraId="7367279C" w14:textId="77777777" w:rsidR="00716D5D" w:rsidRPr="00716D5D" w:rsidRDefault="00716D5D" w:rsidP="00716D5D">
      <w:pPr>
        <w:pStyle w:val="EndNoteBibliography"/>
      </w:pPr>
      <w:r w:rsidRPr="00716D5D">
        <w:t>Serizawa K, Suzuki H, Tsuchiya K. 2000. A phylogenetic view on species radiation in Apodemus inferred from variation of nuclear and mitochondrial genes. Biochem Genet 38:27-40.</w:t>
      </w:r>
    </w:p>
    <w:p w14:paraId="37BC0129" w14:textId="77777777" w:rsidR="00716D5D" w:rsidRPr="00716D5D" w:rsidRDefault="00716D5D" w:rsidP="00716D5D">
      <w:pPr>
        <w:pStyle w:val="EndNoteBibliography"/>
        <w:spacing w:after="0"/>
      </w:pPr>
    </w:p>
    <w:p w14:paraId="10D53034" w14:textId="77777777" w:rsidR="00716D5D" w:rsidRPr="00716D5D" w:rsidRDefault="00716D5D" w:rsidP="00716D5D">
      <w:pPr>
        <w:pStyle w:val="EndNoteBibliography"/>
      </w:pPr>
      <w:r w:rsidRPr="00716D5D">
        <w:t>Shifman S, Bell JT, Copley RR, Taylor MS, Williams RW, Mott R, Flint J. 2006. A high-resolution single nucleotide polymorphism genetic map of the mouse genome. PLoS Biol 4:e395.</w:t>
      </w:r>
    </w:p>
    <w:p w14:paraId="6BF31133" w14:textId="77777777" w:rsidR="00716D5D" w:rsidRPr="00716D5D" w:rsidRDefault="00716D5D" w:rsidP="00716D5D">
      <w:pPr>
        <w:pStyle w:val="EndNoteBibliography"/>
        <w:spacing w:after="0"/>
      </w:pPr>
    </w:p>
    <w:p w14:paraId="790CB97B" w14:textId="77777777" w:rsidR="00716D5D" w:rsidRPr="00716D5D" w:rsidRDefault="00716D5D" w:rsidP="00716D5D">
      <w:pPr>
        <w:pStyle w:val="EndNoteBibliography"/>
      </w:pPr>
      <w:r w:rsidRPr="00716D5D">
        <w:t>Singhal S, Leffler EM, Sannareddy K, Turner I, Venn O, Hooper DM, Strand AI, Li Q, Raney B, Balakrishnan CN, et al. 2015. Stable recombination hotspots in birds. Science 350:928-932.</w:t>
      </w:r>
    </w:p>
    <w:p w14:paraId="17324532" w14:textId="77777777" w:rsidR="00716D5D" w:rsidRPr="00716D5D" w:rsidRDefault="00716D5D" w:rsidP="00716D5D">
      <w:pPr>
        <w:pStyle w:val="EndNoteBibliography"/>
        <w:spacing w:after="0"/>
      </w:pPr>
    </w:p>
    <w:p w14:paraId="421B7D5E" w14:textId="77777777" w:rsidR="00716D5D" w:rsidRPr="00716D5D" w:rsidRDefault="00716D5D" w:rsidP="00716D5D">
      <w:pPr>
        <w:pStyle w:val="EndNoteBibliography"/>
      </w:pPr>
      <w:r w:rsidRPr="00716D5D">
        <w:t>Slatkin M, Pollack JL. 2006. The concordance of gene trees and species trees at two linked loci. Genetics 172:1979-1984.</w:t>
      </w:r>
    </w:p>
    <w:p w14:paraId="686DBDED" w14:textId="77777777" w:rsidR="00716D5D" w:rsidRPr="00716D5D" w:rsidRDefault="00716D5D" w:rsidP="00716D5D">
      <w:pPr>
        <w:pStyle w:val="EndNoteBibliography"/>
        <w:spacing w:after="0"/>
      </w:pPr>
    </w:p>
    <w:p w14:paraId="14FC72BB" w14:textId="77777777" w:rsidR="00716D5D" w:rsidRPr="00716D5D" w:rsidRDefault="00716D5D" w:rsidP="00716D5D">
      <w:pPr>
        <w:pStyle w:val="EndNoteBibliography"/>
      </w:pPr>
      <w:r w:rsidRPr="00716D5D">
        <w:t>Smagulova F, Gregoretti IV, Brick K, Khil P, Camerini-Otero RD, Petukhova GV. 2011. Genome-wide analysis reveals novel molecular features of mouse recombination hotspots. Nature 472:375-378.</w:t>
      </w:r>
    </w:p>
    <w:p w14:paraId="703B3C98" w14:textId="77777777" w:rsidR="00716D5D" w:rsidRPr="00716D5D" w:rsidRDefault="00716D5D" w:rsidP="00716D5D">
      <w:pPr>
        <w:pStyle w:val="EndNoteBibliography"/>
        <w:spacing w:after="0"/>
      </w:pPr>
    </w:p>
    <w:p w14:paraId="43A01A2E" w14:textId="00958B7F" w:rsidR="00716D5D" w:rsidRPr="00716D5D" w:rsidRDefault="00716D5D" w:rsidP="00716D5D">
      <w:pPr>
        <w:pStyle w:val="EndNoteBibliography"/>
      </w:pPr>
      <w:r w:rsidRPr="00716D5D">
        <w:t xml:space="preserve">RepeatMasker Open-4.0 [Internet]. 2013-2015. Available from </w:t>
      </w:r>
      <w:hyperlink r:id="rId24" w:history="1">
        <w:r w:rsidRPr="00716D5D">
          <w:rPr>
            <w:rStyle w:val="Hyperlink"/>
          </w:rPr>
          <w:t>http://www.repeatmasker.org</w:t>
        </w:r>
      </w:hyperlink>
      <w:r w:rsidRPr="00716D5D">
        <w:t>.</w:t>
      </w:r>
    </w:p>
    <w:p w14:paraId="0F183D8A" w14:textId="77777777" w:rsidR="00716D5D" w:rsidRPr="00716D5D" w:rsidRDefault="00716D5D" w:rsidP="00716D5D">
      <w:pPr>
        <w:pStyle w:val="EndNoteBibliography"/>
        <w:spacing w:after="0"/>
      </w:pPr>
    </w:p>
    <w:p w14:paraId="02205ECD" w14:textId="77777777" w:rsidR="00716D5D" w:rsidRPr="00716D5D" w:rsidRDefault="00716D5D" w:rsidP="00716D5D">
      <w:pPr>
        <w:pStyle w:val="EndNoteBibliography"/>
      </w:pPr>
      <w:r w:rsidRPr="00716D5D">
        <w:t>Smith BT, Merwin J, Provost KL, Thom G, Brumfield RT, Ferreira M, Mauck WM, Moyle RG, Wright TF, Joseph L. 2023. Phylogenomic Analysis of the Parrots of the World Distinguishes Artifactual from Biological Sources of Gene Tree Discordance. Syst Biol 72:228-241.</w:t>
      </w:r>
    </w:p>
    <w:p w14:paraId="2049B634" w14:textId="77777777" w:rsidR="00716D5D" w:rsidRPr="00716D5D" w:rsidRDefault="00716D5D" w:rsidP="00716D5D">
      <w:pPr>
        <w:pStyle w:val="EndNoteBibliography"/>
        <w:spacing w:after="0"/>
      </w:pPr>
    </w:p>
    <w:p w14:paraId="0B8FD30C" w14:textId="77777777" w:rsidR="00716D5D" w:rsidRPr="00716D5D" w:rsidRDefault="00716D5D" w:rsidP="00716D5D">
      <w:pPr>
        <w:pStyle w:val="EndNoteBibliography"/>
      </w:pPr>
      <w:r w:rsidRPr="00716D5D">
        <w:t>Smith MD, Wertheim JO, Weaver S, Murrell B, Scheffler K, Kosakovsky Pond SL. 2015a. Less is more: an adaptive branch-site random effects model for efficient detection of episodic diversifying selection. Mol Biol Evol 32:1342-1353.</w:t>
      </w:r>
    </w:p>
    <w:p w14:paraId="47F89AA7" w14:textId="77777777" w:rsidR="00716D5D" w:rsidRPr="00716D5D" w:rsidRDefault="00716D5D" w:rsidP="00716D5D">
      <w:pPr>
        <w:pStyle w:val="EndNoteBibliography"/>
        <w:spacing w:after="0"/>
      </w:pPr>
    </w:p>
    <w:p w14:paraId="4E082E5A" w14:textId="77777777" w:rsidR="00716D5D" w:rsidRPr="00716D5D" w:rsidRDefault="00716D5D" w:rsidP="00716D5D">
      <w:pPr>
        <w:pStyle w:val="EndNoteBibliography"/>
      </w:pPr>
      <w:r w:rsidRPr="00716D5D">
        <w:t>Smith SA, Brown JW, Walker JF. 2018. So many genes, so little time: A practical approach to divergence-time estimation in the genomic era. PLoS One 13:e0197433.</w:t>
      </w:r>
    </w:p>
    <w:p w14:paraId="7D76CE53" w14:textId="77777777" w:rsidR="00716D5D" w:rsidRPr="00716D5D" w:rsidRDefault="00716D5D" w:rsidP="00716D5D">
      <w:pPr>
        <w:pStyle w:val="EndNoteBibliography"/>
        <w:spacing w:after="0"/>
      </w:pPr>
    </w:p>
    <w:p w14:paraId="372EEED7" w14:textId="77777777" w:rsidR="00716D5D" w:rsidRPr="00716D5D" w:rsidRDefault="00716D5D" w:rsidP="00716D5D">
      <w:pPr>
        <w:pStyle w:val="EndNoteBibliography"/>
      </w:pPr>
      <w:r w:rsidRPr="00716D5D">
        <w:t>Smith SA, Moore MJ, Brown JW, Yang Y. 2015b. Analysis of phylogenomic datasets reveals conflict, concordance, and gene duplications with examples from animals and plants. BMC Evol Biol 15:150.</w:t>
      </w:r>
    </w:p>
    <w:p w14:paraId="3734DA1F" w14:textId="77777777" w:rsidR="00716D5D" w:rsidRPr="00716D5D" w:rsidRDefault="00716D5D" w:rsidP="00716D5D">
      <w:pPr>
        <w:pStyle w:val="EndNoteBibliography"/>
        <w:spacing w:after="0"/>
      </w:pPr>
    </w:p>
    <w:p w14:paraId="763CB9B7" w14:textId="77777777" w:rsidR="00716D5D" w:rsidRPr="00716D5D" w:rsidRDefault="00716D5D" w:rsidP="00716D5D">
      <w:pPr>
        <w:pStyle w:val="EndNoteBibliography"/>
      </w:pPr>
      <w:r w:rsidRPr="00716D5D">
        <w:t>Stanyon R, Yang F, Cavagna P, O'Brien P, Bagga M, Ferguson-Smith M, Wienberg J. 1999. Animal Cytogenetics and Comparative Mapping-Reciprocal chromosome painting shows that genomic rearrangement between rat and mouse proceeds ten times faster than between humans and cats. Cytogenetics and Cell Genetics 84:150-155.</w:t>
      </w:r>
    </w:p>
    <w:p w14:paraId="2A9AB2CA" w14:textId="77777777" w:rsidR="00716D5D" w:rsidRPr="00716D5D" w:rsidRDefault="00716D5D" w:rsidP="00716D5D">
      <w:pPr>
        <w:pStyle w:val="EndNoteBibliography"/>
        <w:spacing w:after="0"/>
      </w:pPr>
    </w:p>
    <w:p w14:paraId="0CDCA0DB" w14:textId="77777777" w:rsidR="00716D5D" w:rsidRPr="00716D5D" w:rsidRDefault="00716D5D" w:rsidP="00716D5D">
      <w:pPr>
        <w:pStyle w:val="EndNoteBibliography"/>
      </w:pPr>
      <w:r w:rsidRPr="00716D5D">
        <w:t>Stapley J, Feulner PGD, Johnston SE, Santure AW, Smadja CM. 2017. Variation in recombination frequency and distribution across eukaryotes: patterns and processes. Philos Trans R Soc Lond B Biol Sci 372.</w:t>
      </w:r>
    </w:p>
    <w:p w14:paraId="19360A5B" w14:textId="77777777" w:rsidR="00716D5D" w:rsidRPr="00716D5D" w:rsidRDefault="00716D5D" w:rsidP="00716D5D">
      <w:pPr>
        <w:pStyle w:val="EndNoteBibliography"/>
        <w:spacing w:after="0"/>
      </w:pPr>
    </w:p>
    <w:p w14:paraId="0574185B" w14:textId="77777777" w:rsidR="00716D5D" w:rsidRPr="00716D5D" w:rsidRDefault="00716D5D" w:rsidP="00716D5D">
      <w:pPr>
        <w:pStyle w:val="EndNoteBibliography"/>
      </w:pPr>
      <w:r w:rsidRPr="00716D5D">
        <w:t>Steenwyk JL, Li Y, Zhou X, Shen XX, Rokas A. 2023. Incongruence in the phylogenomics era. Nat Rev Genet 24:834-850.</w:t>
      </w:r>
    </w:p>
    <w:p w14:paraId="432FE59D" w14:textId="77777777" w:rsidR="00716D5D" w:rsidRPr="00716D5D" w:rsidRDefault="00716D5D" w:rsidP="00716D5D">
      <w:pPr>
        <w:pStyle w:val="EndNoteBibliography"/>
        <w:spacing w:after="0"/>
      </w:pPr>
    </w:p>
    <w:p w14:paraId="5D203B96" w14:textId="77777777" w:rsidR="00716D5D" w:rsidRPr="00716D5D" w:rsidRDefault="00716D5D" w:rsidP="00716D5D">
      <w:pPr>
        <w:pStyle w:val="EndNoteBibliography"/>
      </w:pPr>
      <w:r w:rsidRPr="00716D5D">
        <w:t>Steppan SJ, Adkins RM, Spinks PQ, Hale C. 2005. Multigene phylogeny of the Old World mice, Murinae, reveals distinct geographic lineages and the declining utility of mitochondrial genes compared to nuclear genes. Mol Phylogenet Evol 37:370-388.</w:t>
      </w:r>
    </w:p>
    <w:p w14:paraId="28F8CF5D" w14:textId="77777777" w:rsidR="00716D5D" w:rsidRPr="00716D5D" w:rsidRDefault="00716D5D" w:rsidP="00716D5D">
      <w:pPr>
        <w:pStyle w:val="EndNoteBibliography"/>
        <w:spacing w:after="0"/>
      </w:pPr>
    </w:p>
    <w:p w14:paraId="01A579C8" w14:textId="77777777" w:rsidR="00716D5D" w:rsidRPr="00716D5D" w:rsidRDefault="00716D5D" w:rsidP="00716D5D">
      <w:pPr>
        <w:pStyle w:val="EndNoteBibliography"/>
      </w:pPr>
      <w:r w:rsidRPr="00716D5D">
        <w:t>Steppan SJ, Schenk JJ. 2017. Muroid rodent phylogenetics: 900-species tree reveals increasing diversification rates. PLoS One 12:e0183070.</w:t>
      </w:r>
    </w:p>
    <w:p w14:paraId="0A0B1629" w14:textId="77777777" w:rsidR="00716D5D" w:rsidRPr="00716D5D" w:rsidRDefault="00716D5D" w:rsidP="00716D5D">
      <w:pPr>
        <w:pStyle w:val="EndNoteBibliography"/>
        <w:spacing w:after="0"/>
      </w:pPr>
    </w:p>
    <w:p w14:paraId="684C648D" w14:textId="77777777" w:rsidR="00716D5D" w:rsidRPr="00716D5D" w:rsidRDefault="00716D5D" w:rsidP="00716D5D">
      <w:pPr>
        <w:pStyle w:val="EndNoteBibliography"/>
      </w:pPr>
      <w:r w:rsidRPr="00716D5D">
        <w:t>Stevison LS, Woerner AE, Kidd JM, Kelley JL, Veeramah KR, McManus KF, Great Ape Genome P, Bustamante CD, Hammer MF, Wall JD. 2016. The Time Scale of Recombination Rate Evolution in Great Apes. Mol Biol Evol 33:928-945.</w:t>
      </w:r>
    </w:p>
    <w:p w14:paraId="6D1249F3" w14:textId="77777777" w:rsidR="00716D5D" w:rsidRPr="00716D5D" w:rsidRDefault="00716D5D" w:rsidP="00716D5D">
      <w:pPr>
        <w:pStyle w:val="EndNoteBibliography"/>
        <w:spacing w:after="0"/>
      </w:pPr>
    </w:p>
    <w:p w14:paraId="68C217F6" w14:textId="77777777" w:rsidR="00716D5D" w:rsidRPr="00716D5D" w:rsidRDefault="00716D5D" w:rsidP="00716D5D">
      <w:pPr>
        <w:pStyle w:val="EndNoteBibliography"/>
      </w:pPr>
      <w:r w:rsidRPr="00716D5D">
        <w:t>Sun C, Huang J, Wang Y, Zhao X, Su L, Thomas GWC, Zhao M, Zhang X, Jungreis I, Kellis M, et al. 2021. Genus-Wide Characterization of Bumblebee Genomes Provides Insights into Their Evolution and Variation in Ecological and Behavioral Traits. Mol Biol Evol 38:486-501.</w:t>
      </w:r>
    </w:p>
    <w:p w14:paraId="164AB7C7" w14:textId="77777777" w:rsidR="00716D5D" w:rsidRPr="00716D5D" w:rsidRDefault="00716D5D" w:rsidP="00716D5D">
      <w:pPr>
        <w:pStyle w:val="EndNoteBibliography"/>
        <w:spacing w:after="0"/>
      </w:pPr>
    </w:p>
    <w:p w14:paraId="06D4AD85" w14:textId="77777777" w:rsidR="00716D5D" w:rsidRPr="00716D5D" w:rsidRDefault="00716D5D" w:rsidP="00716D5D">
      <w:pPr>
        <w:pStyle w:val="EndNoteBibliography"/>
      </w:pPr>
      <w:r w:rsidRPr="00716D5D">
        <w:t>Suzuki H, Shimada T, Terashima M, Tsuchiya K, Aplin K. 2004. Temporal, spatial, and ecological modes of evolution of Eurasian Mus based on mitochondrial and nuclear gene sequences. Mol Phylogenet Evol 33:626-646.</w:t>
      </w:r>
    </w:p>
    <w:p w14:paraId="410B1625" w14:textId="77777777" w:rsidR="00716D5D" w:rsidRPr="00716D5D" w:rsidRDefault="00716D5D" w:rsidP="00716D5D">
      <w:pPr>
        <w:pStyle w:val="EndNoteBibliography"/>
        <w:spacing w:after="0"/>
      </w:pPr>
    </w:p>
    <w:p w14:paraId="5443EF05" w14:textId="77777777" w:rsidR="00716D5D" w:rsidRPr="00716D5D" w:rsidRDefault="00716D5D" w:rsidP="00716D5D">
      <w:pPr>
        <w:pStyle w:val="EndNoteBibliography"/>
      </w:pPr>
      <w:r w:rsidRPr="00716D5D">
        <w:t>Tange O. 2018. GNU Parallel.</w:t>
      </w:r>
    </w:p>
    <w:p w14:paraId="17EC1FCE" w14:textId="77777777" w:rsidR="00716D5D" w:rsidRPr="00716D5D" w:rsidRDefault="00716D5D" w:rsidP="00716D5D">
      <w:pPr>
        <w:pStyle w:val="EndNoteBibliography"/>
        <w:spacing w:after="0"/>
      </w:pPr>
    </w:p>
    <w:p w14:paraId="3194C50F" w14:textId="77777777" w:rsidR="00716D5D" w:rsidRPr="00716D5D" w:rsidRDefault="00716D5D" w:rsidP="00716D5D">
      <w:pPr>
        <w:pStyle w:val="EndNoteBibliography"/>
      </w:pPr>
      <w:r w:rsidRPr="00716D5D">
        <w:t>To TH, Jung M, Lycett S, Gascuel O. 2016. Fast Dating Using Least-Squares Criteria and Algorithms. Syst Biol 65:82-97.</w:t>
      </w:r>
    </w:p>
    <w:p w14:paraId="68E34913" w14:textId="77777777" w:rsidR="00716D5D" w:rsidRPr="00716D5D" w:rsidRDefault="00716D5D" w:rsidP="00716D5D">
      <w:pPr>
        <w:pStyle w:val="EndNoteBibliography"/>
        <w:spacing w:after="0"/>
      </w:pPr>
    </w:p>
    <w:p w14:paraId="7A349007" w14:textId="77777777" w:rsidR="00716D5D" w:rsidRPr="00716D5D" w:rsidRDefault="00716D5D" w:rsidP="00716D5D">
      <w:pPr>
        <w:pStyle w:val="EndNoteBibliography"/>
      </w:pPr>
      <w:r w:rsidRPr="00716D5D">
        <w:t>Treaster S, Deelen J, Daane JM, Murabito J, Karasik D, Harris MP. 2023. Convergent genomics of longevity in rockfishes highlights the genetics of human life span variation. Sci Adv 9:eadd2743.</w:t>
      </w:r>
    </w:p>
    <w:p w14:paraId="3328A52C" w14:textId="77777777" w:rsidR="00716D5D" w:rsidRPr="00716D5D" w:rsidRDefault="00716D5D" w:rsidP="00716D5D">
      <w:pPr>
        <w:pStyle w:val="EndNoteBibliography"/>
        <w:spacing w:after="0"/>
      </w:pPr>
    </w:p>
    <w:p w14:paraId="602B8B04" w14:textId="77777777" w:rsidR="00716D5D" w:rsidRPr="00716D5D" w:rsidRDefault="00716D5D" w:rsidP="00716D5D">
      <w:pPr>
        <w:pStyle w:val="EndNoteBibliography"/>
      </w:pPr>
      <w:r w:rsidRPr="00716D5D">
        <w:t>van der Valk T, Pecnerova P, Diez-Del-Molino D, Bergstrom A, Oppenheimer J, Hartmann S, Xenikoudakis G, Thomas JA, Dehasque M, Saglican E, et al. 2021. Million-year-old DNA sheds light on the genomic history of mammoths. Nature 591:265-269.</w:t>
      </w:r>
    </w:p>
    <w:p w14:paraId="4D48DCFC" w14:textId="77777777" w:rsidR="00716D5D" w:rsidRPr="00716D5D" w:rsidRDefault="00716D5D" w:rsidP="00716D5D">
      <w:pPr>
        <w:pStyle w:val="EndNoteBibliography"/>
        <w:spacing w:after="0"/>
      </w:pPr>
    </w:p>
    <w:p w14:paraId="4C63CEEB" w14:textId="77777777" w:rsidR="00716D5D" w:rsidRPr="00716D5D" w:rsidRDefault="00716D5D" w:rsidP="00716D5D">
      <w:pPr>
        <w:pStyle w:val="EndNoteBibliography"/>
      </w:pPr>
      <w:r w:rsidRPr="00716D5D">
        <w:t>Vanderpool D, Minh BQ, Lanfear R, Hughes D, Murali S, Harris RA, Raveendran M, Muzny DM, Hibbins MS, Williamson RJ, et al. 2020. Primate phylogenomics uncovers multiple rapid radiations and ancient interspecific introgression. PLoS Biol 18:e3000954.</w:t>
      </w:r>
    </w:p>
    <w:p w14:paraId="7BA31BD8" w14:textId="77777777" w:rsidR="00716D5D" w:rsidRPr="00716D5D" w:rsidRDefault="00716D5D" w:rsidP="00716D5D">
      <w:pPr>
        <w:pStyle w:val="EndNoteBibliography"/>
        <w:spacing w:after="0"/>
      </w:pPr>
    </w:p>
    <w:p w14:paraId="67B18C43" w14:textId="77777777" w:rsidR="00716D5D" w:rsidRPr="00716D5D" w:rsidRDefault="00716D5D" w:rsidP="00716D5D">
      <w:pPr>
        <w:pStyle w:val="EndNoteBibliography"/>
      </w:pPr>
      <w:r w:rsidRPr="00716D5D">
        <w:lastRenderedPageBreak/>
        <w:t>Wang LG, Lam TT, Xu S, Dai Z, Zhou L, Feng T, Guo P, Dunn CW, Jones BR, Bradley T, et al. 2020. Treeio: An R Package for Phylogenetic Tree Input and Output with Richly Annotated and Associated Data. Mol Biol Evol 37:599-603.</w:t>
      </w:r>
    </w:p>
    <w:p w14:paraId="503AFA1E" w14:textId="77777777" w:rsidR="00716D5D" w:rsidRPr="00716D5D" w:rsidRDefault="00716D5D" w:rsidP="00716D5D">
      <w:pPr>
        <w:pStyle w:val="EndNoteBibliography"/>
        <w:spacing w:after="0"/>
      </w:pPr>
    </w:p>
    <w:p w14:paraId="11FEEAFE" w14:textId="77777777" w:rsidR="00716D5D" w:rsidRPr="00716D5D" w:rsidRDefault="00716D5D" w:rsidP="00716D5D">
      <w:pPr>
        <w:pStyle w:val="EndNoteBibliography"/>
      </w:pPr>
      <w:r w:rsidRPr="00716D5D">
        <w:t>White MA, Ane C, Dewey CN, Larget BR, Payseur BA. 2009. Fine-scale phylogenetic discordance across the house mouse genome. PLoS Genet 5:e1000729.</w:t>
      </w:r>
    </w:p>
    <w:p w14:paraId="6E9F7D7E" w14:textId="77777777" w:rsidR="00716D5D" w:rsidRPr="00716D5D" w:rsidRDefault="00716D5D" w:rsidP="00716D5D">
      <w:pPr>
        <w:pStyle w:val="EndNoteBibliography"/>
        <w:spacing w:after="0"/>
      </w:pPr>
    </w:p>
    <w:p w14:paraId="0948EB29" w14:textId="77777777" w:rsidR="00716D5D" w:rsidRPr="00716D5D" w:rsidRDefault="00716D5D" w:rsidP="00716D5D">
      <w:pPr>
        <w:pStyle w:val="EndNoteBibliography"/>
      </w:pPr>
      <w:r w:rsidRPr="00716D5D">
        <w:t>Yalcin B, Wong K, Agam A, Goodson M, Keane TM, Gan X, Nellaker C, Goodstadt L, Nicod J, Bhomra A, et al. 2011. Sequence-based characterization of structural variation in the mouse genome. Nature 477:326-329.</w:t>
      </w:r>
    </w:p>
    <w:p w14:paraId="33E8107C" w14:textId="77777777" w:rsidR="00716D5D" w:rsidRPr="00716D5D" w:rsidRDefault="00716D5D" w:rsidP="00716D5D">
      <w:pPr>
        <w:pStyle w:val="EndNoteBibliography"/>
        <w:spacing w:after="0"/>
      </w:pPr>
    </w:p>
    <w:p w14:paraId="443B6BBC" w14:textId="77777777" w:rsidR="00716D5D" w:rsidRPr="00716D5D" w:rsidRDefault="00716D5D" w:rsidP="00716D5D">
      <w:pPr>
        <w:pStyle w:val="EndNoteBibliography"/>
      </w:pPr>
      <w:r w:rsidRPr="00716D5D">
        <w:t>Yang Z. 2007. PAML 4: phylogenetic analysis by maximum likelihood. Mol Biol Evol 24:1586-1591.</w:t>
      </w:r>
    </w:p>
    <w:p w14:paraId="55CDFE06" w14:textId="77777777" w:rsidR="00716D5D" w:rsidRPr="00716D5D" w:rsidRDefault="00716D5D" w:rsidP="00716D5D">
      <w:pPr>
        <w:pStyle w:val="EndNoteBibliography"/>
        <w:spacing w:after="0"/>
      </w:pPr>
    </w:p>
    <w:p w14:paraId="6FEE328E" w14:textId="77777777" w:rsidR="00716D5D" w:rsidRPr="00716D5D" w:rsidRDefault="00716D5D" w:rsidP="00716D5D">
      <w:pPr>
        <w:pStyle w:val="EndNoteBibliography"/>
      </w:pPr>
      <w:r w:rsidRPr="00716D5D">
        <w:t>Yekutieli D, Benjamini Y. 1999. Resampling-based false discovery rate controlling multiple test procedures for correlated test statistics. Journal of Statistical Planning and Inference 82:171-196.</w:t>
      </w:r>
    </w:p>
    <w:p w14:paraId="13C2960D" w14:textId="77777777" w:rsidR="00716D5D" w:rsidRPr="00716D5D" w:rsidRDefault="00716D5D" w:rsidP="00716D5D">
      <w:pPr>
        <w:pStyle w:val="EndNoteBibliography"/>
        <w:spacing w:after="0"/>
      </w:pPr>
    </w:p>
    <w:p w14:paraId="6D770E61" w14:textId="77777777" w:rsidR="00716D5D" w:rsidRPr="00716D5D" w:rsidRDefault="00716D5D" w:rsidP="00716D5D">
      <w:pPr>
        <w:pStyle w:val="EndNoteBibliography"/>
      </w:pPr>
      <w:r w:rsidRPr="00716D5D">
        <w:t>Yu G. 2020. Using ggtree to Visualize Data on Tree-Like Structures. Curr Protoc Bioinformatics 69:e96.</w:t>
      </w:r>
    </w:p>
    <w:p w14:paraId="5386CC55" w14:textId="77777777" w:rsidR="00716D5D" w:rsidRPr="00716D5D" w:rsidRDefault="00716D5D" w:rsidP="00716D5D">
      <w:pPr>
        <w:pStyle w:val="EndNoteBibliography"/>
        <w:spacing w:after="0"/>
      </w:pPr>
    </w:p>
    <w:p w14:paraId="6C10BAE0" w14:textId="77777777" w:rsidR="00716D5D" w:rsidRPr="00716D5D" w:rsidRDefault="00716D5D" w:rsidP="00716D5D">
      <w:pPr>
        <w:pStyle w:val="EndNoteBibliography"/>
      </w:pPr>
      <w:r w:rsidRPr="00716D5D">
        <w:t>Yu G, Smith DK, Zhu H, Guan Y, Lam TT-Y. 2017. ggtree: an r package for visualization and annotation of phylogenetic trees with their covariates and other associated data. Methods in Ecology and Evolution 8:28-36.</w:t>
      </w:r>
    </w:p>
    <w:p w14:paraId="584D8D08" w14:textId="77777777" w:rsidR="00716D5D" w:rsidRPr="00716D5D" w:rsidRDefault="00716D5D" w:rsidP="00716D5D">
      <w:pPr>
        <w:pStyle w:val="EndNoteBibliography"/>
        <w:spacing w:after="0"/>
      </w:pPr>
    </w:p>
    <w:p w14:paraId="51587BE8" w14:textId="77777777" w:rsidR="00716D5D" w:rsidRPr="00716D5D" w:rsidRDefault="00716D5D" w:rsidP="00716D5D">
      <w:pPr>
        <w:pStyle w:val="EndNoteBibliography"/>
      </w:pPr>
      <w:r w:rsidRPr="00716D5D">
        <w:t>Zhang C, Rabiee M, Sayyari E, Mirarab S. 2018. ASTRAL-III: polynomial time species tree reconstruction from partially resolved gene trees. BMC Bioinformatics 19:153.</w:t>
      </w:r>
    </w:p>
    <w:p w14:paraId="04D13C27" w14:textId="77777777" w:rsidR="00716D5D" w:rsidRPr="00716D5D" w:rsidRDefault="00716D5D" w:rsidP="00716D5D">
      <w:pPr>
        <w:pStyle w:val="EndNoteBibliography"/>
      </w:pPr>
    </w:p>
    <w:p w14:paraId="4E5B64FE" w14:textId="4A965895" w:rsidR="00E56D9A" w:rsidRPr="00197A2B" w:rsidRDefault="009418B1" w:rsidP="007E7634">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2110A30F" w14:textId="64236AA0" w:rsidR="007E7634" w:rsidRPr="00197A2B" w:rsidRDefault="007E7634">
      <w:pPr>
        <w:rPr>
          <w:rFonts w:ascii="Times New Roman" w:hAnsi="Times New Roman" w:cs="Times New Roman"/>
          <w:b/>
          <w:bCs/>
          <w:sz w:val="24"/>
          <w:szCs w:val="24"/>
        </w:rPr>
      </w:pPr>
    </w:p>
    <w:sectPr w:rsidR="007E7634" w:rsidRPr="00197A2B" w:rsidSect="004325D8">
      <w:footerReference w:type="default" r:id="rId2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6" w:author="Good, Jeffrey" w:date="2025-01-06T09:47:00Z" w:initials="JG">
    <w:p w14:paraId="307ACF73" w14:textId="77777777" w:rsidR="00DE5819" w:rsidRDefault="00DE5819" w:rsidP="00DE5819">
      <w:r>
        <w:rPr>
          <w:rStyle w:val="CommentReference"/>
        </w:rPr>
        <w:annotationRef/>
      </w:r>
      <w:r>
        <w:rPr>
          <w:color w:val="000000"/>
          <w:sz w:val="20"/>
          <w:szCs w:val="20"/>
        </w:rPr>
        <w:t>Insert reference to John et al. 2023 here, this is all about local patterns of drift selection etc.</w:t>
      </w:r>
    </w:p>
  </w:comment>
  <w:comment w:id="23" w:author="Good, Jeffrey" w:date="2025-01-06T10:25:00Z" w:initials="JG">
    <w:p w14:paraId="1E0D0E15" w14:textId="77777777" w:rsidR="004B6E38" w:rsidRDefault="004B6E38" w:rsidP="004B6E38">
      <w:r>
        <w:rPr>
          <w:rStyle w:val="CommentReference"/>
        </w:rPr>
        <w:annotationRef/>
      </w:r>
      <w:r>
        <w:rPr>
          <w:color w:val="000000"/>
          <w:sz w:val="20"/>
          <w:szCs w:val="20"/>
        </w:rPr>
        <w:t>A more generic title, not assuming truth here.</w:t>
      </w:r>
    </w:p>
  </w:comment>
  <w:comment w:id="55" w:author="Good, Jeffrey" w:date="2025-01-06T10:27:00Z" w:initials="JG">
    <w:p w14:paraId="1ACEEC30" w14:textId="77777777" w:rsidR="004B6E38" w:rsidRDefault="004B6E38" w:rsidP="004B6E38">
      <w:r>
        <w:rPr>
          <w:rStyle w:val="CommentReference"/>
        </w:rPr>
        <w:annotationRef/>
      </w:r>
      <w:r>
        <w:rPr>
          <w:color w:val="000000"/>
          <w:sz w:val="20"/>
          <w:szCs w:val="20"/>
        </w:rPr>
        <w:t>softening this some as I do not think this will prove that limiting from chromosome scale as technologies improve. T2T will be another issue, but also probably not that critical here.</w:t>
      </w:r>
    </w:p>
  </w:comment>
  <w:comment w:id="62" w:author="Good, Jeffrey" w:date="2025-01-06T10:38:00Z" w:initials="JG">
    <w:p w14:paraId="5B24EF80" w14:textId="77777777" w:rsidR="00BC576A" w:rsidRDefault="00BC576A" w:rsidP="00BC576A">
      <w:r>
        <w:rPr>
          <w:rStyle w:val="CommentReference"/>
        </w:rPr>
        <w:annotationRef/>
      </w:r>
      <w:r>
        <w:rPr>
          <w:color w:val="000000"/>
          <w:sz w:val="20"/>
          <w:szCs w:val="20"/>
        </w:rPr>
        <w:t>I don’t think just adding a see these other papers is sufficient to address the AEs comments, if they are feeling grouchy. So adding ref to this and others a little more context.</w:t>
      </w:r>
    </w:p>
  </w:comment>
  <w:comment w:id="85" w:author="Good, Jeffrey" w:date="2025-01-06T10:57:00Z" w:initials="JG">
    <w:p w14:paraId="44577DD8" w14:textId="77777777" w:rsidR="00F5754F" w:rsidRDefault="00F5754F" w:rsidP="00F5754F">
      <w:r>
        <w:rPr>
          <w:rStyle w:val="CommentReference"/>
        </w:rPr>
        <w:annotationRef/>
      </w:r>
      <w:r>
        <w:rPr>
          <w:color w:val="000000"/>
          <w:sz w:val="20"/>
          <w:szCs w:val="20"/>
        </w:rPr>
        <w:t>This was not clear to me, check that I have not mucked it up with the edits.</w:t>
      </w:r>
    </w:p>
  </w:comment>
  <w:comment w:id="121" w:author="Good, Jeffrey" w:date="2025-01-06T11:04:00Z" w:initials="JG">
    <w:p w14:paraId="2B72C62F" w14:textId="77777777" w:rsidR="00C03EBD" w:rsidRDefault="00C03EBD" w:rsidP="00C03EBD">
      <w:r>
        <w:rPr>
          <w:rStyle w:val="CommentReference"/>
        </w:rPr>
        <w:annotationRef/>
      </w:r>
      <w:r>
        <w:rPr>
          <w:sz w:val="20"/>
          <w:szCs w:val="20"/>
        </w:rPr>
        <w:t>Do you have this right? I read this as saying the same thing as you say for branch-site… Don’t you mean that site-based tests showed and increase in positive selection when using the species tree (ln 275 suggests this)?</w:t>
      </w:r>
      <w:r>
        <w:rPr>
          <w:sz w:val="20"/>
          <w:szCs w:val="20"/>
        </w:rPr>
        <w:cr/>
      </w:r>
      <w:r>
        <w:rPr>
          <w:sz w:val="20"/>
          <w:szCs w:val="20"/>
        </w:rPr>
        <w:cr/>
        <w:t>My edits swap the gene tree species tree to reflect this direction.</w:t>
      </w:r>
    </w:p>
  </w:comment>
  <w:comment w:id="132" w:author="Good, Jeffrey" w:date="2025-01-06T11:17:00Z" w:initials="JG">
    <w:p w14:paraId="42E1B15E" w14:textId="77777777" w:rsidR="00FE003A" w:rsidRDefault="00FE003A" w:rsidP="00FE003A">
      <w:r>
        <w:rPr>
          <w:rStyle w:val="CommentReference"/>
        </w:rPr>
        <w:annotationRef/>
      </w:r>
      <w:r>
        <w:rPr>
          <w:color w:val="000000"/>
          <w:sz w:val="20"/>
          <w:szCs w:val="20"/>
        </w:rPr>
        <w:t>reframing this some to make our point, but to underscore we are not assuming the truth is known without error.</w:t>
      </w:r>
    </w:p>
  </w:comment>
  <w:comment w:id="154" w:author="Good, Jeffrey" w:date="2025-01-06T11:19:00Z" w:initials="JG">
    <w:p w14:paraId="5985A2C2" w14:textId="77777777" w:rsidR="00FE003A" w:rsidRDefault="00FE003A" w:rsidP="00FE003A">
      <w:r>
        <w:rPr>
          <w:rStyle w:val="CommentReference"/>
        </w:rPr>
        <w:annotationRef/>
      </w:r>
      <w:r>
        <w:rPr>
          <w:color w:val="000000"/>
          <w:sz w:val="20"/>
          <w:szCs w:val="20"/>
        </w:rPr>
        <w:t>Given the changes, we are not using this assumption anymore right? Just in these suggestions.</w:t>
      </w:r>
    </w:p>
  </w:comment>
  <w:comment w:id="239" w:author="Good, Jeffrey" w:date="2025-01-06T12:57:00Z" w:initials="JG">
    <w:p w14:paraId="6716B71A" w14:textId="77777777" w:rsidR="00FE27F9" w:rsidRDefault="00FE27F9" w:rsidP="00FE27F9">
      <w:r>
        <w:rPr>
          <w:rStyle w:val="CommentReference"/>
        </w:rPr>
        <w:annotationRef/>
      </w:r>
      <w:r>
        <w:rPr>
          <w:color w:val="000000"/>
          <w:sz w:val="20"/>
          <w:szCs w:val="20"/>
        </w:rPr>
        <w:t>This seems appropriate</w:t>
      </w:r>
    </w:p>
    <w:p w14:paraId="6D7B3D81" w14:textId="77777777" w:rsidR="00FE27F9" w:rsidRDefault="00FE27F9" w:rsidP="00FE27F9"/>
    <w:p w14:paraId="0DB0EBD8" w14:textId="77777777" w:rsidR="00FE27F9" w:rsidRDefault="00FE27F9" w:rsidP="00FE27F9">
      <w:r>
        <w:rPr>
          <w:color w:val="000000"/>
          <w:sz w:val="20"/>
          <w:szCs w:val="20"/>
        </w:rPr>
        <w:t xml:space="preserve">https://academic.oup.com/evolut/article/67/6/1823/6851473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07ACF73" w15:done="0"/>
  <w15:commentEx w15:paraId="1E0D0E15" w15:done="0"/>
  <w15:commentEx w15:paraId="1ACEEC30" w15:done="0"/>
  <w15:commentEx w15:paraId="5B24EF80" w15:done="0"/>
  <w15:commentEx w15:paraId="44577DD8" w15:done="0"/>
  <w15:commentEx w15:paraId="2B72C62F" w15:done="0"/>
  <w15:commentEx w15:paraId="42E1B15E" w15:done="0"/>
  <w15:commentEx w15:paraId="5985A2C2" w15:done="0"/>
  <w15:commentEx w15:paraId="0DB0EBD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77F44E3" w16cex:dateUtc="2025-01-06T16:47:00Z"/>
  <w16cex:commentExtensible w16cex:durableId="47C1572C" w16cex:dateUtc="2025-01-06T17:25:00Z"/>
  <w16cex:commentExtensible w16cex:durableId="1895635A" w16cex:dateUtc="2025-01-06T17:27:00Z"/>
  <w16cex:commentExtensible w16cex:durableId="53C5C61A" w16cex:dateUtc="2025-01-06T17:38:00Z"/>
  <w16cex:commentExtensible w16cex:durableId="301D9339" w16cex:dateUtc="2025-01-06T17:57:00Z"/>
  <w16cex:commentExtensible w16cex:durableId="41750CEE" w16cex:dateUtc="2025-01-06T18:04:00Z"/>
  <w16cex:commentExtensible w16cex:durableId="577272EC" w16cex:dateUtc="2025-01-06T18:17:00Z"/>
  <w16cex:commentExtensible w16cex:durableId="18080667" w16cex:dateUtc="2025-01-06T18:19:00Z"/>
  <w16cex:commentExtensible w16cex:durableId="11AC63F5" w16cex:dateUtc="2025-01-06T19: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07ACF73" w16cid:durableId="177F44E3"/>
  <w16cid:commentId w16cid:paraId="1E0D0E15" w16cid:durableId="47C1572C"/>
  <w16cid:commentId w16cid:paraId="1ACEEC30" w16cid:durableId="1895635A"/>
  <w16cid:commentId w16cid:paraId="5B24EF80" w16cid:durableId="53C5C61A"/>
  <w16cid:commentId w16cid:paraId="44577DD8" w16cid:durableId="301D9339"/>
  <w16cid:commentId w16cid:paraId="2B72C62F" w16cid:durableId="41750CEE"/>
  <w16cid:commentId w16cid:paraId="42E1B15E" w16cid:durableId="577272EC"/>
  <w16cid:commentId w16cid:paraId="5985A2C2" w16cid:durableId="18080667"/>
  <w16cid:commentId w16cid:paraId="0DB0EBD8" w16cid:durableId="11AC63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ADDDBE" w14:textId="77777777" w:rsidR="00C16444" w:rsidRDefault="00C16444" w:rsidP="007E3690">
      <w:pPr>
        <w:spacing w:after="0" w:line="240" w:lineRule="auto"/>
      </w:pPr>
      <w:r>
        <w:separator/>
      </w:r>
    </w:p>
  </w:endnote>
  <w:endnote w:type="continuationSeparator" w:id="0">
    <w:p w14:paraId="15C39915" w14:textId="77777777" w:rsidR="00C16444" w:rsidRDefault="00C16444" w:rsidP="007E3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altName w:val="Calibri"/>
    <w:panose1 w:val="020F0502020204030204"/>
    <w:charset w:val="00"/>
    <w:family w:val="swiss"/>
    <w:pitch w:val="variable"/>
    <w:sig w:usb0="E4002EFF" w:usb1="C2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933649"/>
      <w:docPartObj>
        <w:docPartGallery w:val="Page Numbers (Bottom of Page)"/>
        <w:docPartUnique/>
      </w:docPartObj>
    </w:sdtPr>
    <w:sdtEndPr>
      <w:rPr>
        <w:noProof/>
      </w:rPr>
    </w:sdtEndPr>
    <w:sdtContent>
      <w:p w14:paraId="740C6336" w14:textId="25A722BA" w:rsidR="003D129A" w:rsidRDefault="003D129A">
        <w:pPr>
          <w:pStyle w:val="Footer"/>
          <w:jc w:val="center"/>
        </w:pPr>
        <w:r>
          <w:fldChar w:fldCharType="begin"/>
        </w:r>
        <w:r>
          <w:instrText xml:space="preserve"> PAGE   \* MERGEFORMAT </w:instrText>
        </w:r>
        <w:r>
          <w:fldChar w:fldCharType="separate"/>
        </w:r>
        <w:r w:rsidR="00462520">
          <w:rPr>
            <w:noProof/>
          </w:rPr>
          <w:t>40</w:t>
        </w:r>
        <w:r>
          <w:rPr>
            <w:noProof/>
          </w:rPr>
          <w:fldChar w:fldCharType="end"/>
        </w:r>
      </w:p>
    </w:sdtContent>
  </w:sdt>
  <w:p w14:paraId="559007D4" w14:textId="77777777" w:rsidR="003D129A" w:rsidRDefault="003D12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FF3FE9" w14:textId="77777777" w:rsidR="00C16444" w:rsidRDefault="00C16444" w:rsidP="007E3690">
      <w:pPr>
        <w:spacing w:after="0" w:line="240" w:lineRule="auto"/>
      </w:pPr>
      <w:r>
        <w:separator/>
      </w:r>
    </w:p>
  </w:footnote>
  <w:footnote w:type="continuationSeparator" w:id="0">
    <w:p w14:paraId="0A88E83A" w14:textId="77777777" w:rsidR="00C16444" w:rsidRDefault="00C16444" w:rsidP="007E36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2C51FD"/>
    <w:multiLevelType w:val="hybridMultilevel"/>
    <w:tmpl w:val="2EE20B42"/>
    <w:lvl w:ilvl="0" w:tplc="C94AA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C4404"/>
    <w:multiLevelType w:val="hybridMultilevel"/>
    <w:tmpl w:val="05BE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7B7DD0"/>
    <w:multiLevelType w:val="multilevel"/>
    <w:tmpl w:val="B49C5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787B42"/>
    <w:multiLevelType w:val="multilevel"/>
    <w:tmpl w:val="B7189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5A7D1A"/>
    <w:multiLevelType w:val="hybridMultilevel"/>
    <w:tmpl w:val="45CE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A75429"/>
    <w:multiLevelType w:val="hybridMultilevel"/>
    <w:tmpl w:val="D87E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8044613">
    <w:abstractNumId w:val="1"/>
  </w:num>
  <w:num w:numId="2" w16cid:durableId="719984593">
    <w:abstractNumId w:val="4"/>
  </w:num>
  <w:num w:numId="3" w16cid:durableId="239290470">
    <w:abstractNumId w:val="5"/>
  </w:num>
  <w:num w:numId="4" w16cid:durableId="626474500">
    <w:abstractNumId w:val="0"/>
  </w:num>
  <w:num w:numId="5" w16cid:durableId="1418400831">
    <w:abstractNumId w:val="3"/>
  </w:num>
  <w:num w:numId="6" w16cid:durableId="187927226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ood, Jeffrey">
    <w15:presenceInfo w15:providerId="AD" w15:userId="S::jeffrey.good@umt.edu::49e0c50d-23ea-417b-b052-3581821cf089"/>
  </w15:person>
  <w15:person w15:author="Jeremy B. Searle">
    <w15:presenceInfo w15:providerId="AD" w15:userId="S-1-5-21-1275210071-879983540-725345543-306702"/>
  </w15:person>
  <w15:person w15:author="Thomas, Gregg">
    <w15:presenceInfo w15:providerId="AD" w15:userId="S::gthomas@fas.harvard.edu::dfa61f86-18d4-44e1-a72b-c953fd5909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4"/>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olecular Biology Evo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dwt9psdezv5tlee9vn5swzfzafw0azp5adx&quot;&gt;murine-genomes-Converted&lt;record-ids&gt;&lt;item&gt;1&lt;/item&gt;&lt;item&gt;2&lt;/item&gt;&lt;item&gt;4&lt;/item&gt;&lt;item&gt;5&lt;/item&gt;&lt;item&gt;8&lt;/item&gt;&lt;item&gt;9&lt;/item&gt;&lt;item&gt;10&lt;/item&gt;&lt;item&gt;12&lt;/item&gt;&lt;item&gt;14&lt;/item&gt;&lt;item&gt;15&lt;/item&gt;&lt;item&gt;16&lt;/item&gt;&lt;item&gt;17&lt;/item&gt;&lt;item&gt;18&lt;/item&gt;&lt;item&gt;19&lt;/item&gt;&lt;item&gt;21&lt;/item&gt;&lt;item&gt;22&lt;/item&gt;&lt;item&gt;24&lt;/item&gt;&lt;item&gt;25&lt;/item&gt;&lt;item&gt;34&lt;/item&gt;&lt;item&gt;35&lt;/item&gt;&lt;item&gt;36&lt;/item&gt;&lt;item&gt;37&lt;/item&gt;&lt;item&gt;38&lt;/item&gt;&lt;item&gt;39&lt;/item&gt;&lt;item&gt;41&lt;/item&gt;&lt;item&gt;42&lt;/item&gt;&lt;item&gt;43&lt;/item&gt;&lt;item&gt;44&lt;/item&gt;&lt;item&gt;45&lt;/item&gt;&lt;item&gt;47&lt;/item&gt;&lt;item&gt;48&lt;/item&gt;&lt;item&gt;49&lt;/item&gt;&lt;item&gt;50&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71&lt;/item&gt;&lt;item&gt;72&lt;/item&gt;&lt;item&gt;80&lt;/item&gt;&lt;item&gt;81&lt;/item&gt;&lt;item&gt;83&lt;/item&gt;&lt;item&gt;86&lt;/item&gt;&lt;item&gt;87&lt;/item&gt;&lt;item&gt;88&lt;/item&gt;&lt;item&gt;93&lt;/item&gt;&lt;item&gt;94&lt;/item&gt;&lt;item&gt;96&lt;/item&gt;&lt;item&gt;99&lt;/item&gt;&lt;item&gt;101&lt;/item&gt;&lt;item&gt;103&lt;/item&gt;&lt;item&gt;104&lt;/item&gt;&lt;item&gt;107&lt;/item&gt;&lt;item&gt;110&lt;/item&gt;&lt;item&gt;112&lt;/item&gt;&lt;item&gt;121&lt;/item&gt;&lt;item&gt;124&lt;/item&gt;&lt;item&gt;125&lt;/item&gt;&lt;item&gt;126&lt;/item&gt;&lt;item&gt;130&lt;/item&gt;&lt;item&gt;132&lt;/item&gt;&lt;item&gt;141&lt;/item&gt;&lt;item&gt;145&lt;/item&gt;&lt;item&gt;146&lt;/item&gt;&lt;item&gt;154&lt;/item&gt;&lt;item&gt;156&lt;/item&gt;&lt;item&gt;157&lt;/item&gt;&lt;item&gt;165&lt;/item&gt;&lt;item&gt;172&lt;/item&gt;&lt;item&gt;175&lt;/item&gt;&lt;item&gt;180&lt;/item&gt;&lt;item&gt;185&lt;/item&gt;&lt;item&gt;190&lt;/item&gt;&lt;item&gt;192&lt;/item&gt;&lt;item&gt;194&lt;/item&gt;&lt;item&gt;199&lt;/item&gt;&lt;item&gt;200&lt;/item&gt;&lt;item&gt;201&lt;/item&gt;&lt;item&gt;203&lt;/item&gt;&lt;item&gt;205&lt;/item&gt;&lt;item&gt;209&lt;/item&gt;&lt;item&gt;210&lt;/item&gt;&lt;item&gt;212&lt;/item&gt;&lt;item&gt;214&lt;/item&gt;&lt;item&gt;215&lt;/item&gt;&lt;item&gt;216&lt;/item&gt;&lt;item&gt;217&lt;/item&gt;&lt;item&gt;218&lt;/item&gt;&lt;item&gt;219&lt;/item&gt;&lt;item&gt;221&lt;/item&gt;&lt;item&gt;222&lt;/item&gt;&lt;item&gt;223&lt;/item&gt;&lt;item&gt;224&lt;/item&gt;&lt;item&gt;225&lt;/item&gt;&lt;item&gt;226&lt;/item&gt;&lt;item&gt;227&lt;/item&gt;&lt;item&gt;228&lt;/item&gt;&lt;item&gt;229&lt;/item&gt;&lt;item&gt;230&lt;/item&gt;&lt;item&gt;232&lt;/item&gt;&lt;item&gt;233&lt;/item&gt;&lt;item&gt;234&lt;/item&gt;&lt;item&gt;235&lt;/item&gt;&lt;item&gt;236&lt;/item&gt;&lt;item&gt;238&lt;/item&gt;&lt;item&gt;239&lt;/item&gt;&lt;item&gt;241&lt;/item&gt;&lt;item&gt;242&lt;/item&gt;&lt;item&gt;243&lt;/item&gt;&lt;item&gt;244&lt;/item&gt;&lt;item&gt;245&lt;/item&gt;&lt;item&gt;247&lt;/item&gt;&lt;item&gt;249&lt;/item&gt;&lt;item&gt;250&lt;/item&gt;&lt;item&gt;251&lt;/item&gt;&lt;item&gt;252&lt;/item&gt;&lt;/record-ids&gt;&lt;/item&gt;&lt;/Libraries&gt;"/>
  </w:docVars>
  <w:rsids>
    <w:rsidRoot w:val="00AA4ADE"/>
    <w:rsid w:val="00000E5D"/>
    <w:rsid w:val="000018E0"/>
    <w:rsid w:val="00003ABB"/>
    <w:rsid w:val="000041F7"/>
    <w:rsid w:val="000049C9"/>
    <w:rsid w:val="00004FE6"/>
    <w:rsid w:val="00011409"/>
    <w:rsid w:val="00014D67"/>
    <w:rsid w:val="000152B1"/>
    <w:rsid w:val="0001588F"/>
    <w:rsid w:val="000173BB"/>
    <w:rsid w:val="00020AE9"/>
    <w:rsid w:val="00020FEE"/>
    <w:rsid w:val="000211C3"/>
    <w:rsid w:val="00021F11"/>
    <w:rsid w:val="0002292C"/>
    <w:rsid w:val="00023CCC"/>
    <w:rsid w:val="0002598C"/>
    <w:rsid w:val="00026C9B"/>
    <w:rsid w:val="00026E60"/>
    <w:rsid w:val="00027007"/>
    <w:rsid w:val="00027CF2"/>
    <w:rsid w:val="00027FB1"/>
    <w:rsid w:val="00030AC9"/>
    <w:rsid w:val="00031896"/>
    <w:rsid w:val="000326D0"/>
    <w:rsid w:val="00032D67"/>
    <w:rsid w:val="00032DDD"/>
    <w:rsid w:val="00033A4C"/>
    <w:rsid w:val="00036428"/>
    <w:rsid w:val="000370A6"/>
    <w:rsid w:val="000439E4"/>
    <w:rsid w:val="000444E1"/>
    <w:rsid w:val="00044B6B"/>
    <w:rsid w:val="000450A5"/>
    <w:rsid w:val="00045BDB"/>
    <w:rsid w:val="00046639"/>
    <w:rsid w:val="000468D1"/>
    <w:rsid w:val="00047BC0"/>
    <w:rsid w:val="0005026E"/>
    <w:rsid w:val="00051291"/>
    <w:rsid w:val="000523BD"/>
    <w:rsid w:val="00053587"/>
    <w:rsid w:val="00053D98"/>
    <w:rsid w:val="00055754"/>
    <w:rsid w:val="00057393"/>
    <w:rsid w:val="00057E1A"/>
    <w:rsid w:val="00057E8E"/>
    <w:rsid w:val="0006000E"/>
    <w:rsid w:val="00060397"/>
    <w:rsid w:val="00062FA5"/>
    <w:rsid w:val="00065343"/>
    <w:rsid w:val="00065536"/>
    <w:rsid w:val="00065A73"/>
    <w:rsid w:val="00066A79"/>
    <w:rsid w:val="00066FE6"/>
    <w:rsid w:val="00070201"/>
    <w:rsid w:val="00072172"/>
    <w:rsid w:val="00075439"/>
    <w:rsid w:val="000763F7"/>
    <w:rsid w:val="00076419"/>
    <w:rsid w:val="00076AC0"/>
    <w:rsid w:val="00077886"/>
    <w:rsid w:val="00081B7F"/>
    <w:rsid w:val="00082F77"/>
    <w:rsid w:val="00086687"/>
    <w:rsid w:val="00090335"/>
    <w:rsid w:val="0009105C"/>
    <w:rsid w:val="000919FA"/>
    <w:rsid w:val="000923D3"/>
    <w:rsid w:val="0009342D"/>
    <w:rsid w:val="00096E6F"/>
    <w:rsid w:val="00097621"/>
    <w:rsid w:val="0009786C"/>
    <w:rsid w:val="000A103F"/>
    <w:rsid w:val="000A2931"/>
    <w:rsid w:val="000A78C1"/>
    <w:rsid w:val="000A7DA1"/>
    <w:rsid w:val="000B02BA"/>
    <w:rsid w:val="000B7FC4"/>
    <w:rsid w:val="000C0807"/>
    <w:rsid w:val="000C4A77"/>
    <w:rsid w:val="000C597D"/>
    <w:rsid w:val="000D0485"/>
    <w:rsid w:val="000D04BE"/>
    <w:rsid w:val="000D23EF"/>
    <w:rsid w:val="000D26E7"/>
    <w:rsid w:val="000D344C"/>
    <w:rsid w:val="000D346E"/>
    <w:rsid w:val="000D3E43"/>
    <w:rsid w:val="000D5948"/>
    <w:rsid w:val="000D64AE"/>
    <w:rsid w:val="000D7A98"/>
    <w:rsid w:val="000E014B"/>
    <w:rsid w:val="000E07B9"/>
    <w:rsid w:val="000E0D59"/>
    <w:rsid w:val="000E1B36"/>
    <w:rsid w:val="000E3F06"/>
    <w:rsid w:val="000E4228"/>
    <w:rsid w:val="000E455C"/>
    <w:rsid w:val="000E5705"/>
    <w:rsid w:val="000E678A"/>
    <w:rsid w:val="000E72EA"/>
    <w:rsid w:val="000F0263"/>
    <w:rsid w:val="000F0CAD"/>
    <w:rsid w:val="000F2137"/>
    <w:rsid w:val="000F2586"/>
    <w:rsid w:val="000F31AA"/>
    <w:rsid w:val="000F335E"/>
    <w:rsid w:val="000F3461"/>
    <w:rsid w:val="000F7AF9"/>
    <w:rsid w:val="00100457"/>
    <w:rsid w:val="00101668"/>
    <w:rsid w:val="001023D9"/>
    <w:rsid w:val="00103DB8"/>
    <w:rsid w:val="0010702C"/>
    <w:rsid w:val="0010719C"/>
    <w:rsid w:val="001125E2"/>
    <w:rsid w:val="00113028"/>
    <w:rsid w:val="00114DC3"/>
    <w:rsid w:val="00114EEF"/>
    <w:rsid w:val="00115316"/>
    <w:rsid w:val="001203EF"/>
    <w:rsid w:val="00120CAA"/>
    <w:rsid w:val="00123C8A"/>
    <w:rsid w:val="00124567"/>
    <w:rsid w:val="0012471D"/>
    <w:rsid w:val="00124B30"/>
    <w:rsid w:val="00130DBA"/>
    <w:rsid w:val="00131748"/>
    <w:rsid w:val="001334F8"/>
    <w:rsid w:val="0013439E"/>
    <w:rsid w:val="00134985"/>
    <w:rsid w:val="00136623"/>
    <w:rsid w:val="001366D2"/>
    <w:rsid w:val="00136EDF"/>
    <w:rsid w:val="001377B0"/>
    <w:rsid w:val="00137C7D"/>
    <w:rsid w:val="0014061C"/>
    <w:rsid w:val="00142441"/>
    <w:rsid w:val="0014335B"/>
    <w:rsid w:val="00146890"/>
    <w:rsid w:val="00147AF7"/>
    <w:rsid w:val="00150552"/>
    <w:rsid w:val="001556AF"/>
    <w:rsid w:val="001567E0"/>
    <w:rsid w:val="00156BD7"/>
    <w:rsid w:val="00160B14"/>
    <w:rsid w:val="00161406"/>
    <w:rsid w:val="0016153B"/>
    <w:rsid w:val="001624A9"/>
    <w:rsid w:val="00162F74"/>
    <w:rsid w:val="00164082"/>
    <w:rsid w:val="00165655"/>
    <w:rsid w:val="00165BF7"/>
    <w:rsid w:val="00167C33"/>
    <w:rsid w:val="00170904"/>
    <w:rsid w:val="00173845"/>
    <w:rsid w:val="00176836"/>
    <w:rsid w:val="0018081A"/>
    <w:rsid w:val="001811CE"/>
    <w:rsid w:val="0018202E"/>
    <w:rsid w:val="001824EF"/>
    <w:rsid w:val="001834AC"/>
    <w:rsid w:val="00184E1A"/>
    <w:rsid w:val="00190173"/>
    <w:rsid w:val="00191DF4"/>
    <w:rsid w:val="00192765"/>
    <w:rsid w:val="00193D17"/>
    <w:rsid w:val="00193F54"/>
    <w:rsid w:val="00196C83"/>
    <w:rsid w:val="00196CC4"/>
    <w:rsid w:val="00197A2B"/>
    <w:rsid w:val="001A091F"/>
    <w:rsid w:val="001A2FAC"/>
    <w:rsid w:val="001A39B5"/>
    <w:rsid w:val="001A3A07"/>
    <w:rsid w:val="001A3F4F"/>
    <w:rsid w:val="001A4A67"/>
    <w:rsid w:val="001A5C4D"/>
    <w:rsid w:val="001A669B"/>
    <w:rsid w:val="001A6F99"/>
    <w:rsid w:val="001B0E99"/>
    <w:rsid w:val="001B16F4"/>
    <w:rsid w:val="001B1ADC"/>
    <w:rsid w:val="001B3523"/>
    <w:rsid w:val="001B4DB7"/>
    <w:rsid w:val="001B6D59"/>
    <w:rsid w:val="001B7F12"/>
    <w:rsid w:val="001C0631"/>
    <w:rsid w:val="001C0953"/>
    <w:rsid w:val="001C2A1E"/>
    <w:rsid w:val="001C4895"/>
    <w:rsid w:val="001C4F8A"/>
    <w:rsid w:val="001C6851"/>
    <w:rsid w:val="001D10BC"/>
    <w:rsid w:val="001D3735"/>
    <w:rsid w:val="001D4181"/>
    <w:rsid w:val="001D4D39"/>
    <w:rsid w:val="001D75E5"/>
    <w:rsid w:val="001E1602"/>
    <w:rsid w:val="001E1A7D"/>
    <w:rsid w:val="001E3328"/>
    <w:rsid w:val="001E4230"/>
    <w:rsid w:val="001E578D"/>
    <w:rsid w:val="001E6D5D"/>
    <w:rsid w:val="001F09CC"/>
    <w:rsid w:val="001F152E"/>
    <w:rsid w:val="001F1F16"/>
    <w:rsid w:val="001F5331"/>
    <w:rsid w:val="001F5A76"/>
    <w:rsid w:val="001F63F8"/>
    <w:rsid w:val="001F6D84"/>
    <w:rsid w:val="001F7F91"/>
    <w:rsid w:val="00200A45"/>
    <w:rsid w:val="00200C9B"/>
    <w:rsid w:val="00200FCE"/>
    <w:rsid w:val="00201741"/>
    <w:rsid w:val="002031D5"/>
    <w:rsid w:val="00204945"/>
    <w:rsid w:val="00205C77"/>
    <w:rsid w:val="002061CF"/>
    <w:rsid w:val="00207435"/>
    <w:rsid w:val="00207591"/>
    <w:rsid w:val="002100F8"/>
    <w:rsid w:val="002113F4"/>
    <w:rsid w:val="00211419"/>
    <w:rsid w:val="00211CAC"/>
    <w:rsid w:val="00212A71"/>
    <w:rsid w:val="00213DE4"/>
    <w:rsid w:val="00214FED"/>
    <w:rsid w:val="00220496"/>
    <w:rsid w:val="00224BB8"/>
    <w:rsid w:val="00224BFE"/>
    <w:rsid w:val="00226386"/>
    <w:rsid w:val="00227B62"/>
    <w:rsid w:val="00230385"/>
    <w:rsid w:val="00230BE7"/>
    <w:rsid w:val="00230EC9"/>
    <w:rsid w:val="002319DB"/>
    <w:rsid w:val="00231BBB"/>
    <w:rsid w:val="00231CAE"/>
    <w:rsid w:val="002322EE"/>
    <w:rsid w:val="00232CAF"/>
    <w:rsid w:val="00232ED1"/>
    <w:rsid w:val="00232FC4"/>
    <w:rsid w:val="00233CBA"/>
    <w:rsid w:val="00235B87"/>
    <w:rsid w:val="0023612C"/>
    <w:rsid w:val="002366A0"/>
    <w:rsid w:val="00236995"/>
    <w:rsid w:val="00237838"/>
    <w:rsid w:val="00237D7D"/>
    <w:rsid w:val="002409B7"/>
    <w:rsid w:val="0024445D"/>
    <w:rsid w:val="00245F14"/>
    <w:rsid w:val="00247FEB"/>
    <w:rsid w:val="002505CF"/>
    <w:rsid w:val="00250F70"/>
    <w:rsid w:val="00251C72"/>
    <w:rsid w:val="00251D63"/>
    <w:rsid w:val="00255FB1"/>
    <w:rsid w:val="002564CE"/>
    <w:rsid w:val="0025681A"/>
    <w:rsid w:val="00257B1D"/>
    <w:rsid w:val="00260995"/>
    <w:rsid w:val="0026437C"/>
    <w:rsid w:val="00264EA4"/>
    <w:rsid w:val="0026539F"/>
    <w:rsid w:val="00265EE4"/>
    <w:rsid w:val="002668A9"/>
    <w:rsid w:val="002706C3"/>
    <w:rsid w:val="002732E7"/>
    <w:rsid w:val="002733B1"/>
    <w:rsid w:val="00275A59"/>
    <w:rsid w:val="00276E07"/>
    <w:rsid w:val="00277641"/>
    <w:rsid w:val="00280107"/>
    <w:rsid w:val="00280CB5"/>
    <w:rsid w:val="00281410"/>
    <w:rsid w:val="002816F7"/>
    <w:rsid w:val="0028357A"/>
    <w:rsid w:val="00283689"/>
    <w:rsid w:val="002869CE"/>
    <w:rsid w:val="00287B3F"/>
    <w:rsid w:val="00294CC6"/>
    <w:rsid w:val="00295198"/>
    <w:rsid w:val="0029741A"/>
    <w:rsid w:val="002A0793"/>
    <w:rsid w:val="002A1373"/>
    <w:rsid w:val="002A1C50"/>
    <w:rsid w:val="002A1C9B"/>
    <w:rsid w:val="002A1D02"/>
    <w:rsid w:val="002A1E5E"/>
    <w:rsid w:val="002A3921"/>
    <w:rsid w:val="002A5742"/>
    <w:rsid w:val="002A6C55"/>
    <w:rsid w:val="002A7311"/>
    <w:rsid w:val="002B0D1C"/>
    <w:rsid w:val="002B27C0"/>
    <w:rsid w:val="002B29C5"/>
    <w:rsid w:val="002B3DB5"/>
    <w:rsid w:val="002B4015"/>
    <w:rsid w:val="002B7822"/>
    <w:rsid w:val="002C0946"/>
    <w:rsid w:val="002C0DF0"/>
    <w:rsid w:val="002C2830"/>
    <w:rsid w:val="002C2D46"/>
    <w:rsid w:val="002C3009"/>
    <w:rsid w:val="002C320E"/>
    <w:rsid w:val="002C3A94"/>
    <w:rsid w:val="002C4B0B"/>
    <w:rsid w:val="002D00D7"/>
    <w:rsid w:val="002D0229"/>
    <w:rsid w:val="002D2DF9"/>
    <w:rsid w:val="002D3280"/>
    <w:rsid w:val="002D3D2B"/>
    <w:rsid w:val="002D4BD4"/>
    <w:rsid w:val="002D738A"/>
    <w:rsid w:val="002D7D7D"/>
    <w:rsid w:val="002E215E"/>
    <w:rsid w:val="002E25D3"/>
    <w:rsid w:val="002E3C2C"/>
    <w:rsid w:val="002E718C"/>
    <w:rsid w:val="002E769D"/>
    <w:rsid w:val="002F1C0B"/>
    <w:rsid w:val="002F1D62"/>
    <w:rsid w:val="002F4A62"/>
    <w:rsid w:val="002F50EA"/>
    <w:rsid w:val="002F605F"/>
    <w:rsid w:val="002F6781"/>
    <w:rsid w:val="002F7376"/>
    <w:rsid w:val="00300B97"/>
    <w:rsid w:val="003020F8"/>
    <w:rsid w:val="00303C27"/>
    <w:rsid w:val="00304D5D"/>
    <w:rsid w:val="00304F44"/>
    <w:rsid w:val="0030626E"/>
    <w:rsid w:val="00306472"/>
    <w:rsid w:val="00306ED0"/>
    <w:rsid w:val="003071D6"/>
    <w:rsid w:val="003078EA"/>
    <w:rsid w:val="003104FF"/>
    <w:rsid w:val="003106CE"/>
    <w:rsid w:val="00312928"/>
    <w:rsid w:val="0031410F"/>
    <w:rsid w:val="00314565"/>
    <w:rsid w:val="00314783"/>
    <w:rsid w:val="00317E4A"/>
    <w:rsid w:val="00317FB4"/>
    <w:rsid w:val="0032023D"/>
    <w:rsid w:val="0032143B"/>
    <w:rsid w:val="00321C65"/>
    <w:rsid w:val="003251C0"/>
    <w:rsid w:val="00326C4B"/>
    <w:rsid w:val="003309DE"/>
    <w:rsid w:val="003357C0"/>
    <w:rsid w:val="00340D8F"/>
    <w:rsid w:val="00343821"/>
    <w:rsid w:val="003438E5"/>
    <w:rsid w:val="00346423"/>
    <w:rsid w:val="00350944"/>
    <w:rsid w:val="00350FE5"/>
    <w:rsid w:val="00351AE6"/>
    <w:rsid w:val="0035281C"/>
    <w:rsid w:val="00352DEE"/>
    <w:rsid w:val="003543C6"/>
    <w:rsid w:val="00355078"/>
    <w:rsid w:val="00356D65"/>
    <w:rsid w:val="00356DE9"/>
    <w:rsid w:val="003605B0"/>
    <w:rsid w:val="003622DE"/>
    <w:rsid w:val="00363932"/>
    <w:rsid w:val="003641BC"/>
    <w:rsid w:val="00364964"/>
    <w:rsid w:val="00364AAA"/>
    <w:rsid w:val="003662C7"/>
    <w:rsid w:val="0036696C"/>
    <w:rsid w:val="00366CD6"/>
    <w:rsid w:val="003671B7"/>
    <w:rsid w:val="0037023D"/>
    <w:rsid w:val="00372855"/>
    <w:rsid w:val="00372B94"/>
    <w:rsid w:val="003731D0"/>
    <w:rsid w:val="003739E1"/>
    <w:rsid w:val="00375F5F"/>
    <w:rsid w:val="003768D0"/>
    <w:rsid w:val="00376E24"/>
    <w:rsid w:val="003777B8"/>
    <w:rsid w:val="00380ED0"/>
    <w:rsid w:val="0038102D"/>
    <w:rsid w:val="00385513"/>
    <w:rsid w:val="00385A99"/>
    <w:rsid w:val="0039042B"/>
    <w:rsid w:val="00393DAA"/>
    <w:rsid w:val="00394C3B"/>
    <w:rsid w:val="003979B2"/>
    <w:rsid w:val="00397D34"/>
    <w:rsid w:val="003A3CF9"/>
    <w:rsid w:val="003A4335"/>
    <w:rsid w:val="003A4B35"/>
    <w:rsid w:val="003A5D2E"/>
    <w:rsid w:val="003A6919"/>
    <w:rsid w:val="003A75A6"/>
    <w:rsid w:val="003A782A"/>
    <w:rsid w:val="003A7E6B"/>
    <w:rsid w:val="003B02C1"/>
    <w:rsid w:val="003B0DE3"/>
    <w:rsid w:val="003B3191"/>
    <w:rsid w:val="003B3E01"/>
    <w:rsid w:val="003B427E"/>
    <w:rsid w:val="003B6AA5"/>
    <w:rsid w:val="003C0682"/>
    <w:rsid w:val="003C12DD"/>
    <w:rsid w:val="003C2652"/>
    <w:rsid w:val="003C511A"/>
    <w:rsid w:val="003C5940"/>
    <w:rsid w:val="003C5A3D"/>
    <w:rsid w:val="003C6D3F"/>
    <w:rsid w:val="003D022E"/>
    <w:rsid w:val="003D0F8C"/>
    <w:rsid w:val="003D129A"/>
    <w:rsid w:val="003D23AB"/>
    <w:rsid w:val="003D29BA"/>
    <w:rsid w:val="003D2D5C"/>
    <w:rsid w:val="003D5D41"/>
    <w:rsid w:val="003D64B1"/>
    <w:rsid w:val="003D765D"/>
    <w:rsid w:val="003E11C2"/>
    <w:rsid w:val="003E2699"/>
    <w:rsid w:val="003E42EC"/>
    <w:rsid w:val="003E4E7C"/>
    <w:rsid w:val="003E542F"/>
    <w:rsid w:val="003E69F8"/>
    <w:rsid w:val="003E7171"/>
    <w:rsid w:val="003E745C"/>
    <w:rsid w:val="003E7B41"/>
    <w:rsid w:val="003F002B"/>
    <w:rsid w:val="003F01B4"/>
    <w:rsid w:val="003F0F5D"/>
    <w:rsid w:val="003F3CAB"/>
    <w:rsid w:val="003F3D92"/>
    <w:rsid w:val="003F521D"/>
    <w:rsid w:val="003F58A4"/>
    <w:rsid w:val="003F69B9"/>
    <w:rsid w:val="003F6A73"/>
    <w:rsid w:val="003F7F8C"/>
    <w:rsid w:val="00400699"/>
    <w:rsid w:val="00401261"/>
    <w:rsid w:val="00401342"/>
    <w:rsid w:val="004025F6"/>
    <w:rsid w:val="00404D60"/>
    <w:rsid w:val="00405328"/>
    <w:rsid w:val="004059B8"/>
    <w:rsid w:val="00405C93"/>
    <w:rsid w:val="00407388"/>
    <w:rsid w:val="00410D59"/>
    <w:rsid w:val="0041108A"/>
    <w:rsid w:val="004123F9"/>
    <w:rsid w:val="004130A9"/>
    <w:rsid w:val="00416C6E"/>
    <w:rsid w:val="0041788E"/>
    <w:rsid w:val="0042040A"/>
    <w:rsid w:val="004207A5"/>
    <w:rsid w:val="004215A1"/>
    <w:rsid w:val="004218FA"/>
    <w:rsid w:val="00422B04"/>
    <w:rsid w:val="00422BF0"/>
    <w:rsid w:val="0042542A"/>
    <w:rsid w:val="00425805"/>
    <w:rsid w:val="00426302"/>
    <w:rsid w:val="004264BD"/>
    <w:rsid w:val="0043070A"/>
    <w:rsid w:val="004310CA"/>
    <w:rsid w:val="004325D8"/>
    <w:rsid w:val="00432768"/>
    <w:rsid w:val="00432781"/>
    <w:rsid w:val="00432EE1"/>
    <w:rsid w:val="00433355"/>
    <w:rsid w:val="00433A0E"/>
    <w:rsid w:val="00433B29"/>
    <w:rsid w:val="0043483E"/>
    <w:rsid w:val="00434B3B"/>
    <w:rsid w:val="0043720D"/>
    <w:rsid w:val="004404BA"/>
    <w:rsid w:val="00440E88"/>
    <w:rsid w:val="0044278D"/>
    <w:rsid w:val="00442D96"/>
    <w:rsid w:val="00445D61"/>
    <w:rsid w:val="004471BA"/>
    <w:rsid w:val="004472CD"/>
    <w:rsid w:val="0045137E"/>
    <w:rsid w:val="00454863"/>
    <w:rsid w:val="004553B6"/>
    <w:rsid w:val="00455506"/>
    <w:rsid w:val="004557BE"/>
    <w:rsid w:val="00455A46"/>
    <w:rsid w:val="00455BDD"/>
    <w:rsid w:val="00456257"/>
    <w:rsid w:val="00457F2B"/>
    <w:rsid w:val="00461D22"/>
    <w:rsid w:val="00462520"/>
    <w:rsid w:val="00462D94"/>
    <w:rsid w:val="00463CCA"/>
    <w:rsid w:val="00464824"/>
    <w:rsid w:val="0046549A"/>
    <w:rsid w:val="004659F9"/>
    <w:rsid w:val="00466868"/>
    <w:rsid w:val="00467880"/>
    <w:rsid w:val="004707B4"/>
    <w:rsid w:val="004719DD"/>
    <w:rsid w:val="004720FE"/>
    <w:rsid w:val="004730B8"/>
    <w:rsid w:val="00473159"/>
    <w:rsid w:val="00474D5E"/>
    <w:rsid w:val="00476B5A"/>
    <w:rsid w:val="004772A9"/>
    <w:rsid w:val="004804CF"/>
    <w:rsid w:val="0048178A"/>
    <w:rsid w:val="00481C73"/>
    <w:rsid w:val="00482581"/>
    <w:rsid w:val="00485937"/>
    <w:rsid w:val="00485CEA"/>
    <w:rsid w:val="00486581"/>
    <w:rsid w:val="00487699"/>
    <w:rsid w:val="004917CC"/>
    <w:rsid w:val="00494136"/>
    <w:rsid w:val="00496880"/>
    <w:rsid w:val="004A2232"/>
    <w:rsid w:val="004A4637"/>
    <w:rsid w:val="004A48A2"/>
    <w:rsid w:val="004A4A0D"/>
    <w:rsid w:val="004A4B17"/>
    <w:rsid w:val="004A65C6"/>
    <w:rsid w:val="004A6B20"/>
    <w:rsid w:val="004A71FE"/>
    <w:rsid w:val="004A72DE"/>
    <w:rsid w:val="004B081A"/>
    <w:rsid w:val="004B088B"/>
    <w:rsid w:val="004B3BB1"/>
    <w:rsid w:val="004B463C"/>
    <w:rsid w:val="004B61FB"/>
    <w:rsid w:val="004B6E38"/>
    <w:rsid w:val="004C0993"/>
    <w:rsid w:val="004C0F6A"/>
    <w:rsid w:val="004C1620"/>
    <w:rsid w:val="004C27CA"/>
    <w:rsid w:val="004C2FAA"/>
    <w:rsid w:val="004C4138"/>
    <w:rsid w:val="004C727D"/>
    <w:rsid w:val="004C737D"/>
    <w:rsid w:val="004C7F4A"/>
    <w:rsid w:val="004D1166"/>
    <w:rsid w:val="004D20EC"/>
    <w:rsid w:val="004D2F5F"/>
    <w:rsid w:val="004D2FF2"/>
    <w:rsid w:val="004D50F9"/>
    <w:rsid w:val="004D547D"/>
    <w:rsid w:val="004D757D"/>
    <w:rsid w:val="004E0C77"/>
    <w:rsid w:val="004E0DDF"/>
    <w:rsid w:val="004E117A"/>
    <w:rsid w:val="004E11B9"/>
    <w:rsid w:val="004E19EF"/>
    <w:rsid w:val="004E2A0B"/>
    <w:rsid w:val="004E4812"/>
    <w:rsid w:val="004E522E"/>
    <w:rsid w:val="004E62B2"/>
    <w:rsid w:val="004E6B8A"/>
    <w:rsid w:val="004E7CCE"/>
    <w:rsid w:val="004F2D4F"/>
    <w:rsid w:val="004F378B"/>
    <w:rsid w:val="004F3805"/>
    <w:rsid w:val="004F3CFB"/>
    <w:rsid w:val="004F3D87"/>
    <w:rsid w:val="004F4671"/>
    <w:rsid w:val="004F4818"/>
    <w:rsid w:val="004F4DD0"/>
    <w:rsid w:val="004F5D25"/>
    <w:rsid w:val="004F5E95"/>
    <w:rsid w:val="004F7533"/>
    <w:rsid w:val="004F7E19"/>
    <w:rsid w:val="004F7FD3"/>
    <w:rsid w:val="00500045"/>
    <w:rsid w:val="005005A1"/>
    <w:rsid w:val="00500CB6"/>
    <w:rsid w:val="00501ADC"/>
    <w:rsid w:val="00502EF9"/>
    <w:rsid w:val="00503B84"/>
    <w:rsid w:val="005061DA"/>
    <w:rsid w:val="00506CBD"/>
    <w:rsid w:val="00507C40"/>
    <w:rsid w:val="005100B8"/>
    <w:rsid w:val="005109AA"/>
    <w:rsid w:val="0051283D"/>
    <w:rsid w:val="00514DB6"/>
    <w:rsid w:val="00515A9D"/>
    <w:rsid w:val="00515C86"/>
    <w:rsid w:val="00517E73"/>
    <w:rsid w:val="0052043F"/>
    <w:rsid w:val="00520AB5"/>
    <w:rsid w:val="00523041"/>
    <w:rsid w:val="005235A3"/>
    <w:rsid w:val="00526B46"/>
    <w:rsid w:val="00526F59"/>
    <w:rsid w:val="00527BE4"/>
    <w:rsid w:val="005303E3"/>
    <w:rsid w:val="0053166A"/>
    <w:rsid w:val="00531B31"/>
    <w:rsid w:val="00534160"/>
    <w:rsid w:val="00534E01"/>
    <w:rsid w:val="005364CC"/>
    <w:rsid w:val="005404E8"/>
    <w:rsid w:val="00540B8D"/>
    <w:rsid w:val="005449B5"/>
    <w:rsid w:val="005457FC"/>
    <w:rsid w:val="00547037"/>
    <w:rsid w:val="005517A5"/>
    <w:rsid w:val="00551E35"/>
    <w:rsid w:val="00551F2C"/>
    <w:rsid w:val="0055377C"/>
    <w:rsid w:val="005539AE"/>
    <w:rsid w:val="00554C8E"/>
    <w:rsid w:val="00555930"/>
    <w:rsid w:val="005602D3"/>
    <w:rsid w:val="00560F39"/>
    <w:rsid w:val="0056288D"/>
    <w:rsid w:val="00562FAD"/>
    <w:rsid w:val="00563923"/>
    <w:rsid w:val="005674E9"/>
    <w:rsid w:val="005704B7"/>
    <w:rsid w:val="00570DA5"/>
    <w:rsid w:val="00571AE0"/>
    <w:rsid w:val="005725C6"/>
    <w:rsid w:val="00575417"/>
    <w:rsid w:val="00575511"/>
    <w:rsid w:val="00576128"/>
    <w:rsid w:val="00580E1E"/>
    <w:rsid w:val="00581B20"/>
    <w:rsid w:val="00583F62"/>
    <w:rsid w:val="005860B1"/>
    <w:rsid w:val="00586A8D"/>
    <w:rsid w:val="0058706F"/>
    <w:rsid w:val="00587DCF"/>
    <w:rsid w:val="00587E09"/>
    <w:rsid w:val="00587F19"/>
    <w:rsid w:val="00590495"/>
    <w:rsid w:val="00590E56"/>
    <w:rsid w:val="005912F6"/>
    <w:rsid w:val="005926B1"/>
    <w:rsid w:val="00592881"/>
    <w:rsid w:val="005A04DA"/>
    <w:rsid w:val="005A1264"/>
    <w:rsid w:val="005A2A84"/>
    <w:rsid w:val="005A3F18"/>
    <w:rsid w:val="005A4659"/>
    <w:rsid w:val="005A4F89"/>
    <w:rsid w:val="005B1333"/>
    <w:rsid w:val="005B1689"/>
    <w:rsid w:val="005B28B3"/>
    <w:rsid w:val="005B2976"/>
    <w:rsid w:val="005B2E84"/>
    <w:rsid w:val="005B41E4"/>
    <w:rsid w:val="005B45C4"/>
    <w:rsid w:val="005B52D6"/>
    <w:rsid w:val="005B538D"/>
    <w:rsid w:val="005B59AD"/>
    <w:rsid w:val="005B5E06"/>
    <w:rsid w:val="005B5E9D"/>
    <w:rsid w:val="005B6FAF"/>
    <w:rsid w:val="005B71CF"/>
    <w:rsid w:val="005C031F"/>
    <w:rsid w:val="005C2974"/>
    <w:rsid w:val="005C34AA"/>
    <w:rsid w:val="005C381A"/>
    <w:rsid w:val="005C742B"/>
    <w:rsid w:val="005C7E8D"/>
    <w:rsid w:val="005C7F94"/>
    <w:rsid w:val="005D0C22"/>
    <w:rsid w:val="005D23E1"/>
    <w:rsid w:val="005D2E99"/>
    <w:rsid w:val="005D2EA3"/>
    <w:rsid w:val="005D3A4E"/>
    <w:rsid w:val="005D42A9"/>
    <w:rsid w:val="005D462C"/>
    <w:rsid w:val="005D473E"/>
    <w:rsid w:val="005D76D2"/>
    <w:rsid w:val="005E1B4E"/>
    <w:rsid w:val="005E23C1"/>
    <w:rsid w:val="005E2890"/>
    <w:rsid w:val="005E3AC8"/>
    <w:rsid w:val="005E64EF"/>
    <w:rsid w:val="005E7C10"/>
    <w:rsid w:val="005F0A89"/>
    <w:rsid w:val="005F0EBF"/>
    <w:rsid w:val="005F1E33"/>
    <w:rsid w:val="005F1E76"/>
    <w:rsid w:val="005F34BB"/>
    <w:rsid w:val="005F6398"/>
    <w:rsid w:val="005F6DDC"/>
    <w:rsid w:val="005F744C"/>
    <w:rsid w:val="006017A7"/>
    <w:rsid w:val="00603E87"/>
    <w:rsid w:val="00604409"/>
    <w:rsid w:val="006045B5"/>
    <w:rsid w:val="00605B04"/>
    <w:rsid w:val="00606653"/>
    <w:rsid w:val="00606B35"/>
    <w:rsid w:val="00612317"/>
    <w:rsid w:val="00613085"/>
    <w:rsid w:val="00613584"/>
    <w:rsid w:val="006143DE"/>
    <w:rsid w:val="00621EB0"/>
    <w:rsid w:val="006227F6"/>
    <w:rsid w:val="00625DC1"/>
    <w:rsid w:val="0062606C"/>
    <w:rsid w:val="00626A30"/>
    <w:rsid w:val="006277FC"/>
    <w:rsid w:val="00627E80"/>
    <w:rsid w:val="006310BC"/>
    <w:rsid w:val="00631EAA"/>
    <w:rsid w:val="006324AF"/>
    <w:rsid w:val="00634220"/>
    <w:rsid w:val="0063711C"/>
    <w:rsid w:val="00637BC1"/>
    <w:rsid w:val="006409FA"/>
    <w:rsid w:val="00641E52"/>
    <w:rsid w:val="006433F7"/>
    <w:rsid w:val="00644A53"/>
    <w:rsid w:val="00645803"/>
    <w:rsid w:val="00645BBB"/>
    <w:rsid w:val="006463C5"/>
    <w:rsid w:val="0065149C"/>
    <w:rsid w:val="006515CF"/>
    <w:rsid w:val="0065167C"/>
    <w:rsid w:val="00652697"/>
    <w:rsid w:val="00652AF6"/>
    <w:rsid w:val="00653871"/>
    <w:rsid w:val="00653E33"/>
    <w:rsid w:val="00655F5D"/>
    <w:rsid w:val="006563A8"/>
    <w:rsid w:val="00660550"/>
    <w:rsid w:val="00660F1A"/>
    <w:rsid w:val="0066250B"/>
    <w:rsid w:val="0066407C"/>
    <w:rsid w:val="00664370"/>
    <w:rsid w:val="006665FD"/>
    <w:rsid w:val="00666862"/>
    <w:rsid w:val="00666F01"/>
    <w:rsid w:val="0066744D"/>
    <w:rsid w:val="006706C9"/>
    <w:rsid w:val="006714AD"/>
    <w:rsid w:val="00674D0F"/>
    <w:rsid w:val="00674FA9"/>
    <w:rsid w:val="00675018"/>
    <w:rsid w:val="006752BE"/>
    <w:rsid w:val="006758AC"/>
    <w:rsid w:val="0067640F"/>
    <w:rsid w:val="00676CF0"/>
    <w:rsid w:val="0067720F"/>
    <w:rsid w:val="0067733C"/>
    <w:rsid w:val="006808EB"/>
    <w:rsid w:val="0068207F"/>
    <w:rsid w:val="006825C4"/>
    <w:rsid w:val="006831BB"/>
    <w:rsid w:val="006847C7"/>
    <w:rsid w:val="0068523A"/>
    <w:rsid w:val="00692CDC"/>
    <w:rsid w:val="006939AD"/>
    <w:rsid w:val="00695385"/>
    <w:rsid w:val="0069616B"/>
    <w:rsid w:val="00696314"/>
    <w:rsid w:val="00696496"/>
    <w:rsid w:val="006969A5"/>
    <w:rsid w:val="006972E6"/>
    <w:rsid w:val="00697D6B"/>
    <w:rsid w:val="006A1A0C"/>
    <w:rsid w:val="006A2348"/>
    <w:rsid w:val="006A55AD"/>
    <w:rsid w:val="006A5E32"/>
    <w:rsid w:val="006A6BC9"/>
    <w:rsid w:val="006A7AC9"/>
    <w:rsid w:val="006B091E"/>
    <w:rsid w:val="006B1778"/>
    <w:rsid w:val="006B1CDB"/>
    <w:rsid w:val="006B2BE7"/>
    <w:rsid w:val="006B3732"/>
    <w:rsid w:val="006B5117"/>
    <w:rsid w:val="006B5F13"/>
    <w:rsid w:val="006B7148"/>
    <w:rsid w:val="006C0D34"/>
    <w:rsid w:val="006C1351"/>
    <w:rsid w:val="006C1D3D"/>
    <w:rsid w:val="006C2289"/>
    <w:rsid w:val="006C4B0C"/>
    <w:rsid w:val="006C4F7A"/>
    <w:rsid w:val="006C5575"/>
    <w:rsid w:val="006C6680"/>
    <w:rsid w:val="006C730D"/>
    <w:rsid w:val="006C78BD"/>
    <w:rsid w:val="006D0342"/>
    <w:rsid w:val="006D0F3A"/>
    <w:rsid w:val="006D673E"/>
    <w:rsid w:val="006E16FF"/>
    <w:rsid w:val="006E3399"/>
    <w:rsid w:val="006E413F"/>
    <w:rsid w:val="006E5D47"/>
    <w:rsid w:val="006E78FF"/>
    <w:rsid w:val="006F0055"/>
    <w:rsid w:val="006F156E"/>
    <w:rsid w:val="006F1602"/>
    <w:rsid w:val="006F1B99"/>
    <w:rsid w:val="006F4021"/>
    <w:rsid w:val="006F7B5F"/>
    <w:rsid w:val="007010F8"/>
    <w:rsid w:val="00702AD3"/>
    <w:rsid w:val="00705798"/>
    <w:rsid w:val="007076F3"/>
    <w:rsid w:val="0071044A"/>
    <w:rsid w:val="0071077D"/>
    <w:rsid w:val="007133DF"/>
    <w:rsid w:val="007146C0"/>
    <w:rsid w:val="00716D5D"/>
    <w:rsid w:val="007222D5"/>
    <w:rsid w:val="0072643E"/>
    <w:rsid w:val="00726A42"/>
    <w:rsid w:val="00727C10"/>
    <w:rsid w:val="00727C3C"/>
    <w:rsid w:val="007315E3"/>
    <w:rsid w:val="00731ABC"/>
    <w:rsid w:val="007336E1"/>
    <w:rsid w:val="00734B4F"/>
    <w:rsid w:val="0073640B"/>
    <w:rsid w:val="0073765D"/>
    <w:rsid w:val="00737B9F"/>
    <w:rsid w:val="0074132E"/>
    <w:rsid w:val="00743E55"/>
    <w:rsid w:val="00747E40"/>
    <w:rsid w:val="00751894"/>
    <w:rsid w:val="00751B61"/>
    <w:rsid w:val="00753CF0"/>
    <w:rsid w:val="007549D4"/>
    <w:rsid w:val="007556EF"/>
    <w:rsid w:val="007558D7"/>
    <w:rsid w:val="00756294"/>
    <w:rsid w:val="00756A13"/>
    <w:rsid w:val="00760385"/>
    <w:rsid w:val="007617E0"/>
    <w:rsid w:val="00761992"/>
    <w:rsid w:val="007628D6"/>
    <w:rsid w:val="00766CF7"/>
    <w:rsid w:val="007670A8"/>
    <w:rsid w:val="007673D5"/>
    <w:rsid w:val="00767731"/>
    <w:rsid w:val="00771345"/>
    <w:rsid w:val="00771587"/>
    <w:rsid w:val="00773C6F"/>
    <w:rsid w:val="00773EA5"/>
    <w:rsid w:val="007753F1"/>
    <w:rsid w:val="0077627E"/>
    <w:rsid w:val="0078018B"/>
    <w:rsid w:val="0078218F"/>
    <w:rsid w:val="00783267"/>
    <w:rsid w:val="007833FB"/>
    <w:rsid w:val="007850AD"/>
    <w:rsid w:val="00785CCB"/>
    <w:rsid w:val="00786BCF"/>
    <w:rsid w:val="007903E2"/>
    <w:rsid w:val="00790956"/>
    <w:rsid w:val="0079322A"/>
    <w:rsid w:val="00793867"/>
    <w:rsid w:val="007939DA"/>
    <w:rsid w:val="007942FB"/>
    <w:rsid w:val="00795598"/>
    <w:rsid w:val="00795BCA"/>
    <w:rsid w:val="00796392"/>
    <w:rsid w:val="007970C3"/>
    <w:rsid w:val="00797A10"/>
    <w:rsid w:val="007A1C18"/>
    <w:rsid w:val="007A1E17"/>
    <w:rsid w:val="007A44E8"/>
    <w:rsid w:val="007A5155"/>
    <w:rsid w:val="007A5F70"/>
    <w:rsid w:val="007A6667"/>
    <w:rsid w:val="007A6B42"/>
    <w:rsid w:val="007B062B"/>
    <w:rsid w:val="007B17B5"/>
    <w:rsid w:val="007B3308"/>
    <w:rsid w:val="007B46DD"/>
    <w:rsid w:val="007B5DE4"/>
    <w:rsid w:val="007B6168"/>
    <w:rsid w:val="007B669B"/>
    <w:rsid w:val="007C12B8"/>
    <w:rsid w:val="007C199B"/>
    <w:rsid w:val="007C48BF"/>
    <w:rsid w:val="007D2EC6"/>
    <w:rsid w:val="007D5335"/>
    <w:rsid w:val="007D5C2F"/>
    <w:rsid w:val="007E1E39"/>
    <w:rsid w:val="007E2C4A"/>
    <w:rsid w:val="007E3690"/>
    <w:rsid w:val="007E4A82"/>
    <w:rsid w:val="007E4D1B"/>
    <w:rsid w:val="007E53FC"/>
    <w:rsid w:val="007E554A"/>
    <w:rsid w:val="007E6DE0"/>
    <w:rsid w:val="007E7634"/>
    <w:rsid w:val="007F032E"/>
    <w:rsid w:val="00800071"/>
    <w:rsid w:val="0080086C"/>
    <w:rsid w:val="00802BCD"/>
    <w:rsid w:val="0080350F"/>
    <w:rsid w:val="00803745"/>
    <w:rsid w:val="00804026"/>
    <w:rsid w:val="00805723"/>
    <w:rsid w:val="008076D7"/>
    <w:rsid w:val="00810482"/>
    <w:rsid w:val="0081125A"/>
    <w:rsid w:val="0081212E"/>
    <w:rsid w:val="00812DB9"/>
    <w:rsid w:val="008150E1"/>
    <w:rsid w:val="00815BD6"/>
    <w:rsid w:val="008243D4"/>
    <w:rsid w:val="00825034"/>
    <w:rsid w:val="0082670B"/>
    <w:rsid w:val="00827EF6"/>
    <w:rsid w:val="0083296E"/>
    <w:rsid w:val="008344FD"/>
    <w:rsid w:val="008350DE"/>
    <w:rsid w:val="008352AB"/>
    <w:rsid w:val="00836773"/>
    <w:rsid w:val="00837285"/>
    <w:rsid w:val="0083795A"/>
    <w:rsid w:val="00840AE5"/>
    <w:rsid w:val="0084247A"/>
    <w:rsid w:val="0084441A"/>
    <w:rsid w:val="00845235"/>
    <w:rsid w:val="00845918"/>
    <w:rsid w:val="00845E6D"/>
    <w:rsid w:val="00850842"/>
    <w:rsid w:val="00851079"/>
    <w:rsid w:val="00851991"/>
    <w:rsid w:val="008523AD"/>
    <w:rsid w:val="008533D4"/>
    <w:rsid w:val="00853F4D"/>
    <w:rsid w:val="00854D7B"/>
    <w:rsid w:val="0085504E"/>
    <w:rsid w:val="00856466"/>
    <w:rsid w:val="00861F67"/>
    <w:rsid w:val="00863B6A"/>
    <w:rsid w:val="00864074"/>
    <w:rsid w:val="00865380"/>
    <w:rsid w:val="00865B19"/>
    <w:rsid w:val="00866C14"/>
    <w:rsid w:val="00867044"/>
    <w:rsid w:val="00870E1C"/>
    <w:rsid w:val="008715FA"/>
    <w:rsid w:val="008743AC"/>
    <w:rsid w:val="00874994"/>
    <w:rsid w:val="0087504C"/>
    <w:rsid w:val="0087563B"/>
    <w:rsid w:val="00884771"/>
    <w:rsid w:val="008859D5"/>
    <w:rsid w:val="00885CB2"/>
    <w:rsid w:val="008862CD"/>
    <w:rsid w:val="0088749D"/>
    <w:rsid w:val="00891483"/>
    <w:rsid w:val="00893681"/>
    <w:rsid w:val="00893D02"/>
    <w:rsid w:val="00893DA9"/>
    <w:rsid w:val="0089437D"/>
    <w:rsid w:val="0089713D"/>
    <w:rsid w:val="0089723E"/>
    <w:rsid w:val="008972A7"/>
    <w:rsid w:val="008A2B0A"/>
    <w:rsid w:val="008A31F9"/>
    <w:rsid w:val="008A394E"/>
    <w:rsid w:val="008A4AF9"/>
    <w:rsid w:val="008A5CE6"/>
    <w:rsid w:val="008A75E7"/>
    <w:rsid w:val="008B2049"/>
    <w:rsid w:val="008B36D2"/>
    <w:rsid w:val="008B682F"/>
    <w:rsid w:val="008C1C31"/>
    <w:rsid w:val="008C306A"/>
    <w:rsid w:val="008C30FE"/>
    <w:rsid w:val="008C347C"/>
    <w:rsid w:val="008C63C6"/>
    <w:rsid w:val="008C6D7E"/>
    <w:rsid w:val="008C6F17"/>
    <w:rsid w:val="008C75C1"/>
    <w:rsid w:val="008C7603"/>
    <w:rsid w:val="008C7672"/>
    <w:rsid w:val="008C77EA"/>
    <w:rsid w:val="008D101F"/>
    <w:rsid w:val="008D15D3"/>
    <w:rsid w:val="008D160B"/>
    <w:rsid w:val="008D2A3B"/>
    <w:rsid w:val="008D3F29"/>
    <w:rsid w:val="008D3FBC"/>
    <w:rsid w:val="008D459C"/>
    <w:rsid w:val="008D7A3A"/>
    <w:rsid w:val="008E22A9"/>
    <w:rsid w:val="008E44E5"/>
    <w:rsid w:val="008E686B"/>
    <w:rsid w:val="008E69ED"/>
    <w:rsid w:val="008E71B1"/>
    <w:rsid w:val="008F0FD3"/>
    <w:rsid w:val="008F18E0"/>
    <w:rsid w:val="008F1ECC"/>
    <w:rsid w:val="008F33BD"/>
    <w:rsid w:val="008F416F"/>
    <w:rsid w:val="008F4473"/>
    <w:rsid w:val="008F6E86"/>
    <w:rsid w:val="00901601"/>
    <w:rsid w:val="00901E21"/>
    <w:rsid w:val="00904577"/>
    <w:rsid w:val="00906B27"/>
    <w:rsid w:val="00906BA7"/>
    <w:rsid w:val="00910A9F"/>
    <w:rsid w:val="00913C95"/>
    <w:rsid w:val="009147E6"/>
    <w:rsid w:val="0091678A"/>
    <w:rsid w:val="00921E31"/>
    <w:rsid w:val="00922EB0"/>
    <w:rsid w:val="00926971"/>
    <w:rsid w:val="00926D74"/>
    <w:rsid w:val="00927E73"/>
    <w:rsid w:val="00931071"/>
    <w:rsid w:val="00931FEF"/>
    <w:rsid w:val="009320C6"/>
    <w:rsid w:val="00932AAA"/>
    <w:rsid w:val="00937095"/>
    <w:rsid w:val="00937356"/>
    <w:rsid w:val="009375AB"/>
    <w:rsid w:val="0093760B"/>
    <w:rsid w:val="009376C7"/>
    <w:rsid w:val="009418B1"/>
    <w:rsid w:val="00941CD1"/>
    <w:rsid w:val="00942E44"/>
    <w:rsid w:val="00945637"/>
    <w:rsid w:val="00947FE3"/>
    <w:rsid w:val="00955CAE"/>
    <w:rsid w:val="00956E36"/>
    <w:rsid w:val="00957370"/>
    <w:rsid w:val="009574F1"/>
    <w:rsid w:val="00957FCA"/>
    <w:rsid w:val="00960DAD"/>
    <w:rsid w:val="00961948"/>
    <w:rsid w:val="009624B8"/>
    <w:rsid w:val="00962935"/>
    <w:rsid w:val="00962954"/>
    <w:rsid w:val="00964887"/>
    <w:rsid w:val="00964FB8"/>
    <w:rsid w:val="009650C5"/>
    <w:rsid w:val="00965E8A"/>
    <w:rsid w:val="00966089"/>
    <w:rsid w:val="00966EB4"/>
    <w:rsid w:val="00967279"/>
    <w:rsid w:val="00967428"/>
    <w:rsid w:val="00970F40"/>
    <w:rsid w:val="009710D7"/>
    <w:rsid w:val="009713C6"/>
    <w:rsid w:val="00975209"/>
    <w:rsid w:val="00975C95"/>
    <w:rsid w:val="009763D4"/>
    <w:rsid w:val="009800C3"/>
    <w:rsid w:val="00981BBE"/>
    <w:rsid w:val="00981E85"/>
    <w:rsid w:val="0098461C"/>
    <w:rsid w:val="009851EC"/>
    <w:rsid w:val="00986218"/>
    <w:rsid w:val="00987135"/>
    <w:rsid w:val="00987FDF"/>
    <w:rsid w:val="00990BE7"/>
    <w:rsid w:val="00993019"/>
    <w:rsid w:val="009930D8"/>
    <w:rsid w:val="00995898"/>
    <w:rsid w:val="009964EF"/>
    <w:rsid w:val="009965E8"/>
    <w:rsid w:val="009968A2"/>
    <w:rsid w:val="00996C78"/>
    <w:rsid w:val="00997B40"/>
    <w:rsid w:val="009A0CCD"/>
    <w:rsid w:val="009A1E00"/>
    <w:rsid w:val="009A46B2"/>
    <w:rsid w:val="009A501C"/>
    <w:rsid w:val="009A50A6"/>
    <w:rsid w:val="009A5439"/>
    <w:rsid w:val="009A7519"/>
    <w:rsid w:val="009B06EA"/>
    <w:rsid w:val="009B1158"/>
    <w:rsid w:val="009B34FB"/>
    <w:rsid w:val="009B3643"/>
    <w:rsid w:val="009B43C4"/>
    <w:rsid w:val="009B48E2"/>
    <w:rsid w:val="009B506F"/>
    <w:rsid w:val="009B6BD0"/>
    <w:rsid w:val="009B7498"/>
    <w:rsid w:val="009C1362"/>
    <w:rsid w:val="009C253A"/>
    <w:rsid w:val="009C31BE"/>
    <w:rsid w:val="009C4222"/>
    <w:rsid w:val="009C5E25"/>
    <w:rsid w:val="009C70CE"/>
    <w:rsid w:val="009C7399"/>
    <w:rsid w:val="009C756A"/>
    <w:rsid w:val="009D17DB"/>
    <w:rsid w:val="009D28FB"/>
    <w:rsid w:val="009D427D"/>
    <w:rsid w:val="009D5626"/>
    <w:rsid w:val="009D6AFD"/>
    <w:rsid w:val="009D7B10"/>
    <w:rsid w:val="009D7BC7"/>
    <w:rsid w:val="009D7CDB"/>
    <w:rsid w:val="009E0027"/>
    <w:rsid w:val="009E09A0"/>
    <w:rsid w:val="009E1068"/>
    <w:rsid w:val="009E35C8"/>
    <w:rsid w:val="009E39F1"/>
    <w:rsid w:val="009E50DC"/>
    <w:rsid w:val="009E5FBD"/>
    <w:rsid w:val="009E6094"/>
    <w:rsid w:val="009F0497"/>
    <w:rsid w:val="009F1BCB"/>
    <w:rsid w:val="009F2E46"/>
    <w:rsid w:val="009F6356"/>
    <w:rsid w:val="009F7039"/>
    <w:rsid w:val="009F76C0"/>
    <w:rsid w:val="00A01216"/>
    <w:rsid w:val="00A03219"/>
    <w:rsid w:val="00A0402C"/>
    <w:rsid w:val="00A0406F"/>
    <w:rsid w:val="00A05F97"/>
    <w:rsid w:val="00A06EDD"/>
    <w:rsid w:val="00A0743B"/>
    <w:rsid w:val="00A1069B"/>
    <w:rsid w:val="00A1117F"/>
    <w:rsid w:val="00A1132B"/>
    <w:rsid w:val="00A12CDF"/>
    <w:rsid w:val="00A150BF"/>
    <w:rsid w:val="00A15B4F"/>
    <w:rsid w:val="00A21B9E"/>
    <w:rsid w:val="00A21C56"/>
    <w:rsid w:val="00A22613"/>
    <w:rsid w:val="00A2583D"/>
    <w:rsid w:val="00A2666E"/>
    <w:rsid w:val="00A2667D"/>
    <w:rsid w:val="00A30057"/>
    <w:rsid w:val="00A3043B"/>
    <w:rsid w:val="00A3059B"/>
    <w:rsid w:val="00A30EEC"/>
    <w:rsid w:val="00A33492"/>
    <w:rsid w:val="00A3410D"/>
    <w:rsid w:val="00A35E3F"/>
    <w:rsid w:val="00A37DF6"/>
    <w:rsid w:val="00A40119"/>
    <w:rsid w:val="00A409BC"/>
    <w:rsid w:val="00A41AE6"/>
    <w:rsid w:val="00A43809"/>
    <w:rsid w:val="00A43EAA"/>
    <w:rsid w:val="00A46C35"/>
    <w:rsid w:val="00A50454"/>
    <w:rsid w:val="00A50799"/>
    <w:rsid w:val="00A50A99"/>
    <w:rsid w:val="00A50E98"/>
    <w:rsid w:val="00A51312"/>
    <w:rsid w:val="00A5241E"/>
    <w:rsid w:val="00A53792"/>
    <w:rsid w:val="00A55A81"/>
    <w:rsid w:val="00A55B52"/>
    <w:rsid w:val="00A57D46"/>
    <w:rsid w:val="00A60D66"/>
    <w:rsid w:val="00A61220"/>
    <w:rsid w:val="00A63A2F"/>
    <w:rsid w:val="00A64663"/>
    <w:rsid w:val="00A64945"/>
    <w:rsid w:val="00A661DF"/>
    <w:rsid w:val="00A66E97"/>
    <w:rsid w:val="00A709D0"/>
    <w:rsid w:val="00A71E5D"/>
    <w:rsid w:val="00A73E54"/>
    <w:rsid w:val="00A73FD8"/>
    <w:rsid w:val="00A747AD"/>
    <w:rsid w:val="00A76FC9"/>
    <w:rsid w:val="00A81B43"/>
    <w:rsid w:val="00A8214B"/>
    <w:rsid w:val="00A83DB7"/>
    <w:rsid w:val="00A849E6"/>
    <w:rsid w:val="00A86872"/>
    <w:rsid w:val="00A87C5E"/>
    <w:rsid w:val="00A9068D"/>
    <w:rsid w:val="00A91F05"/>
    <w:rsid w:val="00A9264F"/>
    <w:rsid w:val="00A944B8"/>
    <w:rsid w:val="00A94DAA"/>
    <w:rsid w:val="00A94E60"/>
    <w:rsid w:val="00AA22F4"/>
    <w:rsid w:val="00AA27E5"/>
    <w:rsid w:val="00AA34C3"/>
    <w:rsid w:val="00AA4859"/>
    <w:rsid w:val="00AA4ADE"/>
    <w:rsid w:val="00AA6453"/>
    <w:rsid w:val="00AA6986"/>
    <w:rsid w:val="00AA718F"/>
    <w:rsid w:val="00AA7232"/>
    <w:rsid w:val="00AB3055"/>
    <w:rsid w:val="00AB4893"/>
    <w:rsid w:val="00AB48C5"/>
    <w:rsid w:val="00AB65E3"/>
    <w:rsid w:val="00AC06A3"/>
    <w:rsid w:val="00AC133A"/>
    <w:rsid w:val="00AC141F"/>
    <w:rsid w:val="00AC14C8"/>
    <w:rsid w:val="00AC1DEA"/>
    <w:rsid w:val="00AC5744"/>
    <w:rsid w:val="00AD3A93"/>
    <w:rsid w:val="00AD4424"/>
    <w:rsid w:val="00AD5446"/>
    <w:rsid w:val="00AD6070"/>
    <w:rsid w:val="00AD6FE1"/>
    <w:rsid w:val="00AD773B"/>
    <w:rsid w:val="00AE0578"/>
    <w:rsid w:val="00AE1F1C"/>
    <w:rsid w:val="00AE34E0"/>
    <w:rsid w:val="00AE412B"/>
    <w:rsid w:val="00AE4808"/>
    <w:rsid w:val="00AE5408"/>
    <w:rsid w:val="00AF1700"/>
    <w:rsid w:val="00AF2A6F"/>
    <w:rsid w:val="00AF4933"/>
    <w:rsid w:val="00AF4C4A"/>
    <w:rsid w:val="00AF54C6"/>
    <w:rsid w:val="00AF5646"/>
    <w:rsid w:val="00AF668E"/>
    <w:rsid w:val="00AF67FD"/>
    <w:rsid w:val="00B01106"/>
    <w:rsid w:val="00B011AB"/>
    <w:rsid w:val="00B024B2"/>
    <w:rsid w:val="00B03092"/>
    <w:rsid w:val="00B03EF4"/>
    <w:rsid w:val="00B0470A"/>
    <w:rsid w:val="00B050D1"/>
    <w:rsid w:val="00B07D9E"/>
    <w:rsid w:val="00B10B6E"/>
    <w:rsid w:val="00B110E9"/>
    <w:rsid w:val="00B1118C"/>
    <w:rsid w:val="00B12221"/>
    <w:rsid w:val="00B12402"/>
    <w:rsid w:val="00B12D60"/>
    <w:rsid w:val="00B14CF7"/>
    <w:rsid w:val="00B157E6"/>
    <w:rsid w:val="00B17B59"/>
    <w:rsid w:val="00B17D7F"/>
    <w:rsid w:val="00B202C5"/>
    <w:rsid w:val="00B216C7"/>
    <w:rsid w:val="00B22231"/>
    <w:rsid w:val="00B22763"/>
    <w:rsid w:val="00B22C3A"/>
    <w:rsid w:val="00B237C2"/>
    <w:rsid w:val="00B23B40"/>
    <w:rsid w:val="00B243F2"/>
    <w:rsid w:val="00B246A2"/>
    <w:rsid w:val="00B2490E"/>
    <w:rsid w:val="00B30100"/>
    <w:rsid w:val="00B30752"/>
    <w:rsid w:val="00B335C4"/>
    <w:rsid w:val="00B348B2"/>
    <w:rsid w:val="00B3593A"/>
    <w:rsid w:val="00B35B86"/>
    <w:rsid w:val="00B36414"/>
    <w:rsid w:val="00B3724E"/>
    <w:rsid w:val="00B416AB"/>
    <w:rsid w:val="00B4446C"/>
    <w:rsid w:val="00B445B3"/>
    <w:rsid w:val="00B4466B"/>
    <w:rsid w:val="00B44E5F"/>
    <w:rsid w:val="00B453A6"/>
    <w:rsid w:val="00B45C0B"/>
    <w:rsid w:val="00B46078"/>
    <w:rsid w:val="00B46743"/>
    <w:rsid w:val="00B46AF9"/>
    <w:rsid w:val="00B52F40"/>
    <w:rsid w:val="00B551CB"/>
    <w:rsid w:val="00B57DDF"/>
    <w:rsid w:val="00B57F29"/>
    <w:rsid w:val="00B60BCE"/>
    <w:rsid w:val="00B62A9E"/>
    <w:rsid w:val="00B62CA2"/>
    <w:rsid w:val="00B63ACE"/>
    <w:rsid w:val="00B63FFD"/>
    <w:rsid w:val="00B644CA"/>
    <w:rsid w:val="00B65604"/>
    <w:rsid w:val="00B65D53"/>
    <w:rsid w:val="00B6622C"/>
    <w:rsid w:val="00B67A99"/>
    <w:rsid w:val="00B70479"/>
    <w:rsid w:val="00B72AA6"/>
    <w:rsid w:val="00B72DFC"/>
    <w:rsid w:val="00B747C5"/>
    <w:rsid w:val="00B75690"/>
    <w:rsid w:val="00B76717"/>
    <w:rsid w:val="00B77FD0"/>
    <w:rsid w:val="00B77FF8"/>
    <w:rsid w:val="00B80154"/>
    <w:rsid w:val="00B80E0F"/>
    <w:rsid w:val="00B8137C"/>
    <w:rsid w:val="00B81667"/>
    <w:rsid w:val="00B84C77"/>
    <w:rsid w:val="00B85CFD"/>
    <w:rsid w:val="00B877C3"/>
    <w:rsid w:val="00B87AA2"/>
    <w:rsid w:val="00B902DB"/>
    <w:rsid w:val="00B90E01"/>
    <w:rsid w:val="00B91982"/>
    <w:rsid w:val="00B9306D"/>
    <w:rsid w:val="00B9415D"/>
    <w:rsid w:val="00B947EA"/>
    <w:rsid w:val="00B977DF"/>
    <w:rsid w:val="00B97875"/>
    <w:rsid w:val="00BA0003"/>
    <w:rsid w:val="00BA2805"/>
    <w:rsid w:val="00BA3A63"/>
    <w:rsid w:val="00BA612B"/>
    <w:rsid w:val="00BA6BB2"/>
    <w:rsid w:val="00BA7D05"/>
    <w:rsid w:val="00BB56A8"/>
    <w:rsid w:val="00BB5D86"/>
    <w:rsid w:val="00BB7DD6"/>
    <w:rsid w:val="00BC0DE6"/>
    <w:rsid w:val="00BC1E57"/>
    <w:rsid w:val="00BC48B3"/>
    <w:rsid w:val="00BC53EE"/>
    <w:rsid w:val="00BC576A"/>
    <w:rsid w:val="00BC5D1E"/>
    <w:rsid w:val="00BC5D92"/>
    <w:rsid w:val="00BC7F34"/>
    <w:rsid w:val="00BD1339"/>
    <w:rsid w:val="00BD6335"/>
    <w:rsid w:val="00BD6EF9"/>
    <w:rsid w:val="00BD7316"/>
    <w:rsid w:val="00BE5B09"/>
    <w:rsid w:val="00BE5E87"/>
    <w:rsid w:val="00BE613A"/>
    <w:rsid w:val="00BF08A1"/>
    <w:rsid w:val="00BF08AC"/>
    <w:rsid w:val="00BF3D2B"/>
    <w:rsid w:val="00BF633A"/>
    <w:rsid w:val="00BF6E50"/>
    <w:rsid w:val="00C008C5"/>
    <w:rsid w:val="00C03B76"/>
    <w:rsid w:val="00C03EBD"/>
    <w:rsid w:val="00C04E5F"/>
    <w:rsid w:val="00C102DF"/>
    <w:rsid w:val="00C10680"/>
    <w:rsid w:val="00C120DB"/>
    <w:rsid w:val="00C122F0"/>
    <w:rsid w:val="00C14D2B"/>
    <w:rsid w:val="00C15749"/>
    <w:rsid w:val="00C159A9"/>
    <w:rsid w:val="00C16444"/>
    <w:rsid w:val="00C16894"/>
    <w:rsid w:val="00C1711B"/>
    <w:rsid w:val="00C222A4"/>
    <w:rsid w:val="00C229ED"/>
    <w:rsid w:val="00C23706"/>
    <w:rsid w:val="00C2419A"/>
    <w:rsid w:val="00C2480A"/>
    <w:rsid w:val="00C2719D"/>
    <w:rsid w:val="00C27CF2"/>
    <w:rsid w:val="00C300C0"/>
    <w:rsid w:val="00C300CE"/>
    <w:rsid w:val="00C30630"/>
    <w:rsid w:val="00C31246"/>
    <w:rsid w:val="00C34DEE"/>
    <w:rsid w:val="00C3676A"/>
    <w:rsid w:val="00C36A30"/>
    <w:rsid w:val="00C36CC2"/>
    <w:rsid w:val="00C41338"/>
    <w:rsid w:val="00C43EFD"/>
    <w:rsid w:val="00C445FE"/>
    <w:rsid w:val="00C45524"/>
    <w:rsid w:val="00C47409"/>
    <w:rsid w:val="00C475D7"/>
    <w:rsid w:val="00C5218B"/>
    <w:rsid w:val="00C52935"/>
    <w:rsid w:val="00C5568E"/>
    <w:rsid w:val="00C55FAA"/>
    <w:rsid w:val="00C6045A"/>
    <w:rsid w:val="00C6053D"/>
    <w:rsid w:val="00C606A9"/>
    <w:rsid w:val="00C6204B"/>
    <w:rsid w:val="00C62A7F"/>
    <w:rsid w:val="00C6351D"/>
    <w:rsid w:val="00C64A0B"/>
    <w:rsid w:val="00C64CAB"/>
    <w:rsid w:val="00C6648A"/>
    <w:rsid w:val="00C66B2A"/>
    <w:rsid w:val="00C67146"/>
    <w:rsid w:val="00C701EC"/>
    <w:rsid w:val="00C714E7"/>
    <w:rsid w:val="00C7234D"/>
    <w:rsid w:val="00C728BB"/>
    <w:rsid w:val="00C7388D"/>
    <w:rsid w:val="00C73931"/>
    <w:rsid w:val="00C74F1A"/>
    <w:rsid w:val="00C75391"/>
    <w:rsid w:val="00C760E7"/>
    <w:rsid w:val="00C80532"/>
    <w:rsid w:val="00C810B7"/>
    <w:rsid w:val="00C8118E"/>
    <w:rsid w:val="00C815A4"/>
    <w:rsid w:val="00C8256C"/>
    <w:rsid w:val="00C83D28"/>
    <w:rsid w:val="00C85301"/>
    <w:rsid w:val="00C857C1"/>
    <w:rsid w:val="00C85CF3"/>
    <w:rsid w:val="00C863A7"/>
    <w:rsid w:val="00C86E31"/>
    <w:rsid w:val="00C90928"/>
    <w:rsid w:val="00C94902"/>
    <w:rsid w:val="00C94A6A"/>
    <w:rsid w:val="00C94C83"/>
    <w:rsid w:val="00C9509F"/>
    <w:rsid w:val="00C96FBB"/>
    <w:rsid w:val="00C97721"/>
    <w:rsid w:val="00CA0CB2"/>
    <w:rsid w:val="00CA2CF5"/>
    <w:rsid w:val="00CA393B"/>
    <w:rsid w:val="00CA4B06"/>
    <w:rsid w:val="00CA5500"/>
    <w:rsid w:val="00CB060F"/>
    <w:rsid w:val="00CB3040"/>
    <w:rsid w:val="00CB3155"/>
    <w:rsid w:val="00CB4C4A"/>
    <w:rsid w:val="00CB58A3"/>
    <w:rsid w:val="00CB71D0"/>
    <w:rsid w:val="00CB7634"/>
    <w:rsid w:val="00CB7676"/>
    <w:rsid w:val="00CB787E"/>
    <w:rsid w:val="00CC1088"/>
    <w:rsid w:val="00CC2409"/>
    <w:rsid w:val="00CC29A8"/>
    <w:rsid w:val="00CC35AC"/>
    <w:rsid w:val="00CC3A81"/>
    <w:rsid w:val="00CC57F4"/>
    <w:rsid w:val="00CC6F61"/>
    <w:rsid w:val="00CD425D"/>
    <w:rsid w:val="00CD624D"/>
    <w:rsid w:val="00CE264C"/>
    <w:rsid w:val="00CE3719"/>
    <w:rsid w:val="00CE478D"/>
    <w:rsid w:val="00CE6BC5"/>
    <w:rsid w:val="00CE7094"/>
    <w:rsid w:val="00CE74F1"/>
    <w:rsid w:val="00CE7F8E"/>
    <w:rsid w:val="00CF0D92"/>
    <w:rsid w:val="00CF2211"/>
    <w:rsid w:val="00CF3D7B"/>
    <w:rsid w:val="00CF71D3"/>
    <w:rsid w:val="00CF723E"/>
    <w:rsid w:val="00D010DB"/>
    <w:rsid w:val="00D014B3"/>
    <w:rsid w:val="00D015FC"/>
    <w:rsid w:val="00D0250C"/>
    <w:rsid w:val="00D0255F"/>
    <w:rsid w:val="00D02C88"/>
    <w:rsid w:val="00D0397D"/>
    <w:rsid w:val="00D052F4"/>
    <w:rsid w:val="00D06104"/>
    <w:rsid w:val="00D07B08"/>
    <w:rsid w:val="00D1036D"/>
    <w:rsid w:val="00D10470"/>
    <w:rsid w:val="00D110DD"/>
    <w:rsid w:val="00D14B44"/>
    <w:rsid w:val="00D14F6D"/>
    <w:rsid w:val="00D1500C"/>
    <w:rsid w:val="00D15C4D"/>
    <w:rsid w:val="00D16F30"/>
    <w:rsid w:val="00D177D0"/>
    <w:rsid w:val="00D17870"/>
    <w:rsid w:val="00D1794F"/>
    <w:rsid w:val="00D20C68"/>
    <w:rsid w:val="00D22A5C"/>
    <w:rsid w:val="00D22E99"/>
    <w:rsid w:val="00D238DF"/>
    <w:rsid w:val="00D24E78"/>
    <w:rsid w:val="00D25F9F"/>
    <w:rsid w:val="00D260BB"/>
    <w:rsid w:val="00D26EAA"/>
    <w:rsid w:val="00D26F6B"/>
    <w:rsid w:val="00D27115"/>
    <w:rsid w:val="00D303CB"/>
    <w:rsid w:val="00D31360"/>
    <w:rsid w:val="00D31A47"/>
    <w:rsid w:val="00D3293F"/>
    <w:rsid w:val="00D347BC"/>
    <w:rsid w:val="00D354CE"/>
    <w:rsid w:val="00D4012C"/>
    <w:rsid w:val="00D40C88"/>
    <w:rsid w:val="00D41A96"/>
    <w:rsid w:val="00D42F32"/>
    <w:rsid w:val="00D432CF"/>
    <w:rsid w:val="00D432EA"/>
    <w:rsid w:val="00D453F8"/>
    <w:rsid w:val="00D47675"/>
    <w:rsid w:val="00D5030E"/>
    <w:rsid w:val="00D526C2"/>
    <w:rsid w:val="00D52DC0"/>
    <w:rsid w:val="00D552CA"/>
    <w:rsid w:val="00D559F8"/>
    <w:rsid w:val="00D6169B"/>
    <w:rsid w:val="00D6234F"/>
    <w:rsid w:val="00D62D31"/>
    <w:rsid w:val="00D63D2E"/>
    <w:rsid w:val="00D64654"/>
    <w:rsid w:val="00D65A70"/>
    <w:rsid w:val="00D70473"/>
    <w:rsid w:val="00D7206F"/>
    <w:rsid w:val="00D72636"/>
    <w:rsid w:val="00D74755"/>
    <w:rsid w:val="00D77B8F"/>
    <w:rsid w:val="00D813A7"/>
    <w:rsid w:val="00D820F9"/>
    <w:rsid w:val="00D82B77"/>
    <w:rsid w:val="00D83660"/>
    <w:rsid w:val="00D83A78"/>
    <w:rsid w:val="00D85EEC"/>
    <w:rsid w:val="00D87733"/>
    <w:rsid w:val="00D9065C"/>
    <w:rsid w:val="00D91D57"/>
    <w:rsid w:val="00D92621"/>
    <w:rsid w:val="00D92E9C"/>
    <w:rsid w:val="00D93834"/>
    <w:rsid w:val="00D938F5"/>
    <w:rsid w:val="00D969B5"/>
    <w:rsid w:val="00D97F51"/>
    <w:rsid w:val="00DA1580"/>
    <w:rsid w:val="00DA2986"/>
    <w:rsid w:val="00DA388E"/>
    <w:rsid w:val="00DA4F47"/>
    <w:rsid w:val="00DA66CC"/>
    <w:rsid w:val="00DB18B3"/>
    <w:rsid w:val="00DB3499"/>
    <w:rsid w:val="00DB413A"/>
    <w:rsid w:val="00DB4B2B"/>
    <w:rsid w:val="00DB566A"/>
    <w:rsid w:val="00DB65A2"/>
    <w:rsid w:val="00DB6699"/>
    <w:rsid w:val="00DC1A28"/>
    <w:rsid w:val="00DC27CF"/>
    <w:rsid w:val="00DC2F5B"/>
    <w:rsid w:val="00DC381C"/>
    <w:rsid w:val="00DC4690"/>
    <w:rsid w:val="00DC5B3B"/>
    <w:rsid w:val="00DC6999"/>
    <w:rsid w:val="00DC77C5"/>
    <w:rsid w:val="00DC7C74"/>
    <w:rsid w:val="00DD18A8"/>
    <w:rsid w:val="00DD27E4"/>
    <w:rsid w:val="00DD6ADB"/>
    <w:rsid w:val="00DD7998"/>
    <w:rsid w:val="00DE017B"/>
    <w:rsid w:val="00DE0DCD"/>
    <w:rsid w:val="00DE0F26"/>
    <w:rsid w:val="00DE47D8"/>
    <w:rsid w:val="00DE507A"/>
    <w:rsid w:val="00DE5819"/>
    <w:rsid w:val="00DE58C1"/>
    <w:rsid w:val="00DE5927"/>
    <w:rsid w:val="00DE63AF"/>
    <w:rsid w:val="00DE7355"/>
    <w:rsid w:val="00DE73F4"/>
    <w:rsid w:val="00DE7478"/>
    <w:rsid w:val="00DF0483"/>
    <w:rsid w:val="00DF123F"/>
    <w:rsid w:val="00DF1CE4"/>
    <w:rsid w:val="00DF25D4"/>
    <w:rsid w:val="00DF3244"/>
    <w:rsid w:val="00DF4696"/>
    <w:rsid w:val="00DF4DCD"/>
    <w:rsid w:val="00DF5069"/>
    <w:rsid w:val="00DF6E7C"/>
    <w:rsid w:val="00E00888"/>
    <w:rsid w:val="00E01A1D"/>
    <w:rsid w:val="00E027D5"/>
    <w:rsid w:val="00E047BA"/>
    <w:rsid w:val="00E10D27"/>
    <w:rsid w:val="00E113CC"/>
    <w:rsid w:val="00E12D32"/>
    <w:rsid w:val="00E13CD9"/>
    <w:rsid w:val="00E15915"/>
    <w:rsid w:val="00E15CF4"/>
    <w:rsid w:val="00E164BA"/>
    <w:rsid w:val="00E21115"/>
    <w:rsid w:val="00E212DF"/>
    <w:rsid w:val="00E23F63"/>
    <w:rsid w:val="00E245F1"/>
    <w:rsid w:val="00E24EAD"/>
    <w:rsid w:val="00E2554E"/>
    <w:rsid w:val="00E2577C"/>
    <w:rsid w:val="00E25CF3"/>
    <w:rsid w:val="00E25DC5"/>
    <w:rsid w:val="00E26691"/>
    <w:rsid w:val="00E26E5E"/>
    <w:rsid w:val="00E2729E"/>
    <w:rsid w:val="00E276AB"/>
    <w:rsid w:val="00E27E14"/>
    <w:rsid w:val="00E322A4"/>
    <w:rsid w:val="00E33E99"/>
    <w:rsid w:val="00E34E7A"/>
    <w:rsid w:val="00E358E6"/>
    <w:rsid w:val="00E36463"/>
    <w:rsid w:val="00E370DA"/>
    <w:rsid w:val="00E409EC"/>
    <w:rsid w:val="00E41C86"/>
    <w:rsid w:val="00E4229C"/>
    <w:rsid w:val="00E43363"/>
    <w:rsid w:val="00E44640"/>
    <w:rsid w:val="00E46077"/>
    <w:rsid w:val="00E474D8"/>
    <w:rsid w:val="00E5055B"/>
    <w:rsid w:val="00E51274"/>
    <w:rsid w:val="00E540E8"/>
    <w:rsid w:val="00E54808"/>
    <w:rsid w:val="00E54BBB"/>
    <w:rsid w:val="00E556AD"/>
    <w:rsid w:val="00E56207"/>
    <w:rsid w:val="00E56652"/>
    <w:rsid w:val="00E56D9A"/>
    <w:rsid w:val="00E6058E"/>
    <w:rsid w:val="00E60B2F"/>
    <w:rsid w:val="00E6507A"/>
    <w:rsid w:val="00E65A92"/>
    <w:rsid w:val="00E6760A"/>
    <w:rsid w:val="00E7006D"/>
    <w:rsid w:val="00E72663"/>
    <w:rsid w:val="00E73F5A"/>
    <w:rsid w:val="00E7441A"/>
    <w:rsid w:val="00E74745"/>
    <w:rsid w:val="00E8187B"/>
    <w:rsid w:val="00E849B0"/>
    <w:rsid w:val="00E85F6D"/>
    <w:rsid w:val="00E867AA"/>
    <w:rsid w:val="00E8757C"/>
    <w:rsid w:val="00E87C19"/>
    <w:rsid w:val="00E900C6"/>
    <w:rsid w:val="00E9101C"/>
    <w:rsid w:val="00E91341"/>
    <w:rsid w:val="00E92792"/>
    <w:rsid w:val="00E92DA2"/>
    <w:rsid w:val="00E934C9"/>
    <w:rsid w:val="00E94612"/>
    <w:rsid w:val="00E9567D"/>
    <w:rsid w:val="00E95B20"/>
    <w:rsid w:val="00E97342"/>
    <w:rsid w:val="00E977A7"/>
    <w:rsid w:val="00EA01C6"/>
    <w:rsid w:val="00EA1EF2"/>
    <w:rsid w:val="00EA2B69"/>
    <w:rsid w:val="00EA497B"/>
    <w:rsid w:val="00EA4EAB"/>
    <w:rsid w:val="00EB3134"/>
    <w:rsid w:val="00EB41AF"/>
    <w:rsid w:val="00EB4E3A"/>
    <w:rsid w:val="00EB6ECE"/>
    <w:rsid w:val="00EB717B"/>
    <w:rsid w:val="00EB7C0D"/>
    <w:rsid w:val="00EC0C7E"/>
    <w:rsid w:val="00EC1504"/>
    <w:rsid w:val="00EC1A1B"/>
    <w:rsid w:val="00EC2CA2"/>
    <w:rsid w:val="00EC3D24"/>
    <w:rsid w:val="00EC41A6"/>
    <w:rsid w:val="00EC4654"/>
    <w:rsid w:val="00EC4A6B"/>
    <w:rsid w:val="00EC4F0D"/>
    <w:rsid w:val="00EC57AE"/>
    <w:rsid w:val="00EC7374"/>
    <w:rsid w:val="00ED2A8C"/>
    <w:rsid w:val="00ED3A6B"/>
    <w:rsid w:val="00ED45CD"/>
    <w:rsid w:val="00ED4FCE"/>
    <w:rsid w:val="00ED56BA"/>
    <w:rsid w:val="00ED58BF"/>
    <w:rsid w:val="00ED664F"/>
    <w:rsid w:val="00EE1969"/>
    <w:rsid w:val="00EE19AF"/>
    <w:rsid w:val="00EE3DD8"/>
    <w:rsid w:val="00EE4E68"/>
    <w:rsid w:val="00EE6447"/>
    <w:rsid w:val="00EF12BE"/>
    <w:rsid w:val="00EF1638"/>
    <w:rsid w:val="00EF1EE0"/>
    <w:rsid w:val="00EF7604"/>
    <w:rsid w:val="00EF7F54"/>
    <w:rsid w:val="00F0016C"/>
    <w:rsid w:val="00F005EA"/>
    <w:rsid w:val="00F02275"/>
    <w:rsid w:val="00F02A1F"/>
    <w:rsid w:val="00F10069"/>
    <w:rsid w:val="00F10728"/>
    <w:rsid w:val="00F11416"/>
    <w:rsid w:val="00F11507"/>
    <w:rsid w:val="00F11772"/>
    <w:rsid w:val="00F125BA"/>
    <w:rsid w:val="00F126B3"/>
    <w:rsid w:val="00F145AB"/>
    <w:rsid w:val="00F14B6F"/>
    <w:rsid w:val="00F16960"/>
    <w:rsid w:val="00F1796B"/>
    <w:rsid w:val="00F17BCC"/>
    <w:rsid w:val="00F22134"/>
    <w:rsid w:val="00F232E6"/>
    <w:rsid w:val="00F24868"/>
    <w:rsid w:val="00F253F3"/>
    <w:rsid w:val="00F26193"/>
    <w:rsid w:val="00F275E4"/>
    <w:rsid w:val="00F330D6"/>
    <w:rsid w:val="00F36B43"/>
    <w:rsid w:val="00F37A81"/>
    <w:rsid w:val="00F37DF3"/>
    <w:rsid w:val="00F401FE"/>
    <w:rsid w:val="00F40603"/>
    <w:rsid w:val="00F40FF1"/>
    <w:rsid w:val="00F413E3"/>
    <w:rsid w:val="00F43E15"/>
    <w:rsid w:val="00F45971"/>
    <w:rsid w:val="00F51658"/>
    <w:rsid w:val="00F529D0"/>
    <w:rsid w:val="00F530D3"/>
    <w:rsid w:val="00F53A37"/>
    <w:rsid w:val="00F55350"/>
    <w:rsid w:val="00F5754F"/>
    <w:rsid w:val="00F602FC"/>
    <w:rsid w:val="00F60CB5"/>
    <w:rsid w:val="00F60ED5"/>
    <w:rsid w:val="00F60FA0"/>
    <w:rsid w:val="00F61343"/>
    <w:rsid w:val="00F62681"/>
    <w:rsid w:val="00F635D5"/>
    <w:rsid w:val="00F673A4"/>
    <w:rsid w:val="00F67F30"/>
    <w:rsid w:val="00F67FAF"/>
    <w:rsid w:val="00F71891"/>
    <w:rsid w:val="00F726B3"/>
    <w:rsid w:val="00F73C92"/>
    <w:rsid w:val="00F7417A"/>
    <w:rsid w:val="00F74C67"/>
    <w:rsid w:val="00F74E20"/>
    <w:rsid w:val="00F7566E"/>
    <w:rsid w:val="00F75921"/>
    <w:rsid w:val="00F75BB4"/>
    <w:rsid w:val="00F7664A"/>
    <w:rsid w:val="00F76A21"/>
    <w:rsid w:val="00F77BBD"/>
    <w:rsid w:val="00F810BC"/>
    <w:rsid w:val="00F816E6"/>
    <w:rsid w:val="00F82A3D"/>
    <w:rsid w:val="00F83EB8"/>
    <w:rsid w:val="00F858D7"/>
    <w:rsid w:val="00F85BD9"/>
    <w:rsid w:val="00F85D98"/>
    <w:rsid w:val="00F85DF5"/>
    <w:rsid w:val="00F8709D"/>
    <w:rsid w:val="00F87B8A"/>
    <w:rsid w:val="00F9229D"/>
    <w:rsid w:val="00F92FFA"/>
    <w:rsid w:val="00F93FBF"/>
    <w:rsid w:val="00F94241"/>
    <w:rsid w:val="00F948F1"/>
    <w:rsid w:val="00F95869"/>
    <w:rsid w:val="00F95E55"/>
    <w:rsid w:val="00F967FC"/>
    <w:rsid w:val="00FA2AA1"/>
    <w:rsid w:val="00FA32F1"/>
    <w:rsid w:val="00FA3C0D"/>
    <w:rsid w:val="00FA7D69"/>
    <w:rsid w:val="00FB047A"/>
    <w:rsid w:val="00FB2CF3"/>
    <w:rsid w:val="00FB38F3"/>
    <w:rsid w:val="00FB565C"/>
    <w:rsid w:val="00FB6198"/>
    <w:rsid w:val="00FB6D47"/>
    <w:rsid w:val="00FC0113"/>
    <w:rsid w:val="00FC1502"/>
    <w:rsid w:val="00FC2324"/>
    <w:rsid w:val="00FC2775"/>
    <w:rsid w:val="00FC2AF9"/>
    <w:rsid w:val="00FC4A16"/>
    <w:rsid w:val="00FC54B4"/>
    <w:rsid w:val="00FC63C4"/>
    <w:rsid w:val="00FD0B8D"/>
    <w:rsid w:val="00FD0EEF"/>
    <w:rsid w:val="00FD1267"/>
    <w:rsid w:val="00FD1A33"/>
    <w:rsid w:val="00FD1D68"/>
    <w:rsid w:val="00FD2913"/>
    <w:rsid w:val="00FD60C1"/>
    <w:rsid w:val="00FD60FA"/>
    <w:rsid w:val="00FD7176"/>
    <w:rsid w:val="00FE003A"/>
    <w:rsid w:val="00FE019E"/>
    <w:rsid w:val="00FE0321"/>
    <w:rsid w:val="00FE0EA2"/>
    <w:rsid w:val="00FE27F9"/>
    <w:rsid w:val="00FE342D"/>
    <w:rsid w:val="00FE437A"/>
    <w:rsid w:val="00FE567E"/>
    <w:rsid w:val="00FE6D2B"/>
    <w:rsid w:val="00FE72E9"/>
    <w:rsid w:val="00FF0F16"/>
    <w:rsid w:val="00FF1430"/>
    <w:rsid w:val="00FF15C6"/>
    <w:rsid w:val="00FF201C"/>
    <w:rsid w:val="00FF5E40"/>
    <w:rsid w:val="00FF66F6"/>
    <w:rsid w:val="00FF78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571C937"/>
  <w15:docId w15:val="{3C2591F7-D86E-40E9-A3DB-41CECD56F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723"/>
    <w:pPr>
      <w:spacing w:after="200" w:line="276" w:lineRule="auto"/>
    </w:pPr>
    <w:rPr>
      <w:rFonts w:asciiTheme="minorHAnsi" w:hAnsiTheme="minorHAnsi" w:cstheme="minorBidi"/>
      <w:sz w:val="22"/>
      <w:szCs w:val="22"/>
    </w:rPr>
  </w:style>
  <w:style w:type="paragraph" w:styleId="Heading1">
    <w:name w:val="heading 1"/>
    <w:basedOn w:val="Normal"/>
    <w:next w:val="Normal"/>
    <w:link w:val="Heading1Char"/>
    <w:uiPriority w:val="9"/>
    <w:qFormat/>
    <w:rsid w:val="00805723"/>
    <w:pP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EC4A6B"/>
    <w:pPr>
      <w:jc w:val="both"/>
      <w:outlineLvl w:val="1"/>
    </w:pPr>
    <w:rPr>
      <w:rFonts w:ascii="Times New Roman" w:hAnsi="Times New Roman" w:cs="Times New Roman"/>
      <w:i/>
      <w:iCs/>
      <w:sz w:val="24"/>
      <w:szCs w:val="24"/>
    </w:rPr>
  </w:style>
  <w:style w:type="paragraph" w:styleId="Heading3">
    <w:name w:val="heading 3"/>
    <w:basedOn w:val="Normal"/>
    <w:next w:val="Normal"/>
    <w:link w:val="Heading3Char"/>
    <w:uiPriority w:val="9"/>
    <w:unhideWhenUsed/>
    <w:qFormat/>
    <w:rsid w:val="00EC4A6B"/>
    <w:pPr>
      <w:jc w:val="both"/>
      <w:outlineLvl w:val="2"/>
    </w:pPr>
    <w:rPr>
      <w:rFonts w:ascii="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57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5723"/>
    <w:rPr>
      <w:rFonts w:ascii="Segoe UI" w:hAnsi="Segoe UI" w:cs="Segoe UI"/>
      <w:sz w:val="18"/>
      <w:szCs w:val="18"/>
    </w:rPr>
  </w:style>
  <w:style w:type="character" w:customStyle="1" w:styleId="Heading1Char">
    <w:name w:val="Heading 1 Char"/>
    <w:basedOn w:val="DefaultParagraphFont"/>
    <w:link w:val="Heading1"/>
    <w:uiPriority w:val="9"/>
    <w:rsid w:val="00805723"/>
    <w:rPr>
      <w:b/>
    </w:rPr>
  </w:style>
  <w:style w:type="character" w:styleId="Hyperlink">
    <w:name w:val="Hyperlink"/>
    <w:basedOn w:val="DefaultParagraphFont"/>
    <w:uiPriority w:val="99"/>
    <w:unhideWhenUsed/>
    <w:rsid w:val="00805723"/>
    <w:rPr>
      <w:color w:val="0563C1" w:themeColor="hyperlink"/>
      <w:u w:val="single"/>
    </w:rPr>
  </w:style>
  <w:style w:type="paragraph" w:styleId="ListParagraph">
    <w:name w:val="List Paragraph"/>
    <w:basedOn w:val="Normal"/>
    <w:uiPriority w:val="34"/>
    <w:qFormat/>
    <w:rsid w:val="00EB717B"/>
    <w:pPr>
      <w:ind w:left="720"/>
      <w:contextualSpacing/>
    </w:pPr>
  </w:style>
  <w:style w:type="table" w:styleId="TableGrid">
    <w:name w:val="Table Grid"/>
    <w:basedOn w:val="TableNormal"/>
    <w:uiPriority w:val="39"/>
    <w:rsid w:val="00E44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C4A6B"/>
    <w:rPr>
      <w:i/>
      <w:iCs/>
    </w:rPr>
  </w:style>
  <w:style w:type="character" w:customStyle="1" w:styleId="Heading3Char">
    <w:name w:val="Heading 3 Char"/>
    <w:basedOn w:val="DefaultParagraphFont"/>
    <w:link w:val="Heading3"/>
    <w:uiPriority w:val="9"/>
    <w:rsid w:val="00EC4A6B"/>
    <w:rPr>
      <w:b/>
      <w:bCs/>
    </w:rPr>
  </w:style>
  <w:style w:type="character" w:styleId="CommentReference">
    <w:name w:val="annotation reference"/>
    <w:basedOn w:val="DefaultParagraphFont"/>
    <w:uiPriority w:val="99"/>
    <w:semiHidden/>
    <w:unhideWhenUsed/>
    <w:rsid w:val="00ED56BA"/>
    <w:rPr>
      <w:sz w:val="16"/>
      <w:szCs w:val="16"/>
    </w:rPr>
  </w:style>
  <w:style w:type="paragraph" w:styleId="CommentText">
    <w:name w:val="annotation text"/>
    <w:basedOn w:val="Normal"/>
    <w:link w:val="CommentTextChar"/>
    <w:uiPriority w:val="99"/>
    <w:unhideWhenUsed/>
    <w:rsid w:val="00ED56BA"/>
    <w:pPr>
      <w:spacing w:line="240" w:lineRule="auto"/>
    </w:pPr>
    <w:rPr>
      <w:sz w:val="20"/>
      <w:szCs w:val="20"/>
    </w:rPr>
  </w:style>
  <w:style w:type="character" w:customStyle="1" w:styleId="CommentTextChar">
    <w:name w:val="Comment Text Char"/>
    <w:basedOn w:val="DefaultParagraphFont"/>
    <w:link w:val="CommentText"/>
    <w:uiPriority w:val="99"/>
    <w:rsid w:val="00ED56BA"/>
    <w:rPr>
      <w:rFonts w:asciiTheme="minorHAnsi" w:hAnsiTheme="minorHAnsi" w:cstheme="minorBidi"/>
      <w:sz w:val="20"/>
      <w:szCs w:val="20"/>
    </w:rPr>
  </w:style>
  <w:style w:type="paragraph" w:styleId="CommentSubject">
    <w:name w:val="annotation subject"/>
    <w:basedOn w:val="CommentText"/>
    <w:next w:val="CommentText"/>
    <w:link w:val="CommentSubjectChar"/>
    <w:uiPriority w:val="99"/>
    <w:semiHidden/>
    <w:unhideWhenUsed/>
    <w:rsid w:val="00ED56BA"/>
    <w:rPr>
      <w:b/>
      <w:bCs/>
    </w:rPr>
  </w:style>
  <w:style w:type="character" w:customStyle="1" w:styleId="CommentSubjectChar">
    <w:name w:val="Comment Subject Char"/>
    <w:basedOn w:val="CommentTextChar"/>
    <w:link w:val="CommentSubject"/>
    <w:uiPriority w:val="99"/>
    <w:semiHidden/>
    <w:rsid w:val="00ED56BA"/>
    <w:rPr>
      <w:rFonts w:asciiTheme="minorHAnsi" w:hAnsiTheme="minorHAnsi" w:cstheme="minorBidi"/>
      <w:b/>
      <w:bCs/>
      <w:sz w:val="20"/>
      <w:szCs w:val="20"/>
    </w:rPr>
  </w:style>
  <w:style w:type="paragraph" w:styleId="Revision">
    <w:name w:val="Revision"/>
    <w:hidden/>
    <w:uiPriority w:val="99"/>
    <w:semiHidden/>
    <w:rsid w:val="002F6781"/>
    <w:pPr>
      <w:spacing w:after="0" w:line="240" w:lineRule="auto"/>
    </w:pPr>
    <w:rPr>
      <w:rFonts w:asciiTheme="minorHAnsi" w:hAnsiTheme="minorHAnsi" w:cstheme="minorBidi"/>
      <w:sz w:val="22"/>
      <w:szCs w:val="22"/>
    </w:rPr>
  </w:style>
  <w:style w:type="paragraph" w:customStyle="1" w:styleId="EndNoteBibliographyTitle">
    <w:name w:val="EndNote Bibliography Title"/>
    <w:basedOn w:val="Normal"/>
    <w:link w:val="EndNoteBibliographyTitleChar"/>
    <w:rsid w:val="009418B1"/>
    <w:pPr>
      <w:spacing w:after="0"/>
      <w:jc w:val="center"/>
    </w:pPr>
    <w:rPr>
      <w:rFonts w:ascii="Calibri" w:hAnsi="Calibri" w:cs="Calibri"/>
      <w:noProof/>
    </w:rPr>
  </w:style>
  <w:style w:type="character" w:customStyle="1" w:styleId="EndNoteBibliographyTitleChar">
    <w:name w:val="EndNote Bibliography Title Char"/>
    <w:basedOn w:val="Heading2Char"/>
    <w:link w:val="EndNoteBibliographyTitle"/>
    <w:rsid w:val="009418B1"/>
    <w:rPr>
      <w:rFonts w:ascii="Calibri" w:hAnsi="Calibri" w:cs="Calibri"/>
      <w:i w:val="0"/>
      <w:iCs w:val="0"/>
      <w:noProof/>
      <w:sz w:val="22"/>
      <w:szCs w:val="22"/>
    </w:rPr>
  </w:style>
  <w:style w:type="paragraph" w:customStyle="1" w:styleId="EndNoteBibliography">
    <w:name w:val="EndNote Bibliography"/>
    <w:basedOn w:val="Normal"/>
    <w:link w:val="EndNoteBibliographyChar"/>
    <w:rsid w:val="009418B1"/>
    <w:pPr>
      <w:spacing w:line="240" w:lineRule="auto"/>
      <w:jc w:val="both"/>
    </w:pPr>
    <w:rPr>
      <w:rFonts w:ascii="Calibri" w:hAnsi="Calibri" w:cs="Calibri"/>
      <w:noProof/>
    </w:rPr>
  </w:style>
  <w:style w:type="character" w:customStyle="1" w:styleId="EndNoteBibliographyChar">
    <w:name w:val="EndNote Bibliography Char"/>
    <w:basedOn w:val="Heading2Char"/>
    <w:link w:val="EndNoteBibliography"/>
    <w:rsid w:val="009418B1"/>
    <w:rPr>
      <w:rFonts w:ascii="Calibri" w:hAnsi="Calibri" w:cs="Calibri"/>
      <w:i w:val="0"/>
      <w:iCs w:val="0"/>
      <w:noProof/>
      <w:sz w:val="22"/>
      <w:szCs w:val="22"/>
    </w:rPr>
  </w:style>
  <w:style w:type="character" w:customStyle="1" w:styleId="UnresolvedMention1">
    <w:name w:val="Unresolved Mention1"/>
    <w:basedOn w:val="DefaultParagraphFont"/>
    <w:uiPriority w:val="99"/>
    <w:semiHidden/>
    <w:unhideWhenUsed/>
    <w:rsid w:val="009C4222"/>
    <w:rPr>
      <w:color w:val="605E5C"/>
      <w:shd w:val="clear" w:color="auto" w:fill="E1DFDD"/>
    </w:rPr>
  </w:style>
  <w:style w:type="character" w:customStyle="1" w:styleId="UnresolvedMention2">
    <w:name w:val="Unresolved Mention2"/>
    <w:basedOn w:val="DefaultParagraphFont"/>
    <w:uiPriority w:val="99"/>
    <w:semiHidden/>
    <w:unhideWhenUsed/>
    <w:rsid w:val="000A78C1"/>
    <w:rPr>
      <w:color w:val="605E5C"/>
      <w:shd w:val="clear" w:color="auto" w:fill="E1DFDD"/>
    </w:rPr>
  </w:style>
  <w:style w:type="paragraph" w:styleId="Header">
    <w:name w:val="header"/>
    <w:basedOn w:val="Normal"/>
    <w:link w:val="HeaderChar"/>
    <w:uiPriority w:val="99"/>
    <w:unhideWhenUsed/>
    <w:rsid w:val="007E3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690"/>
    <w:rPr>
      <w:rFonts w:asciiTheme="minorHAnsi" w:hAnsiTheme="minorHAnsi" w:cstheme="minorBidi"/>
      <w:sz w:val="22"/>
      <w:szCs w:val="22"/>
    </w:rPr>
  </w:style>
  <w:style w:type="paragraph" w:styleId="Footer">
    <w:name w:val="footer"/>
    <w:basedOn w:val="Normal"/>
    <w:link w:val="FooterChar"/>
    <w:uiPriority w:val="99"/>
    <w:unhideWhenUsed/>
    <w:rsid w:val="007E3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690"/>
    <w:rPr>
      <w:rFonts w:asciiTheme="minorHAnsi" w:hAnsiTheme="minorHAnsi" w:cstheme="minorBidi"/>
      <w:sz w:val="22"/>
      <w:szCs w:val="22"/>
    </w:rPr>
  </w:style>
  <w:style w:type="character" w:customStyle="1" w:styleId="UnresolvedMention3">
    <w:name w:val="Unresolved Mention3"/>
    <w:basedOn w:val="DefaultParagraphFont"/>
    <w:uiPriority w:val="99"/>
    <w:semiHidden/>
    <w:unhideWhenUsed/>
    <w:rsid w:val="00E41C86"/>
    <w:rPr>
      <w:color w:val="605E5C"/>
      <w:shd w:val="clear" w:color="auto" w:fill="E1DFDD"/>
    </w:rPr>
  </w:style>
  <w:style w:type="character" w:customStyle="1" w:styleId="UnresolvedMention4">
    <w:name w:val="Unresolved Mention4"/>
    <w:basedOn w:val="DefaultParagraphFont"/>
    <w:uiPriority w:val="99"/>
    <w:semiHidden/>
    <w:unhideWhenUsed/>
    <w:rsid w:val="00B84C77"/>
    <w:rPr>
      <w:color w:val="605E5C"/>
      <w:shd w:val="clear" w:color="auto" w:fill="E1DFDD"/>
    </w:rPr>
  </w:style>
  <w:style w:type="character" w:styleId="LineNumber">
    <w:name w:val="line number"/>
    <w:basedOn w:val="DefaultParagraphFont"/>
    <w:uiPriority w:val="99"/>
    <w:semiHidden/>
    <w:unhideWhenUsed/>
    <w:rsid w:val="003D765D"/>
  </w:style>
  <w:style w:type="character" w:customStyle="1" w:styleId="UnresolvedMention5">
    <w:name w:val="Unresolved Mention5"/>
    <w:basedOn w:val="DefaultParagraphFont"/>
    <w:uiPriority w:val="99"/>
    <w:semiHidden/>
    <w:unhideWhenUsed/>
    <w:rsid w:val="00405C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470012">
      <w:bodyDiv w:val="1"/>
      <w:marLeft w:val="0"/>
      <w:marRight w:val="0"/>
      <w:marTop w:val="0"/>
      <w:marBottom w:val="0"/>
      <w:divBdr>
        <w:top w:val="none" w:sz="0" w:space="0" w:color="auto"/>
        <w:left w:val="none" w:sz="0" w:space="0" w:color="auto"/>
        <w:bottom w:val="none" w:sz="0" w:space="0" w:color="auto"/>
        <w:right w:val="none" w:sz="0" w:space="0" w:color="auto"/>
      </w:divBdr>
    </w:div>
    <w:div w:id="886062111">
      <w:bodyDiv w:val="1"/>
      <w:marLeft w:val="0"/>
      <w:marRight w:val="0"/>
      <w:marTop w:val="0"/>
      <w:marBottom w:val="0"/>
      <w:divBdr>
        <w:top w:val="none" w:sz="0" w:space="0" w:color="auto"/>
        <w:left w:val="none" w:sz="0" w:space="0" w:color="auto"/>
        <w:bottom w:val="none" w:sz="0" w:space="0" w:color="auto"/>
        <w:right w:val="none" w:sz="0" w:space="0" w:color="auto"/>
      </w:divBdr>
    </w:div>
    <w:div w:id="1464538196">
      <w:bodyDiv w:val="1"/>
      <w:marLeft w:val="0"/>
      <w:marRight w:val="0"/>
      <w:marTop w:val="0"/>
      <w:marBottom w:val="0"/>
      <w:divBdr>
        <w:top w:val="none" w:sz="0" w:space="0" w:color="auto"/>
        <w:left w:val="none" w:sz="0" w:space="0" w:color="auto"/>
        <w:bottom w:val="none" w:sz="0" w:space="0" w:color="auto"/>
        <w:right w:val="none" w:sz="0" w:space="0" w:color="auto"/>
      </w:divBdr>
    </w:div>
    <w:div w:id="2026976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thomas@fas.harvard.edu" TargetMode="External"/><Relationship Id="rId13" Type="http://schemas.openxmlformats.org/officeDocument/2006/relationships/hyperlink" Target="https://github.com/goodest-goodlab/pseudo-it" TargetMode="Externa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1.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github.com/gwct/murine-discordance"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www.repeatmasker.org" TargetMode="External"/><Relationship Id="rId5" Type="http://schemas.openxmlformats.org/officeDocument/2006/relationships/webSettings" Target="webSettings.xml"/><Relationship Id="rId15" Type="http://schemas.openxmlformats.org/officeDocument/2006/relationships/hyperlink" Target="https://doi.org/10.5061/dryad.866t1g1wq" TargetMode="External"/><Relationship Id="rId23" Type="http://schemas.openxmlformats.org/officeDocument/2006/relationships/hyperlink" Target="http://www.robertlanfear.com/blog/files/concordance_factors.html" TargetMode="External"/><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github.com/dwinter/pafr" TargetMode="External"/><Relationship Id="rId22" Type="http://schemas.openxmlformats.org/officeDocument/2006/relationships/image" Target="media/image6.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69FC96-2ED6-45D1-A6CF-3506263FD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42</Pages>
  <Words>28570</Words>
  <Characters>162853</Characters>
  <Application>Microsoft Office Word</Application>
  <DocSecurity>0</DocSecurity>
  <Lines>1357</Lines>
  <Paragraphs>382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Gregg</dc:creator>
  <cp:keywords/>
  <dc:description/>
  <cp:lastModifiedBy>Good, Jeffrey</cp:lastModifiedBy>
  <cp:revision>4</cp:revision>
  <cp:lastPrinted>2024-06-07T19:36:00Z</cp:lastPrinted>
  <dcterms:created xsi:type="dcterms:W3CDTF">2025-01-06T18:40:00Z</dcterms:created>
  <dcterms:modified xsi:type="dcterms:W3CDTF">2025-01-06T20:07:00Z</dcterms:modified>
</cp:coreProperties>
</file>