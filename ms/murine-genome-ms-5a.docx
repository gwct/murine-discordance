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C1CFDD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6AB999DC"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 when the incorrect species tree is used.</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alleni</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proofErr w:type="gramStart"/>
      <w:r w:rsidR="00045BDB">
        <w:rPr>
          <w:rFonts w:ascii="Times New Roman" w:hAnsi="Times New Roman" w:cs="Times New Roman"/>
          <w:sz w:val="24"/>
          <w:szCs w:val="24"/>
        </w:rPr>
        <w:t>test</w:t>
      </w:r>
      <w:proofErr w:type="gramEnd"/>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659E954D"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alleni,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 xml:space="preserve">Likewise, UCEs were also much more </w:t>
      </w:r>
      <w:proofErr w:type="gramStart"/>
      <w:r w:rsidR="00CB58A3">
        <w:rPr>
          <w:rFonts w:ascii="Times New Roman" w:hAnsi="Times New Roman" w:cs="Times New Roman"/>
          <w:sz w:val="24"/>
          <w:szCs w:val="24"/>
        </w:rPr>
        <w:t>similar to</w:t>
      </w:r>
      <w:proofErr w:type="gramEnd"/>
      <w:r w:rsidR="00CB58A3">
        <w:rPr>
          <w:rFonts w:ascii="Times New Roman" w:hAnsi="Times New Roman" w:cs="Times New Roman"/>
          <w:sz w:val="24"/>
          <w:szCs w:val="24"/>
        </w:rPr>
        <w:t xml:space="preserve">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164019E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sidR="00E900C6">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del w:id="1" w:author="Thomas, Gregg" w:date="2025-01-04T16:07:00Z" w16du:dateUtc="2025-01-04T21:07:00Z">
        <w:r w:rsidR="00352DEE"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 xml:space="preserve">We </w:delText>
        </w:r>
        <w:r w:rsidR="00F55350" w:rsidDel="009B3643">
          <w:rPr>
            <w:rFonts w:ascii="Times New Roman" w:hAnsi="Times New Roman" w:cs="Times New Roman"/>
            <w:sz w:val="24"/>
            <w:szCs w:val="24"/>
          </w:rPr>
          <w:delText>found evidence that tree misspecification likely induces both</w:delText>
        </w:r>
        <w:r w:rsidR="00C760E7" w:rsidDel="009B3643">
          <w:rPr>
            <w:rFonts w:ascii="Times New Roman" w:hAnsi="Times New Roman" w:cs="Times New Roman"/>
            <w:sz w:val="24"/>
            <w:szCs w:val="24"/>
          </w:rPr>
          <w:delText xml:space="preserve"> false positive</w:delText>
        </w:r>
        <w:r w:rsidR="00F55350" w:rsidDel="009B3643">
          <w:rPr>
            <w:rFonts w:ascii="Times New Roman" w:hAnsi="Times New Roman" w:cs="Times New Roman"/>
            <w:sz w:val="24"/>
            <w:szCs w:val="24"/>
          </w:rPr>
          <w:delText xml:space="preserve"> </w:delText>
        </w:r>
        <w:r w:rsidR="00C760E7" w:rsidDel="009B3643">
          <w:rPr>
            <w:rFonts w:ascii="Times New Roman" w:hAnsi="Times New Roman" w:cs="Times New Roman"/>
            <w:sz w:val="24"/>
            <w:szCs w:val="24"/>
          </w:rPr>
          <w:delText>(</w:delText>
        </w:r>
        <w:r w:rsidR="00F55350" w:rsidDel="009B3643">
          <w:rPr>
            <w:rFonts w:ascii="Times New Roman" w:hAnsi="Times New Roman" w:cs="Times New Roman"/>
            <w:sz w:val="24"/>
            <w:szCs w:val="24"/>
          </w:rPr>
          <w:delText>type I</w:delText>
        </w:r>
        <w:r w:rsidR="00C760E7" w:rsidDel="009B3643">
          <w:rPr>
            <w:rFonts w:ascii="Times New Roman" w:hAnsi="Times New Roman" w:cs="Times New Roman"/>
            <w:sz w:val="24"/>
            <w:szCs w:val="24"/>
          </w:rPr>
          <w:delText xml:space="preserve">) and false negative </w:delText>
        </w:r>
        <w:r w:rsidR="00F55350" w:rsidDel="009B3643">
          <w:rPr>
            <w:rFonts w:ascii="Times New Roman" w:hAnsi="Times New Roman" w:cs="Times New Roman"/>
            <w:sz w:val="24"/>
            <w:szCs w:val="24"/>
          </w:rPr>
          <w:delText>(type II</w:delText>
        </w:r>
        <w:r w:rsidR="00C760E7" w:rsidDel="009B3643">
          <w:rPr>
            <w:rFonts w:ascii="Times New Roman" w:hAnsi="Times New Roman" w:cs="Times New Roman"/>
            <w:sz w:val="24"/>
            <w:szCs w:val="24"/>
          </w:rPr>
          <w:delText>)</w:delText>
        </w:r>
        <w:r w:rsidR="00F55350" w:rsidDel="009B3643">
          <w:rPr>
            <w:rFonts w:ascii="Times New Roman" w:hAnsi="Times New Roman" w:cs="Times New Roman"/>
            <w:sz w:val="24"/>
            <w:szCs w:val="24"/>
          </w:rPr>
          <w:delText xml:space="preserve"> error</w:delText>
        </w:r>
        <w:r w:rsidR="00644A53" w:rsidDel="009B3643">
          <w:rPr>
            <w:rFonts w:ascii="Times New Roman" w:hAnsi="Times New Roman" w:cs="Times New Roman"/>
            <w:sz w:val="24"/>
            <w:szCs w:val="24"/>
          </w:rPr>
          <w:delText>s</w:delText>
        </w:r>
        <w:r w:rsidR="00F55350" w:rsidDel="009B3643">
          <w:rPr>
            <w:rFonts w:ascii="Times New Roman" w:hAnsi="Times New Roman" w:cs="Times New Roman"/>
            <w:sz w:val="24"/>
            <w:szCs w:val="24"/>
          </w:rPr>
          <w:delText>.</w:delText>
        </w:r>
      </w:del>
      <w:r w:rsidR="0063711C">
        <w:rPr>
          <w:rFonts w:ascii="Times New Roman" w:hAnsi="Times New Roman" w:cs="Times New Roman"/>
          <w:sz w:val="24"/>
          <w:szCs w:val="24"/>
        </w:rPr>
        <w:t xml:space="preserve"> </w:t>
      </w:r>
      <w:ins w:id="2" w:author="Thomas, Gregg" w:date="2025-01-04T16:07:00Z" w16du:dateUtc="2025-01-04T21:07:00Z">
        <w:r w:rsidR="009B3643" w:rsidRPr="009B3643">
          <w:rPr>
            <w:rFonts w:ascii="Times New Roman" w:hAnsi="Times New Roman" w:cs="Times New Roman"/>
            <w:sz w:val="24"/>
            <w:szCs w:val="24"/>
          </w:rPr>
          <w:t>We found that many genes were inferred as having experienced positive directional selection when using a single species tree, but not when using gene trees and vice versa (Figure 6)</w:t>
        </w:r>
        <w:r w:rsidR="009B3643">
          <w:rPr>
            <w:rFonts w:ascii="Times New Roman" w:hAnsi="Times New Roman" w:cs="Times New Roman"/>
            <w:sz w:val="24"/>
            <w:szCs w:val="24"/>
          </w:rPr>
          <w:t>.</w:t>
        </w:r>
        <w:r w:rsidR="009B3643" w:rsidRPr="009B3643">
          <w:rPr>
            <w:rFonts w:ascii="Times New Roman" w:hAnsi="Times New Roman" w:cs="Times New Roman"/>
            <w:sz w:val="24"/>
            <w:szCs w:val="24"/>
          </w:rPr>
          <w:t>.</w:t>
        </w:r>
      </w:ins>
      <w:del w:id="3" w:author="Thomas, Gregg" w:date="2025-01-04T16:07:00Z" w16du:dateUtc="2025-01-04T21:07:00Z">
        <w:r w:rsidR="006E3399" w:rsidDel="009B3643">
          <w:rPr>
            <w:rFonts w:ascii="Times New Roman" w:hAnsi="Times New Roman" w:cs="Times New Roman"/>
            <w:sz w:val="24"/>
            <w:szCs w:val="24"/>
          </w:rPr>
          <w:delText>For example, m</w:delText>
        </w:r>
        <w:r w:rsidR="00114EEF" w:rsidDel="009B3643">
          <w:rPr>
            <w:rFonts w:ascii="Times New Roman" w:hAnsi="Times New Roman" w:cs="Times New Roman"/>
            <w:sz w:val="24"/>
            <w:szCs w:val="24"/>
          </w:rPr>
          <w:delText xml:space="preserve">any genes </w:delText>
        </w:r>
        <w:r w:rsidR="00F55350" w:rsidDel="009B3643">
          <w:rPr>
            <w:rFonts w:ascii="Times New Roman" w:hAnsi="Times New Roman" w:cs="Times New Roman"/>
            <w:sz w:val="24"/>
            <w:szCs w:val="24"/>
          </w:rPr>
          <w:delText>we</w:delText>
        </w:r>
        <w:r w:rsidR="00114EEF" w:rsidDel="009B3643">
          <w:rPr>
            <w:rFonts w:ascii="Times New Roman" w:hAnsi="Times New Roman" w:cs="Times New Roman"/>
            <w:sz w:val="24"/>
            <w:szCs w:val="24"/>
          </w:rPr>
          <w:delText xml:space="preserve">re inferred as having experienced positive </w:delText>
        </w:r>
        <w:r w:rsidR="00F55350" w:rsidDel="009B3643">
          <w:rPr>
            <w:rFonts w:ascii="Times New Roman" w:hAnsi="Times New Roman" w:cs="Times New Roman"/>
            <w:sz w:val="24"/>
            <w:szCs w:val="24"/>
          </w:rPr>
          <w:delText>direction</w:delText>
        </w:r>
        <w:r w:rsidR="00644A53" w:rsidDel="009B3643">
          <w:rPr>
            <w:rFonts w:ascii="Times New Roman" w:hAnsi="Times New Roman" w:cs="Times New Roman"/>
            <w:sz w:val="24"/>
            <w:szCs w:val="24"/>
          </w:rPr>
          <w:delText>al</w:delText>
        </w:r>
        <w:r w:rsidR="00F55350"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 xml:space="preserve">selection when using </w:delText>
        </w:r>
        <w:r w:rsidR="00F55350" w:rsidDel="009B3643">
          <w:rPr>
            <w:rFonts w:ascii="Times New Roman" w:hAnsi="Times New Roman" w:cs="Times New Roman"/>
            <w:sz w:val="24"/>
            <w:szCs w:val="24"/>
          </w:rPr>
          <w:delText>a single</w:delText>
        </w:r>
        <w:r w:rsidR="00114EEF" w:rsidDel="009B3643">
          <w:rPr>
            <w:rFonts w:ascii="Times New Roman" w:hAnsi="Times New Roman" w:cs="Times New Roman"/>
            <w:sz w:val="24"/>
            <w:szCs w:val="24"/>
          </w:rPr>
          <w:delText xml:space="preserve"> </w:delText>
        </w:r>
        <w:r w:rsidR="00F55350" w:rsidDel="009B3643">
          <w:rPr>
            <w:rFonts w:ascii="Times New Roman" w:hAnsi="Times New Roman" w:cs="Times New Roman"/>
            <w:sz w:val="24"/>
            <w:szCs w:val="24"/>
          </w:rPr>
          <w:delText xml:space="preserve">species </w:delText>
        </w:r>
        <w:r w:rsidR="00114EEF" w:rsidDel="009B3643">
          <w:rPr>
            <w:rFonts w:ascii="Times New Roman" w:hAnsi="Times New Roman" w:cs="Times New Roman"/>
            <w:sz w:val="24"/>
            <w:szCs w:val="24"/>
          </w:rPr>
          <w:delText>tree</w:delText>
        </w:r>
        <w:r w:rsidR="00F55350" w:rsidDel="009B3643">
          <w:rPr>
            <w:rFonts w:ascii="Times New Roman" w:hAnsi="Times New Roman" w:cs="Times New Roman"/>
            <w:sz w:val="24"/>
            <w:szCs w:val="24"/>
          </w:rPr>
          <w:delText>,</w:delText>
        </w:r>
        <w:r w:rsidR="00114EEF" w:rsidDel="009B3643">
          <w:rPr>
            <w:rFonts w:ascii="Times New Roman" w:hAnsi="Times New Roman" w:cs="Times New Roman"/>
            <w:sz w:val="24"/>
            <w:szCs w:val="24"/>
          </w:rPr>
          <w:delText xml:space="preserve"> but not when using </w:delText>
        </w:r>
        <w:r w:rsidR="00F55350" w:rsidDel="009B3643">
          <w:rPr>
            <w:rFonts w:ascii="Times New Roman" w:hAnsi="Times New Roman" w:cs="Times New Roman"/>
            <w:sz w:val="24"/>
            <w:szCs w:val="24"/>
          </w:rPr>
          <w:delText xml:space="preserve">local </w:delText>
        </w:r>
        <w:r w:rsidR="00114EEF" w:rsidDel="009B3643">
          <w:rPr>
            <w:rFonts w:ascii="Times New Roman" w:hAnsi="Times New Roman" w:cs="Times New Roman"/>
            <w:sz w:val="24"/>
            <w:szCs w:val="24"/>
          </w:rPr>
          <w:delText>gene trees and vice versa (</w:delText>
        </w:r>
        <w:r w:rsidR="00DC5B3B" w:rsidDel="009B3643">
          <w:rPr>
            <w:rFonts w:ascii="Times New Roman" w:hAnsi="Times New Roman" w:cs="Times New Roman"/>
            <w:sz w:val="24"/>
            <w:szCs w:val="24"/>
          </w:rPr>
          <w:delText xml:space="preserve">Figure </w:delText>
        </w:r>
        <w:r w:rsidR="004E0DDF" w:rsidDel="009B3643">
          <w:rPr>
            <w:rFonts w:ascii="Times New Roman" w:hAnsi="Times New Roman" w:cs="Times New Roman"/>
            <w:sz w:val="24"/>
            <w:szCs w:val="24"/>
          </w:rPr>
          <w:delText>6</w:delText>
        </w:r>
        <w:r w:rsidR="00114EEF" w:rsidDel="009B3643">
          <w:rPr>
            <w:rFonts w:ascii="Times New Roman" w:hAnsi="Times New Roman" w:cs="Times New Roman"/>
            <w:sz w:val="24"/>
            <w:szCs w:val="24"/>
          </w:rPr>
          <w:delText>).</w:delText>
        </w:r>
      </w:del>
      <w:r w:rsidR="00114EEF">
        <w:rPr>
          <w:rFonts w:ascii="Times New Roman" w:hAnsi="Times New Roman" w:cs="Times New Roman"/>
          <w:sz w:val="24"/>
          <w:szCs w:val="24"/>
        </w:rPr>
        <w:t xml:space="preserve"> </w:t>
      </w:r>
      <w:ins w:id="4" w:author="Thomas, Gregg" w:date="2025-01-04T16:08:00Z" w16du:dateUtc="2025-01-04T21:08:00Z">
        <w:r w:rsidR="009B3643" w:rsidRPr="009B3643">
          <w:rPr>
            <w:rFonts w:ascii="Times New Roman" w:hAnsi="Times New Roman" w:cs="Times New Roman"/>
            <w:sz w:val="24"/>
            <w:szCs w:val="24"/>
          </w:rPr>
          <w:t>The extent to which the single species tree differed from the gene trees for the different types of selection test is documented in Table 1.</w:t>
        </w:r>
      </w:ins>
      <w:del w:id="5" w:author="Thomas, Gregg" w:date="2025-01-04T16:08:00Z" w16du:dateUtc="2025-01-04T21:08:00Z">
        <w:r w:rsidR="00114EEF" w:rsidDel="009B3643">
          <w:rPr>
            <w:rFonts w:ascii="Times New Roman" w:hAnsi="Times New Roman" w:cs="Times New Roman"/>
            <w:sz w:val="24"/>
            <w:szCs w:val="24"/>
          </w:rPr>
          <w:delText xml:space="preserve">Assuming the </w:delText>
        </w:r>
        <w:r w:rsidR="00F55350" w:rsidDel="009B3643">
          <w:rPr>
            <w:rFonts w:ascii="Times New Roman" w:hAnsi="Times New Roman" w:cs="Times New Roman"/>
            <w:sz w:val="24"/>
            <w:szCs w:val="24"/>
          </w:rPr>
          <w:delText xml:space="preserve">locally inferred </w:delText>
        </w:r>
        <w:r w:rsidR="00114EEF" w:rsidDel="009B3643">
          <w:rPr>
            <w:rFonts w:ascii="Times New Roman" w:hAnsi="Times New Roman" w:cs="Times New Roman"/>
            <w:sz w:val="24"/>
            <w:szCs w:val="24"/>
          </w:rPr>
          <w:delText xml:space="preserve">gene tree </w:delText>
        </w:r>
        <w:r w:rsidR="00F55350" w:rsidDel="009B3643">
          <w:rPr>
            <w:rFonts w:ascii="Times New Roman" w:hAnsi="Times New Roman" w:cs="Times New Roman"/>
            <w:sz w:val="24"/>
            <w:szCs w:val="24"/>
          </w:rPr>
          <w:delText>i</w:delText>
        </w:r>
        <w:r w:rsidR="00114EEF" w:rsidDel="009B3643">
          <w:rPr>
            <w:rFonts w:ascii="Times New Roman" w:hAnsi="Times New Roman" w:cs="Times New Roman"/>
            <w:sz w:val="24"/>
            <w:szCs w:val="24"/>
          </w:rPr>
          <w:delText xml:space="preserve">s more </w:delText>
        </w:r>
        <w:r w:rsidR="00F55350" w:rsidDel="009B3643">
          <w:rPr>
            <w:rFonts w:ascii="Times New Roman" w:hAnsi="Times New Roman" w:cs="Times New Roman"/>
            <w:sz w:val="24"/>
            <w:szCs w:val="24"/>
          </w:rPr>
          <w:delText>accurate</w:delText>
        </w:r>
        <w:r w:rsidR="00587DCF" w:rsidDel="009B3643">
          <w:rPr>
            <w:rFonts w:ascii="Times New Roman" w:hAnsi="Times New Roman" w:cs="Times New Roman"/>
            <w:sz w:val="24"/>
            <w:szCs w:val="24"/>
          </w:rPr>
          <w:delText xml:space="preserve"> than the</w:delText>
        </w:r>
        <w:r w:rsidR="00BF08A1" w:rsidDel="009B3643">
          <w:rPr>
            <w:rFonts w:ascii="Times New Roman" w:hAnsi="Times New Roman" w:cs="Times New Roman"/>
            <w:sz w:val="24"/>
            <w:szCs w:val="24"/>
          </w:rPr>
          <w:delText xml:space="preserve"> single tree inferred from concatenation of all gene sequences</w:delText>
        </w:r>
        <w:r w:rsidR="00F55350"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this result</w:delText>
        </w:r>
        <w:r w:rsidR="00F55350" w:rsidDel="009B3643">
          <w:rPr>
            <w:rFonts w:ascii="Times New Roman" w:hAnsi="Times New Roman" w:cs="Times New Roman"/>
            <w:sz w:val="24"/>
            <w:szCs w:val="24"/>
          </w:rPr>
          <w:delText>ed</w:delText>
        </w:r>
        <w:r w:rsidR="00114EEF" w:rsidDel="009B3643">
          <w:rPr>
            <w:rFonts w:ascii="Times New Roman" w:hAnsi="Times New Roman" w:cs="Times New Roman"/>
            <w:sz w:val="24"/>
            <w:szCs w:val="24"/>
          </w:rPr>
          <w:delText xml:space="preserve"> in varying rates and types of error (Table </w:delText>
        </w:r>
        <w:r w:rsidR="00CC57F4" w:rsidDel="009B3643">
          <w:rPr>
            <w:rFonts w:ascii="Times New Roman" w:hAnsi="Times New Roman" w:cs="Times New Roman"/>
            <w:sz w:val="24"/>
            <w:szCs w:val="24"/>
          </w:rPr>
          <w:delText>1</w:delText>
        </w:r>
        <w:r w:rsidR="00114EEF" w:rsidDel="009B3643">
          <w:rPr>
            <w:rFonts w:ascii="Times New Roman" w:hAnsi="Times New Roman" w:cs="Times New Roman"/>
            <w:sz w:val="24"/>
            <w:szCs w:val="24"/>
          </w:rPr>
          <w:delText>).</w:delText>
        </w:r>
      </w:del>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w:t>
      </w:r>
      <w:del w:id="6" w:author="Thomas, Gregg" w:date="2025-01-04T16:08:00Z" w16du:dateUtc="2025-01-04T21:08:00Z">
        <w:r w:rsidR="00DE58C1" w:rsidDel="009B3643">
          <w:rPr>
            <w:rFonts w:ascii="Times New Roman" w:hAnsi="Times New Roman" w:cs="Times New Roman"/>
            <w:sz w:val="24"/>
            <w:szCs w:val="24"/>
          </w:rPr>
          <w:delText xml:space="preserve"> (</w:delText>
        </w:r>
        <w:r w:rsidR="006E3399" w:rsidDel="009B3643">
          <w:rPr>
            <w:rFonts w:ascii="Times New Roman" w:hAnsi="Times New Roman" w:cs="Times New Roman"/>
            <w:sz w:val="24"/>
            <w:szCs w:val="24"/>
          </w:rPr>
          <w:delText xml:space="preserve">likely </w:delText>
        </w:r>
        <w:r w:rsidR="00DE58C1" w:rsidDel="009B3643">
          <w:rPr>
            <w:rFonts w:ascii="Times New Roman" w:hAnsi="Times New Roman" w:cs="Times New Roman"/>
            <w:sz w:val="24"/>
            <w:szCs w:val="24"/>
          </w:rPr>
          <w:delText>false negatives)</w:delText>
        </w:r>
      </w:del>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w:t>
      </w:r>
      <w:del w:id="7" w:author="Thomas, Gregg" w:date="2025-01-04T16:08:00Z" w16du:dateUtc="2025-01-04T21:08:00Z">
        <w:r w:rsidR="00DE58C1" w:rsidDel="009B3643">
          <w:rPr>
            <w:rFonts w:ascii="Times New Roman" w:hAnsi="Times New Roman" w:cs="Times New Roman"/>
            <w:sz w:val="24"/>
            <w:szCs w:val="24"/>
          </w:rPr>
          <w:delText xml:space="preserve"> (</w:delText>
        </w:r>
        <w:r w:rsidR="006E3399" w:rsidDel="009B3643">
          <w:rPr>
            <w:rFonts w:ascii="Times New Roman" w:hAnsi="Times New Roman" w:cs="Times New Roman"/>
            <w:sz w:val="24"/>
            <w:szCs w:val="24"/>
          </w:rPr>
          <w:delText xml:space="preserve">likely </w:delText>
        </w:r>
        <w:r w:rsidR="00DE58C1" w:rsidDel="009B3643">
          <w:rPr>
            <w:rFonts w:ascii="Times New Roman" w:hAnsi="Times New Roman" w:cs="Times New Roman"/>
            <w:sz w:val="24"/>
            <w:szCs w:val="24"/>
          </w:rPr>
          <w:delText>false positives)</w:delText>
        </w:r>
      </w:del>
      <w:r w:rsidR="00DE58C1">
        <w:rPr>
          <w:rFonts w:ascii="Times New Roman" w:hAnsi="Times New Roman" w:cs="Times New Roman"/>
          <w:sz w:val="24"/>
          <w:szCs w:val="24"/>
        </w:rPr>
        <w:t xml:space="preserve">.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lastRenderedPageBreak/>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p>
    <w:p w14:paraId="150DD5AE" w14:textId="661848AB" w:rsidR="001C6851" w:rsidRPr="00534E01" w:rsidRDefault="002C320E" w:rsidP="00562FAD">
      <w:pPr>
        <w:pStyle w:val="Heading2"/>
      </w:pPr>
      <w:r w:rsidRPr="00534E01">
        <w:t>The genomic landscape of phylogenetic discordance</w:t>
      </w:r>
    </w:p>
    <w:p w14:paraId="176F2346" w14:textId="6838B258"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12135D89"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proofErr w:type="gramStart"/>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A6DF76B"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(i.e., selective sweeps; Maynard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w:t>
      </w:r>
      <w:proofErr w:type="gramStart"/>
      <w:r w:rsidR="0089723E">
        <w:rPr>
          <w:rFonts w:ascii="Times New Roman" w:hAnsi="Times New Roman" w:cs="Times New Roman"/>
          <w:sz w:val="24"/>
          <w:szCs w:val="24"/>
        </w:rPr>
        <w:t>similar to</w:t>
      </w:r>
      <w:proofErr w:type="gramEnd"/>
      <w:r w:rsidR="0089723E">
        <w:rPr>
          <w:rFonts w:ascii="Times New Roman" w:hAnsi="Times New Roman" w:cs="Times New Roman"/>
          <w:sz w:val="24"/>
          <w:szCs w:val="24"/>
        </w:rPr>
        <w:t xml:space="preserve">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w:t>
      </w:r>
      <w:r>
        <w:rPr>
          <w:rFonts w:ascii="Times New Roman" w:hAnsi="Times New Roman" w:cs="Times New Roman"/>
          <w:sz w:val="24"/>
          <w:szCs w:val="24"/>
        </w:rPr>
        <w:lastRenderedPageBreak/>
        <w:t xml:space="preserve">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58A4EA91"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ins w:id="8" w:author="Thomas, Gregg" w:date="2025-01-04T16:09:00Z" w16du:dateUtc="2025-01-04T21:09:00Z">
        <w:r w:rsidR="009B3643" w:rsidRPr="009B3643">
          <w:rPr>
            <w:rFonts w:ascii="Times New Roman" w:hAnsi="Times New Roman" w:cs="Times New Roman"/>
            <w:sz w:val="24"/>
            <w:szCs w:val="24"/>
          </w:rPr>
          <w:t>Here, we use empirical data in mice to document the extent that such incorrect placement of substitutions can lead to either a detected signal for selection when only using the gene tree or a detected signal for selection when only using the species tree.</w:t>
        </w:r>
      </w:ins>
      <w:del w:id="9" w:author="Thomas, Gregg" w:date="2025-01-04T16:09:00Z" w16du:dateUtc="2025-01-04T21:09:00Z">
        <w:r w:rsidR="00162F74" w:rsidDel="009B3643">
          <w:rPr>
            <w:rFonts w:ascii="Times New Roman" w:hAnsi="Times New Roman" w:cs="Times New Roman"/>
            <w:sz w:val="24"/>
            <w:szCs w:val="24"/>
          </w:rPr>
          <w:delText>Here</w:delText>
        </w:r>
        <w:r w:rsidR="00D40C88" w:rsidDel="009B3643">
          <w:rPr>
            <w:rFonts w:ascii="Times New Roman" w:hAnsi="Times New Roman" w:cs="Times New Roman"/>
            <w:sz w:val="24"/>
            <w:szCs w:val="24"/>
          </w:rPr>
          <w:delText>,</w:delText>
        </w:r>
        <w:r w:rsidR="00987135" w:rsidRPr="00031896" w:rsidDel="009B3643">
          <w:rPr>
            <w:rFonts w:ascii="Times New Roman" w:hAnsi="Times New Roman" w:cs="Times New Roman"/>
            <w:sz w:val="24"/>
            <w:szCs w:val="24"/>
          </w:rPr>
          <w:delText xml:space="preserve"> we </w:delText>
        </w:r>
        <w:r w:rsidR="00B246A2" w:rsidDel="009B3643">
          <w:rPr>
            <w:rFonts w:ascii="Times New Roman" w:hAnsi="Times New Roman" w:cs="Times New Roman"/>
            <w:sz w:val="24"/>
            <w:szCs w:val="24"/>
          </w:rPr>
          <w:delText xml:space="preserve">use empirical data in mice to </w:delText>
        </w:r>
        <w:r w:rsidR="00987135" w:rsidRPr="00031896" w:rsidDel="009B3643">
          <w:rPr>
            <w:rFonts w:ascii="Times New Roman" w:hAnsi="Times New Roman" w:cs="Times New Roman"/>
            <w:sz w:val="24"/>
            <w:szCs w:val="24"/>
          </w:rPr>
          <w:delText>show that th</w:delText>
        </w:r>
        <w:r w:rsidR="00CF2211" w:rsidDel="009B3643">
          <w:rPr>
            <w:rFonts w:ascii="Times New Roman" w:hAnsi="Times New Roman" w:cs="Times New Roman"/>
            <w:sz w:val="24"/>
            <w:szCs w:val="24"/>
          </w:rPr>
          <w:delText>ese errors</w:delText>
        </w:r>
        <w:r w:rsidR="00987135" w:rsidRPr="00031896" w:rsidDel="009B3643">
          <w:rPr>
            <w:rFonts w:ascii="Times New Roman" w:hAnsi="Times New Roman" w:cs="Times New Roman"/>
            <w:sz w:val="24"/>
            <w:szCs w:val="24"/>
          </w:rPr>
          <w:delText xml:space="preserve"> </w:delText>
        </w:r>
        <w:r w:rsidR="00D052F4" w:rsidRPr="00031896" w:rsidDel="009B3643">
          <w:rPr>
            <w:rFonts w:ascii="Times New Roman" w:hAnsi="Times New Roman" w:cs="Times New Roman"/>
            <w:sz w:val="24"/>
            <w:szCs w:val="24"/>
          </w:rPr>
          <w:delText xml:space="preserve">result in </w:delText>
        </w:r>
        <w:r w:rsidR="00162F74" w:rsidDel="009B3643">
          <w:rPr>
            <w:rFonts w:ascii="Times New Roman" w:hAnsi="Times New Roman" w:cs="Times New Roman"/>
            <w:sz w:val="24"/>
            <w:szCs w:val="24"/>
          </w:rPr>
          <w:delText>false positive (detected signal for selection only when using the gene tree) and false negative results (detected signal for selection only when using the species tree)</w:delText>
        </w:r>
        <w:r w:rsidR="00D052F4" w:rsidRPr="00031896" w:rsidDel="009B3643">
          <w:rPr>
            <w:rFonts w:ascii="Times New Roman" w:hAnsi="Times New Roman" w:cs="Times New Roman"/>
            <w:sz w:val="24"/>
            <w:szCs w:val="24"/>
          </w:rPr>
          <w:delText>.</w:delText>
        </w:r>
      </w:del>
      <w:r w:rsidR="00D052F4" w:rsidRPr="00031896">
        <w:rPr>
          <w:rFonts w:ascii="Times New Roman" w:hAnsi="Times New Roman" w:cs="Times New Roman"/>
          <w:sz w:val="24"/>
          <w:szCs w:val="24"/>
        </w:rPr>
        <w:t xml:space="preserve"> </w:t>
      </w:r>
    </w:p>
    <w:p w14:paraId="6749C450" w14:textId="7F842251"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del w:id="10" w:author="Thomas, Gregg" w:date="2025-01-04T16:10:00Z" w16du:dateUtc="2025-01-04T21:10:00Z">
        <w:r w:rsidR="00580E1E" w:rsidDel="009B3643">
          <w:rPr>
            <w:rFonts w:ascii="Times New Roman" w:hAnsi="Times New Roman" w:cs="Times New Roman"/>
            <w:sz w:val="24"/>
            <w:szCs w:val="24"/>
          </w:rPr>
          <w:delText>inflated</w:delText>
        </w:r>
        <w:r w:rsidR="00580E1E" w:rsidRPr="00031896" w:rsidDel="009B3643">
          <w:rPr>
            <w:rFonts w:ascii="Times New Roman" w:hAnsi="Times New Roman" w:cs="Times New Roman"/>
            <w:sz w:val="24"/>
            <w:szCs w:val="24"/>
          </w:rPr>
          <w:delText xml:space="preserve"> </w:delText>
        </w:r>
        <w:r w:rsidRPr="00031896" w:rsidDel="009B3643">
          <w:rPr>
            <w:rFonts w:ascii="Times New Roman" w:hAnsi="Times New Roman" w:cs="Times New Roman"/>
            <w:sz w:val="24"/>
            <w:szCs w:val="24"/>
          </w:rPr>
          <w:delText>false positive and false negative</w:delText>
        </w:r>
        <w:r w:rsidR="00580E1E" w:rsidDel="009B3643">
          <w:rPr>
            <w:rFonts w:ascii="Times New Roman" w:hAnsi="Times New Roman" w:cs="Times New Roman"/>
            <w:sz w:val="24"/>
            <w:szCs w:val="24"/>
          </w:rPr>
          <w:delText xml:space="preserve"> rates</w:delText>
        </w:r>
      </w:del>
      <w:r w:rsidR="004059B8">
        <w:rPr>
          <w:rFonts w:ascii="Times New Roman" w:hAnsi="Times New Roman" w:cs="Times New Roman"/>
          <w:sz w:val="24"/>
          <w:szCs w:val="24"/>
        </w:rPr>
        <w:t xml:space="preserve"> </w:t>
      </w:r>
      <w:ins w:id="11" w:author="Thomas, Gregg" w:date="2025-01-04T16:10:00Z" w16du:dateUtc="2025-01-04T21:10:00Z">
        <w:r w:rsidR="009B3643">
          <w:rPr>
            <w:rFonts w:ascii="Times New Roman" w:hAnsi="Times New Roman" w:cs="Times New Roman"/>
            <w:sz w:val="24"/>
            <w:szCs w:val="24"/>
          </w:rPr>
          <w:t>incorrect</w:t>
        </w:r>
      </w:ins>
      <w:del w:id="12" w:author="Thomas, Gregg" w:date="2025-01-04T16:10:00Z" w16du:dateUtc="2025-01-04T21:10:00Z">
        <w:r w:rsidRPr="00031896" w:rsidDel="009B3643">
          <w:rPr>
            <w:rFonts w:ascii="Times New Roman" w:hAnsi="Times New Roman" w:cs="Times New Roman"/>
            <w:sz w:val="24"/>
            <w:szCs w:val="24"/>
          </w:rPr>
          <w:delText xml:space="preserve"> </w:delText>
        </w:r>
      </w:del>
      <w:r w:rsidR="004059B8">
        <w:rPr>
          <w:rFonts w:ascii="Times New Roman" w:hAnsi="Times New Roman" w:cs="Times New Roman"/>
          <w:sz w:val="24"/>
          <w:szCs w:val="24"/>
        </w:rPr>
        <w:t xml:space="preserve"> </w:t>
      </w:r>
      <w:ins w:id="13" w:author="Thomas, Gregg" w:date="2025-01-04T16:10:00Z" w16du:dateUtc="2025-01-04T21:10:00Z">
        <w:r w:rsidR="009B3643">
          <w:rPr>
            <w:rFonts w:ascii="Times New Roman" w:hAnsi="Times New Roman" w:cs="Times New Roman"/>
            <w:sz w:val="24"/>
            <w:szCs w:val="24"/>
          </w:rPr>
          <w:t xml:space="preserve">inferences </w:t>
        </w:r>
      </w:ins>
      <w:r w:rsidRPr="00031896">
        <w:rPr>
          <w:rFonts w:ascii="Times New Roman" w:hAnsi="Times New Roman" w:cs="Times New Roman"/>
          <w:sz w:val="24"/>
          <w:szCs w:val="24"/>
        </w:rPr>
        <w:t xml:space="preserve">when </w:t>
      </w:r>
      <w:del w:id="14" w:author="Thomas, Gregg" w:date="2025-01-04T16:10:00Z" w16du:dateUtc="2025-01-04T21:10:00Z">
        <w:r w:rsidRPr="00031896" w:rsidDel="009B3643">
          <w:rPr>
            <w:rFonts w:ascii="Times New Roman" w:hAnsi="Times New Roman" w:cs="Times New Roman"/>
            <w:sz w:val="24"/>
            <w:szCs w:val="24"/>
          </w:rPr>
          <w:delText xml:space="preserve">inferring </w:delText>
        </w:r>
      </w:del>
      <w:ins w:id="15" w:author="Thomas, Gregg" w:date="2025-01-04T16:10:00Z" w16du:dateUtc="2025-01-04T21:10:00Z">
        <w:r w:rsidR="009B3643">
          <w:rPr>
            <w:rFonts w:ascii="Times New Roman" w:hAnsi="Times New Roman" w:cs="Times New Roman"/>
            <w:sz w:val="24"/>
            <w:szCs w:val="24"/>
          </w:rPr>
          <w:t>detecting</w:t>
        </w:r>
        <w:r w:rsidR="009B3643" w:rsidRPr="00031896">
          <w:rPr>
            <w:rFonts w:ascii="Times New Roman" w:hAnsi="Times New Roman" w:cs="Times New Roman"/>
            <w:sz w:val="24"/>
            <w:szCs w:val="24"/>
          </w:rPr>
          <w:t xml:space="preserve"> </w:t>
        </w:r>
      </w:ins>
      <w:r w:rsidRPr="00031896">
        <w:rPr>
          <w:rFonts w:ascii="Times New Roman" w:hAnsi="Times New Roman" w:cs="Times New Roman"/>
          <w:sz w:val="24"/>
          <w:szCs w:val="24"/>
        </w:rPr>
        <w:t>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bookmarkStart w:id="16" w:name="_Hlk186924706"/>
      <w:ins w:id="17" w:author="Thomas, Gregg" w:date="2025-01-04T16:10:00Z" w16du:dateUtc="2025-01-04T21:10:00Z">
        <w:r w:rsidR="009B3643" w:rsidRPr="009B3643">
          <w:rPr>
            <w:rFonts w:ascii="Times New Roman" w:hAnsi="Times New Roman" w:cs="Times New Roman"/>
            <w:sz w:val="24"/>
            <w:szCs w:val="24"/>
          </w:rPr>
          <w:t>On the other hand, models that only allow rates to vary among sites, such as PAML’s M1a vs. M2a test, showed an increase in the number of cases where there was positive selection detected with the gene trees but not with the species tree</w:t>
        </w:r>
        <w:bookmarkEnd w:id="16"/>
        <w:r w:rsidR="009B3643" w:rsidRPr="009B3643">
          <w:rPr>
            <w:rFonts w:ascii="Times New Roman" w:hAnsi="Times New Roman" w:cs="Times New Roman"/>
            <w:sz w:val="24"/>
            <w:szCs w:val="24"/>
          </w:rPr>
          <w:t>.</w:t>
        </w:r>
      </w:ins>
      <w:bookmarkStart w:id="18" w:name="_Hlk186924694"/>
      <w:del w:id="19" w:author="Thomas, Gregg" w:date="2025-01-04T16:10:00Z" w16du:dateUtc="2025-01-04T21:10:00Z">
        <w:r w:rsidR="002E769D" w:rsidRPr="00031896" w:rsidDel="009B3643">
          <w:rPr>
            <w:rFonts w:ascii="Times New Roman" w:hAnsi="Times New Roman" w:cs="Times New Roman"/>
            <w:sz w:val="24"/>
            <w:szCs w:val="24"/>
          </w:rPr>
          <w:delText>On the other hand, models that only allow rates to vary among sites, such as PAML’s M1a vs. M2a test, show</w:delText>
        </w:r>
        <w:r w:rsidR="00580E1E" w:rsidDel="009B3643">
          <w:rPr>
            <w:rFonts w:ascii="Times New Roman" w:hAnsi="Times New Roman" w:cs="Times New Roman"/>
            <w:sz w:val="24"/>
            <w:szCs w:val="24"/>
          </w:rPr>
          <w:delText>ed</w:delText>
        </w:r>
        <w:r w:rsidR="002E769D" w:rsidRPr="00031896" w:rsidDel="009B3643">
          <w:rPr>
            <w:rFonts w:ascii="Times New Roman" w:hAnsi="Times New Roman" w:cs="Times New Roman"/>
            <w:sz w:val="24"/>
            <w:szCs w:val="24"/>
          </w:rPr>
          <w:delText xml:space="preserve"> an increase in</w:delText>
        </w:r>
        <w:r w:rsidR="006D0342" w:rsidDel="009B3643">
          <w:rPr>
            <w:rFonts w:ascii="Times New Roman" w:hAnsi="Times New Roman" w:cs="Times New Roman"/>
            <w:sz w:val="24"/>
            <w:szCs w:val="24"/>
          </w:rPr>
          <w:delText xml:space="preserve"> the number</w:delText>
        </w:r>
        <w:r w:rsidR="002E769D" w:rsidRPr="00031896" w:rsidDel="009B3643">
          <w:rPr>
            <w:rFonts w:ascii="Times New Roman" w:hAnsi="Times New Roman" w:cs="Times New Roman"/>
            <w:sz w:val="24"/>
            <w:szCs w:val="24"/>
          </w:rPr>
          <w:delText xml:space="preserve"> </w:delText>
        </w:r>
        <w:r w:rsidR="00D40C88" w:rsidDel="009B3643">
          <w:rPr>
            <w:rFonts w:ascii="Times New Roman" w:hAnsi="Times New Roman" w:cs="Times New Roman"/>
            <w:sz w:val="24"/>
            <w:szCs w:val="24"/>
          </w:rPr>
          <w:delText xml:space="preserve">of </w:delText>
        </w:r>
        <w:r w:rsidR="00467880" w:rsidDel="009B3643">
          <w:rPr>
            <w:rFonts w:ascii="Times New Roman" w:hAnsi="Times New Roman" w:cs="Times New Roman"/>
            <w:sz w:val="24"/>
            <w:szCs w:val="24"/>
          </w:rPr>
          <w:delText xml:space="preserve">putative </w:delText>
        </w:r>
        <w:r w:rsidRPr="00031896" w:rsidDel="009B3643">
          <w:rPr>
            <w:rFonts w:ascii="Times New Roman" w:hAnsi="Times New Roman" w:cs="Times New Roman"/>
            <w:sz w:val="24"/>
            <w:szCs w:val="24"/>
          </w:rPr>
          <w:delText>false positives</w:delText>
        </w:r>
        <w:r w:rsidR="006D0342" w:rsidDel="009B3643">
          <w:rPr>
            <w:rFonts w:ascii="Times New Roman" w:hAnsi="Times New Roman" w:cs="Times New Roman"/>
            <w:sz w:val="24"/>
            <w:szCs w:val="24"/>
          </w:rPr>
          <w:delText xml:space="preserve"> inferred when using the wrong tree</w:delText>
        </w:r>
        <w:r w:rsidRPr="00031896" w:rsidDel="009B3643">
          <w:rPr>
            <w:rFonts w:ascii="Times New Roman" w:hAnsi="Times New Roman" w:cs="Times New Roman"/>
            <w:sz w:val="24"/>
            <w:szCs w:val="24"/>
          </w:rPr>
          <w:delText>.</w:delText>
        </w:r>
      </w:del>
      <w:bookmarkEnd w:id="18"/>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65BE27C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w:t>
      </w:r>
      <w:r w:rsidR="00027007">
        <w:rPr>
          <w:rFonts w:ascii="Times New Roman" w:hAnsi="Times New Roman" w:cs="Times New Roman"/>
          <w:sz w:val="24"/>
          <w:szCs w:val="24"/>
        </w:rPr>
        <w:lastRenderedPageBreak/>
        <w:t xml:space="preserve">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11E55F21"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del w:id="20" w:author="Thomas, Gregg" w:date="2025-01-04T20:22:00Z" w16du:dateUtc="2025-01-05T01:22:00Z">
        <w:r w:rsidR="002C4B0B" w:rsidRPr="00031896" w:rsidDel="009E0027">
          <w:rPr>
            <w:rFonts w:ascii="Times New Roman" w:hAnsi="Times New Roman" w:cs="Times New Roman"/>
            <w:sz w:val="24"/>
            <w:szCs w:val="24"/>
          </w:rPr>
          <w:delText xml:space="preserve"> </w:delText>
        </w:r>
      </w:del>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21" w:name="_Hlk186925358"/>
      <w:r w:rsidR="00771345">
        <w:rPr>
          <w:rFonts w:ascii="Times New Roman" w:hAnsi="Times New Roman" w:cs="Times New Roman"/>
          <w:sz w:val="24"/>
          <w:szCs w:val="24"/>
        </w:rPr>
        <w:t>.</w:t>
      </w:r>
      <w:ins w:id="22" w:author="Thomas, Gregg" w:date="2025-01-04T20:23:00Z" w16du:dateUtc="2025-01-05T01:23:00Z">
        <w:r w:rsidR="009E0027">
          <w:rPr>
            <w:rFonts w:ascii="Times New Roman" w:hAnsi="Times New Roman" w:cs="Times New Roman"/>
            <w:sz w:val="24"/>
            <w:szCs w:val="24"/>
          </w:rPr>
          <w:t xml:space="preserve"> </w:t>
        </w:r>
        <w:bookmarkStart w:id="23" w:name="_Hlk186925210"/>
        <w:r w:rsidR="009E0027">
          <w:rPr>
            <w:rFonts w:ascii="Times New Roman" w:hAnsi="Times New Roman" w:cs="Times New Roman"/>
            <w:sz w:val="24"/>
            <w:szCs w:val="24"/>
          </w:rPr>
          <w:t xml:space="preserve">More generally, our results highlight how processes operating among natural populations </w:t>
        </w:r>
      </w:ins>
      <w:ins w:id="24" w:author="Thomas, Gregg" w:date="2025-01-04T20:24:00Z" w16du:dateUtc="2025-01-05T01:24:00Z">
        <w:r w:rsidR="009E0027">
          <w:rPr>
            <w:rFonts w:ascii="Times New Roman" w:hAnsi="Times New Roman" w:cs="Times New Roman"/>
            <w:sz w:val="24"/>
            <w:szCs w:val="24"/>
          </w:rPr>
          <w:t>are still relevant even over longer phylogenetic timescales</w:t>
        </w:r>
      </w:ins>
      <w:ins w:id="25" w:author="Thomas, Gregg" w:date="2025-01-04T20:26:00Z" w16du:dateUtc="2025-01-05T01:26:00Z">
        <w:r w:rsidR="009E0027">
          <w:rPr>
            <w:rFonts w:ascii="Times New Roman" w:hAnsi="Times New Roman" w:cs="Times New Roman"/>
            <w:sz w:val="24"/>
            <w:szCs w:val="24"/>
          </w:rPr>
          <w:t xml:space="preserve"> when making inferences between species</w:t>
        </w:r>
      </w:ins>
      <w:ins w:id="26" w:author="Thomas, Gregg" w:date="2025-01-04T20:24:00Z" w16du:dateUtc="2025-01-05T01:24:00Z">
        <w:r w:rsidR="009E0027">
          <w:rPr>
            <w:rFonts w:ascii="Times New Roman" w:hAnsi="Times New Roman" w:cs="Times New Roman"/>
            <w:sz w:val="24"/>
            <w:szCs w:val="24"/>
          </w:rPr>
          <w:t xml:space="preserve">. Phylogenetic patterns of discordance are the </w:t>
        </w:r>
      </w:ins>
      <w:ins w:id="27" w:author="Thomas, Gregg" w:date="2025-01-04T20:25:00Z" w16du:dateUtc="2025-01-05T01:25:00Z">
        <w:r w:rsidR="009E0027">
          <w:rPr>
            <w:rFonts w:ascii="Times New Roman" w:hAnsi="Times New Roman" w:cs="Times New Roman"/>
            <w:sz w:val="24"/>
            <w:szCs w:val="24"/>
          </w:rPr>
          <w:t>result of the accumulation of coalescence, genetic drift,</w:t>
        </w:r>
      </w:ins>
      <w:ins w:id="28" w:author="Thomas, Gregg" w:date="2025-01-04T20:26:00Z" w16du:dateUtc="2025-01-05T01:26:00Z">
        <w:r w:rsidR="009E0027">
          <w:rPr>
            <w:rFonts w:ascii="Times New Roman" w:hAnsi="Times New Roman" w:cs="Times New Roman"/>
            <w:sz w:val="24"/>
            <w:szCs w:val="24"/>
          </w:rPr>
          <w:t xml:space="preserve"> natural selection,</w:t>
        </w:r>
      </w:ins>
      <w:ins w:id="29" w:author="Thomas, Gregg" w:date="2025-01-04T20:25:00Z" w16du:dateUtc="2025-01-05T01:25:00Z">
        <w:r w:rsidR="009E0027">
          <w:rPr>
            <w:rFonts w:ascii="Times New Roman" w:hAnsi="Times New Roman" w:cs="Times New Roman"/>
            <w:sz w:val="24"/>
            <w:szCs w:val="24"/>
          </w:rPr>
          <w:t xml:space="preserve"> and other forces that act on populations</w:t>
        </w:r>
      </w:ins>
      <w:ins w:id="30" w:author="Thomas, Gregg" w:date="2025-01-04T23:21:00Z" w16du:dateUtc="2025-01-05T04:21:00Z">
        <w:r w:rsidR="004059B8">
          <w:rPr>
            <w:rFonts w:ascii="Times New Roman" w:hAnsi="Times New Roman" w:cs="Times New Roman"/>
            <w:sz w:val="24"/>
            <w:szCs w:val="24"/>
          </w:rPr>
          <w:t xml:space="preserve"> and neither the discordance or these patterns are captured or modeled in a single species tree</w:t>
        </w:r>
      </w:ins>
      <w:ins w:id="31" w:author="Thomas, Gregg" w:date="2025-01-04T22:53:00Z" w16du:dateUtc="2025-01-05T03:53:00Z">
        <w:r w:rsidR="006665FD">
          <w:rPr>
            <w:rFonts w:ascii="Times New Roman" w:hAnsi="Times New Roman" w:cs="Times New Roman"/>
            <w:sz w:val="24"/>
            <w:szCs w:val="24"/>
          </w:rPr>
          <w:t>. This is akin to the recent conclusion that</w:t>
        </w:r>
      </w:ins>
      <w:ins w:id="32" w:author="Thomas, Gregg" w:date="2025-01-04T22:56:00Z" w16du:dateUtc="2025-01-05T03:56:00Z">
        <w:r w:rsidR="006665FD">
          <w:rPr>
            <w:rFonts w:ascii="Times New Roman" w:hAnsi="Times New Roman" w:cs="Times New Roman"/>
            <w:sz w:val="24"/>
            <w:szCs w:val="24"/>
          </w:rPr>
          <w:t xml:space="preserve"> phylogenies alone are insufficient for</w:t>
        </w:r>
      </w:ins>
      <w:ins w:id="33" w:author="Thomas, Gregg" w:date="2025-01-04T22:53:00Z" w16du:dateUtc="2025-01-05T03:53:00Z">
        <w:r w:rsidR="006665FD">
          <w:rPr>
            <w:rFonts w:ascii="Times New Roman" w:hAnsi="Times New Roman" w:cs="Times New Roman"/>
            <w:sz w:val="24"/>
            <w:szCs w:val="24"/>
          </w:rPr>
          <w:t xml:space="preserve"> </w:t>
        </w:r>
      </w:ins>
      <w:ins w:id="34" w:author="Thomas, Gregg" w:date="2025-01-04T22:54:00Z" w16du:dateUtc="2025-01-05T03:54:00Z">
        <w:r w:rsidR="006665FD">
          <w:rPr>
            <w:rFonts w:ascii="Times New Roman" w:hAnsi="Times New Roman" w:cs="Times New Roman"/>
            <w:sz w:val="24"/>
            <w:szCs w:val="24"/>
          </w:rPr>
          <w:t>estimating diversification rates</w:t>
        </w:r>
      </w:ins>
      <w:ins w:id="35" w:author="Thomas, Gregg" w:date="2025-01-04T22:57:00Z" w16du:dateUtc="2025-01-05T03:57:00Z">
        <w:r w:rsidR="006665FD">
          <w:rPr>
            <w:rFonts w:ascii="Times New Roman" w:hAnsi="Times New Roman" w:cs="Times New Roman"/>
            <w:sz w:val="24"/>
            <w:szCs w:val="24"/>
          </w:rPr>
          <w:t xml:space="preserve"> </w:t>
        </w:r>
      </w:ins>
      <w:r w:rsidR="00716D5D">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716D5D">
        <w:rPr>
          <w:rFonts w:ascii="Times New Roman" w:hAnsi="Times New Roman" w:cs="Times New Roman"/>
          <w:sz w:val="24"/>
          <w:szCs w:val="24"/>
        </w:rPr>
        <w:instrText xml:space="preserve"> ADDIN EN.CITE </w:instrText>
      </w:r>
      <w:r w:rsidR="00716D5D">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716D5D">
        <w:rPr>
          <w:rFonts w:ascii="Times New Roman" w:hAnsi="Times New Roman" w:cs="Times New Roman"/>
          <w:sz w:val="24"/>
          <w:szCs w:val="24"/>
        </w:rPr>
        <w:instrText xml:space="preserve"> ADDIN EN.CITE.DATA </w:instrText>
      </w:r>
      <w:r w:rsidR="00716D5D">
        <w:rPr>
          <w:rFonts w:ascii="Times New Roman" w:hAnsi="Times New Roman" w:cs="Times New Roman"/>
          <w:sz w:val="24"/>
          <w:szCs w:val="24"/>
        </w:rPr>
      </w:r>
      <w:r w:rsidR="00716D5D">
        <w:rPr>
          <w:rFonts w:ascii="Times New Roman" w:hAnsi="Times New Roman" w:cs="Times New Roman"/>
          <w:sz w:val="24"/>
          <w:szCs w:val="24"/>
        </w:rPr>
        <w:fldChar w:fldCharType="end"/>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(Louca and Pennell 2020)</w:t>
      </w:r>
      <w:r w:rsidR="00716D5D">
        <w:rPr>
          <w:rFonts w:ascii="Times New Roman" w:hAnsi="Times New Roman" w:cs="Times New Roman"/>
          <w:sz w:val="24"/>
          <w:szCs w:val="24"/>
        </w:rPr>
        <w:fldChar w:fldCharType="end"/>
      </w:r>
      <w:ins w:id="36" w:author="Thomas, Gregg" w:date="2025-01-04T22:57:00Z" w16du:dateUtc="2025-01-05T03:57:00Z">
        <w:r w:rsidR="006665FD">
          <w:rPr>
            <w:rFonts w:ascii="Times New Roman" w:hAnsi="Times New Roman" w:cs="Times New Roman"/>
            <w:sz w:val="24"/>
            <w:szCs w:val="24"/>
          </w:rPr>
          <w:t>.</w:t>
        </w:r>
      </w:ins>
      <w:ins w:id="37" w:author="Thomas, Gregg" w:date="2025-01-04T20:28:00Z" w16du:dateUtc="2025-01-05T01:28:00Z">
        <w:r w:rsidR="009E0027">
          <w:rPr>
            <w:rFonts w:ascii="Times New Roman" w:hAnsi="Times New Roman" w:cs="Times New Roman"/>
            <w:sz w:val="24"/>
            <w:szCs w:val="24"/>
          </w:rPr>
          <w:t xml:space="preserve"> </w:t>
        </w:r>
      </w:ins>
      <w:ins w:id="38" w:author="Thomas, Gregg" w:date="2025-01-04T23:21:00Z" w16du:dateUtc="2025-01-05T04:21:00Z">
        <w:r w:rsidR="004059B8">
          <w:rPr>
            <w:rFonts w:ascii="Times New Roman" w:hAnsi="Times New Roman" w:cs="Times New Roman"/>
            <w:sz w:val="24"/>
            <w:szCs w:val="24"/>
          </w:rPr>
          <w:t>Likewise, if one’s</w:t>
        </w:r>
      </w:ins>
      <w:ins w:id="39" w:author="Thomas, Gregg" w:date="2025-01-04T20:28:00Z" w16du:dateUtc="2025-01-05T01:28:00Z">
        <w:r w:rsidR="009E0027">
          <w:rPr>
            <w:rFonts w:ascii="Times New Roman" w:hAnsi="Times New Roman" w:cs="Times New Roman"/>
            <w:sz w:val="24"/>
            <w:szCs w:val="24"/>
          </w:rPr>
          <w:t xml:space="preserve"> goal is to study molecular evolution between species, the</w:t>
        </w:r>
      </w:ins>
      <w:ins w:id="40" w:author="Thomas, Gregg" w:date="2025-01-04T22:57:00Z" w16du:dateUtc="2025-01-05T03:57:00Z">
        <w:r w:rsidR="006665FD">
          <w:rPr>
            <w:rFonts w:ascii="Times New Roman" w:hAnsi="Times New Roman" w:cs="Times New Roman"/>
            <w:sz w:val="24"/>
            <w:szCs w:val="24"/>
          </w:rPr>
          <w:t xml:space="preserve"> underlying population genetic</w:t>
        </w:r>
      </w:ins>
      <w:ins w:id="41" w:author="Thomas, Gregg" w:date="2025-01-04T20:28:00Z" w16du:dateUtc="2025-01-05T01:28:00Z">
        <w:r w:rsidR="009E0027">
          <w:rPr>
            <w:rFonts w:ascii="Times New Roman" w:hAnsi="Times New Roman" w:cs="Times New Roman"/>
            <w:sz w:val="24"/>
            <w:szCs w:val="24"/>
          </w:rPr>
          <w:t xml:space="preserve"> forces must be accounted for,</w:t>
        </w:r>
      </w:ins>
      <w:ins w:id="42" w:author="Thomas, Gregg" w:date="2025-01-04T22:57:00Z" w16du:dateUtc="2025-01-05T03:57:00Z">
        <w:r w:rsidR="006665FD">
          <w:rPr>
            <w:rFonts w:ascii="Times New Roman" w:hAnsi="Times New Roman" w:cs="Times New Roman"/>
            <w:sz w:val="24"/>
            <w:szCs w:val="24"/>
          </w:rPr>
          <w:t xml:space="preserve"> or at least mitigated,</w:t>
        </w:r>
      </w:ins>
      <w:ins w:id="43" w:author="Thomas, Gregg" w:date="2025-01-04T20:28:00Z" w16du:dateUtc="2025-01-05T01:28:00Z">
        <w:r w:rsidR="009E0027">
          <w:rPr>
            <w:rFonts w:ascii="Times New Roman" w:hAnsi="Times New Roman" w:cs="Times New Roman"/>
            <w:sz w:val="24"/>
            <w:szCs w:val="24"/>
          </w:rPr>
          <w:t xml:space="preserve"> most easily by using individual gene trees rather than a single species tree.</w:t>
        </w:r>
      </w:ins>
      <w:ins w:id="44" w:author="Thomas, Gregg" w:date="2025-01-04T22:59:00Z" w16du:dateUtc="2025-01-05T03:59:00Z">
        <w:r w:rsidR="006665FD">
          <w:rPr>
            <w:rFonts w:ascii="Times New Roman" w:hAnsi="Times New Roman" w:cs="Times New Roman"/>
            <w:sz w:val="24"/>
            <w:szCs w:val="24"/>
          </w:rPr>
          <w:t xml:space="preserve"> Discordance and uncertainty</w:t>
        </w:r>
        <w:r w:rsidR="00716D5D">
          <w:rPr>
            <w:rFonts w:ascii="Times New Roman" w:hAnsi="Times New Roman" w:cs="Times New Roman"/>
            <w:sz w:val="24"/>
            <w:szCs w:val="24"/>
          </w:rPr>
          <w:t xml:space="preserve"> of underlying population processes are discussed furt</w:t>
        </w:r>
      </w:ins>
      <w:r w:rsidR="00716D5D">
        <w:rPr>
          <w:rFonts w:ascii="Times New Roman" w:hAnsi="Times New Roman" w:cs="Times New Roman"/>
          <w:sz w:val="24"/>
          <w:szCs w:val="24"/>
        </w:rPr>
        <w:t>h</w:t>
      </w:r>
      <w:ins w:id="45" w:author="Thomas, Gregg" w:date="2025-01-04T22:59:00Z" w16du:dateUtc="2025-01-05T03:59:00Z">
        <w:r w:rsidR="00716D5D">
          <w:rPr>
            <w:rFonts w:ascii="Times New Roman" w:hAnsi="Times New Roman" w:cs="Times New Roman"/>
            <w:sz w:val="24"/>
            <w:szCs w:val="24"/>
          </w:rPr>
          <w:t xml:space="preserve">er in </w:t>
        </w:r>
      </w:ins>
      <w:r w:rsidR="00716D5D">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716D5D">
        <w:rPr>
          <w:rFonts w:ascii="Times New Roman" w:hAnsi="Times New Roman" w:cs="Times New Roman"/>
          <w:sz w:val="24"/>
          <w:szCs w:val="24"/>
        </w:rPr>
        <w:instrText xml:space="preserve"> ADDIN EN.CITE </w:instrText>
      </w:r>
      <w:r w:rsidR="00716D5D">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716D5D">
        <w:rPr>
          <w:rFonts w:ascii="Times New Roman" w:hAnsi="Times New Roman" w:cs="Times New Roman"/>
          <w:sz w:val="24"/>
          <w:szCs w:val="24"/>
        </w:rPr>
        <w:instrText xml:space="preserve"> ADDIN EN.CITE.DATA </w:instrText>
      </w:r>
      <w:r w:rsidR="00716D5D">
        <w:rPr>
          <w:rFonts w:ascii="Times New Roman" w:hAnsi="Times New Roman" w:cs="Times New Roman"/>
          <w:sz w:val="24"/>
          <w:szCs w:val="24"/>
        </w:rPr>
      </w:r>
      <w:r w:rsidR="00716D5D">
        <w:rPr>
          <w:rFonts w:ascii="Times New Roman" w:hAnsi="Times New Roman" w:cs="Times New Roman"/>
          <w:sz w:val="24"/>
          <w:szCs w:val="24"/>
        </w:rPr>
        <w:fldChar w:fldCharType="end"/>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Johri, et al. (2022)</w:t>
      </w:r>
      <w:r w:rsidR="00716D5D">
        <w:rPr>
          <w:rFonts w:ascii="Times New Roman" w:hAnsi="Times New Roman" w:cs="Times New Roman"/>
          <w:sz w:val="24"/>
          <w:szCs w:val="24"/>
        </w:rPr>
        <w:fldChar w:fldCharType="end"/>
      </w:r>
      <w:r w:rsidR="00716D5D">
        <w:rPr>
          <w:rFonts w:ascii="Times New Roman" w:hAnsi="Times New Roman" w:cs="Times New Roman"/>
          <w:sz w:val="24"/>
          <w:szCs w:val="24"/>
        </w:rPr>
        <w:t xml:space="preserve">, </w:t>
      </w:r>
      <w:r w:rsidR="00716D5D">
        <w:rPr>
          <w:rFonts w:ascii="Times New Roman" w:hAnsi="Times New Roman" w:cs="Times New Roman"/>
          <w:sz w:val="24"/>
          <w:szCs w:val="24"/>
        </w:rPr>
        <w:fldChar w:fldCharType="begin"/>
      </w:r>
      <w:r w:rsidR="00716D5D">
        <w:rPr>
          <w:rFonts w:ascii="Times New Roman" w:hAnsi="Times New Roman" w:cs="Times New Roman"/>
          <w:sz w:val="24"/>
          <w:szCs w:val="24"/>
        </w:rPr>
        <w:instrText xml:space="preserve"> ADDIN EN.CITE &lt;EndNote&gt;&lt;Cite AuthorYear="1"&gt;&lt;Author&gt;Mirarab&lt;/Author&gt;&lt;Year&gt;2021&lt;/Year&gt;&lt;RecNum&gt;251&lt;/RecNum&gt;&lt;DisplayText&gt;Mirarab, et al. (2021)&lt;/DisplayText&gt;&lt;record&gt;&lt;rec-number&gt;251&lt;/rec-number&gt;&lt;foreign-keys&gt;&lt;key app="EN" db-id="vdwt9psdezv5tlee9vn5swzfzafw0azp5adx" timestamp="1736048614"&gt;251&lt;/key&gt;&lt;/foreign-keys&gt;&lt;ref-type name="Journal Article"&gt;17&lt;/ref-type&gt;&lt;contributors&gt;&lt;authors&gt;&lt;author&gt;Mirarab, Siavash&lt;/author&gt;&lt;author&gt;Nakhleh, Luay&lt;/author&gt;&lt;author&gt;Warnow, Tandy&lt;/author&gt;&lt;/authors&gt;&lt;/contributors&gt;&lt;titles&gt;&lt;title&gt;Multispecies coalescent: theory and applications in phylogenetics&lt;/title&gt;&lt;secondary-title&gt;Annual Review of Ecology, Evolution, and Systematics&lt;/secondary-title&gt;&lt;/titles&gt;&lt;periodical&gt;&lt;full-title&gt;Annual Review of Ecology, Evolution, and Systematics&lt;/full-title&gt;&lt;/periodical&gt;&lt;pages&gt;247-268&lt;/pages&gt;&lt;volume&gt;52&lt;/volume&gt;&lt;number&gt;1&lt;/number&gt;&lt;dates&gt;&lt;year&gt;2021&lt;/year&gt;&lt;/dates&gt;&lt;isbn&gt;1543-592X&lt;/isbn&gt;&lt;urls&gt;&lt;/urls&gt;&lt;/record&gt;&lt;/Cite&gt;&lt;/EndNote&gt;</w:instrText>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Mirarab, et al. (2021)</w:t>
      </w:r>
      <w:r w:rsidR="00716D5D">
        <w:rPr>
          <w:rFonts w:ascii="Times New Roman" w:hAnsi="Times New Roman" w:cs="Times New Roman"/>
          <w:sz w:val="24"/>
          <w:szCs w:val="24"/>
        </w:rPr>
        <w:fldChar w:fldCharType="end"/>
      </w:r>
      <w:r w:rsidR="00716D5D">
        <w:rPr>
          <w:rFonts w:ascii="Times New Roman" w:hAnsi="Times New Roman" w:cs="Times New Roman"/>
          <w:sz w:val="24"/>
          <w:szCs w:val="24"/>
        </w:rPr>
        <w:t xml:space="preserve">, and </w:t>
      </w:r>
      <w:r w:rsidR="00716D5D">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716D5D">
        <w:rPr>
          <w:rFonts w:ascii="Times New Roman" w:hAnsi="Times New Roman" w:cs="Times New Roman"/>
          <w:sz w:val="24"/>
          <w:szCs w:val="24"/>
        </w:rPr>
        <w:instrText xml:space="preserve"> ADDIN EN.CITE </w:instrText>
      </w:r>
      <w:r w:rsidR="00716D5D">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716D5D">
        <w:rPr>
          <w:rFonts w:ascii="Times New Roman" w:hAnsi="Times New Roman" w:cs="Times New Roman"/>
          <w:sz w:val="24"/>
          <w:szCs w:val="24"/>
        </w:rPr>
        <w:instrText xml:space="preserve"> ADDIN EN.CITE.DATA </w:instrText>
      </w:r>
      <w:r w:rsidR="00716D5D">
        <w:rPr>
          <w:rFonts w:ascii="Times New Roman" w:hAnsi="Times New Roman" w:cs="Times New Roman"/>
          <w:sz w:val="24"/>
          <w:szCs w:val="24"/>
        </w:rPr>
      </w:r>
      <w:r w:rsidR="00716D5D">
        <w:rPr>
          <w:rFonts w:ascii="Times New Roman" w:hAnsi="Times New Roman" w:cs="Times New Roman"/>
          <w:sz w:val="24"/>
          <w:szCs w:val="24"/>
        </w:rPr>
        <w:fldChar w:fldCharType="end"/>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Steenwyk, et al. (2023)</w:t>
      </w:r>
      <w:r w:rsidR="00716D5D">
        <w:rPr>
          <w:rFonts w:ascii="Times New Roman" w:hAnsi="Times New Roman" w:cs="Times New Roman"/>
          <w:sz w:val="24"/>
          <w:szCs w:val="24"/>
        </w:rPr>
        <w:fldChar w:fldCharType="end"/>
      </w:r>
      <w:ins w:id="46" w:author="Thomas, Gregg" w:date="2025-01-04T23:00:00Z" w16du:dateUtc="2025-01-05T04:00:00Z">
        <w:r w:rsidR="00716D5D">
          <w:rPr>
            <w:rFonts w:ascii="Times New Roman" w:hAnsi="Times New Roman" w:cs="Times New Roman"/>
            <w:sz w:val="24"/>
            <w:szCs w:val="24"/>
          </w:rPr>
          <w:t>.</w:t>
        </w:r>
      </w:ins>
      <w:ins w:id="47" w:author="Thomas, Gregg" w:date="2025-01-04T22:57:00Z" w16du:dateUtc="2025-01-05T03:57:00Z">
        <w:r w:rsidR="006665FD">
          <w:rPr>
            <w:rFonts w:ascii="Times New Roman" w:hAnsi="Times New Roman" w:cs="Times New Roman"/>
            <w:sz w:val="24"/>
            <w:szCs w:val="24"/>
          </w:rPr>
          <w:t xml:space="preserve"> </w:t>
        </w:r>
      </w:ins>
      <w:bookmarkEnd w:id="23"/>
      <w:r w:rsidR="00771345">
        <w:rPr>
          <w:rFonts w:ascii="Times New Roman" w:hAnsi="Times New Roman" w:cs="Times New Roman"/>
          <w:sz w:val="24"/>
          <w:szCs w:val="24"/>
        </w:rPr>
        <w:t xml:space="preserve"> </w:t>
      </w:r>
      <w:bookmarkEnd w:id="21"/>
      <w:r>
        <w:rPr>
          <w:rFonts w:ascii="Times New Roman" w:hAnsi="Times New Roman" w:cs="Times New Roman"/>
          <w:sz w:val="24"/>
          <w:szCs w:val="24"/>
        </w:rPr>
        <w:t xml:space="preserve">Through </w:t>
      </w:r>
      <w:del w:id="48" w:author="Thomas, Gregg" w:date="2025-01-04T20:28:00Z" w16du:dateUtc="2025-01-05T01:28:00Z">
        <w:r w:rsidDel="009E0027">
          <w:rPr>
            <w:rFonts w:ascii="Times New Roman" w:hAnsi="Times New Roman" w:cs="Times New Roman"/>
            <w:sz w:val="24"/>
            <w:szCs w:val="24"/>
          </w:rPr>
          <w:delText>these</w:delText>
        </w:r>
        <w:r w:rsidR="002C4B0B" w:rsidRPr="00031896" w:rsidDel="009E0027">
          <w:rPr>
            <w:rFonts w:ascii="Times New Roman" w:hAnsi="Times New Roman" w:cs="Times New Roman"/>
            <w:sz w:val="24"/>
            <w:szCs w:val="24"/>
          </w:rPr>
          <w:delText xml:space="preserve"> </w:delText>
        </w:r>
      </w:del>
      <w:ins w:id="49" w:author="Thomas, Gregg" w:date="2025-01-04T20:28:00Z" w16du:dateUtc="2025-01-05T01:28:00Z">
        <w:r w:rsidR="009E0027">
          <w:rPr>
            <w:rFonts w:ascii="Times New Roman" w:hAnsi="Times New Roman" w:cs="Times New Roman"/>
            <w:sz w:val="24"/>
            <w:szCs w:val="24"/>
          </w:rPr>
          <w:t>our</w:t>
        </w:r>
        <w:r w:rsidR="009E0027" w:rsidRPr="00031896">
          <w:rPr>
            <w:rFonts w:ascii="Times New Roman" w:hAnsi="Times New Roman" w:cs="Times New Roman"/>
            <w:sz w:val="24"/>
            <w:szCs w:val="24"/>
          </w:rPr>
          <w:t xml:space="preserve"> </w:t>
        </w:r>
      </w:ins>
      <w:r w:rsidR="002C4B0B" w:rsidRPr="00031896">
        <w:rPr>
          <w:rFonts w:ascii="Times New Roman" w:hAnsi="Times New Roman" w:cs="Times New Roman"/>
          <w:sz w:val="24"/>
          <w:szCs w:val="24"/>
        </w:rPr>
        <w:t>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lastRenderedPageBreak/>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(Bradley, et al. </w:t>
      </w:r>
      <w:r w:rsidR="001B6D59">
        <w:rPr>
          <w:rFonts w:ascii="Times New Roman" w:hAnsi="Times New Roman" w:cs="Times New Roman"/>
          <w:noProof/>
          <w:sz w:val="24"/>
          <w:szCs w:val="24"/>
        </w:rPr>
        <w:lastRenderedPageBreak/>
        <w:t>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2D7F5A64"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5EF5FB1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665FD">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1A67F19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lastRenderedPageBreak/>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alleni</w:t>
      </w:r>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6759A30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w:t>
      </w:r>
      <w:r w:rsidRPr="00031896">
        <w:rPr>
          <w:rFonts w:ascii="Times New Roman" w:hAnsi="Times New Roman" w:cs="Times New Roman"/>
          <w:sz w:val="24"/>
          <w:szCs w:val="24"/>
        </w:rPr>
        <w:lastRenderedPageBreak/>
        <w:t xml:space="preserve">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w:t>
      </w:r>
      <w:r>
        <w:rPr>
          <w:rFonts w:ascii="Times New Roman" w:hAnsi="Times New Roman" w:cs="Times New Roman"/>
          <w:iCs/>
          <w:sz w:val="24"/>
          <w:szCs w:val="24"/>
        </w:rPr>
        <w:lastRenderedPageBreak/>
        <w:t>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CA45EC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w:t>
      </w:r>
      <w:r>
        <w:rPr>
          <w:rFonts w:ascii="Times New Roman" w:hAnsi="Times New Roman" w:cs="Times New Roman"/>
          <w:sz w:val="24"/>
          <w:szCs w:val="24"/>
        </w:rPr>
        <w:lastRenderedPageBreak/>
        <w:t xml:space="preserve">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1A04FD43"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ins w:id="50" w:author="Thomas, Gregg" w:date="2025-01-04T16:04:00Z" w16du:dateUtc="2025-01-04T21:04:00Z">
        <w:r w:rsidR="009B3643" w:rsidRPr="009B3643">
          <w:t>Incidence where a single species tree does not match the gene tree expectation in three different tests for positive selection</w:t>
        </w:r>
        <w:r w:rsidR="009B3643">
          <w:t xml:space="preserve">, </w:t>
        </w:r>
        <w:r w:rsidR="009B3643" w:rsidRPr="009B3643">
          <w:t xml:space="preserve">either not detecting positive selection inferred in </w:t>
        </w:r>
        <w:r w:rsidR="009B3643">
          <w:t>when using the</w:t>
        </w:r>
        <w:r w:rsidR="009B3643" w:rsidRPr="009B3643">
          <w:t xml:space="preserve"> gene tree</w:t>
        </w:r>
        <w:r w:rsidR="009B3643">
          <w:t xml:space="preserve"> (Undetected selection)</w:t>
        </w:r>
        <w:r w:rsidR="009B3643" w:rsidRPr="009B3643">
          <w:t xml:space="preserve"> or</w:t>
        </w:r>
      </w:ins>
      <w:ins w:id="51" w:author="Thomas, Gregg" w:date="2025-01-04T16:05:00Z" w16du:dateUtc="2025-01-04T21:05:00Z">
        <w:r w:rsidR="009B3643">
          <w:t xml:space="preserve"> by</w:t>
        </w:r>
      </w:ins>
      <w:ins w:id="52" w:author="Thomas, Gregg" w:date="2025-01-04T16:04:00Z" w16du:dateUtc="2025-01-04T21:04:00Z">
        <w:r w:rsidR="009B3643" w:rsidRPr="009B3643">
          <w:t xml:space="preserve"> detecting positive selection</w:t>
        </w:r>
      </w:ins>
      <w:ins w:id="53" w:author="Thomas, Gregg" w:date="2025-01-04T16:05:00Z" w16du:dateUtc="2025-01-04T21:05:00Z">
        <w:r w:rsidR="009B3643">
          <w:t xml:space="preserve"> that is</w:t>
        </w:r>
      </w:ins>
      <w:ins w:id="54" w:author="Thomas, Gregg" w:date="2025-01-04T16:04:00Z" w16du:dateUtc="2025-01-04T21:04:00Z">
        <w:r w:rsidR="009B3643" w:rsidRPr="009B3643">
          <w:t xml:space="preserve"> not inferred </w:t>
        </w:r>
      </w:ins>
      <w:ins w:id="55" w:author="Thomas, Gregg" w:date="2025-01-04T16:05:00Z" w16du:dateUtc="2025-01-04T21:05:00Z">
        <w:r w:rsidR="009B3643">
          <w:t>when using</w:t>
        </w:r>
      </w:ins>
      <w:ins w:id="56" w:author="Thomas, Gregg" w:date="2025-01-04T16:04:00Z" w16du:dateUtc="2025-01-04T21:04:00Z">
        <w:r w:rsidR="009B3643" w:rsidRPr="009B3643">
          <w:t xml:space="preserve"> the gene tree</w:t>
        </w:r>
      </w:ins>
      <w:ins w:id="57" w:author="Thomas, Gregg" w:date="2025-01-04T16:05:00Z" w16du:dateUtc="2025-01-04T21:05:00Z">
        <w:r w:rsidR="009B3643">
          <w:t xml:space="preserve"> (</w:t>
        </w:r>
      </w:ins>
      <w:ins w:id="58" w:author="Thomas, Gregg" w:date="2025-01-04T16:04:00Z" w16du:dateUtc="2025-01-04T21:04:00Z">
        <w:r w:rsidR="009B3643" w:rsidRPr="009B3643">
          <w:t>Newly detected selection).</w:t>
        </w:r>
      </w:ins>
      <w:del w:id="59" w:author="Thomas, Gregg" w:date="2025-01-04T16:04:00Z" w16du:dateUtc="2025-01-04T21:04:00Z">
        <w:r w:rsidDel="009B3643">
          <w:delText>Rates and types of error when using</w:delText>
        </w:r>
        <w:r w:rsidR="009B7498" w:rsidDel="009B3643">
          <w:delText xml:space="preserve"> a single</w:delText>
        </w:r>
        <w:r w:rsidDel="009B3643">
          <w:delText xml:space="preserve"> </w:delText>
        </w:r>
        <w:r w:rsidR="009B7498" w:rsidDel="009B3643">
          <w:delText>species tree</w:delText>
        </w:r>
        <w:r w:rsidDel="009B3643">
          <w:delText xml:space="preserve"> for gene-based selection tests</w:delText>
        </w:r>
        <w:r w:rsidR="00C102DF" w:rsidDel="009B3643">
          <w:delText xml:space="preserve"> (</w:delText>
        </w:r>
        <w:r w:rsidR="00B22231" w:rsidRPr="00C102DF" w:rsidDel="009B3643">
          <w:delText>Assuming the gene tree topology is the correct topology</w:delText>
        </w:r>
        <w:r w:rsidR="00C102DF" w:rsidRPr="00C102DF" w:rsidDel="009B3643">
          <w:delText>)</w:delText>
        </w:r>
        <w:r w:rsidR="00B22231" w:rsidRPr="00C102DF" w:rsidDel="009B3643">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5DF5E03C" w:rsidR="00F94241" w:rsidRPr="00197A2B" w:rsidRDefault="00F94241" w:rsidP="00F413E3">
            <w:pPr>
              <w:spacing w:after="0"/>
              <w:jc w:val="both"/>
              <w:rPr>
                <w:rFonts w:ascii="Times New Roman" w:hAnsi="Times New Roman" w:cs="Times New Roman"/>
                <w:sz w:val="24"/>
                <w:szCs w:val="24"/>
              </w:rPr>
            </w:pPr>
            <w:del w:id="60" w:author="Thomas, Gregg" w:date="2025-01-04T16:06:00Z" w16du:dateUtc="2025-01-04T21:06:00Z">
              <w:r w:rsidDel="009B3643">
                <w:rPr>
                  <w:rFonts w:ascii="Times New Roman" w:hAnsi="Times New Roman" w:cs="Times New Roman"/>
                  <w:sz w:val="24"/>
                  <w:szCs w:val="24"/>
                </w:rPr>
                <w:delText>False positive rate</w:delText>
              </w:r>
            </w:del>
            <w:ins w:id="61" w:author="Thomas, Gregg" w:date="2025-01-04T16:06:00Z" w16du:dateUtc="2025-01-04T21:06:00Z">
              <w:r w:rsidR="009B3643">
                <w:rPr>
                  <w:rFonts w:ascii="Times New Roman" w:hAnsi="Times New Roman" w:cs="Times New Roman"/>
                  <w:sz w:val="24"/>
                  <w:szCs w:val="24"/>
                </w:rPr>
                <w:t>Undetected selection</w:t>
              </w:r>
            </w:ins>
          </w:p>
        </w:tc>
        <w:tc>
          <w:tcPr>
            <w:tcW w:w="3600" w:type="dxa"/>
            <w:tcBorders>
              <w:top w:val="single" w:sz="4" w:space="0" w:color="auto"/>
              <w:bottom w:val="single" w:sz="4" w:space="0" w:color="auto"/>
            </w:tcBorders>
            <w:vAlign w:val="center"/>
          </w:tcPr>
          <w:p w14:paraId="0DB982D0" w14:textId="1D8100F9" w:rsidR="00F94241" w:rsidRPr="00197A2B" w:rsidRDefault="00F94241" w:rsidP="00F413E3">
            <w:pPr>
              <w:spacing w:after="0"/>
              <w:jc w:val="both"/>
              <w:rPr>
                <w:rFonts w:ascii="Times New Roman" w:hAnsi="Times New Roman" w:cs="Times New Roman"/>
                <w:sz w:val="24"/>
                <w:szCs w:val="24"/>
              </w:rPr>
            </w:pPr>
            <w:del w:id="62" w:author="Thomas, Gregg" w:date="2025-01-04T16:06:00Z" w16du:dateUtc="2025-01-04T21:06:00Z">
              <w:r w:rsidDel="009B3643">
                <w:rPr>
                  <w:rFonts w:ascii="Times New Roman" w:hAnsi="Times New Roman" w:cs="Times New Roman"/>
                  <w:sz w:val="24"/>
                  <w:szCs w:val="24"/>
                </w:rPr>
                <w:delText>False negative rate</w:delText>
              </w:r>
            </w:del>
            <w:ins w:id="63" w:author="Thomas, Gregg" w:date="2025-01-04T16:06:00Z" w16du:dateUtc="2025-01-04T21:06:00Z">
              <w:r w:rsidR="009B3643">
                <w:rPr>
                  <w:rFonts w:ascii="Times New Roman" w:hAnsi="Times New Roman" w:cs="Times New Roman"/>
                  <w:sz w:val="24"/>
                  <w:szCs w:val="24"/>
                </w:rPr>
                <w:t>Newly detected selection</w:t>
              </w:r>
            </w:ins>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w:t>
      </w:r>
      <w:proofErr w:type="gramStart"/>
      <w:r w:rsidR="000F2586">
        <w:rPr>
          <w:rFonts w:ascii="Times New Roman" w:hAnsi="Times New Roman" w:cs="Times New Roman"/>
          <w:sz w:val="24"/>
          <w:szCs w:val="24"/>
        </w:rPr>
        <w:t>Dark</w:t>
      </w:r>
      <w:proofErr w:type="gramEnd"/>
      <w:r w:rsidR="000F2586">
        <w:rPr>
          <w:rFonts w:ascii="Times New Roman" w:hAnsi="Times New Roman" w:cs="Times New Roman"/>
          <w:sz w:val="24"/>
          <w:szCs w:val="24"/>
        </w:rPr>
        <w:t xml:space="preserve"> grey dashed line is median </w:t>
      </w:r>
      <w:proofErr w:type="gramStart"/>
      <w:r w:rsidR="000F2586">
        <w:rPr>
          <w:rFonts w:ascii="Times New Roman" w:hAnsi="Times New Roman" w:cs="Times New Roman"/>
          <w:sz w:val="24"/>
          <w:szCs w:val="24"/>
        </w:rPr>
        <w:t>slope</w:t>
      </w:r>
      <w:proofErr w:type="gramEnd"/>
      <w:r w:rsidR="000F2586">
        <w:rPr>
          <w:rFonts w:ascii="Times New Roman" w:hAnsi="Times New Roman" w:cs="Times New Roman"/>
          <w:sz w:val="24"/>
          <w:szCs w:val="24"/>
        </w:rPr>
        <w:t xml:space="preserv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w:t>
      </w:r>
      <w:proofErr w:type="gramStart"/>
      <w:r w:rsidR="006E5D47">
        <w:rPr>
          <w:rFonts w:ascii="Times New Roman" w:hAnsi="Times New Roman" w:cs="Times New Roman"/>
          <w:sz w:val="24"/>
          <w:szCs w:val="24"/>
        </w:rPr>
        <w:t>tree</w:t>
      </w:r>
      <w:proofErr w:type="gramEnd"/>
      <w:r w:rsidR="006E5D47">
        <w:rPr>
          <w:rFonts w:ascii="Times New Roman" w:hAnsi="Times New Roman" w:cs="Times New Roman"/>
          <w:sz w:val="24"/>
          <w:szCs w:val="24"/>
        </w:rPr>
        <w:t xml:space="preserv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320F57F"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del w:id="64" w:author="Thomas, Gregg" w:date="2025-01-04T16:11:00Z" w16du:dateUtc="2025-01-04T21:11:00Z">
        <w:r w:rsidR="00E7006D" w:rsidRPr="00FA32F1" w:rsidDel="004D757D">
          <w:rPr>
            <w:rFonts w:ascii="Times New Roman" w:hAnsi="Times New Roman" w:cs="Times New Roman"/>
            <w:sz w:val="24"/>
            <w:szCs w:val="24"/>
          </w:rPr>
          <w:delText>Tree</w:delText>
        </w:r>
        <w:r w:rsidR="00E7006D" w:rsidDel="004D757D">
          <w:rPr>
            <w:rFonts w:ascii="Times New Roman" w:hAnsi="Times New Roman" w:cs="Times New Roman"/>
            <w:sz w:val="24"/>
            <w:szCs w:val="24"/>
          </w:rPr>
          <w:delText xml:space="preserve"> misspecification leads to erroneous results in tests for positive selection. </w:delText>
        </w:r>
      </w:del>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34C77DC" w14:textId="77777777" w:rsidR="00716D5D" w:rsidRPr="00716D5D" w:rsidRDefault="009418B1" w:rsidP="00716D5D">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16D5D" w:rsidRPr="00716D5D">
        <w:t>Aghova T, Kimura Y, Bryja J, Dobigny G, Granjon L, Kergoat GJ. 2018. Fossils know it best: Using a new set of fossil calibrations to improve the temporal phylogenetic framework of murid rodents (Rodentia: Muridae). Mol Phylogenet Evol 128:98-111.</w:t>
      </w:r>
    </w:p>
    <w:p w14:paraId="259DACDE" w14:textId="77777777" w:rsidR="00716D5D" w:rsidRPr="00716D5D" w:rsidRDefault="00716D5D" w:rsidP="00716D5D">
      <w:pPr>
        <w:pStyle w:val="EndNoteBibliography"/>
        <w:spacing w:after="0"/>
      </w:pPr>
    </w:p>
    <w:p w14:paraId="4FF359F2" w14:textId="77777777" w:rsidR="00716D5D" w:rsidRPr="00716D5D" w:rsidRDefault="00716D5D" w:rsidP="00716D5D">
      <w:pPr>
        <w:pStyle w:val="EndNoteBibliography"/>
      </w:pPr>
      <w:r w:rsidRPr="00716D5D">
        <w:t>Alda F, Ludt WB, Elias DJ, McMahan CD, Chakrabarty P. 2021. Comparing Ultraconserved Elements and Exons for Phylogenomic Analyses of Middle American Cichlids: When Data Agree to Disagree. Genome Biol Evol 13:evab161.</w:t>
      </w:r>
    </w:p>
    <w:p w14:paraId="1B321201" w14:textId="77777777" w:rsidR="00716D5D" w:rsidRPr="00716D5D" w:rsidRDefault="00716D5D" w:rsidP="00716D5D">
      <w:pPr>
        <w:pStyle w:val="EndNoteBibliography"/>
        <w:spacing w:after="0"/>
      </w:pPr>
    </w:p>
    <w:p w14:paraId="73092F30" w14:textId="77777777" w:rsidR="00716D5D" w:rsidRPr="00716D5D" w:rsidRDefault="00716D5D" w:rsidP="00716D5D">
      <w:pPr>
        <w:pStyle w:val="EndNoteBibliography"/>
      </w:pPr>
      <w:r w:rsidRPr="00716D5D">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75D2AC9" w14:textId="77777777" w:rsidR="00716D5D" w:rsidRPr="00716D5D" w:rsidRDefault="00716D5D" w:rsidP="00716D5D">
      <w:pPr>
        <w:pStyle w:val="EndNoteBibliography"/>
        <w:spacing w:after="0"/>
      </w:pPr>
    </w:p>
    <w:p w14:paraId="07AC1E57" w14:textId="77777777" w:rsidR="00716D5D" w:rsidRPr="00716D5D" w:rsidRDefault="00716D5D" w:rsidP="00716D5D">
      <w:pPr>
        <w:pStyle w:val="EndNoteBibliography"/>
      </w:pPr>
      <w:r w:rsidRPr="00716D5D">
        <w:t>Avise JC, Robinson TJ. 2008. Hemiplasy: a new term in the lexicon of phylogenetics. Syst Biol 57:503-507.</w:t>
      </w:r>
    </w:p>
    <w:p w14:paraId="42D1EAFF" w14:textId="77777777" w:rsidR="00716D5D" w:rsidRPr="00716D5D" w:rsidRDefault="00716D5D" w:rsidP="00716D5D">
      <w:pPr>
        <w:pStyle w:val="EndNoteBibliography"/>
        <w:spacing w:after="0"/>
      </w:pPr>
    </w:p>
    <w:p w14:paraId="24B6FB79" w14:textId="77777777" w:rsidR="00716D5D" w:rsidRPr="00716D5D" w:rsidRDefault="00716D5D" w:rsidP="00716D5D">
      <w:pPr>
        <w:pStyle w:val="EndNoteBibliography"/>
      </w:pPr>
      <w:r w:rsidRPr="00716D5D">
        <w:t>Baudat F, Buard J, Grey C, Fledel-Alon A, Ober C, Przeworski M, Coop G, de Massy B. 2010. PRDM9 is a major determinant of meiotic recombination hotspots in humans and mice. Science 327:836-840.</w:t>
      </w:r>
    </w:p>
    <w:p w14:paraId="3902C6D5" w14:textId="77777777" w:rsidR="00716D5D" w:rsidRPr="00716D5D" w:rsidRDefault="00716D5D" w:rsidP="00716D5D">
      <w:pPr>
        <w:pStyle w:val="EndNoteBibliography"/>
        <w:spacing w:after="0"/>
      </w:pPr>
    </w:p>
    <w:p w14:paraId="2911DB98" w14:textId="77777777" w:rsidR="00716D5D" w:rsidRPr="00716D5D" w:rsidRDefault="00716D5D" w:rsidP="00716D5D">
      <w:pPr>
        <w:pStyle w:val="EndNoteBibliography"/>
      </w:pPr>
      <w:r w:rsidRPr="00716D5D">
        <w:t>Baum DA. 2007. Concordance trees, concordance factors, and the exploration of reticulate genealogy. TAXON 56:417-426.</w:t>
      </w:r>
    </w:p>
    <w:p w14:paraId="127DEDED" w14:textId="77777777" w:rsidR="00716D5D" w:rsidRPr="00716D5D" w:rsidRDefault="00716D5D" w:rsidP="00716D5D">
      <w:pPr>
        <w:pStyle w:val="EndNoteBibliography"/>
        <w:spacing w:after="0"/>
      </w:pPr>
    </w:p>
    <w:p w14:paraId="1BC04A6A" w14:textId="77777777" w:rsidR="00716D5D" w:rsidRPr="00716D5D" w:rsidRDefault="00716D5D" w:rsidP="00716D5D">
      <w:pPr>
        <w:pStyle w:val="EndNoteBibliography"/>
      </w:pPr>
      <w:r w:rsidRPr="00716D5D">
        <w:t>Benjamini Y, Hochberg Y. 1995. Controlling the false discovery rate: a practical and powerful approach to multiple testing. Journal of the Royal statistical society: series B (Methodological) 57:289-300.</w:t>
      </w:r>
    </w:p>
    <w:p w14:paraId="2DFA9A6C" w14:textId="77777777" w:rsidR="00716D5D" w:rsidRPr="00716D5D" w:rsidRDefault="00716D5D" w:rsidP="00716D5D">
      <w:pPr>
        <w:pStyle w:val="EndNoteBibliography"/>
        <w:spacing w:after="0"/>
      </w:pPr>
    </w:p>
    <w:p w14:paraId="4361C7DF" w14:textId="77777777" w:rsidR="00716D5D" w:rsidRPr="00716D5D" w:rsidRDefault="00716D5D" w:rsidP="00716D5D">
      <w:pPr>
        <w:pStyle w:val="EndNoteBibliography"/>
      </w:pPr>
      <w:r w:rsidRPr="00716D5D">
        <w:t>Bloom BH. 1970. Space/time trade-offs in hash coding with allowable errors. Commun. ACM 13:422–426.</w:t>
      </w:r>
    </w:p>
    <w:p w14:paraId="6C53E962" w14:textId="77777777" w:rsidR="00716D5D" w:rsidRPr="00716D5D" w:rsidRDefault="00716D5D" w:rsidP="00716D5D">
      <w:pPr>
        <w:pStyle w:val="EndNoteBibliography"/>
        <w:spacing w:after="0"/>
      </w:pPr>
    </w:p>
    <w:p w14:paraId="347B740E" w14:textId="77777777" w:rsidR="00716D5D" w:rsidRPr="00716D5D" w:rsidRDefault="00716D5D" w:rsidP="00716D5D">
      <w:pPr>
        <w:pStyle w:val="EndNoteBibliography"/>
      </w:pPr>
      <w:r w:rsidRPr="00716D5D">
        <w:t>Böcker S, Canzar S, Gunnar WK. 2013. The Generalized Robinson-Foulds Metric. In:  Darling A, Stoye J, editors. Algorithms in Bioinformatics. Berlin, Heidelberg: Springer.</w:t>
      </w:r>
    </w:p>
    <w:p w14:paraId="0D169408" w14:textId="77777777" w:rsidR="00716D5D" w:rsidRPr="00716D5D" w:rsidRDefault="00716D5D" w:rsidP="00716D5D">
      <w:pPr>
        <w:pStyle w:val="EndNoteBibliography"/>
        <w:spacing w:after="0"/>
      </w:pPr>
    </w:p>
    <w:p w14:paraId="5E7535D2" w14:textId="77777777" w:rsidR="00716D5D" w:rsidRPr="00716D5D" w:rsidRDefault="00716D5D" w:rsidP="00716D5D">
      <w:pPr>
        <w:pStyle w:val="EndNoteBibliography"/>
      </w:pPr>
      <w:r w:rsidRPr="00716D5D">
        <w:t>Bolger AM, Lohse M, Usadel B. 2014. Trimmomatic: a flexible trimmer for Illumina sequence data. Bioinformatics 30:2114-2120.</w:t>
      </w:r>
    </w:p>
    <w:p w14:paraId="5030B49A" w14:textId="77777777" w:rsidR="00716D5D" w:rsidRPr="00716D5D" w:rsidRDefault="00716D5D" w:rsidP="00716D5D">
      <w:pPr>
        <w:pStyle w:val="EndNoteBibliography"/>
        <w:spacing w:after="0"/>
      </w:pPr>
    </w:p>
    <w:p w14:paraId="6F3C5C07" w14:textId="77777777" w:rsidR="00716D5D" w:rsidRPr="00716D5D" w:rsidRDefault="00716D5D" w:rsidP="00716D5D">
      <w:pPr>
        <w:pStyle w:val="EndNoteBibliography"/>
      </w:pPr>
      <w:r w:rsidRPr="00716D5D">
        <w:t>Borowiec ML. 2016. AMAS: a fast tool for alignment manipulation and computing of summary statistics. PeerJ 4:e1660.</w:t>
      </w:r>
    </w:p>
    <w:p w14:paraId="0C6DCAF7" w14:textId="77777777" w:rsidR="00716D5D" w:rsidRPr="00716D5D" w:rsidRDefault="00716D5D" w:rsidP="00716D5D">
      <w:pPr>
        <w:pStyle w:val="EndNoteBibliography"/>
        <w:spacing w:after="0"/>
      </w:pPr>
    </w:p>
    <w:p w14:paraId="65E2BE0F" w14:textId="77777777" w:rsidR="00716D5D" w:rsidRPr="00716D5D" w:rsidRDefault="00716D5D" w:rsidP="00716D5D">
      <w:pPr>
        <w:pStyle w:val="EndNoteBibliography"/>
      </w:pPr>
      <w:r w:rsidRPr="00716D5D">
        <w:t>Bradley RK, Roberts A, Smoot M, Juvekar S, Do J, Dewey C, Holmes I, Pachter L. 2009. Fast statistical alignment. PLoS Comput Biol 5:e1000392.</w:t>
      </w:r>
    </w:p>
    <w:p w14:paraId="578289EE" w14:textId="77777777" w:rsidR="00716D5D" w:rsidRPr="00716D5D" w:rsidRDefault="00716D5D" w:rsidP="00716D5D">
      <w:pPr>
        <w:pStyle w:val="EndNoteBibliography"/>
        <w:spacing w:after="0"/>
      </w:pPr>
    </w:p>
    <w:p w14:paraId="3EE15C0D" w14:textId="77777777" w:rsidR="00716D5D" w:rsidRPr="00716D5D" w:rsidRDefault="00716D5D" w:rsidP="00716D5D">
      <w:pPr>
        <w:pStyle w:val="EndNoteBibliography"/>
      </w:pPr>
      <w:r w:rsidRPr="00716D5D">
        <w:lastRenderedPageBreak/>
        <w:t>Capella-Gutierrez S, Silla-Martinez JM, Gabaldon T. 2009. trimAl: a tool for automated alignment trimming in large-scale phylogenetic analyses. Bioinformatics 25:1972-1973.</w:t>
      </w:r>
    </w:p>
    <w:p w14:paraId="059C3E81" w14:textId="77777777" w:rsidR="00716D5D" w:rsidRPr="00716D5D" w:rsidRDefault="00716D5D" w:rsidP="00716D5D">
      <w:pPr>
        <w:pStyle w:val="EndNoteBibliography"/>
        <w:spacing w:after="0"/>
      </w:pPr>
    </w:p>
    <w:p w14:paraId="29660EC9" w14:textId="77777777" w:rsidR="00716D5D" w:rsidRPr="00716D5D" w:rsidRDefault="00716D5D" w:rsidP="00716D5D">
      <w:pPr>
        <w:pStyle w:val="EndNoteBibliography"/>
      </w:pPr>
      <w:r w:rsidRPr="00716D5D">
        <w:t>Carbone L, Harris RA, Gnerre S, Veeramah KR, Lorente-Galdos B, Huddleston J, Meyer TJ, Herrero J, Roos C, Aken B, et al. 2014. Gibbon genome and the fast karyotype evolution of small apes. Nature 513:195-201.</w:t>
      </w:r>
    </w:p>
    <w:p w14:paraId="24D78DB1" w14:textId="77777777" w:rsidR="00716D5D" w:rsidRPr="00716D5D" w:rsidRDefault="00716D5D" w:rsidP="00716D5D">
      <w:pPr>
        <w:pStyle w:val="EndNoteBibliography"/>
        <w:spacing w:after="0"/>
      </w:pPr>
    </w:p>
    <w:p w14:paraId="3951412A" w14:textId="77777777" w:rsidR="00716D5D" w:rsidRPr="00716D5D" w:rsidRDefault="00716D5D" w:rsidP="00716D5D">
      <w:pPr>
        <w:pStyle w:val="EndNoteBibliography"/>
      </w:pPr>
      <w:r w:rsidRPr="00716D5D">
        <w:t>Chan KO, Hutter CR, Wood PL, Jr., Grismer LL, Brown RM. 2020. Target-capture phylogenomics provide insights on gene and species tree discordances in Old World treefrogs (Anura: Rhacophoridae). Proc Biol Sci 287:20202102.</w:t>
      </w:r>
    </w:p>
    <w:p w14:paraId="41A5D4C9" w14:textId="77777777" w:rsidR="00716D5D" w:rsidRPr="00716D5D" w:rsidRDefault="00716D5D" w:rsidP="00716D5D">
      <w:pPr>
        <w:pStyle w:val="EndNoteBibliography"/>
        <w:spacing w:after="0"/>
      </w:pPr>
    </w:p>
    <w:p w14:paraId="7EC19C0E" w14:textId="77777777" w:rsidR="00716D5D" w:rsidRPr="00716D5D" w:rsidRDefault="00716D5D" w:rsidP="00716D5D">
      <w:pPr>
        <w:pStyle w:val="EndNoteBibliography"/>
      </w:pPr>
      <w:r w:rsidRPr="00716D5D">
        <w:t>Charlesworth B, Morgan MT, Charlesworth D. 1993. The effect of deleterious mutations on neutral molecular variation. Genetics 134:1289-1303.</w:t>
      </w:r>
    </w:p>
    <w:p w14:paraId="098A61D6" w14:textId="77777777" w:rsidR="00716D5D" w:rsidRPr="00716D5D" w:rsidRDefault="00716D5D" w:rsidP="00716D5D">
      <w:pPr>
        <w:pStyle w:val="EndNoteBibliography"/>
        <w:spacing w:after="0"/>
      </w:pPr>
    </w:p>
    <w:p w14:paraId="5FC94235" w14:textId="77777777" w:rsidR="00716D5D" w:rsidRPr="00716D5D" w:rsidRDefault="00716D5D" w:rsidP="00716D5D">
      <w:pPr>
        <w:pStyle w:val="EndNoteBibliography"/>
      </w:pPr>
      <w:r w:rsidRPr="00716D5D">
        <w:t>Chernomor O, von Haeseler A, Minh BQ. 2016. Terrace Aware Data Structure for Phylogenomic Inference from Supermatrices. Syst Biol 65:997-1008.</w:t>
      </w:r>
    </w:p>
    <w:p w14:paraId="14A0CBCD" w14:textId="77777777" w:rsidR="00716D5D" w:rsidRPr="00716D5D" w:rsidRDefault="00716D5D" w:rsidP="00716D5D">
      <w:pPr>
        <w:pStyle w:val="EndNoteBibliography"/>
        <w:spacing w:after="0"/>
      </w:pPr>
    </w:p>
    <w:p w14:paraId="26047715" w14:textId="77777777" w:rsidR="00716D5D" w:rsidRPr="00716D5D" w:rsidRDefault="00716D5D" w:rsidP="00716D5D">
      <w:pPr>
        <w:pStyle w:val="EndNoteBibliography"/>
      </w:pPr>
      <w:r w:rsidRPr="00716D5D">
        <w:t>Christmas MJ, Kaplow IM, Genereux DP, Dong MX, Hughes GM, Li X, Sullivan PF, Hindle AG, Andrews G, Armstrong JC, et al. 2023. Evolutionary constraint and innovation across hundreds of placental mammals. Science 380:eabn3943.</w:t>
      </w:r>
    </w:p>
    <w:p w14:paraId="3E0B006E" w14:textId="77777777" w:rsidR="00716D5D" w:rsidRPr="00716D5D" w:rsidRDefault="00716D5D" w:rsidP="00716D5D">
      <w:pPr>
        <w:pStyle w:val="EndNoteBibliography"/>
        <w:spacing w:after="0"/>
      </w:pPr>
    </w:p>
    <w:p w14:paraId="330BC059" w14:textId="77777777" w:rsidR="00716D5D" w:rsidRPr="00716D5D" w:rsidRDefault="00716D5D" w:rsidP="00716D5D">
      <w:pPr>
        <w:pStyle w:val="EndNoteBibliography"/>
      </w:pPr>
      <w:r w:rsidRPr="00716D5D">
        <w:t>Cox A, Ackert-Bicknell CL, Dumont BL, Ding Y, Bell JT, Brockmann GA, Wergedal JE, Bult C, Paigen B, Flint J, et al. 2009. A new standard genetic map for the laboratory mouse. Genetics 182:1335-1344.</w:t>
      </w:r>
    </w:p>
    <w:p w14:paraId="54A87C93" w14:textId="77777777" w:rsidR="00716D5D" w:rsidRPr="00716D5D" w:rsidRDefault="00716D5D" w:rsidP="00716D5D">
      <w:pPr>
        <w:pStyle w:val="EndNoteBibliography"/>
        <w:spacing w:after="0"/>
      </w:pPr>
    </w:p>
    <w:p w14:paraId="03F1B5B7" w14:textId="77777777" w:rsidR="00716D5D" w:rsidRPr="00716D5D" w:rsidRDefault="00716D5D" w:rsidP="00716D5D">
      <w:pPr>
        <w:pStyle w:val="EndNoteBibliography"/>
      </w:pPr>
      <w:r w:rsidRPr="00716D5D">
        <w:t>Cunningham F, Allen JE, Allen J, Alvarez-Jarreta J, Amode MR, Armean IM, Austine-Orimoloye O, Azov AG, Barnes I, Bennett R, et al. 2022. Ensembl 2022. Nucleic Acids Res 50:D988-D995.</w:t>
      </w:r>
    </w:p>
    <w:p w14:paraId="062E0D01" w14:textId="77777777" w:rsidR="00716D5D" w:rsidRPr="00716D5D" w:rsidRDefault="00716D5D" w:rsidP="00716D5D">
      <w:pPr>
        <w:pStyle w:val="EndNoteBibliography"/>
        <w:spacing w:after="0"/>
      </w:pPr>
    </w:p>
    <w:p w14:paraId="1A3692AF" w14:textId="77777777" w:rsidR="00716D5D" w:rsidRPr="00716D5D" w:rsidRDefault="00716D5D" w:rsidP="00716D5D">
      <w:pPr>
        <w:pStyle w:val="EndNoteBibliography"/>
      </w:pPr>
      <w:r w:rsidRPr="00716D5D">
        <w:t>Danecek P, Bonfield JK, Liddle J, Marshall J, Ohan V, Pollard MO, Whitwham A, Keane T, McCarthy SA, Davies RM, Li H. 2021. Twelve years of SAMtools and BCFtools. Gigascience 10:giab008.</w:t>
      </w:r>
    </w:p>
    <w:p w14:paraId="1005B13A" w14:textId="77777777" w:rsidR="00716D5D" w:rsidRPr="00716D5D" w:rsidRDefault="00716D5D" w:rsidP="00716D5D">
      <w:pPr>
        <w:pStyle w:val="EndNoteBibliography"/>
        <w:spacing w:after="0"/>
      </w:pPr>
    </w:p>
    <w:p w14:paraId="26A5920B" w14:textId="77777777" w:rsidR="00716D5D" w:rsidRPr="00716D5D" w:rsidRDefault="00716D5D" w:rsidP="00716D5D">
      <w:pPr>
        <w:pStyle w:val="EndNoteBibliography"/>
      </w:pPr>
      <w:r w:rsidRPr="00716D5D">
        <w:t>Dapper AL, Payseur BA. 2017. Connecting theory and data to understand recombination rate evolution. Philos Trans R Soc Lond B Biol Sci 372.</w:t>
      </w:r>
    </w:p>
    <w:p w14:paraId="1873AFA9" w14:textId="77777777" w:rsidR="00716D5D" w:rsidRPr="00716D5D" w:rsidRDefault="00716D5D" w:rsidP="00716D5D">
      <w:pPr>
        <w:pStyle w:val="EndNoteBibliography"/>
        <w:spacing w:after="0"/>
      </w:pPr>
    </w:p>
    <w:p w14:paraId="29AAD3BF" w14:textId="77777777" w:rsidR="00716D5D" w:rsidRPr="00716D5D" w:rsidRDefault="00716D5D" w:rsidP="00716D5D">
      <w:pPr>
        <w:pStyle w:val="EndNoteBibliography"/>
      </w:pPr>
      <w:r w:rsidRPr="00716D5D">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6162557E" w14:textId="77777777" w:rsidR="00716D5D" w:rsidRPr="00716D5D" w:rsidRDefault="00716D5D" w:rsidP="00716D5D">
      <w:pPr>
        <w:pStyle w:val="EndNoteBibliography"/>
        <w:spacing w:after="0"/>
      </w:pPr>
    </w:p>
    <w:p w14:paraId="28A1BF55" w14:textId="77777777" w:rsidR="00716D5D" w:rsidRPr="00716D5D" w:rsidRDefault="00716D5D" w:rsidP="00716D5D">
      <w:pPr>
        <w:pStyle w:val="EndNoteBibliography"/>
      </w:pPr>
      <w:r w:rsidRPr="00716D5D">
        <w:t>Degnan JH, Rosenberg NA. 2006. Discordance of species trees with their most likely gene trees. PLoS Genet 2:e68.</w:t>
      </w:r>
    </w:p>
    <w:p w14:paraId="11667D45" w14:textId="77777777" w:rsidR="00716D5D" w:rsidRPr="00716D5D" w:rsidRDefault="00716D5D" w:rsidP="00716D5D">
      <w:pPr>
        <w:pStyle w:val="EndNoteBibliography"/>
        <w:spacing w:after="0"/>
      </w:pPr>
    </w:p>
    <w:p w14:paraId="76A5D036" w14:textId="77777777" w:rsidR="00716D5D" w:rsidRPr="00716D5D" w:rsidRDefault="00716D5D" w:rsidP="00716D5D">
      <w:pPr>
        <w:pStyle w:val="EndNoteBibliography"/>
      </w:pPr>
      <w:r w:rsidRPr="00716D5D">
        <w:t>Edwards SV. 2009. Is a new and general theory of molecular systematics emerging? Evolution 63:1-19.</w:t>
      </w:r>
    </w:p>
    <w:p w14:paraId="5741E68D" w14:textId="77777777" w:rsidR="00716D5D" w:rsidRPr="00716D5D" w:rsidRDefault="00716D5D" w:rsidP="00716D5D">
      <w:pPr>
        <w:pStyle w:val="EndNoteBibliography"/>
        <w:spacing w:after="0"/>
      </w:pPr>
    </w:p>
    <w:p w14:paraId="4601134D" w14:textId="77777777" w:rsidR="00716D5D" w:rsidRPr="00716D5D" w:rsidRDefault="00716D5D" w:rsidP="00716D5D">
      <w:pPr>
        <w:pStyle w:val="EndNoteBibliography"/>
      </w:pPr>
      <w:r w:rsidRPr="00716D5D">
        <w:t>Faircloth BC. 2013. illumiprocessor: a trimmomatic wrapper for parallel adapter and quality trimming.</w:t>
      </w:r>
    </w:p>
    <w:p w14:paraId="02ACA750" w14:textId="77777777" w:rsidR="00716D5D" w:rsidRPr="00716D5D" w:rsidRDefault="00716D5D" w:rsidP="00716D5D">
      <w:pPr>
        <w:pStyle w:val="EndNoteBibliography"/>
        <w:spacing w:after="0"/>
      </w:pPr>
    </w:p>
    <w:p w14:paraId="47BD272D" w14:textId="77777777" w:rsidR="00716D5D" w:rsidRPr="00716D5D" w:rsidRDefault="00716D5D" w:rsidP="00716D5D">
      <w:pPr>
        <w:pStyle w:val="EndNoteBibliography"/>
      </w:pPr>
      <w:r w:rsidRPr="00716D5D">
        <w:t>Faircloth BC. 2016. PHYLUCE is a software package for the analysis of conserved genomic loci. Bioinformatics 32:786-788.</w:t>
      </w:r>
    </w:p>
    <w:p w14:paraId="6D80C98E" w14:textId="77777777" w:rsidR="00716D5D" w:rsidRPr="00716D5D" w:rsidRDefault="00716D5D" w:rsidP="00716D5D">
      <w:pPr>
        <w:pStyle w:val="EndNoteBibliography"/>
        <w:spacing w:after="0"/>
      </w:pPr>
    </w:p>
    <w:p w14:paraId="60BE87FD" w14:textId="77777777" w:rsidR="00716D5D" w:rsidRPr="00716D5D" w:rsidRDefault="00716D5D" w:rsidP="00716D5D">
      <w:pPr>
        <w:pStyle w:val="EndNoteBibliography"/>
      </w:pPr>
      <w:r w:rsidRPr="00716D5D">
        <w:t>Faircloth BC, McCormack JE, Crawford NG, Harvey MG, Brumfield RT, Glenn TC. 2012. Ultraconserved elements anchor thousands of genetic markers spanning multiple evolutionary timescales. Syst Biol 61:717-726.</w:t>
      </w:r>
    </w:p>
    <w:p w14:paraId="5E46B817" w14:textId="77777777" w:rsidR="00716D5D" w:rsidRPr="00716D5D" w:rsidRDefault="00716D5D" w:rsidP="00716D5D">
      <w:pPr>
        <w:pStyle w:val="EndNoteBibliography"/>
        <w:spacing w:after="0"/>
      </w:pPr>
    </w:p>
    <w:p w14:paraId="2BC86B5D" w14:textId="77777777" w:rsidR="00716D5D" w:rsidRPr="00716D5D" w:rsidRDefault="00716D5D" w:rsidP="00716D5D">
      <w:pPr>
        <w:pStyle w:val="EndNoteBibliography"/>
      </w:pPr>
      <w:r w:rsidRPr="00716D5D">
        <w:t>Feng S, Bai M, Rivas-Gonzalez I, Li C, Liu S, Tong Y, Yang H, Chen G, Xie D, Sears KE, et al. 2022. Incomplete lineage sorting and phenotypic evolution in marsupials. Cell 185:1646-1660 e1618.</w:t>
      </w:r>
    </w:p>
    <w:p w14:paraId="18EE80DD" w14:textId="77777777" w:rsidR="00716D5D" w:rsidRPr="00716D5D" w:rsidRDefault="00716D5D" w:rsidP="00716D5D">
      <w:pPr>
        <w:pStyle w:val="EndNoteBibliography"/>
        <w:spacing w:after="0"/>
      </w:pPr>
    </w:p>
    <w:p w14:paraId="5FFC610D" w14:textId="77777777" w:rsidR="00716D5D" w:rsidRPr="00716D5D" w:rsidRDefault="00716D5D" w:rsidP="00716D5D">
      <w:pPr>
        <w:pStyle w:val="EndNoteBibliography"/>
      </w:pPr>
      <w:r w:rsidRPr="00716D5D">
        <w:t>Ferreira MS, Jones MR, Callahan CM, Farelo L, Tolesa Z, Suchentrunk F, Boursot P, Mills LS, Alves PC, Good JM, Melo-Ferreira J. 2021. The Legacy of Recurrent Introgression during the Radiation of Hares. Syst Biol 70:593-607.</w:t>
      </w:r>
    </w:p>
    <w:p w14:paraId="36AE7003" w14:textId="77777777" w:rsidR="00716D5D" w:rsidRPr="00716D5D" w:rsidRDefault="00716D5D" w:rsidP="00716D5D">
      <w:pPr>
        <w:pStyle w:val="EndNoteBibliography"/>
        <w:spacing w:after="0"/>
      </w:pPr>
    </w:p>
    <w:p w14:paraId="52A5814E" w14:textId="77777777" w:rsidR="00716D5D" w:rsidRPr="00716D5D" w:rsidRDefault="00716D5D" w:rsidP="00716D5D">
      <w:pPr>
        <w:pStyle w:val="EndNoteBibliography"/>
      </w:pPr>
      <w:r w:rsidRPr="00716D5D">
        <w:t>Foley NM, Harris AJ, Bredemeyer KR, Ruedi M, Puechmaille SJ, Teeling EC, Criscitiello MF, Murphy WJ. 2024. Karyotypic stasis and swarming influenced the evolution of viral tolerance in a species-rich bat radiation. Cell Genom 4:100482.</w:t>
      </w:r>
    </w:p>
    <w:p w14:paraId="6924EC7A" w14:textId="77777777" w:rsidR="00716D5D" w:rsidRPr="00716D5D" w:rsidRDefault="00716D5D" w:rsidP="00716D5D">
      <w:pPr>
        <w:pStyle w:val="EndNoteBibliography"/>
        <w:spacing w:after="0"/>
      </w:pPr>
    </w:p>
    <w:p w14:paraId="7038129E" w14:textId="77777777" w:rsidR="00716D5D" w:rsidRPr="00716D5D" w:rsidRDefault="00716D5D" w:rsidP="00716D5D">
      <w:pPr>
        <w:pStyle w:val="EndNoteBibliography"/>
      </w:pPr>
      <w:r w:rsidRPr="00716D5D">
        <w:t>Foley NM, Mason VC, Harris AJ, Bredemeyer KR, Damas J, Lewin HA, Eizirik E, Gatesy J, Karlsson EK, Lindblad-Toh K, et al. 2023. A genomic timescale for placental mammal evolution. Science 380:eabl8189.</w:t>
      </w:r>
    </w:p>
    <w:p w14:paraId="594F56DD" w14:textId="77777777" w:rsidR="00716D5D" w:rsidRPr="00716D5D" w:rsidRDefault="00716D5D" w:rsidP="00716D5D">
      <w:pPr>
        <w:pStyle w:val="EndNoteBibliography"/>
        <w:spacing w:after="0"/>
      </w:pPr>
    </w:p>
    <w:p w14:paraId="438BE9AC" w14:textId="77777777" w:rsidR="00716D5D" w:rsidRPr="00716D5D" w:rsidRDefault="00716D5D" w:rsidP="00716D5D">
      <w:pPr>
        <w:pStyle w:val="EndNoteBibliography"/>
      </w:pPr>
      <w:r w:rsidRPr="00716D5D">
        <w:t>Fontaine MC, Pease JB, Steele A, Waterhouse RM, Neafsey DE, Sharakhov IV, Jiang X, Hall AB, Catteruccia F, Kakani E, et al. 2015. Mosquito genomics. Extensive introgression in a malaria vector species complex revealed by phylogenomics. Science 347:1258524.</w:t>
      </w:r>
    </w:p>
    <w:p w14:paraId="5D2DE4EE" w14:textId="77777777" w:rsidR="00716D5D" w:rsidRPr="00716D5D" w:rsidRDefault="00716D5D" w:rsidP="00716D5D">
      <w:pPr>
        <w:pStyle w:val="EndNoteBibliography"/>
        <w:spacing w:after="0"/>
      </w:pPr>
    </w:p>
    <w:p w14:paraId="55D491D5" w14:textId="77777777" w:rsidR="00716D5D" w:rsidRPr="00716D5D" w:rsidRDefault="00716D5D" w:rsidP="00716D5D">
      <w:pPr>
        <w:pStyle w:val="EndNoteBibliography"/>
      </w:pPr>
      <w:r w:rsidRPr="00716D5D">
        <w:t>Foote AD, Liu Y, Thomas GW, Vinar T, Alfoldi J, Deng J, Dugan S, van Elk CE, Hunter ME, Joshi V, et al. 2015. Convergent evolution of the genomes of marine mammals. Nat Genet 47:272-275.</w:t>
      </w:r>
    </w:p>
    <w:p w14:paraId="24527FF2" w14:textId="77777777" w:rsidR="00716D5D" w:rsidRPr="00716D5D" w:rsidRDefault="00716D5D" w:rsidP="00716D5D">
      <w:pPr>
        <w:pStyle w:val="EndNoteBibliography"/>
        <w:spacing w:after="0"/>
      </w:pPr>
    </w:p>
    <w:p w14:paraId="6051B9ED" w14:textId="77777777" w:rsidR="00716D5D" w:rsidRPr="00716D5D" w:rsidRDefault="00716D5D" w:rsidP="00716D5D">
      <w:pPr>
        <w:pStyle w:val="EndNoteBibliography"/>
      </w:pPr>
      <w:r w:rsidRPr="00716D5D">
        <w:t>Gable SM, Byars MI, Literman R, Tollis M. 2022. A Genomic Perspective on the Evolutionary Diversification of Turtles. Syst Biol 71:1331-1347.</w:t>
      </w:r>
    </w:p>
    <w:p w14:paraId="28D3B5E4" w14:textId="77777777" w:rsidR="00716D5D" w:rsidRPr="00716D5D" w:rsidRDefault="00716D5D" w:rsidP="00716D5D">
      <w:pPr>
        <w:pStyle w:val="EndNoteBibliography"/>
        <w:spacing w:after="0"/>
      </w:pPr>
    </w:p>
    <w:p w14:paraId="38DD474B" w14:textId="77777777" w:rsidR="00716D5D" w:rsidRPr="00716D5D" w:rsidRDefault="00716D5D" w:rsidP="00716D5D">
      <w:pPr>
        <w:pStyle w:val="EndNoteBibliography"/>
      </w:pPr>
      <w:r w:rsidRPr="00716D5D">
        <w:t>Gibbs RA, Weinstock GM, Metzker ML, Muzny DM, Sodergren EJ, Scherer S, Scott G, Steffen D, Worley KC, Burch PE, et al. 2004. Genome sequence of the Brown Norway rat yields insights into mammalian evolution. Nature 428:493-521.</w:t>
      </w:r>
    </w:p>
    <w:p w14:paraId="7E828447" w14:textId="77777777" w:rsidR="00716D5D" w:rsidRPr="00716D5D" w:rsidRDefault="00716D5D" w:rsidP="00716D5D">
      <w:pPr>
        <w:pStyle w:val="EndNoteBibliography"/>
        <w:spacing w:after="0"/>
      </w:pPr>
    </w:p>
    <w:p w14:paraId="66457E6E" w14:textId="77777777" w:rsidR="00716D5D" w:rsidRPr="00716D5D" w:rsidRDefault="00716D5D" w:rsidP="00716D5D">
      <w:pPr>
        <w:pStyle w:val="EndNoteBibliography"/>
      </w:pPr>
      <w:r w:rsidRPr="00716D5D">
        <w:t>Good JM, Wiebe V, Albert FW, Burbano HA, Kircher M, Green RE, Halbwax M, Andre C, Atencia R, Fischer A, Paabo S. 2013. Comparative population genomics of the ejaculate in humans and the great apes. Mol Biol Evol 30:964-976.</w:t>
      </w:r>
    </w:p>
    <w:p w14:paraId="6CBC70FF" w14:textId="77777777" w:rsidR="00716D5D" w:rsidRPr="00716D5D" w:rsidRDefault="00716D5D" w:rsidP="00716D5D">
      <w:pPr>
        <w:pStyle w:val="EndNoteBibliography"/>
        <w:spacing w:after="0"/>
      </w:pPr>
    </w:p>
    <w:p w14:paraId="20F4AB61" w14:textId="77777777" w:rsidR="00716D5D" w:rsidRPr="00716D5D" w:rsidRDefault="00716D5D" w:rsidP="00716D5D">
      <w:pPr>
        <w:pStyle w:val="EndNoteBibliography"/>
      </w:pPr>
      <w:r w:rsidRPr="00716D5D">
        <w:t>Green RE, Krause J, Briggs AW, Maricic T, Stenzel U, Kircher M, Patterson N, Li H, Zhai W, Fritz MH, et al. 2010. A draft sequence of the Neandertal genome. Science 328:710-722.</w:t>
      </w:r>
    </w:p>
    <w:p w14:paraId="1B30B4E6" w14:textId="77777777" w:rsidR="00716D5D" w:rsidRPr="00716D5D" w:rsidRDefault="00716D5D" w:rsidP="00716D5D">
      <w:pPr>
        <w:pStyle w:val="EndNoteBibliography"/>
        <w:spacing w:after="0"/>
      </w:pPr>
    </w:p>
    <w:p w14:paraId="7EC2C59C" w14:textId="77777777" w:rsidR="00716D5D" w:rsidRPr="00716D5D" w:rsidRDefault="00716D5D" w:rsidP="00716D5D">
      <w:pPr>
        <w:pStyle w:val="EndNoteBibliography"/>
      </w:pPr>
      <w:r w:rsidRPr="00716D5D">
        <w:t>Guindon S, Dufayard JF, Lefort V, Anisimova M, Hordijk W, Gascuel O. 2010. New algorithms and methods to estimate maximum-likelihood phylogenies: assessing the performance of PhyML 3.0. Syst Biol 59:307-321.</w:t>
      </w:r>
    </w:p>
    <w:p w14:paraId="2AFD3062" w14:textId="77777777" w:rsidR="00716D5D" w:rsidRPr="00716D5D" w:rsidRDefault="00716D5D" w:rsidP="00716D5D">
      <w:pPr>
        <w:pStyle w:val="EndNoteBibliography"/>
        <w:spacing w:after="0"/>
      </w:pPr>
    </w:p>
    <w:p w14:paraId="3708880A" w14:textId="77777777" w:rsidR="00716D5D" w:rsidRPr="00716D5D" w:rsidRDefault="00716D5D" w:rsidP="00716D5D">
      <w:pPr>
        <w:pStyle w:val="EndNoteBibliography"/>
      </w:pPr>
      <w:r w:rsidRPr="00716D5D">
        <w:t>Hahn MW, Nakhleh L. 2016. Irrational exuberance for resolved species trees. Evolution 70:7-17.</w:t>
      </w:r>
    </w:p>
    <w:p w14:paraId="087869B9" w14:textId="77777777" w:rsidR="00716D5D" w:rsidRPr="00716D5D" w:rsidRDefault="00716D5D" w:rsidP="00716D5D">
      <w:pPr>
        <w:pStyle w:val="EndNoteBibliography"/>
        <w:spacing w:after="0"/>
      </w:pPr>
    </w:p>
    <w:p w14:paraId="618DBBE5" w14:textId="77777777" w:rsidR="00716D5D" w:rsidRPr="00716D5D" w:rsidRDefault="00716D5D" w:rsidP="00716D5D">
      <w:pPr>
        <w:pStyle w:val="EndNoteBibliography"/>
      </w:pPr>
      <w:r w:rsidRPr="00716D5D">
        <w:t>He B, Zhao Y, Su C, Lin G, Wang Y, Li L, Ma J, Yang Q, Hao J. 2023. Phylogenomics reveal extensive phylogenetic discordance due to incomplete lineage sorting following the rapid radiation of alpine butterflies (Papilionidae: Parnassius). Syst Entomol.</w:t>
      </w:r>
    </w:p>
    <w:p w14:paraId="40BA9F19" w14:textId="77777777" w:rsidR="00716D5D" w:rsidRPr="00716D5D" w:rsidRDefault="00716D5D" w:rsidP="00716D5D">
      <w:pPr>
        <w:pStyle w:val="EndNoteBibliography"/>
        <w:spacing w:after="0"/>
      </w:pPr>
    </w:p>
    <w:p w14:paraId="212464BF" w14:textId="77777777" w:rsidR="00716D5D" w:rsidRPr="00716D5D" w:rsidRDefault="00716D5D" w:rsidP="00716D5D">
      <w:pPr>
        <w:pStyle w:val="EndNoteBibliography"/>
      </w:pPr>
      <w:r w:rsidRPr="00716D5D">
        <w:t>Hibbins MS, Breithaupt LC, Hahn MW. 2023. Phylogenomic comparative methods: Accurate evolutionary inferences in the presence of gene tree discordance. Proc Natl Acad Sci U S A 120:e2220389120.</w:t>
      </w:r>
    </w:p>
    <w:p w14:paraId="1C360D47" w14:textId="77777777" w:rsidR="00716D5D" w:rsidRPr="00716D5D" w:rsidRDefault="00716D5D" w:rsidP="00716D5D">
      <w:pPr>
        <w:pStyle w:val="EndNoteBibliography"/>
        <w:spacing w:after="0"/>
      </w:pPr>
    </w:p>
    <w:p w14:paraId="26B4FABA" w14:textId="77777777" w:rsidR="00716D5D" w:rsidRPr="00716D5D" w:rsidRDefault="00716D5D" w:rsidP="00716D5D">
      <w:pPr>
        <w:pStyle w:val="EndNoteBibliography"/>
      </w:pPr>
      <w:r w:rsidRPr="00716D5D">
        <w:t>Hinrichs AS, Karolchik D, Baertsch R, Barber GP, Bejerano G, Clawson H, Diekhans M, Furey TS, Harte RA, Hsu F, et al. 2006. The UCSC Genome Browser Database: update 2006. Nucleic Acids Res 34:D590-598.</w:t>
      </w:r>
    </w:p>
    <w:p w14:paraId="074DB7C2" w14:textId="77777777" w:rsidR="00716D5D" w:rsidRPr="00716D5D" w:rsidRDefault="00716D5D" w:rsidP="00716D5D">
      <w:pPr>
        <w:pStyle w:val="EndNoteBibliography"/>
        <w:spacing w:after="0"/>
      </w:pPr>
    </w:p>
    <w:p w14:paraId="79590FE9" w14:textId="77777777" w:rsidR="00716D5D" w:rsidRPr="00716D5D" w:rsidRDefault="00716D5D" w:rsidP="00716D5D">
      <w:pPr>
        <w:pStyle w:val="EndNoteBibliography"/>
      </w:pPr>
      <w:r w:rsidRPr="00716D5D">
        <w:t>Hoang DT, Chernomor O, von Haeseler A, Minh BQ, Vinh LS. 2018. UFBoot2: Improving the Ultrafast Bootstrap Approximation. Mol Biol Evol 35:518-522.</w:t>
      </w:r>
    </w:p>
    <w:p w14:paraId="5014C25E" w14:textId="77777777" w:rsidR="00716D5D" w:rsidRPr="00716D5D" w:rsidRDefault="00716D5D" w:rsidP="00716D5D">
      <w:pPr>
        <w:pStyle w:val="EndNoteBibliography"/>
        <w:spacing w:after="0"/>
      </w:pPr>
    </w:p>
    <w:p w14:paraId="256E3184" w14:textId="77777777" w:rsidR="00716D5D" w:rsidRPr="00716D5D" w:rsidRDefault="00716D5D" w:rsidP="00716D5D">
      <w:pPr>
        <w:pStyle w:val="EndNoteBibliography"/>
      </w:pPr>
      <w:r w:rsidRPr="00716D5D">
        <w:t>Hobolth A, Christensen OF, Mailund T, Schierup MH. 2007. Genomic relationships and speciation times of human, chimpanzee, and gorilla inferred from a coalescent hidden Markov model. PLoS Genet 3:e7.</w:t>
      </w:r>
    </w:p>
    <w:p w14:paraId="19164502" w14:textId="77777777" w:rsidR="00716D5D" w:rsidRPr="00716D5D" w:rsidRDefault="00716D5D" w:rsidP="00716D5D">
      <w:pPr>
        <w:pStyle w:val="EndNoteBibliography"/>
        <w:spacing w:after="0"/>
      </w:pPr>
    </w:p>
    <w:p w14:paraId="7EAA61FC" w14:textId="77777777" w:rsidR="00716D5D" w:rsidRPr="00716D5D" w:rsidRDefault="00716D5D" w:rsidP="00716D5D">
      <w:pPr>
        <w:pStyle w:val="EndNoteBibliography"/>
      </w:pPr>
      <w:r w:rsidRPr="00716D5D">
        <w:t>Holm S. 1979. A simple sequentially rejective multiple test procedure. Scandinavian journal of statistics:65-70.</w:t>
      </w:r>
    </w:p>
    <w:p w14:paraId="229C0FBD" w14:textId="77777777" w:rsidR="00716D5D" w:rsidRPr="00716D5D" w:rsidRDefault="00716D5D" w:rsidP="00716D5D">
      <w:pPr>
        <w:pStyle w:val="EndNoteBibliography"/>
        <w:spacing w:after="0"/>
      </w:pPr>
    </w:p>
    <w:p w14:paraId="7B7EF5C9" w14:textId="77777777" w:rsidR="00716D5D" w:rsidRPr="00716D5D" w:rsidRDefault="00716D5D" w:rsidP="00716D5D">
      <w:pPr>
        <w:pStyle w:val="EndNoteBibliography"/>
      </w:pPr>
      <w:r w:rsidRPr="00716D5D">
        <w:t>Hu Z, Sackton TB, Edwards SV, Liu JS. 2019. Bayesian Detection of Convergent Rate Changes of Conserved Noncoding Elements on Phylogenetic Trees. Mol Biol Evol 36:1086-1100.</w:t>
      </w:r>
    </w:p>
    <w:p w14:paraId="5EC0673E" w14:textId="77777777" w:rsidR="00716D5D" w:rsidRPr="00716D5D" w:rsidRDefault="00716D5D" w:rsidP="00716D5D">
      <w:pPr>
        <w:pStyle w:val="EndNoteBibliography"/>
        <w:spacing w:after="0"/>
      </w:pPr>
    </w:p>
    <w:p w14:paraId="08C72FDD" w14:textId="77777777" w:rsidR="00716D5D" w:rsidRPr="00716D5D" w:rsidRDefault="00716D5D" w:rsidP="00716D5D">
      <w:pPr>
        <w:pStyle w:val="EndNoteBibliography"/>
      </w:pPr>
      <w:r w:rsidRPr="00716D5D">
        <w:t>Hudson RR. 1983. Testing the Constant-Rate Neutral Allele Model with Protein Sequence Data. Evolution 37:203-217.</w:t>
      </w:r>
    </w:p>
    <w:p w14:paraId="488D59CD" w14:textId="77777777" w:rsidR="00716D5D" w:rsidRPr="00716D5D" w:rsidRDefault="00716D5D" w:rsidP="00716D5D">
      <w:pPr>
        <w:pStyle w:val="EndNoteBibliography"/>
        <w:spacing w:after="0"/>
      </w:pPr>
    </w:p>
    <w:p w14:paraId="045B041E" w14:textId="77777777" w:rsidR="00716D5D" w:rsidRPr="00716D5D" w:rsidRDefault="00716D5D" w:rsidP="00716D5D">
      <w:pPr>
        <w:pStyle w:val="EndNoteBibliography"/>
      </w:pPr>
      <w:r w:rsidRPr="00716D5D">
        <w:lastRenderedPageBreak/>
        <w:t>Hudson RR, Kaplan NL. 1988. The coalescent process in models with selection and recombination. Genetics 120:831-840.</w:t>
      </w:r>
    </w:p>
    <w:p w14:paraId="180DD897" w14:textId="77777777" w:rsidR="00716D5D" w:rsidRPr="00716D5D" w:rsidRDefault="00716D5D" w:rsidP="00716D5D">
      <w:pPr>
        <w:pStyle w:val="EndNoteBibliography"/>
        <w:spacing w:after="0"/>
      </w:pPr>
    </w:p>
    <w:p w14:paraId="7CDC9B16" w14:textId="77777777" w:rsidR="00716D5D" w:rsidRPr="00716D5D" w:rsidRDefault="00716D5D" w:rsidP="00716D5D">
      <w:pPr>
        <w:pStyle w:val="EndNoteBibliography"/>
      </w:pPr>
      <w:r w:rsidRPr="00716D5D">
        <w:t>Hudson RR, Kaplan NL. 1995. Deleterious background selection with recombination. Genetics 141:1605-1617.</w:t>
      </w:r>
    </w:p>
    <w:p w14:paraId="656B9BAC" w14:textId="77777777" w:rsidR="00716D5D" w:rsidRPr="00716D5D" w:rsidRDefault="00716D5D" w:rsidP="00716D5D">
      <w:pPr>
        <w:pStyle w:val="EndNoteBibliography"/>
        <w:spacing w:after="0"/>
      </w:pPr>
    </w:p>
    <w:p w14:paraId="447E854F" w14:textId="77777777" w:rsidR="00716D5D" w:rsidRPr="00716D5D" w:rsidRDefault="00716D5D" w:rsidP="00716D5D">
      <w:pPr>
        <w:pStyle w:val="EndNoteBibliography"/>
      </w:pPr>
      <w:r w:rsidRPr="00716D5D">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0570B773" w14:textId="77777777" w:rsidR="00716D5D" w:rsidRPr="00716D5D" w:rsidRDefault="00716D5D" w:rsidP="00716D5D">
      <w:pPr>
        <w:pStyle w:val="EndNoteBibliography"/>
        <w:spacing w:after="0"/>
      </w:pPr>
    </w:p>
    <w:p w14:paraId="5823C859" w14:textId="77777777" w:rsidR="00716D5D" w:rsidRPr="00716D5D" w:rsidRDefault="00716D5D" w:rsidP="00716D5D">
      <w:pPr>
        <w:pStyle w:val="EndNoteBibliography"/>
      </w:pPr>
      <w:r w:rsidRPr="00716D5D">
        <w:t>Jackman SD, Vandervalk BP, Mohamadi H, Chu J, Yeo S, Hammond SA, Jahesh G, Khan H, Coombe L, Warren RL, Birol I. 2017. ABySS 2.0: resource-efficient assembly of large genomes using a Bloom filter. Genome Res 27:768-777.</w:t>
      </w:r>
    </w:p>
    <w:p w14:paraId="2F1A8EC7" w14:textId="77777777" w:rsidR="00716D5D" w:rsidRPr="00716D5D" w:rsidRDefault="00716D5D" w:rsidP="00716D5D">
      <w:pPr>
        <w:pStyle w:val="EndNoteBibliography"/>
        <w:spacing w:after="0"/>
      </w:pPr>
    </w:p>
    <w:p w14:paraId="1D52527F" w14:textId="77777777" w:rsidR="00716D5D" w:rsidRPr="00716D5D" w:rsidRDefault="00716D5D" w:rsidP="00716D5D">
      <w:pPr>
        <w:pStyle w:val="EndNoteBibliography"/>
      </w:pPr>
      <w:r w:rsidRPr="00716D5D">
        <w:t>Jarvis ED, Mirarab S, Aberer AJ, Li B, Houde P, Li C, Ho SY, Faircloth BC, Nabholz B, Howard JT, et al. 2014. Whole-genome analyses resolve early branches in the tree of life of modern birds. Science 346:1320-1331.</w:t>
      </w:r>
    </w:p>
    <w:p w14:paraId="26DE7B18" w14:textId="77777777" w:rsidR="00716D5D" w:rsidRPr="00716D5D" w:rsidRDefault="00716D5D" w:rsidP="00716D5D">
      <w:pPr>
        <w:pStyle w:val="EndNoteBibliography"/>
        <w:spacing w:after="0"/>
      </w:pPr>
    </w:p>
    <w:p w14:paraId="348C0976" w14:textId="77777777" w:rsidR="00716D5D" w:rsidRPr="00716D5D" w:rsidRDefault="00716D5D" w:rsidP="00716D5D">
      <w:pPr>
        <w:pStyle w:val="EndNoteBibliography"/>
      </w:pPr>
      <w:r w:rsidRPr="00716D5D">
        <w:t>Jensen-Seaman MI, Furey TS, Payseur BA, Lu Y, Roskin KM, Chen CF, Thomas MA, Haussler D, Jacob HJ. 2004. Comparative recombination rates in the rat, mouse, and human genomes. Genome Res 14:528-538.</w:t>
      </w:r>
    </w:p>
    <w:p w14:paraId="58C54D66" w14:textId="77777777" w:rsidR="00716D5D" w:rsidRPr="00716D5D" w:rsidRDefault="00716D5D" w:rsidP="00716D5D">
      <w:pPr>
        <w:pStyle w:val="EndNoteBibliography"/>
        <w:spacing w:after="0"/>
      </w:pPr>
    </w:p>
    <w:p w14:paraId="667622DE" w14:textId="77777777" w:rsidR="00716D5D" w:rsidRPr="00716D5D" w:rsidRDefault="00716D5D" w:rsidP="00716D5D">
      <w:pPr>
        <w:pStyle w:val="EndNoteBibliography"/>
      </w:pPr>
      <w:r w:rsidRPr="00716D5D">
        <w:t>Johri P, Aquadro CF, Beaumont M, Charlesworth B, Excoffier L, Eyre-Walker A, Keightley PD, Lynch M, McVean G, Payseur BA, et al. 2022. Recommendations for improving statistical inference in population genomics. PLoS Biol 20:e3001669.</w:t>
      </w:r>
    </w:p>
    <w:p w14:paraId="60F4A29B" w14:textId="77777777" w:rsidR="00716D5D" w:rsidRPr="00716D5D" w:rsidRDefault="00716D5D" w:rsidP="00716D5D">
      <w:pPr>
        <w:pStyle w:val="EndNoteBibliography"/>
        <w:spacing w:after="0"/>
      </w:pPr>
    </w:p>
    <w:p w14:paraId="2CA5636A" w14:textId="77777777" w:rsidR="00716D5D" w:rsidRPr="00716D5D" w:rsidRDefault="00716D5D" w:rsidP="00716D5D">
      <w:pPr>
        <w:pStyle w:val="EndNoteBibliography"/>
      </w:pPr>
      <w:r w:rsidRPr="00716D5D">
        <w:t>Jones MR, Mills LS, Alves PC, Callahan CM, Alves JM, Lafferty DJR, Jiggins FM, Jensen JD, Melo-Ferreira J, Good JM. 2018. Adaptive introgression underlies polymorphic seasonal camouflage in snowshoe hares. Science 360:1355-1358.</w:t>
      </w:r>
    </w:p>
    <w:p w14:paraId="3AE60BB7" w14:textId="77777777" w:rsidR="00716D5D" w:rsidRPr="00716D5D" w:rsidRDefault="00716D5D" w:rsidP="00716D5D">
      <w:pPr>
        <w:pStyle w:val="EndNoteBibliography"/>
        <w:spacing w:after="0"/>
      </w:pPr>
    </w:p>
    <w:p w14:paraId="3BEAB753" w14:textId="77777777" w:rsidR="00716D5D" w:rsidRPr="00716D5D" w:rsidRDefault="00716D5D" w:rsidP="00716D5D">
      <w:pPr>
        <w:pStyle w:val="EndNoteBibliography"/>
      </w:pPr>
      <w:r w:rsidRPr="00716D5D">
        <w:t>Junier T, Zdobnov EM. 2010. The Newick utilities: high-throughput phylogenetic tree processing in the UNIX shell. Bioinformatics 26:1669-1670.</w:t>
      </w:r>
    </w:p>
    <w:p w14:paraId="11AE552C" w14:textId="77777777" w:rsidR="00716D5D" w:rsidRPr="00716D5D" w:rsidRDefault="00716D5D" w:rsidP="00716D5D">
      <w:pPr>
        <w:pStyle w:val="EndNoteBibliography"/>
        <w:spacing w:after="0"/>
      </w:pPr>
    </w:p>
    <w:p w14:paraId="5BF36047" w14:textId="77777777" w:rsidR="00716D5D" w:rsidRPr="00716D5D" w:rsidRDefault="00716D5D" w:rsidP="00716D5D">
      <w:pPr>
        <w:pStyle w:val="EndNoteBibliography"/>
      </w:pPr>
      <w:r w:rsidRPr="00716D5D">
        <w:t>Kalyaanamoorthy S, Minh BQ, Wong TKF, von Haeseler A, Jermiin LS. 2017. ModelFinder: fast model selection for accurate phylogenetic estimates. Nat Methods 14:587-589.</w:t>
      </w:r>
    </w:p>
    <w:p w14:paraId="719625F9" w14:textId="77777777" w:rsidR="00716D5D" w:rsidRPr="00716D5D" w:rsidRDefault="00716D5D" w:rsidP="00716D5D">
      <w:pPr>
        <w:pStyle w:val="EndNoteBibliography"/>
        <w:spacing w:after="0"/>
      </w:pPr>
    </w:p>
    <w:p w14:paraId="181F5B1B" w14:textId="77777777" w:rsidR="00716D5D" w:rsidRPr="00716D5D" w:rsidRDefault="00716D5D" w:rsidP="00716D5D">
      <w:pPr>
        <w:pStyle w:val="EndNoteBibliography"/>
      </w:pPr>
      <w:r w:rsidRPr="00716D5D">
        <w:t>Kaplan NL, Hudson RR, Langley CH. 1989. The "hitchhiking effect" revisited. Genetics 123:887-899.</w:t>
      </w:r>
    </w:p>
    <w:p w14:paraId="6AE11AD5" w14:textId="77777777" w:rsidR="00716D5D" w:rsidRPr="00716D5D" w:rsidRDefault="00716D5D" w:rsidP="00716D5D">
      <w:pPr>
        <w:pStyle w:val="EndNoteBibliography"/>
        <w:spacing w:after="0"/>
      </w:pPr>
    </w:p>
    <w:p w14:paraId="7211100E" w14:textId="77777777" w:rsidR="00716D5D" w:rsidRPr="00716D5D" w:rsidRDefault="00716D5D" w:rsidP="00716D5D">
      <w:pPr>
        <w:pStyle w:val="EndNoteBibliography"/>
      </w:pPr>
      <w:r w:rsidRPr="00716D5D">
        <w:t>Kartje ME, Jing P, Payseur BA. 2020. Weak Correlation between Nucleotide Variation and Recombination Rate across the House Mouse Genome. Genome Biol Evol 12:293-299.</w:t>
      </w:r>
    </w:p>
    <w:p w14:paraId="43DBE083" w14:textId="77777777" w:rsidR="00716D5D" w:rsidRPr="00716D5D" w:rsidRDefault="00716D5D" w:rsidP="00716D5D">
      <w:pPr>
        <w:pStyle w:val="EndNoteBibliography"/>
        <w:spacing w:after="0"/>
      </w:pPr>
    </w:p>
    <w:p w14:paraId="03574656" w14:textId="77777777" w:rsidR="00716D5D" w:rsidRPr="00716D5D" w:rsidRDefault="00716D5D" w:rsidP="00716D5D">
      <w:pPr>
        <w:pStyle w:val="EndNoteBibliography"/>
      </w:pPr>
      <w:r w:rsidRPr="00716D5D">
        <w:t>Katoh K, Standley DM. 2013. MAFFT multiple sequence alignment software version 7: improvements in performance and usability. Mol Biol Evol 30:772-780.</w:t>
      </w:r>
    </w:p>
    <w:p w14:paraId="082DF58B" w14:textId="77777777" w:rsidR="00716D5D" w:rsidRPr="00716D5D" w:rsidRDefault="00716D5D" w:rsidP="00716D5D">
      <w:pPr>
        <w:pStyle w:val="EndNoteBibliography"/>
        <w:spacing w:after="0"/>
      </w:pPr>
    </w:p>
    <w:p w14:paraId="5A838A67" w14:textId="77777777" w:rsidR="00716D5D" w:rsidRPr="00716D5D" w:rsidRDefault="00716D5D" w:rsidP="00716D5D">
      <w:pPr>
        <w:pStyle w:val="EndNoteBibliography"/>
      </w:pPr>
      <w:r w:rsidRPr="00716D5D">
        <w:t>Katzman S, Kern AD, Bejerano G, Fewell G, Fulton L, Wilson RK, Salama SR, Haussler D. 2007. Human genome ultraconserved elements are ultraselected. Science 317:915.</w:t>
      </w:r>
    </w:p>
    <w:p w14:paraId="4D0041C4" w14:textId="77777777" w:rsidR="00716D5D" w:rsidRPr="00716D5D" w:rsidRDefault="00716D5D" w:rsidP="00716D5D">
      <w:pPr>
        <w:pStyle w:val="EndNoteBibliography"/>
        <w:spacing w:after="0"/>
      </w:pPr>
    </w:p>
    <w:p w14:paraId="15FF4175" w14:textId="77777777" w:rsidR="00716D5D" w:rsidRPr="00716D5D" w:rsidRDefault="00716D5D" w:rsidP="00716D5D">
      <w:pPr>
        <w:pStyle w:val="EndNoteBibliography"/>
      </w:pPr>
      <w:r w:rsidRPr="00716D5D">
        <w:t>Keane TM, Wong K, Adams DJ, Flint J, Reymond A, Yalcin B. 2014. Identification of structural variation in mouse genomes. Front Genet 5:192.</w:t>
      </w:r>
    </w:p>
    <w:p w14:paraId="2A9BB83E" w14:textId="77777777" w:rsidR="00716D5D" w:rsidRPr="00716D5D" w:rsidRDefault="00716D5D" w:rsidP="00716D5D">
      <w:pPr>
        <w:pStyle w:val="EndNoteBibliography"/>
        <w:spacing w:after="0"/>
      </w:pPr>
    </w:p>
    <w:p w14:paraId="6DBED749" w14:textId="77777777" w:rsidR="00716D5D" w:rsidRPr="00716D5D" w:rsidRDefault="00716D5D" w:rsidP="00716D5D">
      <w:pPr>
        <w:pStyle w:val="EndNoteBibliography"/>
      </w:pPr>
      <w:r w:rsidRPr="00716D5D">
        <w:t>Kimura Y, Hawkins MT, McDonough MM, Jacobs LL, Flynn LJ. 2015. Corrected placement of Mus-Rattus fossil calibration forces precision in the molecular tree of rodents. Sci Rep 5:14444.</w:t>
      </w:r>
    </w:p>
    <w:p w14:paraId="742D0214" w14:textId="77777777" w:rsidR="00716D5D" w:rsidRPr="00716D5D" w:rsidRDefault="00716D5D" w:rsidP="00716D5D">
      <w:pPr>
        <w:pStyle w:val="EndNoteBibliography"/>
        <w:spacing w:after="0"/>
      </w:pPr>
    </w:p>
    <w:p w14:paraId="548A81DE" w14:textId="77777777" w:rsidR="00716D5D" w:rsidRPr="00716D5D" w:rsidRDefault="00716D5D" w:rsidP="00716D5D">
      <w:pPr>
        <w:pStyle w:val="EndNoteBibliography"/>
      </w:pPr>
      <w:r w:rsidRPr="00716D5D">
        <w:t>Kimura Y, Jacobs LL, Cerling TE, Uno KT, Ferguson KM, Flynn LJ, Patnaik R. 2013. Fossil mice and rats show isotopic evidence of niche partitioning and change in dental ecomorphology related to dietary shift in Late Miocene of Pakistan. PLoS One 8:e69308.</w:t>
      </w:r>
    </w:p>
    <w:p w14:paraId="335C6713" w14:textId="77777777" w:rsidR="00716D5D" w:rsidRPr="00716D5D" w:rsidRDefault="00716D5D" w:rsidP="00716D5D">
      <w:pPr>
        <w:pStyle w:val="EndNoteBibliography"/>
        <w:spacing w:after="0"/>
      </w:pPr>
    </w:p>
    <w:p w14:paraId="1AED6876" w14:textId="77777777" w:rsidR="00716D5D" w:rsidRPr="00716D5D" w:rsidRDefault="00716D5D" w:rsidP="00716D5D">
      <w:pPr>
        <w:pStyle w:val="EndNoteBibliography"/>
      </w:pPr>
      <w:r w:rsidRPr="00716D5D">
        <w:t>Kong A, Gudbjartsson DF, Sainz J, Jonsdottir GM, Gudjonsson SA, Richardsson B, Sigurdardottir S, Barnard J, Hallbeck B, Masson G, et al. 2002. A high-resolution recombination map of the human genome. Nat Genet 31:241-247.</w:t>
      </w:r>
    </w:p>
    <w:p w14:paraId="7C98C436" w14:textId="77777777" w:rsidR="00716D5D" w:rsidRPr="00716D5D" w:rsidRDefault="00716D5D" w:rsidP="00716D5D">
      <w:pPr>
        <w:pStyle w:val="EndNoteBibliography"/>
        <w:spacing w:after="0"/>
      </w:pPr>
    </w:p>
    <w:p w14:paraId="7589B734" w14:textId="77777777" w:rsidR="00716D5D" w:rsidRPr="00716D5D" w:rsidRDefault="00716D5D" w:rsidP="00716D5D">
      <w:pPr>
        <w:pStyle w:val="EndNoteBibliography"/>
      </w:pPr>
      <w:r w:rsidRPr="00716D5D">
        <w:t>Kowalczyk A, Meyer WK, Partha R, Mao W, Clark NL, Chikina M. 2019. RERconverge: an R package for associating evolutionary rates with convergent traits. Bioinformatics 35:4815-4817.</w:t>
      </w:r>
    </w:p>
    <w:p w14:paraId="06B3D031" w14:textId="77777777" w:rsidR="00716D5D" w:rsidRPr="00716D5D" w:rsidRDefault="00716D5D" w:rsidP="00716D5D">
      <w:pPr>
        <w:pStyle w:val="EndNoteBibliography"/>
        <w:spacing w:after="0"/>
      </w:pPr>
    </w:p>
    <w:p w14:paraId="4969581C" w14:textId="77777777" w:rsidR="00716D5D" w:rsidRPr="00716D5D" w:rsidRDefault="00716D5D" w:rsidP="00716D5D">
      <w:pPr>
        <w:pStyle w:val="EndNoteBibliography"/>
      </w:pPr>
      <w:r w:rsidRPr="00716D5D">
        <w:t>Kulathinal RJ, Stevison LS, Noor MA. 2009. The genomics of speciation in Drosophila: diversity, divergence, and introgression estimated using low-coverage genome sequencing. PLoS Genet 5:e1000550.</w:t>
      </w:r>
    </w:p>
    <w:p w14:paraId="0AB1AD62" w14:textId="77777777" w:rsidR="00716D5D" w:rsidRPr="00716D5D" w:rsidRDefault="00716D5D" w:rsidP="00716D5D">
      <w:pPr>
        <w:pStyle w:val="EndNoteBibliography"/>
        <w:spacing w:after="0"/>
      </w:pPr>
    </w:p>
    <w:p w14:paraId="2D023981" w14:textId="77777777" w:rsidR="00716D5D" w:rsidRPr="00716D5D" w:rsidRDefault="00716D5D" w:rsidP="00716D5D">
      <w:pPr>
        <w:pStyle w:val="EndNoteBibliography"/>
      </w:pPr>
      <w:r w:rsidRPr="00716D5D">
        <w:t>Kumon T, Ma J, Akins RB, Stefanik D, Nordgren CE, Kim J, Levine MT, Lampson MA. 2021. Parallel pathways for recruiting effector proteins determine centromere drive and suppression. Cell 184:4904-4918 e4911.</w:t>
      </w:r>
    </w:p>
    <w:p w14:paraId="3BF0DF8D" w14:textId="77777777" w:rsidR="00716D5D" w:rsidRPr="00716D5D" w:rsidRDefault="00716D5D" w:rsidP="00716D5D">
      <w:pPr>
        <w:pStyle w:val="EndNoteBibliography"/>
        <w:spacing w:after="0"/>
      </w:pPr>
    </w:p>
    <w:p w14:paraId="446EDFE3" w14:textId="785CA396" w:rsidR="00716D5D" w:rsidRPr="00716D5D" w:rsidRDefault="00716D5D" w:rsidP="00716D5D">
      <w:pPr>
        <w:pStyle w:val="EndNoteBibliography"/>
      </w:pPr>
      <w:r w:rsidRPr="00716D5D">
        <w:t xml:space="preserve">Calculating and interpreting gene- and site-concordance factors in phylogenomics [Internet]. The Lanfear Lab @ ANU2018 September 20, 2021]. Available from: </w:t>
      </w:r>
      <w:hyperlink r:id="rId19" w:history="1">
        <w:r w:rsidRPr="00716D5D">
          <w:rPr>
            <w:rStyle w:val="Hyperlink"/>
          </w:rPr>
          <w:t>http://www.robertlanfear.com/blog/files/concordance_factors.html</w:t>
        </w:r>
      </w:hyperlink>
    </w:p>
    <w:p w14:paraId="643F5BFA" w14:textId="77777777" w:rsidR="00716D5D" w:rsidRPr="00716D5D" w:rsidRDefault="00716D5D" w:rsidP="00716D5D">
      <w:pPr>
        <w:pStyle w:val="EndNoteBibliography"/>
        <w:spacing w:after="0"/>
      </w:pPr>
    </w:p>
    <w:p w14:paraId="560202A7" w14:textId="77777777" w:rsidR="00716D5D" w:rsidRPr="00716D5D" w:rsidRDefault="00716D5D" w:rsidP="00716D5D">
      <w:pPr>
        <w:pStyle w:val="EndNoteBibliography"/>
      </w:pPr>
      <w:r w:rsidRPr="00716D5D">
        <w:t>Lecompte E, Aplin K, Denys C, Catzeflis F, Chades M, Chevret P. 2008. Phylogeny and biogeography of African Murinae based on mitochondrial and nuclear gene sequences, with a new tribal classification of the subfamily. BMC Evol Biol 8:199.</w:t>
      </w:r>
    </w:p>
    <w:p w14:paraId="1A1BC8C9" w14:textId="77777777" w:rsidR="00716D5D" w:rsidRPr="00716D5D" w:rsidRDefault="00716D5D" w:rsidP="00716D5D">
      <w:pPr>
        <w:pStyle w:val="EndNoteBibliography"/>
        <w:spacing w:after="0"/>
      </w:pPr>
    </w:p>
    <w:p w14:paraId="6B989CED" w14:textId="77777777" w:rsidR="00716D5D" w:rsidRPr="00716D5D" w:rsidRDefault="00716D5D" w:rsidP="00716D5D">
      <w:pPr>
        <w:pStyle w:val="EndNoteBibliography"/>
      </w:pPr>
      <w:r w:rsidRPr="00716D5D">
        <w:t>Lewontin RC, Birch LC. 1966. Hybridization as a Source of Variation for Adaptation to New Environments. Evolution 20:315-336.</w:t>
      </w:r>
    </w:p>
    <w:p w14:paraId="381E196E" w14:textId="77777777" w:rsidR="00716D5D" w:rsidRPr="00716D5D" w:rsidRDefault="00716D5D" w:rsidP="00716D5D">
      <w:pPr>
        <w:pStyle w:val="EndNoteBibliography"/>
        <w:spacing w:after="0"/>
      </w:pPr>
    </w:p>
    <w:p w14:paraId="3BFB8981" w14:textId="77777777" w:rsidR="00716D5D" w:rsidRPr="00716D5D" w:rsidRDefault="00716D5D" w:rsidP="00716D5D">
      <w:pPr>
        <w:pStyle w:val="EndNoteBibliography"/>
      </w:pPr>
      <w:r w:rsidRPr="00716D5D">
        <w:t>Li H. 2013. Aligning sequence reads, clone sequences and assembly contigs with BWA-MEM. arXiv preprint arXiv:1303.3997.</w:t>
      </w:r>
    </w:p>
    <w:p w14:paraId="3CB83B73" w14:textId="77777777" w:rsidR="00716D5D" w:rsidRPr="00716D5D" w:rsidRDefault="00716D5D" w:rsidP="00716D5D">
      <w:pPr>
        <w:pStyle w:val="EndNoteBibliography"/>
        <w:spacing w:after="0"/>
      </w:pPr>
    </w:p>
    <w:p w14:paraId="5E517A93" w14:textId="77777777" w:rsidR="00716D5D" w:rsidRPr="00716D5D" w:rsidRDefault="00716D5D" w:rsidP="00716D5D">
      <w:pPr>
        <w:pStyle w:val="EndNoteBibliography"/>
      </w:pPr>
      <w:r w:rsidRPr="00716D5D">
        <w:t>Li H. 2018. Minimap2: pairwise alignment for nucleotide sequences. Bioinformatics 34:3094-3100.</w:t>
      </w:r>
    </w:p>
    <w:p w14:paraId="5FD95BB1" w14:textId="77777777" w:rsidR="00716D5D" w:rsidRPr="00716D5D" w:rsidRDefault="00716D5D" w:rsidP="00716D5D">
      <w:pPr>
        <w:pStyle w:val="EndNoteBibliography"/>
        <w:spacing w:after="0"/>
      </w:pPr>
    </w:p>
    <w:p w14:paraId="7AA4E1B7" w14:textId="77777777" w:rsidR="00716D5D" w:rsidRPr="00716D5D" w:rsidRDefault="00716D5D" w:rsidP="00716D5D">
      <w:pPr>
        <w:pStyle w:val="EndNoteBibliography"/>
      </w:pPr>
      <w:r w:rsidRPr="00716D5D">
        <w:t>Liu X, Wei F, Li M, Jiang X, Feng Z, Hu J. 2004. Molecular phylogeny and taxonomy of wood mice (genus Apodemus Kaup, 1829) based on complete mtDNA cytochrome b sequences, with emphasis on Chinese species. Mol Phylogenet Evol 33:1-15.</w:t>
      </w:r>
    </w:p>
    <w:p w14:paraId="5A7ED234" w14:textId="77777777" w:rsidR="00716D5D" w:rsidRPr="00716D5D" w:rsidRDefault="00716D5D" w:rsidP="00716D5D">
      <w:pPr>
        <w:pStyle w:val="EndNoteBibliography"/>
        <w:spacing w:after="0"/>
      </w:pPr>
    </w:p>
    <w:p w14:paraId="2DFFA519" w14:textId="77777777" w:rsidR="00716D5D" w:rsidRPr="00716D5D" w:rsidRDefault="00716D5D" w:rsidP="00716D5D">
      <w:pPr>
        <w:pStyle w:val="EndNoteBibliography"/>
      </w:pPr>
      <w:r w:rsidRPr="00716D5D">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581DE4C6" w14:textId="77777777" w:rsidR="00716D5D" w:rsidRPr="00716D5D" w:rsidRDefault="00716D5D" w:rsidP="00716D5D">
      <w:pPr>
        <w:pStyle w:val="EndNoteBibliography"/>
        <w:spacing w:after="0"/>
      </w:pPr>
    </w:p>
    <w:p w14:paraId="27182160" w14:textId="77777777" w:rsidR="00716D5D" w:rsidRPr="00716D5D" w:rsidRDefault="00716D5D" w:rsidP="00716D5D">
      <w:pPr>
        <w:pStyle w:val="EndNoteBibliography"/>
      </w:pPr>
      <w:r w:rsidRPr="00716D5D">
        <w:t>Louca S, Pennell MW. 2020. Extant timetrees are consistent with a myriad of diversification histories. Nature 580:502-505.</w:t>
      </w:r>
    </w:p>
    <w:p w14:paraId="2010357C" w14:textId="77777777" w:rsidR="00716D5D" w:rsidRPr="00716D5D" w:rsidRDefault="00716D5D" w:rsidP="00716D5D">
      <w:pPr>
        <w:pStyle w:val="EndNoteBibliography"/>
        <w:spacing w:after="0"/>
      </w:pPr>
    </w:p>
    <w:p w14:paraId="31A1E976" w14:textId="77777777" w:rsidR="00716D5D" w:rsidRPr="00716D5D" w:rsidRDefault="00716D5D" w:rsidP="00716D5D">
      <w:pPr>
        <w:pStyle w:val="EndNoteBibliography"/>
      </w:pPr>
      <w:r w:rsidRPr="00716D5D">
        <w:t>Lundrigan BL, Jansa SA, Tucker PK. 2002. Phylogenetic relationships in the genus mus, based on paternally, maternally, and biparentally inherited characters. Syst Biol 51:410-431.</w:t>
      </w:r>
    </w:p>
    <w:p w14:paraId="5197D856" w14:textId="77777777" w:rsidR="00716D5D" w:rsidRPr="00716D5D" w:rsidRDefault="00716D5D" w:rsidP="00716D5D">
      <w:pPr>
        <w:pStyle w:val="EndNoteBibliography"/>
        <w:spacing w:after="0"/>
      </w:pPr>
    </w:p>
    <w:p w14:paraId="18DD5028" w14:textId="77777777" w:rsidR="00716D5D" w:rsidRPr="00716D5D" w:rsidRDefault="00716D5D" w:rsidP="00716D5D">
      <w:pPr>
        <w:pStyle w:val="EndNoteBibliography"/>
      </w:pPr>
      <w:r w:rsidRPr="00716D5D">
        <w:t>Maddison WP. 1997. Gene Trees in Species Trees. Systematic Biology 46:523-536.</w:t>
      </w:r>
    </w:p>
    <w:p w14:paraId="525C69C9" w14:textId="77777777" w:rsidR="00716D5D" w:rsidRPr="00716D5D" w:rsidRDefault="00716D5D" w:rsidP="00716D5D">
      <w:pPr>
        <w:pStyle w:val="EndNoteBibliography"/>
        <w:spacing w:after="0"/>
      </w:pPr>
    </w:p>
    <w:p w14:paraId="785EFAEA" w14:textId="77777777" w:rsidR="00716D5D" w:rsidRPr="00716D5D" w:rsidRDefault="00716D5D" w:rsidP="00716D5D">
      <w:pPr>
        <w:pStyle w:val="EndNoteBibliography"/>
      </w:pPr>
      <w:r w:rsidRPr="00716D5D">
        <w:t>Martin Y, Gerlach G, Schlotterer C, Meyer A. 2000. Molecular phylogeny of European muroid rodents based on complete cytochrome b sequences. Mol Phylogenet Evol 16:37-47.</w:t>
      </w:r>
    </w:p>
    <w:p w14:paraId="44F34343" w14:textId="77777777" w:rsidR="00716D5D" w:rsidRPr="00716D5D" w:rsidRDefault="00716D5D" w:rsidP="00716D5D">
      <w:pPr>
        <w:pStyle w:val="EndNoteBibliography"/>
        <w:spacing w:after="0"/>
      </w:pPr>
    </w:p>
    <w:p w14:paraId="135986DD" w14:textId="77777777" w:rsidR="00716D5D" w:rsidRPr="00716D5D" w:rsidRDefault="00716D5D" w:rsidP="00716D5D">
      <w:pPr>
        <w:pStyle w:val="EndNoteBibliography"/>
      </w:pPr>
      <w:r w:rsidRPr="00716D5D">
        <w:t>Maynard Smith J, Haigh J. 1974. The hitch-hiking effect of a favourable gene. Genet Res 23:23-35.</w:t>
      </w:r>
    </w:p>
    <w:p w14:paraId="0EB6435B" w14:textId="77777777" w:rsidR="00716D5D" w:rsidRPr="00716D5D" w:rsidRDefault="00716D5D" w:rsidP="00716D5D">
      <w:pPr>
        <w:pStyle w:val="EndNoteBibliography"/>
        <w:spacing w:after="0"/>
      </w:pPr>
    </w:p>
    <w:p w14:paraId="4F1D5431" w14:textId="77777777" w:rsidR="00716D5D" w:rsidRPr="00716D5D" w:rsidRDefault="00716D5D" w:rsidP="00716D5D">
      <w:pPr>
        <w:pStyle w:val="EndNoteBibliography"/>
      </w:pPr>
      <w:r w:rsidRPr="00716D5D">
        <w:t>McKenzie PF, Eaton DAR. 2020. The Multispecies Coalescent in Space and Time. bioRxiv:2020.2008.2002.233395.</w:t>
      </w:r>
    </w:p>
    <w:p w14:paraId="60E63098" w14:textId="77777777" w:rsidR="00716D5D" w:rsidRPr="00716D5D" w:rsidRDefault="00716D5D" w:rsidP="00716D5D">
      <w:pPr>
        <w:pStyle w:val="EndNoteBibliography"/>
        <w:spacing w:after="0"/>
      </w:pPr>
    </w:p>
    <w:p w14:paraId="1A6AD796" w14:textId="77777777" w:rsidR="00716D5D" w:rsidRPr="00716D5D" w:rsidRDefault="00716D5D" w:rsidP="00716D5D">
      <w:pPr>
        <w:pStyle w:val="EndNoteBibliography"/>
      </w:pPr>
      <w:r w:rsidRPr="00716D5D">
        <w:t>Mendes FK, Fuentes-Gonzalez JA, Schraiber JG, Hahn MW. 2018. A multispecies coalescent model for quantitative traits. Elife 7:e36482.</w:t>
      </w:r>
    </w:p>
    <w:p w14:paraId="3722A552" w14:textId="77777777" w:rsidR="00716D5D" w:rsidRPr="00716D5D" w:rsidRDefault="00716D5D" w:rsidP="00716D5D">
      <w:pPr>
        <w:pStyle w:val="EndNoteBibliography"/>
        <w:spacing w:after="0"/>
      </w:pPr>
    </w:p>
    <w:p w14:paraId="27CE90BE" w14:textId="77777777" w:rsidR="00716D5D" w:rsidRPr="00716D5D" w:rsidRDefault="00716D5D" w:rsidP="00716D5D">
      <w:pPr>
        <w:pStyle w:val="EndNoteBibliography"/>
      </w:pPr>
      <w:r w:rsidRPr="00716D5D">
        <w:t>Mendes FK, Hahn MW. 2016. Gene Tree Discordance Causes Apparent Substitution Rate Variation. Syst Biol 65:711-721.</w:t>
      </w:r>
    </w:p>
    <w:p w14:paraId="4797A69C" w14:textId="77777777" w:rsidR="00716D5D" w:rsidRPr="00716D5D" w:rsidRDefault="00716D5D" w:rsidP="00716D5D">
      <w:pPr>
        <w:pStyle w:val="EndNoteBibliography"/>
        <w:spacing w:after="0"/>
      </w:pPr>
    </w:p>
    <w:p w14:paraId="5FA422D1" w14:textId="77777777" w:rsidR="00716D5D" w:rsidRPr="00716D5D" w:rsidRDefault="00716D5D" w:rsidP="00716D5D">
      <w:pPr>
        <w:pStyle w:val="EndNoteBibliography"/>
      </w:pPr>
      <w:r w:rsidRPr="00716D5D">
        <w:t>Mendes FK, Hahn Y, Hahn MW. 2016. Gene Tree Discordance Can Generate Patterns of Diminishing Convergence over Time. Mol Biol Evol 33:3299-3307.</w:t>
      </w:r>
    </w:p>
    <w:p w14:paraId="2F81747C" w14:textId="77777777" w:rsidR="00716D5D" w:rsidRPr="00716D5D" w:rsidRDefault="00716D5D" w:rsidP="00716D5D">
      <w:pPr>
        <w:pStyle w:val="EndNoteBibliography"/>
        <w:spacing w:after="0"/>
      </w:pPr>
    </w:p>
    <w:p w14:paraId="15F2AA3C" w14:textId="77777777" w:rsidR="00716D5D" w:rsidRPr="00716D5D" w:rsidRDefault="00716D5D" w:rsidP="00716D5D">
      <w:pPr>
        <w:pStyle w:val="EndNoteBibliography"/>
      </w:pPr>
      <w:r w:rsidRPr="00716D5D">
        <w:t>Mendes FK, Livera AP, Hahn MW. 2019. The perils of intralocus recombination for inferences of molecular convergence. Philos Trans R Soc Lond B Biol Sci 374:20180244.</w:t>
      </w:r>
    </w:p>
    <w:p w14:paraId="63EECE99" w14:textId="77777777" w:rsidR="00716D5D" w:rsidRPr="00716D5D" w:rsidRDefault="00716D5D" w:rsidP="00716D5D">
      <w:pPr>
        <w:pStyle w:val="EndNoteBibliography"/>
        <w:spacing w:after="0"/>
      </w:pPr>
    </w:p>
    <w:p w14:paraId="660D603F" w14:textId="77777777" w:rsidR="00716D5D" w:rsidRPr="00716D5D" w:rsidRDefault="00716D5D" w:rsidP="00716D5D">
      <w:pPr>
        <w:pStyle w:val="EndNoteBibliography"/>
      </w:pPr>
      <w:r w:rsidRPr="00716D5D">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6469B30A" w14:textId="77777777" w:rsidR="00716D5D" w:rsidRPr="00716D5D" w:rsidRDefault="00716D5D" w:rsidP="00716D5D">
      <w:pPr>
        <w:pStyle w:val="EndNoteBibliography"/>
        <w:spacing w:after="0"/>
      </w:pPr>
    </w:p>
    <w:p w14:paraId="592B816E" w14:textId="77777777" w:rsidR="00716D5D" w:rsidRPr="00716D5D" w:rsidRDefault="00716D5D" w:rsidP="00716D5D">
      <w:pPr>
        <w:pStyle w:val="EndNoteBibliography"/>
      </w:pPr>
      <w:r w:rsidRPr="00716D5D">
        <w:t>Minh BQ, Hahn MW, Lanfear R. 2020a. New Methods to Calculate Concordance Factors for Phylogenomic Datasets. Mol Biol Evol 37:2727-2733.</w:t>
      </w:r>
    </w:p>
    <w:p w14:paraId="2F413ADF" w14:textId="77777777" w:rsidR="00716D5D" w:rsidRPr="00716D5D" w:rsidRDefault="00716D5D" w:rsidP="00716D5D">
      <w:pPr>
        <w:pStyle w:val="EndNoteBibliography"/>
        <w:spacing w:after="0"/>
      </w:pPr>
    </w:p>
    <w:p w14:paraId="1AD057CF" w14:textId="77777777" w:rsidR="00716D5D" w:rsidRPr="00716D5D" w:rsidRDefault="00716D5D" w:rsidP="00716D5D">
      <w:pPr>
        <w:pStyle w:val="EndNoteBibliography"/>
      </w:pPr>
      <w:r w:rsidRPr="00716D5D">
        <w:t>Minh BQ, Schmidt HA, Chernomor O, Schrempf D, Woodhams MD, von Haeseler A, Lanfear R. 2020b. IQ-TREE 2: New Models and Efficient Methods for Phylogenetic Inference in the Genomic Era. Mol Biol Evol 37:1530-1534.</w:t>
      </w:r>
    </w:p>
    <w:p w14:paraId="3DE008C1" w14:textId="77777777" w:rsidR="00716D5D" w:rsidRPr="00716D5D" w:rsidRDefault="00716D5D" w:rsidP="00716D5D">
      <w:pPr>
        <w:pStyle w:val="EndNoteBibliography"/>
        <w:spacing w:after="0"/>
      </w:pPr>
    </w:p>
    <w:p w14:paraId="1D8A30EA" w14:textId="77777777" w:rsidR="00716D5D" w:rsidRPr="00716D5D" w:rsidRDefault="00716D5D" w:rsidP="00716D5D">
      <w:pPr>
        <w:pStyle w:val="EndNoteBibliography"/>
      </w:pPr>
      <w:r w:rsidRPr="00716D5D">
        <w:t>Mirarab S, Nakhleh L, Warnow T. 2021. Multispecies coalescent: theory and applications in phylogenetics. Annual Review of Ecology, Evolution, and Systematics 52:247-268.</w:t>
      </w:r>
    </w:p>
    <w:p w14:paraId="1916EF82" w14:textId="77777777" w:rsidR="00716D5D" w:rsidRPr="00716D5D" w:rsidRDefault="00716D5D" w:rsidP="00716D5D">
      <w:pPr>
        <w:pStyle w:val="EndNoteBibliography"/>
        <w:spacing w:after="0"/>
      </w:pPr>
    </w:p>
    <w:p w14:paraId="76D0EB47" w14:textId="77777777" w:rsidR="00716D5D" w:rsidRPr="00716D5D" w:rsidRDefault="00716D5D" w:rsidP="00716D5D">
      <w:pPr>
        <w:pStyle w:val="EndNoteBibliography"/>
      </w:pPr>
      <w:r w:rsidRPr="00716D5D">
        <w:t>Mölder F, Jablonski KP, Letcher B, Hall MB, Tomkins-Tinch CH, Sochat V, Forster J, Lee S, Twardziok SO, Kanitz A, et al. 2021. Sustainable data analysis with Snakemake. F1000Res 10:33.</w:t>
      </w:r>
    </w:p>
    <w:p w14:paraId="4EB422B7" w14:textId="77777777" w:rsidR="00716D5D" w:rsidRPr="00716D5D" w:rsidRDefault="00716D5D" w:rsidP="00716D5D">
      <w:pPr>
        <w:pStyle w:val="EndNoteBibliography"/>
        <w:spacing w:after="0"/>
      </w:pPr>
    </w:p>
    <w:p w14:paraId="593457E9" w14:textId="77777777" w:rsidR="00716D5D" w:rsidRPr="00716D5D" w:rsidRDefault="00716D5D" w:rsidP="00716D5D">
      <w:pPr>
        <w:pStyle w:val="EndNoteBibliography"/>
      </w:pPr>
      <w:r w:rsidRPr="00716D5D">
        <w:t>Moore EC, Thomas GWC, Mortimer S, Kopania EEK, Hunnicutt KE, Clare-Salzler ZJ, Larson EL, Good JM. 2022. The Evolution of Widespread Recombination Suppression on the Dwarf Hamster (Phodopus) X Chromosome. Genome Biol Evol 14:evac080.</w:t>
      </w:r>
    </w:p>
    <w:p w14:paraId="29ED8955" w14:textId="77777777" w:rsidR="00716D5D" w:rsidRPr="00716D5D" w:rsidRDefault="00716D5D" w:rsidP="00716D5D">
      <w:pPr>
        <w:pStyle w:val="EndNoteBibliography"/>
        <w:spacing w:after="0"/>
      </w:pPr>
    </w:p>
    <w:p w14:paraId="331CAD0A" w14:textId="77777777" w:rsidR="00716D5D" w:rsidRPr="00716D5D" w:rsidRDefault="00716D5D" w:rsidP="00716D5D">
      <w:pPr>
        <w:pStyle w:val="EndNoteBibliography"/>
      </w:pPr>
      <w:r w:rsidRPr="00716D5D">
        <w:t>Mouse Genome Sequencing C, Waterston RH, Lindblad-Toh K, Birney E, Rogers J, Abril JF, Agarwal P, Agarwala R, Ainscough R, Alexandersson M, et al. 2002. Initial sequencing and comparative analysis of the mouse genome. Nature 420:520-562.</w:t>
      </w:r>
    </w:p>
    <w:p w14:paraId="70F05BD1" w14:textId="77777777" w:rsidR="00716D5D" w:rsidRPr="00716D5D" w:rsidRDefault="00716D5D" w:rsidP="00716D5D">
      <w:pPr>
        <w:pStyle w:val="EndNoteBibliography"/>
        <w:spacing w:after="0"/>
      </w:pPr>
    </w:p>
    <w:p w14:paraId="1411D986" w14:textId="77777777" w:rsidR="00716D5D" w:rsidRPr="00716D5D" w:rsidRDefault="00716D5D" w:rsidP="00716D5D">
      <w:pPr>
        <w:pStyle w:val="EndNoteBibliography"/>
      </w:pPr>
      <w:r w:rsidRPr="00716D5D">
        <w:t>Murrell B, Weaver S, Smith MD, Wertheim JO, Murrell S, Aylward A, Eren K, Pollner T, Martin DP, Smith DM, et al. 2015. Gene-wide identification of episodic selection. Mol Biol Evol 32:1365-1371.</w:t>
      </w:r>
    </w:p>
    <w:p w14:paraId="29F5186E" w14:textId="77777777" w:rsidR="00716D5D" w:rsidRPr="00716D5D" w:rsidRDefault="00716D5D" w:rsidP="00716D5D">
      <w:pPr>
        <w:pStyle w:val="EndNoteBibliography"/>
        <w:spacing w:after="0"/>
      </w:pPr>
    </w:p>
    <w:p w14:paraId="2546C092" w14:textId="77777777" w:rsidR="00716D5D" w:rsidRPr="00716D5D" w:rsidRDefault="00716D5D" w:rsidP="00716D5D">
      <w:pPr>
        <w:pStyle w:val="EndNoteBibliography"/>
      </w:pPr>
      <w:r w:rsidRPr="00716D5D">
        <w:t>Nilsson P, Solbakken MH, Schmid BV, Orr RJS, Lv R, Cui Y, Song Y, Zhang Y, Baalsrud HT, Torresen OK, et al. 2020. The Genome of the Great Gerbil Reveals Species-Specific Duplication of an MHCII Gene. Genome Biol Evol 12:3832-3849.</w:t>
      </w:r>
    </w:p>
    <w:p w14:paraId="5B596214" w14:textId="77777777" w:rsidR="00716D5D" w:rsidRPr="00716D5D" w:rsidRDefault="00716D5D" w:rsidP="00716D5D">
      <w:pPr>
        <w:pStyle w:val="EndNoteBibliography"/>
        <w:spacing w:after="0"/>
      </w:pPr>
    </w:p>
    <w:p w14:paraId="1F2EBD5F" w14:textId="77777777" w:rsidR="00716D5D" w:rsidRPr="00716D5D" w:rsidRDefault="00716D5D" w:rsidP="00716D5D">
      <w:pPr>
        <w:pStyle w:val="EndNoteBibliography"/>
      </w:pPr>
      <w:r w:rsidRPr="00716D5D">
        <w:t>Pagès M, Fabre P-H, Chaval Y, Mortelliti A, Nicolas V, Wells K, Michaux JR, Lazzari V. 2016. Molecular phylogeny of South-East Asian arboreal murine rodents. Zoologica Scripta 45:349-364.</w:t>
      </w:r>
    </w:p>
    <w:p w14:paraId="7426CE47" w14:textId="77777777" w:rsidR="00716D5D" w:rsidRPr="00716D5D" w:rsidRDefault="00716D5D" w:rsidP="00716D5D">
      <w:pPr>
        <w:pStyle w:val="EndNoteBibliography"/>
        <w:spacing w:after="0"/>
      </w:pPr>
    </w:p>
    <w:p w14:paraId="04DA3E1F" w14:textId="77777777" w:rsidR="00716D5D" w:rsidRPr="00716D5D" w:rsidRDefault="00716D5D" w:rsidP="00716D5D">
      <w:pPr>
        <w:pStyle w:val="EndNoteBibliography"/>
      </w:pPr>
      <w:r w:rsidRPr="00716D5D">
        <w:lastRenderedPageBreak/>
        <w:t>Pamilo P, Nei M. 1988. Relationships between gene trees and species trees. Mol Biol Evol 5:568-583.</w:t>
      </w:r>
    </w:p>
    <w:p w14:paraId="36FCAF6F" w14:textId="77777777" w:rsidR="00716D5D" w:rsidRPr="00716D5D" w:rsidRDefault="00716D5D" w:rsidP="00716D5D">
      <w:pPr>
        <w:pStyle w:val="EndNoteBibliography"/>
        <w:spacing w:after="0"/>
      </w:pPr>
    </w:p>
    <w:p w14:paraId="1DBE6778" w14:textId="77777777" w:rsidR="00716D5D" w:rsidRPr="00716D5D" w:rsidRDefault="00716D5D" w:rsidP="00716D5D">
      <w:pPr>
        <w:pStyle w:val="EndNoteBibliography"/>
      </w:pPr>
      <w:r w:rsidRPr="00716D5D">
        <w:t>Paradis E, Schliep K. 2019. ape 5.0: an environment for modern phylogenetics and evolutionary analyses in R. Bioinformatics 35:526-528.</w:t>
      </w:r>
    </w:p>
    <w:p w14:paraId="4BD25284" w14:textId="77777777" w:rsidR="00716D5D" w:rsidRPr="00716D5D" w:rsidRDefault="00716D5D" w:rsidP="00716D5D">
      <w:pPr>
        <w:pStyle w:val="EndNoteBibliography"/>
        <w:spacing w:after="0"/>
      </w:pPr>
    </w:p>
    <w:p w14:paraId="3C63073D" w14:textId="77777777" w:rsidR="00716D5D" w:rsidRPr="00716D5D" w:rsidRDefault="00716D5D" w:rsidP="00716D5D">
      <w:pPr>
        <w:pStyle w:val="EndNoteBibliography"/>
      </w:pPr>
      <w:r w:rsidRPr="00716D5D">
        <w:t>Partha R, Kowalczyk A, Clark NL, Chikina M. 2019. Robust Method for Detecting Convergent Shifts in Evolutionary Rates. Mol Biol Evol 36:1817-1830.</w:t>
      </w:r>
    </w:p>
    <w:p w14:paraId="71315EA1" w14:textId="77777777" w:rsidR="00716D5D" w:rsidRPr="00716D5D" w:rsidRDefault="00716D5D" w:rsidP="00716D5D">
      <w:pPr>
        <w:pStyle w:val="EndNoteBibliography"/>
        <w:spacing w:after="0"/>
      </w:pPr>
    </w:p>
    <w:p w14:paraId="6F9819F1" w14:textId="77777777" w:rsidR="00716D5D" w:rsidRPr="00716D5D" w:rsidRDefault="00716D5D" w:rsidP="00716D5D">
      <w:pPr>
        <w:pStyle w:val="EndNoteBibliography"/>
      </w:pPr>
      <w:r w:rsidRPr="00716D5D">
        <w:t>Pease JB, Haak DC, Hahn MW, Moyle LC. 2016. Phylogenomics Reveals Three Sources of Adaptive Variation during a Rapid Radiation. PLoS Biol 14:e1002379.</w:t>
      </w:r>
    </w:p>
    <w:p w14:paraId="562D0810" w14:textId="77777777" w:rsidR="00716D5D" w:rsidRPr="00716D5D" w:rsidRDefault="00716D5D" w:rsidP="00716D5D">
      <w:pPr>
        <w:pStyle w:val="EndNoteBibliography"/>
        <w:spacing w:after="0"/>
      </w:pPr>
    </w:p>
    <w:p w14:paraId="47292E4D" w14:textId="77777777" w:rsidR="00716D5D" w:rsidRPr="00716D5D" w:rsidRDefault="00716D5D" w:rsidP="00716D5D">
      <w:pPr>
        <w:pStyle w:val="EndNoteBibliography"/>
      </w:pPr>
      <w:r w:rsidRPr="00716D5D">
        <w:t>Pease JB, Hahn MW. 2013. More accurate phylogenies inferred from low-recombination regions in the presence of incomplete lineage sorting. Evolution 67:2376-2384.</w:t>
      </w:r>
    </w:p>
    <w:p w14:paraId="29F992C1" w14:textId="77777777" w:rsidR="00716D5D" w:rsidRPr="00716D5D" w:rsidRDefault="00716D5D" w:rsidP="00716D5D">
      <w:pPr>
        <w:pStyle w:val="EndNoteBibliography"/>
        <w:spacing w:after="0"/>
      </w:pPr>
    </w:p>
    <w:p w14:paraId="39CAB409" w14:textId="77777777" w:rsidR="00716D5D" w:rsidRPr="00716D5D" w:rsidRDefault="00716D5D" w:rsidP="00716D5D">
      <w:pPr>
        <w:pStyle w:val="EndNoteBibliography"/>
      </w:pPr>
      <w:r w:rsidRPr="00716D5D">
        <w:t>Platt RN, 2nd, Vandewege MW, Ray DA. 2018. Mammalian transposable elements and their impacts on genome evolution. Chromosome Res 26:25-43.</w:t>
      </w:r>
    </w:p>
    <w:p w14:paraId="5C9D8CF0" w14:textId="77777777" w:rsidR="00716D5D" w:rsidRPr="00716D5D" w:rsidRDefault="00716D5D" w:rsidP="00716D5D">
      <w:pPr>
        <w:pStyle w:val="EndNoteBibliography"/>
        <w:spacing w:after="0"/>
      </w:pPr>
    </w:p>
    <w:p w14:paraId="3AE0E90C" w14:textId="77777777" w:rsidR="00716D5D" w:rsidRPr="00716D5D" w:rsidRDefault="00716D5D" w:rsidP="00716D5D">
      <w:pPr>
        <w:pStyle w:val="EndNoteBibliography"/>
      </w:pPr>
      <w:r w:rsidRPr="00716D5D">
        <w:t>Pollard KS, Hubisz MJ, Rosenbloom KR, Siepel A. 2010. Detection of nonneutral substitution rates on mammalian phylogenies. Genome Res 20:110-121.</w:t>
      </w:r>
    </w:p>
    <w:p w14:paraId="3792ED20" w14:textId="77777777" w:rsidR="00716D5D" w:rsidRPr="00716D5D" w:rsidRDefault="00716D5D" w:rsidP="00716D5D">
      <w:pPr>
        <w:pStyle w:val="EndNoteBibliography"/>
        <w:spacing w:after="0"/>
      </w:pPr>
    </w:p>
    <w:p w14:paraId="05209513" w14:textId="77777777" w:rsidR="00716D5D" w:rsidRPr="00716D5D" w:rsidRDefault="00716D5D" w:rsidP="00716D5D">
      <w:pPr>
        <w:pStyle w:val="EndNoteBibliography"/>
      </w:pPr>
      <w:r w:rsidRPr="00716D5D">
        <w:t>Pond SL, Frost SD, Muse SV. 2005. HyPhy: hypothesis testing using phylogenies. Bioinformatics 21:676-679.</w:t>
      </w:r>
    </w:p>
    <w:p w14:paraId="7E2AB364" w14:textId="77777777" w:rsidR="00716D5D" w:rsidRPr="00716D5D" w:rsidRDefault="00716D5D" w:rsidP="00716D5D">
      <w:pPr>
        <w:pStyle w:val="EndNoteBibliography"/>
        <w:spacing w:after="0"/>
      </w:pPr>
    </w:p>
    <w:p w14:paraId="3BD7A762" w14:textId="77777777" w:rsidR="00716D5D" w:rsidRPr="00716D5D" w:rsidRDefault="00716D5D" w:rsidP="00716D5D">
      <w:pPr>
        <w:pStyle w:val="EndNoteBibliography"/>
      </w:pPr>
      <w:r w:rsidRPr="00716D5D">
        <w:t>Poplin R, Ruano-Rubio V, DePristo MA, Fennell TJ, Carneiro MO, Auwera GAVd, Kling DE, Gauthier LD, Levy-Moonshine A, Roazen D, et al. 2018. Scaling accurate genetic variant discovery to tens of thousands of samples. bioRxiv:201178.</w:t>
      </w:r>
    </w:p>
    <w:p w14:paraId="52E42952" w14:textId="77777777" w:rsidR="00716D5D" w:rsidRPr="00716D5D" w:rsidRDefault="00716D5D" w:rsidP="00716D5D">
      <w:pPr>
        <w:pStyle w:val="EndNoteBibliography"/>
        <w:spacing w:after="0"/>
      </w:pPr>
    </w:p>
    <w:p w14:paraId="48378087" w14:textId="77777777" w:rsidR="00716D5D" w:rsidRPr="00716D5D" w:rsidRDefault="00716D5D" w:rsidP="00716D5D">
      <w:pPr>
        <w:pStyle w:val="EndNoteBibliography"/>
      </w:pPr>
      <w:r w:rsidRPr="00716D5D">
        <w:t>Ptak SE, Hinds DA, Koehler K, Nickel B, Patil N, Ballinger DG, Przeworski M, Frazer KA, Paabo S. 2005. Fine-scale recombination patterns differ between chimpanzees and humans. Nat Genet 37:429-434.</w:t>
      </w:r>
    </w:p>
    <w:p w14:paraId="0A2D8B93" w14:textId="77777777" w:rsidR="00716D5D" w:rsidRPr="00716D5D" w:rsidRDefault="00716D5D" w:rsidP="00716D5D">
      <w:pPr>
        <w:pStyle w:val="EndNoteBibliography"/>
        <w:spacing w:after="0"/>
      </w:pPr>
    </w:p>
    <w:p w14:paraId="2CC3FD50" w14:textId="77777777" w:rsidR="00716D5D" w:rsidRPr="00716D5D" w:rsidRDefault="00716D5D" w:rsidP="00716D5D">
      <w:pPr>
        <w:pStyle w:val="EndNoteBibliography"/>
      </w:pPr>
      <w:r w:rsidRPr="00716D5D">
        <w:t>Quinlan AR, Hall IM. 2010. BEDTools: a flexible suite of utilities for comparing genomic features. Bioinformatics 26:841-842.</w:t>
      </w:r>
    </w:p>
    <w:p w14:paraId="3A95F5C4" w14:textId="77777777" w:rsidR="00716D5D" w:rsidRPr="00716D5D" w:rsidRDefault="00716D5D" w:rsidP="00716D5D">
      <w:pPr>
        <w:pStyle w:val="EndNoteBibliography"/>
        <w:spacing w:after="0"/>
      </w:pPr>
    </w:p>
    <w:p w14:paraId="3FAFFBB3" w14:textId="77777777" w:rsidR="00716D5D" w:rsidRPr="00716D5D" w:rsidRDefault="00716D5D" w:rsidP="00716D5D">
      <w:pPr>
        <w:pStyle w:val="EndNoteBibliography"/>
      </w:pPr>
      <w:r w:rsidRPr="00716D5D">
        <w:t>R Core Team. 2021. R: A language and environment for statistical computing. Vienna, Austria.</w:t>
      </w:r>
    </w:p>
    <w:p w14:paraId="10D3CBB8" w14:textId="77777777" w:rsidR="00716D5D" w:rsidRPr="00716D5D" w:rsidRDefault="00716D5D" w:rsidP="00716D5D">
      <w:pPr>
        <w:pStyle w:val="EndNoteBibliography"/>
        <w:spacing w:after="0"/>
      </w:pPr>
    </w:p>
    <w:p w14:paraId="09ABB401" w14:textId="77777777" w:rsidR="00716D5D" w:rsidRPr="00716D5D" w:rsidRDefault="00716D5D" w:rsidP="00716D5D">
      <w:pPr>
        <w:pStyle w:val="EndNoteBibliography"/>
      </w:pPr>
      <w:r w:rsidRPr="00716D5D">
        <w:t>Ranwez V, Douzery EJP, Cambon C, Chantret N, Delsuc F. 2018. MACSE v2: Toolkit for the Alignment of Coding Sequences Accounting for Frameshifts and Stop Codons. Mol Biol Evol 35:2582-2584.</w:t>
      </w:r>
    </w:p>
    <w:p w14:paraId="00715F62" w14:textId="77777777" w:rsidR="00716D5D" w:rsidRPr="00716D5D" w:rsidRDefault="00716D5D" w:rsidP="00716D5D">
      <w:pPr>
        <w:pStyle w:val="EndNoteBibliography"/>
        <w:spacing w:after="0"/>
      </w:pPr>
    </w:p>
    <w:p w14:paraId="71236736" w14:textId="77777777" w:rsidR="00716D5D" w:rsidRPr="00716D5D" w:rsidRDefault="00716D5D" w:rsidP="00716D5D">
      <w:pPr>
        <w:pStyle w:val="EndNoteBibliography"/>
      </w:pPr>
      <w:r w:rsidRPr="00716D5D">
        <w:lastRenderedPageBreak/>
        <w:t>Revell LJ. 2012. phytools: an R package for phylogenetic comparative biology (and other things). Methods in Ecology and Evolution 3:217-223.</w:t>
      </w:r>
    </w:p>
    <w:p w14:paraId="65068946" w14:textId="77777777" w:rsidR="00716D5D" w:rsidRPr="00716D5D" w:rsidRDefault="00716D5D" w:rsidP="00716D5D">
      <w:pPr>
        <w:pStyle w:val="EndNoteBibliography"/>
        <w:spacing w:after="0"/>
      </w:pPr>
    </w:p>
    <w:p w14:paraId="687BBBA6" w14:textId="77777777" w:rsidR="00716D5D" w:rsidRPr="00716D5D" w:rsidRDefault="00716D5D" w:rsidP="00716D5D">
      <w:pPr>
        <w:pStyle w:val="EndNoteBibliography"/>
      </w:pPr>
      <w:r w:rsidRPr="00716D5D">
        <w:t>Rivas-Gonzalez I, Rousselle M, Li F, Zhou L, Dutheil JY, Munch K, Shao Y, Wu D, Schierup MH, Zhang G. 2023. Pervasive incomplete lineage sorting illuminates speciation and selection in primates. Science 380:eabn4409.</w:t>
      </w:r>
    </w:p>
    <w:p w14:paraId="79865760" w14:textId="77777777" w:rsidR="00716D5D" w:rsidRPr="00716D5D" w:rsidRDefault="00716D5D" w:rsidP="00716D5D">
      <w:pPr>
        <w:pStyle w:val="EndNoteBibliography"/>
        <w:spacing w:after="0"/>
      </w:pPr>
    </w:p>
    <w:p w14:paraId="0D75664C" w14:textId="77777777" w:rsidR="00716D5D" w:rsidRPr="00716D5D" w:rsidRDefault="00716D5D" w:rsidP="00716D5D">
      <w:pPr>
        <w:pStyle w:val="EndNoteBibliography"/>
      </w:pPr>
      <w:r w:rsidRPr="00716D5D">
        <w:t>Robinson DF, Foulds LR. 1981. Comparison of phylogenetic trees. Mathematical Biosciences 53:131-147.</w:t>
      </w:r>
    </w:p>
    <w:p w14:paraId="5D7C1140" w14:textId="77777777" w:rsidR="00716D5D" w:rsidRPr="00716D5D" w:rsidRDefault="00716D5D" w:rsidP="00716D5D">
      <w:pPr>
        <w:pStyle w:val="EndNoteBibliography"/>
        <w:spacing w:after="0"/>
      </w:pPr>
    </w:p>
    <w:p w14:paraId="75C2A0B7" w14:textId="77777777" w:rsidR="00716D5D" w:rsidRPr="00716D5D" w:rsidRDefault="00716D5D" w:rsidP="00716D5D">
      <w:pPr>
        <w:pStyle w:val="EndNoteBibliography"/>
      </w:pPr>
      <w:r w:rsidRPr="00716D5D">
        <w:t>Robinson DF, Foulds LR editors.; 1979 Berlin, Heidelberg.</w:t>
      </w:r>
    </w:p>
    <w:p w14:paraId="7A899876" w14:textId="77777777" w:rsidR="00716D5D" w:rsidRPr="00716D5D" w:rsidRDefault="00716D5D" w:rsidP="00716D5D">
      <w:pPr>
        <w:pStyle w:val="EndNoteBibliography"/>
        <w:spacing w:after="0"/>
      </w:pPr>
    </w:p>
    <w:p w14:paraId="36611002" w14:textId="77777777" w:rsidR="00716D5D" w:rsidRPr="00716D5D" w:rsidRDefault="00716D5D" w:rsidP="00716D5D">
      <w:pPr>
        <w:pStyle w:val="EndNoteBibliography"/>
      </w:pPr>
      <w:r w:rsidRPr="00716D5D">
        <w:t>Romanenko SA, Perelman PL, Trifonov VA, Graphodatsky AS. 2012. Chromosomal evolution in Rodentia. Heredity (Edinb) 108:4-16.</w:t>
      </w:r>
    </w:p>
    <w:p w14:paraId="2CEF11B8" w14:textId="77777777" w:rsidR="00716D5D" w:rsidRPr="00716D5D" w:rsidRDefault="00716D5D" w:rsidP="00716D5D">
      <w:pPr>
        <w:pStyle w:val="EndNoteBibliography"/>
        <w:spacing w:after="0"/>
      </w:pPr>
    </w:p>
    <w:p w14:paraId="3900FE0B" w14:textId="77777777" w:rsidR="00716D5D" w:rsidRPr="00716D5D" w:rsidRDefault="00716D5D" w:rsidP="00716D5D">
      <w:pPr>
        <w:pStyle w:val="EndNoteBibliography"/>
      </w:pPr>
      <w:r w:rsidRPr="00716D5D">
        <w:t>Rosenberg NA. 2002. The probability of topological concordance of gene trees and species trees. Theor Popul Biol 61:225-247.</w:t>
      </w:r>
    </w:p>
    <w:p w14:paraId="1713E359" w14:textId="77777777" w:rsidR="00716D5D" w:rsidRPr="00716D5D" w:rsidRDefault="00716D5D" w:rsidP="00716D5D">
      <w:pPr>
        <w:pStyle w:val="EndNoteBibliography"/>
        <w:spacing w:after="0"/>
      </w:pPr>
    </w:p>
    <w:p w14:paraId="6E48CD0B" w14:textId="77777777" w:rsidR="00716D5D" w:rsidRPr="00716D5D" w:rsidRDefault="00716D5D" w:rsidP="00716D5D">
      <w:pPr>
        <w:pStyle w:val="EndNoteBibliography"/>
      </w:pPr>
      <w:r w:rsidRPr="00716D5D">
        <w:t>Rowe KC, Achmadi AS, Fabre P-H, Schenk JJ, Steppan SJ, Esselstyn JA. 2019. Oceanic islands of Wallacea as a source for dispersal and diversification of murine rodents. Journal of Biogeography 46:2752-2768.</w:t>
      </w:r>
    </w:p>
    <w:p w14:paraId="6644B0FF" w14:textId="77777777" w:rsidR="00716D5D" w:rsidRPr="00716D5D" w:rsidRDefault="00716D5D" w:rsidP="00716D5D">
      <w:pPr>
        <w:pStyle w:val="EndNoteBibliography"/>
        <w:spacing w:after="0"/>
      </w:pPr>
    </w:p>
    <w:p w14:paraId="43C2DE32" w14:textId="77777777" w:rsidR="00716D5D" w:rsidRPr="00716D5D" w:rsidRDefault="00716D5D" w:rsidP="00716D5D">
      <w:pPr>
        <w:pStyle w:val="EndNoteBibliography"/>
      </w:pPr>
      <w:r w:rsidRPr="00716D5D">
        <w:t>Roycroft E, Achmadi A, Callahan CM, Esselstyn JA, Good JM, Moussalli A, Rowe KC. 2021. Molecular Evolution of Ecological Specialisation: Genomic Insights from the Diversification of Murine Rodents. Genome Biol Evol 13:evab103.</w:t>
      </w:r>
    </w:p>
    <w:p w14:paraId="27C97C2B" w14:textId="77777777" w:rsidR="00716D5D" w:rsidRPr="00716D5D" w:rsidRDefault="00716D5D" w:rsidP="00716D5D">
      <w:pPr>
        <w:pStyle w:val="EndNoteBibliography"/>
        <w:spacing w:after="0"/>
      </w:pPr>
    </w:p>
    <w:p w14:paraId="501AFA60" w14:textId="77777777" w:rsidR="00716D5D" w:rsidRPr="00716D5D" w:rsidRDefault="00716D5D" w:rsidP="00716D5D">
      <w:pPr>
        <w:pStyle w:val="EndNoteBibliography"/>
      </w:pPr>
      <w:r w:rsidRPr="00716D5D">
        <w:t>Roycroft EJ, Moussalli A, Rowe KC. 2020. Phylogenomics Uncovers Confidence and Conflict in the Rapid Radiation of Australo-Papuan Rodents. Syst Biol 69:431-444.</w:t>
      </w:r>
    </w:p>
    <w:p w14:paraId="54D7D299" w14:textId="77777777" w:rsidR="00716D5D" w:rsidRPr="00716D5D" w:rsidRDefault="00716D5D" w:rsidP="00716D5D">
      <w:pPr>
        <w:pStyle w:val="EndNoteBibliography"/>
        <w:spacing w:after="0"/>
      </w:pPr>
    </w:p>
    <w:p w14:paraId="057A0B88" w14:textId="77777777" w:rsidR="00716D5D" w:rsidRPr="00716D5D" w:rsidRDefault="00716D5D" w:rsidP="00716D5D">
      <w:pPr>
        <w:pStyle w:val="EndNoteBibliography"/>
      </w:pPr>
      <w:r w:rsidRPr="00716D5D">
        <w:t>Sarver BA, Keeble S, Cosart T, Tucker PK, Dean MD, Good JM. 2017. Phylogenomic Insights into Mouse Evolution Using a Pseudoreference Approach. Genome Biol Evol 9:726-739.</w:t>
      </w:r>
    </w:p>
    <w:p w14:paraId="7C3C09D6" w14:textId="77777777" w:rsidR="00716D5D" w:rsidRPr="00716D5D" w:rsidRDefault="00716D5D" w:rsidP="00716D5D">
      <w:pPr>
        <w:pStyle w:val="EndNoteBibliography"/>
        <w:spacing w:after="0"/>
      </w:pPr>
    </w:p>
    <w:p w14:paraId="15E478FB" w14:textId="77777777" w:rsidR="00716D5D" w:rsidRPr="00716D5D" w:rsidRDefault="00716D5D" w:rsidP="00716D5D">
      <w:pPr>
        <w:pStyle w:val="EndNoteBibliography"/>
      </w:pPr>
      <w:r w:rsidRPr="00716D5D">
        <w:t>Scally A, Dutheil JY, Hillier LW, Jordan GE, Goodhead I, Herrero J, Hobolth A, Lappalainen T, Mailund T, Marques-Bonet T, et al. 2012. Insights into hominid evolution from the gorilla genome sequence. Nature 483:169-175.</w:t>
      </w:r>
    </w:p>
    <w:p w14:paraId="583EF8F7" w14:textId="77777777" w:rsidR="00716D5D" w:rsidRPr="00716D5D" w:rsidRDefault="00716D5D" w:rsidP="00716D5D">
      <w:pPr>
        <w:pStyle w:val="EndNoteBibliography"/>
        <w:spacing w:after="0"/>
      </w:pPr>
    </w:p>
    <w:p w14:paraId="30DEBBFD" w14:textId="77777777" w:rsidR="00716D5D" w:rsidRPr="00716D5D" w:rsidRDefault="00716D5D" w:rsidP="00716D5D">
      <w:pPr>
        <w:pStyle w:val="EndNoteBibliography"/>
      </w:pPr>
      <w:r w:rsidRPr="00716D5D">
        <w:t>Schenk JJ, Rowe KC, Steppan SJ. 2013. Ecological opportunity and incumbency in the diversification of repeated continental colonizations by muroid rodents. Syst Biol 62:837-864.</w:t>
      </w:r>
    </w:p>
    <w:p w14:paraId="58B3217A" w14:textId="77777777" w:rsidR="00716D5D" w:rsidRPr="00716D5D" w:rsidRDefault="00716D5D" w:rsidP="00716D5D">
      <w:pPr>
        <w:pStyle w:val="EndNoteBibliography"/>
        <w:spacing w:after="0"/>
      </w:pPr>
    </w:p>
    <w:p w14:paraId="1902A777" w14:textId="77777777" w:rsidR="00716D5D" w:rsidRPr="00716D5D" w:rsidRDefault="00716D5D" w:rsidP="00716D5D">
      <w:pPr>
        <w:pStyle w:val="EndNoteBibliography"/>
      </w:pPr>
      <w:r w:rsidRPr="00716D5D">
        <w:t>Schliep KP. 2011. phangorn: phylogenetic analysis in R. Bioinformatics 27:592-593.</w:t>
      </w:r>
    </w:p>
    <w:p w14:paraId="2E8A7B88" w14:textId="77777777" w:rsidR="00716D5D" w:rsidRPr="00716D5D" w:rsidRDefault="00716D5D" w:rsidP="00716D5D">
      <w:pPr>
        <w:pStyle w:val="EndNoteBibliography"/>
        <w:spacing w:after="0"/>
      </w:pPr>
    </w:p>
    <w:p w14:paraId="7367279C" w14:textId="77777777" w:rsidR="00716D5D" w:rsidRPr="00716D5D" w:rsidRDefault="00716D5D" w:rsidP="00716D5D">
      <w:pPr>
        <w:pStyle w:val="EndNoteBibliography"/>
      </w:pPr>
      <w:r w:rsidRPr="00716D5D">
        <w:t>Serizawa K, Suzuki H, Tsuchiya K. 2000. A phylogenetic view on species radiation in Apodemus inferred from variation of nuclear and mitochondrial genes. Biochem Genet 38:27-40.</w:t>
      </w:r>
    </w:p>
    <w:p w14:paraId="37BC0129" w14:textId="77777777" w:rsidR="00716D5D" w:rsidRPr="00716D5D" w:rsidRDefault="00716D5D" w:rsidP="00716D5D">
      <w:pPr>
        <w:pStyle w:val="EndNoteBibliography"/>
        <w:spacing w:after="0"/>
      </w:pPr>
    </w:p>
    <w:p w14:paraId="10D53034" w14:textId="77777777" w:rsidR="00716D5D" w:rsidRPr="00716D5D" w:rsidRDefault="00716D5D" w:rsidP="00716D5D">
      <w:pPr>
        <w:pStyle w:val="EndNoteBibliography"/>
      </w:pPr>
      <w:r w:rsidRPr="00716D5D">
        <w:t>Shifman S, Bell JT, Copley RR, Taylor MS, Williams RW, Mott R, Flint J. 2006. A high-resolution single nucleotide polymorphism genetic map of the mouse genome. PLoS Biol 4:e395.</w:t>
      </w:r>
    </w:p>
    <w:p w14:paraId="6BF31133" w14:textId="77777777" w:rsidR="00716D5D" w:rsidRPr="00716D5D" w:rsidRDefault="00716D5D" w:rsidP="00716D5D">
      <w:pPr>
        <w:pStyle w:val="EndNoteBibliography"/>
        <w:spacing w:after="0"/>
      </w:pPr>
    </w:p>
    <w:p w14:paraId="790CB97B" w14:textId="77777777" w:rsidR="00716D5D" w:rsidRPr="00716D5D" w:rsidRDefault="00716D5D" w:rsidP="00716D5D">
      <w:pPr>
        <w:pStyle w:val="EndNoteBibliography"/>
      </w:pPr>
      <w:r w:rsidRPr="00716D5D">
        <w:t>Singhal S, Leffler EM, Sannareddy K, Turner I, Venn O, Hooper DM, Strand AI, Li Q, Raney B, Balakrishnan CN, et al. 2015. Stable recombination hotspots in birds. Science 350:928-932.</w:t>
      </w:r>
    </w:p>
    <w:p w14:paraId="17324532" w14:textId="77777777" w:rsidR="00716D5D" w:rsidRPr="00716D5D" w:rsidRDefault="00716D5D" w:rsidP="00716D5D">
      <w:pPr>
        <w:pStyle w:val="EndNoteBibliography"/>
        <w:spacing w:after="0"/>
      </w:pPr>
    </w:p>
    <w:p w14:paraId="421B7D5E" w14:textId="77777777" w:rsidR="00716D5D" w:rsidRPr="00716D5D" w:rsidRDefault="00716D5D" w:rsidP="00716D5D">
      <w:pPr>
        <w:pStyle w:val="EndNoteBibliography"/>
      </w:pPr>
      <w:r w:rsidRPr="00716D5D">
        <w:t>Slatkin M, Pollack JL. 2006. The concordance of gene trees and species trees at two linked loci. Genetics 172:1979-1984.</w:t>
      </w:r>
    </w:p>
    <w:p w14:paraId="686DBDED" w14:textId="77777777" w:rsidR="00716D5D" w:rsidRPr="00716D5D" w:rsidRDefault="00716D5D" w:rsidP="00716D5D">
      <w:pPr>
        <w:pStyle w:val="EndNoteBibliography"/>
        <w:spacing w:after="0"/>
      </w:pPr>
    </w:p>
    <w:p w14:paraId="14FC72BB" w14:textId="77777777" w:rsidR="00716D5D" w:rsidRPr="00716D5D" w:rsidRDefault="00716D5D" w:rsidP="00716D5D">
      <w:pPr>
        <w:pStyle w:val="EndNoteBibliography"/>
      </w:pPr>
      <w:r w:rsidRPr="00716D5D">
        <w:t>Smagulova F, Gregoretti IV, Brick K, Khil P, Camerini-Otero RD, Petukhova GV. 2011. Genome-wide analysis reveals novel molecular features of mouse recombination hotspots. Nature 472:375-378.</w:t>
      </w:r>
    </w:p>
    <w:p w14:paraId="703B3C98" w14:textId="77777777" w:rsidR="00716D5D" w:rsidRPr="00716D5D" w:rsidRDefault="00716D5D" w:rsidP="00716D5D">
      <w:pPr>
        <w:pStyle w:val="EndNoteBibliography"/>
        <w:spacing w:after="0"/>
      </w:pPr>
    </w:p>
    <w:p w14:paraId="43A01A2E" w14:textId="00958B7F" w:rsidR="00716D5D" w:rsidRPr="00716D5D" w:rsidRDefault="00716D5D" w:rsidP="00716D5D">
      <w:pPr>
        <w:pStyle w:val="EndNoteBibliography"/>
      </w:pPr>
      <w:r w:rsidRPr="00716D5D">
        <w:t xml:space="preserve">RepeatMasker Open-4.0 [Internet]. 2013-2015. Available from </w:t>
      </w:r>
      <w:hyperlink r:id="rId20" w:history="1">
        <w:r w:rsidRPr="00716D5D">
          <w:rPr>
            <w:rStyle w:val="Hyperlink"/>
          </w:rPr>
          <w:t>http://www.repeatmasker.org</w:t>
        </w:r>
      </w:hyperlink>
      <w:r w:rsidRPr="00716D5D">
        <w:t>.</w:t>
      </w:r>
    </w:p>
    <w:p w14:paraId="0F183D8A" w14:textId="77777777" w:rsidR="00716D5D" w:rsidRPr="00716D5D" w:rsidRDefault="00716D5D" w:rsidP="00716D5D">
      <w:pPr>
        <w:pStyle w:val="EndNoteBibliography"/>
        <w:spacing w:after="0"/>
      </w:pPr>
    </w:p>
    <w:p w14:paraId="02205ECD" w14:textId="77777777" w:rsidR="00716D5D" w:rsidRPr="00716D5D" w:rsidRDefault="00716D5D" w:rsidP="00716D5D">
      <w:pPr>
        <w:pStyle w:val="EndNoteBibliography"/>
      </w:pPr>
      <w:r w:rsidRPr="00716D5D">
        <w:t>Smith BT, Merwin J, Provost KL, Thom G, Brumfield RT, Ferreira M, Mauck WM, Moyle RG, Wright TF, Joseph L. 2023. Phylogenomic Analysis of the Parrots of the World Distinguishes Artifactual from Biological Sources of Gene Tree Discordance. Syst Biol 72:228-241.</w:t>
      </w:r>
    </w:p>
    <w:p w14:paraId="2049B634" w14:textId="77777777" w:rsidR="00716D5D" w:rsidRPr="00716D5D" w:rsidRDefault="00716D5D" w:rsidP="00716D5D">
      <w:pPr>
        <w:pStyle w:val="EndNoteBibliography"/>
        <w:spacing w:after="0"/>
      </w:pPr>
    </w:p>
    <w:p w14:paraId="0B8FD30C" w14:textId="77777777" w:rsidR="00716D5D" w:rsidRPr="00716D5D" w:rsidRDefault="00716D5D" w:rsidP="00716D5D">
      <w:pPr>
        <w:pStyle w:val="EndNoteBibliography"/>
      </w:pPr>
      <w:r w:rsidRPr="00716D5D">
        <w:t>Smith MD, Wertheim JO, Weaver S, Murrell B, Scheffler K, Kosakovsky Pond SL. 2015a. Less is more: an adaptive branch-site random effects model for efficient detection of episodic diversifying selection. Mol Biol Evol 32:1342-1353.</w:t>
      </w:r>
    </w:p>
    <w:p w14:paraId="47F89AA7" w14:textId="77777777" w:rsidR="00716D5D" w:rsidRPr="00716D5D" w:rsidRDefault="00716D5D" w:rsidP="00716D5D">
      <w:pPr>
        <w:pStyle w:val="EndNoteBibliography"/>
        <w:spacing w:after="0"/>
      </w:pPr>
    </w:p>
    <w:p w14:paraId="4E082E5A" w14:textId="77777777" w:rsidR="00716D5D" w:rsidRPr="00716D5D" w:rsidRDefault="00716D5D" w:rsidP="00716D5D">
      <w:pPr>
        <w:pStyle w:val="EndNoteBibliography"/>
      </w:pPr>
      <w:r w:rsidRPr="00716D5D">
        <w:t>Smith SA, Brown JW, Walker JF. 2018. So many genes, so little time: A practical approach to divergence-time estimation in the genomic era. PLoS One 13:e0197433.</w:t>
      </w:r>
    </w:p>
    <w:p w14:paraId="7D76CE53" w14:textId="77777777" w:rsidR="00716D5D" w:rsidRPr="00716D5D" w:rsidRDefault="00716D5D" w:rsidP="00716D5D">
      <w:pPr>
        <w:pStyle w:val="EndNoteBibliography"/>
        <w:spacing w:after="0"/>
      </w:pPr>
    </w:p>
    <w:p w14:paraId="372EEED7" w14:textId="77777777" w:rsidR="00716D5D" w:rsidRPr="00716D5D" w:rsidRDefault="00716D5D" w:rsidP="00716D5D">
      <w:pPr>
        <w:pStyle w:val="EndNoteBibliography"/>
      </w:pPr>
      <w:r w:rsidRPr="00716D5D">
        <w:t>Smith SA, Moore MJ, Brown JW, Yang Y. 2015b. Analysis of phylogenomic datasets reveals conflict, concordance, and gene duplications with examples from animals and plants. BMC Evol Biol 15:150.</w:t>
      </w:r>
    </w:p>
    <w:p w14:paraId="3734DA1F" w14:textId="77777777" w:rsidR="00716D5D" w:rsidRPr="00716D5D" w:rsidRDefault="00716D5D" w:rsidP="00716D5D">
      <w:pPr>
        <w:pStyle w:val="EndNoteBibliography"/>
        <w:spacing w:after="0"/>
      </w:pPr>
    </w:p>
    <w:p w14:paraId="763CB9B7" w14:textId="77777777" w:rsidR="00716D5D" w:rsidRPr="00716D5D" w:rsidRDefault="00716D5D" w:rsidP="00716D5D">
      <w:pPr>
        <w:pStyle w:val="EndNoteBibliography"/>
      </w:pPr>
      <w:r w:rsidRPr="00716D5D">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A9AB2CA" w14:textId="77777777" w:rsidR="00716D5D" w:rsidRPr="00716D5D" w:rsidRDefault="00716D5D" w:rsidP="00716D5D">
      <w:pPr>
        <w:pStyle w:val="EndNoteBibliography"/>
        <w:spacing w:after="0"/>
      </w:pPr>
    </w:p>
    <w:p w14:paraId="0CDCA0DB" w14:textId="77777777" w:rsidR="00716D5D" w:rsidRPr="00716D5D" w:rsidRDefault="00716D5D" w:rsidP="00716D5D">
      <w:pPr>
        <w:pStyle w:val="EndNoteBibliography"/>
      </w:pPr>
      <w:r w:rsidRPr="00716D5D">
        <w:t>Stapley J, Feulner PGD, Johnston SE, Santure AW, Smadja CM. 2017. Variation in recombination frequency and distribution across eukaryotes: patterns and processes. Philos Trans R Soc Lond B Biol Sci 372.</w:t>
      </w:r>
    </w:p>
    <w:p w14:paraId="19360A5B" w14:textId="77777777" w:rsidR="00716D5D" w:rsidRPr="00716D5D" w:rsidRDefault="00716D5D" w:rsidP="00716D5D">
      <w:pPr>
        <w:pStyle w:val="EndNoteBibliography"/>
        <w:spacing w:after="0"/>
      </w:pPr>
    </w:p>
    <w:p w14:paraId="0574185B" w14:textId="77777777" w:rsidR="00716D5D" w:rsidRPr="00716D5D" w:rsidRDefault="00716D5D" w:rsidP="00716D5D">
      <w:pPr>
        <w:pStyle w:val="EndNoteBibliography"/>
      </w:pPr>
      <w:r w:rsidRPr="00716D5D">
        <w:t>Steenwyk JL, Li Y, Zhou X, Shen XX, Rokas A. 2023. Incongruence in the phylogenomics era. Nat Rev Genet 24:834-850.</w:t>
      </w:r>
    </w:p>
    <w:p w14:paraId="432FE59D" w14:textId="77777777" w:rsidR="00716D5D" w:rsidRPr="00716D5D" w:rsidRDefault="00716D5D" w:rsidP="00716D5D">
      <w:pPr>
        <w:pStyle w:val="EndNoteBibliography"/>
        <w:spacing w:after="0"/>
      </w:pPr>
    </w:p>
    <w:p w14:paraId="5D203B96" w14:textId="77777777" w:rsidR="00716D5D" w:rsidRPr="00716D5D" w:rsidRDefault="00716D5D" w:rsidP="00716D5D">
      <w:pPr>
        <w:pStyle w:val="EndNoteBibliography"/>
      </w:pPr>
      <w:r w:rsidRPr="00716D5D">
        <w:t>Steppan SJ, Adkins RM, Spinks PQ, Hale C. 2005. Multigene phylogeny of the Old World mice, Murinae, reveals distinct geographic lineages and the declining utility of mitochondrial genes compared to nuclear genes. Mol Phylogenet Evol 37:370-388.</w:t>
      </w:r>
    </w:p>
    <w:p w14:paraId="28F8CF5D" w14:textId="77777777" w:rsidR="00716D5D" w:rsidRPr="00716D5D" w:rsidRDefault="00716D5D" w:rsidP="00716D5D">
      <w:pPr>
        <w:pStyle w:val="EndNoteBibliography"/>
        <w:spacing w:after="0"/>
      </w:pPr>
    </w:p>
    <w:p w14:paraId="01A579C8" w14:textId="77777777" w:rsidR="00716D5D" w:rsidRPr="00716D5D" w:rsidRDefault="00716D5D" w:rsidP="00716D5D">
      <w:pPr>
        <w:pStyle w:val="EndNoteBibliography"/>
      </w:pPr>
      <w:r w:rsidRPr="00716D5D">
        <w:t>Steppan SJ, Schenk JJ. 2017. Muroid rodent phylogenetics: 900-species tree reveals increasing diversification rates. PLoS One 12:e0183070.</w:t>
      </w:r>
    </w:p>
    <w:p w14:paraId="0A0B1629" w14:textId="77777777" w:rsidR="00716D5D" w:rsidRPr="00716D5D" w:rsidRDefault="00716D5D" w:rsidP="00716D5D">
      <w:pPr>
        <w:pStyle w:val="EndNoteBibliography"/>
        <w:spacing w:after="0"/>
      </w:pPr>
    </w:p>
    <w:p w14:paraId="684C648D" w14:textId="77777777" w:rsidR="00716D5D" w:rsidRPr="00716D5D" w:rsidRDefault="00716D5D" w:rsidP="00716D5D">
      <w:pPr>
        <w:pStyle w:val="EndNoteBibliography"/>
      </w:pPr>
      <w:r w:rsidRPr="00716D5D">
        <w:t>Stevison LS, Woerner AE, Kidd JM, Kelley JL, Veeramah KR, McManus KF, Great Ape Genome P, Bustamante CD, Hammer MF, Wall JD. 2016. The Time Scale of Recombination Rate Evolution in Great Apes. Mol Biol Evol 33:928-945.</w:t>
      </w:r>
    </w:p>
    <w:p w14:paraId="6D1249F3" w14:textId="77777777" w:rsidR="00716D5D" w:rsidRPr="00716D5D" w:rsidRDefault="00716D5D" w:rsidP="00716D5D">
      <w:pPr>
        <w:pStyle w:val="EndNoteBibliography"/>
        <w:spacing w:after="0"/>
      </w:pPr>
    </w:p>
    <w:p w14:paraId="68C217F6" w14:textId="77777777" w:rsidR="00716D5D" w:rsidRPr="00716D5D" w:rsidRDefault="00716D5D" w:rsidP="00716D5D">
      <w:pPr>
        <w:pStyle w:val="EndNoteBibliography"/>
      </w:pPr>
      <w:r w:rsidRPr="00716D5D">
        <w:t>Sun C, Huang J, Wang Y, Zhao X, Su L, Thomas GWC, Zhao M, Zhang X, Jungreis I, Kellis M, et al. 2021. Genus-Wide Characterization of Bumblebee Genomes Provides Insights into Their Evolution and Variation in Ecological and Behavioral Traits. Mol Biol Evol 38:486-501.</w:t>
      </w:r>
    </w:p>
    <w:p w14:paraId="164AB7C7" w14:textId="77777777" w:rsidR="00716D5D" w:rsidRPr="00716D5D" w:rsidRDefault="00716D5D" w:rsidP="00716D5D">
      <w:pPr>
        <w:pStyle w:val="EndNoteBibliography"/>
        <w:spacing w:after="0"/>
      </w:pPr>
    </w:p>
    <w:p w14:paraId="06D4AD85" w14:textId="77777777" w:rsidR="00716D5D" w:rsidRPr="00716D5D" w:rsidRDefault="00716D5D" w:rsidP="00716D5D">
      <w:pPr>
        <w:pStyle w:val="EndNoteBibliography"/>
      </w:pPr>
      <w:r w:rsidRPr="00716D5D">
        <w:t>Suzuki H, Shimada T, Terashima M, Tsuchiya K, Aplin K. 2004. Temporal, spatial, and ecological modes of evolution of Eurasian Mus based on mitochondrial and nuclear gene sequences. Mol Phylogenet Evol 33:626-646.</w:t>
      </w:r>
    </w:p>
    <w:p w14:paraId="410B1625" w14:textId="77777777" w:rsidR="00716D5D" w:rsidRPr="00716D5D" w:rsidRDefault="00716D5D" w:rsidP="00716D5D">
      <w:pPr>
        <w:pStyle w:val="EndNoteBibliography"/>
        <w:spacing w:after="0"/>
      </w:pPr>
    </w:p>
    <w:p w14:paraId="5443EF05" w14:textId="77777777" w:rsidR="00716D5D" w:rsidRPr="00716D5D" w:rsidRDefault="00716D5D" w:rsidP="00716D5D">
      <w:pPr>
        <w:pStyle w:val="EndNoteBibliography"/>
      </w:pPr>
      <w:r w:rsidRPr="00716D5D">
        <w:t>Tange O. 2018. GNU Parallel.</w:t>
      </w:r>
    </w:p>
    <w:p w14:paraId="17EC1FCE" w14:textId="77777777" w:rsidR="00716D5D" w:rsidRPr="00716D5D" w:rsidRDefault="00716D5D" w:rsidP="00716D5D">
      <w:pPr>
        <w:pStyle w:val="EndNoteBibliography"/>
        <w:spacing w:after="0"/>
      </w:pPr>
    </w:p>
    <w:p w14:paraId="3194C50F" w14:textId="77777777" w:rsidR="00716D5D" w:rsidRPr="00716D5D" w:rsidRDefault="00716D5D" w:rsidP="00716D5D">
      <w:pPr>
        <w:pStyle w:val="EndNoteBibliography"/>
      </w:pPr>
      <w:r w:rsidRPr="00716D5D">
        <w:t>To TH, Jung M, Lycett S, Gascuel O. 2016. Fast Dating Using Least-Squares Criteria and Algorithms. Syst Biol 65:82-97.</w:t>
      </w:r>
    </w:p>
    <w:p w14:paraId="68E34913" w14:textId="77777777" w:rsidR="00716D5D" w:rsidRPr="00716D5D" w:rsidRDefault="00716D5D" w:rsidP="00716D5D">
      <w:pPr>
        <w:pStyle w:val="EndNoteBibliography"/>
        <w:spacing w:after="0"/>
      </w:pPr>
    </w:p>
    <w:p w14:paraId="7A349007" w14:textId="77777777" w:rsidR="00716D5D" w:rsidRPr="00716D5D" w:rsidRDefault="00716D5D" w:rsidP="00716D5D">
      <w:pPr>
        <w:pStyle w:val="EndNoteBibliography"/>
      </w:pPr>
      <w:r w:rsidRPr="00716D5D">
        <w:t>Treaster S, Deelen J, Daane JM, Murabito J, Karasik D, Harris MP. 2023. Convergent genomics of longevity in rockfishes highlights the genetics of human life span variation. Sci Adv 9:eadd2743.</w:t>
      </w:r>
    </w:p>
    <w:p w14:paraId="3328A52C" w14:textId="77777777" w:rsidR="00716D5D" w:rsidRPr="00716D5D" w:rsidRDefault="00716D5D" w:rsidP="00716D5D">
      <w:pPr>
        <w:pStyle w:val="EndNoteBibliography"/>
        <w:spacing w:after="0"/>
      </w:pPr>
    </w:p>
    <w:p w14:paraId="602B8B04" w14:textId="77777777" w:rsidR="00716D5D" w:rsidRPr="00716D5D" w:rsidRDefault="00716D5D" w:rsidP="00716D5D">
      <w:pPr>
        <w:pStyle w:val="EndNoteBibliography"/>
      </w:pPr>
      <w:r w:rsidRPr="00716D5D">
        <w:t>van der Valk T, Pecnerova P, Diez-Del-Molino D, Bergstrom A, Oppenheimer J, Hartmann S, Xenikoudakis G, Thomas JA, Dehasque M, Saglican E, et al. 2021. Million-year-old DNA sheds light on the genomic history of mammoths. Nature 591:265-269.</w:t>
      </w:r>
    </w:p>
    <w:p w14:paraId="4D48DCFC" w14:textId="77777777" w:rsidR="00716D5D" w:rsidRPr="00716D5D" w:rsidRDefault="00716D5D" w:rsidP="00716D5D">
      <w:pPr>
        <w:pStyle w:val="EndNoteBibliography"/>
        <w:spacing w:after="0"/>
      </w:pPr>
    </w:p>
    <w:p w14:paraId="4C63CEEB" w14:textId="77777777" w:rsidR="00716D5D" w:rsidRPr="00716D5D" w:rsidRDefault="00716D5D" w:rsidP="00716D5D">
      <w:pPr>
        <w:pStyle w:val="EndNoteBibliography"/>
      </w:pPr>
      <w:r w:rsidRPr="00716D5D">
        <w:t>Vanderpool D, Minh BQ, Lanfear R, Hughes D, Murali S, Harris RA, Raveendran M, Muzny DM, Hibbins MS, Williamson RJ, et al. 2020. Primate phylogenomics uncovers multiple rapid radiations and ancient interspecific introgression. PLoS Biol 18:e3000954.</w:t>
      </w:r>
    </w:p>
    <w:p w14:paraId="7BA31BD8" w14:textId="77777777" w:rsidR="00716D5D" w:rsidRPr="00716D5D" w:rsidRDefault="00716D5D" w:rsidP="00716D5D">
      <w:pPr>
        <w:pStyle w:val="EndNoteBibliography"/>
        <w:spacing w:after="0"/>
      </w:pPr>
    </w:p>
    <w:p w14:paraId="67B18C43" w14:textId="77777777" w:rsidR="00716D5D" w:rsidRPr="00716D5D" w:rsidRDefault="00716D5D" w:rsidP="00716D5D">
      <w:pPr>
        <w:pStyle w:val="EndNoteBibliography"/>
      </w:pPr>
      <w:r w:rsidRPr="00716D5D">
        <w:lastRenderedPageBreak/>
        <w:t>Wang LG, Lam TT, Xu S, Dai Z, Zhou L, Feng T, Guo P, Dunn CW, Jones BR, Bradley T, et al. 2020. Treeio: An R Package for Phylogenetic Tree Input and Output with Richly Annotated and Associated Data. Mol Biol Evol 37:599-603.</w:t>
      </w:r>
    </w:p>
    <w:p w14:paraId="503AFA1E" w14:textId="77777777" w:rsidR="00716D5D" w:rsidRPr="00716D5D" w:rsidRDefault="00716D5D" w:rsidP="00716D5D">
      <w:pPr>
        <w:pStyle w:val="EndNoteBibliography"/>
        <w:spacing w:after="0"/>
      </w:pPr>
    </w:p>
    <w:p w14:paraId="11FEEAFE" w14:textId="77777777" w:rsidR="00716D5D" w:rsidRPr="00716D5D" w:rsidRDefault="00716D5D" w:rsidP="00716D5D">
      <w:pPr>
        <w:pStyle w:val="EndNoteBibliography"/>
      </w:pPr>
      <w:r w:rsidRPr="00716D5D">
        <w:t>White MA, Ane C, Dewey CN, Larget BR, Payseur BA. 2009. Fine-scale phylogenetic discordance across the house mouse genome. PLoS Genet 5:e1000729.</w:t>
      </w:r>
    </w:p>
    <w:p w14:paraId="6E9F7D7E" w14:textId="77777777" w:rsidR="00716D5D" w:rsidRPr="00716D5D" w:rsidRDefault="00716D5D" w:rsidP="00716D5D">
      <w:pPr>
        <w:pStyle w:val="EndNoteBibliography"/>
        <w:spacing w:after="0"/>
      </w:pPr>
    </w:p>
    <w:p w14:paraId="0948EB29" w14:textId="77777777" w:rsidR="00716D5D" w:rsidRPr="00716D5D" w:rsidRDefault="00716D5D" w:rsidP="00716D5D">
      <w:pPr>
        <w:pStyle w:val="EndNoteBibliography"/>
      </w:pPr>
      <w:r w:rsidRPr="00716D5D">
        <w:t>Yalcin B, Wong K, Agam A, Goodson M, Keane TM, Gan X, Nellaker C, Goodstadt L, Nicod J, Bhomra A, et al. 2011. Sequence-based characterization of structural variation in the mouse genome. Nature 477:326-329.</w:t>
      </w:r>
    </w:p>
    <w:p w14:paraId="33E8107C" w14:textId="77777777" w:rsidR="00716D5D" w:rsidRPr="00716D5D" w:rsidRDefault="00716D5D" w:rsidP="00716D5D">
      <w:pPr>
        <w:pStyle w:val="EndNoteBibliography"/>
        <w:spacing w:after="0"/>
      </w:pPr>
    </w:p>
    <w:p w14:paraId="443B6BBC" w14:textId="77777777" w:rsidR="00716D5D" w:rsidRPr="00716D5D" w:rsidRDefault="00716D5D" w:rsidP="00716D5D">
      <w:pPr>
        <w:pStyle w:val="EndNoteBibliography"/>
      </w:pPr>
      <w:r w:rsidRPr="00716D5D">
        <w:t>Yang Z. 2007. PAML 4: phylogenetic analysis by maximum likelihood. Mol Biol Evol 24:1586-1591.</w:t>
      </w:r>
    </w:p>
    <w:p w14:paraId="55CDFE06" w14:textId="77777777" w:rsidR="00716D5D" w:rsidRPr="00716D5D" w:rsidRDefault="00716D5D" w:rsidP="00716D5D">
      <w:pPr>
        <w:pStyle w:val="EndNoteBibliography"/>
        <w:spacing w:after="0"/>
      </w:pPr>
    </w:p>
    <w:p w14:paraId="6FEE328E" w14:textId="77777777" w:rsidR="00716D5D" w:rsidRPr="00716D5D" w:rsidRDefault="00716D5D" w:rsidP="00716D5D">
      <w:pPr>
        <w:pStyle w:val="EndNoteBibliography"/>
      </w:pPr>
      <w:r w:rsidRPr="00716D5D">
        <w:t>Yekutieli D, Benjamini Y. 1999. Resampling-based false discovery rate controlling multiple test procedures for correlated test statistics. Journal of Statistical Planning and Inference 82:171-196.</w:t>
      </w:r>
    </w:p>
    <w:p w14:paraId="13C2960D" w14:textId="77777777" w:rsidR="00716D5D" w:rsidRPr="00716D5D" w:rsidRDefault="00716D5D" w:rsidP="00716D5D">
      <w:pPr>
        <w:pStyle w:val="EndNoteBibliography"/>
        <w:spacing w:after="0"/>
      </w:pPr>
    </w:p>
    <w:p w14:paraId="6D770E61" w14:textId="77777777" w:rsidR="00716D5D" w:rsidRPr="00716D5D" w:rsidRDefault="00716D5D" w:rsidP="00716D5D">
      <w:pPr>
        <w:pStyle w:val="EndNoteBibliography"/>
      </w:pPr>
      <w:r w:rsidRPr="00716D5D">
        <w:t>Yu G. 2020. Using ggtree to Visualize Data on Tree-Like Structures. Curr Protoc Bioinformatics 69:e96.</w:t>
      </w:r>
    </w:p>
    <w:p w14:paraId="5386CC55" w14:textId="77777777" w:rsidR="00716D5D" w:rsidRPr="00716D5D" w:rsidRDefault="00716D5D" w:rsidP="00716D5D">
      <w:pPr>
        <w:pStyle w:val="EndNoteBibliography"/>
        <w:spacing w:after="0"/>
      </w:pPr>
    </w:p>
    <w:p w14:paraId="6C10BAE0" w14:textId="77777777" w:rsidR="00716D5D" w:rsidRPr="00716D5D" w:rsidRDefault="00716D5D" w:rsidP="00716D5D">
      <w:pPr>
        <w:pStyle w:val="EndNoteBibliography"/>
      </w:pPr>
      <w:r w:rsidRPr="00716D5D">
        <w:t>Yu G, Smith DK, Zhu H, Guan Y, Lam TT-Y. 2017. ggtree: an r package for visualization and annotation of phylogenetic trees with their covariates and other associated data. Methods in Ecology and Evolution 8:28-36.</w:t>
      </w:r>
    </w:p>
    <w:p w14:paraId="584D8D08" w14:textId="77777777" w:rsidR="00716D5D" w:rsidRPr="00716D5D" w:rsidRDefault="00716D5D" w:rsidP="00716D5D">
      <w:pPr>
        <w:pStyle w:val="EndNoteBibliography"/>
        <w:spacing w:after="0"/>
      </w:pPr>
    </w:p>
    <w:p w14:paraId="51587BE8" w14:textId="77777777" w:rsidR="00716D5D" w:rsidRPr="00716D5D" w:rsidRDefault="00716D5D" w:rsidP="00716D5D">
      <w:pPr>
        <w:pStyle w:val="EndNoteBibliography"/>
      </w:pPr>
      <w:r w:rsidRPr="00716D5D">
        <w:t>Zhang C, Rabiee M, Sayyari E, Mirarab S. 2018. ASTRAL-III: polynomial time species tree reconstruction from partially resolved gene trees. BMC Bioinformatics 19:153.</w:t>
      </w:r>
    </w:p>
    <w:p w14:paraId="04D13C27" w14:textId="77777777" w:rsidR="00716D5D" w:rsidRPr="00716D5D" w:rsidRDefault="00716D5D" w:rsidP="00716D5D">
      <w:pPr>
        <w:pStyle w:val="EndNoteBibliography"/>
      </w:pPr>
    </w:p>
    <w:p w14:paraId="4E5B64FE" w14:textId="4A965895"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B5995" w14:textId="77777777" w:rsidR="003D5D41" w:rsidRDefault="003D5D41" w:rsidP="007E3690">
      <w:pPr>
        <w:spacing w:after="0" w:line="240" w:lineRule="auto"/>
      </w:pPr>
      <w:r>
        <w:separator/>
      </w:r>
    </w:p>
  </w:endnote>
  <w:endnote w:type="continuationSeparator" w:id="0">
    <w:p w14:paraId="57D39F98" w14:textId="77777777" w:rsidR="003D5D41" w:rsidRDefault="003D5D41"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5675E" w14:textId="77777777" w:rsidR="003D5D41" w:rsidRDefault="003D5D41" w:rsidP="007E3690">
      <w:pPr>
        <w:spacing w:after="0" w:line="240" w:lineRule="auto"/>
      </w:pPr>
      <w:r>
        <w:separator/>
      </w:r>
    </w:p>
  </w:footnote>
  <w:footnote w:type="continuationSeparator" w:id="0">
    <w:p w14:paraId="20C94F95" w14:textId="77777777" w:rsidR="003D5D41" w:rsidRDefault="003D5D41"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omas, Gregg">
    <w15:presenceInfo w15:providerId="AD" w15:userId="S::gthomas@fas.harvard.edu::dfa61f86-18d4-44e1-a72b-c953fd59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item&gt;249&lt;/item&gt;&lt;item&gt;250&lt;/item&gt;&lt;item&gt;251&lt;/item&gt;&lt;item&gt;252&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5D41"/>
    <w:rsid w:val="003D64B1"/>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027"/>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42</Pages>
  <Words>28325</Words>
  <Characters>159188</Characters>
  <Application>Microsoft Office Word</Application>
  <DocSecurity>0</DocSecurity>
  <Lines>2698</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9</cp:revision>
  <cp:lastPrinted>2024-06-07T19:36:00Z</cp:lastPrinted>
  <dcterms:created xsi:type="dcterms:W3CDTF">2024-10-16T14:39:00Z</dcterms:created>
  <dcterms:modified xsi:type="dcterms:W3CDTF">2025-01-05T04:26:00Z</dcterms:modified>
</cp:coreProperties>
</file>