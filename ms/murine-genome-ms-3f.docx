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w:t>
      </w:r>
      <w:commentRangeStart w:id="0"/>
      <w:commentRangeStart w:id="1"/>
      <w:r w:rsidR="003605B0" w:rsidRPr="00004FE6">
        <w:rPr>
          <w:rFonts w:ascii="Times New Roman" w:hAnsi="Times New Roman" w:cs="Times New Roman"/>
          <w:b/>
          <w:bCs/>
          <w:sz w:val="24"/>
          <w:szCs w:val="24"/>
        </w:rPr>
        <w:t>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landscape</w:t>
      </w:r>
      <w:commentRangeEnd w:id="0"/>
      <w:r w:rsidR="00ED58BF">
        <w:rPr>
          <w:rStyle w:val="CommentReference"/>
        </w:rPr>
        <w:commentReference w:id="0"/>
      </w:r>
      <w:commentRangeEnd w:id="1"/>
      <w:r w:rsidR="005A2A84">
        <w:rPr>
          <w:rStyle w:val="CommentReference"/>
        </w:rPr>
        <w:commentReference w:id="1"/>
      </w:r>
      <w:r w:rsidR="001D10BC" w:rsidRPr="00004FE6">
        <w:rPr>
          <w:rFonts w:ascii="Times New Roman" w:hAnsi="Times New Roman" w:cs="Times New Roman"/>
          <w:b/>
          <w:bCs/>
          <w:sz w:val="24"/>
          <w:szCs w:val="24"/>
        </w:rPr>
        <w:t xml:space="preserve">, </w:t>
      </w:r>
      <w:commentRangeStart w:id="2"/>
      <w:commentRangeStart w:id="3"/>
      <w:r w:rsidRPr="00004FE6">
        <w:rPr>
          <w:rFonts w:ascii="Times New Roman" w:hAnsi="Times New Roman" w:cs="Times New Roman"/>
          <w:b/>
          <w:bCs/>
          <w:sz w:val="24"/>
          <w:szCs w:val="24"/>
        </w:rPr>
        <w:t>causes</w:t>
      </w:r>
      <w:commentRangeEnd w:id="2"/>
      <w:r w:rsidR="00ED58BF">
        <w:rPr>
          <w:rStyle w:val="CommentReference"/>
        </w:rPr>
        <w:commentReference w:id="2"/>
      </w:r>
      <w:commentRangeEnd w:id="3"/>
      <w:r w:rsidR="005A2A84">
        <w:rPr>
          <w:rStyle w:val="CommentReference"/>
        </w:rPr>
        <w:commentReference w:id="3"/>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w:t>
      </w:r>
      <w:commentRangeStart w:id="4"/>
      <w:r w:rsidRPr="00197A2B">
        <w:rPr>
          <w:rFonts w:ascii="Times New Roman" w:hAnsi="Times New Roman" w:cs="Times New Roman"/>
          <w:sz w:val="24"/>
          <w:szCs w:val="24"/>
        </w:rPr>
        <w:t>Hughes</w:t>
      </w:r>
      <w:r w:rsidR="00945637">
        <w:rPr>
          <w:rFonts w:ascii="Times New Roman" w:hAnsi="Times New Roman" w:cs="Times New Roman"/>
          <w:sz w:val="24"/>
          <w:szCs w:val="24"/>
          <w:vertAlign w:val="superscript"/>
        </w:rPr>
        <w:t>3</w:t>
      </w:r>
      <w:commentRangeEnd w:id="4"/>
      <w:r w:rsidR="00304F44">
        <w:rPr>
          <w:rStyle w:val="CommentReference"/>
        </w:rPr>
        <w:commentReference w:id="4"/>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7E3E7B13"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0A7DA1">
        <w:rPr>
          <w:rFonts w:ascii="Times New Roman" w:hAnsi="Times New Roman" w:cs="Times New Roman"/>
          <w:sz w:val="24"/>
          <w:szCs w:val="24"/>
        </w:rPr>
        <w:t>new</w:t>
      </w:r>
      <w:r w:rsidR="00893681">
        <w:rPr>
          <w:rFonts w:ascii="Times New Roman" w:hAnsi="Times New Roman" w:cs="Times New Roman"/>
          <w:sz w:val="24"/>
          <w:szCs w:val="24"/>
        </w:rPr>
        <w:t xml:space="preserve"> 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eleven</w:t>
      </w:r>
      <w:r w:rsidR="00893681">
        <w:rPr>
          <w:rFonts w:ascii="Times New Roman" w:hAnsi="Times New Roman" w:cs="Times New Roman"/>
          <w:sz w:val="24"/>
          <w:szCs w:val="24"/>
        </w:rPr>
        <w:t xml:space="preserve"> </w:t>
      </w:r>
      <w:r w:rsidR="008F18E0">
        <w:rPr>
          <w:rFonts w:ascii="Times New Roman" w:hAnsi="Times New Roman" w:cs="Times New Roman"/>
          <w:sz w:val="24"/>
          <w:szCs w:val="24"/>
        </w:rPr>
        <w:t>published</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phylogenies built from 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4229C">
        <w:rPr>
          <w:rFonts w:ascii="Times New Roman" w:hAnsi="Times New Roman" w:cs="Times New Roman"/>
          <w:sz w:val="24"/>
          <w:szCs w:val="24"/>
        </w:rPr>
        <w:t xml:space="preserve">had </w:t>
      </w:r>
      <w:r w:rsidR="00727C10">
        <w:rPr>
          <w:rFonts w:ascii="Times New Roman" w:hAnsi="Times New Roman" w:cs="Times New Roman"/>
          <w:sz w:val="24"/>
          <w:szCs w:val="24"/>
        </w:rPr>
        <w:t xml:space="preserve">similar </w:t>
      </w:r>
      <w:r w:rsidR="00502EF9">
        <w:rPr>
          <w:rFonts w:ascii="Times New Roman" w:hAnsi="Times New Roman" w:cs="Times New Roman"/>
          <w:sz w:val="24"/>
          <w:szCs w:val="24"/>
        </w:rPr>
        <w:t>phylogenies</w:t>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del w:id="5" w:author="Thomas, Gregg [2]" w:date="2023-09-28T14:39:00Z">
        <w:r w:rsidR="0051283D" w:rsidDel="00247FEB">
          <w:rPr>
            <w:rFonts w:ascii="Times New Roman" w:hAnsi="Times New Roman" w:cs="Times New Roman"/>
            <w:sz w:val="24"/>
            <w:szCs w:val="24"/>
          </w:rPr>
          <w:delText>However</w:delText>
        </w:r>
      </w:del>
      <w:ins w:id="6" w:author="Thomas, Gregg [2]" w:date="2023-09-28T14:39:00Z">
        <w:r w:rsidR="00247FEB">
          <w:rPr>
            <w:rFonts w:ascii="Times New Roman" w:hAnsi="Times New Roman" w:cs="Times New Roman"/>
            <w:sz w:val="24"/>
            <w:szCs w:val="24"/>
          </w:rPr>
          <w:t>While we find</w:t>
        </w:r>
      </w:ins>
      <w:del w:id="7" w:author="Thomas, Gregg [2]" w:date="2023-09-28T14:39:00Z">
        <w:r w:rsidR="0051283D" w:rsidDel="00247FEB">
          <w:rPr>
            <w:rFonts w:ascii="Times New Roman" w:hAnsi="Times New Roman" w:cs="Times New Roman"/>
            <w:sz w:val="24"/>
            <w:szCs w:val="24"/>
          </w:rPr>
          <w:delText xml:space="preserve">, </w:delText>
        </w:r>
        <w:r w:rsidR="00214FED" w:rsidDel="00247FEB">
          <w:rPr>
            <w:rFonts w:ascii="Times New Roman" w:hAnsi="Times New Roman" w:cs="Times New Roman"/>
            <w:sz w:val="24"/>
            <w:szCs w:val="24"/>
          </w:rPr>
          <w:delText>there</w:delText>
        </w:r>
      </w:del>
      <w:r w:rsidR="00214FED">
        <w:rPr>
          <w:rFonts w:ascii="Times New Roman" w:hAnsi="Times New Roman" w:cs="Times New Roman"/>
          <w:sz w:val="24"/>
          <w:szCs w:val="24"/>
        </w:rPr>
        <w:t xml:space="preserve"> was</w:t>
      </w:r>
      <w:r w:rsidR="00A747AD" w:rsidRPr="00031896">
        <w:rPr>
          <w:rFonts w:ascii="Times New Roman" w:hAnsi="Times New Roman" w:cs="Times New Roman"/>
          <w:sz w:val="24"/>
          <w:szCs w:val="24"/>
        </w:rPr>
        <w:t xml:space="preserve"> no relationship between</w:t>
      </w:r>
      <w:ins w:id="8" w:author="Thomas, Gregg [2]" w:date="2023-09-28T14:39:00Z">
        <w:r w:rsidR="00247FEB">
          <w:rPr>
            <w:rFonts w:ascii="Times New Roman" w:hAnsi="Times New Roman" w:cs="Times New Roman"/>
            <w:sz w:val="24"/>
            <w:szCs w:val="24"/>
          </w:rPr>
          <w:t xml:space="preserve"> local</w:t>
        </w:r>
      </w:ins>
      <w:r w:rsidR="00A747AD" w:rsidRPr="00031896">
        <w:rPr>
          <w:rFonts w:ascii="Times New Roman" w:hAnsi="Times New Roman" w:cs="Times New Roman"/>
          <w:sz w:val="24"/>
          <w:szCs w:val="24"/>
        </w:rPr>
        <w:t xml:space="preserve"> tree similarity and </w:t>
      </w:r>
      <w:del w:id="9" w:author="Thomas, Gregg [2]" w:date="2023-09-28T14:39:00Z">
        <w:r w:rsidR="0051283D" w:rsidDel="00247FEB">
          <w:rPr>
            <w:rFonts w:ascii="Times New Roman" w:hAnsi="Times New Roman" w:cs="Times New Roman"/>
            <w:sz w:val="24"/>
            <w:szCs w:val="24"/>
          </w:rPr>
          <w:delText xml:space="preserve">local </w:delText>
        </w:r>
      </w:del>
      <w:r w:rsidR="00A747AD" w:rsidRPr="00031896">
        <w:rPr>
          <w:rFonts w:ascii="Times New Roman" w:hAnsi="Times New Roman" w:cs="Times New Roman"/>
          <w:sz w:val="24"/>
          <w:szCs w:val="24"/>
        </w:rPr>
        <w:t>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ins w:id="10" w:author="Thomas, Gregg [2]" w:date="2023-09-28T14:39:00Z">
        <w:r w:rsidR="00247FEB">
          <w:rPr>
            <w:rFonts w:ascii="Times New Roman" w:hAnsi="Times New Roman" w:cs="Times New Roman"/>
            <w:sz w:val="24"/>
            <w:szCs w:val="24"/>
          </w:rPr>
          <w:t xml:space="preserve"> we do observe a correlation between recombination rate and average tree similarity with the species tree</w:t>
        </w:r>
      </w:ins>
      <w:del w:id="11" w:author="Thomas, Gregg [2]" w:date="2023-09-28T14:40:00Z">
        <w:r w:rsidR="0051283D" w:rsidDel="00247FEB">
          <w:rPr>
            <w:rFonts w:ascii="Times New Roman" w:hAnsi="Times New Roman" w:cs="Times New Roman"/>
            <w:sz w:val="24"/>
            <w:szCs w:val="24"/>
          </w:rPr>
          <w:delText xml:space="preserve"> suggesting that</w:delText>
        </w:r>
        <w:r w:rsidR="000E07B9" w:rsidDel="00247FEB">
          <w:rPr>
            <w:rFonts w:ascii="Times New Roman" w:hAnsi="Times New Roman" w:cs="Times New Roman"/>
            <w:sz w:val="24"/>
            <w:szCs w:val="24"/>
          </w:rPr>
          <w:delText>, even though</w:delText>
        </w:r>
        <w:r w:rsidR="0051283D" w:rsidDel="00247FEB">
          <w:rPr>
            <w:rFonts w:ascii="Times New Roman" w:hAnsi="Times New Roman" w:cs="Times New Roman"/>
            <w:sz w:val="24"/>
            <w:szCs w:val="24"/>
          </w:rPr>
          <w:delText xml:space="preserve"> </w:delText>
        </w:r>
        <w:r w:rsidR="003C2652" w:rsidDel="00247FEB">
          <w:rPr>
            <w:rFonts w:ascii="Times New Roman" w:hAnsi="Times New Roman" w:cs="Times New Roman"/>
            <w:sz w:val="24"/>
            <w:szCs w:val="24"/>
          </w:rPr>
          <w:delText xml:space="preserve">genetic linkage </w:delText>
        </w:r>
        <w:r w:rsidR="006C1351" w:rsidDel="00247FEB">
          <w:rPr>
            <w:rFonts w:ascii="Times New Roman" w:hAnsi="Times New Roman" w:cs="Times New Roman"/>
            <w:sz w:val="24"/>
            <w:szCs w:val="24"/>
          </w:rPr>
          <w:delText xml:space="preserve">influences </w:delText>
        </w:r>
        <w:r w:rsidR="003C2652" w:rsidDel="00247FEB">
          <w:rPr>
            <w:rFonts w:ascii="Times New Roman" w:hAnsi="Times New Roman" w:cs="Times New Roman"/>
            <w:sz w:val="24"/>
            <w:szCs w:val="24"/>
          </w:rPr>
          <w:delText xml:space="preserve">phylogenetic </w:delText>
        </w:r>
        <w:r w:rsidR="00932AAA" w:rsidDel="00247FEB">
          <w:rPr>
            <w:rFonts w:ascii="Times New Roman" w:hAnsi="Times New Roman" w:cs="Times New Roman"/>
            <w:sz w:val="24"/>
            <w:szCs w:val="24"/>
          </w:rPr>
          <w:delText xml:space="preserve">patterns </w:delText>
        </w:r>
        <w:r w:rsidR="0051283D" w:rsidDel="00247FEB">
          <w:rPr>
            <w:rFonts w:ascii="Times New Roman" w:hAnsi="Times New Roman" w:cs="Times New Roman"/>
            <w:sz w:val="24"/>
            <w:szCs w:val="24"/>
          </w:rPr>
          <w:delText xml:space="preserve">over deep </w:delText>
        </w:r>
        <w:r w:rsidR="006C1D3D" w:rsidDel="00247FEB">
          <w:rPr>
            <w:rFonts w:ascii="Times New Roman" w:hAnsi="Times New Roman" w:cs="Times New Roman"/>
            <w:sz w:val="24"/>
            <w:szCs w:val="24"/>
          </w:rPr>
          <w:delText>timescales</w:delText>
        </w:r>
        <w:r w:rsidR="000E07B9" w:rsidDel="00247FEB">
          <w:rPr>
            <w:rFonts w:ascii="Times New Roman" w:hAnsi="Times New Roman" w:cs="Times New Roman"/>
            <w:sz w:val="24"/>
            <w:szCs w:val="24"/>
          </w:rPr>
          <w:delText xml:space="preserve">, this </w:delText>
        </w:r>
        <w:r w:rsidR="003C2652" w:rsidDel="00247FEB">
          <w:rPr>
            <w:rFonts w:ascii="Times New Roman" w:hAnsi="Times New Roman" w:cs="Times New Roman"/>
            <w:sz w:val="24"/>
            <w:szCs w:val="24"/>
          </w:rPr>
          <w:delText xml:space="preserve">signal </w:delText>
        </w:r>
        <w:r w:rsidR="000E07B9" w:rsidDel="00247FEB">
          <w:rPr>
            <w:rFonts w:ascii="Times New Roman" w:hAnsi="Times New Roman" w:cs="Times New Roman"/>
            <w:sz w:val="24"/>
            <w:szCs w:val="24"/>
          </w:rPr>
          <w:delText>is</w:delText>
        </w:r>
        <w:r w:rsidR="004A4637" w:rsidDel="00247FEB">
          <w:rPr>
            <w:rFonts w:ascii="Times New Roman" w:hAnsi="Times New Roman" w:cs="Times New Roman"/>
            <w:sz w:val="24"/>
            <w:szCs w:val="24"/>
          </w:rPr>
          <w:delText xml:space="preserve"> </w:delText>
        </w:r>
        <w:r w:rsidR="0051283D" w:rsidDel="00247FEB">
          <w:rPr>
            <w:rFonts w:ascii="Times New Roman" w:hAnsi="Times New Roman" w:cs="Times New Roman"/>
            <w:sz w:val="24"/>
            <w:szCs w:val="24"/>
          </w:rPr>
          <w:delText>independent of contemporary recombination landscapes</w:delText>
        </w:r>
      </w:del>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24807721"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D549991"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t>
      </w:r>
      <w:commentRangeStart w:id="12"/>
      <w:r w:rsidR="007D5C2F">
        <w:rPr>
          <w:rFonts w:ascii="Times New Roman" w:hAnsi="Times New Roman" w:cs="Times New Roman"/>
          <w:sz w:val="24"/>
          <w:szCs w:val="24"/>
        </w:rPr>
        <w:t xml:space="preserve">While </w:t>
      </w:r>
      <w:commentRangeEnd w:id="12"/>
      <w:r w:rsidR="003A7E6B">
        <w:rPr>
          <w:rStyle w:val="CommentReference"/>
        </w:rPr>
        <w:commentReference w:id="12"/>
      </w:r>
      <w:r w:rsidR="007D5C2F">
        <w:rPr>
          <w:rFonts w:ascii="Times New Roman" w:hAnsi="Times New Roman" w:cs="Times New Roman"/>
          <w:sz w:val="24"/>
          <w:szCs w:val="24"/>
        </w:rPr>
        <w:t xml:space="preserve">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EC2CA2">
        <w:rPr>
          <w:rFonts w:ascii="Times New Roman" w:hAnsi="Times New Roman" w:cs="Times New Roman"/>
          <w:sz w:val="24"/>
          <w:szCs w:val="24"/>
        </w:rPr>
        <w:t xml:space="preserve"> Several </w:t>
      </w:r>
      <w:r w:rsidR="00EE4E68">
        <w:rPr>
          <w:rFonts w:ascii="Times New Roman" w:hAnsi="Times New Roman" w:cs="Times New Roman"/>
          <w:sz w:val="24"/>
          <w:szCs w:val="24"/>
        </w:rPr>
        <w:t xml:space="preserve">recent </w:t>
      </w:r>
      <w:r w:rsidR="00EC2CA2">
        <w:rPr>
          <w:rFonts w:ascii="Times New Roman" w:hAnsi="Times New Roman" w:cs="Times New Roman"/>
          <w:sz w:val="24"/>
          <w:szCs w:val="24"/>
        </w:rPr>
        <w:t xml:space="preserve">studies focused on analyzing phylogenetic discordance among the genomes of specific taxonomic groups, such as turtles </w:t>
      </w:r>
      <w:r w:rsidR="00EC2CA2">
        <w:rPr>
          <w:rFonts w:ascii="Times New Roman" w:hAnsi="Times New Roman" w:cs="Times New Roman"/>
          <w:sz w:val="24"/>
          <w:szCs w:val="24"/>
        </w:rPr>
        <w:fldChar w:fldCharType="begin"/>
      </w:r>
      <w:r w:rsidR="00EC2CA2">
        <w:rPr>
          <w:rFonts w:ascii="Times New Roman" w:hAnsi="Times New Roman" w:cs="Times New Roman"/>
          <w:sz w:val="24"/>
          <w:szCs w:val="24"/>
        </w:rPr>
        <w:instrText xml:space="preserve"> ADDIN EN.CITE &lt;EndNote&gt;&lt;Cite&gt;&lt;Author&gt;Gable&lt;/Author&gt;&lt;Year&gt;2022&lt;/Year&gt;&lt;RecNum&gt;222&lt;/RecNum&gt;&lt;DisplayText&gt;(Gable et al. 2022)&lt;/DisplayText&gt;&lt;record&gt;&lt;rec-number&gt;222&lt;/rec-number&gt;&lt;foreign-keys&gt;&lt;key app="EN" db-id="vdwt9psdezv5tlee9vn5swzfzafw0azp5adx" timestamp="1693326810"&gt;222&lt;/key&gt;&lt;/foreign-keys&gt;&lt;ref-type name="Journal Article"&gt;17&lt;/ref-type&gt;&lt;contributors&gt;&lt;authors&gt;&lt;author&gt;Gable, S. M.&lt;/author&gt;&lt;author&gt;Byars, M. I.&lt;/author&gt;&lt;author&gt;Literman, R.&lt;/author&gt;&lt;author&gt;Tollis, M.&lt;/author&gt;&lt;/authors&gt;&lt;/contributors&gt;&lt;auth-address&gt;School of Informatics, Computing, and Cyber Systems, Northern Arizona University, PO Box 5693, Flagstaff, AZ 8601, USA.&amp;#xD;Department of Biological Sciences, University of Rhode Island, 120 Flagg Road, Kingstown, RI 0288, USA.&lt;/auth-address&gt;&lt;titles&gt;&lt;title&gt;A Genomic Perspective on the Evolutionary Diversification of Turtles&lt;/title&gt;&lt;secondary-title&gt;Syst Biol&lt;/secondary-title&gt;&lt;/titles&gt;&lt;periodical&gt;&lt;full-title&gt;Syst Biol&lt;/full-title&gt;&lt;/periodical&gt;&lt;pages&gt;1331-1347&lt;/pages&gt;&lt;volume&gt;71&lt;/volume&gt;&lt;number&gt;6&lt;/number&gt;&lt;edition&gt;2022/03/08&lt;/edition&gt;&lt;keywords&gt;&lt;keyword&gt;Animals&lt;/keyword&gt;&lt;keyword&gt;DNA&lt;/keyword&gt;&lt;keyword&gt;Genomics/methods&lt;/keyword&gt;&lt;keyword&gt;Phylogeny&lt;/keyword&gt;&lt;keyword&gt;*Turtles/genetics&lt;/keyword&gt;&lt;keyword&gt;Untranslated Regions&lt;/keyword&gt;&lt;/keywords&gt;&lt;dates&gt;&lt;year&gt;2022&lt;/year&gt;&lt;pub-dates&gt;&lt;date&gt;Oct 12&lt;/date&gt;&lt;/pub-dates&gt;&lt;/dates&gt;&lt;isbn&gt;1076-836X (Electronic)&amp;#xD;1063-5157 (Linking)&lt;/isbn&gt;&lt;accession-num&gt;35253878&lt;/accession-num&gt;&lt;urls&gt;&lt;related-urls&gt;&lt;url&gt;https://www.ncbi.nlm.nih.gov/pubmed/35253878&lt;/url&gt;&lt;/related-urls&gt;&lt;/urls&gt;&lt;electronic-resource-num&gt;10.1093/sysbio/syac019&lt;/electronic-resource-num&gt;&lt;/record&gt;&lt;/Cite&gt;&lt;/EndNote&gt;</w:instrText>
      </w:r>
      <w:r w:rsidR="00EC2CA2">
        <w:rPr>
          <w:rFonts w:ascii="Times New Roman" w:hAnsi="Times New Roman" w:cs="Times New Roman"/>
          <w:sz w:val="24"/>
          <w:szCs w:val="24"/>
        </w:rPr>
        <w:fldChar w:fldCharType="separate"/>
      </w:r>
      <w:r w:rsidR="00EC2CA2">
        <w:rPr>
          <w:rFonts w:ascii="Times New Roman" w:hAnsi="Times New Roman" w:cs="Times New Roman"/>
          <w:noProof/>
          <w:sz w:val="24"/>
          <w:szCs w:val="24"/>
        </w:rPr>
        <w:t>(Gable et al. 2022)</w:t>
      </w:r>
      <w:r w:rsidR="00EC2CA2">
        <w:rPr>
          <w:rFonts w:ascii="Times New Roman" w:hAnsi="Times New Roman" w:cs="Times New Roman"/>
          <w:sz w:val="24"/>
          <w:szCs w:val="24"/>
        </w:rPr>
        <w:fldChar w:fldCharType="end"/>
      </w:r>
      <w:r w:rsidR="00255FB1">
        <w:rPr>
          <w:rFonts w:ascii="Times New Roman" w:hAnsi="Times New Roman" w:cs="Times New Roman"/>
          <w:sz w:val="24"/>
          <w:szCs w:val="24"/>
        </w:rPr>
        <w:t>,</w:t>
      </w:r>
      <w:r w:rsidR="00EC2CA2">
        <w:rPr>
          <w:rFonts w:ascii="Times New Roman" w:hAnsi="Times New Roman" w:cs="Times New Roman"/>
          <w:sz w:val="24"/>
          <w:szCs w:val="24"/>
        </w:rPr>
        <w:t xml:space="preserve"> marsupials</w:t>
      </w:r>
      <w:r w:rsidR="003B02C1">
        <w:rPr>
          <w:rFonts w:ascii="Times New Roman" w:hAnsi="Times New Roman" w:cs="Times New Roman"/>
          <w:sz w:val="24"/>
          <w:szCs w:val="24"/>
        </w:rPr>
        <w:t xml:space="preserve"> </w:t>
      </w:r>
      <w:r w:rsidR="003B02C1">
        <w:rPr>
          <w:rFonts w:ascii="Times New Roman" w:hAnsi="Times New Roman" w:cs="Times New Roman"/>
          <w:sz w:val="24"/>
          <w:szCs w:val="24"/>
        </w:rPr>
        <w:fldChar w:fldCharType="begin">
          <w:fldData xml:space="preserve">PEVuZE5vdGU+PENpdGU+PEF1dGhvcj5GZW5nPC9BdXRob3I+PFllYXI+MjAyMjwvWWVhcj48UmVj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</w:fldData>
        </w:fldChar>
      </w:r>
      <w:r w:rsidR="003B02C1">
        <w:rPr>
          <w:rFonts w:ascii="Times New Roman" w:hAnsi="Times New Roman" w:cs="Times New Roman"/>
          <w:sz w:val="24"/>
          <w:szCs w:val="24"/>
        </w:rPr>
        <w:instrText xml:space="preserve"> ADDIN EN.CITE </w:instrText>
      </w:r>
      <w:r w:rsidR="003B02C1">
        <w:rPr>
          <w:rFonts w:ascii="Times New Roman" w:hAnsi="Times New Roman" w:cs="Times New Roman"/>
          <w:sz w:val="24"/>
          <w:szCs w:val="24"/>
        </w:rPr>
        <w:fldChar w:fldCharType="begin">
          <w:fldData xml:space="preserve">PEVuZE5vdGU+PENpdGU+PEF1dGhvcj5GZW5nPC9BdXRob3I+PFllYXI+MjAyMjwvWWVhcj48UmVj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</w:fldData>
        </w:fldChar>
      </w:r>
      <w:r w:rsidR="003B02C1">
        <w:rPr>
          <w:rFonts w:ascii="Times New Roman" w:hAnsi="Times New Roman" w:cs="Times New Roman"/>
          <w:sz w:val="24"/>
          <w:szCs w:val="24"/>
        </w:rPr>
        <w:instrText xml:space="preserve"> ADDIN EN.CITE.DATA </w:instrText>
      </w:r>
      <w:r w:rsidR="003B02C1">
        <w:rPr>
          <w:rFonts w:ascii="Times New Roman" w:hAnsi="Times New Roman" w:cs="Times New Roman"/>
          <w:sz w:val="24"/>
          <w:szCs w:val="24"/>
        </w:rPr>
      </w:r>
      <w:r w:rsidR="003B02C1">
        <w:rPr>
          <w:rFonts w:ascii="Times New Roman" w:hAnsi="Times New Roman" w:cs="Times New Roman"/>
          <w:sz w:val="24"/>
          <w:szCs w:val="24"/>
        </w:rPr>
        <w:fldChar w:fldCharType="end"/>
      </w:r>
      <w:r w:rsidR="003B02C1">
        <w:rPr>
          <w:rFonts w:ascii="Times New Roman" w:hAnsi="Times New Roman" w:cs="Times New Roman"/>
          <w:sz w:val="24"/>
          <w:szCs w:val="24"/>
        </w:rPr>
      </w:r>
      <w:r w:rsidR="003B02C1">
        <w:rPr>
          <w:rFonts w:ascii="Times New Roman" w:hAnsi="Times New Roman" w:cs="Times New Roman"/>
          <w:sz w:val="24"/>
          <w:szCs w:val="24"/>
        </w:rPr>
        <w:fldChar w:fldCharType="separate"/>
      </w:r>
      <w:r w:rsidR="003B02C1">
        <w:rPr>
          <w:rFonts w:ascii="Times New Roman" w:hAnsi="Times New Roman" w:cs="Times New Roman"/>
          <w:noProof/>
          <w:sz w:val="24"/>
          <w:szCs w:val="24"/>
        </w:rPr>
        <w:t>(Feng et al. 2022)</w:t>
      </w:r>
      <w:r w:rsidR="003B02C1">
        <w:rPr>
          <w:rFonts w:ascii="Times New Roman" w:hAnsi="Times New Roman" w:cs="Times New Roman"/>
          <w:sz w:val="24"/>
          <w:szCs w:val="24"/>
        </w:rPr>
        <w:fldChar w:fldCharType="end"/>
      </w:r>
      <w:r w:rsidR="00255FB1">
        <w:rPr>
          <w:rFonts w:ascii="Times New Roman" w:hAnsi="Times New Roman" w:cs="Times New Roman"/>
          <w:sz w:val="24"/>
          <w:szCs w:val="24"/>
        </w:rPr>
        <w:t xml:space="preserve">, </w:t>
      </w:r>
      <w:r w:rsidR="00EE4E68">
        <w:rPr>
          <w:rFonts w:ascii="Times New Roman" w:hAnsi="Times New Roman" w:cs="Times New Roman"/>
          <w:sz w:val="24"/>
          <w:szCs w:val="24"/>
        </w:rPr>
        <w:t xml:space="preserve">and </w:t>
      </w:r>
      <w:r w:rsidR="005912F6">
        <w:rPr>
          <w:rFonts w:ascii="Times New Roman" w:hAnsi="Times New Roman" w:cs="Times New Roman"/>
          <w:sz w:val="24"/>
          <w:szCs w:val="24"/>
        </w:rPr>
        <w:t xml:space="preserve">parrots </w:t>
      </w:r>
      <w:r w:rsidR="005912F6">
        <w:rPr>
          <w:rFonts w:ascii="Times New Roman" w:hAnsi="Times New Roman" w:cs="Times New Roman"/>
          <w:sz w:val="24"/>
          <w:szCs w:val="24"/>
        </w:rPr>
        <w:fldChar w:fldCharType="begin">
          <w:fldData xml:space="preserve">PEVuZE5vdGU+PENpdGU+PEF1dGhvcj5TbWl0aDwvQXV0aG9yPjxZZWFyPjIwMjM8L1llYXI+PFJl
Y051bT4yMjU8L1JlY051bT48RGlzcGxheVRleHQ+KFNtaXRoIGV0IGFsLiAyMDIzKTwvRGlzcGxh
eVRleHQ+PHJlY29yZD48cmVjLW51bWJlcj4yMjU8L3JlYy1udW1iZXI+PGZvcmVpZ24ta2V5cz48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
</w:fldData>
        </w:fldChar>
      </w:r>
      <w:r w:rsidR="005912F6">
        <w:rPr>
          <w:rFonts w:ascii="Times New Roman" w:hAnsi="Times New Roman" w:cs="Times New Roman"/>
          <w:sz w:val="24"/>
          <w:szCs w:val="24"/>
        </w:rPr>
        <w:instrText xml:space="preserve"> ADDIN EN.CITE </w:instrText>
      </w:r>
      <w:r w:rsidR="005912F6">
        <w:rPr>
          <w:rFonts w:ascii="Times New Roman" w:hAnsi="Times New Roman" w:cs="Times New Roman"/>
          <w:sz w:val="24"/>
          <w:szCs w:val="24"/>
        </w:rPr>
        <w:fldChar w:fldCharType="begin">
          <w:fldData xml:space="preserve">PEVuZE5vdGU+PENpdGU+PEF1dGhvcj5TbWl0aDwvQXV0aG9yPjxZZWFyPjIwMjM8L1llYXI+PFJl
Y051bT4yMjU8L1JlY051bT48RGlzcGxheVRleHQ+KFNtaXRoIGV0IGFsLiAyMDIzKTwvRGlzcGxh
eVRleHQ+PHJlY29yZD48cmVjLW51bWJlcj4yMjU8L3JlYy1udW1iZXI+PGZvcmVpZ24ta2V5cz48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
</w:fldData>
        </w:fldChar>
      </w:r>
      <w:r w:rsidR="005912F6">
        <w:rPr>
          <w:rFonts w:ascii="Times New Roman" w:hAnsi="Times New Roman" w:cs="Times New Roman"/>
          <w:sz w:val="24"/>
          <w:szCs w:val="24"/>
        </w:rPr>
        <w:instrText xml:space="preserve"> ADDIN EN.CITE.DATA </w:instrText>
      </w:r>
      <w:r w:rsidR="005912F6">
        <w:rPr>
          <w:rFonts w:ascii="Times New Roman" w:hAnsi="Times New Roman" w:cs="Times New Roman"/>
          <w:sz w:val="24"/>
          <w:szCs w:val="24"/>
        </w:rPr>
      </w:r>
      <w:r w:rsidR="005912F6">
        <w:rPr>
          <w:rFonts w:ascii="Times New Roman" w:hAnsi="Times New Roman" w:cs="Times New Roman"/>
          <w:sz w:val="24"/>
          <w:szCs w:val="24"/>
        </w:rPr>
        <w:fldChar w:fldCharType="end"/>
      </w:r>
      <w:r w:rsidR="005912F6">
        <w:rPr>
          <w:rFonts w:ascii="Times New Roman" w:hAnsi="Times New Roman" w:cs="Times New Roman"/>
          <w:sz w:val="24"/>
          <w:szCs w:val="24"/>
        </w:rPr>
      </w:r>
      <w:r w:rsidR="005912F6">
        <w:rPr>
          <w:rFonts w:ascii="Times New Roman" w:hAnsi="Times New Roman" w:cs="Times New Roman"/>
          <w:sz w:val="24"/>
          <w:szCs w:val="24"/>
        </w:rPr>
        <w:fldChar w:fldCharType="separate"/>
      </w:r>
      <w:r w:rsidR="005912F6">
        <w:rPr>
          <w:rFonts w:ascii="Times New Roman" w:hAnsi="Times New Roman" w:cs="Times New Roman"/>
          <w:noProof/>
          <w:sz w:val="24"/>
          <w:szCs w:val="24"/>
        </w:rPr>
        <w:t>(Smith et al. 2023)</w:t>
      </w:r>
      <w:r w:rsidR="005912F6">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EC2CA2">
        <w:rPr>
          <w:rFonts w:ascii="Times New Roman" w:hAnsi="Times New Roman" w:cs="Times New Roman"/>
          <w:sz w:val="24"/>
          <w:szCs w:val="24"/>
        </w:rPr>
        <w:t>Among others</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A64945">
        <w:rPr>
          <w:rFonts w:ascii="Times New Roman" w:hAnsi="Times New Roman" w:cs="Times New Roman"/>
          <w:sz w:val="24"/>
          <w:szCs w:val="24"/>
        </w:rPr>
        <w:t>bumblebees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A64945">
        <w:rPr>
          <w:rFonts w:ascii="Times New Roman" w:hAnsi="Times New Roman" w:cs="Times New Roman"/>
          <w:sz w:val="24"/>
          <w:szCs w:val="24"/>
        </w:rPr>
        <w:t xml:space="preserve">, and butterflies </w:t>
      </w:r>
      <w:r w:rsidR="00A64945">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r w:rsidR="00A64945">
        <w:rPr>
          <w:rFonts w:ascii="Times New Roman" w:hAnsi="Times New Roman" w:cs="Times New Roman"/>
          <w:sz w:val="24"/>
          <w:szCs w:val="24"/>
        </w:rPr>
        <w:fldChar w:fldCharType="separate"/>
      </w:r>
      <w:r w:rsidR="00A64945">
        <w:rPr>
          <w:rFonts w:ascii="Times New Roman" w:hAnsi="Times New Roman" w:cs="Times New Roman"/>
          <w:noProof/>
          <w:sz w:val="24"/>
          <w:szCs w:val="24"/>
        </w:rPr>
        <w:t>(He et al. 2023)</w:t>
      </w:r>
      <w:r w:rsidR="00A64945">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commentRangeStart w:id="13"/>
      <w:commentRangeStart w:id="14"/>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commentRangeEnd w:id="13"/>
      <w:r w:rsidR="00ED58BF">
        <w:rPr>
          <w:rStyle w:val="CommentReference"/>
        </w:rPr>
        <w:commentReference w:id="13"/>
      </w:r>
      <w:commentRangeEnd w:id="14"/>
      <w:r w:rsidR="005A2A84">
        <w:rPr>
          <w:rStyle w:val="CommentReference"/>
        </w:rPr>
        <w:commentReference w:id="14"/>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5BC2BF1A"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2E345A59"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0D23EF">
        <w:rPr>
          <w:rFonts w:ascii="Times New Roman" w:hAnsi="Times New Roman" w:cs="Times New Roman"/>
          <w:sz w:val="24"/>
          <w:szCs w:val="24"/>
        </w:rPr>
        <w:t>structured across the genome</w:t>
      </w:r>
      <w:r w:rsidR="00E8757C">
        <w:rPr>
          <w:rFonts w:ascii="Times New Roman" w:hAnsi="Times New Roman" w:cs="Times New Roman"/>
          <w:sz w:val="24"/>
          <w:szCs w:val="24"/>
        </w:rPr>
        <w:t>,</w:t>
      </w:r>
      <w:r w:rsidR="00B348B2">
        <w:rPr>
          <w:rFonts w:ascii="Times New Roman" w:hAnsi="Times New Roman" w:cs="Times New Roman"/>
          <w:sz w:val="24"/>
          <w:szCs w:val="24"/>
        </w:rPr>
        <w:t xml:space="preserve"> 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 xml:space="preserve">depends on effective </w:t>
      </w:r>
      <w:r w:rsidR="00027CF2">
        <w:rPr>
          <w:rFonts w:ascii="Times New Roman" w:hAnsi="Times New Roman" w:cs="Times New Roman"/>
          <w:sz w:val="24"/>
          <w:szCs w:val="24"/>
        </w:rPr>
        <w:lastRenderedPageBreak/>
        <w:t>population size</w:t>
      </w:r>
      <w:r w:rsidR="006C1351">
        <w:rPr>
          <w:rFonts w:ascii="Times New Roman" w:hAnsi="Times New Roman" w:cs="Times New Roman"/>
          <w:sz w:val="24"/>
          <w:szCs w:val="24"/>
        </w:rPr>
        <w:t>s across the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less often,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commentRangeStart w:id="15"/>
      <w:commentRangeStart w:id="16"/>
      <w:r w:rsidR="005A2A84">
        <w:rPr>
          <w:rFonts w:ascii="Times New Roman" w:hAnsi="Times New Roman" w:cs="Times New Roman"/>
          <w:sz w:val="24"/>
          <w:szCs w:val="24"/>
        </w:rPr>
        <w:t xml:space="preserve">These sources of discordance, ILS and introgression, are expected to leave differing signals </w:t>
      </w:r>
      <w:r w:rsidR="00CC3A81">
        <w:rPr>
          <w:rFonts w:ascii="Times New Roman" w:hAnsi="Times New Roman" w:cs="Times New Roman"/>
          <w:sz w:val="24"/>
          <w:szCs w:val="24"/>
        </w:rPr>
        <w:t>across the genomes</w:t>
      </w:r>
      <w:r w:rsidR="005A2A84">
        <w:rPr>
          <w:rFonts w:ascii="Times New Roman" w:hAnsi="Times New Roman" w:cs="Times New Roman"/>
          <w:sz w:val="24"/>
          <w:szCs w:val="24"/>
        </w:rPr>
        <w:t xml:space="preserve"> of a sample</w:t>
      </w:r>
      <w:r w:rsidR="00CC3A81">
        <w:rPr>
          <w:rFonts w:ascii="Times New Roman" w:hAnsi="Times New Roman" w:cs="Times New Roman"/>
          <w:sz w:val="24"/>
          <w:szCs w:val="24"/>
        </w:rPr>
        <w:t xml:space="preserve"> of species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commentRangeEnd w:id="15"/>
      <w:r w:rsidR="00ED58BF">
        <w:rPr>
          <w:rStyle w:val="CommentReference"/>
        </w:rPr>
        <w:commentReference w:id="15"/>
      </w:r>
      <w:commentRangeEnd w:id="16"/>
      <w:r w:rsidR="005A2A84">
        <w:rPr>
          <w:rStyle w:val="CommentReference"/>
        </w:rPr>
        <w:commentReference w:id="16"/>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the genomic context of phylogenetic discordance has remained elusive. For example, the potential for any of these processes to generate localized patterns of phylogenetic discordance depends on 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recent s</w:t>
      </w:r>
      <w:r w:rsidR="007673D5" w:rsidRPr="00197A2B">
        <w:rPr>
          <w:rFonts w:ascii="Times New Roman" w:hAnsi="Times New Roman" w:cs="Times New Roman"/>
          <w:sz w:val="24"/>
          <w:szCs w:val="24"/>
        </w:rPr>
        <w:t>imulation studies posit that phylogenies in the genome are expected to be correlated</w:t>
      </w:r>
      <w:r w:rsidR="007673D5">
        <w:rPr>
          <w:rFonts w:ascii="Times New Roman" w:hAnsi="Times New Roman" w:cs="Times New Roman"/>
          <w:sz w:val="24"/>
          <w:szCs w:val="24"/>
        </w:rPr>
        <w:t xml:space="preserve"> based on distance – 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7673D5">
        <w:rPr>
          <w:rFonts w:ascii="Times New Roman" w:hAnsi="Times New Roman" w:cs="Times New Roman"/>
          <w:sz w:val="24"/>
          <w:szCs w:val="24"/>
        </w:rPr>
        <w:t xml:space="preserve"> e</w:t>
      </w:r>
      <w:r w:rsidR="0091678A">
        <w:rPr>
          <w:rFonts w:ascii="Times New Roman" w:hAnsi="Times New Roman" w:cs="Times New Roman"/>
          <w:sz w:val="24"/>
          <w:szCs w:val="24"/>
        </w:rPr>
        <w:t>mpirical studies have been inconclusive regarding the relationship between phylogenetic discordance and</w:t>
      </w:r>
      <w:r w:rsidR="000439E4">
        <w:rPr>
          <w:rFonts w:ascii="Times New Roman" w:hAnsi="Times New Roman" w:cs="Times New Roman"/>
          <w:sz w:val="24"/>
          <w:szCs w:val="24"/>
        </w:rPr>
        <w:t xml:space="preserve"> mammalian</w:t>
      </w:r>
      <w:r w:rsidR="0091678A">
        <w:rPr>
          <w:rFonts w:ascii="Times New Roman" w:hAnsi="Times New Roman" w:cs="Times New Roman"/>
          <w:sz w:val="24"/>
          <w:szCs w:val="24"/>
        </w:rPr>
        <w:t xml:space="preserve"> 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w:t>
      </w:r>
      <w:ins w:id="17" w:author="Thomas, Gregg [2]" w:date="2023-09-28T14:45:00Z">
        <w:r w:rsidR="00247FEB">
          <w:rPr>
            <w:rFonts w:ascii="Times New Roman" w:hAnsi="Times New Roman" w:cs="Times New Roman"/>
            <w:sz w:val="24"/>
            <w:szCs w:val="24"/>
          </w:rPr>
          <w:t xml:space="preserve"> Some studies have also linked increased amounts of phylogenetic discordance to areas of the genome with lower recombination rates, like protein coding genes </w:t>
        </w:r>
      </w:ins>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ins w:id="18" w:author="Thomas, Gregg [2]" w:date="2023-09-28T14:46:00Z">
        <w:r w:rsidR="00F43E15">
          <w:rPr>
            <w:rFonts w:ascii="Times New Roman" w:hAnsi="Times New Roman" w:cs="Times New Roman"/>
            <w:sz w:val="24"/>
            <w:szCs w:val="24"/>
          </w:rPr>
          <w:t>.</w:t>
        </w:r>
      </w:ins>
      <w:ins w:id="19" w:author="Thomas, Gregg [2]" w:date="2023-09-28T14:44:00Z">
        <w:r w:rsidR="00247FEB">
          <w:rPr>
            <w:rFonts w:ascii="Times New Roman" w:hAnsi="Times New Roman" w:cs="Times New Roman"/>
            <w:sz w:val="24"/>
            <w:szCs w:val="24"/>
          </w:rPr>
          <w:t xml:space="preserve"> More recently, </w:t>
        </w:r>
      </w:ins>
      <w:r w:rsidR="00247FEB">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 </w:instrText>
      </w:r>
      <w:r w:rsidR="005B5E06">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EN.CITE.DATA </w:instrText>
      </w:r>
      <w:r w:rsidR="005B5E06">
        <w:rPr>
          <w:rFonts w:ascii="Times New Roman" w:hAnsi="Times New Roman" w:cs="Times New Roman"/>
          <w:sz w:val="24"/>
          <w:szCs w:val="24"/>
        </w:rPr>
      </w:r>
      <w:r w:rsidR="005B5E06">
        <w:rPr>
          <w:rFonts w:ascii="Times New Roman" w:hAnsi="Times New Roman" w:cs="Times New Roman"/>
          <w:sz w:val="24"/>
          <w:szCs w:val="24"/>
        </w:rPr>
        <w:fldChar w:fldCharType="end"/>
      </w:r>
      <w:r w:rsidR="00247FEB">
        <w:rPr>
          <w:rFonts w:ascii="Times New Roman" w:hAnsi="Times New Roman" w:cs="Times New Roman"/>
          <w:sz w:val="24"/>
          <w:szCs w:val="24"/>
        </w:rPr>
        <w:fldChar w:fldCharType="separate"/>
      </w:r>
      <w:r w:rsidR="005B5E06">
        <w:rPr>
          <w:rFonts w:ascii="Times New Roman" w:hAnsi="Times New Roman" w:cs="Times New Roman"/>
          <w:noProof/>
          <w:sz w:val="24"/>
          <w:szCs w:val="24"/>
        </w:rPr>
        <w:t>Rivas-Gonzalez et al. (2023)</w:t>
      </w:r>
      <w:r w:rsidR="00247FEB">
        <w:rPr>
          <w:rFonts w:ascii="Times New Roman" w:hAnsi="Times New Roman" w:cs="Times New Roman"/>
          <w:sz w:val="24"/>
          <w:szCs w:val="24"/>
        </w:rPr>
        <w:fldChar w:fldCharType="end"/>
      </w:r>
      <w:ins w:id="20" w:author="Thomas, Gregg [2]" w:date="2023-09-28T14:44:00Z">
        <w:r w:rsidR="00247FEB">
          <w:rPr>
            <w:rFonts w:ascii="Times New Roman" w:hAnsi="Times New Roman" w:cs="Times New Roman"/>
            <w:sz w:val="24"/>
            <w:szCs w:val="24"/>
          </w:rPr>
          <w:t xml:space="preserve"> have found a strong correlation between levels of ILS and recombination rate through a detailed </w:t>
        </w:r>
      </w:ins>
      <w:ins w:id="21" w:author="Thomas, Gregg [2]" w:date="2023-09-28T14:45:00Z">
        <w:r w:rsidR="00247FEB">
          <w:rPr>
            <w:rFonts w:ascii="Times New Roman" w:hAnsi="Times New Roman" w:cs="Times New Roman"/>
            <w:sz w:val="24"/>
            <w:szCs w:val="24"/>
          </w:rPr>
          <w:t>study of the primate phylogeny.</w:t>
        </w:r>
      </w:ins>
      <w:r w:rsidR="0091678A">
        <w:rPr>
          <w:rFonts w:ascii="Times New Roman" w:hAnsi="Times New Roman" w:cs="Times New Roman"/>
          <w:sz w:val="24"/>
          <w:szCs w:val="24"/>
        </w:rPr>
        <w:t xml:space="preserve"> </w:t>
      </w:r>
      <w:r w:rsidR="00D77B8F" w:rsidRPr="00197A2B">
        <w:rPr>
          <w:rFonts w:ascii="Times New Roman" w:hAnsi="Times New Roman" w:cs="Times New Roman"/>
          <w:sz w:val="24"/>
          <w:szCs w:val="24"/>
        </w:rPr>
        <w:t>However,</w:t>
      </w:r>
      <w:ins w:id="22" w:author="Thomas, Gregg [2]" w:date="2023-09-28T14:47:00Z">
        <w:r w:rsidR="00F43E15">
          <w:rPr>
            <w:rFonts w:ascii="Times New Roman" w:hAnsi="Times New Roman" w:cs="Times New Roman"/>
            <w:sz w:val="24"/>
            <w:szCs w:val="24"/>
          </w:rPr>
          <w:t xml:space="preserve"> it is unknown whether this correlation between phylogenetic discordance and recombination rate scales locally across </w:t>
        </w:r>
      </w:ins>
      <w:ins w:id="23" w:author="Thomas, Gregg [2]" w:date="2023-09-28T14:48:00Z">
        <w:r w:rsidR="00F43E15">
          <w:rPr>
            <w:rFonts w:ascii="Times New Roman" w:hAnsi="Times New Roman" w:cs="Times New Roman"/>
            <w:sz w:val="24"/>
            <w:szCs w:val="24"/>
          </w:rPr>
          <w:t xml:space="preserve">the genome or if other regions </w:t>
        </w:r>
      </w:ins>
      <w:ins w:id="24" w:author="Thomas, Gregg [2]" w:date="2023-09-28T15:10:00Z">
        <w:r w:rsidR="005B5E06">
          <w:rPr>
            <w:rFonts w:ascii="Times New Roman" w:hAnsi="Times New Roman" w:cs="Times New Roman"/>
            <w:sz w:val="24"/>
            <w:szCs w:val="24"/>
          </w:rPr>
          <w:t>under selective constraint</w:t>
        </w:r>
      </w:ins>
      <w:ins w:id="25" w:author="Thomas, Gregg [2]" w:date="2023-09-28T14:48:00Z">
        <w:r w:rsidR="00F43E15">
          <w:rPr>
            <w:rFonts w:ascii="Times New Roman" w:hAnsi="Times New Roman" w:cs="Times New Roman"/>
            <w:sz w:val="24"/>
            <w:szCs w:val="24"/>
          </w:rPr>
          <w:t>, like non-coding ultra-conserved elements (UCEs)</w:t>
        </w:r>
      </w:ins>
      <w:ins w:id="26" w:author="Thomas, Gregg [2]" w:date="2023-09-28T15:10:00Z">
        <w:r w:rsidR="005B5E06">
          <w:rPr>
            <w:rFonts w:ascii="Times New Roman" w:hAnsi="Times New Roman" w:cs="Times New Roman"/>
            <w:sz w:val="24"/>
            <w:szCs w:val="24"/>
          </w:rPr>
          <w:t>,</w:t>
        </w:r>
      </w:ins>
      <w:ins w:id="27" w:author="Thomas, Gregg [2]" w:date="2023-09-28T14:48:00Z">
        <w:r w:rsidR="00F43E15">
          <w:rPr>
            <w:rFonts w:ascii="Times New Roman" w:hAnsi="Times New Roman" w:cs="Times New Roman"/>
            <w:sz w:val="24"/>
            <w:szCs w:val="24"/>
          </w:rPr>
          <w:t xml:space="preserve"> also </w:t>
        </w:r>
      </w:ins>
      <w:ins w:id="28" w:author="Thomas, Gregg [2]" w:date="2023-09-28T14:49:00Z">
        <w:r w:rsidR="00F43E15">
          <w:rPr>
            <w:rFonts w:ascii="Times New Roman" w:hAnsi="Times New Roman" w:cs="Times New Roman"/>
            <w:sz w:val="24"/>
            <w:szCs w:val="24"/>
          </w:rPr>
          <w:t>show decreas</w:t>
        </w:r>
      </w:ins>
      <w:ins w:id="29" w:author="Thomas, Gregg [2]" w:date="2023-09-28T14:50:00Z">
        <w:r w:rsidR="00F43E15">
          <w:rPr>
            <w:rFonts w:ascii="Times New Roman" w:hAnsi="Times New Roman" w:cs="Times New Roman"/>
            <w:sz w:val="24"/>
            <w:szCs w:val="24"/>
          </w:rPr>
          <w:t>ed phylogenetic discordance.</w:t>
        </w:r>
      </w:ins>
      <w:r w:rsidR="00D77B8F" w:rsidRPr="00197A2B">
        <w:rPr>
          <w:rFonts w:ascii="Times New Roman" w:hAnsi="Times New Roman" w:cs="Times New Roman"/>
          <w:sz w:val="24"/>
          <w:szCs w:val="24"/>
        </w:rPr>
        <w:t xml:space="preserve"> </w:t>
      </w:r>
      <w:del w:id="30" w:author="Thomas, Gregg [2]" w:date="2023-09-28T14:50:00Z">
        <w:r w:rsidR="003C511A" w:rsidDel="00F43E15">
          <w:rPr>
            <w:rFonts w:ascii="Times New Roman" w:hAnsi="Times New Roman" w:cs="Times New Roman"/>
            <w:sz w:val="24"/>
            <w:szCs w:val="24"/>
          </w:rPr>
          <w:delText>if recombination rates evolve sufficiently quickly</w:delText>
        </w:r>
        <w:r w:rsidR="0078218F" w:rsidDel="00F43E15">
          <w:rPr>
            <w:rFonts w:ascii="Times New Roman" w:hAnsi="Times New Roman" w:cs="Times New Roman"/>
            <w:sz w:val="24"/>
            <w:szCs w:val="24"/>
          </w:rPr>
          <w:delText>,</w:delText>
        </w:r>
        <w:r w:rsidR="003C511A" w:rsidDel="00F43E15">
          <w:rPr>
            <w:rFonts w:ascii="Times New Roman" w:hAnsi="Times New Roman" w:cs="Times New Roman"/>
            <w:sz w:val="24"/>
            <w:szCs w:val="24"/>
          </w:rPr>
          <w:delText xml:space="preserve"> long-term discordance measured over evolutionary timescales might be largely independent of </w:delText>
        </w:r>
        <w:r w:rsidR="009F6356" w:rsidDel="00F43E15">
          <w:rPr>
            <w:rFonts w:ascii="Times New Roman" w:hAnsi="Times New Roman" w:cs="Times New Roman"/>
            <w:sz w:val="24"/>
            <w:szCs w:val="24"/>
          </w:rPr>
          <w:delText>contemporary</w:delText>
        </w:r>
        <w:r w:rsidR="003C511A" w:rsidDel="00F43E15">
          <w:rPr>
            <w:rFonts w:ascii="Times New Roman" w:hAnsi="Times New Roman" w:cs="Times New Roman"/>
            <w:sz w:val="24"/>
            <w:szCs w:val="24"/>
          </w:rPr>
          <w:delText xml:space="preserve"> recombination landscapes.</w:delText>
        </w:r>
        <w:r w:rsidR="002319DB" w:rsidDel="00F43E15">
          <w:rPr>
            <w:rFonts w:ascii="Times New Roman" w:hAnsi="Times New Roman" w:cs="Times New Roman"/>
            <w:sz w:val="24"/>
            <w:szCs w:val="24"/>
          </w:rPr>
          <w:delText xml:space="preserve"> </w:delText>
        </w:r>
      </w:del>
    </w:p>
    <w:p w14:paraId="1F5E03F8" w14:textId="5D3AA570" w:rsidR="00527BE4"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mouse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r w:rsidR="00426302" w:rsidRPr="00E358E6">
        <w:rPr>
          <w:rFonts w:ascii="Times New Roman" w:hAnsi="Times New Roman" w:cs="Times New Roman"/>
          <w:sz w:val="24"/>
          <w:szCs w:val="24"/>
        </w:rPr>
        <w:t xml:space="preserve"> rats and mice (Murinae)</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this diversity and the power of evolution-guided functional and biomedical analysis,</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other 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893D02">
        <w:rPr>
          <w:rFonts w:ascii="Times New Roman" w:hAnsi="Times New Roman" w:cs="Times New Roman"/>
          <w:sz w:val="24"/>
          <w:szCs w:val="24"/>
        </w:rPr>
        <w:t>, with</w:t>
      </w:r>
      <w:r w:rsidR="00394C3B">
        <w:rPr>
          <w:rFonts w:ascii="Times New Roman" w:hAnsi="Times New Roman" w:cs="Times New Roman"/>
          <w:sz w:val="24"/>
          <w:szCs w:val="24"/>
        </w:rPr>
        <w:t xml:space="preserve"> most</w:t>
      </w:r>
      <w:r w:rsidR="00426302" w:rsidRPr="00E358E6">
        <w:rPr>
          <w:rFonts w:ascii="Times New Roman" w:hAnsi="Times New Roman" w:cs="Times New Roman"/>
          <w:sz w:val="24"/>
          <w:szCs w:val="24"/>
        </w:rPr>
        <w:t xml:space="preserve"> efforts </w:t>
      </w:r>
      <w:r w:rsidR="00394C3B">
        <w:rPr>
          <w:rFonts w:ascii="Times New Roman" w:hAnsi="Times New Roman" w:cs="Times New Roman"/>
          <w:sz w:val="24"/>
          <w:szCs w:val="24"/>
        </w:rPr>
        <w:t>hav</w:t>
      </w:r>
      <w:r w:rsidR="00030AC9">
        <w:rPr>
          <w:rFonts w:ascii="Times New Roman" w:hAnsi="Times New Roman" w:cs="Times New Roman"/>
          <w:sz w:val="24"/>
          <w:szCs w:val="24"/>
        </w:rPr>
        <w:t>ing been</w:t>
      </w:r>
      <w:r w:rsidR="00394C3B">
        <w:rPr>
          <w:rFonts w:ascii="Times New Roman" w:hAnsi="Times New Roman" w:cs="Times New Roman"/>
          <w:sz w:val="24"/>
          <w:szCs w:val="24"/>
        </w:rPr>
        <w:t xml:space="preserve"> focused </w:t>
      </w:r>
      <w:r w:rsidR="00426302" w:rsidRPr="00E358E6">
        <w:rPr>
          <w:rFonts w:ascii="Times New Roman" w:hAnsi="Times New Roman" w:cs="Times New Roman"/>
          <w:sz w:val="24"/>
          <w:szCs w:val="24"/>
        </w:rPr>
        <w:t xml:space="preserve">on sampling variation </w:t>
      </w:r>
      <w:r w:rsidR="00893D02">
        <w:rPr>
          <w:rFonts w:ascii="Times New Roman" w:hAnsi="Times New Roman" w:cs="Times New Roman"/>
          <w:sz w:val="24"/>
          <w:szCs w:val="24"/>
        </w:rPr>
        <w:t>across closely related</w:t>
      </w:r>
      <w:r w:rsidR="00426302" w:rsidRPr="00E358E6">
        <w:rPr>
          <w:rFonts w:ascii="Times New Roman" w:hAnsi="Times New Roman" w:cs="Times New Roman"/>
          <w:sz w:val="24"/>
          <w:szCs w:val="24"/>
        </w:rPr>
        <w:t xml:space="preserve"> lineages of house mice</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94C3B">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77627E">
        <w:rPr>
          <w:rFonts w:ascii="Times New Roman" w:hAnsi="Times New Roman" w:cs="Times New Roman"/>
          <w:sz w:val="24"/>
          <w:szCs w:val="24"/>
        </w:rPr>
        <w:t xml:space="preserve">new </w:t>
      </w:r>
      <w:r w:rsidR="00426302">
        <w:rPr>
          <w:rFonts w:ascii="Times New Roman" w:hAnsi="Times New Roman" w:cs="Times New Roman"/>
          <w:sz w:val="24"/>
          <w:szCs w:val="24"/>
        </w:rPr>
        <w:t xml:space="preserve">genome sequences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Mastomys natalensis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Hylomyscus alleni</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Praomys delectorum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Rhabdomys dilectus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Grammoyms dolichurus</w:t>
      </w:r>
      <w:r w:rsidR="00426302" w:rsidRPr="00E358E6">
        <w:rPr>
          <w:rFonts w:ascii="Times New Roman" w:hAnsi="Times New Roman" w:cs="Times New Roman"/>
          <w:sz w:val="24"/>
          <w:szCs w:val="24"/>
        </w:rPr>
        <w:t xml:space="preserve">, </w:t>
      </w:r>
      <w:r w:rsidR="00020FEE">
        <w:rPr>
          <w:rFonts w:ascii="Times New Roman" w:hAnsi="Times New Roman" w:cs="Times New Roman"/>
          <w:i/>
          <w:iCs/>
          <w:sz w:val="24"/>
          <w:szCs w:val="24"/>
        </w:rPr>
        <w:t>Otomoys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r w:rsidR="00426302" w:rsidRPr="00E358E6">
        <w:rPr>
          <w:rFonts w:ascii="Times New Roman" w:hAnsi="Times New Roman" w:cs="Times New Roman"/>
          <w:i/>
          <w:iCs/>
          <w:sz w:val="24"/>
          <w:szCs w:val="24"/>
        </w:rPr>
        <w:t>Rhynchomys soricoides</w:t>
      </w:r>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2D7D7D">
        <w:rPr>
          <w:rFonts w:ascii="Times New Roman" w:hAnsi="Times New Roman" w:cs="Times New Roman"/>
          <w:sz w:val="24"/>
          <w:szCs w:val="24"/>
        </w:rPr>
        <w:t xml:space="preserve"> These new genomes are a powerful new resource for studying functional biology within rodents</w:t>
      </w:r>
      <w:r w:rsidR="00527BE4">
        <w:rPr>
          <w:rFonts w:ascii="Times New Roman" w:hAnsi="Times New Roman" w:cs="Times New Roman"/>
          <w:sz w:val="24"/>
          <w:szCs w:val="24"/>
        </w:rPr>
        <w:t>.</w:t>
      </w:r>
      <w:r w:rsidR="00086687">
        <w:rPr>
          <w:rFonts w:ascii="Times New Roman" w:hAnsi="Times New Roman" w:cs="Times New Roman"/>
          <w:sz w:val="24"/>
          <w:szCs w:val="24"/>
        </w:rPr>
        <w:t xml:space="preserve"> </w:t>
      </w:r>
    </w:p>
    <w:p w14:paraId="3093FDA3" w14:textId="2CCCCBE8" w:rsidR="00EA1EF2" w:rsidRDefault="00527BE4" w:rsidP="00527BE4">
      <w:pPr>
        <w:spacing w:after="0"/>
        <w:ind w:firstLine="720"/>
        <w:jc w:val="both"/>
        <w:rPr>
          <w:rFonts w:ascii="Times New Roman" w:hAnsi="Times New Roman" w:cs="Times New Roman"/>
          <w:sz w:val="24"/>
          <w:szCs w:val="24"/>
        </w:rPr>
      </w:pPr>
      <w:r>
        <w:rPr>
          <w:rFonts w:ascii="Times New Roman" w:hAnsi="Times New Roman" w:cs="Times New Roman"/>
          <w:sz w:val="24"/>
          <w:szCs w:val="24"/>
        </w:rPr>
        <w:t>A</w:t>
      </w:r>
      <w:r w:rsidR="002D7D7D">
        <w:rPr>
          <w:rFonts w:ascii="Times New Roman" w:hAnsi="Times New Roman" w:cs="Times New Roman"/>
          <w:sz w:val="24"/>
          <w:szCs w:val="24"/>
        </w:rPr>
        <w:t>long with increased taxonomic sampling</w:t>
      </w:r>
      <w:r w:rsidR="00086687">
        <w:rPr>
          <w:rFonts w:ascii="Times New Roman" w:hAnsi="Times New Roman" w:cs="Times New Roman"/>
          <w:sz w:val="24"/>
          <w:szCs w:val="24"/>
        </w:rPr>
        <w:t>,</w:t>
      </w:r>
      <w:r w:rsidR="002D7D7D">
        <w:rPr>
          <w:rFonts w:ascii="Times New Roman" w:hAnsi="Times New Roman" w:cs="Times New Roman"/>
          <w:sz w:val="24"/>
          <w:szCs w:val="24"/>
        </w:rPr>
        <w:t xml:space="preserve"> the presence of phylogenetic discordance poses challenges to rigorous molecular evolution analyses. We investigate these patterns of discordance </w:t>
      </w:r>
      <w:r w:rsidR="002D7D7D">
        <w:rPr>
          <w:rFonts w:ascii="Times New Roman" w:hAnsi="Times New Roman" w:cs="Times New Roman"/>
          <w:sz w:val="24"/>
          <w:szCs w:val="24"/>
        </w:rPr>
        <w:lastRenderedPageBreak/>
        <w:t>in rodents here by</w:t>
      </w:r>
      <w:r w:rsidR="00426302">
        <w:rPr>
          <w:rFonts w:ascii="Times New Roman" w:hAnsi="Times New Roman" w:cs="Times New Roman"/>
          <w:sz w:val="24"/>
          <w:szCs w:val="24"/>
        </w:rPr>
        <w:t xml:space="preserve"> combin</w:t>
      </w:r>
      <w:r w:rsidR="002D7D7D">
        <w:rPr>
          <w:rFonts w:ascii="Times New Roman" w:hAnsi="Times New Roman" w:cs="Times New Roman"/>
          <w:sz w:val="24"/>
          <w:szCs w:val="24"/>
        </w:rPr>
        <w:t>ing</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the phylogenetic relationships within </w:t>
      </w:r>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31"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31"/>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 xml:space="preserve">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 </w:t>
      </w:r>
      <w:r w:rsidR="00432781">
        <w:rPr>
          <w:rFonts w:ascii="Times New Roman" w:hAnsi="Times New Roman" w:cs="Times New Roman"/>
          <w:i/>
          <w:iCs/>
          <w:sz w:val="24"/>
          <w:szCs w:val="24"/>
        </w:rPr>
        <w:t xml:space="preserve">M. </w:t>
      </w:r>
      <w:r w:rsidR="00426302" w:rsidRPr="00E358E6">
        <w:rPr>
          <w:rFonts w:ascii="Times New Roman" w:hAnsi="Times New Roman" w:cs="Times New Roman"/>
          <w:i/>
          <w:iCs/>
          <w:sz w:val="24"/>
          <w:szCs w:val="24"/>
        </w:rPr>
        <w:t>musculus</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at a broader taxonomic scale</w:t>
      </w:r>
      <w:r w:rsidR="00B57DDF">
        <w:rPr>
          <w:rFonts w:ascii="Times New Roman" w:hAnsi="Times New Roman" w:cs="Times New Roman"/>
          <w:sz w:val="24"/>
          <w:szCs w:val="24"/>
        </w:rPr>
        <w:t xml:space="preserve"> 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commentRangeStart w:id="32"/>
      <w:commentRangeStart w:id="33"/>
      <w:r w:rsidR="00426302" w:rsidRPr="00E358E6">
        <w:rPr>
          <w:rFonts w:ascii="Times New Roman" w:hAnsi="Times New Roman" w:cs="Times New Roman"/>
          <w:sz w:val="24"/>
          <w:szCs w:val="24"/>
        </w:rPr>
        <w:t>.</w:t>
      </w:r>
      <w:commentRangeEnd w:id="32"/>
      <w:r w:rsidR="00ED58BF">
        <w:rPr>
          <w:rStyle w:val="CommentReference"/>
        </w:rPr>
        <w:commentReference w:id="32"/>
      </w:r>
      <w:commentRangeEnd w:id="33"/>
      <w:r w:rsidR="006B3732">
        <w:rPr>
          <w:rStyle w:val="CommentReference"/>
        </w:rPr>
        <w:commentReference w:id="33"/>
      </w:r>
    </w:p>
    <w:p w14:paraId="29316084" w14:textId="77777777" w:rsidR="005D3A4E" w:rsidRPr="00E358E6" w:rsidRDefault="005D3A4E" w:rsidP="005D3A4E">
      <w:pPr>
        <w:spacing w:after="0"/>
        <w:jc w:val="both"/>
        <w:rPr>
          <w:rFonts w:ascii="Times New Roman" w:hAnsi="Times New Roman" w:cs="Times New Roman"/>
          <w:sz w:val="24"/>
          <w:szCs w:val="24"/>
        </w:rPr>
      </w:pPr>
    </w:p>
    <w:p w14:paraId="4B82A4DF" w14:textId="727DF7D9" w:rsidR="00805723" w:rsidRPr="00197A2B" w:rsidRDefault="00805723" w:rsidP="00F413E3">
      <w:pPr>
        <w:pStyle w:val="Heading1"/>
        <w:jc w:val="both"/>
      </w:pPr>
      <w:r w:rsidRPr="00197A2B">
        <w:t>Methods</w:t>
      </w:r>
    </w:p>
    <w:p w14:paraId="659A420E" w14:textId="0C19CB4D" w:rsidR="00805723" w:rsidRDefault="00FD0B8D" w:rsidP="00F413E3">
      <w:pPr>
        <w:pStyle w:val="Heading2"/>
      </w:pPr>
      <w:r w:rsidRPr="00031896">
        <w:t>Sample collection</w:t>
      </w:r>
    </w:p>
    <w:p w14:paraId="46D9F333" w14:textId="1C18BA24" w:rsidR="005D3A4E" w:rsidRDefault="004472CD"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As first reported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3A7E6B">
        <w:rPr>
          <w:rFonts w:ascii="Times New Roman" w:hAnsi="Times New Roman" w:cs="Times New Roman"/>
          <w:sz w:val="24"/>
          <w:szCs w:val="24"/>
        </w:rPr>
        <w:t xml:space="preserve"> </w:t>
      </w:r>
      <w:r>
        <w:rPr>
          <w:rFonts w:ascii="Times New Roman" w:hAnsi="Times New Roman" w:cs="Times New Roman"/>
          <w:sz w:val="24"/>
          <w:szCs w:val="24"/>
        </w:rPr>
        <w:t>w</w:t>
      </w:r>
      <w:r w:rsidR="003D23AB">
        <w:rPr>
          <w:rFonts w:ascii="Times New Roman" w:hAnsi="Times New Roman" w:cs="Times New Roman"/>
          <w:sz w:val="24"/>
          <w:szCs w:val="24"/>
        </w:rPr>
        <w:t>e obtained f</w:t>
      </w:r>
      <w:r w:rsidR="003D23AB" w:rsidRPr="003D23AB">
        <w:rPr>
          <w:rFonts w:ascii="Times New Roman" w:hAnsi="Times New Roman" w:cs="Times New Roman"/>
          <w:sz w:val="24"/>
          <w:szCs w:val="24"/>
        </w:rPr>
        <w:t>rozen tissue samples from male individuals from the Museum of Vertebrate Zoology, Berkeley, CA (MV</w:t>
      </w:r>
      <w:r w:rsidR="00C04E5F">
        <w:rPr>
          <w:rFonts w:ascii="Times New Roman" w:hAnsi="Times New Roman" w:cs="Times New Roman"/>
          <w:sz w:val="24"/>
          <w:szCs w:val="24"/>
        </w:rPr>
        <w:t>Z</w:t>
      </w:r>
      <w:r w:rsidR="003D23AB" w:rsidRPr="003D23AB">
        <w:rPr>
          <w:rFonts w:ascii="Times New Roman" w:hAnsi="Times New Roman" w:cs="Times New Roman"/>
          <w:sz w:val="24"/>
          <w:szCs w:val="24"/>
        </w:rPr>
        <w:t xml:space="preserve">) and the Field Museum of Natural History, Chicago, IL (FMNH). </w:t>
      </w:r>
      <w:r w:rsidR="003D23AB" w:rsidRPr="003D23AB">
        <w:rPr>
          <w:rFonts w:ascii="Times New Roman" w:hAnsi="Times New Roman" w:cs="Times New Roman"/>
          <w:i/>
          <w:iCs/>
          <w:sz w:val="24"/>
          <w:szCs w:val="24"/>
        </w:rPr>
        <w:t>Hylomyscus alleni</w:t>
      </w:r>
      <w:r w:rsidR="003D23AB" w:rsidRPr="003D23AB">
        <w:rPr>
          <w:rFonts w:ascii="Times New Roman" w:hAnsi="Times New Roman" w:cs="Times New Roman"/>
          <w:sz w:val="24"/>
          <w:szCs w:val="24"/>
        </w:rPr>
        <w:t xml:space="preserve"> (MVZ Mamm 196246) was </w:t>
      </w:r>
      <w:r w:rsidR="00DC6999">
        <w:rPr>
          <w:rFonts w:ascii="Times New Roman" w:hAnsi="Times New Roman" w:cs="Times New Roman"/>
          <w:sz w:val="24"/>
          <w:szCs w:val="24"/>
        </w:rPr>
        <w:t>collected</w:t>
      </w:r>
      <w:r w:rsidR="00DC6999" w:rsidRPr="003D23AB">
        <w:rPr>
          <w:rFonts w:ascii="Times New Roman" w:hAnsi="Times New Roman" w:cs="Times New Roman"/>
          <w:sz w:val="24"/>
          <w:szCs w:val="24"/>
        </w:rPr>
        <w:t xml:space="preserve"> </w:t>
      </w:r>
      <w:r w:rsidR="003D23AB" w:rsidRPr="003D23AB">
        <w:rPr>
          <w:rFonts w:ascii="Times New Roman" w:hAnsi="Times New Roman" w:cs="Times New Roman"/>
          <w:sz w:val="24"/>
          <w:szCs w:val="24"/>
        </w:rPr>
        <w:t xml:space="preserve">in Cameroon in 2000, </w:t>
      </w:r>
      <w:r w:rsidR="003D23AB" w:rsidRPr="003D23AB">
        <w:rPr>
          <w:rFonts w:ascii="Times New Roman" w:hAnsi="Times New Roman" w:cs="Times New Roman"/>
          <w:i/>
          <w:iCs/>
          <w:sz w:val="24"/>
          <w:szCs w:val="24"/>
        </w:rPr>
        <w:t>Praomys delectorum</w:t>
      </w:r>
      <w:r w:rsidR="003D23AB" w:rsidRPr="003D23AB">
        <w:rPr>
          <w:rFonts w:ascii="Times New Roman" w:hAnsi="Times New Roman" w:cs="Times New Roman"/>
          <w:sz w:val="24"/>
          <w:szCs w:val="24"/>
        </w:rPr>
        <w:t xml:space="preserve"> (MVZ Mamm 221157)</w:t>
      </w:r>
      <w:r w:rsidR="00DC6999">
        <w:rPr>
          <w:rFonts w:ascii="Times New Roman" w:hAnsi="Times New Roman" w:cs="Times New Roman"/>
          <w:sz w:val="24"/>
          <w:szCs w:val="24"/>
        </w:rPr>
        <w:t>,</w:t>
      </w:r>
      <w:r w:rsidR="003D23AB" w:rsidRPr="003D23AB">
        <w:rPr>
          <w:rFonts w:ascii="Times New Roman" w:hAnsi="Times New Roman" w:cs="Times New Roman"/>
          <w:sz w:val="24"/>
          <w:szCs w:val="24"/>
        </w:rPr>
        <w:t xml:space="preserve"> </w:t>
      </w:r>
      <w:r w:rsidR="003D23AB" w:rsidRPr="003D23AB">
        <w:rPr>
          <w:rFonts w:ascii="Times New Roman" w:hAnsi="Times New Roman" w:cs="Times New Roman"/>
          <w:i/>
          <w:iCs/>
          <w:sz w:val="24"/>
          <w:szCs w:val="24"/>
        </w:rPr>
        <w:t>Mastomys natalensis</w:t>
      </w:r>
      <w:r w:rsidR="003D23AB" w:rsidRPr="003D23AB">
        <w:rPr>
          <w:rFonts w:ascii="Times New Roman" w:hAnsi="Times New Roman" w:cs="Times New Roman"/>
          <w:sz w:val="24"/>
          <w:szCs w:val="24"/>
        </w:rPr>
        <w:t xml:space="preserve"> (MVZ Mamm 221054) </w:t>
      </w:r>
      <w:r w:rsidR="00DC6999">
        <w:rPr>
          <w:rFonts w:ascii="Times New Roman" w:hAnsi="Times New Roman" w:cs="Times New Roman"/>
          <w:sz w:val="24"/>
          <w:szCs w:val="24"/>
        </w:rPr>
        <w:t>and</w:t>
      </w:r>
      <w:r w:rsidR="003D23AB" w:rsidRPr="003D23AB">
        <w:rPr>
          <w:rFonts w:ascii="Times New Roman" w:hAnsi="Times New Roman" w:cs="Times New Roman"/>
          <w:sz w:val="24"/>
          <w:szCs w:val="24"/>
        </w:rPr>
        <w:t xml:space="preserve"> </w:t>
      </w:r>
      <w:r w:rsidR="003D23AB" w:rsidRPr="003D23AB">
        <w:rPr>
          <w:rFonts w:ascii="Times New Roman" w:hAnsi="Times New Roman" w:cs="Times New Roman"/>
          <w:i/>
          <w:iCs/>
          <w:sz w:val="24"/>
          <w:szCs w:val="24"/>
        </w:rPr>
        <w:t>Grammomys dolichurus</w:t>
      </w:r>
      <w:r w:rsidR="003D23AB" w:rsidRPr="003D23AB">
        <w:rPr>
          <w:rFonts w:ascii="Times New Roman" w:hAnsi="Times New Roman" w:cs="Times New Roman"/>
          <w:sz w:val="24"/>
          <w:szCs w:val="24"/>
        </w:rPr>
        <w:t xml:space="preserve"> (MVZ Mamm 221001) </w:t>
      </w:r>
      <w:r w:rsidR="00DC6999">
        <w:rPr>
          <w:rFonts w:ascii="Times New Roman" w:hAnsi="Times New Roman" w:cs="Times New Roman"/>
          <w:sz w:val="24"/>
          <w:szCs w:val="24"/>
        </w:rPr>
        <w:t>were collected</w:t>
      </w:r>
      <w:r w:rsidR="003D23AB" w:rsidRPr="003D23AB">
        <w:rPr>
          <w:rFonts w:ascii="Times New Roman" w:hAnsi="Times New Roman" w:cs="Times New Roman"/>
          <w:sz w:val="24"/>
          <w:szCs w:val="24"/>
        </w:rPr>
        <w:t xml:space="preserve"> in Malawi in 2007, </w:t>
      </w:r>
      <w:r w:rsidR="003D23AB" w:rsidRPr="003D23AB">
        <w:rPr>
          <w:rFonts w:ascii="Times New Roman" w:hAnsi="Times New Roman" w:cs="Times New Roman"/>
          <w:i/>
          <w:iCs/>
          <w:sz w:val="24"/>
          <w:szCs w:val="24"/>
        </w:rPr>
        <w:t>Rhabdomys dilectus</w:t>
      </w:r>
      <w:r w:rsidR="003D23AB" w:rsidRPr="003D23AB">
        <w:rPr>
          <w:rFonts w:ascii="Times New Roman" w:hAnsi="Times New Roman" w:cs="Times New Roman"/>
          <w:sz w:val="24"/>
          <w:szCs w:val="24"/>
        </w:rPr>
        <w:t xml:space="preserve"> (FMNH 192475) in Malawi in 2006, </w:t>
      </w:r>
      <w:r w:rsidR="003D23AB" w:rsidRPr="003D23AB">
        <w:rPr>
          <w:rFonts w:ascii="Times New Roman" w:hAnsi="Times New Roman" w:cs="Times New Roman"/>
          <w:i/>
          <w:iCs/>
          <w:sz w:val="24"/>
          <w:szCs w:val="24"/>
        </w:rPr>
        <w:t>Rhynchomys soricoides</w:t>
      </w:r>
      <w:r w:rsidR="003D23AB" w:rsidRPr="003D23AB">
        <w:rPr>
          <w:rFonts w:ascii="Times New Roman" w:hAnsi="Times New Roman" w:cs="Times New Roman"/>
          <w:sz w:val="24"/>
          <w:szCs w:val="24"/>
        </w:rPr>
        <w:t xml:space="preserve"> (FMNH 198792) in The Philippines in 2008, and </w:t>
      </w:r>
      <w:r w:rsidR="003D23AB" w:rsidRPr="003D23AB">
        <w:rPr>
          <w:rFonts w:ascii="Times New Roman" w:hAnsi="Times New Roman" w:cs="Times New Roman"/>
          <w:i/>
          <w:iCs/>
          <w:sz w:val="24"/>
          <w:szCs w:val="24"/>
        </w:rPr>
        <w:t>Otomys typus</w:t>
      </w:r>
      <w:r w:rsidR="003D23AB" w:rsidRPr="003D23AB">
        <w:rPr>
          <w:rFonts w:ascii="Times New Roman" w:hAnsi="Times New Roman" w:cs="Times New Roman"/>
          <w:sz w:val="24"/>
          <w:szCs w:val="24"/>
        </w:rPr>
        <w:t xml:space="preserve"> (FMNH 230007) in Ethiopia in 2015. </w:t>
      </w:r>
      <w:r w:rsidR="003D23AB" w:rsidRPr="004207A5">
        <w:rPr>
          <w:rFonts w:ascii="Times New Roman" w:hAnsi="Times New Roman" w:cs="Times New Roman"/>
          <w:sz w:val="24"/>
          <w:szCs w:val="24"/>
        </w:rPr>
        <w:t xml:space="preserve">Genome assembly sources are </w:t>
      </w:r>
      <w:r w:rsidR="003D23AB">
        <w:rPr>
          <w:rFonts w:ascii="Times New Roman" w:hAnsi="Times New Roman" w:cs="Times New Roman"/>
          <w:sz w:val="24"/>
          <w:szCs w:val="24"/>
        </w:rPr>
        <w:t>summarized</w:t>
      </w:r>
      <w:r w:rsidR="003D23AB" w:rsidRPr="004207A5">
        <w:rPr>
          <w:rFonts w:ascii="Times New Roman" w:hAnsi="Times New Roman" w:cs="Times New Roman"/>
          <w:sz w:val="24"/>
          <w:szCs w:val="24"/>
        </w:rPr>
        <w:t xml:space="preserve"> in Table 1.</w:t>
      </w:r>
      <w:r>
        <w:rPr>
          <w:rFonts w:ascii="Times New Roman" w:hAnsi="Times New Roman" w:cs="Times New Roman"/>
          <w:sz w:val="24"/>
          <w:szCs w:val="24"/>
        </w:rPr>
        <w:t xml:space="preserve"> </w:t>
      </w:r>
    </w:p>
    <w:p w14:paraId="1D1A2B3F" w14:textId="77777777" w:rsidR="003D23AB" w:rsidRPr="009B48E2" w:rsidRDefault="003D23AB" w:rsidP="005D3A4E">
      <w:pPr>
        <w:spacing w:after="0"/>
        <w:jc w:val="both"/>
        <w:rPr>
          <w:rFonts w:ascii="Times New Roman" w:hAnsi="Times New Roman" w:cs="Times New Roman"/>
          <w:sz w:val="24"/>
          <w:szCs w:val="24"/>
          <w:highlight w:val="yellow"/>
        </w:rPr>
      </w:pPr>
    </w:p>
    <w:p w14:paraId="194D0D9C" w14:textId="5F6198AF" w:rsidR="00FD0B8D" w:rsidRDefault="00FD0B8D" w:rsidP="00F413E3">
      <w:pPr>
        <w:pStyle w:val="Heading2"/>
      </w:pPr>
      <w:r w:rsidRPr="00031896">
        <w:t>Sequencing</w:t>
      </w:r>
      <w:r w:rsidR="00F0016C">
        <w:t xml:space="preserve"> and assembly</w:t>
      </w:r>
    </w:p>
    <w:p w14:paraId="6A6D576B" w14:textId="25960E07" w:rsidR="00942E44" w:rsidRDefault="003D23AB" w:rsidP="004472CD">
      <w:pPr>
        <w:spacing w:after="0"/>
        <w:jc w:val="both"/>
        <w:rPr>
          <w:rFonts w:ascii="Times New Roman" w:hAnsi="Times New Roman" w:cs="Times New Roman"/>
          <w:sz w:val="24"/>
          <w:szCs w:val="24"/>
        </w:rPr>
      </w:pPr>
      <w:r>
        <w:rPr>
          <w:rFonts w:ascii="Times New Roman" w:hAnsi="Times New Roman" w:cs="Times New Roman"/>
          <w:sz w:val="24"/>
          <w:szCs w:val="24"/>
        </w:rPr>
        <w:t xml:space="preserve">We sequenced the seven new </w:t>
      </w:r>
      <w:r w:rsidRPr="003D23AB">
        <w:rPr>
          <w:rFonts w:ascii="Times New Roman" w:hAnsi="Times New Roman" w:cs="Times New Roman"/>
          <w:sz w:val="24"/>
          <w:szCs w:val="24"/>
        </w:rPr>
        <w:t xml:space="preserve">genomes in the Center for Applied Genomics at Children’s Hospital of Philadelphia. </w:t>
      </w:r>
      <w:r>
        <w:rPr>
          <w:rFonts w:ascii="Times New Roman" w:hAnsi="Times New Roman" w:cs="Times New Roman"/>
          <w:sz w:val="24"/>
          <w:szCs w:val="24"/>
        </w:rPr>
        <w:t>First, we extracted h</w:t>
      </w:r>
      <w:r w:rsidRPr="003D23AB">
        <w:rPr>
          <w:rFonts w:ascii="Times New Roman" w:hAnsi="Times New Roman" w:cs="Times New Roman"/>
          <w:sz w:val="24"/>
          <w:szCs w:val="24"/>
        </w:rPr>
        <w:t>igh molecular weight DNA following the protocol provided by 10</w:t>
      </w:r>
      <w:r>
        <w:rPr>
          <w:rFonts w:ascii="Times New Roman" w:hAnsi="Times New Roman" w:cs="Times New Roman"/>
          <w:sz w:val="24"/>
          <w:szCs w:val="24"/>
        </w:rPr>
        <w:t>X</w:t>
      </w:r>
      <w:r w:rsidRPr="003D23AB">
        <w:rPr>
          <w:rFonts w:ascii="Times New Roman" w:hAnsi="Times New Roman" w:cs="Times New Roman"/>
          <w:sz w:val="24"/>
          <w:szCs w:val="24"/>
        </w:rPr>
        <w:t xml:space="preserve">Genomics (CG000072 Rev B Sample Preparation Demonstrated Protocol, DNA Extraction from Fresh Frozen Tissue). </w:t>
      </w:r>
      <w:r>
        <w:rPr>
          <w:rFonts w:ascii="Times New Roman" w:hAnsi="Times New Roman" w:cs="Times New Roman"/>
          <w:sz w:val="24"/>
          <w:szCs w:val="24"/>
        </w:rPr>
        <w:t>We assessed the quality of the e</w:t>
      </w:r>
      <w:r w:rsidRPr="003D23AB">
        <w:rPr>
          <w:rFonts w:ascii="Times New Roman" w:hAnsi="Times New Roman" w:cs="Times New Roman"/>
          <w:sz w:val="24"/>
          <w:szCs w:val="24"/>
        </w:rPr>
        <w:t xml:space="preserve">xtracted DNA </w:t>
      </w:r>
      <w:r>
        <w:rPr>
          <w:rFonts w:ascii="Times New Roman" w:hAnsi="Times New Roman" w:cs="Times New Roman"/>
          <w:sz w:val="24"/>
          <w:szCs w:val="24"/>
        </w:rPr>
        <w:t xml:space="preserve">with </w:t>
      </w:r>
      <w:r w:rsidRPr="003D23AB">
        <w:rPr>
          <w:rFonts w:ascii="Times New Roman" w:hAnsi="Times New Roman" w:cs="Times New Roman"/>
          <w:sz w:val="24"/>
          <w:szCs w:val="24"/>
        </w:rPr>
        <w:t xml:space="preserve">CG00019 Rev B Sample Preparation Demonstrated Protocol, High Molecular Weight DNA QC, and all the samples had a mean length greater than 50kb, and high enough concentration to dilute to 1ng/mL for library preparation. </w:t>
      </w:r>
      <w:r>
        <w:rPr>
          <w:rFonts w:ascii="Times New Roman" w:hAnsi="Times New Roman" w:cs="Times New Roman"/>
          <w:sz w:val="24"/>
          <w:szCs w:val="24"/>
        </w:rPr>
        <w:t xml:space="preserve">We then used </w:t>
      </w:r>
      <w:r w:rsidRPr="003D23AB">
        <w:rPr>
          <w:rFonts w:ascii="Times New Roman" w:hAnsi="Times New Roman" w:cs="Times New Roman"/>
          <w:sz w:val="24"/>
          <w:szCs w:val="24"/>
        </w:rPr>
        <w:t>Chromium Genome Reagent Kits v2 from 10xGenomics to prepare libraries of 2x150 base reads, with read 1 constituting 10xBarcode (16</w:t>
      </w:r>
      <w:r>
        <w:rPr>
          <w:rFonts w:ascii="Times New Roman" w:hAnsi="Times New Roman" w:cs="Times New Roman"/>
          <w:sz w:val="24"/>
          <w:szCs w:val="24"/>
        </w:rPr>
        <w:t xml:space="preserve"> </w:t>
      </w:r>
      <w:r w:rsidRPr="003D23AB">
        <w:rPr>
          <w:rFonts w:ascii="Times New Roman" w:hAnsi="Times New Roman" w:cs="Times New Roman"/>
          <w:sz w:val="24"/>
          <w:szCs w:val="24"/>
        </w:rPr>
        <w:t>bp) + nmer (6bp) + genome sequence (128</w:t>
      </w:r>
      <w:r>
        <w:rPr>
          <w:rFonts w:ascii="Times New Roman" w:hAnsi="Times New Roman" w:cs="Times New Roman"/>
          <w:sz w:val="24"/>
          <w:szCs w:val="24"/>
        </w:rPr>
        <w:t xml:space="preserve"> </w:t>
      </w:r>
      <w:r w:rsidRPr="003D23AB">
        <w:rPr>
          <w:rFonts w:ascii="Times New Roman" w:hAnsi="Times New Roman" w:cs="Times New Roman"/>
          <w:sz w:val="24"/>
          <w:szCs w:val="24"/>
        </w:rPr>
        <w:t>bp) and read 2 constituting genome sequence (150</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bp).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i7 index used 8bp sample index, and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i5 index was not used. </w:t>
      </w:r>
      <w:r>
        <w:rPr>
          <w:rFonts w:ascii="Times New Roman" w:hAnsi="Times New Roman" w:cs="Times New Roman"/>
          <w:sz w:val="24"/>
          <w:szCs w:val="24"/>
        </w:rPr>
        <w:t>We calculated s</w:t>
      </w:r>
      <w:r w:rsidRPr="003D23AB">
        <w:rPr>
          <w:rFonts w:ascii="Times New Roman" w:hAnsi="Times New Roman" w:cs="Times New Roman"/>
          <w:sz w:val="24"/>
          <w:szCs w:val="24"/>
        </w:rPr>
        <w:t>equencing depth based on</w:t>
      </w:r>
      <w:r>
        <w:rPr>
          <w:rFonts w:ascii="Times New Roman" w:hAnsi="Times New Roman" w:cs="Times New Roman"/>
          <w:sz w:val="24"/>
          <w:szCs w:val="24"/>
        </w:rPr>
        <w:t xml:space="preserve"> a</w:t>
      </w:r>
      <w:r w:rsidRPr="003D23AB">
        <w:rPr>
          <w:rFonts w:ascii="Times New Roman" w:hAnsi="Times New Roman" w:cs="Times New Roman"/>
          <w:sz w:val="24"/>
          <w:szCs w:val="24"/>
        </w:rPr>
        <w:t xml:space="preserve"> putative genome size</w:t>
      </w:r>
      <w:r>
        <w:rPr>
          <w:rFonts w:ascii="Times New Roman" w:hAnsi="Times New Roman" w:cs="Times New Roman"/>
          <w:sz w:val="24"/>
          <w:szCs w:val="24"/>
        </w:rPr>
        <w:t xml:space="preserve"> of</w:t>
      </w:r>
      <w:r w:rsidRPr="003D23AB">
        <w:rPr>
          <w:rFonts w:ascii="Times New Roman" w:hAnsi="Times New Roman" w:cs="Times New Roman"/>
          <w:sz w:val="24"/>
          <w:szCs w:val="24"/>
        </w:rPr>
        <w:t xml:space="preserve"> 3</w:t>
      </w:r>
      <w:r>
        <w:rPr>
          <w:rFonts w:ascii="Times New Roman" w:hAnsi="Times New Roman" w:cs="Times New Roman"/>
          <w:sz w:val="24"/>
          <w:szCs w:val="24"/>
        </w:rPr>
        <w:t xml:space="preserve"> </w:t>
      </w:r>
      <w:r w:rsidRPr="003D23AB">
        <w:rPr>
          <w:rFonts w:ascii="Times New Roman" w:hAnsi="Times New Roman" w:cs="Times New Roman"/>
          <w:sz w:val="24"/>
          <w:szCs w:val="24"/>
        </w:rPr>
        <w:t>Gb and coverage 56x, following 10</w:t>
      </w:r>
      <w:r>
        <w:rPr>
          <w:rFonts w:ascii="Times New Roman" w:hAnsi="Times New Roman" w:cs="Times New Roman"/>
          <w:sz w:val="24"/>
          <w:szCs w:val="24"/>
        </w:rPr>
        <w:t>X</w:t>
      </w:r>
      <w:r w:rsidRPr="003D23AB">
        <w:rPr>
          <w:rFonts w:ascii="Times New Roman" w:hAnsi="Times New Roman" w:cs="Times New Roman"/>
          <w:sz w:val="24"/>
          <w:szCs w:val="24"/>
        </w:rPr>
        <w:t>Genomics R&amp;D recommendation, and the</w:t>
      </w:r>
      <w:r>
        <w:rPr>
          <w:rFonts w:ascii="Times New Roman" w:hAnsi="Times New Roman" w:cs="Times New Roman"/>
          <w:sz w:val="24"/>
          <w:szCs w:val="24"/>
        </w:rPr>
        <w:t>n</w:t>
      </w:r>
      <w:r w:rsidRPr="003D23AB">
        <w:rPr>
          <w:rFonts w:ascii="Times New Roman" w:hAnsi="Times New Roman" w:cs="Times New Roman"/>
          <w:sz w:val="24"/>
          <w:szCs w:val="24"/>
        </w:rPr>
        <w:t xml:space="preserve"> sequenced</w:t>
      </w:r>
      <w:r>
        <w:rPr>
          <w:rFonts w:ascii="Times New Roman" w:hAnsi="Times New Roman" w:cs="Times New Roman"/>
          <w:sz w:val="24"/>
          <w:szCs w:val="24"/>
        </w:rPr>
        <w:t xml:space="preserve"> the libraries</w:t>
      </w:r>
      <w:r w:rsidRPr="003D23AB">
        <w:rPr>
          <w:rFonts w:ascii="Times New Roman" w:hAnsi="Times New Roman" w:cs="Times New Roman"/>
          <w:sz w:val="24"/>
          <w:szCs w:val="24"/>
        </w:rPr>
        <w:t xml:space="preserve"> with Illumina HiSeq. </w:t>
      </w:r>
      <w:r>
        <w:rPr>
          <w:rFonts w:ascii="Times New Roman" w:hAnsi="Times New Roman" w:cs="Times New Roman"/>
          <w:sz w:val="24"/>
          <w:szCs w:val="24"/>
        </w:rPr>
        <w:t xml:space="preserve">We used the LongRanger v2.2.2 </w: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(Marks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wgs-basic pipeline to analyze d</w:t>
      </w:r>
      <w:r w:rsidRPr="003D23AB">
        <w:rPr>
          <w:rFonts w:ascii="Times New Roman" w:hAnsi="Times New Roman" w:cs="Times New Roman"/>
          <w:sz w:val="24"/>
          <w:szCs w:val="24"/>
        </w:rPr>
        <w:t>emultiplexed FASTQ files. This pipeline gave general QC statistics related to the 10</w:t>
      </w:r>
      <w:r>
        <w:rPr>
          <w:rFonts w:ascii="Times New Roman" w:hAnsi="Times New Roman" w:cs="Times New Roman"/>
          <w:sz w:val="24"/>
          <w:szCs w:val="24"/>
        </w:rPr>
        <w:t xml:space="preserve">X </w:t>
      </w:r>
      <w:r w:rsidRPr="003D23AB">
        <w:rPr>
          <w:rFonts w:ascii="Times New Roman" w:hAnsi="Times New Roman" w:cs="Times New Roman"/>
          <w:sz w:val="24"/>
          <w:szCs w:val="24"/>
        </w:rPr>
        <w:t>barcoding and number of read pairs present in the FASTQ files. All sample FASTQs contained more than 688M read pairs and</w:t>
      </w:r>
      <w:r w:rsidR="00527BE4">
        <w:rPr>
          <w:rFonts w:ascii="Times New Roman" w:hAnsi="Times New Roman" w:cs="Times New Roman"/>
          <w:sz w:val="24"/>
          <w:szCs w:val="24"/>
        </w:rPr>
        <w:t xml:space="preserve"> passed quality check for droplet formation as per the 10X</w:t>
      </w:r>
      <w:r w:rsidRPr="003D23AB">
        <w:rPr>
          <w:rFonts w:ascii="Times New Roman" w:hAnsi="Times New Roman" w:cs="Times New Roman"/>
          <w:sz w:val="24"/>
          <w:szCs w:val="24"/>
        </w:rPr>
        <w:t xml:space="preserve"> </w:t>
      </w:r>
      <w:commentRangeStart w:id="34"/>
      <w:commentRangeStart w:id="35"/>
      <w:r w:rsidRPr="003D23AB">
        <w:rPr>
          <w:rFonts w:ascii="Times New Roman" w:hAnsi="Times New Roman" w:cs="Times New Roman"/>
          <w:sz w:val="24"/>
          <w:szCs w:val="24"/>
        </w:rPr>
        <w:t>whitelist</w:t>
      </w:r>
      <w:commentRangeEnd w:id="34"/>
      <w:r>
        <w:rPr>
          <w:rStyle w:val="CommentReference"/>
        </w:rPr>
        <w:commentReference w:id="34"/>
      </w:r>
      <w:commentRangeEnd w:id="35"/>
      <w:r w:rsidR="007556EF">
        <w:rPr>
          <w:rStyle w:val="CommentReference"/>
        </w:rPr>
        <w:commentReference w:id="35"/>
      </w:r>
      <w:r w:rsidRPr="003D23AB">
        <w:rPr>
          <w:rFonts w:ascii="Times New Roman" w:hAnsi="Times New Roman" w:cs="Times New Roman"/>
          <w:sz w:val="24"/>
          <w:szCs w:val="24"/>
        </w:rPr>
        <w:t xml:space="preserve">. </w:t>
      </w:r>
      <w:commentRangeStart w:id="36"/>
      <w:commentRangeEnd w:id="36"/>
      <w:r w:rsidR="00D014B3">
        <w:rPr>
          <w:rStyle w:val="CommentReference"/>
        </w:rPr>
        <w:commentReference w:id="36"/>
      </w:r>
      <w:r w:rsidR="00D014B3">
        <w:rPr>
          <w:rFonts w:ascii="Times New Roman" w:hAnsi="Times New Roman" w:cs="Times New Roman"/>
          <w:sz w:val="24"/>
          <w:szCs w:val="24"/>
        </w:rPr>
        <w:t>W</w:t>
      </w:r>
      <w:r>
        <w:rPr>
          <w:rFonts w:ascii="Times New Roman" w:hAnsi="Times New Roman" w:cs="Times New Roman"/>
          <w:sz w:val="24"/>
          <w:szCs w:val="24"/>
        </w:rPr>
        <w:t xml:space="preserve">e used </w:t>
      </w:r>
      <w:r w:rsidRPr="003D23AB">
        <w:rPr>
          <w:rFonts w:ascii="Times New Roman" w:hAnsi="Times New Roman" w:cs="Times New Roman"/>
          <w:sz w:val="24"/>
          <w:szCs w:val="24"/>
        </w:rPr>
        <w:t xml:space="preserve">Supernova to assemble </w:t>
      </w:r>
      <w:r w:rsidRPr="003D23AB">
        <w:rPr>
          <w:rFonts w:ascii="Times New Roman" w:hAnsi="Times New Roman" w:cs="Times New Roman"/>
          <w:i/>
          <w:iCs/>
          <w:sz w:val="24"/>
          <w:szCs w:val="24"/>
        </w:rPr>
        <w:t>de novo</w:t>
      </w:r>
      <w:r w:rsidRPr="003D23AB">
        <w:rPr>
          <w:rFonts w:ascii="Times New Roman" w:hAnsi="Times New Roman" w:cs="Times New Roman"/>
          <w:sz w:val="24"/>
          <w:szCs w:val="24"/>
        </w:rPr>
        <w:t xml:space="preserve"> genomes.</w:t>
      </w:r>
      <w:r w:rsidR="00B52F40">
        <w:rPr>
          <w:rFonts w:ascii="Times New Roman" w:hAnsi="Times New Roman" w:cs="Times New Roman"/>
          <w:sz w:val="24"/>
          <w:szCs w:val="24"/>
        </w:rPr>
        <w:t xml:space="preserve"> </w:t>
      </w:r>
      <w:r w:rsidR="004472CD">
        <w:rPr>
          <w:rFonts w:ascii="Times New Roman" w:hAnsi="Times New Roman" w:cs="Times New Roman"/>
          <w:sz w:val="24"/>
          <w:szCs w:val="24"/>
        </w:rPr>
        <w:t xml:space="preserve">Genome sequences and </w:t>
      </w:r>
      <w:r w:rsidR="004472CD">
        <w:rPr>
          <w:rFonts w:ascii="Times New Roman" w:hAnsi="Times New Roman" w:cs="Times New Roman"/>
          <w:sz w:val="24"/>
          <w:szCs w:val="24"/>
        </w:rPr>
        <w:lastRenderedPageBreak/>
        <w:t xml:space="preserve">assemblies were first reported in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except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While DNA extraction and sequencing on the 10x Genomics platform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is the same as described in</w:t>
      </w:r>
      <w:r w:rsidR="004472CD" w:rsidRPr="004207A5">
        <w:rPr>
          <w:rFonts w:ascii="Times New Roman" w:hAnsi="Times New Roman" w:cs="Times New Roman"/>
          <w:sz w:val="24"/>
          <w:szCs w:val="24"/>
        </w:rPr>
        <w:t xml:space="preserve">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the library quality for </w:t>
      </w:r>
      <w:r w:rsidR="004472CD">
        <w:rPr>
          <w:rFonts w:ascii="Times New Roman" w:hAnsi="Times New Roman" w:cs="Times New Roman"/>
          <w:sz w:val="24"/>
          <w:szCs w:val="24"/>
        </w:rPr>
        <w:t>this sample</w:t>
      </w:r>
      <w:r w:rsidR="00E74745">
        <w:rPr>
          <w:rFonts w:ascii="Times New Roman" w:hAnsi="Times New Roman" w:cs="Times New Roman"/>
          <w:sz w:val="24"/>
          <w:szCs w:val="24"/>
        </w:rPr>
        <w:t xml:space="preserve"> </w:t>
      </w:r>
      <w:r w:rsidR="00F0016C" w:rsidRPr="004207A5">
        <w:rPr>
          <w:rFonts w:ascii="Times New Roman" w:hAnsi="Times New Roman" w:cs="Times New Roman"/>
          <w:sz w:val="24"/>
          <w:szCs w:val="24"/>
        </w:rPr>
        <w:t>was too low for chromosome level assembly</w:t>
      </w:r>
      <w:r w:rsidR="004472CD">
        <w:rPr>
          <w:rFonts w:ascii="Times New Roman" w:hAnsi="Times New Roman" w:cs="Times New Roman"/>
          <w:sz w:val="24"/>
          <w:szCs w:val="24"/>
        </w:rPr>
        <w:t>. Here,</w:t>
      </w:r>
      <w:r w:rsidR="00F0016C" w:rsidRPr="004207A5">
        <w:rPr>
          <w:rFonts w:ascii="Times New Roman" w:hAnsi="Times New Roman" w:cs="Times New Roman"/>
          <w:sz w:val="24"/>
          <w:szCs w:val="24"/>
        </w:rPr>
        <w:t xml:space="preserve"> </w:t>
      </w:r>
      <w:r w:rsidR="00AC06A3">
        <w:rPr>
          <w:rFonts w:ascii="Times New Roman" w:hAnsi="Times New Roman" w:cs="Times New Roman"/>
          <w:sz w:val="24"/>
          <w:szCs w:val="24"/>
        </w:rPr>
        <w:t>we</w:t>
      </w:r>
      <w:r w:rsidR="00F0016C" w:rsidRPr="004207A5">
        <w:rPr>
          <w:rFonts w:ascii="Times New Roman" w:hAnsi="Times New Roman" w:cs="Times New Roman"/>
          <w:sz w:val="24"/>
          <w:szCs w:val="24"/>
        </w:rPr>
        <w:t xml:space="preserve"> instead assembled</w:t>
      </w:r>
      <w:r w:rsidR="00AC06A3">
        <w:rPr>
          <w:rFonts w:ascii="Times New Roman" w:hAnsi="Times New Roman" w:cs="Times New Roman"/>
          <w:sz w:val="24"/>
          <w:szCs w:val="24"/>
        </w:rPr>
        <w:t xml:space="preserve"> it</w:t>
      </w:r>
      <w:r w:rsidR="00F0016C" w:rsidRPr="004207A5">
        <w:rPr>
          <w:rFonts w:ascii="Times New Roman" w:hAnsi="Times New Roman" w:cs="Times New Roman"/>
          <w:sz w:val="24"/>
          <w:szCs w:val="24"/>
        </w:rPr>
        <w:t xml:space="preserve"> into scaffolds with the express purpose of obtaining UCEs</w:t>
      </w:r>
      <w:r w:rsidR="00B52F40">
        <w:rPr>
          <w:rFonts w:ascii="Times New Roman" w:hAnsi="Times New Roman" w:cs="Times New Roman"/>
          <w:sz w:val="24"/>
          <w:szCs w:val="24"/>
        </w:rPr>
        <w:t xml:space="preserve"> for phylogenetic analysis</w:t>
      </w:r>
      <w:r w:rsidR="00F0016C" w:rsidRPr="004207A5">
        <w:rPr>
          <w:rFonts w:ascii="Times New Roman" w:hAnsi="Times New Roman" w:cs="Times New Roman"/>
          <w:sz w:val="24"/>
          <w:szCs w:val="24"/>
        </w:rPr>
        <w:t>. Adapters and low-quality bases were trimmed from the reads using illumiprocessor</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(Faircloth 2013)</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w:t>
      </w:r>
      <w:r w:rsidR="00F0016C" w:rsidRPr="004207A5">
        <w:rPr>
          <w:rFonts w:ascii="Times New Roman" w:hAnsi="Times New Roman" w:cs="Times New Roman"/>
          <w:sz w:val="24"/>
          <w:szCs w:val="24"/>
        </w:rPr>
        <w:t xml:space="preserve"> which makes use of functions from trimmomatic</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 </w:instrTex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EN.CITE.DATA </w:instrText>
      </w:r>
      <w:r w:rsidR="008D2A3B">
        <w:rPr>
          <w:rFonts w:ascii="Times New Roman" w:hAnsi="Times New Roman" w:cs="Times New Roman"/>
          <w:sz w:val="24"/>
          <w:szCs w:val="24"/>
        </w:rPr>
      </w:r>
      <w:r w:rsidR="008D2A3B">
        <w:rPr>
          <w:rFonts w:ascii="Times New Roman" w:hAnsi="Times New Roman" w:cs="Times New Roman"/>
          <w:sz w:val="24"/>
          <w:szCs w:val="24"/>
        </w:rPr>
        <w:fldChar w:fldCharType="end"/>
      </w:r>
      <w:r w:rsidR="008D2A3B">
        <w:rPr>
          <w:rFonts w:ascii="Times New Roman" w:hAnsi="Times New Roman" w:cs="Times New Roman"/>
          <w:sz w:val="24"/>
          <w:szCs w:val="24"/>
        </w:rPr>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(Bolger et al. 2014)</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All cleaned reads were de novo assembled using ABySS 2.3.1</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(Jackman et al. 2017)</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xml:space="preserve"> with a Bloom filter</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(Bloom 1970)</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de Bruijn graph. The final </w:t>
      </w:r>
      <w:r w:rsidR="00F0016C" w:rsidRPr="005B28B3">
        <w:rPr>
          <w:rFonts w:ascii="Times New Roman" w:hAnsi="Times New Roman" w:cs="Times New Roman"/>
          <w:i/>
          <w:iCs/>
          <w:sz w:val="24"/>
          <w:szCs w:val="24"/>
        </w:rPr>
        <w:t>O. typus</w:t>
      </w:r>
      <w:r w:rsidR="00F0016C" w:rsidRPr="004207A5">
        <w:rPr>
          <w:rFonts w:ascii="Times New Roman" w:hAnsi="Times New Roman" w:cs="Times New Roman"/>
          <w:sz w:val="24"/>
          <w:szCs w:val="24"/>
        </w:rPr>
        <w:t xml:space="preserve"> scaffold assembly was 2.14GB (N50=9,211; L50=64,014; E-size=12,790).</w:t>
      </w:r>
      <w:r w:rsidR="00D014B3">
        <w:rPr>
          <w:rFonts w:ascii="Times New Roman" w:hAnsi="Times New Roman" w:cs="Times New Roman"/>
          <w:sz w:val="24"/>
          <w:szCs w:val="24"/>
        </w:rPr>
        <w:t xml:space="preserve"> </w:t>
      </w:r>
    </w:p>
    <w:p w14:paraId="41F3CD96" w14:textId="66D2A2CA" w:rsidR="005D3A4E" w:rsidRPr="00D014B3" w:rsidRDefault="00D014B3" w:rsidP="00E7474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all samples excluding </w:t>
      </w:r>
      <w:r>
        <w:rPr>
          <w:rFonts w:ascii="Times New Roman" w:hAnsi="Times New Roman" w:cs="Times New Roman"/>
          <w:i/>
          <w:iCs/>
          <w:sz w:val="24"/>
          <w:szCs w:val="24"/>
        </w:rPr>
        <w:t>O.</w:t>
      </w:r>
      <w:r>
        <w:rPr>
          <w:rFonts w:ascii="Times New Roman" w:hAnsi="Times New Roman" w:cs="Times New Roman"/>
          <w:sz w:val="24"/>
          <w:szCs w:val="24"/>
        </w:rPr>
        <w:t xml:space="preserve"> </w:t>
      </w:r>
      <w:r>
        <w:rPr>
          <w:rFonts w:ascii="Times New Roman" w:hAnsi="Times New Roman" w:cs="Times New Roman"/>
          <w:i/>
          <w:iCs/>
          <w:sz w:val="24"/>
          <w:szCs w:val="24"/>
        </w:rPr>
        <w:t>typus</w:t>
      </w:r>
      <w:r>
        <w:rPr>
          <w:rFonts w:ascii="Times New Roman" w:hAnsi="Times New Roman" w:cs="Times New Roman"/>
          <w:sz w:val="24"/>
          <w:szCs w:val="24"/>
        </w:rPr>
        <w:t>, we generated reference-based pseudo-assemblies with iterative mapping using pseudo-it</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(Sarver et al. 2017)</w:t>
      </w:r>
      <w:r w:rsidR="00096E6F">
        <w:rPr>
          <w:rFonts w:ascii="Times New Roman" w:hAnsi="Times New Roman" w:cs="Times New Roman"/>
          <w:sz w:val="24"/>
          <w:szCs w:val="24"/>
        </w:rPr>
        <w:fldChar w:fldCharType="end"/>
      </w:r>
      <w:r>
        <w:rPr>
          <w:rFonts w:ascii="Times New Roman" w:hAnsi="Times New Roman" w:cs="Times New Roman"/>
          <w:sz w:val="24"/>
          <w:szCs w:val="24"/>
        </w:rPr>
        <w:t xml:space="preserve"> to minimize reference bias in our</w:t>
      </w:r>
      <w:r w:rsidR="00942E44">
        <w:rPr>
          <w:rFonts w:ascii="Times New Roman" w:hAnsi="Times New Roman" w:cs="Times New Roman"/>
          <w:sz w:val="24"/>
          <w:szCs w:val="24"/>
        </w:rPr>
        <w:t xml:space="preserve"> genome-wide</w:t>
      </w:r>
      <w:r>
        <w:rPr>
          <w:rFonts w:ascii="Times New Roman" w:hAnsi="Times New Roman" w:cs="Times New Roman"/>
          <w:sz w:val="24"/>
          <w:szCs w:val="24"/>
        </w:rPr>
        <w:t xml:space="preserve"> phylogenetic analyses</w:t>
      </w:r>
      <w:r w:rsidR="00942E44">
        <w:rPr>
          <w:rFonts w:ascii="Times New Roman" w:hAnsi="Times New Roman" w:cs="Times New Roman"/>
          <w:sz w:val="24"/>
          <w:szCs w:val="24"/>
        </w:rPr>
        <w:t xml:space="preserve"> and to maintain collinearity between assemblies. We</w:t>
      </w:r>
      <w:r>
        <w:rPr>
          <w:rFonts w:ascii="Times New Roman" w:hAnsi="Times New Roman" w:cs="Times New Roman"/>
          <w:sz w:val="24"/>
          <w:szCs w:val="24"/>
        </w:rPr>
        <w:t xml:space="preserve"> us</w:t>
      </w:r>
      <w:r w:rsidR="00942E44">
        <w:rPr>
          <w:rFonts w:ascii="Times New Roman" w:hAnsi="Times New Roman" w:cs="Times New Roman"/>
          <w:sz w:val="24"/>
          <w:szCs w:val="24"/>
        </w:rPr>
        <w:t>ed</w:t>
      </w:r>
      <w:r>
        <w:rPr>
          <w:rFonts w:ascii="Times New Roman" w:hAnsi="Times New Roman" w:cs="Times New Roman"/>
          <w:sz w:val="24"/>
          <w:szCs w:val="24"/>
        </w:rPr>
        <w:t xml:space="preserve">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w:t>
      </w:r>
      <w:r w:rsidR="00942E44">
        <w:rPr>
          <w:rFonts w:ascii="Times New Roman" w:hAnsi="Times New Roman" w:cs="Times New Roman"/>
          <w:sz w:val="24"/>
          <w:szCs w:val="24"/>
        </w:rPr>
        <w:t xml:space="preserve"> for our pseudo-assembly approach</w:t>
      </w:r>
      <w:r>
        <w:rPr>
          <w:rFonts w:ascii="Times New Roman" w:hAnsi="Times New Roman" w:cs="Times New Roman"/>
          <w:sz w:val="24"/>
          <w:szCs w:val="24"/>
        </w:rPr>
        <w:t>.</w:t>
      </w:r>
      <w:r w:rsidR="00096E6F">
        <w:rPr>
          <w:rFonts w:ascii="Times New Roman" w:hAnsi="Times New Roman" w:cs="Times New Roman"/>
          <w:sz w:val="24"/>
          <w:szCs w:val="24"/>
        </w:rPr>
        <w:t xml:space="preserve"> In this version of pseudo-it, we have updated the software to call and insert indels into the pseudo-assembly (</w:t>
      </w:r>
      <w:hyperlink r:id="rId13" w:history="1">
        <w:r w:rsidR="00096E6F" w:rsidRPr="008F61BC">
          <w:rPr>
            <w:rStyle w:val="Hyperlink"/>
            <w:rFonts w:ascii="Times New Roman" w:hAnsi="Times New Roman" w:cs="Times New Roman"/>
            <w:sz w:val="24"/>
            <w:szCs w:val="24"/>
          </w:rPr>
          <w:t>https://github.com/goodest-goodlab/pseudo-it</w:t>
        </w:r>
      </w:hyperlink>
      <w:r w:rsidR="00096E6F">
        <w:rPr>
          <w:rFonts w:ascii="Times New Roman" w:hAnsi="Times New Roman" w:cs="Times New Roman"/>
          <w:sz w:val="24"/>
          <w:szCs w:val="24"/>
        </w:rPr>
        <w:t>).</w:t>
      </w:r>
      <w:r w:rsidR="00D110DD">
        <w:rPr>
          <w:rFonts w:ascii="Times New Roman" w:hAnsi="Times New Roman" w:cs="Times New Roman"/>
          <w:sz w:val="24"/>
          <w:szCs w:val="24"/>
        </w:rPr>
        <w:t xml:space="preserve"> Briefly, pseudo-it maps reads from each sample to the reference genome with BWA</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(Li 2013)</w:t>
      </w:r>
      <w:r w:rsidR="00096E6F">
        <w:rPr>
          <w:rFonts w:ascii="Times New Roman" w:hAnsi="Times New Roman" w:cs="Times New Roman"/>
          <w:sz w:val="24"/>
          <w:szCs w:val="24"/>
        </w:rPr>
        <w:fldChar w:fldCharType="end"/>
      </w:r>
      <w:r w:rsidR="00D110DD">
        <w:rPr>
          <w:rFonts w:ascii="Times New Roman" w:hAnsi="Times New Roman" w:cs="Times New Roman"/>
          <w:sz w:val="24"/>
          <w:szCs w:val="24"/>
        </w:rPr>
        <w:t>, calls variants with GATK HaplotypeCaller</w:t>
      </w:r>
      <w:r w:rsidR="00096E6F">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r>
      <w:r w:rsidR="000B7FC4">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(Poplin et al. 2018)</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and filters SNPs and indels and generates a consensus assembly with bcftools </w: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 </w:instrTex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EN.CITE.DATA </w:instrText>
      </w:r>
      <w:r w:rsidR="000B7FC4">
        <w:rPr>
          <w:rFonts w:ascii="Times New Roman" w:hAnsi="Times New Roman" w:cs="Times New Roman"/>
          <w:sz w:val="24"/>
          <w:szCs w:val="24"/>
        </w:rPr>
      </w:r>
      <w:r w:rsidR="000B7FC4">
        <w:rPr>
          <w:rFonts w:ascii="Times New Roman" w:hAnsi="Times New Roman" w:cs="Times New Roman"/>
          <w:sz w:val="24"/>
          <w:szCs w:val="24"/>
        </w:rPr>
        <w:fldChar w:fldCharType="end"/>
      </w:r>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(Danecek et al. 2021)</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The process is repeated, each time using the previous iteration’s consensus assembly as the new reference genome to which reads are mapped. In total, we did 3 iterations of mapping for each sample.</w:t>
      </w:r>
    </w:p>
    <w:p w14:paraId="63696B2B" w14:textId="3C451999" w:rsidR="00D14B44" w:rsidRPr="00747E40" w:rsidRDefault="00F0016C" w:rsidP="005D3A4E">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24C039BE" w14:textId="4B8586C1" w:rsidR="00FD0B8D" w:rsidRDefault="00B12D60" w:rsidP="00F413E3">
      <w:pPr>
        <w:pStyle w:val="Heading2"/>
      </w:pPr>
      <w:r>
        <w:t>Ultraconserved element (UCE) retrieval</w:t>
      </w:r>
    </w:p>
    <w:p w14:paraId="0449815F" w14:textId="21670417" w:rsidR="00B12D60" w:rsidRDefault="00086687" w:rsidP="005D3A4E">
      <w:pPr>
        <w:spacing w:after="0"/>
        <w:jc w:val="both"/>
      </w:pPr>
      <w:r>
        <w:rPr>
          <w:rFonts w:ascii="Times New Roman" w:hAnsi="Times New Roman" w:cs="Times New Roman"/>
          <w:sz w:val="24"/>
          <w:szCs w:val="24"/>
        </w:rPr>
        <w:t>To reconstruct</w:t>
      </w:r>
      <w:r w:rsidR="00F0016C">
        <w:rPr>
          <w:rFonts w:ascii="Times New Roman" w:hAnsi="Times New Roman" w:cs="Times New Roman"/>
          <w:sz w:val="24"/>
          <w:szCs w:val="24"/>
        </w:rPr>
        <w:t xml:space="preserve"> a broad phylogeny of murine rodents</w:t>
      </w:r>
      <w:r w:rsidR="009D28FB">
        <w:rPr>
          <w:rFonts w:ascii="Times New Roman" w:hAnsi="Times New Roman" w:cs="Times New Roman"/>
          <w:sz w:val="24"/>
          <w:szCs w:val="24"/>
        </w:rPr>
        <w:t>,</w:t>
      </w:r>
      <w:r w:rsidR="00F0016C" w:rsidRPr="00C8256C">
        <w:rPr>
          <w:rFonts w:ascii="Times New Roman" w:hAnsi="Times New Roman" w:cs="Times New Roman"/>
          <w:sz w:val="24"/>
          <w:szCs w:val="24"/>
        </w:rPr>
        <w:t xml:space="preserve"> </w:t>
      </w:r>
      <w:r w:rsidR="00F0016C">
        <w:rPr>
          <w:rFonts w:ascii="Times New Roman" w:hAnsi="Times New Roman" w:cs="Times New Roman"/>
          <w:sz w:val="24"/>
          <w:szCs w:val="24"/>
        </w:rPr>
        <w:t>w</w:t>
      </w:r>
      <w:r w:rsidR="00D14B44" w:rsidRPr="00C8256C">
        <w:rPr>
          <w:rFonts w:ascii="Times New Roman" w:hAnsi="Times New Roman" w:cs="Times New Roman"/>
          <w:sz w:val="24"/>
          <w:szCs w:val="24"/>
        </w:rPr>
        <w:t xml:space="preserve">e combined our </w:t>
      </w:r>
      <w:r w:rsidR="00192765">
        <w:rPr>
          <w:rFonts w:ascii="Times New Roman" w:hAnsi="Times New Roman" w:cs="Times New Roman"/>
          <w:sz w:val="24"/>
          <w:szCs w:val="24"/>
        </w:rPr>
        <w:t>seven</w:t>
      </w:r>
      <w:r w:rsidR="00D14B44" w:rsidRPr="00C8256C">
        <w:rPr>
          <w:rFonts w:ascii="Times New Roman" w:hAnsi="Times New Roman" w:cs="Times New Roman"/>
          <w:sz w:val="24"/>
          <w:szCs w:val="24"/>
        </w:rPr>
        <w:t xml:space="preserve"> </w:t>
      </w:r>
      <w:r w:rsidR="00B46078">
        <w:rPr>
          <w:rFonts w:ascii="Times New Roman" w:hAnsi="Times New Roman" w:cs="Times New Roman"/>
          <w:sz w:val="24"/>
          <w:szCs w:val="24"/>
        </w:rPr>
        <w:t>recently</w:t>
      </w:r>
      <w:r w:rsidR="00B46078" w:rsidRPr="00C8256C">
        <w:rPr>
          <w:rFonts w:ascii="Times New Roman" w:hAnsi="Times New Roman" w:cs="Times New Roman"/>
          <w:sz w:val="24"/>
          <w:szCs w:val="24"/>
        </w:rPr>
        <w:t xml:space="preserve"> </w:t>
      </w:r>
      <w:r w:rsidR="00D14B44" w:rsidRPr="00C8256C">
        <w:rPr>
          <w:rFonts w:ascii="Times New Roman" w:hAnsi="Times New Roman" w:cs="Times New Roman"/>
          <w:sz w:val="24"/>
          <w:szCs w:val="24"/>
        </w:rPr>
        <w:t xml:space="preserve">sequenced genomes with </w:t>
      </w:r>
      <w:r w:rsidR="00456257">
        <w:rPr>
          <w:rFonts w:ascii="Times New Roman" w:hAnsi="Times New Roman" w:cs="Times New Roman"/>
          <w:sz w:val="24"/>
          <w:szCs w:val="24"/>
        </w:rPr>
        <w:t>nine</w:t>
      </w:r>
      <w:r w:rsidR="00D14B44">
        <w:rPr>
          <w:rFonts w:ascii="Times New Roman" w:hAnsi="Times New Roman" w:cs="Times New Roman"/>
          <w:sz w:val="24"/>
          <w:szCs w:val="24"/>
        </w:rPr>
        <w:t xml:space="preserve"> publicly available genomes from </w:t>
      </w:r>
      <w:r w:rsidR="00F0016C">
        <w:rPr>
          <w:rFonts w:ascii="Times New Roman" w:hAnsi="Times New Roman" w:cs="Times New Roman"/>
          <w:sz w:val="24"/>
          <w:szCs w:val="24"/>
        </w:rPr>
        <w:t>other Old</w:t>
      </w:r>
      <w:r w:rsidR="00D14B44">
        <w:rPr>
          <w:rFonts w:ascii="Times New Roman" w:hAnsi="Times New Roman" w:cs="Times New Roman"/>
          <w:sz w:val="24"/>
          <w:szCs w:val="24"/>
        </w:rPr>
        <w:t xml:space="preserve"> World mice and rats (subfamily Murinae) as well as the genome</w:t>
      </w:r>
      <w:r w:rsidR="00456257">
        <w:rPr>
          <w:rFonts w:ascii="Times New Roman" w:hAnsi="Times New Roman" w:cs="Times New Roman"/>
          <w:sz w:val="24"/>
          <w:szCs w:val="24"/>
        </w:rPr>
        <w:t>s of two non-murine rodents, the great gerbil (</w:t>
      </w:r>
      <w:r w:rsidR="00456257">
        <w:rPr>
          <w:rFonts w:ascii="Times New Roman" w:hAnsi="Times New Roman" w:cs="Times New Roman"/>
          <w:i/>
          <w:iCs/>
          <w:sz w:val="24"/>
          <w:szCs w:val="24"/>
        </w:rPr>
        <w:t>Rhombomys opimus</w:t>
      </w:r>
      <w:r w:rsidR="006C1351">
        <w:rPr>
          <w:rFonts w:ascii="Times New Roman" w:hAnsi="Times New Roman" w:cs="Times New Roman"/>
          <w:sz w:val="24"/>
          <w:szCs w:val="24"/>
        </w:rPr>
        <w:t>;</w:t>
      </w:r>
      <w:r w:rsidR="00D14B44">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(Nilsson et al. 2020)</w:t>
      </w:r>
      <w:r w:rsidR="006C1351">
        <w:rPr>
          <w:rFonts w:ascii="Times New Roman" w:hAnsi="Times New Roman" w:cs="Times New Roman"/>
          <w:sz w:val="24"/>
          <w:szCs w:val="24"/>
        </w:rPr>
        <w:fldChar w:fldCharType="end"/>
      </w:r>
      <w:r w:rsidR="006C1351">
        <w:rPr>
          <w:rFonts w:ascii="Times New Roman" w:hAnsi="Times New Roman" w:cs="Times New Roman"/>
          <w:sz w:val="24"/>
          <w:szCs w:val="24"/>
        </w:rPr>
        <w:t xml:space="preserve"> </w:t>
      </w:r>
      <w:r w:rsidR="00B45C0B">
        <w:rPr>
          <w:rFonts w:ascii="Times New Roman" w:hAnsi="Times New Roman" w:cs="Times New Roman"/>
          <w:sz w:val="24"/>
          <w:szCs w:val="24"/>
        </w:rPr>
        <w:t>and</w:t>
      </w:r>
      <w:r w:rsidR="00D14B44">
        <w:rPr>
          <w:rFonts w:ascii="Times New Roman" w:hAnsi="Times New Roman" w:cs="Times New Roman"/>
          <w:sz w:val="24"/>
          <w:szCs w:val="24"/>
        </w:rPr>
        <w:t xml:space="preserve"> the Siberian hamster (</w:t>
      </w:r>
      <w:r w:rsidR="00D14B44">
        <w:rPr>
          <w:rFonts w:ascii="Times New Roman" w:hAnsi="Times New Roman" w:cs="Times New Roman"/>
          <w:i/>
          <w:iCs/>
          <w:sz w:val="24"/>
          <w:szCs w:val="24"/>
        </w:rPr>
        <w:t>Phodopus sungorus</w:t>
      </w:r>
      <w:r w:rsidR="006C1351">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r>
      <w:r w:rsidR="00B84C7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(Moore et al. 2022)</w:t>
      </w:r>
      <w:r w:rsidR="006C1351">
        <w:rPr>
          <w:rFonts w:ascii="Times New Roman" w:hAnsi="Times New Roman" w:cs="Times New Roman"/>
          <w:sz w:val="24"/>
          <w:szCs w:val="24"/>
        </w:rPr>
        <w:fldChar w:fldCharType="end"/>
      </w:r>
      <w:r w:rsidR="00F0016C">
        <w:rPr>
          <w:rFonts w:ascii="Times New Roman" w:hAnsi="Times New Roman" w:cs="Times New Roman"/>
          <w:sz w:val="24"/>
          <w:szCs w:val="24"/>
        </w:rPr>
        <w:t xml:space="preserve"> as outgroup</w:t>
      </w:r>
      <w:r w:rsidR="0067720F">
        <w:rPr>
          <w:rFonts w:ascii="Times New Roman" w:hAnsi="Times New Roman" w:cs="Times New Roman"/>
          <w:sz w:val="24"/>
          <w:szCs w:val="24"/>
        </w:rPr>
        <w:t>s</w:t>
      </w:r>
      <w:r w:rsidR="00D14B44">
        <w:rPr>
          <w:rFonts w:ascii="Times New Roman" w:hAnsi="Times New Roman" w:cs="Times New Roman"/>
          <w:sz w:val="24"/>
          <w:szCs w:val="24"/>
        </w:rPr>
        <w:t>.</w:t>
      </w:r>
      <w:r w:rsidR="00DF4DCD">
        <w:rPr>
          <w:rFonts w:ascii="Times New Roman" w:hAnsi="Times New Roman" w:cs="Times New Roman"/>
          <w:sz w:val="24"/>
          <w:szCs w:val="24"/>
        </w:rPr>
        <w:t xml:space="preserve"> </w:t>
      </w:r>
      <w:r w:rsidR="00F0016C">
        <w:rPr>
          <w:rFonts w:ascii="Times New Roman" w:hAnsi="Times New Roman" w:cs="Times New Roman"/>
          <w:sz w:val="24"/>
          <w:szCs w:val="24"/>
        </w:rPr>
        <w:t>W</w:t>
      </w:r>
      <w:r w:rsidR="00DF4DCD">
        <w:rPr>
          <w:rFonts w:ascii="Times New Roman" w:hAnsi="Times New Roman" w:cs="Times New Roman"/>
          <w:sz w:val="24"/>
          <w:szCs w:val="24"/>
        </w:rPr>
        <w:t xml:space="preserve">e extracted </w:t>
      </w:r>
      <w:r w:rsidR="00B12D60" w:rsidRPr="00DF4DCD">
        <w:rPr>
          <w:rFonts w:ascii="Times New Roman" w:hAnsi="Times New Roman" w:cs="Times New Roman"/>
          <w:sz w:val="24"/>
          <w:szCs w:val="24"/>
        </w:rPr>
        <w:t xml:space="preserve">UCEs </w:t>
      </w:r>
      <w:r w:rsidR="00C810B7" w:rsidRPr="00DF4DCD">
        <w:rPr>
          <w:rFonts w:ascii="Times New Roman" w:hAnsi="Times New Roman" w:cs="Times New Roman"/>
          <w:sz w:val="24"/>
          <w:szCs w:val="24"/>
        </w:rPr>
        <w:t>f</w:t>
      </w:r>
      <w:r w:rsidR="00C810B7">
        <w:rPr>
          <w:rFonts w:ascii="Times New Roman" w:hAnsi="Times New Roman" w:cs="Times New Roman"/>
          <w:sz w:val="24"/>
          <w:szCs w:val="24"/>
        </w:rPr>
        <w:t>rom</w:t>
      </w:r>
      <w:r w:rsidR="00C810B7" w:rsidRPr="00DF4DCD">
        <w:rPr>
          <w:rFonts w:ascii="Times New Roman" w:hAnsi="Times New Roman" w:cs="Times New Roman"/>
          <w:sz w:val="24"/>
          <w:szCs w:val="24"/>
        </w:rPr>
        <w:t xml:space="preserve"> </w:t>
      </w:r>
      <w:r w:rsidR="00B12D60" w:rsidRPr="00DF4DCD">
        <w:rPr>
          <w:rFonts w:ascii="Times New Roman" w:hAnsi="Times New Roman" w:cs="Times New Roman"/>
          <w:sz w:val="24"/>
          <w:szCs w:val="24"/>
        </w:rPr>
        <w:t>each species</w:t>
      </w:r>
      <w:r w:rsidR="00B46078">
        <w:rPr>
          <w:rFonts w:ascii="Times New Roman" w:hAnsi="Times New Roman" w:cs="Times New Roman"/>
          <w:sz w:val="24"/>
          <w:szCs w:val="24"/>
        </w:rPr>
        <w:t>, plus 1000 flanking bases from each side of the element</w:t>
      </w:r>
      <w:r w:rsidR="00B12D60" w:rsidRPr="00DF4DCD">
        <w:rPr>
          <w:rFonts w:ascii="Times New Roman" w:hAnsi="Times New Roman" w:cs="Times New Roman"/>
          <w:sz w:val="24"/>
          <w:szCs w:val="24"/>
        </w:rPr>
        <w:t xml:space="preserve"> using the protocols for harvesting loci from genomes and the </w:t>
      </w:r>
      <w:r w:rsidR="00432781">
        <w:rPr>
          <w:rFonts w:ascii="Times New Roman" w:hAnsi="Times New Roman" w:cs="Times New Roman"/>
          <w:i/>
          <w:iCs/>
          <w:sz w:val="24"/>
          <w:szCs w:val="24"/>
        </w:rPr>
        <w:t xml:space="preserve">M. </w:t>
      </w:r>
      <w:r w:rsidR="00B12D60" w:rsidRPr="00DF4DCD">
        <w:rPr>
          <w:rFonts w:ascii="Times New Roman" w:hAnsi="Times New Roman" w:cs="Times New Roman"/>
          <w:i/>
          <w:iCs/>
          <w:sz w:val="24"/>
          <w:szCs w:val="24"/>
        </w:rPr>
        <w:t>musculus</w:t>
      </w:r>
      <w:r w:rsidR="00B12D60" w:rsidRPr="00DF4DCD">
        <w:rPr>
          <w:rFonts w:ascii="Times New Roman" w:hAnsi="Times New Roman" w:cs="Times New Roman"/>
          <w:sz w:val="24"/>
          <w:szCs w:val="24"/>
        </w:rPr>
        <w:t xml:space="preserve"> UCE probe set provided with </w:t>
      </w:r>
      <w:r w:rsidR="00E74745">
        <w:rPr>
          <w:rFonts w:ascii="Times New Roman" w:hAnsi="Times New Roman" w:cs="Times New Roman"/>
          <w:sz w:val="24"/>
          <w:szCs w:val="24"/>
        </w:rPr>
        <w:t xml:space="preserve"> </w:t>
      </w:r>
      <w:r w:rsidR="00B46078">
        <w:rPr>
          <w:rFonts w:ascii="Times New Roman" w:hAnsi="Times New Roman" w:cs="Times New Roman"/>
          <w:sz w:val="24"/>
          <w:szCs w:val="24"/>
        </w:rPr>
        <w:t xml:space="preserve">phyluce v1.7.1 </w: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(Faircloth et al. 2012; Faircloth 2016)</w:t>
      </w:r>
      <w:r w:rsidR="0067720F">
        <w:rPr>
          <w:rFonts w:ascii="Times New Roman" w:hAnsi="Times New Roman" w:cs="Times New Roman"/>
          <w:sz w:val="24"/>
          <w:szCs w:val="24"/>
        </w:rPr>
        <w:fldChar w:fldCharType="end"/>
      </w:r>
      <w:r w:rsidR="00B12D60" w:rsidRPr="00DF4DCD">
        <w:rPr>
          <w:rFonts w:ascii="Times New Roman" w:hAnsi="Times New Roman" w:cs="Times New Roman"/>
          <w:sz w:val="24"/>
          <w:szCs w:val="24"/>
        </w:rPr>
        <w:t>. In total</w:t>
      </w:r>
      <w:r w:rsidR="00FE342D">
        <w:rPr>
          <w:rFonts w:ascii="Times New Roman" w:hAnsi="Times New Roman" w:cs="Times New Roman"/>
          <w:sz w:val="24"/>
          <w:szCs w:val="24"/>
        </w:rPr>
        <w:t>, we recovered</w:t>
      </w:r>
      <w:r w:rsidR="00B12D60" w:rsidRPr="00DF4DCD">
        <w:rPr>
          <w:rFonts w:ascii="Times New Roman" w:hAnsi="Times New Roman" w:cs="Times New Roman"/>
          <w:sz w:val="24"/>
          <w:szCs w:val="24"/>
        </w:rPr>
        <w:t xml:space="preserve"> 2,6</w:t>
      </w:r>
      <w:r w:rsidR="00B46078">
        <w:rPr>
          <w:rFonts w:ascii="Times New Roman" w:hAnsi="Times New Roman" w:cs="Times New Roman"/>
          <w:sz w:val="24"/>
          <w:szCs w:val="24"/>
        </w:rPr>
        <w:t>32</w:t>
      </w:r>
      <w:r w:rsidR="00B12D60" w:rsidRPr="00DF4DCD">
        <w:rPr>
          <w:rFonts w:ascii="Times New Roman" w:hAnsi="Times New Roman" w:cs="Times New Roman"/>
          <w:sz w:val="24"/>
          <w:szCs w:val="24"/>
        </w:rPr>
        <w:t xml:space="preserve"> unique UCE loci, though not all UCE loci were found in all taxa (Table 1).</w:t>
      </w:r>
      <w:r w:rsidR="00B12D60" w:rsidRPr="00B12D60">
        <w:t xml:space="preserve"> </w:t>
      </w:r>
    </w:p>
    <w:p w14:paraId="1643FEA8" w14:textId="77777777" w:rsidR="005D3A4E" w:rsidRPr="00DF4DCD" w:rsidRDefault="005D3A4E" w:rsidP="005D3A4E">
      <w:pPr>
        <w:spacing w:after="0"/>
        <w:jc w:val="both"/>
        <w:rPr>
          <w:rFonts w:ascii="Times New Roman" w:hAnsi="Times New Roman" w:cs="Times New Roman"/>
          <w:sz w:val="24"/>
          <w:szCs w:val="24"/>
        </w:rPr>
      </w:pPr>
    </w:p>
    <w:p w14:paraId="00D814F6" w14:textId="505DB69A" w:rsidR="00B12D60" w:rsidRDefault="00B12D60" w:rsidP="00F413E3">
      <w:pPr>
        <w:pStyle w:val="Heading2"/>
      </w:pPr>
      <w:r>
        <w:t>UCE alignment</w:t>
      </w:r>
    </w:p>
    <w:p w14:paraId="36331899" w14:textId="75DD1822" w:rsidR="00B12D60" w:rsidRDefault="00FE342D" w:rsidP="005D3A4E">
      <w:pPr>
        <w:spacing w:after="0"/>
        <w:jc w:val="both"/>
        <w:rPr>
          <w:rFonts w:ascii="Times New Roman" w:hAnsi="Times New Roman" w:cs="Times New Roman"/>
          <w:sz w:val="24"/>
          <w:szCs w:val="24"/>
        </w:rPr>
      </w:pPr>
      <w:r>
        <w:rPr>
          <w:rFonts w:ascii="Times New Roman" w:hAnsi="Times New Roman" w:cs="Times New Roman"/>
          <w:sz w:val="24"/>
          <w:szCs w:val="24"/>
        </w:rPr>
        <w:t>We</w:t>
      </w:r>
      <w:r w:rsidR="0025681A">
        <w:rPr>
          <w:rFonts w:ascii="Times New Roman" w:hAnsi="Times New Roman" w:cs="Times New Roman"/>
          <w:sz w:val="24"/>
          <w:szCs w:val="24"/>
        </w:rPr>
        <w:t xml:space="preserve"> </w:t>
      </w:r>
      <w:r w:rsidR="0025681A" w:rsidRPr="00B12D60">
        <w:rPr>
          <w:rFonts w:ascii="Times New Roman" w:hAnsi="Times New Roman" w:cs="Times New Roman"/>
          <w:sz w:val="24"/>
          <w:szCs w:val="24"/>
        </w:rPr>
        <w:t>brought</w:t>
      </w:r>
      <w:r w:rsidR="0025681A">
        <w:rPr>
          <w:rFonts w:ascii="Times New Roman" w:hAnsi="Times New Roman" w:cs="Times New Roman"/>
          <w:sz w:val="24"/>
          <w:szCs w:val="24"/>
        </w:rPr>
        <w:t xml:space="preserve"> the extracted UCE sequences for each species</w:t>
      </w:r>
      <w:r w:rsidR="0025681A" w:rsidRPr="00B12D60">
        <w:rPr>
          <w:rFonts w:ascii="Times New Roman" w:hAnsi="Times New Roman" w:cs="Times New Roman"/>
          <w:sz w:val="24"/>
          <w:szCs w:val="24"/>
        </w:rPr>
        <w:t xml:space="preserve"> into</w:t>
      </w:r>
      <w:r w:rsidR="00F0016C">
        <w:rPr>
          <w:rFonts w:ascii="Times New Roman" w:hAnsi="Times New Roman" w:cs="Times New Roman"/>
          <w:sz w:val="24"/>
          <w:szCs w:val="24"/>
        </w:rPr>
        <w:t xml:space="preserve"> a</w:t>
      </w:r>
      <w:r w:rsidR="0025681A"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00B12D60" w:rsidRPr="00B12D60">
        <w:rPr>
          <w:rFonts w:ascii="Times New Roman" w:hAnsi="Times New Roman" w:cs="Times New Roman"/>
          <w:sz w:val="24"/>
          <w:szCs w:val="24"/>
        </w:rPr>
        <w:t>using MAFFT v7</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(Katoh and Standley 2013)</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then aligned</w:t>
      </w:r>
      <w:r w:rsidR="0025681A">
        <w:rPr>
          <w:rFonts w:ascii="Times New Roman" w:hAnsi="Times New Roman" w:cs="Times New Roman"/>
          <w:sz w:val="24"/>
          <w:szCs w:val="24"/>
        </w:rPr>
        <w:t xml:space="preserve"> them</w:t>
      </w:r>
      <w:r w:rsidR="00B12D60" w:rsidRPr="00B12D60">
        <w:rPr>
          <w:rFonts w:ascii="Times New Roman" w:hAnsi="Times New Roman" w:cs="Times New Roman"/>
          <w:sz w:val="24"/>
          <w:szCs w:val="24"/>
        </w:rPr>
        <w:t xml:space="preserve"> using FSA</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(Bradley et al. 2009)</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with </w:t>
      </w:r>
      <w:r w:rsidR="00C94C83">
        <w:rPr>
          <w:rFonts w:ascii="Times New Roman" w:hAnsi="Times New Roman" w:cs="Times New Roman"/>
          <w:sz w:val="24"/>
          <w:szCs w:val="24"/>
        </w:rPr>
        <w:t xml:space="preserve">the </w:t>
      </w:r>
      <w:r w:rsidR="00B12D60" w:rsidRPr="00B12D60">
        <w:rPr>
          <w:rFonts w:ascii="Times New Roman" w:hAnsi="Times New Roman" w:cs="Times New Roman"/>
          <w:sz w:val="24"/>
          <w:szCs w:val="24"/>
        </w:rPr>
        <w:t xml:space="preserve">default settings. </w:t>
      </w:r>
      <w:r w:rsidR="0025681A">
        <w:rPr>
          <w:rFonts w:ascii="Times New Roman" w:hAnsi="Times New Roman" w:cs="Times New Roman"/>
          <w:sz w:val="24"/>
          <w:szCs w:val="24"/>
        </w:rPr>
        <w:t>We trimmed UCE a</w:t>
      </w:r>
      <w:r w:rsidR="00B12D60" w:rsidRPr="00B12D60">
        <w:rPr>
          <w:rFonts w:ascii="Times New Roman" w:hAnsi="Times New Roman" w:cs="Times New Roman"/>
          <w:sz w:val="24"/>
          <w:szCs w:val="24"/>
        </w:rPr>
        <w:t xml:space="preserve">lignments with TrimAl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(Capella-Gutierrez et al. 2009)</w:t>
      </w:r>
      <w:r w:rsidR="0067720F">
        <w:rPr>
          <w:rFonts w:ascii="Times New Roman" w:hAnsi="Times New Roman" w:cs="Times New Roman"/>
          <w:sz w:val="24"/>
          <w:szCs w:val="24"/>
        </w:rPr>
        <w:fldChar w:fldCharType="end"/>
      </w:r>
      <w:r w:rsidR="00A0402C">
        <w:rPr>
          <w:rFonts w:ascii="Times New Roman" w:hAnsi="Times New Roman" w:cs="Times New Roman"/>
          <w:sz w:val="24"/>
          <w:szCs w:val="24"/>
        </w:rPr>
        <w:t xml:space="preserve"> with a gap threshold of 0.5 and otherwise default parameters.</w:t>
      </w:r>
      <w:r w:rsidR="0025681A">
        <w:rPr>
          <w:rFonts w:ascii="Times New Roman" w:hAnsi="Times New Roman" w:cs="Times New Roman"/>
          <w:sz w:val="24"/>
          <w:szCs w:val="24"/>
        </w:rPr>
        <w:t xml:space="preserve"> </w:t>
      </w:r>
      <w:r w:rsidR="00A94E60">
        <w:rPr>
          <w:rFonts w:ascii="Times New Roman" w:hAnsi="Times New Roman" w:cs="Times New Roman"/>
          <w:sz w:val="24"/>
          <w:szCs w:val="24"/>
        </w:rPr>
        <w:t xml:space="preserve">We performed </w:t>
      </w:r>
      <w:r w:rsidR="00B46078">
        <w:rPr>
          <w:rFonts w:ascii="Times New Roman" w:hAnsi="Times New Roman" w:cs="Times New Roman"/>
          <w:sz w:val="24"/>
          <w:szCs w:val="24"/>
        </w:rPr>
        <w:t xml:space="preserve">alignment </w:t>
      </w:r>
      <w:r w:rsidR="00B12D60" w:rsidRPr="00B12D60">
        <w:rPr>
          <w:rFonts w:ascii="Times New Roman" w:hAnsi="Times New Roman" w:cs="Times New Roman"/>
          <w:sz w:val="24"/>
          <w:szCs w:val="24"/>
        </w:rPr>
        <w:t>quality check</w:t>
      </w:r>
      <w:r w:rsidR="0025681A">
        <w:rPr>
          <w:rFonts w:ascii="Times New Roman" w:hAnsi="Times New Roman" w:cs="Times New Roman"/>
          <w:sz w:val="24"/>
          <w:szCs w:val="24"/>
        </w:rPr>
        <w:t>s</w:t>
      </w:r>
      <w:r w:rsidR="00B12D60" w:rsidRPr="00B12D60">
        <w:rPr>
          <w:rFonts w:ascii="Times New Roman" w:hAnsi="Times New Roman" w:cs="Times New Roman"/>
          <w:sz w:val="24"/>
          <w:szCs w:val="24"/>
        </w:rPr>
        <w:t xml:space="preserve"> using AMAS</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(Borowiec 2016)</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r>
        <w:rPr>
          <w:rFonts w:ascii="Times New Roman" w:hAnsi="Times New Roman" w:cs="Times New Roman"/>
          <w:sz w:val="24"/>
          <w:szCs w:val="24"/>
        </w:rPr>
        <w:t xml:space="preserve"> </w:t>
      </w:r>
      <w:r w:rsidR="00A94E60">
        <w:rPr>
          <w:rFonts w:ascii="Times New Roman" w:hAnsi="Times New Roman" w:cs="Times New Roman"/>
          <w:sz w:val="24"/>
          <w:szCs w:val="24"/>
        </w:rPr>
        <w:t>We processed a</w:t>
      </w:r>
      <w:r w:rsidRPr="00B12D60">
        <w:rPr>
          <w:rFonts w:ascii="Times New Roman" w:hAnsi="Times New Roman" w:cs="Times New Roman"/>
          <w:sz w:val="24"/>
          <w:szCs w:val="24"/>
        </w:rPr>
        <w:t>ll alignments in parallel with GNU Parallel</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(Tange 2018)</w:t>
      </w:r>
      <w:r w:rsidR="0067720F">
        <w:rPr>
          <w:rFonts w:ascii="Times New Roman" w:hAnsi="Times New Roman" w:cs="Times New Roman"/>
          <w:sz w:val="24"/>
          <w:szCs w:val="24"/>
        </w:rPr>
        <w:fldChar w:fldCharType="end"/>
      </w:r>
      <w:r w:rsidR="0067720F">
        <w:rPr>
          <w:rFonts w:ascii="Times New Roman" w:hAnsi="Times New Roman" w:cs="Times New Roman"/>
          <w:sz w:val="24"/>
          <w:szCs w:val="24"/>
        </w:rPr>
        <w:t>.</w:t>
      </w:r>
    </w:p>
    <w:p w14:paraId="2318F718" w14:textId="77777777" w:rsidR="005D3A4E" w:rsidRPr="00B12D60" w:rsidRDefault="005D3A4E" w:rsidP="005D3A4E">
      <w:pPr>
        <w:spacing w:after="0"/>
        <w:jc w:val="both"/>
        <w:rPr>
          <w:rFonts w:ascii="Times New Roman" w:hAnsi="Times New Roman" w:cs="Times New Roman"/>
          <w:sz w:val="24"/>
          <w:szCs w:val="24"/>
        </w:rPr>
      </w:pPr>
    </w:p>
    <w:p w14:paraId="09F5CC6A" w14:textId="77777777" w:rsidR="00B12D60" w:rsidRDefault="00FD0B8D" w:rsidP="00F413E3">
      <w:pPr>
        <w:pStyle w:val="Heading2"/>
      </w:pPr>
      <w:r w:rsidRPr="00031896">
        <w:lastRenderedPageBreak/>
        <w:t xml:space="preserve">Species tree </w:t>
      </w:r>
      <w:r w:rsidR="00B12D60">
        <w:t>reconstruction from UCEs</w:t>
      </w:r>
    </w:p>
    <w:p w14:paraId="6ED682B4" w14:textId="0BD90DBB" w:rsidR="00AF4933" w:rsidRPr="00E65A92" w:rsidRDefault="00C94C83" w:rsidP="00E41C8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w:t>
      </w:r>
      <w:r w:rsidR="00086687">
        <w:rPr>
          <w:rFonts w:ascii="Times New Roman" w:hAnsi="Times New Roman" w:cs="Times New Roman"/>
          <w:sz w:val="24"/>
          <w:szCs w:val="24"/>
        </w:rPr>
        <w:t>-</w:t>
      </w:r>
      <w:r>
        <w:rPr>
          <w:rFonts w:ascii="Times New Roman" w:hAnsi="Times New Roman" w:cs="Times New Roman"/>
          <w:sz w:val="24"/>
          <w:szCs w:val="24"/>
        </w:rPr>
        <w:t>level rodent phylogeny with two approaches</w:t>
      </w:r>
      <w:r w:rsidR="00D20C68">
        <w:rPr>
          <w:rFonts w:ascii="Times New Roman" w:hAnsi="Times New Roman" w:cs="Times New Roman"/>
          <w:sz w:val="24"/>
          <w:szCs w:val="24"/>
        </w:rPr>
        <w:t>. First, using the alignment</w:t>
      </w:r>
      <w:r w:rsidR="0067720F">
        <w:rPr>
          <w:rFonts w:ascii="Times New Roman" w:hAnsi="Times New Roman" w:cs="Times New Roman"/>
          <w:sz w:val="24"/>
          <w:szCs w:val="24"/>
        </w:rPr>
        <w:t>s</w:t>
      </w:r>
      <w:r w:rsidR="00D20C68">
        <w:rPr>
          <w:rFonts w:ascii="Times New Roman" w:hAnsi="Times New Roman" w:cs="Times New Roman"/>
          <w:sz w:val="24"/>
          <w:szCs w:val="24"/>
        </w:rPr>
        <w:t xml:space="preserve"> of all UCEs</w:t>
      </w:r>
      <w:r w:rsidR="00B46078">
        <w:rPr>
          <w:rFonts w:ascii="Times New Roman" w:hAnsi="Times New Roman" w:cs="Times New Roman"/>
          <w:sz w:val="24"/>
          <w:szCs w:val="24"/>
        </w:rPr>
        <w:t xml:space="preserve"> found in four or more taxa (2,632)</w:t>
      </w:r>
      <w:r w:rsidR="00D20C68">
        <w:rPr>
          <w:rFonts w:ascii="Times New Roman" w:hAnsi="Times New Roman" w:cs="Times New Roman"/>
          <w:sz w:val="24"/>
          <w:szCs w:val="24"/>
        </w:rPr>
        <w:t>, we reconstructed a maximum-likelihood (ML) species tree with</w:t>
      </w:r>
      <w:r w:rsidR="00D20C68" w:rsidRPr="00B12D60">
        <w:rPr>
          <w:rFonts w:ascii="Times New Roman" w:hAnsi="Times New Roman" w:cs="Times New Roman"/>
          <w:sz w:val="24"/>
          <w:szCs w:val="24"/>
        </w:rPr>
        <w:t xml:space="preserve"> IQ-TREE </w:t>
      </w:r>
      <w:r w:rsidR="00B46078">
        <w:rPr>
          <w:rFonts w:ascii="Times New Roman" w:hAnsi="Times New Roman" w:cs="Times New Roman"/>
          <w:sz w:val="24"/>
          <w:szCs w:val="24"/>
        </w:rPr>
        <w:t>v</w:t>
      </w:r>
      <w:r w:rsidR="00D20C68" w:rsidRPr="00B12D60">
        <w:rPr>
          <w:rFonts w:ascii="Times New Roman" w:hAnsi="Times New Roman" w:cs="Times New Roman"/>
          <w:sz w:val="24"/>
          <w:szCs w:val="24"/>
        </w:rPr>
        <w:t>2</w:t>
      </w:r>
      <w:r w:rsidR="00B46078">
        <w:rPr>
          <w:rFonts w:ascii="Times New Roman" w:hAnsi="Times New Roman" w:cs="Times New Roman"/>
          <w:sz w:val="24"/>
          <w:szCs w:val="24"/>
        </w:rPr>
        <w:t>.2.1</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Each UCE alignment was concatenated and partitioned</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(Chernomor et al. 2016)</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xml:space="preserve"> such that optimal substitution models were inferred for individual UCE loci with ModelFinder </w: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 </w:instrTex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EN.CITE.DATA </w:instrText>
      </w:r>
      <w:r w:rsidR="00B46078">
        <w:rPr>
          <w:rFonts w:ascii="Times New Roman" w:hAnsi="Times New Roman" w:cs="Times New Roman"/>
          <w:sz w:val="24"/>
          <w:szCs w:val="24"/>
        </w:rPr>
      </w:r>
      <w:r w:rsidR="00B46078">
        <w:rPr>
          <w:rFonts w:ascii="Times New Roman" w:hAnsi="Times New Roman" w:cs="Times New Roman"/>
          <w:sz w:val="24"/>
          <w:szCs w:val="24"/>
        </w:rPr>
        <w:fldChar w:fldCharType="end"/>
      </w:r>
      <w:r w:rsidR="00B46078">
        <w:rPr>
          <w:rFonts w:ascii="Times New Roman" w:hAnsi="Times New Roman" w:cs="Times New Roman"/>
          <w:sz w:val="24"/>
          <w:szCs w:val="24"/>
        </w:rPr>
      </w:r>
      <w:r w:rsidR="00B46078">
        <w:rPr>
          <w:rFonts w:ascii="Times New Roman" w:hAnsi="Times New Roman" w:cs="Times New Roman"/>
          <w:sz w:val="24"/>
          <w:szCs w:val="24"/>
        </w:rPr>
        <w:fldChar w:fldCharType="separate"/>
      </w:r>
      <w:r w:rsidR="00B46078">
        <w:rPr>
          <w:rFonts w:ascii="Times New Roman" w:hAnsi="Times New Roman" w:cs="Times New Roman"/>
          <w:noProof/>
          <w:sz w:val="24"/>
          <w:szCs w:val="24"/>
        </w:rPr>
        <w:t>(Kalyaanamoorthy et al. 2017)</w:t>
      </w:r>
      <w:r w:rsidR="00B46078">
        <w:rPr>
          <w:rFonts w:ascii="Times New Roman" w:hAnsi="Times New Roman" w:cs="Times New Roman"/>
          <w:sz w:val="24"/>
          <w:szCs w:val="24"/>
        </w:rPr>
        <w:fldChar w:fldCharType="end"/>
      </w:r>
      <w:r w:rsidR="0067720F">
        <w:rPr>
          <w:rFonts w:ascii="Times New Roman" w:hAnsi="Times New Roman" w:cs="Times New Roman"/>
          <w:sz w:val="24"/>
          <w:szCs w:val="24"/>
        </w:rPr>
        <w:t>.</w:t>
      </w:r>
      <w:r w:rsidR="00D20C68" w:rsidRPr="00B12D60">
        <w:rPr>
          <w:rFonts w:ascii="Times New Roman" w:hAnsi="Times New Roman" w:cs="Times New Roman"/>
          <w:sz w:val="24"/>
          <w:szCs w:val="24"/>
        </w:rPr>
        <w:t xml:space="preserve"> </w:t>
      </w:r>
      <w:r w:rsidR="00B46078">
        <w:rPr>
          <w:rFonts w:ascii="Times New Roman" w:hAnsi="Times New Roman" w:cs="Times New Roman"/>
          <w:sz w:val="24"/>
          <w:szCs w:val="24"/>
        </w:rPr>
        <w:t>We also reconstructed individual</w:t>
      </w:r>
      <w:r w:rsidR="00B12D60" w:rsidRPr="00B12D60">
        <w:rPr>
          <w:rFonts w:ascii="Times New Roman" w:hAnsi="Times New Roman" w:cs="Times New Roman"/>
          <w:sz w:val="24"/>
          <w:szCs w:val="24"/>
        </w:rPr>
        <w:t xml:space="preserve"> </w:t>
      </w:r>
      <w:r w:rsidR="004A71FE">
        <w:rPr>
          <w:rFonts w:ascii="Times New Roman" w:hAnsi="Times New Roman" w:cs="Times New Roman"/>
          <w:sz w:val="24"/>
          <w:szCs w:val="24"/>
        </w:rPr>
        <w:t>gene</w:t>
      </w:r>
      <w:r w:rsidR="00E74745">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B46078">
        <w:rPr>
          <w:rFonts w:ascii="Times New Roman" w:hAnsi="Times New Roman" w:cs="Times New Roman"/>
          <w:sz w:val="24"/>
          <w:szCs w:val="24"/>
        </w:rPr>
        <w:t>for each</w:t>
      </w:r>
      <w:r w:rsidR="00B12D60" w:rsidRPr="00B12D60">
        <w:rPr>
          <w:rFonts w:ascii="Times New Roman" w:hAnsi="Times New Roman" w:cs="Times New Roman"/>
          <w:sz w:val="24"/>
          <w:szCs w:val="24"/>
        </w:rPr>
        <w:t xml:space="preserve"> </w:t>
      </w:r>
      <w:r w:rsidR="0025681A">
        <w:rPr>
          <w:rFonts w:ascii="Times New Roman" w:hAnsi="Times New Roman" w:cs="Times New Roman"/>
          <w:sz w:val="24"/>
          <w:szCs w:val="24"/>
        </w:rPr>
        <w:t>UCE</w:t>
      </w:r>
      <w:r w:rsidR="0025681A"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alignment.</w:t>
      </w:r>
      <w:r w:rsidR="004A71FE">
        <w:rPr>
          <w:rFonts w:ascii="Times New Roman" w:hAnsi="Times New Roman" w:cs="Times New Roman"/>
          <w:sz w:val="24"/>
          <w:szCs w:val="24"/>
        </w:rPr>
        <w:t xml:space="preserve"> </w:t>
      </w:r>
      <w:r w:rsidR="00C810B7">
        <w:rPr>
          <w:rFonts w:ascii="Times New Roman" w:hAnsi="Times New Roman" w:cs="Times New Roman"/>
          <w:sz w:val="24"/>
          <w:szCs w:val="24"/>
        </w:rPr>
        <w:t>For all IQ-TREE runs (concatenated</w:t>
      </w:r>
      <w:r w:rsidR="00B877C3">
        <w:rPr>
          <w:rFonts w:ascii="Times New Roman" w:hAnsi="Times New Roman" w:cs="Times New Roman"/>
          <w:sz w:val="24"/>
          <w:szCs w:val="24"/>
        </w:rPr>
        <w:t xml:space="preserve"> or </w:t>
      </w:r>
      <w:r w:rsidR="00C810B7">
        <w:rPr>
          <w:rFonts w:ascii="Times New Roman" w:hAnsi="Times New Roman" w:cs="Times New Roman"/>
          <w:sz w:val="24"/>
          <w:szCs w:val="24"/>
        </w:rPr>
        <w:t>individual loci),</w:t>
      </w:r>
      <w:r w:rsidR="00B877C3">
        <w:rPr>
          <w:rFonts w:ascii="Times New Roman" w:hAnsi="Times New Roman" w:cs="Times New Roman"/>
          <w:sz w:val="24"/>
          <w:szCs w:val="24"/>
        </w:rPr>
        <w:t xml:space="preserve"> we assessed</w:t>
      </w:r>
      <w:r w:rsidR="00C810B7">
        <w:rPr>
          <w:rFonts w:ascii="Times New Roman" w:hAnsi="Times New Roman" w:cs="Times New Roman"/>
          <w:sz w:val="24"/>
          <w:szCs w:val="24"/>
        </w:rPr>
        <w:t xml:space="preserve"> b</w:t>
      </w:r>
      <w:r w:rsidR="00C810B7" w:rsidRPr="00B12D60">
        <w:rPr>
          <w:rFonts w:ascii="Times New Roman" w:hAnsi="Times New Roman" w:cs="Times New Roman"/>
          <w:sz w:val="24"/>
          <w:szCs w:val="24"/>
        </w:rPr>
        <w:t>ranch support with ultrafast bootstrap approximation</w:t>
      </w:r>
      <w:r w:rsidR="001B0E99">
        <w:rPr>
          <w:rFonts w:ascii="Times New Roman" w:hAnsi="Times New Roman" w:cs="Times New Roman"/>
          <w:sz w:val="24"/>
          <w:szCs w:val="24"/>
        </w:rPr>
        <w:t xml:space="preserve"> (UFBoot)</w:t>
      </w:r>
      <w:r w:rsidR="00C810B7" w:rsidRPr="00B12D60">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(Hoang et al. 2018)</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 xml:space="preserve"> and</w:t>
      </w:r>
      <w:r w:rsidR="00C810B7">
        <w:rPr>
          <w:rFonts w:ascii="Times New Roman" w:hAnsi="Times New Roman" w:cs="Times New Roman"/>
          <w:sz w:val="24"/>
          <w:szCs w:val="24"/>
        </w:rPr>
        <w:t xml:space="preserve"> the</w:t>
      </w:r>
      <w:r w:rsidR="00C810B7" w:rsidRPr="00B12D60">
        <w:rPr>
          <w:rFonts w:ascii="Times New Roman" w:hAnsi="Times New Roman" w:cs="Times New Roman"/>
          <w:sz w:val="24"/>
          <w:szCs w:val="24"/>
        </w:rPr>
        <w:t xml:space="preserve"> corrected approximate likelihood ratio test (SH-aLRT)</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(Guindon et al. 2010)</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w:t>
      </w:r>
      <w:r w:rsidR="00D20C68">
        <w:rPr>
          <w:rFonts w:ascii="Times New Roman" w:hAnsi="Times New Roman" w:cs="Times New Roman"/>
          <w:sz w:val="24"/>
          <w:szCs w:val="24"/>
        </w:rPr>
        <w:t xml:space="preserve"> We collapsed</w:t>
      </w:r>
      <w:r w:rsidR="00AF4933">
        <w:rPr>
          <w:rFonts w:ascii="Times New Roman" w:hAnsi="Times New Roman" w:cs="Times New Roman"/>
          <w:sz w:val="24"/>
          <w:szCs w:val="24"/>
        </w:rPr>
        <w:t xml:space="preserve"> </w:t>
      </w:r>
      <w:r w:rsidR="00D20C68">
        <w:rPr>
          <w:rFonts w:ascii="Times New Roman" w:hAnsi="Times New Roman" w:cs="Times New Roman"/>
          <w:sz w:val="24"/>
          <w:szCs w:val="24"/>
        </w:rPr>
        <w:t xml:space="preserve">branches in each UCE tree </w:t>
      </w:r>
      <w:r w:rsidR="00AF4933">
        <w:rPr>
          <w:rFonts w:ascii="Times New Roman" w:hAnsi="Times New Roman" w:cs="Times New Roman"/>
          <w:sz w:val="24"/>
          <w:szCs w:val="24"/>
        </w:rPr>
        <w:t xml:space="preserve">exhibiting less than </w:t>
      </w:r>
      <w:r w:rsidR="00D20C68">
        <w:rPr>
          <w:rFonts w:ascii="Times New Roman" w:hAnsi="Times New Roman" w:cs="Times New Roman"/>
          <w:sz w:val="24"/>
          <w:szCs w:val="24"/>
        </w:rPr>
        <w:t xml:space="preserve">10% </w:t>
      </w:r>
      <w:r w:rsidR="00B46078">
        <w:rPr>
          <w:rFonts w:ascii="Times New Roman" w:hAnsi="Times New Roman" w:cs="Times New Roman"/>
          <w:sz w:val="24"/>
          <w:szCs w:val="24"/>
        </w:rPr>
        <w:t xml:space="preserve">approximated </w:t>
      </w:r>
      <w:r w:rsidR="00C810B7">
        <w:rPr>
          <w:rFonts w:ascii="Times New Roman" w:hAnsi="Times New Roman" w:cs="Times New Roman"/>
          <w:sz w:val="24"/>
          <w:szCs w:val="24"/>
        </w:rPr>
        <w:t xml:space="preserve">bootstrap </w:t>
      </w:r>
      <w:r w:rsidR="00D20C68">
        <w:rPr>
          <w:rFonts w:ascii="Times New Roman" w:hAnsi="Times New Roman" w:cs="Times New Roman"/>
          <w:sz w:val="24"/>
          <w:szCs w:val="24"/>
        </w:rPr>
        <w:t>support using the nw_ed function from Newick Utilities</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(Junier and Zdobnov 2010)</w:t>
      </w:r>
      <w:r w:rsidR="001B0E99">
        <w:rPr>
          <w:rFonts w:ascii="Times New Roman" w:hAnsi="Times New Roman" w:cs="Times New Roman"/>
          <w:sz w:val="24"/>
          <w:szCs w:val="24"/>
        </w:rPr>
        <w:fldChar w:fldCharType="end"/>
      </w:r>
      <w:r w:rsidR="00086687">
        <w:rPr>
          <w:rFonts w:ascii="Times New Roman" w:hAnsi="Times New Roman" w:cs="Times New Roman"/>
          <w:sz w:val="24"/>
          <w:szCs w:val="24"/>
        </w:rPr>
        <w:t>. We</w:t>
      </w:r>
      <w:r w:rsidR="00C810B7">
        <w:rPr>
          <w:rFonts w:ascii="Times New Roman" w:hAnsi="Times New Roman" w:cs="Times New Roman"/>
          <w:sz w:val="24"/>
          <w:szCs w:val="24"/>
        </w:rPr>
        <w:t xml:space="preserve"> </w:t>
      </w:r>
      <w:r w:rsidR="00D20C68">
        <w:rPr>
          <w:rFonts w:ascii="Times New Roman" w:hAnsi="Times New Roman" w:cs="Times New Roman"/>
          <w:sz w:val="24"/>
          <w:szCs w:val="24"/>
        </w:rPr>
        <w:t>used these</w:t>
      </w:r>
      <w:r w:rsidR="00B12D60" w:rsidRPr="00B12D60">
        <w:rPr>
          <w:rFonts w:ascii="Times New Roman" w:hAnsi="Times New Roman" w:cs="Times New Roman"/>
          <w:sz w:val="24"/>
          <w:szCs w:val="24"/>
        </w:rPr>
        <w:t xml:space="preserve"> trees </w:t>
      </w:r>
      <w:r w:rsidR="00D20C68">
        <w:rPr>
          <w:rFonts w:ascii="Times New Roman" w:hAnsi="Times New Roman" w:cs="Times New Roman"/>
          <w:sz w:val="24"/>
          <w:szCs w:val="24"/>
        </w:rPr>
        <w:t>as input to the quartet summary method</w:t>
      </w:r>
      <w:r w:rsidR="00B12D60" w:rsidRPr="00B12D60">
        <w:rPr>
          <w:rFonts w:ascii="Times New Roman" w:hAnsi="Times New Roman" w:cs="Times New Roman"/>
          <w:sz w:val="24"/>
          <w:szCs w:val="24"/>
        </w:rPr>
        <w:t xml:space="preserve"> ASTRAL-III v5.</w:t>
      </w:r>
      <w:r w:rsidR="00B46078">
        <w:rPr>
          <w:rFonts w:ascii="Times New Roman" w:hAnsi="Times New Roman" w:cs="Times New Roman"/>
          <w:sz w:val="24"/>
          <w:szCs w:val="24"/>
        </w:rPr>
        <w:t>7.8</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(Zhang et al. 2018)</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D20C68">
        <w:rPr>
          <w:rFonts w:ascii="Times New Roman" w:hAnsi="Times New Roman" w:cs="Times New Roman"/>
          <w:sz w:val="24"/>
          <w:szCs w:val="24"/>
        </w:rPr>
        <w:t>to infer a species tree</w:t>
      </w:r>
      <w:r w:rsidR="00AF4933">
        <w:rPr>
          <w:rFonts w:ascii="Times New Roman" w:hAnsi="Times New Roman" w:cs="Times New Roman"/>
          <w:sz w:val="24"/>
          <w:szCs w:val="24"/>
        </w:rPr>
        <w:t xml:space="preserve">. </w:t>
      </w:r>
      <w:r w:rsidR="00FB6D47">
        <w:rPr>
          <w:rFonts w:ascii="Times New Roman" w:hAnsi="Times New Roman" w:cs="Times New Roman"/>
          <w:sz w:val="24"/>
          <w:szCs w:val="24"/>
        </w:rPr>
        <w:t xml:space="preserve">We generated </w:t>
      </w:r>
      <w:r w:rsidR="00B12D60" w:rsidRPr="00B12D60">
        <w:rPr>
          <w:rFonts w:ascii="Times New Roman" w:hAnsi="Times New Roman" w:cs="Times New Roman"/>
          <w:sz w:val="24"/>
          <w:szCs w:val="24"/>
        </w:rPr>
        <w:t>visualizations</w:t>
      </w:r>
      <w:r w:rsidR="00FB6D47">
        <w:rPr>
          <w:rFonts w:ascii="Times New Roman" w:hAnsi="Times New Roman" w:cs="Times New Roman"/>
          <w:sz w:val="24"/>
          <w:szCs w:val="24"/>
        </w:rPr>
        <w:t xml:space="preserve"> of phylogenies</w:t>
      </w:r>
      <w:r w:rsidR="00AF4933">
        <w:rPr>
          <w:rFonts w:ascii="Times New Roman" w:hAnsi="Times New Roman" w:cs="Times New Roman"/>
          <w:sz w:val="24"/>
          <w:szCs w:val="24"/>
        </w:rPr>
        <w:t xml:space="preserve"> with</w:t>
      </w:r>
      <w:r w:rsidR="00B12D60" w:rsidRPr="00B12D60">
        <w:rPr>
          <w:rFonts w:ascii="Times New Roman" w:hAnsi="Times New Roman" w:cs="Times New Roman"/>
          <w:sz w:val="24"/>
          <w:szCs w:val="24"/>
        </w:rPr>
        <w:t xml:space="preserve"> R v4.1.1</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(R Core Team 2021)</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using</w:t>
      </w:r>
      <w:r w:rsidR="00517E73">
        <w:rPr>
          <w:rFonts w:ascii="Times New Roman" w:hAnsi="Times New Roman" w:cs="Times New Roman"/>
          <w:sz w:val="24"/>
          <w:szCs w:val="24"/>
        </w:rPr>
        <w:t xml:space="preserve"> phytools</w:t>
      </w:r>
      <w:r w:rsidR="00B46078">
        <w:rPr>
          <w:rFonts w:ascii="Times New Roman" w:hAnsi="Times New Roman" w:cs="Times New Roman"/>
          <w:sz w:val="24"/>
          <w:szCs w:val="24"/>
        </w:rPr>
        <w:t xml:space="preserve"> v1.9-16</w:t>
      </w:r>
      <w:r w:rsidR="00517E73">
        <w:rPr>
          <w:rFonts w:ascii="Times New Roman" w:hAnsi="Times New Roman" w:cs="Times New Roman"/>
          <w:sz w:val="24"/>
          <w:szCs w:val="24"/>
        </w:rPr>
        <w:t xml:space="preserve"> </w:t>
      </w:r>
      <w:r w:rsidR="00517E73">
        <w:rPr>
          <w:rFonts w:ascii="Times New Roman" w:hAnsi="Times New Roman" w:cs="Times New Roman"/>
          <w:sz w:val="24"/>
          <w:szCs w:val="24"/>
        </w:rPr>
        <w:fldChar w:fldCharType="begin"/>
      </w:r>
      <w:r w:rsidR="00517E73">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sidR="00517E73">
        <w:rPr>
          <w:rFonts w:ascii="Times New Roman" w:hAnsi="Times New Roman" w:cs="Times New Roman"/>
          <w:sz w:val="24"/>
          <w:szCs w:val="24"/>
        </w:rPr>
        <w:fldChar w:fldCharType="separate"/>
      </w:r>
      <w:r w:rsidR="00517E73">
        <w:rPr>
          <w:rFonts w:ascii="Times New Roman" w:hAnsi="Times New Roman" w:cs="Times New Roman"/>
          <w:noProof/>
          <w:sz w:val="24"/>
          <w:szCs w:val="24"/>
        </w:rPr>
        <w:t>(Revell 2012)</w:t>
      </w:r>
      <w:r w:rsidR="00517E73">
        <w:rPr>
          <w:rFonts w:ascii="Times New Roman" w:hAnsi="Times New Roman" w:cs="Times New Roman"/>
          <w:sz w:val="24"/>
          <w:szCs w:val="24"/>
        </w:rPr>
        <w:fldChar w:fldCharType="end"/>
      </w:r>
      <w:r w:rsidR="00517E73">
        <w:rPr>
          <w:rFonts w:ascii="Times New Roman" w:hAnsi="Times New Roman" w:cs="Times New Roman"/>
          <w:sz w:val="24"/>
          <w:szCs w:val="24"/>
        </w:rPr>
        <w:t xml:space="preserve"> and</w:t>
      </w:r>
      <w:r w:rsidR="00B12D60" w:rsidRPr="00B12D60">
        <w:rPr>
          <w:rFonts w:ascii="Times New Roman" w:hAnsi="Times New Roman" w:cs="Times New Roman"/>
          <w:sz w:val="24"/>
          <w:szCs w:val="24"/>
        </w:rPr>
        <w:t xml:space="preserve"> the ggtree package v3.14</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(Yu et al. 2017; Yu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its imported functions from ape v5.0</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(Paradis and Schliep 2019)</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treeio v1.16.2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(Wang et al.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p>
    <w:p w14:paraId="48F86233" w14:textId="5306501E" w:rsidR="00B12D60" w:rsidRDefault="00B45C0B" w:rsidP="00356D6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C03B76">
        <w:rPr>
          <w:rFonts w:ascii="Times New Roman" w:hAnsi="Times New Roman" w:cs="Times New Roman"/>
          <w:sz w:val="24"/>
          <w:szCs w:val="24"/>
        </w:rPr>
        <w:t xml:space="preserve">then </w:t>
      </w:r>
      <w:r>
        <w:rPr>
          <w:rFonts w:ascii="Times New Roman" w:hAnsi="Times New Roman" w:cs="Times New Roman"/>
          <w:sz w:val="24"/>
          <w:szCs w:val="24"/>
        </w:rPr>
        <w:t xml:space="preserve">used </w:t>
      </w:r>
      <w:r w:rsidR="00B46078">
        <w:rPr>
          <w:rFonts w:ascii="Times New Roman" w:hAnsi="Times New Roman" w:cs="Times New Roman"/>
          <w:sz w:val="24"/>
          <w:szCs w:val="24"/>
        </w:rPr>
        <w:t>two</w:t>
      </w:r>
      <w:r w:rsidR="00B46078"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methods </w:t>
      </w:r>
      <w:r w:rsidR="00C03B76">
        <w:rPr>
          <w:rFonts w:ascii="Times New Roman" w:hAnsi="Times New Roman" w:cs="Times New Roman"/>
          <w:sz w:val="24"/>
          <w:szCs w:val="24"/>
        </w:rPr>
        <w:t>to</w:t>
      </w:r>
      <w:r w:rsidR="00C03B76"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assess </w:t>
      </w:r>
      <w:r w:rsidR="00C03B76">
        <w:rPr>
          <w:rFonts w:ascii="Times New Roman" w:hAnsi="Times New Roman" w:cs="Times New Roman"/>
          <w:sz w:val="24"/>
          <w:szCs w:val="24"/>
        </w:rPr>
        <w:t xml:space="preserve">phylogenetic </w:t>
      </w:r>
      <w:r w:rsidR="00B12D60" w:rsidRPr="00B12D60">
        <w:rPr>
          <w:rFonts w:ascii="Times New Roman" w:hAnsi="Times New Roman" w:cs="Times New Roman"/>
          <w:sz w:val="24"/>
          <w:szCs w:val="24"/>
        </w:rPr>
        <w:t>discordance across the reconstructed species tree.</w:t>
      </w:r>
      <w:r w:rsidR="00376E24">
        <w:rPr>
          <w:rFonts w:ascii="Times New Roman" w:hAnsi="Times New Roman" w:cs="Times New Roman"/>
          <w:sz w:val="24"/>
          <w:szCs w:val="24"/>
        </w:rPr>
        <w:t xml:space="preserve"> </w:t>
      </w:r>
      <w:r>
        <w:rPr>
          <w:rFonts w:ascii="Times New Roman" w:hAnsi="Times New Roman" w:cs="Times New Roman"/>
          <w:sz w:val="24"/>
          <w:szCs w:val="24"/>
        </w:rPr>
        <w:t>First, w</w:t>
      </w:r>
      <w:r w:rsidR="00376E24">
        <w:rPr>
          <w:rFonts w:ascii="Times New Roman" w:hAnsi="Times New Roman" w:cs="Times New Roman"/>
          <w:sz w:val="24"/>
          <w:szCs w:val="24"/>
        </w:rPr>
        <w:t xml:space="preserve">e calculated </w:t>
      </w:r>
      <w:r w:rsidR="005B538D">
        <w:rPr>
          <w:rFonts w:ascii="Times New Roman" w:hAnsi="Times New Roman" w:cs="Times New Roman"/>
          <w:sz w:val="24"/>
          <w:szCs w:val="24"/>
        </w:rPr>
        <w:t>s</w:t>
      </w:r>
      <w:r w:rsidR="00376E24" w:rsidRPr="00B12D60">
        <w:rPr>
          <w:rFonts w:ascii="Times New Roman" w:hAnsi="Times New Roman" w:cs="Times New Roman"/>
          <w:sz w:val="24"/>
          <w:szCs w:val="24"/>
        </w:rPr>
        <w:t>ite and gene concordance factors (sCF and gCF)</w:t>
      </w:r>
      <w:r w:rsidR="00376E24">
        <w:rPr>
          <w:rFonts w:ascii="Times New Roman" w:hAnsi="Times New Roman" w:cs="Times New Roman"/>
          <w:sz w:val="24"/>
          <w:szCs w:val="24"/>
        </w:rPr>
        <w:t xml:space="preserve"> with </w:t>
      </w:r>
      <w:r w:rsidR="00376E24" w:rsidRPr="00B12D60">
        <w:rPr>
          <w:rFonts w:ascii="Times New Roman" w:hAnsi="Times New Roman" w:cs="Times New Roman"/>
          <w:sz w:val="24"/>
          <w:szCs w:val="24"/>
        </w:rPr>
        <w:t>IQ-TREE 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 Minh et al. 2020b)</w:t>
      </w:r>
      <w:r w:rsidR="001B0E99">
        <w:rPr>
          <w:rFonts w:ascii="Times New Roman" w:hAnsi="Times New Roman" w:cs="Times New Roman"/>
          <w:sz w:val="24"/>
          <w:szCs w:val="24"/>
        </w:rPr>
        <w:fldChar w:fldCharType="end"/>
      </w:r>
      <w:r w:rsidR="00376E24">
        <w:rPr>
          <w:rFonts w:ascii="Times New Roman" w:hAnsi="Times New Roman" w:cs="Times New Roman"/>
          <w:sz w:val="24"/>
          <w:szCs w:val="24"/>
        </w:rPr>
        <w:t xml:space="preserve"> to assess levels of phylogenetic discordance between the inferred UCE trees and the </w:t>
      </w:r>
      <w:r w:rsidR="003251C0">
        <w:rPr>
          <w:rFonts w:ascii="Times New Roman" w:hAnsi="Times New Roman" w:cs="Times New Roman"/>
          <w:sz w:val="24"/>
          <w:szCs w:val="24"/>
        </w:rPr>
        <w:t xml:space="preserve">concatenated </w:t>
      </w:r>
      <w:r w:rsidR="00376E24">
        <w:rPr>
          <w:rFonts w:ascii="Times New Roman" w:hAnsi="Times New Roman" w:cs="Times New Roman"/>
          <w:sz w:val="24"/>
          <w:szCs w:val="24"/>
        </w:rPr>
        <w:t>species</w:t>
      </w:r>
      <w:r w:rsidR="003251C0">
        <w:rPr>
          <w:rFonts w:ascii="Times New Roman" w:hAnsi="Times New Roman" w:cs="Times New Roman"/>
          <w:sz w:val="24"/>
          <w:szCs w:val="24"/>
        </w:rPr>
        <w:t xml:space="preserve"> tree</w:t>
      </w:r>
      <w:r w:rsidR="00376E24">
        <w:rPr>
          <w:rFonts w:ascii="Times New Roman" w:hAnsi="Times New Roman" w:cs="Times New Roman"/>
          <w:sz w:val="24"/>
          <w:szCs w:val="24"/>
        </w:rPr>
        <w:t>. gCF is calculated f</w:t>
      </w:r>
      <w:r w:rsidR="00376E24" w:rsidRPr="00B12D60">
        <w:rPr>
          <w:rFonts w:ascii="Times New Roman" w:hAnsi="Times New Roman" w:cs="Times New Roman"/>
          <w:sz w:val="24"/>
          <w:szCs w:val="24"/>
        </w:rPr>
        <w:t>or each branch in the species tree</w:t>
      </w:r>
      <w:r w:rsidR="00376E24">
        <w:rPr>
          <w:rFonts w:ascii="Times New Roman" w:hAnsi="Times New Roman" w:cs="Times New Roman"/>
          <w:sz w:val="24"/>
          <w:szCs w:val="24"/>
        </w:rPr>
        <w:t xml:space="preserve"> as</w:t>
      </w:r>
      <w:r w:rsidR="00B12D60" w:rsidRPr="00B12D60">
        <w:rPr>
          <w:rFonts w:ascii="Times New Roman" w:hAnsi="Times New Roman" w:cs="Times New Roman"/>
          <w:sz w:val="24"/>
          <w:szCs w:val="24"/>
        </w:rPr>
        <w:t xml:space="preserve"> the proportion of </w:t>
      </w:r>
      <w:r w:rsidR="00376E24">
        <w:rPr>
          <w:rFonts w:ascii="Times New Roman" w:hAnsi="Times New Roman" w:cs="Times New Roman"/>
          <w:sz w:val="24"/>
          <w:szCs w:val="24"/>
        </w:rPr>
        <w:t>UCE</w:t>
      </w:r>
      <w:r w:rsidR="00376E24"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trees in which that branch also appears</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F82A3D">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sidR="00F82A3D">
        <w:rPr>
          <w:rFonts w:ascii="Times New Roman" w:hAnsi="Times New Roman" w:cs="Times New Roman"/>
          <w:sz w:val="24"/>
          <w:szCs w:val="24"/>
        </w:rPr>
        <w:fldChar w:fldCharType="separate"/>
      </w:r>
      <w:r w:rsidR="00F82A3D">
        <w:rPr>
          <w:rFonts w:ascii="Times New Roman" w:hAnsi="Times New Roman" w:cs="Times New Roman"/>
          <w:noProof/>
          <w:sz w:val="24"/>
          <w:szCs w:val="24"/>
        </w:rPr>
        <w:t>(Baum 2007)</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sCF represents the proportion of</w:t>
      </w:r>
      <w:r w:rsidR="003F0F5D">
        <w:rPr>
          <w:rFonts w:ascii="Times New Roman" w:hAnsi="Times New Roman" w:cs="Times New Roman"/>
          <w:sz w:val="24"/>
          <w:szCs w:val="24"/>
        </w:rPr>
        <w:t xml:space="preserve"> alignment</w:t>
      </w:r>
      <w:r w:rsidR="00B12D60" w:rsidRPr="00B12D60">
        <w:rPr>
          <w:rFonts w:ascii="Times New Roman" w:hAnsi="Times New Roman" w:cs="Times New Roman"/>
          <w:sz w:val="24"/>
          <w:szCs w:val="24"/>
        </w:rPr>
        <w:t xml:space="preserve"> sites concordant with a given</w:t>
      </w:r>
      <w:r w:rsidR="003F0F5D">
        <w:rPr>
          <w:rFonts w:ascii="Times New Roman" w:hAnsi="Times New Roman" w:cs="Times New Roman"/>
          <w:sz w:val="24"/>
          <w:szCs w:val="24"/>
        </w:rPr>
        <w:t xml:space="preserve"> species tree</w:t>
      </w:r>
      <w:r w:rsidR="00B12D60" w:rsidRPr="00B12D60">
        <w:rPr>
          <w:rFonts w:ascii="Times New Roman" w:hAnsi="Times New Roman" w:cs="Times New Roman"/>
          <w:sz w:val="24"/>
          <w:szCs w:val="24"/>
        </w:rPr>
        <w:t xml:space="preserve"> branch in a </w:t>
      </w:r>
      <w:r w:rsidR="00231BBB" w:rsidRPr="00B12D60">
        <w:rPr>
          <w:rFonts w:ascii="Times New Roman" w:hAnsi="Times New Roman" w:cs="Times New Roman"/>
          <w:sz w:val="24"/>
          <w:szCs w:val="24"/>
        </w:rPr>
        <w:t>randomi</w:t>
      </w:r>
      <w:r w:rsidR="00231BBB">
        <w:rPr>
          <w:rFonts w:ascii="Times New Roman" w:hAnsi="Times New Roman" w:cs="Times New Roman"/>
          <w:sz w:val="24"/>
          <w:szCs w:val="24"/>
        </w:rPr>
        <w:t>z</w:t>
      </w:r>
      <w:r w:rsidR="00231BBB" w:rsidRPr="00B12D60">
        <w:rPr>
          <w:rFonts w:ascii="Times New Roman" w:hAnsi="Times New Roman" w:cs="Times New Roman"/>
          <w:sz w:val="24"/>
          <w:szCs w:val="24"/>
        </w:rPr>
        <w:t xml:space="preserve">ed </w:t>
      </w:r>
      <w:r w:rsidR="00B12D60" w:rsidRPr="00B12D60">
        <w:rPr>
          <w:rFonts w:ascii="Times New Roman" w:hAnsi="Times New Roman" w:cs="Times New Roman"/>
          <w:sz w:val="24"/>
          <w:szCs w:val="24"/>
        </w:rPr>
        <w:t>subset of quartets of taxa</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sidR="00F82A3D">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3F0F5D">
        <w:rPr>
          <w:rFonts w:ascii="Times New Roman" w:hAnsi="Times New Roman" w:cs="Times New Roman"/>
          <w:sz w:val="24"/>
          <w:szCs w:val="24"/>
        </w:rPr>
        <w:t xml:space="preserve">We visualized </w:t>
      </w:r>
      <w:r w:rsidR="00B12D60" w:rsidRPr="00B12D60">
        <w:rPr>
          <w:rFonts w:ascii="Times New Roman" w:hAnsi="Times New Roman" w:cs="Times New Roman"/>
          <w:sz w:val="24"/>
          <w:szCs w:val="24"/>
        </w:rPr>
        <w:t>gCF and sCF</w:t>
      </w:r>
      <w:r w:rsidR="007B17B5">
        <w:rPr>
          <w:rFonts w:ascii="Times New Roman" w:hAnsi="Times New Roman" w:cs="Times New Roman"/>
          <w:sz w:val="24"/>
          <w:szCs w:val="24"/>
        </w:rPr>
        <w:t xml:space="preserve"> </w:t>
      </w:r>
      <w:r w:rsidR="007B17B5">
        <w:rPr>
          <w:rFonts w:ascii="Times New Roman" w:hAnsi="Times New Roman" w:cs="Times New Roman"/>
          <w:sz w:val="24"/>
          <w:szCs w:val="24"/>
        </w:rPr>
        <w:fldChar w:fldCharType="begin"/>
      </w:r>
      <w:r w:rsidR="007B17B5">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7B17B5">
        <w:rPr>
          <w:rFonts w:ascii="Times New Roman" w:hAnsi="Times New Roman" w:cs="Times New Roman"/>
          <w:sz w:val="24"/>
          <w:szCs w:val="24"/>
        </w:rPr>
        <w:fldChar w:fldCharType="separate"/>
      </w:r>
      <w:r w:rsidR="007B17B5">
        <w:rPr>
          <w:rFonts w:ascii="Times New Roman" w:hAnsi="Times New Roman" w:cs="Times New Roman"/>
          <w:noProof/>
          <w:sz w:val="24"/>
          <w:szCs w:val="24"/>
        </w:rPr>
        <w:t>(Lanfear 2018)</w:t>
      </w:r>
      <w:r w:rsidR="007B17B5">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for each branch</w:t>
      </w:r>
      <w:r w:rsidR="003F0F5D">
        <w:rPr>
          <w:rFonts w:ascii="Times New Roman" w:hAnsi="Times New Roman" w:cs="Times New Roman"/>
          <w:sz w:val="24"/>
          <w:szCs w:val="24"/>
        </w:rPr>
        <w:t xml:space="preserve"> in each species tree </w:t>
      </w:r>
      <w:r w:rsidR="00B12D60" w:rsidRPr="00B12D60">
        <w:rPr>
          <w:rFonts w:ascii="Times New Roman" w:hAnsi="Times New Roman" w:cs="Times New Roman"/>
          <w:sz w:val="24"/>
          <w:szCs w:val="24"/>
        </w:rPr>
        <w:t>using methods in R v4.</w:t>
      </w:r>
      <w:r w:rsidR="007B17B5">
        <w:rPr>
          <w:rFonts w:ascii="Times New Roman" w:hAnsi="Times New Roman" w:cs="Times New Roman"/>
          <w:sz w:val="24"/>
          <w:szCs w:val="24"/>
        </w:rPr>
        <w:t>3</w:t>
      </w:r>
      <w:r w:rsidR="00B12D60" w:rsidRPr="00B12D60">
        <w:rPr>
          <w:rFonts w:ascii="Times New Roman" w:hAnsi="Times New Roman" w:cs="Times New Roman"/>
          <w:sz w:val="24"/>
          <w:szCs w:val="24"/>
        </w:rPr>
        <w:t>.</w:t>
      </w:r>
      <w:r w:rsidR="007B17B5">
        <w:rPr>
          <w:rFonts w:ascii="Times New Roman" w:hAnsi="Times New Roman" w:cs="Times New Roman"/>
          <w:sz w:val="24"/>
          <w:szCs w:val="24"/>
        </w:rPr>
        <w:t xml:space="preserve">0 </w:t>
      </w:r>
      <w:r w:rsidR="00F82A3D">
        <w:rPr>
          <w:rFonts w:ascii="Times New Roman" w:hAnsi="Times New Roman" w:cs="Times New Roman"/>
          <w:sz w:val="24"/>
          <w:szCs w:val="24"/>
        </w:rPr>
        <w:fldChar w:fldCharType="begin"/>
      </w:r>
      <w:r w:rsidR="004A48A2">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F82A3D">
        <w:rPr>
          <w:rFonts w:ascii="Times New Roman" w:hAnsi="Times New Roman" w:cs="Times New Roman"/>
          <w:sz w:val="24"/>
          <w:szCs w:val="24"/>
        </w:rPr>
        <w:fldChar w:fldCharType="separate"/>
      </w:r>
      <w:r w:rsidR="004A48A2">
        <w:rPr>
          <w:rFonts w:ascii="Times New Roman" w:hAnsi="Times New Roman" w:cs="Times New Roman"/>
          <w:noProof/>
          <w:sz w:val="24"/>
          <w:szCs w:val="24"/>
        </w:rPr>
        <w:t>(Lanfear 2018; R Core Team 2021)</w:t>
      </w:r>
      <w:r w:rsidR="00F82A3D">
        <w:rPr>
          <w:rFonts w:ascii="Times New Roman" w:hAnsi="Times New Roman" w:cs="Times New Roman"/>
          <w:sz w:val="24"/>
          <w:szCs w:val="24"/>
        </w:rPr>
        <w:fldChar w:fldCharType="end"/>
      </w:r>
      <w:r w:rsidR="004A6B20">
        <w:rPr>
          <w:rFonts w:ascii="Times New Roman" w:hAnsi="Times New Roman" w:cs="Times New Roman"/>
          <w:sz w:val="24"/>
          <w:szCs w:val="24"/>
        </w:rPr>
        <w:t>.</w:t>
      </w:r>
      <w:r w:rsidR="00B12D60" w:rsidRPr="00B12D60">
        <w:rPr>
          <w:rFonts w:ascii="Times New Roman" w:hAnsi="Times New Roman" w:cs="Times New Roman"/>
          <w:sz w:val="24"/>
          <w:szCs w:val="24"/>
        </w:rPr>
        <w:t xml:space="preserve"> </w:t>
      </w:r>
      <w:r w:rsidR="0010719C">
        <w:rPr>
          <w:rFonts w:ascii="Times New Roman" w:hAnsi="Times New Roman" w:cs="Times New Roman"/>
          <w:sz w:val="24"/>
          <w:szCs w:val="24"/>
        </w:rPr>
        <w:t xml:space="preserve">Next, we </w:t>
      </w:r>
      <w:r w:rsidR="003F0F5D">
        <w:rPr>
          <w:rFonts w:ascii="Times New Roman" w:hAnsi="Times New Roman" w:cs="Times New Roman"/>
          <w:sz w:val="24"/>
          <w:szCs w:val="24"/>
        </w:rPr>
        <w:t>used</w:t>
      </w:r>
      <w:r w:rsidR="00B12D60" w:rsidRPr="00B12D60">
        <w:rPr>
          <w:rFonts w:ascii="Times New Roman" w:hAnsi="Times New Roman" w:cs="Times New Roman"/>
          <w:sz w:val="24"/>
          <w:szCs w:val="24"/>
        </w:rPr>
        <w:t xml:space="preserve"> Phy</w:t>
      </w:r>
      <w:r w:rsidR="00540B8D">
        <w:rPr>
          <w:rFonts w:ascii="Times New Roman" w:hAnsi="Times New Roman" w:cs="Times New Roman"/>
          <w:sz w:val="24"/>
          <w:szCs w:val="24"/>
        </w:rPr>
        <w:t>P</w:t>
      </w:r>
      <w:r w:rsidR="00B12D60" w:rsidRPr="00B12D60">
        <w:rPr>
          <w:rFonts w:ascii="Times New Roman" w:hAnsi="Times New Roman" w:cs="Times New Roman"/>
          <w:sz w:val="24"/>
          <w:szCs w:val="24"/>
        </w:rPr>
        <w:t>arts</w:t>
      </w:r>
      <w:r w:rsidR="004A6B20">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540B8D">
        <w:rPr>
          <w:rFonts w:ascii="Times New Roman" w:hAnsi="Times New Roman" w:cs="Times New Roman"/>
          <w:sz w:val="24"/>
          <w:szCs w:val="24"/>
        </w:rPr>
      </w:r>
      <w:r w:rsidR="00540B8D">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2015b)</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topological conflict between the </w:t>
      </w:r>
      <w:r w:rsidR="003F0F5D">
        <w:rPr>
          <w:rFonts w:ascii="Times New Roman" w:hAnsi="Times New Roman" w:cs="Times New Roman"/>
          <w:sz w:val="24"/>
          <w:szCs w:val="24"/>
        </w:rPr>
        <w:t>UCE</w:t>
      </w:r>
      <w:r w:rsidR="003F0F5D"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3F0F5D">
        <w:rPr>
          <w:rFonts w:ascii="Times New Roman" w:hAnsi="Times New Roman" w:cs="Times New Roman"/>
          <w:sz w:val="24"/>
          <w:szCs w:val="24"/>
        </w:rPr>
        <w:t xml:space="preserve">and </w:t>
      </w:r>
      <w:r w:rsidR="00B12D60" w:rsidRPr="00B12D60">
        <w:rPr>
          <w:rFonts w:ascii="Times New Roman" w:hAnsi="Times New Roman" w:cs="Times New Roman"/>
          <w:sz w:val="24"/>
          <w:szCs w:val="24"/>
        </w:rPr>
        <w:t>the species tree from ASTRAL-III.</w:t>
      </w:r>
      <w:r w:rsidR="003F0F5D">
        <w:rPr>
          <w:rFonts w:ascii="Times New Roman" w:hAnsi="Times New Roman" w:cs="Times New Roman"/>
          <w:sz w:val="24"/>
          <w:szCs w:val="24"/>
        </w:rPr>
        <w:t xml:space="preserve"> For this analysis, we rooted all trees</w:t>
      </w:r>
      <w:r w:rsidR="00B12D60" w:rsidRPr="00B12D60">
        <w:rPr>
          <w:rFonts w:ascii="Times New Roman" w:hAnsi="Times New Roman" w:cs="Times New Roman"/>
          <w:sz w:val="24"/>
          <w:szCs w:val="24"/>
        </w:rPr>
        <w:t xml:space="preserve"> with </w:t>
      </w:r>
      <w:r w:rsidR="00B12D60" w:rsidRPr="005B28B3">
        <w:rPr>
          <w:rFonts w:ascii="Times New Roman" w:hAnsi="Times New Roman" w:cs="Times New Roman"/>
          <w:i/>
          <w:iCs/>
          <w:sz w:val="24"/>
          <w:szCs w:val="24"/>
        </w:rPr>
        <w:t>Phodopus sungorus</w:t>
      </w:r>
      <w:r w:rsidR="00B12D60" w:rsidRPr="00B12D60">
        <w:rPr>
          <w:rFonts w:ascii="Times New Roman" w:hAnsi="Times New Roman" w:cs="Times New Roman"/>
          <w:sz w:val="24"/>
          <w:szCs w:val="24"/>
        </w:rPr>
        <w:t xml:space="preserve"> as the outgroup using the nw_reroot function in </w:t>
      </w:r>
      <w:r w:rsidR="00231BBB">
        <w:rPr>
          <w:rFonts w:ascii="Times New Roman" w:hAnsi="Times New Roman" w:cs="Times New Roman"/>
          <w:sz w:val="24"/>
          <w:szCs w:val="24"/>
        </w:rPr>
        <w:t>t</w:t>
      </w:r>
      <w:r w:rsidR="00231BBB" w:rsidRPr="00B12D60">
        <w:rPr>
          <w:rFonts w:ascii="Times New Roman" w:hAnsi="Times New Roman" w:cs="Times New Roman"/>
          <w:sz w:val="24"/>
          <w:szCs w:val="24"/>
        </w:rPr>
        <w:t xml:space="preserve">he </w:t>
      </w:r>
      <w:r w:rsidR="00B12D60" w:rsidRPr="00B12D60">
        <w:rPr>
          <w:rFonts w:ascii="Times New Roman" w:hAnsi="Times New Roman" w:cs="Times New Roman"/>
          <w:sz w:val="24"/>
          <w:szCs w:val="24"/>
        </w:rPr>
        <w:t>Newick Utilities</w:t>
      </w:r>
      <w:r w:rsidR="00540B8D">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r>
      <w:r w:rsidR="00540B8D">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540B8D">
        <w:rPr>
          <w:rFonts w:ascii="Times New Roman" w:hAnsi="Times New Roman" w:cs="Times New Roman"/>
          <w:sz w:val="24"/>
          <w:szCs w:val="24"/>
        </w:rPr>
        <w:fldChar w:fldCharType="separate"/>
      </w:r>
      <w:r w:rsidR="00540B8D">
        <w:rPr>
          <w:rFonts w:ascii="Times New Roman" w:hAnsi="Times New Roman" w:cs="Times New Roman"/>
          <w:noProof/>
          <w:sz w:val="24"/>
          <w:szCs w:val="24"/>
        </w:rPr>
        <w:t>(Junier and Zdobnov 2010)</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231BBB">
        <w:rPr>
          <w:rFonts w:ascii="Times New Roman" w:hAnsi="Times New Roman" w:cs="Times New Roman"/>
          <w:sz w:val="24"/>
          <w:szCs w:val="24"/>
        </w:rPr>
        <w:t>package</w:t>
      </w:r>
      <w:r w:rsidR="003F0F5D">
        <w:rPr>
          <w:rFonts w:ascii="Times New Roman" w:hAnsi="Times New Roman" w:cs="Times New Roman"/>
          <w:sz w:val="24"/>
          <w:szCs w:val="24"/>
        </w:rPr>
        <w:t xml:space="preserve"> and excluded 204 UCE trees that did not contain the outgroup</w:t>
      </w:r>
      <w:r w:rsidR="00B12D60" w:rsidRPr="00B12D60">
        <w:rPr>
          <w:rFonts w:ascii="Times New Roman" w:hAnsi="Times New Roman" w:cs="Times New Roman"/>
          <w:sz w:val="24"/>
          <w:szCs w:val="24"/>
        </w:rPr>
        <w:t xml:space="preserve">. </w:t>
      </w:r>
    </w:p>
    <w:p w14:paraId="25D64B2D" w14:textId="77777777" w:rsidR="005D3A4E" w:rsidRDefault="005D3A4E" w:rsidP="005D3A4E">
      <w:pPr>
        <w:spacing w:after="0"/>
        <w:jc w:val="both"/>
        <w:rPr>
          <w:rFonts w:ascii="Times New Roman" w:hAnsi="Times New Roman" w:cs="Times New Roman"/>
          <w:sz w:val="24"/>
          <w:szCs w:val="24"/>
        </w:rPr>
      </w:pPr>
    </w:p>
    <w:p w14:paraId="0D768518" w14:textId="5F19F028" w:rsidR="00B12D60" w:rsidRDefault="00B12D60" w:rsidP="00F413E3">
      <w:pPr>
        <w:pStyle w:val="Heading2"/>
      </w:pPr>
      <w:r>
        <w:t>Divergence time estimation</w:t>
      </w:r>
    </w:p>
    <w:p w14:paraId="02053FFE" w14:textId="035C0287" w:rsidR="00B12D60" w:rsidRDefault="003F0F5D"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A50454">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w:t>
      </w:r>
      <w:r w:rsidR="00C159A9">
        <w:rPr>
          <w:rFonts w:ascii="Times New Roman" w:hAnsi="Times New Roman" w:cs="Times New Roman"/>
          <w:sz w:val="24"/>
          <w:szCs w:val="24"/>
        </w:rPr>
        <w:t xml:space="preserve">absolute </w:t>
      </w:r>
      <w:r>
        <w:rPr>
          <w:rFonts w:ascii="Times New Roman" w:hAnsi="Times New Roman" w:cs="Times New Roman"/>
          <w:sz w:val="24"/>
          <w:szCs w:val="24"/>
        </w:rPr>
        <w:t>time</w:t>
      </w:r>
      <w:r w:rsidR="00B45C0B">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 </w:instrText>
      </w:r>
      <w:r w:rsidR="00B45C0B">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EN.CITE.DATA </w:instrText>
      </w:r>
      <w:r w:rsidR="00B45C0B">
        <w:rPr>
          <w:rFonts w:ascii="Times New Roman" w:hAnsi="Times New Roman" w:cs="Times New Roman"/>
          <w:sz w:val="24"/>
          <w:szCs w:val="24"/>
        </w:rPr>
      </w:r>
      <w:r w:rsidR="00B45C0B">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B45C0B">
        <w:rPr>
          <w:rFonts w:ascii="Times New Roman" w:hAnsi="Times New Roman" w:cs="Times New Roman"/>
          <w:noProof/>
          <w:sz w:val="24"/>
          <w:szCs w:val="24"/>
        </w:rPr>
        <w:t>(To et al. 2016)</w:t>
      </w:r>
      <w:r w:rsidR="00A50454">
        <w:rPr>
          <w:rFonts w:ascii="Times New Roman" w:hAnsi="Times New Roman" w:cs="Times New Roman"/>
          <w:sz w:val="24"/>
          <w:szCs w:val="24"/>
        </w:rPr>
        <w:fldChar w:fldCharType="end"/>
      </w:r>
      <w:r w:rsidR="00A50454">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r w:rsidR="00B12D60" w:rsidRPr="00B12D60">
        <w:rPr>
          <w:rFonts w:ascii="Times New Roman" w:hAnsi="Times New Roman" w:cs="Times New Roman"/>
          <w:sz w:val="24"/>
          <w:szCs w:val="24"/>
        </w:rPr>
        <w:t>SortaDate</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2018)</w:t>
      </w:r>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a set of 1</w:t>
      </w:r>
      <w:r w:rsidR="007B17B5">
        <w:rPr>
          <w:rFonts w:ascii="Times New Roman" w:hAnsi="Times New Roman" w:cs="Times New Roman"/>
          <w:sz w:val="24"/>
          <w:szCs w:val="24"/>
        </w:rPr>
        <w:t>0</w:t>
      </w:r>
      <w:r w:rsidR="00B12D60" w:rsidRPr="00B12D60">
        <w:rPr>
          <w:rFonts w:ascii="Times New Roman" w:hAnsi="Times New Roman" w:cs="Times New Roman"/>
          <w:sz w:val="24"/>
          <w:szCs w:val="24"/>
        </w:rPr>
        <w:t xml:space="preserve">0 UCE loci that </w:t>
      </w:r>
      <w:r w:rsidR="00975209">
        <w:rPr>
          <w:rFonts w:ascii="Times New Roman" w:hAnsi="Times New Roman" w:cs="Times New Roman"/>
          <w:sz w:val="24"/>
          <w:szCs w:val="24"/>
        </w:rPr>
        <w:t>exhibit highly</w:t>
      </w:r>
      <w:r w:rsidR="00B12D60" w:rsidRPr="00B12D60">
        <w:rPr>
          <w:rFonts w:ascii="Times New Roman" w:hAnsi="Times New Roman" w:cs="Times New Roman"/>
          <w:sz w:val="24"/>
          <w:szCs w:val="24"/>
        </w:rPr>
        <w:t xml:space="preserve"> clocklike behavior and </w:t>
      </w:r>
      <w:r w:rsidR="00C159A9">
        <w:rPr>
          <w:rFonts w:ascii="Times New Roman" w:hAnsi="Times New Roman" w:cs="Times New Roman"/>
          <w:sz w:val="24"/>
          <w:szCs w:val="24"/>
        </w:rPr>
        <w:t>minimized</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topological conflict with the </w:t>
      </w:r>
      <w:r>
        <w:rPr>
          <w:rFonts w:ascii="Times New Roman" w:hAnsi="Times New Roman" w:cs="Times New Roman"/>
          <w:sz w:val="24"/>
          <w:szCs w:val="24"/>
        </w:rPr>
        <w:t>concatenated</w:t>
      </w:r>
      <w:r w:rsidR="00B12D60" w:rsidRPr="00B12D60">
        <w:rPr>
          <w:rFonts w:ascii="Times New Roman" w:hAnsi="Times New Roman" w:cs="Times New Roman"/>
          <w:sz w:val="24"/>
          <w:szCs w:val="24"/>
        </w:rPr>
        <w:t xml:space="preserve"> species tree</w:t>
      </w:r>
      <w:r w:rsidR="00975209">
        <w:rPr>
          <w:rFonts w:ascii="Times New Roman" w:hAnsi="Times New Roman" w:cs="Times New Roman"/>
          <w:sz w:val="24"/>
          <w:szCs w:val="24"/>
        </w:rPr>
        <w:t xml:space="preserve">. </w:t>
      </w:r>
      <w:r w:rsidR="00C159A9">
        <w:rPr>
          <w:rFonts w:ascii="Times New Roman" w:hAnsi="Times New Roman" w:cs="Times New Roman"/>
          <w:sz w:val="24"/>
          <w:szCs w:val="24"/>
        </w:rPr>
        <w:t>We applied node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age calibrations</w:t>
      </w:r>
      <w:r w:rsidR="00D87733">
        <w:rPr>
          <w:rFonts w:ascii="Times New Roman" w:hAnsi="Times New Roman" w:cs="Times New Roman"/>
          <w:sz w:val="24"/>
          <w:szCs w:val="24"/>
        </w:rPr>
        <w:t xml:space="preserve"> (Table 2)</w:t>
      </w:r>
      <w:r w:rsidR="00B12D60" w:rsidRPr="00B12D60">
        <w:rPr>
          <w:rFonts w:ascii="Times New Roman" w:hAnsi="Times New Roman" w:cs="Times New Roman"/>
          <w:sz w:val="24"/>
          <w:szCs w:val="24"/>
        </w:rPr>
        <w:t xml:space="preserve"> from Schenk et al.</w:t>
      </w:r>
      <w:r w:rsidR="00A40119">
        <w:rPr>
          <w:rFonts w:ascii="Times New Roman" w:hAnsi="Times New Roman" w:cs="Times New Roman"/>
          <w:sz w:val="24"/>
          <w:szCs w:val="24"/>
        </w:rPr>
        <w:t xml:space="preserve"> </w: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t>(2013)</w: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Steppan and Schenk</w:t>
      </w:r>
      <w:r w:rsidR="00A40119">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t>(2017)</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which in turn </w:t>
      </w:r>
      <w:r w:rsidR="00C159A9">
        <w:rPr>
          <w:rFonts w:ascii="Times New Roman" w:hAnsi="Times New Roman" w:cs="Times New Roman"/>
          <w:sz w:val="24"/>
          <w:szCs w:val="24"/>
        </w:rPr>
        <w:t>were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sourced from fossil calibrations described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As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is paraphyletic, the maximum age is taken from the earliest crown group fossil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t xml:space="preserve">. In contrast, </w:t>
      </w:r>
      <w:r w:rsidR="00B12D60" w:rsidRPr="00B12D60">
        <w:rPr>
          <w:rFonts w:ascii="Times New Roman" w:hAnsi="Times New Roman" w:cs="Times New Roman"/>
          <w:sz w:val="24"/>
          <w:szCs w:val="24"/>
        </w:rPr>
        <w:t xml:space="preserve">the estimated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node age from Schenk et al</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t>(2013)</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w:t>
      </w:r>
      <w:r w:rsidR="00B12D60" w:rsidRPr="00B12D60">
        <w:rPr>
          <w:rFonts w:ascii="Times New Roman" w:hAnsi="Times New Roman" w:cs="Times New Roman"/>
          <w:sz w:val="24"/>
          <w:szCs w:val="24"/>
        </w:rPr>
        <w:lastRenderedPageBreak/>
        <w:t>requires that one calibration be fixed and not a range. We select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one calibration node (here</w:t>
      </w:r>
      <w:r w:rsidR="0068523A">
        <w:rPr>
          <w:rFonts w:ascii="Times New Roman" w:hAnsi="Times New Roman" w:cs="Times New Roman"/>
          <w:sz w:val="24"/>
          <w:szCs w:val="24"/>
        </w:rPr>
        <w:t>,</w:t>
      </w:r>
      <w:r w:rsidR="00B12D60" w:rsidRPr="00B12D60">
        <w:rPr>
          <w:rFonts w:ascii="Times New Roman" w:hAnsi="Times New Roman" w:cs="Times New Roman"/>
          <w:sz w:val="24"/>
          <w:szCs w:val="24"/>
        </w:rPr>
        <w:t xml:space="preserve"> the</w:t>
      </w:r>
      <w:r w:rsidR="00231BBB">
        <w:rPr>
          <w:rFonts w:ascii="Times New Roman" w:hAnsi="Times New Roman" w:cs="Times New Roman"/>
          <w:sz w:val="24"/>
          <w:szCs w:val="24"/>
        </w:rPr>
        <w:t xml:space="preserve"> branch leading to</w:t>
      </w:r>
      <w:r w:rsidR="00B12D60" w:rsidRPr="00B12D60">
        <w:rPr>
          <w:rFonts w:ascii="Times New Roman" w:hAnsi="Times New Roman" w:cs="Times New Roman"/>
          <w:sz w:val="24"/>
          <w:szCs w:val="24"/>
        </w:rPr>
        <w:t xml:space="preserve"> </w:t>
      </w:r>
      <w:r w:rsidR="00B12D60" w:rsidRPr="00B12D60">
        <w:rPr>
          <w:rFonts w:ascii="Times New Roman" w:hAnsi="Times New Roman" w:cs="Times New Roman"/>
          <w:iCs/>
          <w:sz w:val="24"/>
          <w:szCs w:val="24"/>
        </w:rPr>
        <w:t>Murinae</w:t>
      </w:r>
      <w:r w:rsidR="00B12D60" w:rsidRPr="00B12D60">
        <w:rPr>
          <w:rFonts w:ascii="Times New Roman" w:hAnsi="Times New Roman" w:cs="Times New Roman"/>
          <w:sz w:val="24"/>
          <w:szCs w:val="24"/>
        </w:rPr>
        <w:t>) and estimat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r w:rsidR="005B538D" w:rsidRPr="00B12D60">
        <w:rPr>
          <w:rFonts w:ascii="Times New Roman" w:hAnsi="Times New Roman" w:cs="Times New Roman"/>
          <w:sz w:val="24"/>
          <w:szCs w:val="24"/>
        </w:rPr>
        <w:t>.</w:t>
      </w:r>
    </w:p>
    <w:p w14:paraId="039C55C2" w14:textId="77777777" w:rsidR="00B12D60" w:rsidRPr="00B12D60" w:rsidRDefault="00B12D60" w:rsidP="00F413E3">
      <w:pPr>
        <w:spacing w:after="0"/>
        <w:jc w:val="both"/>
        <w:rPr>
          <w:rFonts w:ascii="Times New Roman" w:hAnsi="Times New Roman" w:cs="Times New Roman"/>
          <w:sz w:val="24"/>
          <w:szCs w:val="24"/>
        </w:rPr>
      </w:pPr>
    </w:p>
    <w:p w14:paraId="65241289" w14:textId="5B8250C6" w:rsidR="00FD0B8D" w:rsidRPr="00031896" w:rsidRDefault="001D75E5" w:rsidP="00F413E3">
      <w:pPr>
        <w:pStyle w:val="Heading2"/>
      </w:pPr>
      <w:r>
        <w:t>Genome w</w:t>
      </w:r>
      <w:r w:rsidR="00FD0B8D" w:rsidRPr="00031896">
        <w:t xml:space="preserve">indow-based </w:t>
      </w:r>
      <w:r>
        <w:t xml:space="preserve">phylogenetic </w:t>
      </w:r>
      <w:r w:rsidR="00FD0B8D" w:rsidRPr="00031896">
        <w:t>analysis</w:t>
      </w:r>
      <w:r w:rsidR="004207A5">
        <w:t xml:space="preserve"> </w:t>
      </w:r>
    </w:p>
    <w:p w14:paraId="4F55632A" w14:textId="42DB65FE" w:rsidR="00197A2B" w:rsidRDefault="00D14B44"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the distribution of phylogenetic discordance across the rodent genome, we limited </w:t>
      </w:r>
      <w:r w:rsidR="00975209">
        <w:rPr>
          <w:rFonts w:ascii="Times New Roman" w:hAnsi="Times New Roman" w:cs="Times New Roman"/>
          <w:sz w:val="24"/>
          <w:szCs w:val="24"/>
        </w:rPr>
        <w:t>subsequent analyses to six of the</w:t>
      </w:r>
      <w:r w:rsidR="00197A2B" w:rsidRPr="00031896">
        <w:rPr>
          <w:rFonts w:ascii="Times New Roman" w:hAnsi="Times New Roman" w:cs="Times New Roman"/>
          <w:sz w:val="24"/>
          <w:szCs w:val="24"/>
        </w:rPr>
        <w:t xml:space="preserve"> newly sequenced genomes (</w:t>
      </w:r>
      <w:r w:rsidR="007617E0" w:rsidRPr="00E358E6">
        <w:rPr>
          <w:rFonts w:ascii="Times New Roman" w:hAnsi="Times New Roman" w:cs="Times New Roman"/>
          <w:i/>
          <w:iCs/>
          <w:sz w:val="24"/>
          <w:szCs w:val="24"/>
        </w:rPr>
        <w:t>Mastomys natalensis</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Hylomyscus alleni</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Praomys delectorum</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Rhabdomys dilectus</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Grammom</w:t>
      </w:r>
      <w:r w:rsidR="00351AE6">
        <w:rPr>
          <w:rFonts w:ascii="Times New Roman" w:hAnsi="Times New Roman" w:cs="Times New Roman"/>
          <w:i/>
          <w:iCs/>
          <w:sz w:val="24"/>
          <w:szCs w:val="24"/>
        </w:rPr>
        <w:t>y</w:t>
      </w:r>
      <w:r w:rsidR="007617E0" w:rsidRPr="00E358E6">
        <w:rPr>
          <w:rFonts w:ascii="Times New Roman" w:hAnsi="Times New Roman" w:cs="Times New Roman"/>
          <w:i/>
          <w:iCs/>
          <w:sz w:val="24"/>
          <w:szCs w:val="24"/>
        </w:rPr>
        <w:t>s dolichurus</w:t>
      </w:r>
      <w:r w:rsidR="007617E0" w:rsidRPr="00E358E6">
        <w:rPr>
          <w:rFonts w:ascii="Times New Roman" w:hAnsi="Times New Roman" w:cs="Times New Roman"/>
          <w:sz w:val="24"/>
          <w:szCs w:val="24"/>
        </w:rPr>
        <w:t xml:space="preserve">, and </w:t>
      </w:r>
      <w:r w:rsidR="007617E0" w:rsidRPr="00E358E6">
        <w:rPr>
          <w:rFonts w:ascii="Times New Roman" w:hAnsi="Times New Roman" w:cs="Times New Roman"/>
          <w:i/>
          <w:iCs/>
          <w:sz w:val="24"/>
          <w:szCs w:val="24"/>
        </w:rPr>
        <w:t>Rhynchomys soricoides</w:t>
      </w:r>
      <w:r w:rsidR="00197A2B" w:rsidRPr="00031896">
        <w:rPr>
          <w:rFonts w:ascii="Times New Roman" w:hAnsi="Times New Roman" w:cs="Times New Roman"/>
          <w:sz w:val="24"/>
          <w:szCs w:val="24"/>
        </w:rPr>
        <w:t>)</w:t>
      </w:r>
      <w:r w:rsidR="00975209">
        <w:rPr>
          <w:rFonts w:ascii="Times New Roman" w:hAnsi="Times New Roman" w:cs="Times New Roman"/>
          <w:sz w:val="24"/>
          <w:szCs w:val="24"/>
        </w:rPr>
        <w:t>.</w:t>
      </w:r>
      <w:r w:rsidR="00D26EAA">
        <w:rPr>
          <w:rFonts w:ascii="Times New Roman" w:hAnsi="Times New Roman" w:cs="Times New Roman"/>
          <w:sz w:val="24"/>
          <w:szCs w:val="24"/>
        </w:rPr>
        <w:t xml:space="preserve"> </w:t>
      </w:r>
      <w:r w:rsidR="00D26EAA">
        <w:rPr>
          <w:rFonts w:ascii="Times New Roman" w:hAnsi="Times New Roman" w:cs="Times New Roman"/>
          <w:i/>
          <w:iCs/>
          <w:sz w:val="24"/>
          <w:szCs w:val="24"/>
        </w:rPr>
        <w:t xml:space="preserve">Otomys typus </w:t>
      </w:r>
      <w:r w:rsidR="00D26EAA">
        <w:rPr>
          <w:rFonts w:ascii="Times New Roman" w:hAnsi="Times New Roman" w:cs="Times New Roman"/>
          <w:sz w:val="24"/>
          <w:szCs w:val="24"/>
        </w:rPr>
        <w:t>was excluded from these analyses due to the</w:t>
      </w:r>
      <w:r w:rsidR="00C008C5">
        <w:rPr>
          <w:rFonts w:ascii="Times New Roman" w:hAnsi="Times New Roman" w:cs="Times New Roman"/>
          <w:sz w:val="24"/>
          <w:szCs w:val="24"/>
        </w:rPr>
        <w:t xml:space="preserve"> </w:t>
      </w:r>
      <w:r w:rsidR="00DE0F26">
        <w:rPr>
          <w:rFonts w:ascii="Times New Roman" w:hAnsi="Times New Roman" w:cs="Times New Roman"/>
          <w:sz w:val="24"/>
          <w:szCs w:val="24"/>
        </w:rPr>
        <w:t xml:space="preserve">inadequacy of the </w:t>
      </w:r>
      <w:r w:rsidR="00C008C5">
        <w:rPr>
          <w:rFonts w:ascii="Times New Roman" w:hAnsi="Times New Roman" w:cs="Times New Roman"/>
          <w:sz w:val="24"/>
          <w:szCs w:val="24"/>
        </w:rPr>
        <w:t>library</w:t>
      </w:r>
      <w:r w:rsidR="00D26EAA">
        <w:rPr>
          <w:rFonts w:ascii="Times New Roman" w:hAnsi="Times New Roman" w:cs="Times New Roman"/>
          <w:sz w:val="24"/>
          <w:szCs w:val="24"/>
        </w:rPr>
        <w:t xml:space="preserve"> outlined above.</w:t>
      </w:r>
      <w:r w:rsidR="00975209">
        <w:rPr>
          <w:rFonts w:ascii="Times New Roman" w:hAnsi="Times New Roman" w:cs="Times New Roman"/>
          <w:sz w:val="24"/>
          <w:szCs w:val="24"/>
        </w:rPr>
        <w:t xml:space="preserve"> For these genomes</w:t>
      </w:r>
      <w:r w:rsidR="00086687">
        <w:rPr>
          <w:rFonts w:ascii="Times New Roman" w:hAnsi="Times New Roman" w:cs="Times New Roman"/>
          <w:sz w:val="24"/>
          <w:szCs w:val="24"/>
        </w:rPr>
        <w:t>,</w:t>
      </w:r>
      <w:r w:rsidR="00197A2B" w:rsidRPr="00031896">
        <w:rPr>
          <w:rFonts w:ascii="Times New Roman" w:hAnsi="Times New Roman" w:cs="Times New Roman"/>
          <w:sz w:val="24"/>
          <w:szCs w:val="24"/>
        </w:rPr>
        <w:t xml:space="preserve"> </w:t>
      </w:r>
      <w:r w:rsidR="002A1D02" w:rsidRPr="00031896">
        <w:rPr>
          <w:rFonts w:ascii="Times New Roman" w:hAnsi="Times New Roman" w:cs="Times New Roman"/>
          <w:sz w:val="24"/>
          <w:szCs w:val="24"/>
        </w:rPr>
        <w:t>we generated</w:t>
      </w:r>
      <w:r w:rsidR="00D014B3">
        <w:rPr>
          <w:rFonts w:ascii="Times New Roman" w:hAnsi="Times New Roman" w:cs="Times New Roman"/>
          <w:sz w:val="24"/>
          <w:szCs w:val="24"/>
        </w:rPr>
        <w:t xml:space="preserve"> pseudo-assemblies using pseudo-it</w:t>
      </w:r>
      <w:r w:rsidR="00D526C2">
        <w:rPr>
          <w:rFonts w:ascii="Times New Roman" w:hAnsi="Times New Roman" w:cs="Times New Roman"/>
          <w:sz w:val="24"/>
          <w:szCs w:val="24"/>
        </w:rPr>
        <w:t xml:space="preserve"> </w:t>
      </w:r>
      <w:r w:rsidR="00D526C2">
        <w:rPr>
          <w:rFonts w:ascii="Times New Roman" w:hAnsi="Times New Roman" w:cs="Times New Roman"/>
          <w:sz w:val="24"/>
          <w:szCs w:val="24"/>
        </w:rPr>
        <w:fldChar w:fldCharType="begin"/>
      </w:r>
      <w:r w:rsidR="00D526C2">
        <w:rPr>
          <w:rFonts w:ascii="Times New Roman" w:hAnsi="Times New Roman" w:cs="Times New Roman"/>
          <w:sz w:val="24"/>
          <w:szCs w:val="24"/>
        </w:rPr>
        <w:instrText xml:space="preserve"> ADDIN EN.CITE &lt;EndNote&gt;&lt;Cite&gt;&lt;Author&gt;Sarver&lt;/Author&gt;&lt;Year&gt;2017&lt;/Year&gt;&lt;RecNum&gt;8&lt;/RecNum&gt;&lt;DisplayText&gt;(Sarver et al. 2017)&lt;/DisplayText&gt;&lt;record&gt;&lt;rec-number&gt;8&lt;/rec-number&gt;&lt;foreign-keys&gt;&lt;key app="EN" db-id="9d2zf5xe89st2nezaxoxd5f7astsztdzpp5p" timestamp="1695831011"&gt;8&lt;/key&gt;&lt;/foreign-keys&gt;&lt;ref-type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D526C2">
        <w:rPr>
          <w:rFonts w:ascii="Times New Roman" w:hAnsi="Times New Roman" w:cs="Times New Roman"/>
          <w:sz w:val="24"/>
          <w:szCs w:val="24"/>
        </w:rPr>
        <w:fldChar w:fldCharType="separate"/>
      </w:r>
      <w:r w:rsidR="00D526C2">
        <w:rPr>
          <w:rFonts w:ascii="Times New Roman" w:hAnsi="Times New Roman" w:cs="Times New Roman"/>
          <w:noProof/>
          <w:sz w:val="24"/>
          <w:szCs w:val="24"/>
        </w:rPr>
        <w:t>(Sarver et al. 2017)</w:t>
      </w:r>
      <w:r w:rsidR="00D526C2">
        <w:rPr>
          <w:rFonts w:ascii="Times New Roman" w:hAnsi="Times New Roman" w:cs="Times New Roman"/>
          <w:sz w:val="24"/>
          <w:szCs w:val="24"/>
        </w:rPr>
        <w:fldChar w:fldCharType="end"/>
      </w:r>
      <w:r w:rsidR="00D014B3">
        <w:rPr>
          <w:rFonts w:ascii="Times New Roman" w:hAnsi="Times New Roman" w:cs="Times New Roman"/>
          <w:sz w:val="24"/>
          <w:szCs w:val="24"/>
        </w:rPr>
        <w:t xml:space="preserve"> and the mm10 reference genome to retain collinearity between genomes while minimizing reference bias.</w:t>
      </w:r>
      <w:r w:rsidR="002A1D02" w:rsidRPr="00031896">
        <w:rPr>
          <w:rFonts w:ascii="Times New Roman" w:hAnsi="Times New Roman" w:cs="Times New Roman"/>
          <w:sz w:val="24"/>
          <w:szCs w:val="24"/>
        </w:rPr>
        <w:t xml:space="preserve"> </w:t>
      </w:r>
    </w:p>
    <w:p w14:paraId="6AC69AFE" w14:textId="58007E2F" w:rsidR="00197A2B"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197A2B" w:rsidRPr="00031896">
        <w:rPr>
          <w:rFonts w:ascii="Times New Roman" w:hAnsi="Times New Roman" w:cs="Times New Roman"/>
          <w:sz w:val="24"/>
          <w:szCs w:val="24"/>
        </w:rPr>
        <w:t xml:space="preserve">Next, </w:t>
      </w:r>
      <w:r w:rsidR="002A1D02" w:rsidRPr="00031896">
        <w:rPr>
          <w:rFonts w:ascii="Times New Roman" w:hAnsi="Times New Roman" w:cs="Times New Roman"/>
          <w:sz w:val="24"/>
          <w:szCs w:val="24"/>
        </w:rPr>
        <w:t xml:space="preserve">we partitioned </w:t>
      </w:r>
      <w:r w:rsidR="00197A2B" w:rsidRPr="00031896">
        <w:rPr>
          <w:rFonts w:ascii="Times New Roman" w:hAnsi="Times New Roman" w:cs="Times New Roman"/>
          <w:sz w:val="24"/>
          <w:szCs w:val="24"/>
        </w:rPr>
        <w:t>the genomes into 10</w:t>
      </w:r>
      <w:r w:rsidR="00810482">
        <w:rPr>
          <w:rFonts w:ascii="Times New Roman" w:hAnsi="Times New Roman" w:cs="Times New Roman"/>
          <w:sz w:val="24"/>
          <w:szCs w:val="24"/>
        </w:rPr>
        <w:t xml:space="preserve"> </w:t>
      </w:r>
      <w:r w:rsidR="00197A2B" w:rsidRPr="00031896">
        <w:rPr>
          <w:rFonts w:ascii="Times New Roman" w:hAnsi="Times New Roman" w:cs="Times New Roman"/>
          <w:sz w:val="24"/>
          <w:szCs w:val="24"/>
        </w:rPr>
        <w:t>k</w:t>
      </w:r>
      <w:r w:rsidR="00810482">
        <w:rPr>
          <w:rFonts w:ascii="Times New Roman" w:hAnsi="Times New Roman" w:cs="Times New Roman"/>
          <w:sz w:val="24"/>
          <w:szCs w:val="24"/>
        </w:rPr>
        <w:t>ilobase (k</w:t>
      </w:r>
      <w:r w:rsidR="00197A2B" w:rsidRPr="00031896">
        <w:rPr>
          <w:rFonts w:ascii="Times New Roman" w:hAnsi="Times New Roman" w:cs="Times New Roman"/>
          <w:sz w:val="24"/>
          <w:szCs w:val="24"/>
        </w:rPr>
        <w:t>b</w:t>
      </w:r>
      <w:r w:rsidR="00810482">
        <w:rPr>
          <w:rFonts w:ascii="Times New Roman" w:hAnsi="Times New Roman" w:cs="Times New Roman"/>
          <w:sz w:val="24"/>
          <w:szCs w:val="24"/>
        </w:rPr>
        <w:t>)</w:t>
      </w:r>
      <w:r w:rsidR="00197A2B" w:rsidRPr="00031896">
        <w:rPr>
          <w:rFonts w:ascii="Times New Roman" w:hAnsi="Times New Roman" w:cs="Times New Roman"/>
          <w:sz w:val="24"/>
          <w:szCs w:val="24"/>
        </w:rPr>
        <w:t xml:space="preserve"> windows </w:t>
      </w:r>
      <w:r w:rsidR="00AF1700" w:rsidRPr="00031896">
        <w:rPr>
          <w:rFonts w:ascii="Times New Roman" w:hAnsi="Times New Roman" w:cs="Times New Roman"/>
          <w:sz w:val="24"/>
          <w:szCs w:val="24"/>
        </w:rPr>
        <w:t xml:space="preserve">based on the coordinates in the reference </w:t>
      </w:r>
      <w:r w:rsidR="00DE0F26">
        <w:rPr>
          <w:rFonts w:ascii="Times New Roman" w:hAnsi="Times New Roman" w:cs="Times New Roman"/>
          <w:i/>
          <w:iCs/>
          <w:sz w:val="24"/>
          <w:szCs w:val="24"/>
        </w:rPr>
        <w:t xml:space="preserve">M. </w:t>
      </w:r>
      <w:r w:rsidR="00AF1700" w:rsidRPr="00031896">
        <w:rPr>
          <w:rFonts w:ascii="Times New Roman" w:hAnsi="Times New Roman" w:cs="Times New Roman"/>
          <w:i/>
          <w:iCs/>
          <w:sz w:val="24"/>
          <w:szCs w:val="24"/>
        </w:rPr>
        <w:t>musculus</w:t>
      </w:r>
      <w:r w:rsidR="00AF1700" w:rsidRPr="00031896">
        <w:rPr>
          <w:rFonts w:ascii="Times New Roman" w:hAnsi="Times New Roman" w:cs="Times New Roman"/>
          <w:sz w:val="24"/>
          <w:szCs w:val="24"/>
        </w:rPr>
        <w:t xml:space="preserve"> genome </w:t>
      </w:r>
      <w:r w:rsidR="00B77FF8">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B77FF8">
        <w:rPr>
          <w:rFonts w:ascii="Times New Roman" w:hAnsi="Times New Roman" w:cs="Times New Roman"/>
          <w:sz w:val="24"/>
          <w:szCs w:val="24"/>
        </w:rPr>
      </w:r>
      <w:r w:rsidR="00B77FF8">
        <w:rPr>
          <w:rFonts w:ascii="Times New Roman" w:hAnsi="Times New Roman" w:cs="Times New Roman"/>
          <w:sz w:val="24"/>
          <w:szCs w:val="24"/>
        </w:rPr>
        <w:fldChar w:fldCharType="separate"/>
      </w:r>
      <w:r w:rsidR="00C6053D">
        <w:rPr>
          <w:rFonts w:ascii="Times New Roman" w:hAnsi="Times New Roman" w:cs="Times New Roman"/>
          <w:noProof/>
          <w:sz w:val="24"/>
          <w:szCs w:val="24"/>
        </w:rPr>
        <w:t>(mm10; Mouse Genome Sequencing et al. 2002)</w:t>
      </w:r>
      <w:r w:rsidR="00B77FF8">
        <w:rPr>
          <w:rFonts w:ascii="Times New Roman" w:hAnsi="Times New Roman" w:cs="Times New Roman"/>
          <w:sz w:val="24"/>
          <w:szCs w:val="24"/>
        </w:rPr>
        <w:fldChar w:fldCharType="end"/>
      </w:r>
      <w:r w:rsidR="00D014B3">
        <w:rPr>
          <w:rFonts w:ascii="Times New Roman" w:hAnsi="Times New Roman" w:cs="Times New Roman"/>
          <w:sz w:val="24"/>
          <w:szCs w:val="24"/>
        </w:rPr>
        <w:t xml:space="preserve"> using bedtools makewindows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(Quinlan and Hall 2010)</w:t>
      </w:r>
      <w:r w:rsidR="006277FC">
        <w:rPr>
          <w:rFonts w:ascii="Times New Roman" w:hAnsi="Times New Roman" w:cs="Times New Roman"/>
          <w:sz w:val="24"/>
          <w:szCs w:val="24"/>
        </w:rPr>
        <w:fldChar w:fldCharType="end"/>
      </w:r>
      <w:r w:rsidR="00AF1700" w:rsidRPr="00031896">
        <w:rPr>
          <w:rFonts w:ascii="Times New Roman" w:hAnsi="Times New Roman" w:cs="Times New Roman"/>
          <w:sz w:val="24"/>
          <w:szCs w:val="24"/>
        </w:rPr>
        <w:t xml:space="preserve">. These coordinates were converted between the reference and </w:t>
      </w:r>
      <w:r w:rsidR="004730B8">
        <w:rPr>
          <w:rFonts w:ascii="Times New Roman" w:hAnsi="Times New Roman" w:cs="Times New Roman"/>
          <w:sz w:val="24"/>
          <w:szCs w:val="24"/>
        </w:rPr>
        <w:t>the consensus sequence for each genome</w:t>
      </w:r>
      <w:r w:rsidR="00AF1700" w:rsidRPr="00031896">
        <w:rPr>
          <w:rFonts w:ascii="Times New Roman" w:hAnsi="Times New Roman" w:cs="Times New Roman"/>
          <w:sz w:val="24"/>
          <w:szCs w:val="24"/>
        </w:rPr>
        <w:t xml:space="preserve"> using liftOver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F413E3">
        <w:rPr>
          <w:rFonts w:ascii="Times New Roman" w:hAnsi="Times New Roman" w:cs="Times New Roman"/>
          <w:sz w:val="24"/>
          <w:szCs w:val="24"/>
        </w:rPr>
        <w:t xml:space="preserve"> Note that this method assumes both collinearity of all genomes and similar karyotypes</w:t>
      </w:r>
      <w:r w:rsidR="002733B1">
        <w:rPr>
          <w:rFonts w:ascii="Times New Roman" w:hAnsi="Times New Roman" w:cs="Times New Roman"/>
          <w:sz w:val="24"/>
          <w:szCs w:val="24"/>
        </w:rPr>
        <w:t xml:space="preserve"> (see Discussion)</w:t>
      </w:r>
      <w:r w:rsidR="00F413E3">
        <w:rPr>
          <w:rFonts w:ascii="Times New Roman" w:hAnsi="Times New Roman" w:cs="Times New Roman"/>
          <w:sz w:val="24"/>
          <w:szCs w:val="24"/>
        </w:rPr>
        <w:t xml:space="preserve">. </w:t>
      </w:r>
      <w:r w:rsidR="00955CAE" w:rsidRPr="00031896">
        <w:rPr>
          <w:rFonts w:ascii="Times New Roman" w:hAnsi="Times New Roman" w:cs="Times New Roman"/>
          <w:sz w:val="24"/>
          <w:szCs w:val="24"/>
        </w:rPr>
        <w:t xml:space="preserve">We then </w:t>
      </w:r>
      <w:r w:rsidR="006B7148" w:rsidRPr="00031896">
        <w:rPr>
          <w:rFonts w:ascii="Times New Roman" w:hAnsi="Times New Roman" w:cs="Times New Roman"/>
          <w:sz w:val="24"/>
          <w:szCs w:val="24"/>
        </w:rPr>
        <w:t>removed</w:t>
      </w:r>
      <w:r w:rsidR="00955CAE" w:rsidRPr="00031896">
        <w:rPr>
          <w:rFonts w:ascii="Times New Roman" w:hAnsi="Times New Roman" w:cs="Times New Roman"/>
          <w:sz w:val="24"/>
          <w:szCs w:val="24"/>
        </w:rPr>
        <w:t xml:space="preserve"> windows </w:t>
      </w:r>
      <w:r w:rsidR="006B7148" w:rsidRPr="00031896">
        <w:rPr>
          <w:rFonts w:ascii="Times New Roman" w:hAnsi="Times New Roman" w:cs="Times New Roman"/>
          <w:sz w:val="24"/>
          <w:szCs w:val="24"/>
        </w:rPr>
        <w:t xml:space="preserve">from the subsequent analyses </w:t>
      </w:r>
      <w:r w:rsidR="00955CAE" w:rsidRPr="00031896">
        <w:rPr>
          <w:rFonts w:ascii="Times New Roman" w:hAnsi="Times New Roman" w:cs="Times New Roman"/>
          <w:sz w:val="24"/>
          <w:szCs w:val="24"/>
        </w:rPr>
        <w:t xml:space="preserve">if (1) 50% or more of the window overlapped with repeat regions from the </w:t>
      </w:r>
      <w:r w:rsidR="00B30752" w:rsidRPr="00D4662B">
        <w:rPr>
          <w:rFonts w:ascii="Times New Roman" w:hAnsi="Times New Roman" w:cs="Times New Roman"/>
          <w:i/>
          <w:sz w:val="24"/>
          <w:szCs w:val="24"/>
        </w:rPr>
        <w:t>M. musculus</w:t>
      </w:r>
      <w:r w:rsidR="00955CAE" w:rsidRPr="00031896">
        <w:rPr>
          <w:rFonts w:ascii="Times New Roman" w:hAnsi="Times New Roman" w:cs="Times New Roman"/>
          <w:sz w:val="24"/>
          <w:szCs w:val="24"/>
        </w:rPr>
        <w:t xml:space="preserve"> reference RepeatMasker </w:t>
      </w:r>
      <w:r w:rsidR="009C4222">
        <w:rPr>
          <w:rFonts w:ascii="Times New Roman" w:hAnsi="Times New Roman" w:cs="Times New Roman"/>
          <w:sz w:val="24"/>
          <w:szCs w:val="24"/>
        </w:rPr>
        <w:fldChar w:fldCharType="begin"/>
      </w:r>
      <w:r w:rsidR="009C4222">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sidR="009C4222">
        <w:rPr>
          <w:rFonts w:ascii="Times New Roman" w:hAnsi="Times New Roman" w:cs="Times New Roman"/>
          <w:sz w:val="24"/>
          <w:szCs w:val="24"/>
        </w:rPr>
        <w:fldChar w:fldCharType="separate"/>
      </w:r>
      <w:r w:rsidR="009C4222">
        <w:rPr>
          <w:rFonts w:ascii="Times New Roman" w:hAnsi="Times New Roman" w:cs="Times New Roman"/>
          <w:noProof/>
          <w:sz w:val="24"/>
          <w:szCs w:val="24"/>
        </w:rPr>
        <w:t>(Smit et al. 2013-2015)</w:t>
      </w:r>
      <w:r w:rsidR="009C4222">
        <w:rPr>
          <w:rFonts w:ascii="Times New Roman" w:hAnsi="Times New Roman" w:cs="Times New Roman"/>
          <w:sz w:val="24"/>
          <w:szCs w:val="24"/>
        </w:rPr>
        <w:fldChar w:fldCharType="end"/>
      </w:r>
      <w:r w:rsidR="009C4222">
        <w:rPr>
          <w:rFonts w:ascii="Times New Roman" w:hAnsi="Times New Roman" w:cs="Times New Roman"/>
          <w:sz w:val="24"/>
          <w:szCs w:val="24"/>
        </w:rPr>
        <w:t xml:space="preserve"> </w:t>
      </w:r>
      <w:r w:rsidR="00955CAE" w:rsidRPr="00031896">
        <w:rPr>
          <w:rFonts w:ascii="Times New Roman" w:hAnsi="Times New Roman" w:cs="Times New Roman"/>
          <w:sz w:val="24"/>
          <w:szCs w:val="24"/>
        </w:rPr>
        <w:t>file</w:t>
      </w:r>
      <w:r w:rsidR="009C4222">
        <w:rPr>
          <w:rFonts w:ascii="Times New Roman" w:hAnsi="Times New Roman" w:cs="Times New Roman"/>
          <w:sz w:val="24"/>
          <w:szCs w:val="24"/>
        </w:rPr>
        <w:t xml:space="preserve"> downloaded from the UCSC Genome Browser’s table browser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955CAE" w:rsidRPr="00031896">
        <w:rPr>
          <w:rFonts w:ascii="Times New Roman" w:hAnsi="Times New Roman" w:cs="Times New Roman"/>
          <w:sz w:val="24"/>
          <w:szCs w:val="24"/>
        </w:rPr>
        <w:t xml:space="preserve"> or (2) 50% or more of the window contained missing data in 3 or more samples.</w:t>
      </w:r>
      <w:r w:rsidR="000A103F">
        <w:rPr>
          <w:rFonts w:ascii="Times New Roman" w:hAnsi="Times New Roman" w:cs="Times New Roman"/>
          <w:sz w:val="24"/>
          <w:szCs w:val="24"/>
        </w:rPr>
        <w:t xml:space="preserve"> Overlaps with repeat regions were determined with bedtools coverage </w:t>
      </w:r>
      <w:r w:rsidR="00251C72">
        <w:rPr>
          <w:rFonts w:ascii="Times New Roman" w:hAnsi="Times New Roman" w:cs="Times New Roman"/>
          <w:sz w:val="24"/>
          <w:szCs w:val="24"/>
        </w:rPr>
        <w:fldChar w:fldCharType="begin"/>
      </w:r>
      <w:r w:rsidR="00251C72">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251C72">
        <w:rPr>
          <w:rFonts w:ascii="Times New Roman" w:hAnsi="Times New Roman" w:cs="Times New Roman"/>
          <w:sz w:val="24"/>
          <w:szCs w:val="24"/>
        </w:rPr>
        <w:fldChar w:fldCharType="separate"/>
      </w:r>
      <w:r w:rsidR="00251C72">
        <w:rPr>
          <w:rFonts w:ascii="Times New Roman" w:hAnsi="Times New Roman" w:cs="Times New Roman"/>
          <w:noProof/>
          <w:sz w:val="24"/>
          <w:szCs w:val="24"/>
        </w:rPr>
        <w:t>(Quinlan and Hall 2010)</w:t>
      </w:r>
      <w:r w:rsidR="00251C72">
        <w:rPr>
          <w:rFonts w:ascii="Times New Roman" w:hAnsi="Times New Roman" w:cs="Times New Roman"/>
          <w:sz w:val="24"/>
          <w:szCs w:val="24"/>
        </w:rPr>
        <w:fldChar w:fldCharType="end"/>
      </w:r>
      <w:r w:rsidR="00251C72">
        <w:rPr>
          <w:rFonts w:ascii="Times New Roman" w:hAnsi="Times New Roman" w:cs="Times New Roman"/>
          <w:sz w:val="24"/>
          <w:szCs w:val="24"/>
        </w:rPr>
        <w:t>.</w:t>
      </w:r>
      <w:r w:rsidR="002A1D02" w:rsidRPr="00031896">
        <w:rPr>
          <w:rFonts w:ascii="Times New Roman" w:hAnsi="Times New Roman" w:cs="Times New Roman"/>
          <w:sz w:val="24"/>
          <w:szCs w:val="24"/>
        </w:rPr>
        <w:t xml:space="preserve"> </w:t>
      </w:r>
      <w:r w:rsidR="00351AE6">
        <w:rPr>
          <w:rFonts w:ascii="Times New Roman" w:hAnsi="Times New Roman" w:cs="Times New Roman"/>
          <w:sz w:val="24"/>
          <w:szCs w:val="24"/>
        </w:rPr>
        <w:t>We then aligned t</w:t>
      </w:r>
      <w:r w:rsidR="002A1D02" w:rsidRPr="00031896">
        <w:rPr>
          <w:rFonts w:ascii="Times New Roman" w:hAnsi="Times New Roman" w:cs="Times New Roman"/>
          <w:sz w:val="24"/>
          <w:szCs w:val="24"/>
        </w:rPr>
        <w:t>he 10kb windows with MAFFT</w:t>
      </w:r>
      <w:r w:rsidR="009C4222">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r>
      <w:r w:rsidR="000A103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0A103F">
        <w:rPr>
          <w:rFonts w:ascii="Times New Roman" w:hAnsi="Times New Roman" w:cs="Times New Roman"/>
          <w:sz w:val="24"/>
          <w:szCs w:val="24"/>
        </w:rPr>
        <w:fldChar w:fldCharType="separate"/>
      </w:r>
      <w:r w:rsidR="000A103F">
        <w:rPr>
          <w:rFonts w:ascii="Times New Roman" w:hAnsi="Times New Roman" w:cs="Times New Roman"/>
          <w:noProof/>
          <w:sz w:val="24"/>
          <w:szCs w:val="24"/>
        </w:rPr>
        <w:t>(Katoh and Standley 2013)</w:t>
      </w:r>
      <w:r w:rsidR="000A103F">
        <w:rPr>
          <w:rFonts w:ascii="Times New Roman" w:hAnsi="Times New Roman" w:cs="Times New Roman"/>
          <w:sz w:val="24"/>
          <w:szCs w:val="24"/>
        </w:rPr>
        <w:fldChar w:fldCharType="end"/>
      </w:r>
      <w:r w:rsidR="00D014B3">
        <w:rPr>
          <w:rFonts w:ascii="Times New Roman" w:hAnsi="Times New Roman" w:cs="Times New Roman"/>
          <w:sz w:val="24"/>
          <w:szCs w:val="24"/>
        </w:rPr>
        <w:t xml:space="preserve">, trimmed alignments with trimAl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(Capella-Gutierrez et al. 2009)</w:t>
      </w:r>
      <w:r w:rsidR="006277FC">
        <w:rPr>
          <w:rFonts w:ascii="Times New Roman" w:hAnsi="Times New Roman" w:cs="Times New Roman"/>
          <w:sz w:val="24"/>
          <w:szCs w:val="24"/>
        </w:rPr>
        <w:fldChar w:fldCharType="end"/>
      </w:r>
      <w:r w:rsidR="00D014B3">
        <w:rPr>
          <w:rFonts w:ascii="Times New Roman" w:hAnsi="Times New Roman" w:cs="Times New Roman"/>
          <w:sz w:val="24"/>
          <w:szCs w:val="24"/>
        </w:rPr>
        <w:t>,</w:t>
      </w:r>
      <w:r w:rsidR="002A1D02" w:rsidRPr="00031896">
        <w:rPr>
          <w:rFonts w:ascii="Times New Roman" w:hAnsi="Times New Roman" w:cs="Times New Roman"/>
          <w:sz w:val="24"/>
          <w:szCs w:val="24"/>
        </w:rPr>
        <w:t xml:space="preserve"> and </w:t>
      </w:r>
      <w:r w:rsidR="00351AE6">
        <w:rPr>
          <w:rFonts w:ascii="Times New Roman" w:hAnsi="Times New Roman" w:cs="Times New Roman"/>
          <w:sz w:val="24"/>
          <w:szCs w:val="24"/>
        </w:rPr>
        <w:t xml:space="preserve">inferred </w:t>
      </w:r>
      <w:r w:rsidR="002A1D02" w:rsidRPr="00031896">
        <w:rPr>
          <w:rFonts w:ascii="Times New Roman" w:hAnsi="Times New Roman" w:cs="Times New Roman"/>
          <w:sz w:val="24"/>
          <w:szCs w:val="24"/>
        </w:rPr>
        <w:t xml:space="preserve">phylogenies </w:t>
      </w:r>
      <w:r w:rsidR="00DC77C5">
        <w:rPr>
          <w:rFonts w:ascii="Times New Roman" w:hAnsi="Times New Roman" w:cs="Times New Roman"/>
          <w:sz w:val="24"/>
          <w:szCs w:val="24"/>
        </w:rPr>
        <w:t xml:space="preserve">for each </w:t>
      </w:r>
      <w:r w:rsidR="002A1D02" w:rsidRPr="00031896">
        <w:rPr>
          <w:rFonts w:ascii="Times New Roman" w:hAnsi="Times New Roman" w:cs="Times New Roman"/>
          <w:sz w:val="24"/>
          <w:szCs w:val="24"/>
        </w:rPr>
        <w:t>with IQ-T</w:t>
      </w:r>
      <w:r w:rsidR="00130DBA">
        <w:rPr>
          <w:rFonts w:ascii="Times New Roman" w:hAnsi="Times New Roman" w:cs="Times New Roman"/>
          <w:sz w:val="24"/>
          <w:szCs w:val="24"/>
        </w:rPr>
        <w:t>REE 2</w:t>
      </w:r>
      <w:r w:rsidR="000A103F">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0A103F">
        <w:rPr>
          <w:rFonts w:ascii="Times New Roman" w:hAnsi="Times New Roman" w:cs="Times New Roman"/>
          <w:sz w:val="24"/>
          <w:szCs w:val="24"/>
        </w:rPr>
      </w:r>
      <w:r w:rsidR="000A103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0A103F">
        <w:rPr>
          <w:rFonts w:ascii="Times New Roman" w:hAnsi="Times New Roman" w:cs="Times New Roman"/>
          <w:sz w:val="24"/>
          <w:szCs w:val="24"/>
        </w:rPr>
        <w:fldChar w:fldCharType="end"/>
      </w:r>
      <w:r w:rsidR="00A66E97">
        <w:rPr>
          <w:rFonts w:ascii="Times New Roman" w:hAnsi="Times New Roman" w:cs="Times New Roman"/>
          <w:sz w:val="24"/>
          <w:szCs w:val="24"/>
        </w:rPr>
        <w:t xml:space="preserve"> </w:t>
      </w:r>
      <w:r w:rsidR="000F31AA">
        <w:rPr>
          <w:rFonts w:ascii="Times New Roman" w:hAnsi="Times New Roman" w:cs="Times New Roman"/>
          <w:sz w:val="24"/>
          <w:szCs w:val="24"/>
        </w:rPr>
        <w:t>which uses</w:t>
      </w:r>
      <w:r w:rsidR="00A66E97">
        <w:rPr>
          <w:rFonts w:ascii="Times New Roman" w:hAnsi="Times New Roman" w:cs="Times New Roman"/>
          <w:sz w:val="24"/>
          <w:szCs w:val="24"/>
        </w:rPr>
        <w:t xml:space="preserve"> ModelFinder to </w:t>
      </w:r>
      <w:r w:rsidR="00317FB4">
        <w:rPr>
          <w:rFonts w:ascii="Times New Roman" w:hAnsi="Times New Roman" w:cs="Times New Roman"/>
          <w:sz w:val="24"/>
          <w:szCs w:val="24"/>
        </w:rPr>
        <w:t xml:space="preserve">determine the best substitution model for each window </w: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 </w:instrTex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EN.CITE.DATA </w:instrText>
      </w:r>
      <w:r w:rsidR="00317FB4">
        <w:rPr>
          <w:rFonts w:ascii="Times New Roman" w:hAnsi="Times New Roman" w:cs="Times New Roman"/>
          <w:sz w:val="24"/>
          <w:szCs w:val="24"/>
        </w:rPr>
      </w:r>
      <w:r w:rsidR="00317FB4">
        <w:rPr>
          <w:rFonts w:ascii="Times New Roman" w:hAnsi="Times New Roman" w:cs="Times New Roman"/>
          <w:sz w:val="24"/>
          <w:szCs w:val="24"/>
        </w:rPr>
        <w:fldChar w:fldCharType="end"/>
      </w:r>
      <w:r w:rsidR="00317FB4">
        <w:rPr>
          <w:rFonts w:ascii="Times New Roman" w:hAnsi="Times New Roman" w:cs="Times New Roman"/>
          <w:sz w:val="24"/>
          <w:szCs w:val="24"/>
        </w:rPr>
      </w:r>
      <w:r w:rsidR="00317FB4">
        <w:rPr>
          <w:rFonts w:ascii="Times New Roman" w:hAnsi="Times New Roman" w:cs="Times New Roman"/>
          <w:sz w:val="24"/>
          <w:szCs w:val="24"/>
        </w:rPr>
        <w:fldChar w:fldCharType="separate"/>
      </w:r>
      <w:r w:rsidR="00317FB4">
        <w:rPr>
          <w:rFonts w:ascii="Times New Roman" w:hAnsi="Times New Roman" w:cs="Times New Roman"/>
          <w:noProof/>
          <w:sz w:val="24"/>
          <w:szCs w:val="24"/>
        </w:rPr>
        <w:t>(Kalyaanamoorthy et al. 2017)</w:t>
      </w:r>
      <w:r w:rsidR="00317FB4">
        <w:rPr>
          <w:rFonts w:ascii="Times New Roman" w:hAnsi="Times New Roman" w:cs="Times New Roman"/>
          <w:sz w:val="24"/>
          <w:szCs w:val="24"/>
        </w:rPr>
        <w:fldChar w:fldCharType="end"/>
      </w:r>
      <w:r w:rsidR="002A1D02" w:rsidRPr="00031896">
        <w:rPr>
          <w:rFonts w:ascii="Times New Roman" w:hAnsi="Times New Roman" w:cs="Times New Roman"/>
          <w:sz w:val="24"/>
          <w:szCs w:val="24"/>
        </w:rPr>
        <w:t>.</w:t>
      </w:r>
      <w:r w:rsidR="00C97721" w:rsidRPr="00031896">
        <w:rPr>
          <w:rFonts w:ascii="Times New Roman" w:hAnsi="Times New Roman" w:cs="Times New Roman"/>
          <w:sz w:val="24"/>
          <w:szCs w:val="24"/>
        </w:rPr>
        <w:t xml:space="preserve"> To assess patterns of tree similarity between windows on the same chromosome, we used the weighted Robinson-Foulds</w:t>
      </w:r>
      <w:r w:rsidR="00B57F29" w:rsidRPr="00031896">
        <w:rPr>
          <w:rFonts w:ascii="Times New Roman" w:hAnsi="Times New Roman" w:cs="Times New Roman"/>
          <w:sz w:val="24"/>
          <w:szCs w:val="24"/>
        </w:rPr>
        <w:t xml:space="preserve"> (wRF)</w:t>
      </w:r>
      <w:r w:rsidR="00AE34E0">
        <w:rPr>
          <w:rFonts w:ascii="Times New Roman" w:hAnsi="Times New Roman" w:cs="Times New Roman"/>
          <w:sz w:val="24"/>
          <w:szCs w:val="24"/>
        </w:rPr>
        <w:t xml:space="preserve"> </w:t>
      </w:r>
      <w:r w:rsidR="00AE34E0">
        <w:rPr>
          <w:rFonts w:ascii="Times New Roman" w:hAnsi="Times New Roman" w:cs="Times New Roman"/>
          <w:sz w:val="24"/>
          <w:szCs w:val="24"/>
        </w:rPr>
        <w:fldChar w:fldCharType="begin"/>
      </w:r>
      <w:r w:rsidR="00AE34E0">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sidR="00AE34E0">
        <w:rPr>
          <w:rFonts w:ascii="Times New Roman" w:hAnsi="Times New Roman" w:cs="Times New Roman"/>
          <w:sz w:val="24"/>
          <w:szCs w:val="24"/>
        </w:rPr>
        <w:fldChar w:fldCharType="separate"/>
      </w:r>
      <w:r w:rsidR="00AE34E0">
        <w:rPr>
          <w:rFonts w:ascii="Times New Roman" w:hAnsi="Times New Roman" w:cs="Times New Roman"/>
          <w:noProof/>
          <w:sz w:val="24"/>
          <w:szCs w:val="24"/>
        </w:rPr>
        <w:t>(Robinson and Foulds 1981; Böcker et al. 2013)</w:t>
      </w:r>
      <w:r w:rsidR="00AE34E0">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distance measure</w:t>
      </w:r>
      <w:r w:rsidR="00B57F29" w:rsidRPr="00031896">
        <w:rPr>
          <w:rFonts w:ascii="Times New Roman" w:hAnsi="Times New Roman" w:cs="Times New Roman"/>
          <w:sz w:val="24"/>
          <w:szCs w:val="24"/>
        </w:rPr>
        <w:t xml:space="preserve"> implemented in the </w:t>
      </w:r>
      <w:r w:rsidR="00967279">
        <w:rPr>
          <w:rFonts w:ascii="Times New Roman" w:hAnsi="Times New Roman" w:cs="Times New Roman"/>
          <w:sz w:val="24"/>
          <w:szCs w:val="24"/>
        </w:rPr>
        <w:t>phangorn</w:t>
      </w:r>
      <w:r w:rsidR="00B57F29" w:rsidRPr="00031896">
        <w:rPr>
          <w:rFonts w:ascii="Times New Roman" w:hAnsi="Times New Roman" w:cs="Times New Roman"/>
          <w:sz w:val="24"/>
          <w:szCs w:val="24"/>
        </w:rPr>
        <w:t xml:space="preserve"> library</w:t>
      </w:r>
      <w:r w:rsidR="00AE34E0">
        <w:rPr>
          <w:rFonts w:ascii="Times New Roman" w:hAnsi="Times New Roman" w:cs="Times New Roman"/>
          <w:sz w:val="24"/>
          <w:szCs w:val="24"/>
        </w:rPr>
        <w:t xml:space="preserve"> </w:t>
      </w:r>
      <w:r w:rsidR="00967279">
        <w:rPr>
          <w:rFonts w:ascii="Times New Roman" w:hAnsi="Times New Roman" w:cs="Times New Roman"/>
          <w:sz w:val="24"/>
          <w:szCs w:val="24"/>
        </w:rPr>
        <w:fldChar w:fldCharType="begin"/>
      </w:r>
      <w:r w:rsidR="00967279">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sidR="00967279">
        <w:rPr>
          <w:rFonts w:ascii="Times New Roman" w:hAnsi="Times New Roman" w:cs="Times New Roman"/>
          <w:sz w:val="24"/>
          <w:szCs w:val="24"/>
        </w:rPr>
        <w:fldChar w:fldCharType="separate"/>
      </w:r>
      <w:r w:rsidR="00967279">
        <w:rPr>
          <w:rFonts w:ascii="Times New Roman" w:hAnsi="Times New Roman" w:cs="Times New Roman"/>
          <w:noProof/>
          <w:sz w:val="24"/>
          <w:szCs w:val="24"/>
        </w:rPr>
        <w:t>(Schliep 2011)</w:t>
      </w:r>
      <w:r w:rsidR="00967279">
        <w:rPr>
          <w:rFonts w:ascii="Times New Roman" w:hAnsi="Times New Roman" w:cs="Times New Roman"/>
          <w:sz w:val="24"/>
          <w:szCs w:val="24"/>
        </w:rPr>
        <w:fldChar w:fldCharType="end"/>
      </w:r>
      <w:r w:rsidR="00B57F29" w:rsidRPr="00031896">
        <w:rPr>
          <w:rFonts w:ascii="Times New Roman" w:hAnsi="Times New Roman" w:cs="Times New Roman"/>
          <w:sz w:val="24"/>
          <w:szCs w:val="24"/>
        </w:rPr>
        <w:t xml:space="preserve"> in R</w:t>
      </w:r>
      <w:r w:rsidR="000D04BE">
        <w:rPr>
          <w:rFonts w:ascii="Times New Roman" w:hAnsi="Times New Roman" w:cs="Times New Roman"/>
          <w:sz w:val="24"/>
          <w:szCs w:val="24"/>
        </w:rPr>
        <w:t xml:space="preserve"> </w:t>
      </w:r>
      <w:r w:rsidR="000D04BE">
        <w:rPr>
          <w:rFonts w:ascii="Times New Roman" w:hAnsi="Times New Roman" w:cs="Times New Roman"/>
          <w:sz w:val="24"/>
          <w:szCs w:val="24"/>
        </w:rPr>
        <w:fldChar w:fldCharType="begin"/>
      </w:r>
      <w:r w:rsidR="000D04BE">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0D04BE">
        <w:rPr>
          <w:rFonts w:ascii="Times New Roman" w:hAnsi="Times New Roman" w:cs="Times New Roman"/>
          <w:sz w:val="24"/>
          <w:szCs w:val="24"/>
        </w:rPr>
        <w:fldChar w:fldCharType="separate"/>
      </w:r>
      <w:r w:rsidR="000D04BE">
        <w:rPr>
          <w:rFonts w:ascii="Times New Roman" w:hAnsi="Times New Roman" w:cs="Times New Roman"/>
          <w:noProof/>
          <w:sz w:val="24"/>
          <w:szCs w:val="24"/>
        </w:rPr>
        <w:t>(R Core Team 2021)</w:t>
      </w:r>
      <w:r w:rsidR="000D04BE">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This measure compares </w:t>
      </w:r>
      <w:r w:rsidR="00B57F29" w:rsidRPr="00031896">
        <w:rPr>
          <w:rFonts w:ascii="Times New Roman" w:hAnsi="Times New Roman" w:cs="Times New Roman"/>
          <w:sz w:val="24"/>
          <w:szCs w:val="24"/>
        </w:rPr>
        <w:t>two trees by finding clades or splits present in one tree but not the other. The weighted version of this measure increments a score by the missing branch length in each tree for each mismatch</w:t>
      </w:r>
      <w:r w:rsidR="00990BE7">
        <w:rPr>
          <w:rFonts w:ascii="Times New Roman" w:hAnsi="Times New Roman" w:cs="Times New Roman"/>
          <w:sz w:val="24"/>
          <w:szCs w:val="24"/>
        </w:rPr>
        <w:t xml:space="preserve"> and additionally the differences in branch length between the co-occurring branches in both trees, allowing us to capture differences in branch length even when topology does</w:t>
      </w:r>
      <w:r w:rsidR="006A55AD">
        <w:rPr>
          <w:rFonts w:ascii="Times New Roman" w:hAnsi="Times New Roman" w:cs="Times New Roman"/>
          <w:sz w:val="24"/>
          <w:szCs w:val="24"/>
        </w:rPr>
        <w:t xml:space="preserve"> not</w:t>
      </w:r>
      <w:r w:rsidR="00990BE7">
        <w:rPr>
          <w:rFonts w:ascii="Times New Roman" w:hAnsi="Times New Roman" w:cs="Times New Roman"/>
          <w:sz w:val="24"/>
          <w:szCs w:val="24"/>
        </w:rPr>
        <w:t xml:space="preserve"> differ </w:t>
      </w:r>
      <w:r w:rsidR="00990BE7">
        <w:rPr>
          <w:rFonts w:ascii="Times New Roman" w:hAnsi="Times New Roman" w:cs="Times New Roman"/>
          <w:sz w:val="24"/>
          <w:szCs w:val="24"/>
        </w:rPr>
        <w:fldChar w:fldCharType="begin"/>
      </w:r>
      <w:r w:rsidR="00990BE7">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sidR="00990BE7">
        <w:rPr>
          <w:rFonts w:ascii="Times New Roman" w:hAnsi="Times New Roman" w:cs="Times New Roman"/>
          <w:sz w:val="24"/>
          <w:szCs w:val="24"/>
        </w:rPr>
        <w:fldChar w:fldCharType="separate"/>
      </w:r>
      <w:r w:rsidR="00990BE7">
        <w:rPr>
          <w:rFonts w:ascii="Times New Roman" w:hAnsi="Times New Roman" w:cs="Times New Roman"/>
          <w:noProof/>
          <w:sz w:val="24"/>
          <w:szCs w:val="24"/>
        </w:rPr>
        <w:t>(Robinson and Foulds 1979)</w:t>
      </w:r>
      <w:r w:rsidR="00990BE7">
        <w:rPr>
          <w:rFonts w:ascii="Times New Roman" w:hAnsi="Times New Roman" w:cs="Times New Roman"/>
          <w:sz w:val="24"/>
          <w:szCs w:val="24"/>
        </w:rPr>
        <w:fldChar w:fldCharType="end"/>
      </w:r>
      <w:r w:rsidR="00B57F29" w:rsidRPr="00031896">
        <w:rPr>
          <w:rFonts w:ascii="Times New Roman" w:hAnsi="Times New Roman" w:cs="Times New Roman"/>
          <w:sz w:val="24"/>
          <w:szCs w:val="24"/>
        </w:rPr>
        <w:t>.</w:t>
      </w:r>
      <w:r w:rsidR="00F60ED5">
        <w:rPr>
          <w:rFonts w:ascii="Times New Roman" w:hAnsi="Times New Roman" w:cs="Times New Roman"/>
          <w:sz w:val="24"/>
          <w:szCs w:val="24"/>
        </w:rPr>
        <w:t xml:space="preserve"> Consequently, the resulting measure of wRF is in units of branch length, in our case for maximum likelihood trees this is expected number of substitutions per site.</w:t>
      </w:r>
      <w:r w:rsidR="00B57F29" w:rsidRPr="00031896">
        <w:rPr>
          <w:rFonts w:ascii="Times New Roman" w:hAnsi="Times New Roman" w:cs="Times New Roman"/>
          <w:sz w:val="24"/>
          <w:szCs w:val="24"/>
        </w:rPr>
        <w:t xml:space="preserve"> </w:t>
      </w:r>
      <w:r w:rsidR="00496880">
        <w:rPr>
          <w:rFonts w:ascii="Times New Roman" w:hAnsi="Times New Roman" w:cs="Times New Roman"/>
          <w:sz w:val="24"/>
          <w:szCs w:val="24"/>
        </w:rPr>
        <w:t xml:space="preserve">We compared wRF between trees from windows on the same chromosome to </w:t>
      </w:r>
      <w:r w:rsidR="00F37A81">
        <w:rPr>
          <w:rFonts w:ascii="Times New Roman" w:hAnsi="Times New Roman" w:cs="Times New Roman"/>
          <w:sz w:val="24"/>
          <w:szCs w:val="24"/>
        </w:rPr>
        <w:t xml:space="preserve">characterize </w:t>
      </w:r>
      <w:r w:rsidR="00DC27CF">
        <w:rPr>
          <w:rFonts w:ascii="Times New Roman" w:hAnsi="Times New Roman" w:cs="Times New Roman"/>
          <w:sz w:val="24"/>
          <w:szCs w:val="24"/>
        </w:rPr>
        <w:t>(1)</w:t>
      </w:r>
      <w:r w:rsidR="00496880">
        <w:rPr>
          <w:rFonts w:ascii="Times New Roman" w:hAnsi="Times New Roman" w:cs="Times New Roman"/>
          <w:sz w:val="24"/>
          <w:szCs w:val="24"/>
        </w:rPr>
        <w:t xml:space="preserve"> </w:t>
      </w:r>
      <w:r w:rsidR="00F37A81">
        <w:rPr>
          <w:rFonts w:ascii="Times New Roman" w:hAnsi="Times New Roman" w:cs="Times New Roman"/>
          <w:sz w:val="24"/>
          <w:szCs w:val="24"/>
        </w:rPr>
        <w:t xml:space="preserve">heterogeneity in patterns discordance </w:t>
      </w:r>
      <w:r w:rsidR="00496880">
        <w:rPr>
          <w:rFonts w:ascii="Times New Roman" w:hAnsi="Times New Roman" w:cs="Times New Roman"/>
          <w:sz w:val="24"/>
          <w:szCs w:val="24"/>
        </w:rPr>
        <w:t>along the chromosome and</w:t>
      </w:r>
      <w:r w:rsidR="00DC27CF">
        <w:rPr>
          <w:rFonts w:ascii="Times New Roman" w:hAnsi="Times New Roman" w:cs="Times New Roman"/>
          <w:sz w:val="24"/>
          <w:szCs w:val="24"/>
        </w:rPr>
        <w:t xml:space="preserve"> (2)</w:t>
      </w:r>
      <w:r w:rsidR="00496880">
        <w:rPr>
          <w:rFonts w:ascii="Times New Roman" w:hAnsi="Times New Roman" w:cs="Times New Roman"/>
          <w:sz w:val="24"/>
          <w:szCs w:val="24"/>
        </w:rPr>
        <w:t xml:space="preserve"> whether tree similarity is correlated with distance between windows. For the second question, we sampled e</w:t>
      </w:r>
      <w:r w:rsidR="0078018B" w:rsidRPr="00031896">
        <w:rPr>
          <w:rFonts w:ascii="Times New Roman" w:hAnsi="Times New Roman" w:cs="Times New Roman"/>
          <w:sz w:val="24"/>
          <w:szCs w:val="24"/>
        </w:rPr>
        <w:t>very window</w:t>
      </w:r>
      <w:r w:rsidR="00496880">
        <w:rPr>
          <w:rFonts w:ascii="Times New Roman" w:hAnsi="Times New Roman" w:cs="Times New Roman"/>
          <w:sz w:val="24"/>
          <w:szCs w:val="24"/>
        </w:rPr>
        <w:t xml:space="preserve"> on a chromosome </w:t>
      </w:r>
      <w:r w:rsidR="0078018B" w:rsidRPr="00031896">
        <w:rPr>
          <w:rFonts w:ascii="Times New Roman" w:hAnsi="Times New Roman" w:cs="Times New Roman"/>
          <w:sz w:val="24"/>
          <w:szCs w:val="24"/>
        </w:rPr>
        <w:t xml:space="preserve">at </w:t>
      </w:r>
      <w:r w:rsidR="00496880">
        <w:rPr>
          <w:rFonts w:ascii="Times New Roman" w:hAnsi="Times New Roman" w:cs="Times New Roman"/>
          <w:sz w:val="24"/>
          <w:szCs w:val="24"/>
        </w:rPr>
        <w:t>increasing distance</w:t>
      </w:r>
      <w:r w:rsidR="0078018B" w:rsidRPr="00031896">
        <w:rPr>
          <w:rFonts w:ascii="Times New Roman" w:hAnsi="Times New Roman" w:cs="Times New Roman"/>
          <w:sz w:val="24"/>
          <w:szCs w:val="24"/>
        </w:rPr>
        <w:t xml:space="preserve"> (in 10kb windows) until the </w:t>
      </w:r>
      <w:r w:rsidR="0078018B" w:rsidRPr="00031896">
        <w:rPr>
          <w:rFonts w:ascii="Times New Roman" w:hAnsi="Times New Roman" w:cs="Times New Roman"/>
          <w:sz w:val="24"/>
          <w:szCs w:val="24"/>
        </w:rPr>
        <w:lastRenderedPageBreak/>
        <w:t>distribution of wRF scores</w:t>
      </w:r>
      <w:r w:rsidR="00496880">
        <w:rPr>
          <w:rFonts w:ascii="Times New Roman" w:hAnsi="Times New Roman" w:cs="Times New Roman"/>
          <w:sz w:val="24"/>
          <w:szCs w:val="24"/>
        </w:rPr>
        <w:t xml:space="preserve"> for all pairs of windows at that distance</w:t>
      </w:r>
      <w:r w:rsidR="0078018B" w:rsidRPr="00031896">
        <w:rPr>
          <w:rFonts w:ascii="Times New Roman" w:hAnsi="Times New Roman" w:cs="Times New Roman"/>
          <w:sz w:val="24"/>
          <w:szCs w:val="24"/>
        </w:rPr>
        <w:t xml:space="preserve"> was not significantly different (Wilcox test, p &gt; 0.01) than that of a sample of 12,000 measures of wRF between randomly selected trees on different chromosomes. We selected 12,000 as the random sample size because it roughly matched the number of windows on the largest chromosome (chromosome 1, n = 12,113).</w:t>
      </w:r>
      <w:r w:rsidR="00E74745">
        <w:rPr>
          <w:rFonts w:ascii="Times New Roman" w:hAnsi="Times New Roman" w:cs="Times New Roman"/>
          <w:sz w:val="24"/>
          <w:szCs w:val="24"/>
        </w:rPr>
        <w:t xml:space="preserve"> </w:t>
      </w:r>
      <w:r w:rsidR="004A48A2">
        <w:rPr>
          <w:rFonts w:ascii="Times New Roman" w:hAnsi="Times New Roman" w:cs="Times New Roman"/>
          <w:sz w:val="24"/>
          <w:szCs w:val="24"/>
        </w:rPr>
        <w:t xml:space="preserve">We used </w:t>
      </w:r>
      <w:r w:rsidR="00E74745">
        <w:rPr>
          <w:rFonts w:ascii="Times New Roman" w:hAnsi="Times New Roman" w:cs="Times New Roman"/>
          <w:sz w:val="24"/>
          <w:szCs w:val="24"/>
        </w:rPr>
        <w:t>Snakemake</w:t>
      </w:r>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window alignments and trees in parallel</w:t>
      </w:r>
      <w:r w:rsidR="00E74745">
        <w:rPr>
          <w:rFonts w:ascii="Times New Roman" w:hAnsi="Times New Roman" w:cs="Times New Roman"/>
          <w:sz w:val="24"/>
          <w:szCs w:val="24"/>
        </w:rPr>
        <w:t xml:space="preserve">. </w:t>
      </w:r>
    </w:p>
    <w:p w14:paraId="44103954" w14:textId="3C30E9FE" w:rsidR="00EB41AF" w:rsidRDefault="00EB41AF" w:rsidP="005D3A4E">
      <w:pPr>
        <w:spacing w:after="0"/>
        <w:jc w:val="both"/>
        <w:rPr>
          <w:rFonts w:ascii="Times New Roman" w:hAnsi="Times New Roman" w:cs="Times New Roman"/>
          <w:sz w:val="24"/>
          <w:szCs w:val="24"/>
        </w:rPr>
      </w:pPr>
    </w:p>
    <w:p w14:paraId="3B8D97F4" w14:textId="587D406A" w:rsidR="00EB41AF" w:rsidRDefault="00EB41AF" w:rsidP="005D3A4E">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581D00D7" w14:textId="4D4DAF2C" w:rsidR="00EB41AF" w:rsidRDefault="00EB41AF" w:rsidP="005D3A4E">
      <w:pPr>
        <w:spacing w:after="0"/>
        <w:jc w:val="both"/>
        <w:rPr>
          <w:rFonts w:ascii="Times New Roman" w:hAnsi="Times New Roman" w:cs="Times New Roman"/>
          <w:i/>
          <w:iCs/>
          <w:sz w:val="24"/>
          <w:szCs w:val="24"/>
        </w:rPr>
      </w:pPr>
    </w:p>
    <w:p w14:paraId="384610D0" w14:textId="3A58BB57" w:rsidR="00EB41AF" w:rsidRPr="00EB41AF" w:rsidRDefault="00EB41AF" w:rsidP="005D3A4E">
      <w:pPr>
        <w:spacing w:after="0"/>
        <w:jc w:val="both"/>
        <w:rPr>
          <w:rFonts w:ascii="Times New Roman" w:hAnsi="Times New Roman" w:cs="Times New Roman"/>
          <w:sz w:val="24"/>
          <w:szCs w:val="24"/>
        </w:rPr>
      </w:pPr>
      <w:r>
        <w:rPr>
          <w:rFonts w:ascii="Times New Roman" w:hAnsi="Times New Roman" w:cs="Times New Roman"/>
          <w:sz w:val="24"/>
          <w:szCs w:val="24"/>
        </w:rPr>
        <w:t>We used minimap2</w:t>
      </w:r>
      <w:r w:rsidR="00660550">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r>
      <w:r w:rsidR="00660550">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(Li 2018)</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w:t>
      </w:r>
      <w:r w:rsidR="00E474D8">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 </w:instrTex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EN.CITE.DATA </w:instrText>
      </w:r>
      <w:r w:rsidR="00660550">
        <w:rPr>
          <w:rFonts w:ascii="Times New Roman" w:hAnsi="Times New Roman" w:cs="Times New Roman"/>
          <w:sz w:val="24"/>
          <w:szCs w:val="24"/>
        </w:rPr>
      </w:r>
      <w:r w:rsidR="00660550">
        <w:rPr>
          <w:rFonts w:ascii="Times New Roman" w:hAnsi="Times New Roman" w:cs="Times New Roman"/>
          <w:sz w:val="24"/>
          <w:szCs w:val="24"/>
        </w:rPr>
        <w:fldChar w:fldCharType="end"/>
      </w:r>
      <w:r w:rsidR="00660550">
        <w:rPr>
          <w:rFonts w:ascii="Times New Roman" w:hAnsi="Times New Roman" w:cs="Times New Roman"/>
          <w:sz w:val="24"/>
          <w:szCs w:val="24"/>
        </w:rPr>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(Gibbs et al. 2004)</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t>
      </w:r>
      <w:r w:rsidR="008A5CE6">
        <w:rPr>
          <w:rFonts w:ascii="Times New Roman" w:hAnsi="Times New Roman" w:cs="Times New Roman"/>
          <w:sz w:val="24"/>
          <w:szCs w:val="24"/>
        </w:rPr>
        <w:t>We downloaded the rat reference genome (rnor6) from the UCSC genome browser and for both genomes removed the Y chromosome and all smaller unplaced scaffolds, leaving only the X chromosome and autosomes 1-19 for mouse and 1-20 for rat. We then used minimap2 in whole genome alignment mode (-x asm20) to generate a pairwise alignment file from which we calculated alignment segment sizes and the distances between alignment segments. We visualized the alignment as a dot</w:t>
      </w:r>
      <w:r w:rsidR="004A48A2">
        <w:rPr>
          <w:rFonts w:ascii="Times New Roman" w:hAnsi="Times New Roman" w:cs="Times New Roman"/>
          <w:sz w:val="24"/>
          <w:szCs w:val="24"/>
        </w:rPr>
        <w:t xml:space="preserve"> </w:t>
      </w:r>
      <w:r w:rsidR="008A5CE6">
        <w:rPr>
          <w:rFonts w:ascii="Times New Roman" w:hAnsi="Times New Roman" w:cs="Times New Roman"/>
          <w:sz w:val="24"/>
          <w:szCs w:val="24"/>
        </w:rPr>
        <w:t>plot using the pafr package in R (</w:t>
      </w:r>
      <w:hyperlink r:id="rId14" w:history="1">
        <w:r w:rsidR="008A5CE6" w:rsidRPr="009C0F60">
          <w:rPr>
            <w:rStyle w:val="Hyperlink"/>
            <w:rFonts w:ascii="Times New Roman" w:hAnsi="Times New Roman" w:cs="Times New Roman"/>
            <w:sz w:val="24"/>
            <w:szCs w:val="24"/>
          </w:rPr>
          <w:t>https://github.com/dwinter/pafr</w:t>
        </w:r>
      </w:hyperlink>
      <w:r w:rsidR="008A5CE6">
        <w:rPr>
          <w:rFonts w:ascii="Times New Roman" w:hAnsi="Times New Roman" w:cs="Times New Roman"/>
          <w:sz w:val="24"/>
          <w:szCs w:val="24"/>
        </w:rPr>
        <w:t>).</w:t>
      </w:r>
    </w:p>
    <w:p w14:paraId="22FA6923" w14:textId="77777777" w:rsidR="005D3A4E" w:rsidRPr="00031896" w:rsidRDefault="005D3A4E" w:rsidP="005D3A4E">
      <w:pPr>
        <w:spacing w:after="0"/>
        <w:jc w:val="both"/>
        <w:rPr>
          <w:rFonts w:ascii="Times New Roman" w:hAnsi="Times New Roman" w:cs="Times New Roman"/>
          <w:sz w:val="24"/>
          <w:szCs w:val="24"/>
        </w:rPr>
      </w:pPr>
    </w:p>
    <w:p w14:paraId="32F7CD93" w14:textId="7D791019" w:rsidR="00FD0B8D" w:rsidRPr="00031896" w:rsidRDefault="00FD0B8D" w:rsidP="00F413E3">
      <w:pPr>
        <w:pStyle w:val="Heading2"/>
      </w:pPr>
      <w:r w:rsidRPr="00031896">
        <w:t>Recombination rate</w:t>
      </w:r>
      <w:r w:rsidR="000E678A">
        <w:t xml:space="preserve"> and functional annotation</w:t>
      </w:r>
    </w:p>
    <w:p w14:paraId="011DCE98" w14:textId="342FD663" w:rsidR="00AD773B" w:rsidRDefault="00021F1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78018B" w:rsidRPr="00031896">
        <w:rPr>
          <w:rFonts w:ascii="Times New Roman" w:hAnsi="Times New Roman" w:cs="Times New Roman"/>
          <w:sz w:val="24"/>
          <w:szCs w:val="24"/>
        </w:rPr>
        <w:t>e retrieved 10,205 genetic markers</w:t>
      </w:r>
      <w:r w:rsidR="00F60FA0">
        <w:rPr>
          <w:rFonts w:ascii="Times New Roman" w:hAnsi="Times New Roman" w:cs="Times New Roman"/>
          <w:sz w:val="24"/>
          <w:szCs w:val="24"/>
        </w:rPr>
        <w:t xml:space="preserve"> generated</w:t>
      </w:r>
      <w:r w:rsidR="0078018B" w:rsidRPr="00031896">
        <w:rPr>
          <w:rFonts w:ascii="Times New Roman" w:hAnsi="Times New Roman" w:cs="Times New Roman"/>
          <w:sz w:val="24"/>
          <w:szCs w:val="24"/>
        </w:rPr>
        <w:t xml:space="preserve"> from a large heterogenous stock of outbred mice</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 </w:instrTex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EN.CITE.DATA </w:instrText>
      </w:r>
      <w:r w:rsidR="00432768">
        <w:rPr>
          <w:rFonts w:ascii="Times New Roman" w:hAnsi="Times New Roman" w:cs="Times New Roman"/>
          <w:sz w:val="24"/>
          <w:szCs w:val="24"/>
        </w:rPr>
      </w:r>
      <w:r w:rsidR="00432768">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432768">
        <w:rPr>
          <w:rFonts w:ascii="Times New Roman" w:hAnsi="Times New Roman" w:cs="Times New Roman"/>
          <w:noProof/>
          <w:sz w:val="24"/>
          <w:szCs w:val="24"/>
        </w:rPr>
        <w:t>(Shifman et al. 2006; Cox et al. 2009)</w:t>
      </w:r>
      <w:r w:rsidR="00432768">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sidR="00356D65">
        <w:rPr>
          <w:rFonts w:ascii="Times New Roman" w:hAnsi="Times New Roman" w:cs="Times New Roman"/>
          <w:sz w:val="24"/>
          <w:szCs w:val="24"/>
        </w:rPr>
        <w:t>whether</w:t>
      </w:r>
      <w:r w:rsidR="000E678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phylogenetic discordance along chromosomes </w:t>
      </w:r>
      <w:r w:rsidR="000E678A">
        <w:rPr>
          <w:rFonts w:ascii="Times New Roman" w:hAnsi="Times New Roman" w:cs="Times New Roman"/>
          <w:sz w:val="24"/>
          <w:szCs w:val="24"/>
        </w:rPr>
        <w:t>is correlated</w:t>
      </w:r>
      <w:r w:rsidRPr="00031896">
        <w:rPr>
          <w:rFonts w:ascii="Times New Roman" w:hAnsi="Times New Roman" w:cs="Times New Roman"/>
          <w:sz w:val="24"/>
          <w:szCs w:val="24"/>
        </w:rPr>
        <w:t xml:space="preserve"> with </w:t>
      </w:r>
      <w:r w:rsidR="000E678A">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sidR="000E678A">
        <w:rPr>
          <w:rFonts w:ascii="Times New Roman" w:hAnsi="Times New Roman" w:cs="Times New Roman"/>
          <w:sz w:val="24"/>
          <w:szCs w:val="24"/>
        </w:rPr>
        <w:t>s</w:t>
      </w:r>
      <w:r w:rsidR="0078018B" w:rsidRPr="00031896">
        <w:rPr>
          <w:rFonts w:ascii="Times New Roman" w:hAnsi="Times New Roman" w:cs="Times New Roman"/>
          <w:sz w:val="24"/>
          <w:szCs w:val="24"/>
        </w:rPr>
        <w:t xml:space="preserve">. We converted the physical coordinates of these markers from build 37 (mm9) to build 38 (mm10) of the </w:t>
      </w:r>
      <w:r w:rsidR="00B30752" w:rsidRPr="00D4662B">
        <w:rPr>
          <w:rFonts w:ascii="Times New Roman" w:hAnsi="Times New Roman" w:cs="Times New Roman"/>
          <w:i/>
          <w:sz w:val="24"/>
          <w:szCs w:val="24"/>
        </w:rPr>
        <w:t>M. musculus</w:t>
      </w:r>
      <w:r w:rsidR="0078018B" w:rsidRPr="00031896">
        <w:rPr>
          <w:rFonts w:ascii="Times New Roman" w:hAnsi="Times New Roman" w:cs="Times New Roman"/>
          <w:sz w:val="24"/>
          <w:szCs w:val="24"/>
        </w:rPr>
        <w:t xml:space="preserve"> genome</w:t>
      </w:r>
      <w:r w:rsidR="006045B5" w:rsidRPr="00031896">
        <w:rPr>
          <w:rFonts w:ascii="Times New Roman" w:hAnsi="Times New Roman" w:cs="Times New Roman"/>
          <w:sz w:val="24"/>
          <w:szCs w:val="24"/>
        </w:rPr>
        <w:t xml:space="preserve"> using liftOver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78018B" w:rsidRPr="00031896">
        <w:rPr>
          <w:rFonts w:ascii="Times New Roman" w:hAnsi="Times New Roman" w:cs="Times New Roman"/>
          <w:sz w:val="24"/>
          <w:szCs w:val="24"/>
        </w:rPr>
        <w:t>.</w:t>
      </w:r>
      <w:r w:rsidR="006045B5" w:rsidRPr="00031896">
        <w:rPr>
          <w:rFonts w:ascii="Times New Roman" w:hAnsi="Times New Roman" w:cs="Times New Roman"/>
          <w:sz w:val="24"/>
          <w:szCs w:val="24"/>
        </w:rPr>
        <w:t xml:space="preserve"> We then partitioned the markers into 5Mb windows and estimated local recombination rates in each window</w:t>
      </w:r>
      <w:r>
        <w:rPr>
          <w:rFonts w:ascii="Times New Roman" w:hAnsi="Times New Roman" w:cs="Times New Roman"/>
          <w:sz w:val="24"/>
          <w:szCs w:val="24"/>
        </w:rPr>
        <w:t>. Estimated recombination rates were defined</w:t>
      </w:r>
      <w:r w:rsidR="006045B5" w:rsidRPr="00031896">
        <w:rPr>
          <w:rFonts w:ascii="Times New Roman" w:hAnsi="Times New Roman" w:cs="Times New Roman"/>
          <w:sz w:val="24"/>
          <w:szCs w:val="24"/>
        </w:rPr>
        <w:t xml:space="preserve"> </w:t>
      </w:r>
      <w:r w:rsidR="00751894">
        <w:rPr>
          <w:rFonts w:ascii="Times New Roman" w:hAnsi="Times New Roman" w:cs="Times New Roman"/>
          <w:sz w:val="24"/>
          <w:szCs w:val="24"/>
        </w:rPr>
        <w:t>as</w:t>
      </w:r>
      <w:r w:rsidR="006045B5" w:rsidRPr="00031896">
        <w:rPr>
          <w:rFonts w:ascii="Times New Roman" w:hAnsi="Times New Roman" w:cs="Times New Roman"/>
          <w:sz w:val="24"/>
          <w:szCs w:val="24"/>
        </w:rPr>
        <w:t xml:space="preserve"> the slope of the correlation between the location on the genetic map and the location on the physical map of the </w:t>
      </w:r>
      <w:r w:rsidR="00B30752" w:rsidRPr="00D4662B">
        <w:rPr>
          <w:rFonts w:ascii="Times New Roman" w:hAnsi="Times New Roman" w:cs="Times New Roman"/>
          <w:i/>
          <w:sz w:val="24"/>
          <w:szCs w:val="24"/>
        </w:rPr>
        <w:t>M. musculus</w:t>
      </w:r>
      <w:r w:rsidR="006045B5" w:rsidRPr="00031896">
        <w:rPr>
          <w:rFonts w:ascii="Times New Roman" w:hAnsi="Times New Roman" w:cs="Times New Roman"/>
          <w:sz w:val="24"/>
          <w:szCs w:val="24"/>
        </w:rPr>
        <w:t xml:space="preserve"> genome for all markers in the window</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 </w:instrText>
      </w:r>
      <w:r w:rsidR="00E26E5E">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EN.CITE.DATA </w:instrText>
      </w:r>
      <w:r w:rsidR="00E26E5E">
        <w:rPr>
          <w:rFonts w:ascii="Times New Roman" w:hAnsi="Times New Roman" w:cs="Times New Roman"/>
          <w:sz w:val="24"/>
          <w:szCs w:val="24"/>
        </w:rPr>
      </w:r>
      <w:r w:rsidR="00E26E5E">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E26E5E">
        <w:rPr>
          <w:rFonts w:ascii="Times New Roman" w:hAnsi="Times New Roman" w:cs="Times New Roman"/>
          <w:noProof/>
          <w:sz w:val="24"/>
          <w:szCs w:val="24"/>
        </w:rPr>
        <w:t>(White et al. 2009; Kartje et al. 2020)</w:t>
      </w:r>
      <w:r w:rsidR="00432768">
        <w:rPr>
          <w:rFonts w:ascii="Times New Roman" w:hAnsi="Times New Roman" w:cs="Times New Roman"/>
          <w:sz w:val="24"/>
          <w:szCs w:val="24"/>
        </w:rPr>
        <w:fldChar w:fldCharType="end"/>
      </w:r>
      <w:r w:rsidR="006045B5" w:rsidRPr="00031896">
        <w:rPr>
          <w:rFonts w:ascii="Times New Roman" w:hAnsi="Times New Roman" w:cs="Times New Roman"/>
          <w:sz w:val="24"/>
          <w:szCs w:val="24"/>
        </w:rPr>
        <w:t xml:space="preserve">. </w:t>
      </w:r>
      <w:r>
        <w:rPr>
          <w:rFonts w:ascii="Times New Roman" w:hAnsi="Times New Roman" w:cs="Times New Roman"/>
          <w:sz w:val="24"/>
          <w:szCs w:val="24"/>
        </w:rPr>
        <w:t>W</w:t>
      </w:r>
      <w:r w:rsidR="006045B5" w:rsidRPr="00031896">
        <w:rPr>
          <w:rFonts w:ascii="Times New Roman" w:hAnsi="Times New Roman" w:cs="Times New Roman"/>
          <w:sz w:val="24"/>
          <w:szCs w:val="24"/>
        </w:rPr>
        <w:t>ithin each 5Mb window, we calculated wRF distances between the first 10kb window and every other 10kb window.</w:t>
      </w:r>
    </w:p>
    <w:p w14:paraId="6FB49565" w14:textId="5967E864" w:rsidR="006045B5" w:rsidRPr="00031896" w:rsidRDefault="000E678A" w:rsidP="00F413E3">
      <w:pPr>
        <w:jc w:val="both"/>
        <w:rPr>
          <w:rFonts w:ascii="Times New Roman" w:hAnsi="Times New Roman" w:cs="Times New Roman"/>
          <w:iCs/>
          <w:sz w:val="24"/>
          <w:szCs w:val="24"/>
        </w:rPr>
      </w:pPr>
      <w:r>
        <w:rPr>
          <w:rFonts w:ascii="Times New Roman" w:hAnsi="Times New Roman" w:cs="Times New Roman"/>
          <w:sz w:val="24"/>
          <w:szCs w:val="24"/>
        </w:rPr>
        <w:tab/>
      </w:r>
      <w:r w:rsidR="006045B5" w:rsidRPr="00031896">
        <w:rPr>
          <w:rFonts w:ascii="Times New Roman" w:hAnsi="Times New Roman" w:cs="Times New Roman"/>
          <w:iCs/>
          <w:sz w:val="24"/>
          <w:szCs w:val="24"/>
        </w:rPr>
        <w:t>We also compared</w:t>
      </w:r>
      <w:r w:rsidR="00021F11">
        <w:rPr>
          <w:rFonts w:ascii="Times New Roman" w:hAnsi="Times New Roman" w:cs="Times New Roman"/>
          <w:iCs/>
          <w:sz w:val="24"/>
          <w:szCs w:val="24"/>
        </w:rPr>
        <w:t xml:space="preserve"> the chromosome-wide wRF distances to those based on </w:t>
      </w:r>
      <w:r w:rsidR="00E97342">
        <w:rPr>
          <w:rFonts w:ascii="Times New Roman" w:hAnsi="Times New Roman" w:cs="Times New Roman"/>
          <w:iCs/>
          <w:sz w:val="24"/>
          <w:szCs w:val="24"/>
        </w:rPr>
        <w:t>phylogeni</w:t>
      </w:r>
      <w:r w:rsidR="00751894">
        <w:rPr>
          <w:rFonts w:ascii="Times New Roman" w:hAnsi="Times New Roman" w:cs="Times New Roman"/>
          <w:iCs/>
          <w:sz w:val="24"/>
          <w:szCs w:val="24"/>
        </w:rPr>
        <w:t>e</w:t>
      </w:r>
      <w:r w:rsidR="00E97342">
        <w:rPr>
          <w:rFonts w:ascii="Times New Roman" w:hAnsi="Times New Roman" w:cs="Times New Roman"/>
          <w:iCs/>
          <w:sz w:val="24"/>
          <w:szCs w:val="24"/>
        </w:rPr>
        <w:t xml:space="preserve">s </w:t>
      </w:r>
      <w:r w:rsidR="00021F11">
        <w:rPr>
          <w:rFonts w:ascii="Times New Roman" w:hAnsi="Times New Roman" w:cs="Times New Roman"/>
          <w:iCs/>
          <w:sz w:val="24"/>
          <w:szCs w:val="24"/>
        </w:rPr>
        <w:t>from</w:t>
      </w:r>
      <w:r w:rsidR="00E97342">
        <w:rPr>
          <w:rFonts w:ascii="Times New Roman" w:hAnsi="Times New Roman" w:cs="Times New Roman"/>
          <w:iCs/>
          <w:sz w:val="24"/>
          <w:szCs w:val="24"/>
        </w:rPr>
        <w:t xml:space="preserve"> regions</w:t>
      </w:r>
      <w:r w:rsidR="006045B5" w:rsidRPr="00031896">
        <w:rPr>
          <w:rFonts w:ascii="Times New Roman" w:hAnsi="Times New Roman" w:cs="Times New Roman"/>
          <w:iCs/>
          <w:sz w:val="24"/>
          <w:szCs w:val="24"/>
        </w:rPr>
        <w:t xml:space="preserve"> around several types of</w:t>
      </w:r>
      <w:r w:rsidR="00027FB1">
        <w:rPr>
          <w:rFonts w:ascii="Times New Roman" w:hAnsi="Times New Roman" w:cs="Times New Roman"/>
          <w:iCs/>
          <w:sz w:val="24"/>
          <w:szCs w:val="24"/>
        </w:rPr>
        <w:t xml:space="preserve"> adjacent to</w:t>
      </w:r>
      <w:r w:rsidR="006045B5" w:rsidRPr="00031896">
        <w:rPr>
          <w:rFonts w:ascii="Times New Roman" w:hAnsi="Times New Roman" w:cs="Times New Roman"/>
          <w:iCs/>
          <w:sz w:val="24"/>
          <w:szCs w:val="24"/>
        </w:rPr>
        <w:t xml:space="preserve"> genomic features. </w:t>
      </w:r>
      <w:r w:rsidR="00027FB1">
        <w:rPr>
          <w:rFonts w:ascii="Times New Roman" w:hAnsi="Times New Roman" w:cs="Times New Roman"/>
          <w:iCs/>
          <w:sz w:val="24"/>
          <w:szCs w:val="24"/>
        </w:rPr>
        <w:t>We retrieved c</w:t>
      </w:r>
      <w:r w:rsidR="00E85F6D" w:rsidRPr="00031896">
        <w:rPr>
          <w:rFonts w:ascii="Times New Roman" w:hAnsi="Times New Roman" w:cs="Times New Roman"/>
          <w:iCs/>
          <w:sz w:val="24"/>
          <w:szCs w:val="24"/>
        </w:rPr>
        <w:t>o</w:t>
      </w:r>
      <w:r w:rsidR="006045B5" w:rsidRPr="00031896">
        <w:rPr>
          <w:rFonts w:ascii="Times New Roman" w:hAnsi="Times New Roman" w:cs="Times New Roman"/>
          <w:iCs/>
          <w:sz w:val="24"/>
          <w:szCs w:val="24"/>
        </w:rPr>
        <w:t xml:space="preserve">ordinates </w:t>
      </w:r>
      <w:r w:rsidR="00E85F6D" w:rsidRPr="00031896">
        <w:rPr>
          <w:rFonts w:ascii="Times New Roman" w:hAnsi="Times New Roman" w:cs="Times New Roman"/>
          <w:iCs/>
          <w:sz w:val="24"/>
          <w:szCs w:val="24"/>
        </w:rPr>
        <w:t xml:space="preserve">from </w:t>
      </w:r>
      <w:r w:rsidR="00066FE6">
        <w:rPr>
          <w:rFonts w:ascii="Times New Roman" w:hAnsi="Times New Roman" w:cs="Times New Roman"/>
          <w:iCs/>
          <w:sz w:val="24"/>
          <w:szCs w:val="24"/>
        </w:rPr>
        <w:t>25,753 protein</w:t>
      </w:r>
      <w:r w:rsidR="00DD6ADB">
        <w:rPr>
          <w:rFonts w:ascii="Times New Roman" w:hAnsi="Times New Roman" w:cs="Times New Roman"/>
          <w:iCs/>
          <w:sz w:val="24"/>
          <w:szCs w:val="24"/>
        </w:rPr>
        <w:t xml:space="preserve"> </w:t>
      </w:r>
      <w:r w:rsidR="00066FE6">
        <w:rPr>
          <w:rFonts w:ascii="Times New Roman" w:hAnsi="Times New Roman" w:cs="Times New Roman"/>
          <w:iCs/>
          <w:sz w:val="24"/>
          <w:szCs w:val="24"/>
        </w:rPr>
        <w:t>coding</w:t>
      </w:r>
      <w:r w:rsidR="00E85F6D" w:rsidRPr="00031896">
        <w:rPr>
          <w:rFonts w:ascii="Times New Roman" w:hAnsi="Times New Roman" w:cs="Times New Roman"/>
          <w:iCs/>
          <w:sz w:val="24"/>
          <w:szCs w:val="24"/>
        </w:rPr>
        <w:t xml:space="preserve"> genes</w:t>
      </w:r>
      <w:r w:rsidR="00066FE6">
        <w:rPr>
          <w:rFonts w:ascii="Times New Roman" w:hAnsi="Times New Roman" w:cs="Times New Roman"/>
          <w:iCs/>
          <w:sz w:val="24"/>
          <w:szCs w:val="24"/>
        </w:rPr>
        <w:t xml:space="preserve"> annotated in </w:t>
      </w:r>
      <w:r w:rsidR="00066FE6">
        <w:rPr>
          <w:rFonts w:ascii="Times New Roman" w:hAnsi="Times New Roman" w:cs="Times New Roman"/>
          <w:i/>
          <w:sz w:val="24"/>
          <w:szCs w:val="24"/>
        </w:rPr>
        <w:t>M. musculus</w:t>
      </w:r>
      <w:r w:rsidR="00E85F6D" w:rsidRPr="00031896">
        <w:rPr>
          <w:rFonts w:ascii="Times New Roman" w:hAnsi="Times New Roman" w:cs="Times New Roman"/>
          <w:iCs/>
          <w:sz w:val="24"/>
          <w:szCs w:val="24"/>
        </w:rPr>
        <w:t xml:space="preserve"> </w:t>
      </w:r>
      <w:r w:rsidR="006045B5" w:rsidRPr="00031896">
        <w:rPr>
          <w:rFonts w:ascii="Times New Roman" w:hAnsi="Times New Roman" w:cs="Times New Roman"/>
          <w:iCs/>
          <w:sz w:val="24"/>
          <w:szCs w:val="24"/>
        </w:rPr>
        <w:t xml:space="preserve">from Ensembl </w: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 </w:instrText>
      </w:r>
      <w:r w:rsidR="00C6053D">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EN.CITE.DATA </w:instrText>
      </w:r>
      <w:r w:rsidR="00C6053D">
        <w:rPr>
          <w:rFonts w:ascii="Times New Roman" w:hAnsi="Times New Roman" w:cs="Times New Roman"/>
          <w:iCs/>
          <w:sz w:val="24"/>
          <w:szCs w:val="24"/>
        </w:rPr>
      </w:r>
      <w:r w:rsidR="00C6053D">
        <w:rPr>
          <w:rFonts w:ascii="Times New Roman" w:hAnsi="Times New Roman" w:cs="Times New Roman"/>
          <w:iCs/>
          <w:sz w:val="24"/>
          <w:szCs w:val="24"/>
        </w:rPr>
        <w:fldChar w:fldCharType="end"/>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separate"/>
      </w:r>
      <w:r w:rsidR="00C6053D">
        <w:rPr>
          <w:rFonts w:ascii="Times New Roman" w:hAnsi="Times New Roman" w:cs="Times New Roman"/>
          <w:iCs/>
          <w:noProof/>
          <w:sz w:val="24"/>
          <w:szCs w:val="24"/>
        </w:rPr>
        <w:t>(release 99; Cunningham et al. 2022)</w:t>
      </w:r>
      <w:r w:rsidR="00F40603">
        <w:rPr>
          <w:rFonts w:ascii="Times New Roman" w:hAnsi="Times New Roman" w:cs="Times New Roman"/>
          <w:iCs/>
          <w:sz w:val="24"/>
          <w:szCs w:val="24"/>
        </w:rPr>
        <w:fldChar w:fldCharType="end"/>
      </w:r>
      <w:r w:rsidR="006045B5" w:rsidRPr="00031896">
        <w:rPr>
          <w:rFonts w:ascii="Times New Roman" w:hAnsi="Times New Roman" w:cs="Times New Roman"/>
          <w:iCs/>
          <w:sz w:val="24"/>
          <w:szCs w:val="24"/>
        </w:rPr>
        <w:t xml:space="preserve">, </w:t>
      </w:r>
      <w:r w:rsidR="00BC7F34">
        <w:rPr>
          <w:rFonts w:ascii="Times New Roman" w:hAnsi="Times New Roman" w:cs="Times New Roman"/>
          <w:iCs/>
          <w:sz w:val="24"/>
          <w:szCs w:val="24"/>
        </w:rPr>
        <w:t xml:space="preserve">all </w:t>
      </w:r>
      <w:r w:rsidR="00E85F6D" w:rsidRPr="00031896">
        <w:rPr>
          <w:rFonts w:ascii="Times New Roman" w:hAnsi="Times New Roman" w:cs="Times New Roman"/>
          <w:iCs/>
          <w:sz w:val="24"/>
          <w:szCs w:val="24"/>
        </w:rPr>
        <w:t xml:space="preserve">3,129 </w:t>
      </w:r>
      <w:r w:rsidR="006045B5" w:rsidRPr="00031896">
        <w:rPr>
          <w:rFonts w:ascii="Times New Roman" w:hAnsi="Times New Roman" w:cs="Times New Roman"/>
          <w:iCs/>
          <w:sz w:val="24"/>
          <w:szCs w:val="24"/>
        </w:rPr>
        <w:t>UCE</w:t>
      </w:r>
      <w:r w:rsidR="00E85F6D" w:rsidRPr="00031896">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 </w:t>
      </w:r>
      <w:r w:rsidR="00BC7F34" w:rsidRPr="00DF4DCD">
        <w:rPr>
          <w:rFonts w:ascii="Times New Roman" w:hAnsi="Times New Roman" w:cs="Times New Roman"/>
          <w:sz w:val="24"/>
          <w:szCs w:val="24"/>
        </w:rPr>
        <w:t xml:space="preserve">the </w:t>
      </w:r>
      <w:r w:rsidR="00BC7F34" w:rsidRPr="00DF4DCD">
        <w:rPr>
          <w:rFonts w:ascii="Times New Roman" w:hAnsi="Times New Roman" w:cs="Times New Roman"/>
          <w:i/>
          <w:iCs/>
          <w:sz w:val="24"/>
          <w:szCs w:val="24"/>
        </w:rPr>
        <w:t>M</w:t>
      </w:r>
      <w:r w:rsidR="006714AD">
        <w:rPr>
          <w:rFonts w:ascii="Times New Roman" w:hAnsi="Times New Roman" w:cs="Times New Roman"/>
          <w:i/>
          <w:iCs/>
          <w:sz w:val="24"/>
          <w:szCs w:val="24"/>
        </w:rPr>
        <w:t>.</w:t>
      </w:r>
      <w:r w:rsidR="00BC7F34" w:rsidRPr="00DF4DCD">
        <w:rPr>
          <w:rFonts w:ascii="Times New Roman" w:hAnsi="Times New Roman" w:cs="Times New Roman"/>
          <w:i/>
          <w:iCs/>
          <w:sz w:val="24"/>
          <w:szCs w:val="24"/>
        </w:rPr>
        <w:t xml:space="preserve"> musculus</w:t>
      </w:r>
      <w:r w:rsidR="00BC7F34" w:rsidRPr="00DF4DCD">
        <w:rPr>
          <w:rFonts w:ascii="Times New Roman" w:hAnsi="Times New Roman" w:cs="Times New Roman"/>
          <w:sz w:val="24"/>
          <w:szCs w:val="24"/>
        </w:rPr>
        <w:t xml:space="preserve"> UCE probe set provided with </w:t>
      </w:r>
      <w:r w:rsidR="00BC7F34">
        <w:rPr>
          <w:rFonts w:ascii="Times New Roman" w:hAnsi="Times New Roman" w:cs="Times New Roman"/>
          <w:sz w:val="24"/>
          <w:szCs w:val="24"/>
        </w:rPr>
        <w:t xml:space="preserve">PHYLUCE </w: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 </w:instrTex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EN.CITE.DATA </w:instrText>
      </w:r>
      <w:r w:rsidR="00BC7F34">
        <w:rPr>
          <w:rFonts w:ascii="Times New Roman" w:hAnsi="Times New Roman" w:cs="Times New Roman"/>
          <w:sz w:val="24"/>
          <w:szCs w:val="24"/>
        </w:rPr>
      </w:r>
      <w:r w:rsidR="00BC7F34">
        <w:rPr>
          <w:rFonts w:ascii="Times New Roman" w:hAnsi="Times New Roman" w:cs="Times New Roman"/>
          <w:sz w:val="24"/>
          <w:szCs w:val="24"/>
        </w:rPr>
        <w:fldChar w:fldCharType="end"/>
      </w:r>
      <w:r w:rsidR="00BC7F34">
        <w:rPr>
          <w:rFonts w:ascii="Times New Roman" w:hAnsi="Times New Roman" w:cs="Times New Roman"/>
          <w:sz w:val="24"/>
          <w:szCs w:val="24"/>
        </w:rPr>
      </w:r>
      <w:r w:rsidR="00BC7F34">
        <w:rPr>
          <w:rFonts w:ascii="Times New Roman" w:hAnsi="Times New Roman" w:cs="Times New Roman"/>
          <w:sz w:val="24"/>
          <w:szCs w:val="24"/>
        </w:rPr>
        <w:fldChar w:fldCharType="separate"/>
      </w:r>
      <w:r w:rsidR="00BC7F34">
        <w:rPr>
          <w:rFonts w:ascii="Times New Roman" w:hAnsi="Times New Roman" w:cs="Times New Roman"/>
          <w:noProof/>
          <w:sz w:val="24"/>
          <w:szCs w:val="24"/>
        </w:rPr>
        <w:t>(Faircloth et al. 2012; Faircloth 2016)</w:t>
      </w:r>
      <w:r w:rsidR="00BC7F34">
        <w:rPr>
          <w:rFonts w:ascii="Times New Roman" w:hAnsi="Times New Roman" w:cs="Times New Roman"/>
          <w:sz w:val="24"/>
          <w:szCs w:val="24"/>
        </w:rPr>
        <w:fldChar w:fldCharType="end"/>
      </w:r>
      <w:r w:rsidR="006045B5" w:rsidRPr="00031896">
        <w:rPr>
          <w:rFonts w:ascii="Times New Roman" w:hAnsi="Times New Roman" w:cs="Times New Roman"/>
          <w:iCs/>
          <w:sz w:val="24"/>
          <w:szCs w:val="24"/>
        </w:rPr>
        <w:t>, and</w:t>
      </w:r>
      <w:r w:rsidR="00E85F6D" w:rsidRPr="00031896">
        <w:rPr>
          <w:rFonts w:ascii="Times New Roman" w:hAnsi="Times New Roman" w:cs="Times New Roman"/>
          <w:iCs/>
          <w:sz w:val="24"/>
          <w:szCs w:val="24"/>
        </w:rPr>
        <w:t xml:space="preserve"> 9,865</w:t>
      </w:r>
      <w:r w:rsidR="006045B5" w:rsidRPr="00031896">
        <w:rPr>
          <w:rFonts w:ascii="Times New Roman" w:hAnsi="Times New Roman" w:cs="Times New Roman"/>
          <w:iCs/>
          <w:sz w:val="24"/>
          <w:szCs w:val="24"/>
        </w:rPr>
        <w:t xml:space="preserve"> recombination hotspot</w:t>
      </w:r>
      <w:r w:rsidR="006714AD">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w:t>
      </w:r>
      <w:r w:rsidR="0053166A">
        <w:rPr>
          <w:rFonts w:ascii="Times New Roman" w:hAnsi="Times New Roman" w:cs="Times New Roman"/>
          <w:iCs/>
          <w:sz w:val="24"/>
          <w:szCs w:val="24"/>
        </w:rPr>
        <w:t xml:space="preserve"> </w: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 </w:instrTex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EN.CITE.DATA </w:instrText>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separate"/>
      </w:r>
      <w:r w:rsidR="0053166A">
        <w:rPr>
          <w:rFonts w:ascii="Times New Roman" w:hAnsi="Times New Roman" w:cs="Times New Roman"/>
          <w:iCs/>
          <w:noProof/>
          <w:sz w:val="24"/>
          <w:szCs w:val="24"/>
        </w:rPr>
        <w:t>Smagulova et al. (2011)</w:t>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The recombination hotspot coordinates were converted between build 37 and build 38 using the liftOver tool</w:t>
      </w:r>
      <w:r w:rsidR="00927E73">
        <w:rPr>
          <w:rFonts w:ascii="Times New Roman" w:hAnsi="Times New Roman" w:cs="Times New Roman"/>
          <w:iCs/>
          <w:sz w:val="24"/>
          <w:szCs w:val="24"/>
        </w:rPr>
        <w:t xml:space="preserve"> </w: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 </w:instrTex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EN.CITE.DATA </w:instrText>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end"/>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separate"/>
      </w:r>
      <w:r w:rsidR="00927E73">
        <w:rPr>
          <w:rFonts w:ascii="Times New Roman" w:hAnsi="Times New Roman" w:cs="Times New Roman"/>
          <w:iCs/>
          <w:noProof/>
          <w:sz w:val="24"/>
          <w:szCs w:val="24"/>
        </w:rPr>
        <w:t>(Hinrichs et al. 2006)</w:t>
      </w:r>
      <w:r w:rsidR="00927E73">
        <w:rPr>
          <w:rFonts w:ascii="Times New Roman" w:hAnsi="Times New Roman" w:cs="Times New Roman"/>
          <w:iCs/>
          <w:sz w:val="24"/>
          <w:szCs w:val="24"/>
        </w:rPr>
        <w:fldChar w:fldCharType="end"/>
      </w:r>
      <w:r w:rsidR="00E85F6D" w:rsidRPr="00031896">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For each feature, </w:t>
      </w:r>
      <w:r w:rsidR="006714AD">
        <w:rPr>
          <w:rFonts w:ascii="Times New Roman" w:hAnsi="Times New Roman" w:cs="Times New Roman"/>
          <w:iCs/>
          <w:sz w:val="24"/>
          <w:szCs w:val="24"/>
        </w:rPr>
        <w:t xml:space="preserve">the starting window was the 10kb window containing the feature’s midpoint coordinate. </w:t>
      </w:r>
      <w:r w:rsidR="00E85F6D" w:rsidRPr="00031896">
        <w:rPr>
          <w:rFonts w:ascii="Times New Roman" w:hAnsi="Times New Roman" w:cs="Times New Roman"/>
          <w:iCs/>
          <w:sz w:val="24"/>
          <w:szCs w:val="24"/>
        </w:rPr>
        <w:t xml:space="preserve">We then calculated wRF between this window and all windows </w:t>
      </w:r>
      <w:r w:rsidR="006714AD">
        <w:rPr>
          <w:rFonts w:ascii="Times New Roman" w:hAnsi="Times New Roman" w:cs="Times New Roman"/>
          <w:iCs/>
          <w:sz w:val="24"/>
          <w:szCs w:val="24"/>
        </w:rPr>
        <w:t>within</w:t>
      </w:r>
      <w:r w:rsidR="00E85F6D" w:rsidRPr="00031896">
        <w:rPr>
          <w:rFonts w:ascii="Times New Roman" w:hAnsi="Times New Roman" w:cs="Times New Roman"/>
          <w:iCs/>
          <w:sz w:val="24"/>
          <w:szCs w:val="24"/>
        </w:rPr>
        <w:t xml:space="preserve"> </w:t>
      </w:r>
      <w:r w:rsidR="0012471D">
        <w:rPr>
          <w:rFonts w:ascii="Times New Roman" w:hAnsi="Times New Roman" w:cs="Times New Roman"/>
          <w:iCs/>
          <w:sz w:val="24"/>
          <w:szCs w:val="24"/>
        </w:rPr>
        <w:t>5</w:t>
      </w:r>
      <w:r w:rsidR="0012471D" w:rsidRPr="00031896">
        <w:rPr>
          <w:rFonts w:ascii="Times New Roman" w:hAnsi="Times New Roman" w:cs="Times New Roman"/>
          <w:iCs/>
          <w:sz w:val="24"/>
          <w:szCs w:val="24"/>
        </w:rPr>
        <w:t xml:space="preserve">Mb </w:t>
      </w:r>
      <w:r w:rsidR="00E85F6D" w:rsidRPr="00031896">
        <w:rPr>
          <w:rFonts w:ascii="Times New Roman" w:hAnsi="Times New Roman" w:cs="Times New Roman"/>
          <w:iCs/>
          <w:sz w:val="24"/>
          <w:szCs w:val="24"/>
        </w:rPr>
        <w:t>in either direction</w:t>
      </w:r>
      <w:r w:rsidR="0012471D">
        <w:rPr>
          <w:rFonts w:ascii="Times New Roman" w:hAnsi="Times New Roman" w:cs="Times New Roman"/>
          <w:iCs/>
          <w:sz w:val="24"/>
          <w:szCs w:val="24"/>
        </w:rPr>
        <w:t xml:space="preserve"> and for each chromosome compared the slope and wRF distance of windows adjacent to the feature with the same metrics for the whole </w:t>
      </w:r>
      <w:r w:rsidR="0012471D">
        <w:rPr>
          <w:rFonts w:ascii="Times New Roman" w:hAnsi="Times New Roman" w:cs="Times New Roman"/>
          <w:iCs/>
          <w:sz w:val="24"/>
          <w:szCs w:val="24"/>
        </w:rPr>
        <w:lastRenderedPageBreak/>
        <w:t>chromosome</w:t>
      </w:r>
      <w:r w:rsidR="00E85F6D" w:rsidRPr="00031896">
        <w:rPr>
          <w:rFonts w:ascii="Times New Roman" w:hAnsi="Times New Roman" w:cs="Times New Roman"/>
          <w:iCs/>
          <w:sz w:val="24"/>
          <w:szCs w:val="24"/>
        </w:rPr>
        <w:t>.</w:t>
      </w:r>
      <w:r w:rsidR="0012471D">
        <w:rPr>
          <w:rFonts w:ascii="Times New Roman" w:hAnsi="Times New Roman" w:cs="Times New Roman"/>
          <w:iCs/>
          <w:sz w:val="24"/>
          <w:szCs w:val="24"/>
        </w:rPr>
        <w:t xml:space="preserve"> We compared distributions of these measures for each genomic feature with </w:t>
      </w:r>
      <w:r w:rsidR="00D74755">
        <w:rPr>
          <w:rFonts w:ascii="Times New Roman" w:hAnsi="Times New Roman" w:cs="Times New Roman"/>
          <w:iCs/>
          <w:sz w:val="24"/>
          <w:szCs w:val="24"/>
        </w:rPr>
        <w:t>an ANOVA</w:t>
      </w:r>
      <w:r w:rsidR="006939AD">
        <w:rPr>
          <w:rFonts w:ascii="Times New Roman" w:hAnsi="Times New Roman" w:cs="Times New Roman"/>
          <w:iCs/>
          <w:sz w:val="24"/>
          <w:szCs w:val="24"/>
        </w:rPr>
        <w:t xml:space="preserve"> (aov(feature.measure</w:t>
      </w:r>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w:t>
      </w:r>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feature.label))</w:t>
      </w:r>
      <w:r w:rsidR="00D74755">
        <w:rPr>
          <w:rFonts w:ascii="Times New Roman" w:hAnsi="Times New Roman" w:cs="Times New Roman"/>
          <w:iCs/>
          <w:sz w:val="24"/>
          <w:szCs w:val="24"/>
        </w:rPr>
        <w:t xml:space="preserve"> followed by Tukey’s range test</w:t>
      </w:r>
      <w:r w:rsidR="006939AD">
        <w:rPr>
          <w:rFonts w:ascii="Times New Roman" w:hAnsi="Times New Roman" w:cs="Times New Roman"/>
          <w:iCs/>
          <w:sz w:val="24"/>
          <w:szCs w:val="24"/>
        </w:rPr>
        <w:t xml:space="preserve"> (TukeyHSD(anova.result))</w:t>
      </w:r>
      <w:r w:rsidR="00D74755">
        <w:rPr>
          <w:rFonts w:ascii="Times New Roman" w:hAnsi="Times New Roman" w:cs="Times New Roman"/>
          <w:iCs/>
          <w:sz w:val="24"/>
          <w:szCs w:val="24"/>
        </w:rPr>
        <w:t xml:space="preserve"> to assess differences in means</w:t>
      </w:r>
      <w:r w:rsidR="0012471D">
        <w:rPr>
          <w:rFonts w:ascii="Times New Roman" w:hAnsi="Times New Roman" w:cs="Times New Roman"/>
          <w:iCs/>
          <w:sz w:val="24"/>
          <w:szCs w:val="24"/>
        </w:rPr>
        <w:t xml:space="preserve">, as implemented in R v4.1.1 </w:t>
      </w:r>
      <w:r w:rsidR="0012471D">
        <w:rPr>
          <w:rFonts w:ascii="Times New Roman" w:hAnsi="Times New Roman" w:cs="Times New Roman"/>
          <w:iCs/>
          <w:sz w:val="24"/>
          <w:szCs w:val="24"/>
        </w:rPr>
        <w:fldChar w:fldCharType="begin"/>
      </w:r>
      <w:r w:rsidR="0012471D">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2471D">
        <w:rPr>
          <w:rFonts w:ascii="Times New Roman" w:hAnsi="Times New Roman" w:cs="Times New Roman"/>
          <w:iCs/>
          <w:sz w:val="24"/>
          <w:szCs w:val="24"/>
        </w:rPr>
        <w:fldChar w:fldCharType="separate"/>
      </w:r>
      <w:r w:rsidR="0012471D">
        <w:rPr>
          <w:rFonts w:ascii="Times New Roman" w:hAnsi="Times New Roman" w:cs="Times New Roman"/>
          <w:iCs/>
          <w:noProof/>
          <w:sz w:val="24"/>
          <w:szCs w:val="24"/>
        </w:rPr>
        <w:t>(R Core Team 2021)</w:t>
      </w:r>
      <w:r w:rsidR="0012471D">
        <w:rPr>
          <w:rFonts w:ascii="Times New Roman" w:hAnsi="Times New Roman" w:cs="Times New Roman"/>
          <w:iCs/>
          <w:sz w:val="24"/>
          <w:szCs w:val="24"/>
        </w:rPr>
        <w:fldChar w:fldCharType="end"/>
      </w:r>
      <w:r w:rsidR="0012471D">
        <w:rPr>
          <w:rFonts w:ascii="Times New Roman" w:hAnsi="Times New Roman" w:cs="Times New Roman"/>
          <w:iCs/>
          <w:sz w:val="24"/>
          <w:szCs w:val="24"/>
        </w:rPr>
        <w:t>.</w:t>
      </w:r>
    </w:p>
    <w:p w14:paraId="40B979BC" w14:textId="641BF063" w:rsidR="00FD0B8D" w:rsidRPr="00031896" w:rsidRDefault="009650C5" w:rsidP="00F413E3">
      <w:pPr>
        <w:pStyle w:val="Heading2"/>
        <w:rPr>
          <w:b/>
          <w:bCs/>
        </w:rPr>
      </w:pPr>
      <w:r>
        <w:t>Molecular</w:t>
      </w:r>
      <w:r w:rsidRPr="00031896">
        <w:t xml:space="preserve"> </w:t>
      </w:r>
      <w:r>
        <w:t xml:space="preserve">evolution </w:t>
      </w:r>
    </w:p>
    <w:p w14:paraId="5293C796" w14:textId="4D78472E" w:rsidR="001A5C4D" w:rsidRDefault="00314565"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sidR="009650C5">
        <w:rPr>
          <w:rFonts w:ascii="Times New Roman" w:hAnsi="Times New Roman" w:cs="Times New Roman"/>
          <w:sz w:val="24"/>
          <w:szCs w:val="24"/>
        </w:rPr>
        <w:t xml:space="preserve">common </w:t>
      </w:r>
      <w:r w:rsidR="00D25F9F">
        <w:rPr>
          <w:rFonts w:ascii="Times New Roman" w:hAnsi="Times New Roman" w:cs="Times New Roman"/>
          <w:sz w:val="24"/>
          <w:szCs w:val="24"/>
        </w:rPr>
        <w:t xml:space="preserve">model-based </w:t>
      </w:r>
      <w:r w:rsidRPr="00031896">
        <w:rPr>
          <w:rFonts w:ascii="Times New Roman" w:hAnsi="Times New Roman" w:cs="Times New Roman"/>
          <w:sz w:val="24"/>
          <w:szCs w:val="24"/>
        </w:rPr>
        <w:t xml:space="preserve">analyses of </w:t>
      </w:r>
      <w:r w:rsidR="009650C5">
        <w:rPr>
          <w:rFonts w:ascii="Times New Roman" w:hAnsi="Times New Roman" w:cs="Times New Roman"/>
          <w:sz w:val="24"/>
          <w:szCs w:val="24"/>
        </w:rPr>
        <w:t>molecular evolution</w:t>
      </w:r>
      <w:r w:rsidRPr="00031896">
        <w:rPr>
          <w:rFonts w:ascii="Times New Roman" w:hAnsi="Times New Roman" w:cs="Times New Roman"/>
          <w:sz w:val="24"/>
          <w:szCs w:val="24"/>
        </w:rPr>
        <w:t xml:space="preserve">, we </w:t>
      </w:r>
      <w:r w:rsidR="00032D67" w:rsidRPr="00031896">
        <w:rPr>
          <w:rFonts w:ascii="Times New Roman" w:hAnsi="Times New Roman" w:cs="Times New Roman"/>
          <w:sz w:val="24"/>
          <w:szCs w:val="24"/>
        </w:rPr>
        <w:t xml:space="preserve">retrieved </w:t>
      </w:r>
      <w:r w:rsidR="006A5E32" w:rsidRPr="00031896">
        <w:rPr>
          <w:rFonts w:ascii="Times New Roman" w:hAnsi="Times New Roman" w:cs="Times New Roman"/>
          <w:sz w:val="24"/>
          <w:szCs w:val="24"/>
        </w:rPr>
        <w:t>2</w:t>
      </w:r>
      <w:r w:rsidR="006A5E32">
        <w:rPr>
          <w:rFonts w:ascii="Times New Roman" w:hAnsi="Times New Roman" w:cs="Times New Roman"/>
          <w:sz w:val="24"/>
          <w:szCs w:val="24"/>
        </w:rPr>
        <w:t>2</w:t>
      </w:r>
      <w:r w:rsidRPr="00031896">
        <w:rPr>
          <w:rFonts w:ascii="Times New Roman" w:hAnsi="Times New Roman" w:cs="Times New Roman"/>
          <w:sz w:val="24"/>
          <w:szCs w:val="24"/>
        </w:rPr>
        <w:t>,</w:t>
      </w:r>
      <w:r w:rsidR="006A5E32">
        <w:rPr>
          <w:rFonts w:ascii="Times New Roman" w:hAnsi="Times New Roman" w:cs="Times New Roman"/>
          <w:sz w:val="24"/>
          <w:szCs w:val="24"/>
        </w:rPr>
        <w:t>261</w:t>
      </w:r>
      <w:r w:rsidR="006A5E32" w:rsidRPr="00031896">
        <w:rPr>
          <w:rFonts w:ascii="Times New Roman" w:hAnsi="Times New Roman" w:cs="Times New Roman"/>
          <w:sz w:val="24"/>
          <w:szCs w:val="24"/>
        </w:rPr>
        <w:t xml:space="preserve"> </w:t>
      </w:r>
      <w:r w:rsidR="00032D67" w:rsidRPr="00031896">
        <w:rPr>
          <w:rFonts w:ascii="Times New Roman" w:hAnsi="Times New Roman" w:cs="Times New Roman"/>
          <w:sz w:val="24"/>
          <w:szCs w:val="24"/>
        </w:rPr>
        <w:t>coding sequences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from</w:t>
      </w:r>
      <w:r w:rsidR="004A48A2">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6A5E32">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sidR="006A5E32">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 xml:space="preserve">coding sequences </w:t>
      </w:r>
      <w:r w:rsidRPr="00031896">
        <w:rPr>
          <w:rFonts w:ascii="Times New Roman" w:hAnsi="Times New Roman" w:cs="Times New Roman"/>
          <w:sz w:val="24"/>
          <w:szCs w:val="24"/>
        </w:rPr>
        <w:t>were transposed to the new assemblies via liftOver</w:t>
      </w:r>
      <w:r w:rsidR="00D31360">
        <w:rPr>
          <w:rFonts w:ascii="Times New Roman" w:hAnsi="Times New Roman" w:cs="Times New Roman"/>
          <w:sz w:val="24"/>
          <w:szCs w:val="24"/>
        </w:rPr>
        <w:t xml:space="preserve"> </w: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 </w:instrTex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EN.CITE.DATA </w:instrText>
      </w:r>
      <w:r w:rsidR="00927E73">
        <w:rPr>
          <w:rFonts w:ascii="Times New Roman" w:hAnsi="Times New Roman" w:cs="Times New Roman"/>
          <w:sz w:val="24"/>
          <w:szCs w:val="24"/>
        </w:rPr>
      </w:r>
      <w:r w:rsidR="00927E73">
        <w:rPr>
          <w:rFonts w:ascii="Times New Roman" w:hAnsi="Times New Roman" w:cs="Times New Roman"/>
          <w:sz w:val="24"/>
          <w:szCs w:val="24"/>
        </w:rPr>
        <w:fldChar w:fldCharType="end"/>
      </w:r>
      <w:r w:rsidR="00927E73">
        <w:rPr>
          <w:rFonts w:ascii="Times New Roman" w:hAnsi="Times New Roman" w:cs="Times New Roman"/>
          <w:sz w:val="24"/>
          <w:szCs w:val="24"/>
        </w:rPr>
      </w:r>
      <w:r w:rsidR="00927E73">
        <w:rPr>
          <w:rFonts w:ascii="Times New Roman" w:hAnsi="Times New Roman" w:cs="Times New Roman"/>
          <w:sz w:val="24"/>
          <w:szCs w:val="24"/>
        </w:rPr>
        <w:fldChar w:fldCharType="separate"/>
      </w:r>
      <w:r w:rsidR="00927E73">
        <w:rPr>
          <w:rFonts w:ascii="Times New Roman" w:hAnsi="Times New Roman" w:cs="Times New Roman"/>
          <w:noProof/>
          <w:sz w:val="24"/>
          <w:szCs w:val="24"/>
        </w:rPr>
        <w:t>(Hinrichs et al. 2006)</w:t>
      </w:r>
      <w:r w:rsidR="00927E73">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sidR="004A48A2">
        <w:rPr>
          <w:rFonts w:ascii="Times New Roman" w:hAnsi="Times New Roman" w:cs="Times New Roman"/>
          <w:sz w:val="24"/>
          <w:szCs w:val="24"/>
        </w:rPr>
        <w:t xml:space="preserve"> bedtools getfasta</w:t>
      </w:r>
      <w:r w:rsidR="006A5E32">
        <w:rPr>
          <w:rFonts w:ascii="Times New Roman" w:hAnsi="Times New Roman" w:cs="Times New Roman"/>
          <w:sz w:val="24"/>
          <w:szCs w:val="24"/>
        </w:rPr>
        <w:t xml:space="preserve"> </w:t>
      </w:r>
      <w:r w:rsidR="00603E87">
        <w:rPr>
          <w:rFonts w:ascii="Times New Roman" w:hAnsi="Times New Roman" w:cs="Times New Roman"/>
          <w:sz w:val="24"/>
          <w:szCs w:val="24"/>
        </w:rPr>
        <w:fldChar w:fldCharType="begin"/>
      </w:r>
      <w:r w:rsidR="00603E87">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03E87">
        <w:rPr>
          <w:rFonts w:ascii="Times New Roman" w:hAnsi="Times New Roman" w:cs="Times New Roman"/>
          <w:sz w:val="24"/>
          <w:szCs w:val="24"/>
        </w:rPr>
        <w:fldChar w:fldCharType="separate"/>
      </w:r>
      <w:r w:rsidR="00603E87">
        <w:rPr>
          <w:rFonts w:ascii="Times New Roman" w:hAnsi="Times New Roman" w:cs="Times New Roman"/>
          <w:noProof/>
          <w:sz w:val="24"/>
          <w:szCs w:val="24"/>
        </w:rPr>
        <w:t>(Quinlan and Hall 2010)</w:t>
      </w:r>
      <w:r w:rsidR="00603E87">
        <w:rPr>
          <w:rFonts w:ascii="Times New Roman" w:hAnsi="Times New Roman" w:cs="Times New Roman"/>
          <w:sz w:val="24"/>
          <w:szCs w:val="24"/>
        </w:rPr>
        <w:fldChar w:fldCharType="end"/>
      </w:r>
      <w:r w:rsidRPr="00031896">
        <w:rPr>
          <w:rFonts w:ascii="Times New Roman" w:hAnsi="Times New Roman" w:cs="Times New Roman"/>
          <w:sz w:val="24"/>
          <w:szCs w:val="24"/>
        </w:rPr>
        <w:t>.</w:t>
      </w:r>
      <w:r w:rsidR="006A5E32">
        <w:rPr>
          <w:rFonts w:ascii="Times New Roman" w:hAnsi="Times New Roman" w:cs="Times New Roman"/>
          <w:sz w:val="24"/>
          <w:szCs w:val="24"/>
        </w:rPr>
        <w:t xml:space="preserve"> Because some regions are too diverged, some genes are unable to liftOver for some samples so in total we recovered 17,216 genes present in all 7 species.</w:t>
      </w:r>
      <w:r w:rsidRPr="00031896">
        <w:rPr>
          <w:rFonts w:ascii="Times New Roman" w:hAnsi="Times New Roman" w:cs="Times New Roman"/>
          <w:sz w:val="24"/>
          <w:szCs w:val="24"/>
        </w:rPr>
        <w:t xml:space="preserve"> We </w:t>
      </w:r>
      <w:r w:rsidR="009650C5">
        <w:rPr>
          <w:rFonts w:ascii="Times New Roman" w:hAnsi="Times New Roman" w:cs="Times New Roman"/>
          <w:sz w:val="24"/>
          <w:szCs w:val="24"/>
        </w:rPr>
        <w:t xml:space="preserve">then </w:t>
      </w:r>
      <w:r w:rsidRPr="00031896">
        <w:rPr>
          <w:rFonts w:ascii="Times New Roman" w:hAnsi="Times New Roman" w:cs="Times New Roman"/>
          <w:sz w:val="24"/>
          <w:szCs w:val="24"/>
        </w:rPr>
        <w:t xml:space="preserve">used MACSE to </w:t>
      </w:r>
      <w:r w:rsidR="009650C5">
        <w:rPr>
          <w:rFonts w:ascii="Times New Roman" w:hAnsi="Times New Roman" w:cs="Times New Roman"/>
          <w:sz w:val="24"/>
          <w:szCs w:val="24"/>
        </w:rPr>
        <w:t>re-</w:t>
      </w:r>
      <w:r w:rsidRPr="00031896">
        <w:rPr>
          <w:rFonts w:ascii="Times New Roman" w:hAnsi="Times New Roman" w:cs="Times New Roman"/>
          <w:sz w:val="24"/>
          <w:szCs w:val="24"/>
        </w:rPr>
        <w:t>align these coding regions</w:t>
      </w:r>
      <w:r w:rsidR="009650C5">
        <w:rPr>
          <w:rFonts w:ascii="Times New Roman" w:hAnsi="Times New Roman" w:cs="Times New Roman"/>
          <w:sz w:val="24"/>
          <w:szCs w:val="24"/>
        </w:rPr>
        <w:t xml:space="preserve"> to </w:t>
      </w:r>
      <w:r w:rsidRPr="00031896">
        <w:rPr>
          <w:rFonts w:ascii="Times New Roman" w:hAnsi="Times New Roman" w:cs="Times New Roman"/>
          <w:sz w:val="24"/>
          <w:szCs w:val="24"/>
        </w:rPr>
        <w:t>account for possible frameshifts and stop codons</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r>
      <w:r w:rsidR="00D31360">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sidR="00D31360">
        <w:rPr>
          <w:rFonts w:ascii="Times New Roman" w:hAnsi="Times New Roman" w:cs="Times New Roman"/>
          <w:sz w:val="24"/>
          <w:szCs w:val="24"/>
        </w:rPr>
        <w:fldChar w:fldCharType="separate"/>
      </w:r>
      <w:r w:rsidR="00D31360">
        <w:rPr>
          <w:rFonts w:ascii="Times New Roman" w:hAnsi="Times New Roman" w:cs="Times New Roman"/>
          <w:noProof/>
          <w:sz w:val="24"/>
          <w:szCs w:val="24"/>
        </w:rPr>
        <w:t>(Ranwez et al. 2018)</w:t>
      </w:r>
      <w:r w:rsidR="00D31360">
        <w:rPr>
          <w:rFonts w:ascii="Times New Roman" w:hAnsi="Times New Roman" w:cs="Times New Roman"/>
          <w:sz w:val="24"/>
          <w:szCs w:val="24"/>
        </w:rPr>
        <w:fldChar w:fldCharType="end"/>
      </w:r>
      <w:r w:rsidRPr="00031896">
        <w:rPr>
          <w:rFonts w:ascii="Times New Roman" w:hAnsi="Times New Roman" w:cs="Times New Roman"/>
          <w:sz w:val="24"/>
          <w:szCs w:val="24"/>
        </w:rPr>
        <w:t>.</w:t>
      </w:r>
      <w:r w:rsidR="004025F6">
        <w:rPr>
          <w:rFonts w:ascii="Times New Roman" w:hAnsi="Times New Roman" w:cs="Times New Roman"/>
          <w:sz w:val="24"/>
          <w:szCs w:val="24"/>
        </w:rPr>
        <w:t xml:space="preserve"> </w:t>
      </w:r>
      <w:r w:rsidR="009650C5">
        <w:rPr>
          <w:rFonts w:ascii="Times New Roman" w:hAnsi="Times New Roman" w:cs="Times New Roman"/>
          <w:sz w:val="24"/>
          <w:szCs w:val="24"/>
        </w:rPr>
        <w:t>B</w:t>
      </w:r>
      <w:r w:rsidR="004025F6">
        <w:rPr>
          <w:rFonts w:ascii="Times New Roman" w:hAnsi="Times New Roman" w:cs="Times New Roman"/>
          <w:sz w:val="24"/>
          <w:szCs w:val="24"/>
        </w:rPr>
        <w:t>efore alignment we trimmed non-homologous regions from each ortholog using the trimNonHomologousFragments sub-program within MACSE. Then we aligned the orthologs using alignSequences and trimmed the aligned sequences with trimAlignment to remove unaligned flanking regions.</w:t>
      </w:r>
      <w:r w:rsidRPr="00031896">
        <w:rPr>
          <w:rFonts w:ascii="Times New Roman" w:hAnsi="Times New Roman" w:cs="Times New Roman"/>
          <w:sz w:val="24"/>
          <w:szCs w:val="24"/>
        </w:rPr>
        <w:t xml:space="preserve"> </w:t>
      </w:r>
      <w:r w:rsidR="009650C5">
        <w:rPr>
          <w:rFonts w:ascii="Times New Roman" w:hAnsi="Times New Roman" w:cs="Times New Roman"/>
          <w:sz w:val="24"/>
          <w:szCs w:val="24"/>
        </w:rPr>
        <w:t>Finally</w:t>
      </w:r>
      <w:r w:rsidR="004025F6">
        <w:rPr>
          <w:rFonts w:ascii="Times New Roman" w:hAnsi="Times New Roman" w:cs="Times New Roman"/>
          <w:sz w:val="24"/>
          <w:szCs w:val="24"/>
        </w:rPr>
        <w:t>, we manually filtered all alignments</w:t>
      </w:r>
      <w:r w:rsidR="009650C5">
        <w:rPr>
          <w:rFonts w:ascii="Times New Roman" w:hAnsi="Times New Roman" w:cs="Times New Roman"/>
          <w:sz w:val="24"/>
          <w:szCs w:val="24"/>
        </w:rPr>
        <w:t xml:space="preserve"> based on</w:t>
      </w:r>
      <w:r w:rsidR="00B202C5">
        <w:rPr>
          <w:rFonts w:ascii="Times New Roman" w:hAnsi="Times New Roman" w:cs="Times New Roman"/>
          <w:sz w:val="24"/>
          <w:szCs w:val="24"/>
        </w:rPr>
        <w:t xml:space="preserve"> the following:</w:t>
      </w:r>
      <w:r w:rsidRPr="00031896">
        <w:rPr>
          <w:rFonts w:ascii="Times New Roman" w:hAnsi="Times New Roman" w:cs="Times New Roman"/>
          <w:sz w:val="24"/>
          <w:szCs w:val="24"/>
        </w:rPr>
        <w:t xml:space="preserve"> </w:t>
      </w:r>
      <w:r w:rsidR="004025F6">
        <w:rPr>
          <w:rFonts w:ascii="Times New Roman" w:hAnsi="Times New Roman" w:cs="Times New Roman"/>
          <w:sz w:val="24"/>
          <w:szCs w:val="24"/>
        </w:rPr>
        <w:t>W</w:t>
      </w:r>
      <w:r w:rsidRPr="00031896">
        <w:rPr>
          <w:rFonts w:ascii="Times New Roman" w:hAnsi="Times New Roman" w:cs="Times New Roman"/>
          <w:sz w:val="24"/>
          <w:szCs w:val="24"/>
        </w:rPr>
        <w:t>e f</w:t>
      </w:r>
      <w:r w:rsidR="004025F6">
        <w:rPr>
          <w:rFonts w:ascii="Times New Roman" w:hAnsi="Times New Roman" w:cs="Times New Roman"/>
          <w:sz w:val="24"/>
          <w:szCs w:val="24"/>
        </w:rPr>
        <w:t>ou</w:t>
      </w:r>
      <w:r w:rsidRPr="00031896">
        <w:rPr>
          <w:rFonts w:ascii="Times New Roman" w:hAnsi="Times New Roman" w:cs="Times New Roman"/>
          <w:sz w:val="24"/>
          <w:szCs w:val="24"/>
        </w:rPr>
        <w:t>nd that</w:t>
      </w:r>
      <w:r w:rsidR="00EF7604">
        <w:rPr>
          <w:rFonts w:ascii="Times New Roman" w:hAnsi="Times New Roman" w:cs="Times New Roman"/>
          <w:sz w:val="24"/>
          <w:szCs w:val="24"/>
        </w:rPr>
        <w:t xml:space="preserve"> 3,368 alignments have one or more sequence removed during filtering for gappy sites,</w:t>
      </w:r>
      <w:r w:rsidRPr="00031896">
        <w:rPr>
          <w:rFonts w:ascii="Times New Roman" w:hAnsi="Times New Roman" w:cs="Times New Roman"/>
          <w:sz w:val="24"/>
          <w:szCs w:val="24"/>
        </w:rPr>
        <w:t xml:space="preserve"> </w:t>
      </w:r>
      <w:r w:rsidR="007A5F70">
        <w:rPr>
          <w:rFonts w:ascii="Times New Roman" w:hAnsi="Times New Roman" w:cs="Times New Roman"/>
          <w:sz w:val="24"/>
          <w:szCs w:val="24"/>
        </w:rPr>
        <w:t>3,132</w:t>
      </w:r>
      <w:r w:rsidRPr="00031896">
        <w:rPr>
          <w:rFonts w:ascii="Times New Roman" w:hAnsi="Times New Roman" w:cs="Times New Roman"/>
          <w:sz w:val="24"/>
          <w:szCs w:val="24"/>
        </w:rPr>
        <w:t xml:space="preserve"> alignments have a premature stop codon in at least one species, </w:t>
      </w:r>
      <w:r w:rsidR="007A5F70">
        <w:rPr>
          <w:rFonts w:ascii="Times New Roman" w:hAnsi="Times New Roman" w:cs="Times New Roman"/>
          <w:sz w:val="24"/>
          <w:szCs w:val="24"/>
        </w:rPr>
        <w:t>1</w:t>
      </w:r>
      <w:r w:rsidR="00EF7604">
        <w:rPr>
          <w:rFonts w:ascii="Times New Roman" w:hAnsi="Times New Roman" w:cs="Times New Roman"/>
          <w:sz w:val="24"/>
          <w:szCs w:val="24"/>
        </w:rPr>
        <w:t>,571</w:t>
      </w:r>
      <w:r w:rsidRPr="00031896">
        <w:rPr>
          <w:rFonts w:ascii="Times New Roman" w:hAnsi="Times New Roman" w:cs="Times New Roman"/>
          <w:sz w:val="24"/>
          <w:szCs w:val="24"/>
        </w:rPr>
        <w:t xml:space="preserve"> alignments have</w:t>
      </w:r>
      <w:r w:rsidR="00EF7604">
        <w:rPr>
          <w:rFonts w:ascii="Times New Roman" w:hAnsi="Times New Roman" w:cs="Times New Roman"/>
          <w:sz w:val="24"/>
          <w:szCs w:val="24"/>
        </w:rPr>
        <w:t xml:space="preserve"> only 3 or fewer unique sequences among the 7 species</w:t>
      </w:r>
      <w:r w:rsidRPr="00031896">
        <w:rPr>
          <w:rFonts w:ascii="Times New Roman" w:hAnsi="Times New Roman" w:cs="Times New Roman"/>
          <w:sz w:val="24"/>
          <w:szCs w:val="24"/>
        </w:rPr>
        <w:t xml:space="preserve">, and </w:t>
      </w:r>
      <w:r w:rsidR="006A5E32">
        <w:rPr>
          <w:rFonts w:ascii="Times New Roman" w:hAnsi="Times New Roman" w:cs="Times New Roman"/>
          <w:sz w:val="24"/>
          <w:szCs w:val="24"/>
        </w:rPr>
        <w:t>78</w:t>
      </w:r>
      <w:r w:rsidR="006A5E3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alignments are shorter than 100bp. </w:t>
      </w:r>
      <w:r w:rsidR="004025F6">
        <w:rPr>
          <w:rFonts w:ascii="Times New Roman" w:hAnsi="Times New Roman" w:cs="Times New Roman"/>
          <w:sz w:val="24"/>
          <w:szCs w:val="24"/>
        </w:rPr>
        <w:t>We removed t</w:t>
      </w:r>
      <w:r w:rsidRPr="00031896">
        <w:rPr>
          <w:rFonts w:ascii="Times New Roman" w:hAnsi="Times New Roman" w:cs="Times New Roman"/>
          <w:sz w:val="24"/>
          <w:szCs w:val="24"/>
        </w:rPr>
        <w:t xml:space="preserve">hese </w:t>
      </w:r>
      <w:r w:rsidR="002A1373" w:rsidRPr="00031896">
        <w:rPr>
          <w:rFonts w:ascii="Times New Roman" w:hAnsi="Times New Roman" w:cs="Times New Roman"/>
          <w:sz w:val="24"/>
          <w:szCs w:val="24"/>
        </w:rPr>
        <w:t>alignments from</w:t>
      </w:r>
      <w:r w:rsidRPr="00031896">
        <w:rPr>
          <w:rFonts w:ascii="Times New Roman" w:hAnsi="Times New Roman" w:cs="Times New Roman"/>
          <w:sz w:val="24"/>
          <w:szCs w:val="24"/>
        </w:rPr>
        <w:t xml:space="preserve"> all subsequent analyses, resulting in </w:t>
      </w:r>
      <w:r w:rsidR="006B1CDB">
        <w:rPr>
          <w:rFonts w:ascii="Times New Roman" w:hAnsi="Times New Roman" w:cs="Times New Roman"/>
          <w:sz w:val="24"/>
          <w:szCs w:val="24"/>
        </w:rPr>
        <w:t>12,559</w:t>
      </w:r>
      <w:r w:rsidR="008D3FBC">
        <w:rPr>
          <w:rFonts w:ascii="Times New Roman" w:hAnsi="Times New Roman" w:cs="Times New Roman"/>
          <w:sz w:val="24"/>
          <w:szCs w:val="24"/>
        </w:rPr>
        <w:t xml:space="preserve"> </w:t>
      </w:r>
      <w:r w:rsidRPr="00031896">
        <w:rPr>
          <w:rFonts w:ascii="Times New Roman" w:hAnsi="Times New Roman" w:cs="Times New Roman"/>
          <w:sz w:val="24"/>
          <w:szCs w:val="24"/>
        </w:rPr>
        <w:t>total alignments for tree reconstruction and inference of selection</w:t>
      </w:r>
      <w:r w:rsidR="001A5C4D" w:rsidRPr="00031896">
        <w:rPr>
          <w:rFonts w:ascii="Times New Roman" w:hAnsi="Times New Roman" w:cs="Times New Roman"/>
          <w:sz w:val="24"/>
          <w:szCs w:val="24"/>
        </w:rPr>
        <w:t>.</w:t>
      </w:r>
      <w:r w:rsidR="006B1CDB">
        <w:rPr>
          <w:rFonts w:ascii="Times New Roman" w:hAnsi="Times New Roman" w:cs="Times New Roman"/>
          <w:sz w:val="24"/>
          <w:szCs w:val="24"/>
        </w:rPr>
        <w:t xml:space="preserve"> Note that some alignments were filtered in multiple of the listed categories.</w:t>
      </w:r>
    </w:p>
    <w:p w14:paraId="4A627E64" w14:textId="19CCF9C1" w:rsidR="002A574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32D67" w:rsidRPr="00031896">
        <w:rPr>
          <w:rFonts w:ascii="Times New Roman" w:hAnsi="Times New Roman" w:cs="Times New Roman"/>
          <w:sz w:val="24"/>
          <w:szCs w:val="24"/>
        </w:rPr>
        <w:t xml:space="preserve">We </w:t>
      </w:r>
      <w:r w:rsidR="004025F6">
        <w:rPr>
          <w:rFonts w:ascii="Times New Roman" w:hAnsi="Times New Roman" w:cs="Times New Roman"/>
          <w:sz w:val="24"/>
          <w:szCs w:val="24"/>
        </w:rPr>
        <w:t xml:space="preserve">then </w:t>
      </w:r>
      <w:r w:rsidR="00032D67" w:rsidRPr="00031896">
        <w:rPr>
          <w:rFonts w:ascii="Times New Roman" w:hAnsi="Times New Roman" w:cs="Times New Roman"/>
          <w:sz w:val="24"/>
          <w:szCs w:val="24"/>
        </w:rPr>
        <w:t>used IQ-T</w:t>
      </w:r>
      <w:r w:rsidR="00130DBA">
        <w:rPr>
          <w:rFonts w:ascii="Times New Roman" w:hAnsi="Times New Roman" w:cs="Times New Roman"/>
          <w:sz w:val="24"/>
          <w:szCs w:val="24"/>
        </w:rPr>
        <w:t>REE 2</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D31360">
        <w:rPr>
          <w:rFonts w:ascii="Times New Roman" w:hAnsi="Times New Roman" w:cs="Times New Roman"/>
          <w:sz w:val="24"/>
          <w:szCs w:val="24"/>
        </w:rPr>
        <w:fldChar w:fldCharType="end"/>
      </w:r>
      <w:r w:rsidR="00032D67" w:rsidRPr="00031896">
        <w:rPr>
          <w:rFonts w:ascii="Times New Roman" w:hAnsi="Times New Roman" w:cs="Times New Roman"/>
          <w:sz w:val="24"/>
          <w:szCs w:val="24"/>
        </w:rPr>
        <w:t xml:space="preserve"> to reconstruct a single species</w:t>
      </w:r>
      <w:r w:rsidR="00E867AA">
        <w:rPr>
          <w:rFonts w:ascii="Times New Roman" w:hAnsi="Times New Roman" w:cs="Times New Roman"/>
          <w:sz w:val="24"/>
          <w:szCs w:val="24"/>
        </w:rPr>
        <w:t xml:space="preserve"> </w:t>
      </w:r>
      <w:r w:rsidR="00032D67" w:rsidRPr="00031896">
        <w:rPr>
          <w:rFonts w:ascii="Times New Roman" w:hAnsi="Times New Roman" w:cs="Times New Roman"/>
          <w:sz w:val="24"/>
          <w:szCs w:val="24"/>
        </w:rPr>
        <w:t>tree from concatenation of all</w:t>
      </w:r>
      <w:r w:rsidR="00130DBA">
        <w:rPr>
          <w:rFonts w:ascii="Times New Roman" w:hAnsi="Times New Roman" w:cs="Times New Roman"/>
          <w:sz w:val="24"/>
          <w:szCs w:val="24"/>
        </w:rPr>
        <w:t xml:space="preserve"> gene</w:t>
      </w:r>
      <w:r w:rsidR="00032D67" w:rsidRPr="00031896">
        <w:rPr>
          <w:rFonts w:ascii="Times New Roman" w:hAnsi="Times New Roman" w:cs="Times New Roman"/>
          <w:sz w:val="24"/>
          <w:szCs w:val="24"/>
        </w:rPr>
        <w:t xml:space="preserve"> alignments</w:t>
      </w:r>
      <w:r w:rsidR="00E867AA">
        <w:rPr>
          <w:rFonts w:ascii="Times New Roman" w:hAnsi="Times New Roman" w:cs="Times New Roman"/>
          <w:sz w:val="24"/>
          <w:szCs w:val="24"/>
        </w:rPr>
        <w:t>,</w:t>
      </w:r>
      <w:r w:rsidR="00032D67" w:rsidRPr="00031896">
        <w:rPr>
          <w:rFonts w:ascii="Times New Roman" w:hAnsi="Times New Roman" w:cs="Times New Roman"/>
          <w:sz w:val="24"/>
          <w:szCs w:val="24"/>
        </w:rPr>
        <w:t xml:space="preserve"> as well as gene</w:t>
      </w:r>
      <w:r w:rsidR="00E867AA">
        <w:rPr>
          <w:rFonts w:ascii="Times New Roman" w:hAnsi="Times New Roman" w:cs="Times New Roman"/>
          <w:sz w:val="24"/>
          <w:szCs w:val="24"/>
        </w:rPr>
        <w:t>-</w:t>
      </w:r>
      <w:r w:rsidR="00032D67" w:rsidRPr="00031896">
        <w:rPr>
          <w:rFonts w:ascii="Times New Roman" w:hAnsi="Times New Roman" w:cs="Times New Roman"/>
          <w:sz w:val="24"/>
          <w:szCs w:val="24"/>
        </w:rPr>
        <w:t>trees for each individual alignment.</w:t>
      </w:r>
      <w:r w:rsidR="00751894">
        <w:rPr>
          <w:rFonts w:ascii="Times New Roman" w:hAnsi="Times New Roman" w:cs="Times New Roman"/>
          <w:sz w:val="24"/>
          <w:szCs w:val="24"/>
        </w:rPr>
        <w:t xml:space="preserve"> This species tree from coding regions matches the topologies of these species inferred by concatenation of UCEs in the previous section.</w:t>
      </w:r>
      <w:r w:rsidR="00032D67" w:rsidRPr="00031896">
        <w:rPr>
          <w:rFonts w:ascii="Times New Roman" w:hAnsi="Times New Roman" w:cs="Times New Roman"/>
          <w:sz w:val="24"/>
          <w:szCs w:val="24"/>
        </w:rPr>
        <w:t xml:space="preserve"> Next we ran several tests that use both coding alignments and a tree to infer positive selection</w:t>
      </w:r>
      <w:r w:rsidR="00164082" w:rsidRPr="00031896">
        <w:rPr>
          <w:rFonts w:ascii="Times New Roman" w:hAnsi="Times New Roman" w:cs="Times New Roman"/>
          <w:sz w:val="24"/>
          <w:szCs w:val="24"/>
        </w:rPr>
        <w:t>: PAML’s M1a vs. M2a test</w:t>
      </w:r>
      <w:r w:rsidR="00277641">
        <w:rPr>
          <w:rFonts w:ascii="Times New Roman" w:hAnsi="Times New Roman" w:cs="Times New Roman"/>
          <w:sz w:val="24"/>
          <w:szCs w:val="24"/>
        </w:rPr>
        <w:t xml:space="preserve"> </w:t>
      </w:r>
      <w:r w:rsidR="00277641">
        <w:rPr>
          <w:rFonts w:ascii="Times New Roman" w:hAnsi="Times New Roman" w:cs="Times New Roman"/>
          <w:sz w:val="24"/>
          <w:szCs w:val="24"/>
        </w:rPr>
        <w:fldChar w:fldCharType="begin"/>
      </w:r>
      <w:r w:rsidR="00277641">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277641">
        <w:rPr>
          <w:rFonts w:ascii="Times New Roman" w:hAnsi="Times New Roman" w:cs="Times New Roman"/>
          <w:sz w:val="24"/>
          <w:szCs w:val="24"/>
        </w:rPr>
        <w:fldChar w:fldCharType="separate"/>
      </w:r>
      <w:r w:rsidR="00277641">
        <w:rPr>
          <w:rFonts w:ascii="Times New Roman" w:hAnsi="Times New Roman" w:cs="Times New Roman"/>
          <w:noProof/>
          <w:sz w:val="24"/>
          <w:szCs w:val="24"/>
        </w:rPr>
        <w:t>(Yang 2007)</w:t>
      </w:r>
      <w:r w:rsidR="00277641">
        <w:rPr>
          <w:rFonts w:ascii="Times New Roman" w:hAnsi="Times New Roman" w:cs="Times New Roman"/>
          <w:sz w:val="24"/>
          <w:szCs w:val="24"/>
        </w:rPr>
        <w:fldChar w:fldCharType="end"/>
      </w:r>
      <w:r w:rsidR="00164082" w:rsidRPr="00031896">
        <w:rPr>
          <w:rFonts w:ascii="Times New Roman" w:hAnsi="Times New Roman" w:cs="Times New Roman"/>
          <w:sz w:val="24"/>
          <w:szCs w:val="24"/>
        </w:rPr>
        <w:t>, HyPhy’s aBSREL model</w:t>
      </w:r>
      <w:r w:rsidR="00277641">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2015a)</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and HyPhy’s BUSTED model</w:t>
      </w:r>
      <w:r w:rsidR="00EA2B69">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 </w:instrTex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EN.CITE.DATA </w:instrText>
      </w:r>
      <w:r w:rsidR="00EA2B69">
        <w:rPr>
          <w:rFonts w:ascii="Times New Roman" w:hAnsi="Times New Roman" w:cs="Times New Roman"/>
          <w:sz w:val="24"/>
          <w:szCs w:val="24"/>
        </w:rPr>
      </w:r>
      <w:r w:rsidR="00EA2B69">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EA2B69">
        <w:rPr>
          <w:rFonts w:ascii="Times New Roman" w:hAnsi="Times New Roman" w:cs="Times New Roman"/>
          <w:noProof/>
          <w:sz w:val="24"/>
          <w:szCs w:val="24"/>
        </w:rPr>
        <w:t>(Murrell et al. 2015)</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We ran each test twice on each gene, once using the </w:t>
      </w:r>
      <w:r w:rsidR="00E867AA">
        <w:rPr>
          <w:rFonts w:ascii="Times New Roman" w:hAnsi="Times New Roman" w:cs="Times New Roman"/>
          <w:sz w:val="24"/>
          <w:szCs w:val="24"/>
        </w:rPr>
        <w:t xml:space="preserve">species tree derived from concatenated data, </w:t>
      </w:r>
      <w:r w:rsidR="00164082" w:rsidRPr="00031896">
        <w:rPr>
          <w:rFonts w:ascii="Times New Roman" w:hAnsi="Times New Roman" w:cs="Times New Roman"/>
          <w:sz w:val="24"/>
          <w:szCs w:val="24"/>
        </w:rPr>
        <w:t>and once using the gene tree</w:t>
      </w:r>
      <w:r w:rsidR="00130DBA">
        <w:rPr>
          <w:rFonts w:ascii="Times New Roman" w:hAnsi="Times New Roman" w:cs="Times New Roman"/>
          <w:sz w:val="24"/>
          <w:szCs w:val="24"/>
        </w:rPr>
        <w:t xml:space="preserve"> inferred from the alignment of that gene only</w:t>
      </w:r>
      <w:r w:rsidR="00164082" w:rsidRPr="00031896">
        <w:rPr>
          <w:rFonts w:ascii="Times New Roman" w:hAnsi="Times New Roman" w:cs="Times New Roman"/>
          <w:sz w:val="24"/>
          <w:szCs w:val="24"/>
        </w:rPr>
        <w:t xml:space="preserve">. </w:t>
      </w:r>
      <w:r w:rsidR="00C857C1" w:rsidRPr="00031896">
        <w:rPr>
          <w:rFonts w:ascii="Times New Roman" w:hAnsi="Times New Roman" w:cs="Times New Roman"/>
          <w:sz w:val="24"/>
          <w:szCs w:val="24"/>
        </w:rPr>
        <w:t>For the HyPhy models, no target branch was selected, meaning all branches in the input phylogeny were tested</w:t>
      </w:r>
      <w:r w:rsidR="003D022E">
        <w:rPr>
          <w:rFonts w:ascii="Times New Roman" w:hAnsi="Times New Roman" w:cs="Times New Roman"/>
          <w:sz w:val="24"/>
          <w:szCs w:val="24"/>
        </w:rPr>
        <w:t>.</w:t>
      </w:r>
    </w:p>
    <w:p w14:paraId="4CD31932" w14:textId="41C55A0D" w:rsidR="0016408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2A5742" w:rsidRPr="00031896">
        <w:rPr>
          <w:rFonts w:ascii="Times New Roman" w:hAnsi="Times New Roman" w:cs="Times New Roman"/>
          <w:sz w:val="24"/>
          <w:szCs w:val="24"/>
        </w:rPr>
        <w:t>The end point of each of</w:t>
      </w:r>
      <w:r w:rsidR="00825034">
        <w:rPr>
          <w:rFonts w:ascii="Times New Roman" w:hAnsi="Times New Roman" w:cs="Times New Roman"/>
          <w:sz w:val="24"/>
          <w:szCs w:val="24"/>
        </w:rPr>
        <w:t xml:space="preserve"> e</w:t>
      </w:r>
      <w:r w:rsidR="003D022E">
        <w:rPr>
          <w:rFonts w:ascii="Times New Roman" w:hAnsi="Times New Roman" w:cs="Times New Roman"/>
          <w:sz w:val="24"/>
          <w:szCs w:val="24"/>
        </w:rPr>
        <w:t>ach of these</w:t>
      </w:r>
      <w:r w:rsidR="002A5742" w:rsidRPr="00031896">
        <w:rPr>
          <w:rFonts w:ascii="Times New Roman" w:hAnsi="Times New Roman" w:cs="Times New Roman"/>
          <w:sz w:val="24"/>
          <w:szCs w:val="24"/>
        </w:rPr>
        <w:t xml:space="preserve"> three tests is a p-value, which </w:t>
      </w:r>
      <w:r w:rsidR="00070201">
        <w:rPr>
          <w:rFonts w:ascii="Times New Roman" w:hAnsi="Times New Roman" w:cs="Times New Roman"/>
          <w:sz w:val="24"/>
          <w:szCs w:val="24"/>
        </w:rPr>
        <w:t>lets</w:t>
      </w:r>
      <w:r w:rsidR="00070201" w:rsidRPr="00031896">
        <w:rPr>
          <w:rFonts w:ascii="Times New Roman" w:hAnsi="Times New Roman" w:cs="Times New Roman"/>
          <w:sz w:val="24"/>
          <w:szCs w:val="24"/>
        </w:rPr>
        <w:t xml:space="preserve"> </w:t>
      </w:r>
      <w:r w:rsidR="002A5742" w:rsidRPr="00031896">
        <w:rPr>
          <w:rFonts w:ascii="Times New Roman" w:hAnsi="Times New Roman" w:cs="Times New Roman"/>
          <w:sz w:val="24"/>
          <w:szCs w:val="24"/>
        </w:rPr>
        <w:t>us assess whether a model that allows for positively selected sites fits better than a model that does not.</w:t>
      </w:r>
      <w:r w:rsidR="003D022E">
        <w:rPr>
          <w:rFonts w:ascii="Times New Roman" w:hAnsi="Times New Roman" w:cs="Times New Roman"/>
          <w:sz w:val="24"/>
          <w:szCs w:val="24"/>
        </w:rPr>
        <w:t xml:space="preserve"> </w:t>
      </w:r>
      <w:r w:rsidR="00164082" w:rsidRPr="00031896">
        <w:rPr>
          <w:rFonts w:ascii="Times New Roman" w:hAnsi="Times New Roman" w:cs="Times New Roman"/>
          <w:sz w:val="24"/>
          <w:szCs w:val="24"/>
        </w:rPr>
        <w:t>For M1a vs. M2a,</w:t>
      </w:r>
      <w:r w:rsidR="002A5742" w:rsidRPr="00031896">
        <w:rPr>
          <w:rFonts w:ascii="Times New Roman" w:hAnsi="Times New Roman" w:cs="Times New Roman"/>
          <w:sz w:val="24"/>
          <w:szCs w:val="24"/>
        </w:rPr>
        <w:t xml:space="preserve"> </w:t>
      </w:r>
      <w:r w:rsidR="00825034">
        <w:rPr>
          <w:rFonts w:ascii="Times New Roman" w:hAnsi="Times New Roman" w:cs="Times New Roman"/>
          <w:sz w:val="24"/>
          <w:szCs w:val="24"/>
        </w:rPr>
        <w:t xml:space="preserve">we obtained </w:t>
      </w:r>
      <w:r w:rsidR="002A5742" w:rsidRPr="00031896">
        <w:rPr>
          <w:rFonts w:ascii="Times New Roman" w:hAnsi="Times New Roman" w:cs="Times New Roman"/>
          <w:sz w:val="24"/>
          <w:szCs w:val="24"/>
        </w:rPr>
        <w:t>the p-value manually by first performing</w:t>
      </w:r>
      <w:r w:rsidR="00164082" w:rsidRPr="00031896">
        <w:rPr>
          <w:rFonts w:ascii="Times New Roman" w:hAnsi="Times New Roman" w:cs="Times New Roman"/>
          <w:sz w:val="24"/>
          <w:szCs w:val="24"/>
        </w:rPr>
        <w:t xml:space="preserve"> a likelihood ratio test to determine genes under selection by calculating </w:t>
      </w:r>
      <m:oMath>
        <m:r>
          <w:rPr>
            <w:rFonts w:ascii="Cambria Math" w:hAnsi="Cambria Math" w:cs="Times New Roman"/>
            <w:sz w:val="24"/>
            <w:szCs w:val="24"/>
          </w:rPr>
          <m:t>2 * (lnl M1a – lnl M2a)</m:t>
        </m:r>
      </m:oMath>
      <w:r w:rsidR="002A5742" w:rsidRPr="00031896">
        <w:rPr>
          <w:rFonts w:ascii="Times New Roman" w:hAnsi="Times New Roman" w:cs="Times New Roman"/>
          <w:sz w:val="24"/>
          <w:szCs w:val="24"/>
        </w:rPr>
        <w:t>. The p-value of this likelihood ratio is then retrieved from</w:t>
      </w:r>
      <w:r w:rsidR="00164082" w:rsidRPr="00031896">
        <w:rPr>
          <w:rFonts w:ascii="Times New Roman" w:hAnsi="Times New Roman" w:cs="Times New Roman"/>
          <w:sz w:val="24"/>
          <w:szCs w:val="24"/>
        </w:rPr>
        <w:t xml:space="preserve"> a one-tailed chi-square distribution with 2 degrees of freedom</w:t>
      </w:r>
      <w:r w:rsidR="00727C3C">
        <w:rPr>
          <w:rFonts w:ascii="Times New Roman" w:hAnsi="Times New Roman" w:cs="Times New Roman"/>
          <w:sz w:val="24"/>
          <w:szCs w:val="24"/>
        </w:rPr>
        <w:t xml:space="preserve"> </w:t>
      </w:r>
      <w:r w:rsidR="00727C3C">
        <w:rPr>
          <w:rFonts w:ascii="Times New Roman" w:hAnsi="Times New Roman" w:cs="Times New Roman"/>
          <w:sz w:val="24"/>
          <w:szCs w:val="24"/>
        </w:rPr>
        <w:fldChar w:fldCharType="begin"/>
      </w:r>
      <w:r w:rsidR="00727C3C">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727C3C">
        <w:rPr>
          <w:rFonts w:ascii="Times New Roman" w:hAnsi="Times New Roman" w:cs="Times New Roman"/>
          <w:sz w:val="24"/>
          <w:szCs w:val="24"/>
        </w:rPr>
        <w:fldChar w:fldCharType="separate"/>
      </w:r>
      <w:r w:rsidR="00727C3C">
        <w:rPr>
          <w:rFonts w:ascii="Times New Roman" w:hAnsi="Times New Roman" w:cs="Times New Roman"/>
          <w:noProof/>
          <w:sz w:val="24"/>
          <w:szCs w:val="24"/>
        </w:rPr>
        <w:t>(Yang 2007)</w:t>
      </w:r>
      <w:r w:rsidR="00727C3C">
        <w:rPr>
          <w:rFonts w:ascii="Times New Roman" w:hAnsi="Times New Roman" w:cs="Times New Roman"/>
          <w:sz w:val="24"/>
          <w:szCs w:val="24"/>
        </w:rPr>
        <w:fldChar w:fldCharType="end"/>
      </w:r>
      <w:r w:rsidR="00164082" w:rsidRPr="00031896">
        <w:rPr>
          <w:rFonts w:ascii="Times New Roman" w:hAnsi="Times New Roman" w:cs="Times New Roman"/>
          <w:sz w:val="24"/>
          <w:szCs w:val="24"/>
        </w:rPr>
        <w:t>.</w:t>
      </w:r>
      <w:r w:rsidR="00C857C1">
        <w:rPr>
          <w:rFonts w:ascii="Times New Roman" w:hAnsi="Times New Roman" w:cs="Times New Roman"/>
          <w:sz w:val="24"/>
          <w:szCs w:val="24"/>
        </w:rPr>
        <w:t xml:space="preserve"> For BUSTED and aBSREL, p-values are computed automatically during the test using similar </w:t>
      </w:r>
      <w:r w:rsidR="00C94A6A">
        <w:rPr>
          <w:rFonts w:ascii="Times New Roman" w:hAnsi="Times New Roman" w:cs="Times New Roman"/>
          <w:sz w:val="24"/>
          <w:szCs w:val="24"/>
        </w:rPr>
        <w:t>likelihood ratios</w:t>
      </w:r>
      <w:r w:rsidR="00C857C1">
        <w:rPr>
          <w:rFonts w:ascii="Times New Roman" w:hAnsi="Times New Roman" w:cs="Times New Roman"/>
          <w:sz w:val="24"/>
          <w:szCs w:val="24"/>
        </w:rPr>
        <w:t>. For the M1a vs. M2a and BUSTED tests</w:t>
      </w:r>
      <w:r w:rsidR="00751894">
        <w:rPr>
          <w:rFonts w:ascii="Times New Roman" w:hAnsi="Times New Roman" w:cs="Times New Roman"/>
          <w:sz w:val="24"/>
          <w:szCs w:val="24"/>
        </w:rPr>
        <w:t>,</w:t>
      </w:r>
      <w:r w:rsidR="00C94A6A">
        <w:rPr>
          <w:rFonts w:ascii="Times New Roman" w:hAnsi="Times New Roman" w:cs="Times New Roman"/>
          <w:sz w:val="24"/>
          <w:szCs w:val="24"/>
        </w:rPr>
        <w:t xml:space="preserve"> a single p-value is computed for each gene.</w:t>
      </w:r>
      <w:r w:rsidR="00C857C1">
        <w:rPr>
          <w:rFonts w:ascii="Times New Roman" w:hAnsi="Times New Roman" w:cs="Times New Roman"/>
          <w:sz w:val="24"/>
          <w:szCs w:val="24"/>
        </w:rPr>
        <w:t xml:space="preserve"> </w:t>
      </w:r>
      <w:r w:rsidR="00C94A6A">
        <w:rPr>
          <w:rFonts w:ascii="Times New Roman" w:hAnsi="Times New Roman" w:cs="Times New Roman"/>
          <w:sz w:val="24"/>
          <w:szCs w:val="24"/>
        </w:rPr>
        <w:t>P</w:t>
      </w:r>
      <w:r w:rsidR="00C857C1" w:rsidRPr="00031896">
        <w:rPr>
          <w:rFonts w:ascii="Times New Roman" w:hAnsi="Times New Roman" w:cs="Times New Roman"/>
          <w:sz w:val="24"/>
          <w:szCs w:val="24"/>
        </w:rPr>
        <w:t xml:space="preserve">-values were adjusted </w:t>
      </w:r>
      <w:r w:rsidR="00C857C1">
        <w:rPr>
          <w:rFonts w:ascii="Times New Roman" w:hAnsi="Times New Roman" w:cs="Times New Roman"/>
          <w:sz w:val="24"/>
          <w:szCs w:val="24"/>
        </w:rPr>
        <w:t>by correcting for</w:t>
      </w:r>
      <w:r w:rsidR="00C857C1" w:rsidRPr="00031896">
        <w:rPr>
          <w:rFonts w:ascii="Times New Roman" w:hAnsi="Times New Roman" w:cs="Times New Roman"/>
          <w:sz w:val="24"/>
          <w:szCs w:val="24"/>
        </w:rPr>
        <w:t xml:space="preserve"> false discovery rate</w:t>
      </w:r>
      <w:r w:rsidR="00C857C1">
        <w:rPr>
          <w:rFonts w:ascii="Times New Roman" w:hAnsi="Times New Roman" w:cs="Times New Roman"/>
          <w:sz w:val="24"/>
          <w:szCs w:val="24"/>
        </w:rPr>
        <w:t xml:space="preserve">s </w: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 xml:space="preserve">(Benjamini and </w:t>
      </w:r>
      <w:r w:rsidR="00C857C1">
        <w:rPr>
          <w:rFonts w:ascii="Times New Roman" w:hAnsi="Times New Roman" w:cs="Times New Roman"/>
          <w:noProof/>
          <w:sz w:val="24"/>
          <w:szCs w:val="24"/>
        </w:rPr>
        <w:lastRenderedPageBreak/>
        <w:t>Hochberg 1995; Yekutieli and Benjamini 1999)</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using the “fdr” method in the p.adjust() function in R </w:t>
      </w:r>
      <w:r w:rsidR="00C857C1">
        <w:rPr>
          <w:rFonts w:ascii="Times New Roman" w:hAnsi="Times New Roman" w:cs="Times New Roman"/>
          <w:sz w:val="24"/>
          <w:szCs w:val="24"/>
        </w:rPr>
        <w:fldChar w:fldCharType="begin"/>
      </w:r>
      <w:r w:rsidR="00C857C1">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(R Core Team 2021)</w:t>
      </w:r>
      <w:r w:rsidR="00C857C1">
        <w:rPr>
          <w:rFonts w:ascii="Times New Roman" w:hAnsi="Times New Roman" w:cs="Times New Roman"/>
          <w:sz w:val="24"/>
          <w:szCs w:val="24"/>
        </w:rPr>
        <w:fldChar w:fldCharType="end"/>
      </w:r>
      <w:r w:rsidR="00C94A6A">
        <w:rPr>
          <w:rFonts w:ascii="Times New Roman" w:hAnsi="Times New Roman" w:cs="Times New Roman"/>
          <w:sz w:val="24"/>
          <w:szCs w:val="24"/>
        </w:rPr>
        <w:t xml:space="preserve"> and </w:t>
      </w:r>
      <w:r w:rsidR="003D022E">
        <w:rPr>
          <w:rFonts w:ascii="Times New Roman" w:hAnsi="Times New Roman" w:cs="Times New Roman"/>
          <w:sz w:val="24"/>
          <w:szCs w:val="24"/>
        </w:rPr>
        <w:t xml:space="preserve">we categorized a gene as being positively selected </w:t>
      </w:r>
      <w:r w:rsidR="00C94A6A">
        <w:rPr>
          <w:rFonts w:ascii="Times New Roman" w:hAnsi="Times New Roman" w:cs="Times New Roman"/>
          <w:sz w:val="24"/>
          <w:szCs w:val="24"/>
        </w:rPr>
        <w:t>if</w:t>
      </w:r>
      <w:r w:rsidR="00DE0F26">
        <w:rPr>
          <w:rFonts w:ascii="Times New Roman" w:hAnsi="Times New Roman" w:cs="Times New Roman"/>
          <w:sz w:val="24"/>
          <w:szCs w:val="24"/>
        </w:rPr>
        <w:t xml:space="preserve"> its</w:t>
      </w:r>
      <w:r w:rsidR="00751894">
        <w:rPr>
          <w:rFonts w:ascii="Times New Roman" w:hAnsi="Times New Roman" w:cs="Times New Roman"/>
          <w:sz w:val="24"/>
          <w:szCs w:val="24"/>
        </w:rPr>
        <w:t xml:space="preserve"> adjusted</w:t>
      </w:r>
      <w:r w:rsidR="00C94A6A">
        <w:rPr>
          <w:rFonts w:ascii="Times New Roman" w:hAnsi="Times New Roman" w:cs="Times New Roman"/>
          <w:sz w:val="24"/>
          <w:szCs w:val="24"/>
        </w:rPr>
        <w:t xml:space="preserve"> p-value was &lt; 0.01</w:t>
      </w:r>
      <w:r w:rsidR="00C857C1">
        <w:rPr>
          <w:rFonts w:ascii="Times New Roman" w:hAnsi="Times New Roman" w:cs="Times New Roman"/>
          <w:sz w:val="24"/>
          <w:szCs w:val="24"/>
        </w:rPr>
        <w:t xml:space="preserve">. For the aBSREL test, a p-value is generated for each branch in the input gene tree. aBSREL corrects for multiple testing internally across branches using the Holm-Bonferroni procedure </w: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(Holm 1979; Pond et al. 2005)</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We further correct the p-values across genes with the Bonferroni method and classify a gene as having experienced positive selection if one or more branches has a p-value &lt;</w:t>
      </w:r>
      <w:r w:rsidR="002A1373">
        <w:rPr>
          <w:rFonts w:ascii="Times New Roman" w:hAnsi="Times New Roman" w:cs="Times New Roman"/>
          <w:sz w:val="24"/>
          <w:szCs w:val="24"/>
        </w:rPr>
        <w:t xml:space="preserve"> </w:t>
      </w:r>
      <w:r w:rsidR="00C857C1">
        <w:rPr>
          <w:rFonts w:ascii="Times New Roman" w:hAnsi="Times New Roman" w:cs="Times New Roman"/>
          <w:sz w:val="24"/>
          <w:szCs w:val="24"/>
        </w:rPr>
        <w:t>0.01 after all corrections.</w:t>
      </w:r>
      <w:r w:rsidR="004A48A2">
        <w:rPr>
          <w:rFonts w:ascii="Times New Roman" w:hAnsi="Times New Roman" w:cs="Times New Roman"/>
          <w:sz w:val="24"/>
          <w:szCs w:val="24"/>
        </w:rPr>
        <w:t xml:space="preserve"> We used Snakemake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coding alignments, trees, and selection tests in parallel.</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43B37F57" w:rsidR="00FD0B8D" w:rsidRDefault="001B7F12" w:rsidP="00F413E3">
      <w:pPr>
        <w:pStyle w:val="Heading2"/>
      </w:pPr>
      <w:r>
        <w:t xml:space="preserve">Murine </w:t>
      </w:r>
      <w:r w:rsidR="002F605F">
        <w:t>s</w:t>
      </w:r>
      <w:r w:rsidR="00FD0B8D" w:rsidRPr="00031896">
        <w:t>pecies tree</w:t>
      </w:r>
    </w:p>
    <w:p w14:paraId="1BB09F0C" w14:textId="1C0A19C1" w:rsidR="00AA22F4" w:rsidRDefault="00072172" w:rsidP="007B17B5">
      <w:pPr>
        <w:spacing w:after="0"/>
        <w:jc w:val="both"/>
        <w:rPr>
          <w:rFonts w:ascii="Times New Roman" w:hAnsi="Times New Roman" w:cs="Times New Roman"/>
          <w:sz w:val="24"/>
          <w:szCs w:val="24"/>
        </w:rPr>
      </w:pPr>
      <w:r>
        <w:rPr>
          <w:rFonts w:ascii="Times New Roman" w:hAnsi="Times New Roman" w:cs="Times New Roman"/>
          <w:sz w:val="24"/>
          <w:szCs w:val="24"/>
        </w:rPr>
        <w:t>We sequenced and assembled genomes from</w:t>
      </w:r>
      <w:r w:rsidR="00520AB5">
        <w:rPr>
          <w:rFonts w:ascii="Times New Roman" w:hAnsi="Times New Roman" w:cs="Times New Roman"/>
          <w:sz w:val="24"/>
          <w:szCs w:val="24"/>
        </w:rPr>
        <w:t xml:space="preserve"> </w:t>
      </w:r>
      <w:r w:rsidR="00747E40">
        <w:rPr>
          <w:rFonts w:ascii="Times New Roman" w:hAnsi="Times New Roman" w:cs="Times New Roman"/>
          <w:sz w:val="24"/>
          <w:szCs w:val="24"/>
        </w:rPr>
        <w:t>seven</w:t>
      </w:r>
      <w:r w:rsidR="00520AB5">
        <w:rPr>
          <w:rFonts w:ascii="Times New Roman" w:hAnsi="Times New Roman" w:cs="Times New Roman"/>
          <w:sz w:val="24"/>
          <w:szCs w:val="24"/>
        </w:rPr>
        <w:t xml:space="preserve"> murine species </w:t>
      </w:r>
      <w:r>
        <w:rPr>
          <w:rFonts w:ascii="Times New Roman" w:hAnsi="Times New Roman" w:cs="Times New Roman"/>
          <w:sz w:val="24"/>
          <w:szCs w:val="24"/>
        </w:rPr>
        <w:t>that represent</w:t>
      </w:r>
      <w:r w:rsidR="00520AB5">
        <w:rPr>
          <w:rFonts w:ascii="Times New Roman" w:hAnsi="Times New Roman" w:cs="Times New Roman"/>
          <w:sz w:val="24"/>
          <w:szCs w:val="24"/>
        </w:rPr>
        <w:t xml:space="preserve"> some of the first non-</w:t>
      </w:r>
      <w:r w:rsidR="00520AB5">
        <w:rPr>
          <w:rFonts w:ascii="Times New Roman" w:hAnsi="Times New Roman" w:cs="Times New Roman"/>
          <w:i/>
          <w:iCs/>
          <w:sz w:val="24"/>
          <w:szCs w:val="24"/>
        </w:rPr>
        <w:t xml:space="preserve">Mus </w:t>
      </w:r>
      <w:r w:rsidR="00520AB5">
        <w:rPr>
          <w:rFonts w:ascii="Times New Roman" w:hAnsi="Times New Roman" w:cs="Times New Roman"/>
          <w:sz w:val="24"/>
          <w:szCs w:val="24"/>
        </w:rPr>
        <w:t xml:space="preserve">or </w:t>
      </w:r>
      <w:r w:rsidR="00520AB5">
        <w:rPr>
          <w:rFonts w:ascii="Times New Roman" w:hAnsi="Times New Roman" w:cs="Times New Roman"/>
          <w:i/>
          <w:iCs/>
          <w:sz w:val="24"/>
          <w:szCs w:val="24"/>
        </w:rPr>
        <w:t xml:space="preserve">Rattus </w:t>
      </w:r>
      <w:r w:rsidR="00520AB5">
        <w:rPr>
          <w:rFonts w:ascii="Times New Roman" w:hAnsi="Times New Roman" w:cs="Times New Roman"/>
          <w:sz w:val="24"/>
          <w:szCs w:val="24"/>
        </w:rPr>
        <w:t xml:space="preserve">genomes to be sequenced from the large radiation </w:t>
      </w:r>
      <w:r w:rsidR="00115316">
        <w:rPr>
          <w:rFonts w:ascii="Times New Roman" w:hAnsi="Times New Roman" w:cs="Times New Roman"/>
          <w:sz w:val="24"/>
          <w:szCs w:val="24"/>
        </w:rPr>
        <w:t xml:space="preserve">of </w:t>
      </w:r>
      <w:r w:rsidR="00520AB5">
        <w:rPr>
          <w:rFonts w:ascii="Times New Roman" w:hAnsi="Times New Roman" w:cs="Times New Roman"/>
          <w:sz w:val="24"/>
          <w:szCs w:val="24"/>
        </w:rPr>
        <w:t xml:space="preserve">Old World mice and rats. We combined our </w:t>
      </w:r>
      <w:r>
        <w:rPr>
          <w:rFonts w:ascii="Times New Roman" w:hAnsi="Times New Roman" w:cs="Times New Roman"/>
          <w:sz w:val="24"/>
          <w:szCs w:val="24"/>
        </w:rPr>
        <w:t>new</w:t>
      </w:r>
      <w:r w:rsidR="00520AB5">
        <w:rPr>
          <w:rFonts w:ascii="Times New Roman" w:hAnsi="Times New Roman" w:cs="Times New Roman"/>
          <w:sz w:val="24"/>
          <w:szCs w:val="24"/>
        </w:rPr>
        <w:t xml:space="preserve"> genomes with </w:t>
      </w:r>
      <w:r w:rsidR="00747E40">
        <w:rPr>
          <w:rFonts w:ascii="Times New Roman" w:hAnsi="Times New Roman" w:cs="Times New Roman"/>
          <w:sz w:val="24"/>
          <w:szCs w:val="24"/>
        </w:rPr>
        <w:t>nine</w:t>
      </w:r>
      <w:r w:rsidR="00520AB5">
        <w:rPr>
          <w:rFonts w:ascii="Times New Roman" w:hAnsi="Times New Roman" w:cs="Times New Roman"/>
          <w:sz w:val="24"/>
          <w:szCs w:val="24"/>
        </w:rPr>
        <w:t xml:space="preserve"> </w:t>
      </w:r>
      <w:r w:rsidR="005704B7">
        <w:rPr>
          <w:rFonts w:ascii="Times New Roman" w:hAnsi="Times New Roman" w:cs="Times New Roman"/>
          <w:sz w:val="24"/>
          <w:szCs w:val="24"/>
        </w:rPr>
        <w:t xml:space="preserve">publicly available </w:t>
      </w:r>
      <w:r w:rsidR="00520AB5">
        <w:rPr>
          <w:rFonts w:ascii="Times New Roman" w:hAnsi="Times New Roman" w:cs="Times New Roman"/>
          <w:sz w:val="24"/>
          <w:szCs w:val="24"/>
        </w:rPr>
        <w:t>murine genomes as well as the</w:t>
      </w:r>
      <w:r w:rsidR="00747E40">
        <w:rPr>
          <w:rFonts w:ascii="Times New Roman" w:hAnsi="Times New Roman" w:cs="Times New Roman"/>
          <w:sz w:val="24"/>
          <w:szCs w:val="24"/>
        </w:rPr>
        <w:t xml:space="preserve"> giant gerbil</w:t>
      </w:r>
      <w:r w:rsidR="00115316">
        <w:rPr>
          <w:rFonts w:ascii="Times New Roman" w:hAnsi="Times New Roman" w:cs="Times New Roman"/>
          <w:sz w:val="24"/>
          <w:szCs w:val="24"/>
        </w:rPr>
        <w:t xml:space="preserve">, </w:t>
      </w:r>
      <w:r w:rsidR="00115316" w:rsidRPr="00115316">
        <w:rPr>
          <w:rFonts w:ascii="Times New Roman" w:hAnsi="Times New Roman" w:cs="Times New Roman"/>
          <w:i/>
          <w:sz w:val="24"/>
          <w:szCs w:val="24"/>
        </w:rPr>
        <w:t>Rhombomys opimus</w:t>
      </w:r>
      <w:r w:rsidR="002C0DF0">
        <w:rPr>
          <w:rFonts w:ascii="Times New Roman" w:hAnsi="Times New Roman" w:cs="Times New Roman"/>
          <w:sz w:val="24"/>
          <w:szCs w:val="24"/>
        </w:rPr>
        <w:t xml:space="preserve"> </w: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 </w:instrTex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EN.CITE.DATA </w:instrText>
      </w:r>
      <w:r w:rsidR="002C0DF0">
        <w:rPr>
          <w:rFonts w:ascii="Times New Roman" w:hAnsi="Times New Roman" w:cs="Times New Roman"/>
          <w:sz w:val="24"/>
          <w:szCs w:val="24"/>
        </w:rPr>
      </w:r>
      <w:r w:rsidR="002C0DF0">
        <w:rPr>
          <w:rFonts w:ascii="Times New Roman" w:hAnsi="Times New Roman" w:cs="Times New Roman"/>
          <w:sz w:val="24"/>
          <w:szCs w:val="24"/>
        </w:rPr>
        <w:fldChar w:fldCharType="end"/>
      </w:r>
      <w:r w:rsidR="002C0DF0">
        <w:rPr>
          <w:rFonts w:ascii="Times New Roman" w:hAnsi="Times New Roman" w:cs="Times New Roman"/>
          <w:sz w:val="24"/>
          <w:szCs w:val="24"/>
        </w:rPr>
      </w:r>
      <w:r w:rsidR="002C0DF0">
        <w:rPr>
          <w:rFonts w:ascii="Times New Roman" w:hAnsi="Times New Roman" w:cs="Times New Roman"/>
          <w:sz w:val="24"/>
          <w:szCs w:val="24"/>
        </w:rPr>
        <w:fldChar w:fldCharType="separate"/>
      </w:r>
      <w:r w:rsidR="002C0DF0">
        <w:rPr>
          <w:rFonts w:ascii="Times New Roman" w:hAnsi="Times New Roman" w:cs="Times New Roman"/>
          <w:noProof/>
          <w:sz w:val="24"/>
          <w:szCs w:val="24"/>
        </w:rPr>
        <w:t>(Nilsson et al. 2020)</w:t>
      </w:r>
      <w:r w:rsidR="002C0DF0">
        <w:rPr>
          <w:rFonts w:ascii="Times New Roman" w:hAnsi="Times New Roman" w:cs="Times New Roman"/>
          <w:sz w:val="24"/>
          <w:szCs w:val="24"/>
        </w:rPr>
        <w:fldChar w:fldCharType="end"/>
      </w:r>
      <w:r w:rsidR="00592881">
        <w:rPr>
          <w:rFonts w:ascii="Times New Roman" w:hAnsi="Times New Roman" w:cs="Times New Roman"/>
          <w:sz w:val="24"/>
          <w:szCs w:val="24"/>
        </w:rPr>
        <w:t xml:space="preserve"> </w:t>
      </w:r>
      <w:r w:rsidR="00747E40">
        <w:rPr>
          <w:rFonts w:ascii="Times New Roman" w:hAnsi="Times New Roman" w:cs="Times New Roman"/>
          <w:sz w:val="24"/>
          <w:szCs w:val="24"/>
        </w:rPr>
        <w:t>and the</w:t>
      </w:r>
      <w:r w:rsidR="00520AB5">
        <w:rPr>
          <w:rFonts w:ascii="Times New Roman" w:hAnsi="Times New Roman" w:cs="Times New Roman"/>
          <w:sz w:val="24"/>
          <w:szCs w:val="24"/>
        </w:rPr>
        <w:t xml:space="preserve"> Siberian </w:t>
      </w:r>
      <w:r w:rsidR="003B427E">
        <w:rPr>
          <w:rFonts w:ascii="Times New Roman" w:hAnsi="Times New Roman" w:cs="Times New Roman"/>
          <w:sz w:val="24"/>
          <w:szCs w:val="24"/>
        </w:rPr>
        <w:t xml:space="preserve">dwarf </w:t>
      </w:r>
      <w:r w:rsidR="00520AB5">
        <w:rPr>
          <w:rFonts w:ascii="Times New Roman" w:hAnsi="Times New Roman" w:cs="Times New Roman"/>
          <w:sz w:val="24"/>
          <w:szCs w:val="24"/>
        </w:rPr>
        <w:t>hamster</w:t>
      </w:r>
      <w:r w:rsidR="00115316">
        <w:rPr>
          <w:rFonts w:ascii="Times New Roman" w:hAnsi="Times New Roman" w:cs="Times New Roman"/>
          <w:sz w:val="24"/>
          <w:szCs w:val="24"/>
        </w:rPr>
        <w:t xml:space="preserve">, </w:t>
      </w:r>
      <w:r w:rsidR="00115316" w:rsidRPr="00115316">
        <w:rPr>
          <w:rFonts w:ascii="Times New Roman" w:hAnsi="Times New Roman" w:cs="Times New Roman"/>
          <w:i/>
          <w:sz w:val="24"/>
          <w:szCs w:val="24"/>
        </w:rPr>
        <w:t>Phodopus sungorus</w:t>
      </w:r>
      <w:r w:rsidR="003B427E">
        <w:rPr>
          <w:rFonts w:ascii="Times New Roman" w:hAnsi="Times New Roman" w:cs="Times New Roman"/>
          <w:sz w:val="24"/>
          <w:szCs w:val="24"/>
        </w:rPr>
        <w:t xml:space="preserve"> </w:t>
      </w:r>
      <w:r w:rsidR="00B14CF7">
        <w:rPr>
          <w:rFonts w:ascii="Times New Roman" w:hAnsi="Times New Roman" w:cs="Times New Roman"/>
          <w:sz w:val="24"/>
          <w:szCs w:val="24"/>
        </w:rPr>
        <w:fldChar w:fldCharType="begin"/>
      </w:r>
      <w:r w:rsidR="00B14CF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B14CF7">
        <w:rPr>
          <w:rFonts w:ascii="Times New Roman" w:hAnsi="Times New Roman" w:cs="Times New Roman"/>
          <w:sz w:val="24"/>
          <w:szCs w:val="24"/>
        </w:rPr>
        <w:fldChar w:fldCharType="separate"/>
      </w:r>
      <w:r w:rsidR="00B14CF7">
        <w:rPr>
          <w:rFonts w:ascii="Times New Roman" w:hAnsi="Times New Roman" w:cs="Times New Roman"/>
          <w:noProof/>
          <w:sz w:val="24"/>
          <w:szCs w:val="24"/>
        </w:rPr>
        <w:t>(Moore et al. 2022)</w:t>
      </w:r>
      <w:r w:rsidR="00B14CF7">
        <w:rPr>
          <w:rFonts w:ascii="Times New Roman" w:hAnsi="Times New Roman" w:cs="Times New Roman"/>
          <w:sz w:val="24"/>
          <w:szCs w:val="24"/>
        </w:rPr>
        <w:fldChar w:fldCharType="end"/>
      </w:r>
      <w:r w:rsidR="003C5940">
        <w:rPr>
          <w:rFonts w:ascii="Times New Roman" w:hAnsi="Times New Roman" w:cs="Times New Roman"/>
          <w:sz w:val="24"/>
          <w:szCs w:val="24"/>
        </w:rPr>
        <w:t>.</w:t>
      </w:r>
      <w:r w:rsidR="00520AB5">
        <w:rPr>
          <w:rFonts w:ascii="Times New Roman" w:hAnsi="Times New Roman" w:cs="Times New Roman"/>
          <w:sz w:val="24"/>
          <w:szCs w:val="24"/>
        </w:rPr>
        <w:t xml:space="preserve"> </w:t>
      </w: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Murinae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We also find that a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of all 2,632 UCEs is identical to one inferred from concatenation (Fig. S1)</w:t>
      </w:r>
      <w:commentRangeStart w:id="37"/>
      <w:commentRangeStart w:id="38"/>
      <w:commentRangeStart w:id="39"/>
      <w:commentRangeStart w:id="40"/>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commentRangeEnd w:id="37"/>
      <w:r w:rsidR="000C0807">
        <w:rPr>
          <w:rStyle w:val="CommentReference"/>
        </w:rPr>
        <w:commentReference w:id="37"/>
      </w:r>
      <w:commentRangeEnd w:id="38"/>
      <w:r w:rsidR="003C5940">
        <w:rPr>
          <w:rStyle w:val="CommentReference"/>
        </w:rPr>
        <w:commentReference w:id="38"/>
      </w:r>
      <w:commentRangeEnd w:id="39"/>
      <w:r w:rsidR="00232CAF">
        <w:rPr>
          <w:rStyle w:val="CommentReference"/>
        </w:rPr>
        <w:commentReference w:id="39"/>
      </w:r>
      <w:commentRangeEnd w:id="40"/>
      <w:r w:rsidR="001F7F91">
        <w:rPr>
          <w:rStyle w:val="CommentReference"/>
        </w:rPr>
        <w:commentReference w:id="40"/>
      </w:r>
    </w:p>
    <w:p w14:paraId="2088ABF5" w14:textId="56EA79A6"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 xml:space="preserve">While bootstrap and SH-aLRT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r w:rsidR="002F605F" w:rsidRPr="002F605F">
        <w:rPr>
          <w:rFonts w:ascii="Times New Roman" w:hAnsi="Times New Roman" w:cs="Times New Roman"/>
          <w:sz w:val="24"/>
          <w:szCs w:val="24"/>
        </w:rPr>
        <w:t>sCF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r w:rsidR="002F605F" w:rsidRPr="002F605F">
        <w:rPr>
          <w:rFonts w:ascii="Times New Roman" w:hAnsi="Times New Roman" w:cs="Times New Roman"/>
          <w:sz w:val="24"/>
          <w:szCs w:val="24"/>
        </w:rPr>
        <w:t>gCF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is recapitulated </w:t>
      </w:r>
      <w:del w:id="41" w:author="Thomas, Gregg [2]" w:date="2023-09-27T12:16:00Z">
        <w:r w:rsidR="007B17B5" w:rsidDel="005F6DDC">
          <w:rPr>
            <w:rFonts w:ascii="Times New Roman" w:hAnsi="Times New Roman" w:cs="Times New Roman"/>
            <w:sz w:val="24"/>
            <w:szCs w:val="24"/>
          </w:rPr>
          <w:delText>u</w:delText>
        </w:r>
        <w:r w:rsidR="007903E2" w:rsidDel="005F6DDC">
          <w:rPr>
            <w:rFonts w:ascii="Times New Roman" w:hAnsi="Times New Roman" w:cs="Times New Roman"/>
            <w:sz w:val="24"/>
            <w:szCs w:val="24"/>
          </w:rPr>
          <w:delText>nder a coalescent model</w:delText>
        </w:r>
      </w:del>
      <w:ins w:id="42" w:author="Thomas, Gregg [2]" w:date="2023-09-27T12:16:00Z">
        <w:r w:rsidR="005F6DDC">
          <w:rPr>
            <w:rFonts w:ascii="Times New Roman" w:hAnsi="Times New Roman" w:cs="Times New Roman"/>
            <w:sz w:val="24"/>
            <w:szCs w:val="24"/>
          </w:rPr>
          <w:t>using a quartet-based summary method</w:t>
        </w:r>
      </w:ins>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Murinae and the Gerbillinae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Murinae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r w:rsidR="007B17B5">
        <w:rPr>
          <w:rFonts w:ascii="Times New Roman" w:hAnsi="Times New Roman" w:cs="Times New Roman"/>
          <w:sz w:val="24"/>
          <w:szCs w:val="24"/>
        </w:rPr>
        <w:t>Hydromyini</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Otomyini and Arvicanthini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es evolved in rapid succession, with Apodemini diverging at 10.82 Ma (F) and Murini and Praomyini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24ECB468" w14:textId="540C554F" w:rsidR="00B46AF9" w:rsidRDefault="00066FE6"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murines</w:t>
      </w:r>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new</w:t>
      </w:r>
      <w:r w:rsidR="00810482">
        <w:rPr>
          <w:rFonts w:ascii="Times New Roman" w:hAnsi="Times New Roman" w:cs="Times New Roman"/>
          <w:sz w:val="24"/>
          <w:szCs w:val="24"/>
        </w:rPr>
        <w:t>ly 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(excluding </w:t>
      </w:r>
      <w:r w:rsidR="00810482" w:rsidRPr="004A2232">
        <w:rPr>
          <w:rFonts w:ascii="Times New Roman" w:hAnsi="Times New Roman" w:cs="Times New Roman"/>
          <w:i/>
          <w:iCs/>
          <w:sz w:val="24"/>
          <w:szCs w:val="24"/>
        </w:rPr>
        <w:t>Otomys typis</w:t>
      </w:r>
      <w:r w:rsidR="00810482">
        <w:rPr>
          <w:rFonts w:ascii="Times New Roman" w:hAnsi="Times New Roman" w:cs="Times New Roman"/>
          <w:sz w:val="24"/>
          <w:szCs w:val="24"/>
        </w:rPr>
        <w:t xml:space="preserve"> due to low </w:t>
      </w:r>
      <w:r w:rsidR="00B46AF9">
        <w:rPr>
          <w:rFonts w:ascii="Times New Roman" w:hAnsi="Times New Roman" w:cs="Times New Roman"/>
          <w:sz w:val="24"/>
          <w:szCs w:val="24"/>
        </w:rPr>
        <w:t xml:space="preserve">assembly </w:t>
      </w:r>
      <w:r w:rsidR="00810482">
        <w:rPr>
          <w:rFonts w:ascii="Times New Roman" w:hAnsi="Times New Roman" w:cs="Times New Roman"/>
          <w:sz w:val="24"/>
          <w:szCs w:val="24"/>
        </w:rPr>
        <w:t>quality</w:t>
      </w:r>
      <w:r w:rsidR="00A71E5D">
        <w:rPr>
          <w:rFonts w:ascii="Times New Roman" w:hAnsi="Times New Roman" w:cs="Times New Roman"/>
          <w:sz w:val="24"/>
          <w:szCs w:val="24"/>
        </w:rPr>
        <w:t>; see Fig. 1</w:t>
      </w:r>
      <w:r w:rsidR="00810482">
        <w:rPr>
          <w:rFonts w:ascii="Times New Roman" w:hAnsi="Times New Roman" w:cs="Times New Roman"/>
          <w:sz w:val="24"/>
          <w:szCs w:val="24"/>
        </w:rPr>
        <w:t>)</w:t>
      </w:r>
      <w:r w:rsidR="00A150BF">
        <w:rPr>
          <w:rFonts w:ascii="Times New Roman" w:hAnsi="Times New Roman" w:cs="Times New Roman"/>
          <w:sz w:val="24"/>
          <w:szCs w:val="24"/>
        </w:rPr>
        <w:t xml:space="preserve"> and the </w:t>
      </w:r>
      <w:r w:rsidR="002F4A62" w:rsidRPr="00031896">
        <w:rPr>
          <w:rFonts w:ascii="Times New Roman" w:hAnsi="Times New Roman" w:cs="Times New Roman"/>
          <w:sz w:val="24"/>
          <w:szCs w:val="24"/>
        </w:rPr>
        <w:t xml:space="preserve">well-annotated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the coordinate system from the </w:t>
      </w:r>
      <w:r w:rsidR="006808EB" w:rsidRPr="00D22A5C">
        <w:rPr>
          <w:rFonts w:ascii="Times New Roman" w:hAnsi="Times New Roman" w:cs="Times New Roman"/>
          <w:i/>
          <w:iCs/>
          <w:sz w:val="24"/>
          <w:szCs w:val="24"/>
        </w:rPr>
        <w:t>M</w:t>
      </w:r>
      <w:r w:rsidR="005109AA">
        <w:rPr>
          <w:rFonts w:ascii="Times New Roman" w:hAnsi="Times New Roman" w:cs="Times New Roman"/>
          <w:i/>
          <w:iCs/>
          <w:sz w:val="24"/>
          <w:szCs w:val="24"/>
        </w:rPr>
        <w:t>.</w:t>
      </w:r>
      <w:r w:rsidR="006808EB" w:rsidRPr="00D22A5C">
        <w:rPr>
          <w:rFonts w:ascii="Times New Roman" w:hAnsi="Times New Roman" w:cs="Times New Roman"/>
          <w:i/>
          <w:iCs/>
          <w:sz w:val="24"/>
          <w:szCs w:val="24"/>
        </w:rPr>
        <w:t xml:space="preserve"> musculus</w:t>
      </w:r>
      <w:r w:rsidR="006808EB" w:rsidDel="006808EB">
        <w:rPr>
          <w:rFonts w:ascii="Times New Roman" w:hAnsi="Times New Roman" w:cs="Times New Roman"/>
          <w:sz w:val="24"/>
          <w:szCs w:val="24"/>
        </w:rPr>
        <w:t xml:space="preserve"> </w:t>
      </w:r>
      <w:r w:rsidR="0026539F">
        <w:rPr>
          <w:rFonts w:ascii="Times New Roman" w:hAnsi="Times New Roman" w:cs="Times New Roman"/>
          <w:sz w:val="24"/>
          <w:szCs w:val="24"/>
        </w:rPr>
        <w:t>genome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p>
    <w:p w14:paraId="45298602" w14:textId="293067EB" w:rsidR="002F4A62" w:rsidRPr="00031896"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80ED0">
        <w:rPr>
          <w:rFonts w:ascii="Times New Roman" w:hAnsi="Times New Roman" w:cs="Times New Roman"/>
          <w:sz w:val="24"/>
          <w:szCs w:val="24"/>
        </w:rPr>
        <w:t>After we f</w:t>
      </w:r>
      <w:r w:rsidR="00E44640" w:rsidRPr="00031896">
        <w:rPr>
          <w:rFonts w:ascii="Times New Roman" w:hAnsi="Times New Roman" w:cs="Times New Roman"/>
          <w:sz w:val="24"/>
          <w:szCs w:val="24"/>
        </w:rPr>
        <w:t>ilter</w:t>
      </w:r>
      <w:r w:rsidR="00380ED0">
        <w:rPr>
          <w:rFonts w:ascii="Times New Roman" w:hAnsi="Times New Roman" w:cs="Times New Roman"/>
          <w:sz w:val="24"/>
          <w:szCs w:val="24"/>
        </w:rPr>
        <w:t>ed</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del w:id="43" w:author="Thomas, Gregg [2]" w:date="2023-09-27T14:02:00Z">
        <w:r w:rsidR="00FF201C" w:rsidDel="00D526C2">
          <w:rPr>
            <w:rFonts w:ascii="Times New Roman" w:hAnsi="Times New Roman" w:cs="Times New Roman"/>
            <w:sz w:val="24"/>
            <w:szCs w:val="24"/>
          </w:rPr>
          <w:delText xml:space="preserve">phylogenies </w:delText>
        </w:r>
      </w:del>
      <w:ins w:id="44" w:author="Thomas, Gregg [2]" w:date="2023-09-27T14:02:00Z">
        <w:r w:rsidR="00D526C2">
          <w:rPr>
            <w:rFonts w:ascii="Times New Roman" w:hAnsi="Times New Roman" w:cs="Times New Roman"/>
            <w:sz w:val="24"/>
            <w:szCs w:val="24"/>
          </w:rPr>
          <w:t>trees</w:t>
        </w:r>
        <w:r w:rsidR="00D526C2">
          <w:rPr>
            <w:rFonts w:ascii="Times New Roman" w:hAnsi="Times New Roman" w:cs="Times New Roman"/>
            <w:sz w:val="24"/>
            <w:szCs w:val="24"/>
          </w:rPr>
          <w:t xml:space="preserve"> </w:t>
        </w:r>
      </w:ins>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380ED0">
        <w:rPr>
          <w:rFonts w:ascii="Times New Roman" w:hAnsi="Times New Roman" w:cs="Times New Roman"/>
          <w:sz w:val="24"/>
          <w:szCs w:val="24"/>
        </w:rPr>
        <w:t>We found that 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 xml:space="preserve">oricoides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sidR="00A1117F"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753CF0">
        <w:rPr>
          <w:rFonts w:ascii="Times New Roman" w:hAnsi="Times New Roman" w:cs="Times New Roman"/>
          <w:sz w:val="24"/>
          <w:szCs w:val="24"/>
        </w:rPr>
        <w:t>We ranked the recovered topologies by count per chromosome and found</w:t>
      </w:r>
      <w:r w:rsidR="00F529D0">
        <w:rPr>
          <w:rFonts w:ascii="Times New Roman" w:hAnsi="Times New Roman" w:cs="Times New Roman"/>
          <w:sz w:val="24"/>
          <w:szCs w:val="24"/>
        </w:rPr>
        <w:t xml:space="preserve"> that</w:t>
      </w:r>
      <w:r w:rsidR="00DB4B2B">
        <w:rPr>
          <w:rFonts w:ascii="Times New Roman" w:hAnsi="Times New Roman" w:cs="Times New Roman"/>
          <w:sz w:val="24"/>
          <w:szCs w:val="24"/>
        </w:rPr>
        <w:t xml:space="preserve"> 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in at least one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FF5E40">
        <w:rPr>
          <w:rFonts w:ascii="Times New Roman" w:hAnsi="Times New Roman" w:cs="Times New Roman"/>
          <w:sz w:val="24"/>
          <w:szCs w:val="24"/>
        </w:rPr>
        <w:t>;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 are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 in the ordering of the clade containing </w:t>
      </w:r>
      <w:r w:rsidR="00DB4B2B" w:rsidRPr="00031896">
        <w:rPr>
          <w:rFonts w:ascii="Times New Roman" w:hAnsi="Times New Roman" w:cs="Times New Roman"/>
          <w:i/>
          <w:iCs/>
          <w:sz w:val="24"/>
          <w:szCs w:val="24"/>
        </w:rPr>
        <w:t xml:space="preserve">Hylomyscus alleni, Mastomys natalensis,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Praomys delectorum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w:t>
      </w:r>
      <w:del w:id="45" w:author="Thomas, Gregg [2]" w:date="2023-09-27T12:17:00Z">
        <w:r w:rsidR="00DB4B2B" w:rsidDel="005F6DDC">
          <w:rPr>
            <w:rFonts w:ascii="Times New Roman" w:hAnsi="Times New Roman" w:cs="Times New Roman"/>
            <w:sz w:val="24"/>
            <w:szCs w:val="24"/>
          </w:rPr>
          <w:delText>constant</w:delText>
        </w:r>
      </w:del>
      <w:ins w:id="46" w:author="Thomas, Gregg [2]" w:date="2023-09-27T12:17:00Z">
        <w:r w:rsidR="005F6DDC">
          <w:rPr>
            <w:rFonts w:ascii="Times New Roman" w:hAnsi="Times New Roman" w:cs="Times New Roman"/>
            <w:sz w:val="24"/>
            <w:szCs w:val="24"/>
          </w:rPr>
          <w:t>consistent with the species tree</w:t>
        </w:r>
      </w:ins>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w:t>
      </w:r>
      <w:commentRangeStart w:id="47"/>
      <w:r w:rsidR="008A4AF9">
        <w:rPr>
          <w:rFonts w:ascii="Times New Roman" w:hAnsi="Times New Roman" w:cs="Times New Roman"/>
          <w:sz w:val="24"/>
          <w:szCs w:val="24"/>
        </w:rPr>
        <w:t xml:space="preserve">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w:t>
      </w:r>
      <w:commentRangeEnd w:id="47"/>
      <w:r w:rsidR="00DE47D8">
        <w:rPr>
          <w:rStyle w:val="CommentReference"/>
        </w:rPr>
        <w:commentReference w:id="47"/>
      </w:r>
      <w:r w:rsidR="008A4AF9">
        <w:rPr>
          <w:rFonts w:ascii="Times New Roman" w:hAnsi="Times New Roman" w:cs="Times New Roman"/>
          <w:sz w:val="24"/>
          <w:szCs w:val="24"/>
        </w:rPr>
        <w:t xml:space="preserve">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del w:id="48" w:author="Thomas, Gregg [2]" w:date="2023-09-27T12:17:00Z">
        <w:r w:rsidR="00DB4B2B" w:rsidDel="005F6DDC">
          <w:rPr>
            <w:rFonts w:ascii="Times New Roman" w:hAnsi="Times New Roman" w:cs="Times New Roman"/>
            <w:sz w:val="24"/>
            <w:szCs w:val="24"/>
          </w:rPr>
          <w:delText xml:space="preserve">species </w:delText>
        </w:r>
      </w:del>
      <w:del w:id="49" w:author="Thomas, Gregg [2]" w:date="2023-09-27T12:18:00Z">
        <w:r w:rsidR="00DB4B2B" w:rsidDel="005F6DDC">
          <w:rPr>
            <w:rFonts w:ascii="Times New Roman" w:hAnsi="Times New Roman" w:cs="Times New Roman"/>
            <w:sz w:val="24"/>
            <w:szCs w:val="24"/>
          </w:rPr>
          <w:delText xml:space="preserve">trees </w:delText>
        </w:r>
      </w:del>
      <w:ins w:id="50" w:author="Thomas, Gregg [2]" w:date="2023-09-27T12:18:00Z">
        <w:r w:rsidR="005F6DDC">
          <w:rPr>
            <w:rFonts w:ascii="Times New Roman" w:hAnsi="Times New Roman" w:cs="Times New Roman"/>
            <w:sz w:val="24"/>
            <w:szCs w:val="24"/>
          </w:rPr>
          <w:t>topologies</w:t>
        </w:r>
        <w:r w:rsidR="005F6DDC">
          <w:rPr>
            <w:rFonts w:ascii="Times New Roman" w:hAnsi="Times New Roman" w:cs="Times New Roman"/>
            <w:sz w:val="24"/>
            <w:szCs w:val="24"/>
          </w:rPr>
          <w:t xml:space="preserve"> </w:t>
        </w:r>
      </w:ins>
      <w:r w:rsidR="00DB4B2B">
        <w:rPr>
          <w:rFonts w:ascii="Times New Roman" w:hAnsi="Times New Roman" w:cs="Times New Roman"/>
          <w:sz w:val="24"/>
          <w:szCs w:val="24"/>
        </w:rPr>
        <w:t>each comprise roughly 14% of all recovered topologies (Fig. 2), though</w:t>
      </w:r>
      <w:ins w:id="51" w:author="Thomas, Gregg [2]" w:date="2023-09-27T12:23:00Z">
        <w:r w:rsidR="005F6DDC">
          <w:rPr>
            <w:rFonts w:ascii="Times New Roman" w:hAnsi="Times New Roman" w:cs="Times New Roman"/>
            <w:sz w:val="24"/>
            <w:szCs w:val="24"/>
          </w:rPr>
          <w:t>,</w:t>
        </w:r>
      </w:ins>
      <w:r w:rsidR="00DB4B2B">
        <w:rPr>
          <w:rFonts w:ascii="Times New Roman" w:hAnsi="Times New Roman" w:cs="Times New Roman"/>
          <w:sz w:val="24"/>
          <w:szCs w:val="24"/>
        </w:rPr>
        <w:t xml:space="preserve"> interestingly</w:t>
      </w:r>
      <w:ins w:id="52" w:author="Thomas, Gregg [2]" w:date="2023-09-27T12:23:00Z">
        <w:r w:rsidR="005F6DDC">
          <w:rPr>
            <w:rFonts w:ascii="Times New Roman" w:hAnsi="Times New Roman" w:cs="Times New Roman"/>
            <w:sz w:val="24"/>
            <w:szCs w:val="24"/>
          </w:rPr>
          <w:t>,</w:t>
        </w:r>
      </w:ins>
      <w:r w:rsidR="00DB4B2B">
        <w:rPr>
          <w:rFonts w:ascii="Times New Roman" w:hAnsi="Times New Roman" w:cs="Times New Roman"/>
          <w:sz w:val="24"/>
          <w:szCs w:val="24"/>
        </w:rPr>
        <w:t xml:space="preserve"> of the three, it is the least common one that matches</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T</w:t>
      </w:r>
      <w:commentRangeStart w:id="53"/>
      <w:r w:rsidR="003C5A3D">
        <w:rPr>
          <w:rFonts w:ascii="Times New Roman" w:hAnsi="Times New Roman" w:cs="Times New Roman"/>
          <w:sz w:val="24"/>
          <w:szCs w:val="24"/>
        </w:rPr>
        <w:t xml:space="preserve">his topology was </w:t>
      </w:r>
      <w:r w:rsidR="003F521D" w:rsidRPr="00031896">
        <w:rPr>
          <w:rFonts w:ascii="Times New Roman" w:hAnsi="Times New Roman" w:cs="Times New Roman"/>
          <w:sz w:val="24"/>
          <w:szCs w:val="24"/>
        </w:rPr>
        <w:t xml:space="preserve">only </w:t>
      </w:r>
      <w:r w:rsidR="00A1117F" w:rsidRPr="00031896">
        <w:rPr>
          <w:rFonts w:ascii="Times New Roman" w:hAnsi="Times New Roman" w:cs="Times New Roman"/>
          <w:sz w:val="24"/>
          <w:szCs w:val="24"/>
        </w:rPr>
        <w:t>inferred</w:t>
      </w:r>
      <w:r w:rsidR="003F521D" w:rsidRPr="00031896">
        <w:rPr>
          <w:rFonts w:ascii="Times New Roman" w:hAnsi="Times New Roman" w:cs="Times New Roman"/>
          <w:sz w:val="24"/>
          <w:szCs w:val="24"/>
        </w:rPr>
        <w:t xml:space="preserve"> </w:t>
      </w:r>
      <w:r w:rsidR="003C5A3D">
        <w:rPr>
          <w:rFonts w:ascii="Times New Roman" w:hAnsi="Times New Roman" w:cs="Times New Roman"/>
          <w:sz w:val="24"/>
          <w:szCs w:val="24"/>
        </w:rPr>
        <w:t>for</w:t>
      </w:r>
      <w:r w:rsidR="003C5A3D" w:rsidRPr="00031896">
        <w:rPr>
          <w:rFonts w:ascii="Times New Roman" w:hAnsi="Times New Roman" w:cs="Times New Roman"/>
          <w:sz w:val="24"/>
          <w:szCs w:val="24"/>
        </w:rPr>
        <w:t xml:space="preserve"> </w:t>
      </w:r>
      <w:r w:rsidR="00DB4B2B" w:rsidRPr="00031896">
        <w:rPr>
          <w:rFonts w:ascii="Times New Roman" w:hAnsi="Times New Roman" w:cs="Times New Roman"/>
          <w:sz w:val="24"/>
          <w:szCs w:val="24"/>
        </w:rPr>
        <w:t>1</w:t>
      </w:r>
      <w:r w:rsidR="00DB4B2B">
        <w:rPr>
          <w:rFonts w:ascii="Times New Roman" w:hAnsi="Times New Roman" w:cs="Times New Roman"/>
          <w:sz w:val="24"/>
          <w:szCs w:val="24"/>
        </w:rPr>
        <w:t>3</w:t>
      </w:r>
      <w:r w:rsidR="003F521D" w:rsidRPr="00031896">
        <w:rPr>
          <w:rFonts w:ascii="Times New Roman" w:hAnsi="Times New Roman" w:cs="Times New Roman"/>
          <w:sz w:val="24"/>
          <w:szCs w:val="24"/>
        </w:rPr>
        <w:t>.</w:t>
      </w:r>
      <w:r w:rsidR="00DB4B2B">
        <w:rPr>
          <w:rFonts w:ascii="Times New Roman" w:hAnsi="Times New Roman" w:cs="Times New Roman"/>
          <w:sz w:val="24"/>
          <w:szCs w:val="24"/>
        </w:rPr>
        <w:t>1</w:t>
      </w:r>
      <w:r w:rsidR="003F521D" w:rsidRPr="00031896">
        <w:rPr>
          <w:rFonts w:ascii="Times New Roman" w:hAnsi="Times New Roman" w:cs="Times New Roman"/>
          <w:sz w:val="24"/>
          <w:szCs w:val="24"/>
        </w:rPr>
        <w:t>% of windows.</w:t>
      </w:r>
      <w:r w:rsidR="003C5A3D">
        <w:rPr>
          <w:rFonts w:ascii="Times New Roman" w:hAnsi="Times New Roman" w:cs="Times New Roman"/>
          <w:sz w:val="24"/>
          <w:szCs w:val="24"/>
        </w:rPr>
        <w:t xml:space="preserve"> That is, the robustly </w:t>
      </w:r>
      <w:r w:rsidR="00B46AF9">
        <w:rPr>
          <w:rFonts w:ascii="Times New Roman" w:hAnsi="Times New Roman" w:cs="Times New Roman"/>
          <w:sz w:val="24"/>
          <w:szCs w:val="24"/>
        </w:rPr>
        <w:t xml:space="preserve">and consistently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nearly 90% of the genome</w:t>
      </w:r>
      <w:commentRangeEnd w:id="53"/>
      <w:r w:rsidR="00DE47D8">
        <w:rPr>
          <w:rStyle w:val="CommentReference"/>
        </w:rPr>
        <w:commentReference w:id="53"/>
      </w:r>
      <w:r w:rsidR="003C5A3D">
        <w:rPr>
          <w:rFonts w:ascii="Times New Roman" w:hAnsi="Times New Roman" w:cs="Times New Roman"/>
          <w:sz w:val="24"/>
          <w:szCs w:val="24"/>
        </w:rPr>
        <w:t>.</w:t>
      </w:r>
    </w:p>
    <w:p w14:paraId="2D47A80D" w14:textId="0D93FA40"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While r</w:t>
      </w:r>
      <w:r w:rsidR="002816F7" w:rsidRPr="00031896">
        <w:rPr>
          <w:rFonts w:ascii="Times New Roman" w:hAnsi="Times New Roman" w:cs="Times New Roman"/>
          <w:sz w:val="24"/>
          <w:szCs w:val="24"/>
        </w:rPr>
        <w:t xml:space="preserve">elationships </w:t>
      </w:r>
      <w:r w:rsidR="00142441">
        <w:rPr>
          <w:rFonts w:ascii="Times New Roman" w:hAnsi="Times New Roman" w:cs="Times New Roman"/>
          <w:sz w:val="24"/>
          <w:szCs w:val="24"/>
        </w:rPr>
        <w:t>among</w:t>
      </w:r>
      <w:r w:rsidR="00142441"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windows var</w:t>
      </w:r>
      <w:r w:rsidR="00B46AF9">
        <w:rPr>
          <w:rFonts w:ascii="Times New Roman" w:hAnsi="Times New Roman" w:cs="Times New Roman"/>
          <w:sz w:val="24"/>
          <w:szCs w:val="24"/>
        </w:rPr>
        <w:t>ied</w:t>
      </w:r>
      <w:r w:rsidR="002816F7" w:rsidRPr="00031896">
        <w:rPr>
          <w:rFonts w:ascii="Times New Roman" w:hAnsi="Times New Roman" w:cs="Times New Roman"/>
          <w:sz w:val="24"/>
          <w:szCs w:val="24"/>
        </w:rPr>
        <w:t xml:space="preserve"> greatly</w:t>
      </w:r>
      <w:r w:rsidR="00D97F51" w:rsidRPr="00031896">
        <w:rPr>
          <w:rFonts w:ascii="Times New Roman" w:hAnsi="Times New Roman" w:cs="Times New Roman"/>
          <w:sz w:val="24"/>
          <w:szCs w:val="24"/>
        </w:rPr>
        <w:t xml:space="preserve"> and visual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the chromosome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re not randomly distributed across chromosomes. We measured tree distance between adjacent windows</w:t>
      </w:r>
      <w:r w:rsidR="008A4AF9">
        <w:rPr>
          <w:rFonts w:ascii="Times New Roman" w:hAnsi="Times New Roman" w:cs="Times New Roman"/>
          <w:sz w:val="24"/>
          <w:szCs w:val="24"/>
        </w:rPr>
        <w:t xml:space="preserve"> using the weighted Robinson-Foulds metric</w:t>
      </w:r>
      <w:r w:rsidR="002816F7" w:rsidRPr="00031896">
        <w:rPr>
          <w:rFonts w:ascii="Times New Roman" w:hAnsi="Times New Roman" w:cs="Times New Roman"/>
          <w:sz w:val="24"/>
          <w:szCs w:val="24"/>
        </w:rPr>
        <w:t xml:space="preserve"> and compared these distances to those measured between randomly selected </w:t>
      </w:r>
      <w:r w:rsidR="00142441">
        <w:rPr>
          <w:rFonts w:ascii="Times New Roman" w:hAnsi="Times New Roman" w:cs="Times New Roman"/>
          <w:sz w:val="24"/>
          <w:szCs w:val="24"/>
        </w:rPr>
        <w:t>windows on</w:t>
      </w:r>
      <w:r w:rsidR="003F58A4">
        <w:rPr>
          <w:rFonts w:ascii="Times New Roman" w:hAnsi="Times New Roman" w:cs="Times New Roman"/>
          <w:sz w:val="24"/>
          <w:szCs w:val="24"/>
        </w:rPr>
        <w:t xml:space="preserve"> different</w:t>
      </w:r>
      <w:r w:rsidR="003F58A4"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 xml:space="preserve">chromosomes. We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among chromosomes 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r w:rsidR="00CA0CB2">
        <w:rPr>
          <w:rFonts w:ascii="Times New Roman" w:hAnsi="Times New Roman" w:cs="Times New Roman"/>
          <w:sz w:val="24"/>
          <w:szCs w:val="24"/>
        </w:rPr>
        <w:t>Megabases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5FCF25BE" w:rsidR="005D3A4E" w:rsidRDefault="00300B97"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To assess how large structural variation, such as inversions and translocations, may influence our inferences of phylogenetic relatedness along the genome, we aligned the reference </w:t>
      </w:r>
      <w:r>
        <w:rPr>
          <w:rFonts w:ascii="Times New Roman" w:hAnsi="Times New Roman" w:cs="Times New Roman"/>
          <w:sz w:val="24"/>
          <w:szCs w:val="24"/>
        </w:rPr>
        <w:lastRenderedPageBreak/>
        <w:t>genomes of mouse and rat</w:t>
      </w:r>
      <w:commentRangeStart w:id="54"/>
      <w:commentRangeStart w:id="55"/>
      <w:r>
        <w:rPr>
          <w:rFonts w:ascii="Times New Roman" w:hAnsi="Times New Roman" w:cs="Times New Roman"/>
          <w:sz w:val="24"/>
          <w:szCs w:val="24"/>
        </w:rPr>
        <w:t>.</w:t>
      </w:r>
      <w:commentRangeEnd w:id="54"/>
      <w:r w:rsidR="00ED58BF">
        <w:rPr>
          <w:rStyle w:val="CommentReference"/>
        </w:rPr>
        <w:commentReference w:id="54"/>
      </w:r>
      <w:commentRangeEnd w:id="55"/>
      <w:r w:rsidR="003F7F8C">
        <w:rPr>
          <w:rStyle w:val="CommentReference"/>
        </w:rPr>
        <w:commentReference w:id="55"/>
      </w:r>
      <w:r>
        <w:rPr>
          <w:rFonts w:ascii="Times New Roman" w:hAnsi="Times New Roman" w:cs="Times New Roman"/>
          <w:sz w:val="24"/>
          <w:szCs w:val="24"/>
        </w:rPr>
        <w:t xml:space="preserve"> These two species span the divergence of the sample for which we assessed genome-wide discordance</w:t>
      </w:r>
      <w:ins w:id="56" w:author="Thomas, Gregg [2]" w:date="2023-09-27T14:02:00Z">
        <w:r w:rsidR="00D526C2">
          <w:rPr>
            <w:rFonts w:ascii="Times New Roman" w:hAnsi="Times New Roman" w:cs="Times New Roman"/>
            <w:sz w:val="24"/>
            <w:szCs w:val="24"/>
          </w:rPr>
          <w:t>,</w:t>
        </w:r>
      </w:ins>
      <w:r>
        <w:rPr>
          <w:rFonts w:ascii="Times New Roman" w:hAnsi="Times New Roman" w:cs="Times New Roman"/>
          <w:sz w:val="24"/>
          <w:szCs w:val="24"/>
        </w:rPr>
        <w:t xml:space="preserve"> so the level of large structural variation present among them should give us an idea of the amount of ancestral variation in our sample. We find that the mouse and rat genomes are </w:t>
      </w:r>
      <w:r w:rsidR="00957370">
        <w:rPr>
          <w:rFonts w:ascii="Times New Roman" w:hAnsi="Times New Roman" w:cs="Times New Roman"/>
          <w:sz w:val="24"/>
          <w:szCs w:val="24"/>
        </w:rPr>
        <w:t>mostly</w:t>
      </w:r>
      <w:r>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Pr>
          <w:rFonts w:ascii="Times New Roman" w:hAnsi="Times New Roman" w:cs="Times New Roman"/>
          <w:sz w:val="24"/>
          <w:szCs w:val="24"/>
        </w:rPr>
        <w:t xml:space="preserve"> chunks, with large translocations and inversions on mouse chromosomes 5, 8, 10, and 13 (Fig. </w:t>
      </w:r>
      <w:r w:rsidR="002C0946">
        <w:rPr>
          <w:rFonts w:ascii="Times New Roman" w:hAnsi="Times New Roman" w:cs="Times New Roman"/>
          <w:sz w:val="24"/>
          <w:szCs w:val="24"/>
        </w:rPr>
        <w:t>S6</w:t>
      </w:r>
      <w:r>
        <w:rPr>
          <w:rFonts w:ascii="Times New Roman" w:hAnsi="Times New Roman" w:cs="Times New Roman"/>
          <w:sz w:val="24"/>
          <w:szCs w:val="24"/>
        </w:rPr>
        <w:t xml:space="preserve">). We also observe large-scale inversions on chromosome 16. </w:t>
      </w:r>
      <w:commentRangeStart w:id="57"/>
      <w:commentRangeStart w:id="58"/>
      <w:commentRangeEnd w:id="57"/>
      <w:r w:rsidR="00ED58BF">
        <w:rPr>
          <w:rStyle w:val="CommentReference"/>
        </w:rPr>
        <w:commentReference w:id="57"/>
      </w:r>
      <w:commentRangeEnd w:id="58"/>
      <w:r w:rsidR="003F7F8C">
        <w:rPr>
          <w:rStyle w:val="CommentReference"/>
        </w:rPr>
        <w:commentReference w:id="58"/>
      </w:r>
      <w:r w:rsidR="00A709D0">
        <w:rPr>
          <w:rFonts w:ascii="Times New Roman" w:hAnsi="Times New Roman" w:cs="Times New Roman"/>
          <w:sz w:val="24"/>
          <w:szCs w:val="24"/>
        </w:rPr>
        <w:t>We find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has two major consequences for our results: 1) this prevented us from transposing the coordinate system from mouse to rat with enough resolution to use genetic maps from rat and 2) </w:t>
      </w:r>
      <w:r w:rsidR="00F7417A">
        <w:rPr>
          <w:rFonts w:ascii="Times New Roman" w:hAnsi="Times New Roman" w:cs="Times New Roman"/>
          <w:sz w:val="24"/>
          <w:szCs w:val="24"/>
        </w:rPr>
        <w:t xml:space="preserve">this </w:t>
      </w:r>
      <w:r w:rsidR="00A709D0">
        <w:rPr>
          <w:rFonts w:ascii="Times New Roman" w:hAnsi="Times New Roman" w:cs="Times New Roman"/>
          <w:sz w:val="24"/>
          <w:szCs w:val="24"/>
        </w:rPr>
        <w:t xml:space="preserve">means that most other structural variation in our sample is likely small insertions of transposable elements (SINES which are about </w:t>
      </w:r>
      <w:r w:rsidR="00C75391">
        <w:rPr>
          <w:rFonts w:ascii="Times New Roman" w:hAnsi="Times New Roman" w:cs="Times New Roman"/>
          <w:sz w:val="24"/>
          <w:szCs w:val="24"/>
        </w:rPr>
        <w:t>150-</w:t>
      </w:r>
      <w:commentRangeStart w:id="59"/>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commentRangeEnd w:id="59"/>
      <w:r w:rsidR="00A709D0">
        <w:rPr>
          <w:rStyle w:val="CommentReference"/>
        </w:rPr>
        <w:commentReference w:id="59"/>
      </w:r>
      <w:r w:rsidR="00C6053D">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A709D0">
        <w:rPr>
          <w:rFonts w:ascii="Times New Roman" w:hAnsi="Times New Roman" w:cs="Times New Roman"/>
          <w:sz w:val="24"/>
          <w:szCs w:val="24"/>
        </w:rPr>
        <w:t xml:space="preserve"> that should have a negligible effect on our discordance </w:t>
      </w:r>
      <w:commentRangeStart w:id="60"/>
      <w:commentRangeStart w:id="61"/>
      <w:r w:rsidR="00A709D0">
        <w:rPr>
          <w:rFonts w:ascii="Times New Roman" w:hAnsi="Times New Roman" w:cs="Times New Roman"/>
          <w:sz w:val="24"/>
          <w:szCs w:val="24"/>
        </w:rPr>
        <w:t>analyses</w:t>
      </w:r>
      <w:commentRangeEnd w:id="60"/>
      <w:r w:rsidR="00ED58BF">
        <w:rPr>
          <w:rStyle w:val="CommentReference"/>
        </w:rPr>
        <w:commentReference w:id="60"/>
      </w:r>
      <w:commentRangeEnd w:id="61"/>
      <w:r w:rsidR="003F7F8C">
        <w:rPr>
          <w:rStyle w:val="CommentReference"/>
        </w:rPr>
        <w:commentReference w:id="61"/>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679D5CB1" w14:textId="53155050" w:rsidR="00CC2409" w:rsidRDefault="00AD773B" w:rsidP="00F413E3">
      <w:pPr>
        <w:spacing w:after="0"/>
        <w:jc w:val="both"/>
        <w:rPr>
          <w:ins w:id="62" w:author="Thomas, Gregg [2]" w:date="2023-09-28T10:40:00Z"/>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than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for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Mb window</w:t>
      </w:r>
      <w:r w:rsidR="00B70479">
        <w:rPr>
          <w:rFonts w:ascii="Times New Roman" w:hAnsi="Times New Roman" w:cs="Times New Roman"/>
          <w:sz w:val="24"/>
          <w:szCs w:val="24"/>
        </w:rPr>
        <w:t xml:space="preserve"> </w:t>
      </w:r>
      <w:r w:rsidRPr="00031896">
        <w:rPr>
          <w:rFonts w:ascii="Times New Roman" w:hAnsi="Times New Roman" w:cs="Times New Roman"/>
          <w:sz w:val="24"/>
          <w:szCs w:val="24"/>
        </w:rPr>
        <w:t>we calculated</w:t>
      </w:r>
      <w:r w:rsidR="00A71E5D">
        <w:rPr>
          <w:rFonts w:ascii="Times New Roman" w:hAnsi="Times New Roman" w:cs="Times New Roman"/>
          <w:sz w:val="24"/>
          <w:szCs w:val="24"/>
        </w:rPr>
        <w:t xml:space="preserve"> recombination rate as</w:t>
      </w:r>
      <w:r w:rsidRPr="00031896">
        <w:rPr>
          <w:rFonts w:ascii="Times New Roman" w:hAnsi="Times New Roman" w:cs="Times New Roman"/>
          <w:sz w:val="24"/>
          <w:szCs w:val="24"/>
        </w:rPr>
        <w:t xml:space="preserve"> the relationship between map location and </w:t>
      </w:r>
      <w:r w:rsidR="00761992">
        <w:rPr>
          <w:rFonts w:ascii="Times New Roman" w:hAnsi="Times New Roman" w:cs="Times New Roman"/>
          <w:sz w:val="24"/>
          <w:szCs w:val="24"/>
        </w:rPr>
        <w:t xml:space="preserve">the </w:t>
      </w:r>
      <w:r w:rsidRPr="00031896">
        <w:rPr>
          <w:rFonts w:ascii="Times New Roman" w:hAnsi="Times New Roman" w:cs="Times New Roman"/>
          <w:sz w:val="24"/>
          <w:szCs w:val="24"/>
        </w:rPr>
        <w:t>physical location for all markers within the window</w:t>
      </w:r>
      <w:r w:rsidR="00D97F51" w:rsidRPr="00031896">
        <w:rPr>
          <w:rFonts w:ascii="Times New Roman" w:hAnsi="Times New Roman" w:cs="Times New Roman"/>
          <w:sz w:val="24"/>
          <w:szCs w:val="24"/>
        </w:rPr>
        <w:t>.</w:t>
      </w:r>
      <w:r w:rsidRPr="00031896">
        <w:rPr>
          <w:rFonts w:ascii="Times New Roman" w:hAnsi="Times New Roman" w:cs="Times New Roman"/>
          <w:sz w:val="24"/>
          <w:szCs w:val="24"/>
        </w:rPr>
        <w:t xml:space="preserve"> Then within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 xml:space="preserve">Mb window for which we </w:t>
      </w:r>
      <w:r w:rsidR="00761992">
        <w:rPr>
          <w:rFonts w:ascii="Times New Roman" w:hAnsi="Times New Roman" w:cs="Times New Roman"/>
          <w:sz w:val="24"/>
          <w:szCs w:val="24"/>
        </w:rPr>
        <w:t>had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calculated recombination rate</w:t>
      </w:r>
      <w:r w:rsidR="006A7AC9">
        <w:rPr>
          <w:rFonts w:ascii="Times New Roman" w:hAnsi="Times New Roman" w:cs="Times New Roman"/>
          <w:sz w:val="24"/>
          <w:szCs w:val="24"/>
        </w:rPr>
        <w:t xml:space="preserve"> (Fig.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Pr="00031896">
        <w:rPr>
          <w:rFonts w:ascii="Times New Roman" w:hAnsi="Times New Roman" w:cs="Times New Roman"/>
          <w:sz w:val="24"/>
          <w:szCs w:val="24"/>
        </w:rPr>
        <w:t>, we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ins w:id="63" w:author="Thomas, Gregg [2]" w:date="2023-09-28T10:39:00Z">
        <w:r w:rsidR="00CC2409">
          <w:rPr>
            <w:rFonts w:ascii="Times New Roman" w:hAnsi="Times New Roman" w:cs="Times New Roman"/>
            <w:sz w:val="24"/>
            <w:szCs w:val="24"/>
          </w:rPr>
          <w:t xml:space="preserve"> (Fig. 4A)</w:t>
        </w:r>
      </w:ins>
      <w:ins w:id="64" w:author="Thomas, Gregg [2]" w:date="2023-09-28T10:38:00Z">
        <w:r w:rsidR="00CC2409">
          <w:rPr>
            <w:rFonts w:ascii="Times New Roman" w:hAnsi="Times New Roman" w:cs="Times New Roman"/>
            <w:sz w:val="24"/>
            <w:szCs w:val="24"/>
          </w:rPr>
          <w:t xml:space="preserve"> and the</w:t>
        </w:r>
      </w:ins>
      <w:ins w:id="65" w:author="Thomas, Gregg [2]" w:date="2023-09-28T10:39:00Z">
        <w:r w:rsidR="00CC2409">
          <w:rPr>
            <w:rFonts w:ascii="Times New Roman" w:hAnsi="Times New Roman" w:cs="Times New Roman"/>
            <w:sz w:val="24"/>
            <w:szCs w:val="24"/>
          </w:rPr>
          <w:t xml:space="preserve"> rate at which tree similarity changes between the first 10kb window and every other 10kb window (Fig. 4B)</w:t>
        </w:r>
      </w:ins>
      <w:r w:rsidR="00D97F51" w:rsidRPr="00031896">
        <w:rPr>
          <w:rFonts w:ascii="Times New Roman" w:hAnsi="Times New Roman" w:cs="Times New Roman"/>
          <w:sz w:val="24"/>
          <w:szCs w:val="24"/>
        </w:rPr>
        <w:t xml:space="preserve">. </w:t>
      </w:r>
      <w:commentRangeStart w:id="66"/>
      <w:commentRangeStart w:id="67"/>
      <w:r w:rsidR="00761992">
        <w:rPr>
          <w:rFonts w:ascii="Times New Roman" w:hAnsi="Times New Roman" w:cs="Times New Roman"/>
          <w:sz w:val="24"/>
          <w:szCs w:val="24"/>
        </w:rPr>
        <w:t>Surprisingly</w:t>
      </w:r>
      <w:commentRangeEnd w:id="66"/>
      <w:r w:rsidR="00ED58BF">
        <w:rPr>
          <w:rStyle w:val="CommentReference"/>
        </w:rPr>
        <w:commentReference w:id="66"/>
      </w:r>
      <w:commentRangeEnd w:id="67"/>
      <w:r w:rsidR="003F7F8C">
        <w:rPr>
          <w:rStyle w:val="CommentReference"/>
        </w:rPr>
        <w:commentReference w:id="67"/>
      </w:r>
      <w:r w:rsidR="00761992">
        <w:rPr>
          <w:rFonts w:ascii="Times New Roman" w:hAnsi="Times New Roman" w:cs="Times New Roman"/>
          <w:sz w:val="24"/>
          <w:szCs w:val="24"/>
        </w:rPr>
        <w:t>,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ins w:id="68" w:author="Thomas, Gregg [2]" w:date="2023-09-27T14:02:00Z">
        <w:r w:rsidR="00D526C2">
          <w:rPr>
            <w:rFonts w:ascii="Times New Roman" w:hAnsi="Times New Roman" w:cs="Times New Roman"/>
            <w:sz w:val="24"/>
            <w:szCs w:val="24"/>
          </w:rPr>
          <w:t>d</w:t>
        </w:r>
      </w:ins>
      <w:r w:rsidR="00761992">
        <w:rPr>
          <w:rFonts w:ascii="Times New Roman" w:hAnsi="Times New Roman" w:cs="Times New Roman"/>
          <w:sz w:val="24"/>
          <w:szCs w:val="24"/>
        </w:rPr>
        <w:t xml:space="preserve"> at this scale</w:t>
      </w:r>
      <w:del w:id="69" w:author="Thomas, Gregg [2]" w:date="2023-09-28T10:39:00Z">
        <w:r w:rsidR="006969A5" w:rsidRPr="00031896" w:rsidDel="00CC2409">
          <w:rPr>
            <w:rFonts w:ascii="Times New Roman" w:hAnsi="Times New Roman" w:cs="Times New Roman"/>
            <w:sz w:val="24"/>
            <w:szCs w:val="24"/>
          </w:rPr>
          <w:delText xml:space="preserve"> (</w:delText>
        </w:r>
        <w:r w:rsidR="00D97F51" w:rsidRPr="00031896" w:rsidDel="00CC2409">
          <w:rPr>
            <w:rFonts w:ascii="Times New Roman" w:hAnsi="Times New Roman" w:cs="Times New Roman"/>
            <w:sz w:val="24"/>
            <w:szCs w:val="24"/>
          </w:rPr>
          <w:delText>Fi</w:delText>
        </w:r>
        <w:r w:rsidR="006969A5" w:rsidRPr="00031896" w:rsidDel="00CC2409">
          <w:rPr>
            <w:rFonts w:ascii="Times New Roman" w:hAnsi="Times New Roman" w:cs="Times New Roman"/>
            <w:sz w:val="24"/>
            <w:szCs w:val="24"/>
          </w:rPr>
          <w:delText>g</w:delText>
        </w:r>
        <w:r w:rsidR="006A7AC9" w:rsidDel="00CC2409">
          <w:rPr>
            <w:rFonts w:ascii="Times New Roman" w:hAnsi="Times New Roman" w:cs="Times New Roman"/>
            <w:sz w:val="24"/>
            <w:szCs w:val="24"/>
          </w:rPr>
          <w:delText xml:space="preserve">. </w:delText>
        </w:r>
        <w:r w:rsidR="004E0DDF" w:rsidDel="00CC2409">
          <w:rPr>
            <w:rFonts w:ascii="Times New Roman" w:hAnsi="Times New Roman" w:cs="Times New Roman"/>
            <w:sz w:val="24"/>
            <w:szCs w:val="24"/>
          </w:rPr>
          <w:delText>4</w:delText>
        </w:r>
        <w:r w:rsidR="006969A5" w:rsidRPr="00031896" w:rsidDel="00CC2409">
          <w:rPr>
            <w:rFonts w:ascii="Times New Roman" w:hAnsi="Times New Roman" w:cs="Times New Roman"/>
            <w:sz w:val="24"/>
            <w:szCs w:val="24"/>
          </w:rPr>
          <w:delText>)</w:delText>
        </w:r>
      </w:del>
      <w:r w:rsidR="006969A5" w:rsidRPr="00031896">
        <w:rPr>
          <w:rFonts w:ascii="Times New Roman" w:hAnsi="Times New Roman" w:cs="Times New Roman"/>
          <w:sz w:val="24"/>
          <w:szCs w:val="24"/>
        </w:rPr>
        <w:t>.</w:t>
      </w:r>
      <w:ins w:id="70" w:author="Thomas, Gregg [2]" w:date="2023-09-28T10:40:00Z">
        <w:r w:rsidR="00CC2409">
          <w:rPr>
            <w:rFonts w:ascii="Times New Roman" w:hAnsi="Times New Roman" w:cs="Times New Roman"/>
            <w:sz w:val="24"/>
            <w:szCs w:val="24"/>
          </w:rPr>
          <w:t xml:space="preserve"> We also tested whether recombination rate is correlated with tree similarity to the species tree by averaging wRF over all 10kb window trees within a 5Mb recombination window and do observe a </w:t>
        </w:r>
      </w:ins>
      <w:ins w:id="71" w:author="Thomas, Gregg [2]" w:date="2023-09-28T10:41:00Z">
        <w:r w:rsidR="00CC2409">
          <w:rPr>
            <w:rFonts w:ascii="Times New Roman" w:hAnsi="Times New Roman" w:cs="Times New Roman"/>
            <w:sz w:val="24"/>
            <w:szCs w:val="24"/>
          </w:rPr>
          <w:t xml:space="preserve">slight positive correlation (Fig. 4C). In other words, we find that there is no increasing </w:t>
        </w:r>
        <w:r w:rsidR="00CC2409">
          <w:rPr>
            <w:rFonts w:ascii="Times New Roman" w:hAnsi="Times New Roman" w:cs="Times New Roman"/>
            <w:i/>
            <w:iCs/>
            <w:sz w:val="24"/>
            <w:szCs w:val="24"/>
          </w:rPr>
          <w:t>local</w:t>
        </w:r>
        <w:r w:rsidR="00CC2409">
          <w:rPr>
            <w:rFonts w:ascii="Times New Roman" w:hAnsi="Times New Roman" w:cs="Times New Roman"/>
            <w:sz w:val="24"/>
            <w:szCs w:val="24"/>
          </w:rPr>
          <w:t xml:space="preserve"> phylogenetic discordance with increasing recombination rate, but that there is increasing </w:t>
        </w:r>
      </w:ins>
      <w:ins w:id="72" w:author="Thomas, Gregg [2]" w:date="2023-09-28T10:42:00Z">
        <w:r w:rsidR="00CC2409">
          <w:rPr>
            <w:rFonts w:ascii="Times New Roman" w:hAnsi="Times New Roman" w:cs="Times New Roman"/>
            <w:sz w:val="24"/>
            <w:szCs w:val="24"/>
          </w:rPr>
          <w:t>average phylogenetic discordance with the genome-wide species tree.</w:t>
        </w:r>
      </w:ins>
    </w:p>
    <w:p w14:paraId="5C9CA582" w14:textId="4946A238" w:rsidR="00AD773B" w:rsidRPr="00031896" w:rsidRDefault="00E6507A"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ins w:id="73" w:author="Thomas, Gregg [2]" w:date="2023-09-28T10:42:00Z">
        <w:r w:rsidR="00CC2409">
          <w:rPr>
            <w:rFonts w:ascii="Times New Roman" w:hAnsi="Times New Roman" w:cs="Times New Roman"/>
            <w:sz w:val="24"/>
            <w:szCs w:val="24"/>
          </w:rPr>
          <w:tab/>
        </w:r>
      </w:ins>
      <w:r>
        <w:rPr>
          <w:rFonts w:ascii="Times New Roman" w:hAnsi="Times New Roman" w:cs="Times New Roman"/>
          <w:sz w:val="24"/>
          <w:szCs w:val="24"/>
        </w:rPr>
        <w:t xml:space="preserve">We </w:t>
      </w:r>
      <w:del w:id="74" w:author="Thomas, Gregg [2]" w:date="2023-09-28T10:42:00Z">
        <w:r w:rsidDel="00CC2409">
          <w:rPr>
            <w:rFonts w:ascii="Times New Roman" w:hAnsi="Times New Roman" w:cs="Times New Roman"/>
            <w:sz w:val="24"/>
            <w:szCs w:val="24"/>
          </w:rPr>
          <w:delText>do, however, find that</w:delText>
        </w:r>
      </w:del>
      <w:ins w:id="75" w:author="Thomas, Gregg [2]" w:date="2023-09-28T10:42:00Z">
        <w:r w:rsidR="00CC2409">
          <w:rPr>
            <w:rFonts w:ascii="Times New Roman" w:hAnsi="Times New Roman" w:cs="Times New Roman"/>
            <w:sz w:val="24"/>
            <w:szCs w:val="24"/>
          </w:rPr>
          <w:t>also examine</w:t>
        </w:r>
      </w:ins>
      <w:r>
        <w:rPr>
          <w:rFonts w:ascii="Times New Roman" w:hAnsi="Times New Roman" w:cs="Times New Roman"/>
          <w:sz w:val="24"/>
          <w:szCs w:val="24"/>
        </w:rPr>
        <w:t xml:space="preserve"> regions of the genome centered on recombination hotspots identified in </w:t>
      </w:r>
      <w:r>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ins w:id="76" w:author="Thomas, Gregg [2]" w:date="2023-09-28T10:42:00Z">
        <w:r w:rsidR="00CC2409">
          <w:rPr>
            <w:rFonts w:ascii="Times New Roman" w:hAnsi="Times New Roman" w:cs="Times New Roman"/>
            <w:sz w:val="24"/>
            <w:szCs w:val="24"/>
          </w:rPr>
          <w:t xml:space="preserve">and find that they </w:t>
        </w:r>
      </w:ins>
      <w:r w:rsidR="00200A45">
        <w:rPr>
          <w:rFonts w:ascii="Times New Roman" w:hAnsi="Times New Roman" w:cs="Times New Roman"/>
          <w:sz w:val="24"/>
          <w:szCs w:val="24"/>
        </w:rPr>
        <w:t>have a significantly slower rate of decay in similarity over genomic distance compared to windows that are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xml:space="preserve">. 5A) and they are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ins w:id="77" w:author="Thomas, Gregg [2]" w:date="2023-09-28T10:43:00Z">
        <w:r w:rsidR="00CC2409">
          <w:rPr>
            <w:rFonts w:ascii="Times New Roman" w:hAnsi="Times New Roman" w:cs="Times New Roman"/>
            <w:sz w:val="24"/>
            <w:szCs w:val="24"/>
          </w:rPr>
          <w:t xml:space="preserve">Taken with the above, </w:t>
        </w:r>
      </w:ins>
      <w:del w:id="78" w:author="Thomas, Gregg [2]" w:date="2023-09-28T10:43:00Z">
        <w:r w:rsidR="006017A7" w:rsidDel="00CC2409">
          <w:rPr>
            <w:rFonts w:ascii="Times New Roman" w:hAnsi="Times New Roman" w:cs="Times New Roman"/>
            <w:sz w:val="24"/>
            <w:szCs w:val="24"/>
          </w:rPr>
          <w:delText>T</w:delText>
        </w:r>
      </w:del>
      <w:ins w:id="79" w:author="Thomas, Gregg [2]" w:date="2023-09-28T10:43:00Z">
        <w:r w:rsidR="00CC2409">
          <w:rPr>
            <w:rFonts w:ascii="Times New Roman" w:hAnsi="Times New Roman" w:cs="Times New Roman"/>
            <w:sz w:val="24"/>
            <w:szCs w:val="24"/>
          </w:rPr>
          <w:t>t</w:t>
        </w:r>
      </w:ins>
      <w:r w:rsidR="006017A7">
        <w:rPr>
          <w:rFonts w:ascii="Times New Roman" w:hAnsi="Times New Roman" w:cs="Times New Roman"/>
          <w:sz w:val="24"/>
          <w:szCs w:val="24"/>
        </w:rPr>
        <w:t>his indicates that</w:t>
      </w:r>
      <w:ins w:id="80" w:author="Thomas, Gregg [2]" w:date="2023-09-28T10:43:00Z">
        <w:r w:rsidR="00CC2409">
          <w:rPr>
            <w:rFonts w:ascii="Times New Roman" w:hAnsi="Times New Roman" w:cs="Times New Roman"/>
            <w:sz w:val="24"/>
            <w:szCs w:val="24"/>
          </w:rPr>
          <w:t>, while regions with high recombination are not locally more discordant than regions with low recombination,</w:t>
        </w:r>
      </w:ins>
      <w:r w:rsidR="006017A7">
        <w:rPr>
          <w:rFonts w:ascii="Times New Roman" w:hAnsi="Times New Roman" w:cs="Times New Roman"/>
          <w:sz w:val="24"/>
          <w:szCs w:val="24"/>
        </w:rPr>
        <w:t xml:space="preserve"> </w:t>
      </w:r>
      <w:del w:id="81" w:author="Thomas, Gregg [2]" w:date="2023-09-28T10:43:00Z">
        <w:r w:rsidR="006017A7" w:rsidDel="00CC2409">
          <w:rPr>
            <w:rFonts w:ascii="Times New Roman" w:hAnsi="Times New Roman" w:cs="Times New Roman"/>
            <w:sz w:val="24"/>
            <w:szCs w:val="24"/>
          </w:rPr>
          <w:delText>regions around hotspots</w:delText>
        </w:r>
      </w:del>
      <w:ins w:id="82" w:author="Thomas, Gregg [2]" w:date="2023-09-28T10:43:00Z">
        <w:r w:rsidR="00CC2409">
          <w:rPr>
            <w:rFonts w:ascii="Times New Roman" w:hAnsi="Times New Roman" w:cs="Times New Roman"/>
            <w:sz w:val="24"/>
            <w:szCs w:val="24"/>
          </w:rPr>
          <w:t xml:space="preserve"> they do</w:t>
        </w:r>
      </w:ins>
      <w:r w:rsidR="006017A7">
        <w:rPr>
          <w:rFonts w:ascii="Times New Roman" w:hAnsi="Times New Roman" w:cs="Times New Roman"/>
          <w:sz w:val="24"/>
          <w:szCs w:val="24"/>
        </w:rPr>
        <w:t xml:space="preserve"> retain a higher degree of phylogenetic similarity than other regions of the genome.</w:t>
      </w:r>
    </w:p>
    <w:p w14:paraId="2A06A6CB" w14:textId="016D46CE" w:rsidR="00047BC0" w:rsidRDefault="001C6851" w:rsidP="000173BB">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 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 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r w:rsidR="005235A3">
        <w:rPr>
          <w:rFonts w:ascii="Times New Roman" w:hAnsi="Times New Roman" w:cs="Times New Roman"/>
          <w:sz w:val="24"/>
          <w:szCs w:val="24"/>
        </w:rPr>
        <w:t>/</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out to </w:t>
      </w:r>
      <w:r w:rsidR="00066FE6">
        <w:rPr>
          <w:rFonts w:ascii="Times New Roman" w:hAnsi="Times New Roman" w:cs="Times New Roman"/>
          <w:sz w:val="24"/>
          <w:szCs w:val="24"/>
        </w:rPr>
        <w:t>5</w:t>
      </w:r>
      <w:r w:rsidR="00066FE6" w:rsidRPr="00031896">
        <w:rPr>
          <w:rFonts w:ascii="Times New Roman" w:hAnsi="Times New Roman" w:cs="Times New Roman"/>
          <w:sz w:val="24"/>
          <w:szCs w:val="24"/>
        </w:rPr>
        <w:t xml:space="preserve">Mb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We find that the phylogenetic similarity around protein coding genes is similar to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decays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commentRangeStart w:id="83"/>
      <w:commentRangeStart w:id="84"/>
      <w:commentRangeEnd w:id="83"/>
      <w:r w:rsidR="00ED58BF">
        <w:rPr>
          <w:rStyle w:val="CommentReference"/>
        </w:rPr>
        <w:commentReference w:id="83"/>
      </w:r>
      <w:commentRangeEnd w:id="84"/>
      <w:r w:rsidR="003F7F8C">
        <w:rPr>
          <w:rStyle w:val="CommentReference"/>
        </w:rPr>
        <w:commentReference w:id="84"/>
      </w:r>
      <w:r w:rsidR="006017A7">
        <w:rPr>
          <w:rFonts w:ascii="Times New Roman" w:hAnsi="Times New Roman" w:cs="Times New Roman"/>
          <w:sz w:val="24"/>
          <w:szCs w:val="24"/>
        </w:rPr>
        <w:t xml:space="preserve">Notably, we find the opposite to be true of UCEs, which have </w:t>
      </w:r>
      <w:r w:rsidR="000D344C">
        <w:rPr>
          <w:rFonts w:ascii="Times New Roman" w:hAnsi="Times New Roman" w:cs="Times New Roman"/>
          <w:sz w:val="24"/>
          <w:szCs w:val="24"/>
        </w:rPr>
        <w:t>immediately adjacent</w:t>
      </w:r>
      <w:r w:rsidR="006017A7">
        <w:rPr>
          <w:rFonts w:ascii="Times New Roman" w:hAnsi="Times New Roman" w:cs="Times New Roman"/>
          <w:sz w:val="24"/>
          <w:szCs w:val="24"/>
        </w:rPr>
        <w:t xml:space="preserve"> regions that are much more similar than regions surrounding other features like 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and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as well as windows that do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In other words, regions around recombination hotspots have unexpectedly high phylogenetic similarity farther away from the hotspot while regions immediately surrounding UCE</w:t>
      </w:r>
      <w:del w:id="85" w:author="Thomas, Gregg [2]" w:date="2023-09-27T14:03:00Z">
        <w:r w:rsidR="00455BDD" w:rsidDel="00D526C2">
          <w:rPr>
            <w:rFonts w:ascii="Times New Roman" w:hAnsi="Times New Roman" w:cs="Times New Roman"/>
            <w:sz w:val="24"/>
            <w:szCs w:val="24"/>
          </w:rPr>
          <w:delText>’</w:delText>
        </w:r>
      </w:del>
      <w:r w:rsidR="00455BDD">
        <w:rPr>
          <w:rFonts w:ascii="Times New Roman" w:hAnsi="Times New Roman" w:cs="Times New Roman"/>
          <w:sz w:val="24"/>
          <w:szCs w:val="24"/>
        </w:rPr>
        <w:t>s have unexpectedly high phylogenetic similarity</w:t>
      </w:r>
      <w:r w:rsidR="008A4AF9">
        <w:rPr>
          <w:rFonts w:ascii="Times New Roman" w:hAnsi="Times New Roman" w:cs="Times New Roman"/>
          <w:sz w:val="24"/>
          <w:szCs w:val="24"/>
        </w:rPr>
        <w:t xml:space="preserve"> both in the immediately adjacent regions and</w:t>
      </w:r>
      <w:r w:rsidR="00455BDD">
        <w:rPr>
          <w:rFonts w:ascii="Times New Roman" w:hAnsi="Times New Roman" w:cs="Times New Roman"/>
          <w:sz w:val="24"/>
          <w:szCs w:val="24"/>
        </w:rPr>
        <w:t xml:space="preserve"> over long distances.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r w:rsidR="00455BDD">
        <w:rPr>
          <w:rFonts w:ascii="Times New Roman" w:hAnsi="Times New Roman" w:cs="Times New Roman"/>
          <w:sz w:val="24"/>
          <w:szCs w:val="24"/>
        </w:rPr>
        <w:t xml:space="preserve">similar to the species tree on average than windows that contain no features, while UCEs are more similar to the species tree than when compared to any other feature (Fig. 5C). </w:t>
      </w:r>
      <w:r w:rsidR="00401342">
        <w:rPr>
          <w:rFonts w:ascii="Times New Roman" w:hAnsi="Times New Roman" w:cs="Times New Roman"/>
          <w:sz w:val="24"/>
          <w:szCs w:val="24"/>
        </w:rPr>
        <w:t>We also note that positively selected genes are significantly more similar to the species tree than recombination hotspots</w:t>
      </w:r>
      <w:r w:rsidR="006758AC">
        <w:rPr>
          <w:rFonts w:ascii="Times New Roman" w:hAnsi="Times New Roman" w:cs="Times New Roman"/>
          <w:sz w:val="24"/>
          <w:szCs w:val="24"/>
        </w:rPr>
        <w:t>, and genes, whether positively selected for or not, are equally similar to the species tree inferred from them</w:t>
      </w:r>
      <w:r w:rsidR="00401342">
        <w:rPr>
          <w:rFonts w:ascii="Times New Roman" w:hAnsi="Times New Roman" w:cs="Times New Roman"/>
          <w:sz w:val="24"/>
          <w:szCs w:val="24"/>
        </w:rPr>
        <w:t xml:space="preserv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Pr="00031896"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68A4CF3" w:rsidR="00AF2A6F" w:rsidRDefault="00D260B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Given that tree similarity decreases as a function of genomic distance, we next</w:t>
      </w:r>
      <w:r w:rsidR="006F4021">
        <w:rPr>
          <w:rFonts w:ascii="Times New Roman" w:hAnsi="Times New Roman" w:cs="Times New Roman"/>
          <w:sz w:val="24"/>
          <w:szCs w:val="24"/>
        </w:rPr>
        <w:t xml:space="preserve"> examined </w:t>
      </w:r>
      <w:r w:rsidRPr="00031896">
        <w:rPr>
          <w:rFonts w:ascii="Times New Roman" w:hAnsi="Times New Roman" w:cs="Times New Roman"/>
          <w:sz w:val="24"/>
          <w:szCs w:val="24"/>
        </w:rPr>
        <w:t>how this relate</w:t>
      </w:r>
      <w:r w:rsidR="007E3690">
        <w:rPr>
          <w:rFonts w:ascii="Times New Roman" w:hAnsi="Times New Roman" w:cs="Times New Roman"/>
          <w:sz w:val="24"/>
          <w:szCs w:val="24"/>
        </w:rPr>
        <w:t>s</w:t>
      </w:r>
      <w:r w:rsidRPr="00031896">
        <w:rPr>
          <w:rFonts w:ascii="Times New Roman" w:hAnsi="Times New Roman" w:cs="Times New Roman"/>
          <w:sz w:val="24"/>
          <w:szCs w:val="24"/>
        </w:rPr>
        <w:t xml:space="preserve"> to </w:t>
      </w:r>
      <w:r w:rsidR="00047BC0">
        <w:rPr>
          <w:rFonts w:ascii="Times New Roman" w:hAnsi="Times New Roman" w:cs="Times New Roman"/>
          <w:sz w:val="24"/>
          <w:szCs w:val="24"/>
        </w:rPr>
        <w:t xml:space="preserve">the evolution of </w:t>
      </w:r>
      <w:r w:rsidRPr="00031896">
        <w:rPr>
          <w:rFonts w:ascii="Times New Roman" w:hAnsi="Times New Roman" w:cs="Times New Roman"/>
          <w:sz w:val="24"/>
          <w:szCs w:val="24"/>
        </w:rPr>
        <w:t xml:space="preserve">protein coding sequences. Among a set of </w:t>
      </w:r>
      <w:r w:rsidR="005C7E8D">
        <w:rPr>
          <w:rFonts w:ascii="Times New Roman" w:hAnsi="Times New Roman" w:cs="Times New Roman"/>
          <w:sz w:val="24"/>
          <w:szCs w:val="24"/>
        </w:rPr>
        <w:t xml:space="preserve">22,261 </w:t>
      </w:r>
      <w:r w:rsidRPr="00031896">
        <w:rPr>
          <w:rFonts w:ascii="Times New Roman" w:hAnsi="Times New Roman" w:cs="Times New Roman"/>
          <w:sz w:val="24"/>
          <w:szCs w:val="24"/>
        </w:rPr>
        <w:t xml:space="preserve">protein coding transcripts annotated from the </w:t>
      </w:r>
      <w:r w:rsidR="00B30752" w:rsidRPr="00D4662B">
        <w:rPr>
          <w:rFonts w:ascii="Times New Roman" w:hAnsi="Times New Roman" w:cs="Times New Roman"/>
          <w:i/>
          <w:sz w:val="24"/>
          <w:szCs w:val="24"/>
        </w:rPr>
        <w:t>M. musculus</w:t>
      </w:r>
      <w:r w:rsidR="00B30752" w:rsidRPr="00237D7D">
        <w:rPr>
          <w:rFonts w:ascii="Times New Roman" w:hAnsi="Times New Roman" w:cs="Times New Roman"/>
          <w:sz w:val="24"/>
          <w:szCs w:val="24"/>
        </w:rPr>
        <w:t xml:space="preserve"> </w:t>
      </w:r>
      <w:r w:rsidRPr="00031896">
        <w:rPr>
          <w:rFonts w:ascii="Times New Roman" w:hAnsi="Times New Roman" w:cs="Times New Roman"/>
          <w:sz w:val="24"/>
          <w:szCs w:val="24"/>
        </w:rPr>
        <w:t>genome, we calculate</w:t>
      </w:r>
      <w:r w:rsidR="007E3690">
        <w:rPr>
          <w:rFonts w:ascii="Times New Roman" w:hAnsi="Times New Roman" w:cs="Times New Roman"/>
          <w:sz w:val="24"/>
          <w:szCs w:val="24"/>
        </w:rPr>
        <w:t>d</w:t>
      </w:r>
      <w:r w:rsidRPr="00031896">
        <w:rPr>
          <w:rFonts w:ascii="Times New Roman" w:hAnsi="Times New Roman" w:cs="Times New Roman"/>
          <w:sz w:val="24"/>
          <w:szCs w:val="24"/>
        </w:rPr>
        <w:t xml:space="preserve"> that the average distance between the start and end of the coding sequence </w:t>
      </w:r>
      <w:r w:rsidR="00120CAA">
        <w:rPr>
          <w:rFonts w:ascii="Times New Roman" w:hAnsi="Times New Roman" w:cs="Times New Roman"/>
          <w:sz w:val="24"/>
          <w:szCs w:val="24"/>
        </w:rPr>
        <w:t>wa</w:t>
      </w:r>
      <w:r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wRF units)</w:t>
      </w:r>
      <w:r w:rsidR="00AF2A6F" w:rsidRPr="00031896">
        <w:rPr>
          <w:rFonts w:ascii="Times New Roman" w:hAnsi="Times New Roman" w:cs="Times New Roman"/>
          <w:sz w:val="24"/>
          <w:szCs w:val="24"/>
        </w:rPr>
        <w:t xml:space="preserve">, meaning </w:t>
      </w:r>
      <w:r w:rsidR="00120CAA">
        <w:rPr>
          <w:rFonts w:ascii="Times New Roman" w:hAnsi="Times New Roman" w:cs="Times New Roman"/>
          <w:sz w:val="24"/>
          <w:szCs w:val="24"/>
        </w:rPr>
        <w:t>that the phylogenetic history of individual genes may often contain 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1E023B59"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507C40">
        <w:rPr>
          <w:rFonts w:ascii="Times New Roman" w:hAnsi="Times New Roman" w:cs="Times New Roman"/>
          <w:sz w:val="24"/>
          <w:szCs w:val="24"/>
        </w:rPr>
        <w:t xml:space="preserve">With knowledge of how </w:t>
      </w:r>
      <w:r w:rsidR="00352DEE">
        <w:rPr>
          <w:rFonts w:ascii="Times New Roman" w:hAnsi="Times New Roman" w:cs="Times New Roman"/>
          <w:sz w:val="24"/>
          <w:szCs w:val="24"/>
        </w:rPr>
        <w:t xml:space="preserve">tree similarity varies </w:t>
      </w:r>
      <w:r w:rsidR="00507C40">
        <w:rPr>
          <w:rFonts w:ascii="Times New Roman" w:hAnsi="Times New Roman" w:cs="Times New Roman"/>
          <w:sz w:val="24"/>
          <w:szCs w:val="24"/>
        </w:rPr>
        <w:t>across t</w:t>
      </w:r>
      <w:r w:rsidR="00352DEE">
        <w:rPr>
          <w:rFonts w:ascii="Times New Roman" w:hAnsi="Times New Roman" w:cs="Times New Roman"/>
          <w:sz w:val="24"/>
          <w:szCs w:val="24"/>
        </w:rPr>
        <w:t xml:space="preserve">he genome, 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r w:rsidR="00D453F8">
        <w:rPr>
          <w:rFonts w:ascii="Times New Roman" w:hAnsi="Times New Roman" w:cs="Times New Roman"/>
          <w:sz w:val="24"/>
          <w:szCs w:val="24"/>
        </w:rPr>
        <w:t>/</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6C1351">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 xml:space="preserve">tests </w:t>
      </w:r>
      <w:r w:rsidR="00352DEE">
        <w:rPr>
          <w:rFonts w:ascii="Times New Roman" w:hAnsi="Times New Roman" w:cs="Times New Roman"/>
          <w:sz w:val="24"/>
          <w:szCs w:val="24"/>
        </w:rPr>
        <w:lastRenderedPageBreak/>
        <w:t>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HyPhy’s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and HyPhy’s aBSREL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w:t>
      </w:r>
      <w:commentRangeStart w:id="86"/>
      <w:commentRangeStart w:id="87"/>
      <w:r w:rsidR="00C760E7">
        <w:rPr>
          <w:rFonts w:ascii="Times New Roman" w:hAnsi="Times New Roman" w:cs="Times New Roman"/>
          <w:sz w:val="24"/>
          <w:szCs w:val="24"/>
        </w:rPr>
        <w:t xml:space="preserve">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w:t>
      </w:r>
      <w:commentRangeEnd w:id="86"/>
      <w:r w:rsidR="00ED58BF">
        <w:rPr>
          <w:rStyle w:val="CommentReference"/>
        </w:rPr>
        <w:commentReference w:id="86"/>
      </w:r>
      <w:commentRangeEnd w:id="87"/>
      <w:r w:rsidR="003F7F8C">
        <w:rPr>
          <w:rStyle w:val="CommentReference"/>
        </w:rPr>
        <w:commentReference w:id="87"/>
      </w:r>
      <w:r w:rsidR="00F55350">
        <w:rPr>
          <w:rFonts w:ascii="Times New Roman" w:hAnsi="Times New Roman" w:cs="Times New Roman"/>
          <w:sz w:val="24"/>
          <w:szCs w:val="24"/>
        </w:rPr>
        <w:t>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9713C6">
        <w:rPr>
          <w:rFonts w:ascii="Times New Roman" w:hAnsi="Times New Roman" w:cs="Times New Roman"/>
          <w:sz w:val="24"/>
          <w:szCs w:val="24"/>
        </w:rPr>
        <w:t>A</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commentRangeStart w:id="88"/>
      <w:commentRangeStart w:id="89"/>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false negatives</w:t>
      </w:r>
      <w:commentRangeEnd w:id="88"/>
      <w:r w:rsidR="00ED58BF">
        <w:rPr>
          <w:rStyle w:val="CommentReference"/>
        </w:rPr>
        <w:commentReference w:id="88"/>
      </w:r>
      <w:commentRangeEnd w:id="89"/>
      <w:r w:rsidR="00562FAD">
        <w:rPr>
          <w:rStyle w:val="CommentReference"/>
        </w:rPr>
        <w:commentReference w:id="89"/>
      </w:r>
      <w:r w:rsidR="00DE58C1">
        <w:rPr>
          <w:rFonts w:ascii="Times New Roman" w:hAnsi="Times New Roman" w:cs="Times New Roman"/>
          <w:sz w:val="24"/>
          <w:szCs w:val="24"/>
        </w:rPr>
        <w:t xml:space="preserv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 among showing signals of positive selection in one of the 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w:t>
      </w:r>
      <w:commentRangeStart w:id="90"/>
      <w:commentRangeStart w:id="91"/>
      <w:r w:rsidR="00604409">
        <w:rPr>
          <w:rFonts w:ascii="Times New Roman" w:hAnsi="Times New Roman" w:cs="Times New Roman"/>
          <w:sz w:val="24"/>
          <w:szCs w:val="24"/>
        </w:rPr>
        <w:t xml:space="preserve">species tree </w:t>
      </w:r>
      <w:commentRangeEnd w:id="90"/>
      <w:r w:rsidR="00ED58BF">
        <w:rPr>
          <w:rStyle w:val="CommentReference"/>
        </w:rPr>
        <w:commentReference w:id="90"/>
      </w:r>
      <w:commentRangeEnd w:id="91"/>
      <w:r w:rsidR="003F7F8C">
        <w:rPr>
          <w:rStyle w:val="CommentReference"/>
        </w:rPr>
        <w:commentReference w:id="91"/>
      </w:r>
      <w:r w:rsidR="00604409">
        <w:rPr>
          <w:rFonts w:ascii="Times New Roman" w:hAnsi="Times New Roman" w:cs="Times New Roman"/>
          <w:sz w:val="24"/>
          <w:szCs w:val="24"/>
        </w:rPr>
        <w:t>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69A0FCFD"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a major model organism in biological and biomedical research</w:t>
      </w:r>
      <w:r w:rsidR="00D1794F" w:rsidRPr="00031896">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genomes from </w:t>
      </w:r>
      <w:r w:rsidR="006847C7">
        <w:rPr>
          <w:rFonts w:ascii="Times New Roman" w:hAnsi="Times New Roman" w:cs="Times New Roman"/>
          <w:sz w:val="24"/>
          <w:szCs w:val="24"/>
        </w:rPr>
        <w:t>seven</w:t>
      </w:r>
      <w:r w:rsidR="00D1794F" w:rsidRPr="00031896">
        <w:rPr>
          <w:rFonts w:ascii="Times New Roman" w:hAnsi="Times New Roman" w:cs="Times New Roman"/>
          <w:sz w:val="24"/>
          <w:szCs w:val="24"/>
        </w:rPr>
        <w:t xml:space="preserve"> closely related</w:t>
      </w:r>
      <w:r w:rsidR="00D1794F">
        <w:rPr>
          <w:rFonts w:ascii="Times New Roman" w:hAnsi="Times New Roman" w:cs="Times New Roman"/>
          <w:sz w:val="24"/>
          <w:szCs w:val="24"/>
        </w:rPr>
        <w:t xml:space="preserve"> species to understand the systematics of murine rodents and causes and consequences of phylogenetic discordance along the murine genome. These new </w:t>
      </w:r>
      <w:r w:rsidR="006847C7">
        <w:rPr>
          <w:rFonts w:ascii="Times New Roman" w:hAnsi="Times New Roman" w:cs="Times New Roman"/>
          <w:sz w:val="24"/>
          <w:szCs w:val="24"/>
        </w:rPr>
        <w:t>data and 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an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commentRangeStart w:id="92"/>
      <w:commentRangeStart w:id="93"/>
      <w:r w:rsidR="00F75BB4">
        <w:rPr>
          <w:rFonts w:ascii="Times New Roman" w:hAnsi="Times New Roman" w:cs="Times New Roman"/>
          <w:sz w:val="24"/>
          <w:szCs w:val="24"/>
        </w:rPr>
        <w:t xml:space="preserve">. </w:t>
      </w:r>
      <w:commentRangeEnd w:id="92"/>
      <w:r w:rsidR="00ED58BF">
        <w:rPr>
          <w:rStyle w:val="CommentReference"/>
        </w:rPr>
        <w:commentReference w:id="92"/>
      </w:r>
      <w:commentRangeEnd w:id="93"/>
      <w:r w:rsidR="00F24868">
        <w:rPr>
          <w:rStyle w:val="CommentReference"/>
        </w:rPr>
        <w:commentReference w:id="93"/>
      </w:r>
      <w:r w:rsidR="006B3732">
        <w:rPr>
          <w:rFonts w:ascii="Times New Roman" w:hAnsi="Times New Roman" w:cs="Times New Roman"/>
          <w:sz w:val="24"/>
          <w:szCs w:val="24"/>
        </w:rPr>
        <w:t xml:space="preserve"> Beyond studying the patterns of discordance, this work highlights the importance of a nuanced molecular evolution analysis in a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2F204249"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84441A" w:rsidRPr="00B17D7F">
        <w:rPr>
          <w:rFonts w:ascii="Times New Roman" w:hAnsi="Times New Roman" w:cs="Times New Roman"/>
          <w:sz w:val="24"/>
          <w:szCs w:val="24"/>
        </w:rPr>
        <w:t>many</w:t>
      </w:r>
      <w:r w:rsidRPr="00B17D7F">
        <w:rPr>
          <w:rFonts w:ascii="Times New Roman" w:hAnsi="Times New Roman" w:cs="Times New Roman"/>
          <w:sz w:val="24"/>
          <w:szCs w:val="24"/>
        </w:rPr>
        <w:t xml:space="preserve">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r w:rsidRPr="005B28B3">
        <w:rPr>
          <w:rFonts w:ascii="Times New Roman" w:hAnsi="Times New Roman" w:cs="Times New Roman"/>
          <w:i/>
          <w:iCs/>
          <w:sz w:val="24"/>
          <w:szCs w:val="24"/>
        </w:rPr>
        <w:t>Apodemus</w:t>
      </w:r>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C5218B">
        <w:rPr>
          <w:rFonts w:ascii="Times New Roman" w:hAnsi="Times New Roman" w:cs="Times New Roman"/>
          <w:sz w:val="24"/>
          <w:szCs w:val="24"/>
        </w:rPr>
        <w:t>.</w:t>
      </w:r>
      <w:r w:rsidRPr="00B17D7F">
        <w:rPr>
          <w:rFonts w:ascii="Times New Roman" w:hAnsi="Times New Roman" w:cs="Times New Roman"/>
          <w:sz w:val="24"/>
          <w:szCs w:val="24"/>
        </w:rPr>
        <w:t xml:space="preserve"> </w:t>
      </w:r>
      <w:r w:rsidR="00C5218B">
        <w:rPr>
          <w:rFonts w:ascii="Times New Roman" w:hAnsi="Times New Roman" w:cs="Times New Roman"/>
          <w:sz w:val="24"/>
          <w:szCs w:val="24"/>
        </w:rPr>
        <w:t>I</w:t>
      </w:r>
      <w:r w:rsidRPr="00B17D7F">
        <w:rPr>
          <w:rFonts w:ascii="Times New Roman" w:hAnsi="Times New Roman" w:cs="Times New Roman"/>
          <w:sz w:val="24"/>
          <w:szCs w:val="24"/>
        </w:rPr>
        <w:t xml:space="preserve">n both cases a limited </w:t>
      </w:r>
      <w:r w:rsidRPr="00B17D7F">
        <w:rPr>
          <w:rFonts w:ascii="Times New Roman" w:hAnsi="Times New Roman" w:cs="Times New Roman"/>
          <w:sz w:val="24"/>
          <w:szCs w:val="24"/>
        </w:rPr>
        <w:lastRenderedPageBreak/>
        <w:t>number of nuclear or mitochondrial genes</w:t>
      </w:r>
      <w:r w:rsidR="00C5218B">
        <w:rPr>
          <w:rFonts w:ascii="Times New Roman" w:hAnsi="Times New Roman" w:cs="Times New Roman"/>
          <w:sz w:val="24"/>
          <w:szCs w:val="24"/>
        </w:rPr>
        <w:t xml:space="preserve"> were used</w:t>
      </w:r>
      <w:r w:rsidRPr="00B17D7F">
        <w:rPr>
          <w:rFonts w:ascii="Times New Roman" w:hAnsi="Times New Roman" w:cs="Times New Roman"/>
          <w:sz w:val="24"/>
          <w:szCs w:val="24"/>
        </w:rPr>
        <w:t xml:space="preserve">.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suggested phylogenetic discordance</w:t>
      </w:r>
      <w:commentRangeStart w:id="94"/>
      <w:commentRangeStart w:id="95"/>
      <w:commentRangeStart w:id="96"/>
      <w:commentRangeStart w:id="97"/>
      <w:r w:rsidRPr="00B17D7F">
        <w:rPr>
          <w:rFonts w:ascii="Times New Roman" w:hAnsi="Times New Roman" w:cs="Times New Roman"/>
          <w:sz w:val="24"/>
          <w:szCs w:val="24"/>
        </w:rPr>
        <w:t xml:space="preserve"> </w:t>
      </w:r>
      <w:commentRangeEnd w:id="94"/>
      <w:r w:rsidR="00D1794F">
        <w:rPr>
          <w:rStyle w:val="CommentReference"/>
        </w:rPr>
        <w:commentReference w:id="94"/>
      </w:r>
      <w:commentRangeEnd w:id="95"/>
      <w:r w:rsidR="001B1ADC">
        <w:rPr>
          <w:rStyle w:val="CommentReference"/>
        </w:rPr>
        <w:commentReference w:id="95"/>
      </w:r>
      <w:commentRangeEnd w:id="96"/>
      <w:r w:rsidR="00ED58BF">
        <w:rPr>
          <w:rStyle w:val="CommentReference"/>
        </w:rPr>
        <w:commentReference w:id="96"/>
      </w:r>
      <w:commentRangeEnd w:id="97"/>
      <w:r w:rsidR="00562FAD">
        <w:rPr>
          <w:rStyle w:val="CommentReference"/>
        </w:rPr>
        <w:commentReference w:id="97"/>
      </w:r>
      <w:r w:rsidRPr="00B17D7F">
        <w:rPr>
          <w:rFonts w:ascii="Times New Roman" w:hAnsi="Times New Roman" w:cs="Times New Roman"/>
          <w:sz w:val="24"/>
          <w:szCs w:val="24"/>
        </w:rPr>
        <w:t>across Murinae</w:t>
      </w:r>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r w:rsidRPr="00B17D7F">
        <w:rPr>
          <w:rFonts w:ascii="Times New Roman" w:hAnsi="Times New Roman" w:cs="Times New Roman"/>
          <w:sz w:val="24"/>
          <w:szCs w:val="24"/>
        </w:rPr>
        <w:t xml:space="preserve">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supported phylogenetic reconstructions from across Murinae and the tribal classifications they proposed remain generally supported. More recent work has increased the number of taxa sampled, both for analyses of Murinae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w:t>
      </w:r>
      <w:commentRangeStart w:id="98"/>
      <w:commentRangeStart w:id="99"/>
      <w:r w:rsidRPr="00B17D7F">
        <w:rPr>
          <w:rFonts w:ascii="Times New Roman" w:hAnsi="Times New Roman" w:cs="Times New Roman"/>
          <w:sz w:val="24"/>
          <w:szCs w:val="24"/>
        </w:rPr>
        <w:t xml:space="preserve">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commentRangeEnd w:id="98"/>
      <w:r w:rsidR="0065149C">
        <w:rPr>
          <w:rFonts w:ascii="Times New Roman" w:hAnsi="Times New Roman" w:cs="Times New Roman"/>
          <w:sz w:val="24"/>
          <w:szCs w:val="24"/>
        </w:rPr>
        <w:t xml:space="preserve"> Recent work with a focus on Hydromyini made use of 1,245</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2020)</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and 1,360</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2021)</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exons for phylogenetic reconstruction.</w:t>
      </w:r>
      <w:r w:rsidR="00ED58BF">
        <w:rPr>
          <w:rStyle w:val="CommentReference"/>
        </w:rPr>
        <w:commentReference w:id="98"/>
      </w:r>
      <w:commentRangeEnd w:id="99"/>
      <w:r w:rsidR="00562FAD">
        <w:rPr>
          <w:rStyle w:val="CommentReference"/>
        </w:rPr>
        <w:commentReference w:id="99"/>
      </w:r>
      <w:r>
        <w:rPr>
          <w:rFonts w:ascii="Times New Roman" w:hAnsi="Times New Roman" w:cs="Times New Roman"/>
          <w:sz w:val="24"/>
          <w:szCs w:val="24"/>
        </w:rPr>
        <w:t xml:space="preserve"> </w:t>
      </w:r>
    </w:p>
    <w:p w14:paraId="20159C81" w14:textId="51A23FE5"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F2E46">
        <w:rPr>
          <w:rFonts w:ascii="Times New Roman" w:hAnsi="Times New Roman" w:cs="Times New Roman"/>
          <w:sz w:val="24"/>
          <w:szCs w:val="24"/>
        </w:rPr>
        <w:t>We reconstructed a species tree of murine rodents based</w:t>
      </w:r>
      <w:ins w:id="100" w:author="Thomas, Gregg [2]" w:date="2023-09-27T14:03:00Z">
        <w:r w:rsidR="00D526C2">
          <w:rPr>
            <w:rFonts w:ascii="Times New Roman" w:hAnsi="Times New Roman" w:cs="Times New Roman"/>
            <w:sz w:val="24"/>
            <w:szCs w:val="24"/>
          </w:rPr>
          <w:t xml:space="preserve"> on</w:t>
        </w:r>
      </w:ins>
      <w:r w:rsidR="009F2E46">
        <w:rPr>
          <w:rFonts w:ascii="Times New Roman" w:hAnsi="Times New Roman" w:cs="Times New Roman"/>
          <w:sz w:val="24"/>
          <w:szCs w:val="24"/>
        </w:rPr>
        <w:t xml:space="preserve">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as estimated by UFBoot and SH-aLRT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However, four shorter branches show substantial gene tree discordance (Fig. 1, branches D, E, H, and J), with two recovered clades (E and J) being supported by less than half of all gene trees</w:t>
      </w:r>
      <w:ins w:id="101" w:author="Thomas, Gregg [2]" w:date="2023-09-27T13:58:00Z">
        <w:r w:rsidR="005D2EA3">
          <w:rPr>
            <w:rFonts w:ascii="Times New Roman" w:hAnsi="Times New Roman" w:cs="Times New Roman"/>
            <w:sz w:val="24"/>
            <w:szCs w:val="24"/>
          </w:rPr>
          <w:t>.</w:t>
        </w:r>
      </w:ins>
      <w:del w:id="102" w:author="Thomas, Gregg [2]" w:date="2023-09-27T13:58:00Z">
        <w:r w:rsidR="004F3805" w:rsidDel="005D2EA3">
          <w:rPr>
            <w:rFonts w:ascii="Times New Roman" w:hAnsi="Times New Roman" w:cs="Times New Roman"/>
            <w:sz w:val="24"/>
            <w:szCs w:val="24"/>
          </w:rPr>
          <w:delText>.</w:delText>
        </w:r>
      </w:del>
      <w:del w:id="103" w:author="Thomas, Gregg [2]" w:date="2023-09-27T13:59:00Z">
        <w:r w:rsidR="009F2E46" w:rsidDel="005D2EA3">
          <w:rPr>
            <w:rFonts w:ascii="Times New Roman" w:hAnsi="Times New Roman" w:cs="Times New Roman"/>
            <w:i/>
            <w:iCs/>
            <w:sz w:val="24"/>
            <w:szCs w:val="24"/>
          </w:rPr>
          <w:delText xml:space="preserve"> </w:delText>
        </w:r>
        <w:commentRangeStart w:id="104"/>
        <w:r w:rsidR="009F2E46" w:rsidRPr="00237D7D" w:rsidDel="005D2EA3">
          <w:rPr>
            <w:rFonts w:ascii="Times New Roman" w:hAnsi="Times New Roman" w:cs="Times New Roman"/>
            <w:sz w:val="24"/>
            <w:szCs w:val="24"/>
          </w:rPr>
          <w:delText xml:space="preserve">Where phylogenetic reconstructions have </w:delText>
        </w:r>
        <w:r w:rsidR="00086687" w:rsidDel="005D2EA3">
          <w:rPr>
            <w:rFonts w:ascii="Times New Roman" w:hAnsi="Times New Roman" w:cs="Times New Roman"/>
            <w:sz w:val="24"/>
            <w:szCs w:val="24"/>
          </w:rPr>
          <w:delText>used</w:delText>
        </w:r>
        <w:r w:rsidR="009F2E46" w:rsidRPr="00237D7D" w:rsidDel="005D2EA3">
          <w:rPr>
            <w:rFonts w:ascii="Times New Roman" w:hAnsi="Times New Roman" w:cs="Times New Roman"/>
            <w:sz w:val="24"/>
            <w:szCs w:val="24"/>
          </w:rPr>
          <w:delText xml:space="preserve"> genomic markers</w:delText>
        </w:r>
        <w:r w:rsidR="006F4021" w:rsidRPr="006F4021" w:rsidDel="005D2EA3">
          <w:rPr>
            <w:rFonts w:ascii="Times New Roman" w:hAnsi="Times New Roman" w:cs="Times New Roman"/>
            <w:sz w:val="24"/>
            <w:szCs w:val="24"/>
          </w:rPr>
          <w:delText xml:space="preserve"> </w:delText>
        </w:r>
        <w:r w:rsidR="006F4021" w:rsidRPr="006F4021" w:rsidDel="005D2EA3">
          <w:delText>–</w:delText>
        </w:r>
        <w:r w:rsidR="006F4021" w:rsidDel="005D2EA3">
          <w:rPr>
            <w:rFonts w:ascii="Times New Roman" w:hAnsi="Times New Roman" w:cs="Times New Roman"/>
            <w:sz w:val="24"/>
            <w:szCs w:val="24"/>
          </w:rPr>
          <w:delText xml:space="preserve"> </w:delText>
        </w:r>
        <w:r w:rsidR="009F2E46" w:rsidRPr="00237D7D" w:rsidDel="005D2EA3">
          <w:rPr>
            <w:rFonts w:ascii="Times New Roman" w:hAnsi="Times New Roman" w:cs="Times New Roman"/>
            <w:sz w:val="24"/>
            <w:szCs w:val="24"/>
          </w:rPr>
          <w:delText>including UCEs</w:delText>
        </w:r>
        <w:r w:rsidR="006F4021" w:rsidRPr="006F4021" w:rsidDel="005D2EA3">
          <w:rPr>
            <w:rFonts w:ascii="Times New Roman" w:hAnsi="Times New Roman" w:cs="Times New Roman"/>
            <w:sz w:val="24"/>
            <w:szCs w:val="24"/>
          </w:rPr>
          <w:delText xml:space="preserve"> </w:delText>
        </w:r>
        <w:r w:rsidR="006F4021" w:rsidRPr="006F4021" w:rsidDel="005D2EA3">
          <w:delText>–</w:delText>
        </w:r>
        <w:r w:rsidR="006F4021" w:rsidDel="005D2EA3">
          <w:rPr>
            <w:rFonts w:ascii="Times New Roman" w:hAnsi="Times New Roman" w:cs="Times New Roman"/>
            <w:sz w:val="24"/>
            <w:szCs w:val="24"/>
          </w:rPr>
          <w:delText xml:space="preserve"> </w:delText>
        </w:r>
        <w:r w:rsidR="009F2E46" w:rsidRPr="00237D7D" w:rsidDel="005D2EA3">
          <w:rPr>
            <w:rFonts w:ascii="Times New Roman" w:hAnsi="Times New Roman" w:cs="Times New Roman"/>
            <w:sz w:val="24"/>
            <w:szCs w:val="24"/>
          </w:rPr>
          <w:delText>in other vertebrate taxa, gene tree discordance has been driven by a combination of incomplete lineage sorting</w:delText>
        </w:r>
        <w:r w:rsidR="009F2E46" w:rsidDel="005D2EA3">
          <w:rPr>
            <w:rFonts w:ascii="Times New Roman" w:hAnsi="Times New Roman" w:cs="Times New Roman"/>
            <w:sz w:val="24"/>
            <w:szCs w:val="24"/>
          </w:rPr>
          <w:delText xml:space="preserve"> </w:delText>
        </w:r>
        <w:r w:rsidR="009F2E46" w:rsidRPr="00237D7D" w:rsidDel="005D2EA3">
          <w:rPr>
            <w:rFonts w:ascii="Times New Roman" w:hAnsi="Times New Roman" w:cs="Times New Roman"/>
            <w:sz w:val="24"/>
            <w:szCs w:val="24"/>
          </w:rPr>
          <w:delText>or introgression</w:delText>
        </w:r>
        <w:r w:rsidR="0005026E" w:rsidDel="005D2EA3">
          <w:rPr>
            <w:rFonts w:ascii="Times New Roman" w:hAnsi="Times New Roman" w:cs="Times New Roman"/>
            <w:sz w:val="24"/>
            <w:szCs w:val="24"/>
          </w:rPr>
          <w:delText xml:space="preserve"> </w:delText>
        </w:r>
        <w:r w:rsidR="0005026E" w:rsidDel="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sidDel="005D2EA3">
          <w:rPr>
            <w:rFonts w:ascii="Times New Roman" w:hAnsi="Times New Roman" w:cs="Times New Roman"/>
            <w:sz w:val="24"/>
            <w:szCs w:val="24"/>
          </w:rPr>
          <w:delInstrText xml:space="preserve"> ADDIN EN.CITE </w:delInstrText>
        </w:r>
        <w:r w:rsidR="0005026E" w:rsidDel="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sidDel="005D2EA3">
          <w:rPr>
            <w:rFonts w:ascii="Times New Roman" w:hAnsi="Times New Roman" w:cs="Times New Roman"/>
            <w:sz w:val="24"/>
            <w:szCs w:val="24"/>
          </w:rPr>
          <w:delInstrText xml:space="preserve"> ADDIN EN.CITE.DATA </w:delInstrText>
        </w:r>
        <w:r w:rsidR="0005026E" w:rsidDel="005D2EA3">
          <w:rPr>
            <w:rFonts w:ascii="Times New Roman" w:hAnsi="Times New Roman" w:cs="Times New Roman"/>
            <w:sz w:val="24"/>
            <w:szCs w:val="24"/>
          </w:rPr>
        </w:r>
        <w:r w:rsidR="0005026E" w:rsidDel="005D2EA3">
          <w:rPr>
            <w:rFonts w:ascii="Times New Roman" w:hAnsi="Times New Roman" w:cs="Times New Roman"/>
            <w:sz w:val="24"/>
            <w:szCs w:val="24"/>
          </w:rPr>
          <w:fldChar w:fldCharType="end"/>
        </w:r>
        <w:r w:rsidR="0005026E" w:rsidDel="005D2EA3">
          <w:rPr>
            <w:rFonts w:ascii="Times New Roman" w:hAnsi="Times New Roman" w:cs="Times New Roman"/>
            <w:sz w:val="24"/>
            <w:szCs w:val="24"/>
          </w:rPr>
        </w:r>
        <w:r w:rsidR="0005026E" w:rsidDel="005D2EA3">
          <w:rPr>
            <w:rFonts w:ascii="Times New Roman" w:hAnsi="Times New Roman" w:cs="Times New Roman"/>
            <w:sz w:val="24"/>
            <w:szCs w:val="24"/>
          </w:rPr>
          <w:fldChar w:fldCharType="separate"/>
        </w:r>
        <w:r w:rsidR="0005026E" w:rsidDel="005D2EA3">
          <w:rPr>
            <w:rFonts w:ascii="Times New Roman" w:hAnsi="Times New Roman" w:cs="Times New Roman"/>
            <w:noProof/>
            <w:sz w:val="24"/>
            <w:szCs w:val="24"/>
          </w:rPr>
          <w:delText>(Alexander et al. 2017; Chan et al. 2020; Vanderpool et al. 2020; Alda et al. 2021)</w:delText>
        </w:r>
        <w:r w:rsidR="0005026E" w:rsidDel="005D2EA3">
          <w:rPr>
            <w:rFonts w:ascii="Times New Roman" w:hAnsi="Times New Roman" w:cs="Times New Roman"/>
            <w:sz w:val="24"/>
            <w:szCs w:val="24"/>
          </w:rPr>
          <w:fldChar w:fldCharType="end"/>
        </w:r>
        <w:r w:rsidR="009F2E46" w:rsidRPr="00237D7D" w:rsidDel="005D2EA3">
          <w:rPr>
            <w:rFonts w:ascii="Times New Roman" w:hAnsi="Times New Roman" w:cs="Times New Roman"/>
            <w:sz w:val="24"/>
            <w:szCs w:val="24"/>
          </w:rPr>
          <w:delText xml:space="preserve">, and methods to characterize these events are in active development </w:delText>
        </w:r>
        <w:r w:rsidR="0005026E" w:rsidDel="005D2EA3">
          <w:rPr>
            <w:rFonts w:ascii="Times New Roman" w:hAnsi="Times New Roman" w:cs="Times New Roman"/>
            <w:sz w:val="24"/>
            <w:szCs w:val="24"/>
          </w:rPr>
          <w:fldChar w:fldCharType="begin"/>
        </w:r>
        <w:r w:rsidR="0005026E" w:rsidDel="005D2EA3">
          <w:rPr>
            <w:rFonts w:ascii="Times New Roman" w:hAnsi="Times New Roman" w:cs="Times New Roman"/>
            <w:sz w:val="24"/>
            <w:szCs w:val="24"/>
          </w:rPr>
          <w:delInstrText xml:space="preserve"> ADDIN EN.CITE &lt;EndNote&gt;&lt;Cite&gt;&lt;Author&gt;Hibbins&lt;/Author&gt;&lt;Year&gt;2022&lt;/Year&gt;&lt;RecNum&gt;98&lt;/RecNum&gt;&lt;DisplayText&gt;(Hibbins and Hahn 2022)&lt;/DisplayText&gt;&lt;record&gt;&lt;rec-number&gt;98&lt;/rec-number&gt;&lt;foreign-keys&gt;&lt;key app="EN" db-id="vdwt9psdezv5tlee9vn5swzfzafw0azp5adx" timestamp="1649254278"&gt;98&lt;/key&gt;&lt;/foreign-keys&gt;&lt;ref-type name="Journal Article"&gt;17&lt;/ref-type&gt;&lt;contributors&gt;&lt;authors&gt;&lt;author&gt;Hibbins, M. S.&lt;/author&gt;&lt;author&gt;Hahn, M. W.&lt;/author&gt;&lt;/authors&gt;&lt;/contributors&gt;&lt;auth-address&gt;Department of Biology, Indiana University, Bloomington, IN 47405, USA.&amp;#xD;Department of Computer Science, Indiana University, Bloomington, IN 47405, USA.&lt;/auth-address&gt;&lt;titles&gt;&lt;title&gt;Phylogenomic approaches to detecting and characterizing introgression&lt;/title&gt;&lt;secondary-title&gt;Genetics&lt;/secondary-title&gt;&lt;/titles&gt;&lt;periodical&gt;&lt;full-title&gt;Genetics&lt;/full-title&gt;&lt;/periodical&gt;&lt;volume&gt;220&lt;/volume&gt;&lt;number&gt;2&lt;/number&gt;&lt;edition&gt;2021/11/18&lt;/edition&gt;&lt;keywords&gt;&lt;keyword&gt;*Genome&lt;/keyword&gt;&lt;keyword&gt;Phylogeny&lt;/keyword&gt;&lt;keyword&gt;Whole Genome Sequencing&lt;/keyword&gt;&lt;keyword&gt;*hybridization&lt;/keyword&gt;&lt;keyword&gt;*introgression&lt;/keyword&gt;&lt;keyword&gt;*phylogenomic methods&lt;/keyword&gt;&lt;keyword&gt;*phylogenomics&lt;/keyword&gt;&lt;/keywords&gt;&lt;dates&gt;&lt;year&gt;2022&lt;/year&gt;&lt;pub-dates&gt;&lt;date&gt;Feb 4&lt;/date&gt;&lt;/pub-dates&gt;&lt;/dates&gt;&lt;isbn&gt;1943-2631 (Electronic)&amp;#xD;0016-6731 (Linking)&lt;/isbn&gt;&lt;accession-num&gt;34788444&lt;/accession-num&gt;&lt;urls&gt;&lt;related-urls&gt;&lt;url&gt;https://www.ncbi.nlm.nih.gov/pubmed/34788444&lt;/url&gt;&lt;/related-urls&gt;&lt;/urls&gt;&lt;electronic-resource-num&gt;10.1093/genetics/iyab173&lt;/electronic-resource-num&gt;&lt;/record&gt;&lt;/Cite&gt;&lt;/EndNote&gt;</w:delInstrText>
        </w:r>
        <w:r w:rsidR="0005026E" w:rsidDel="005D2EA3">
          <w:rPr>
            <w:rFonts w:ascii="Times New Roman" w:hAnsi="Times New Roman" w:cs="Times New Roman"/>
            <w:sz w:val="24"/>
            <w:szCs w:val="24"/>
          </w:rPr>
          <w:fldChar w:fldCharType="separate"/>
        </w:r>
        <w:r w:rsidR="0005026E" w:rsidDel="005D2EA3">
          <w:rPr>
            <w:rFonts w:ascii="Times New Roman" w:hAnsi="Times New Roman" w:cs="Times New Roman"/>
            <w:noProof/>
            <w:sz w:val="24"/>
            <w:szCs w:val="24"/>
          </w:rPr>
          <w:delText>(Hibbins and Hahn 2022)</w:delText>
        </w:r>
        <w:r w:rsidR="0005026E" w:rsidDel="005D2EA3">
          <w:rPr>
            <w:rFonts w:ascii="Times New Roman" w:hAnsi="Times New Roman" w:cs="Times New Roman"/>
            <w:sz w:val="24"/>
            <w:szCs w:val="24"/>
          </w:rPr>
          <w:fldChar w:fldCharType="end"/>
        </w:r>
        <w:r w:rsidR="009F2E46" w:rsidRPr="00237D7D" w:rsidDel="005D2EA3">
          <w:rPr>
            <w:rFonts w:ascii="Times New Roman" w:hAnsi="Times New Roman" w:cs="Times New Roman"/>
            <w:sz w:val="24"/>
            <w:szCs w:val="24"/>
          </w:rPr>
          <w:delText xml:space="preserve">. </w:delText>
        </w:r>
        <w:commentRangeEnd w:id="104"/>
        <w:r w:rsidR="001F1F16" w:rsidDel="005D2EA3">
          <w:rPr>
            <w:rStyle w:val="CommentReference"/>
          </w:rPr>
          <w:commentReference w:id="104"/>
        </w:r>
      </w:del>
      <w:commentRangeStart w:id="105"/>
      <w:commentRangeStart w:id="106"/>
      <w:r w:rsidR="002F1C0B">
        <w:rPr>
          <w:rFonts w:ascii="Times New Roman" w:hAnsi="Times New Roman" w:cs="Times New Roman"/>
          <w:sz w:val="24"/>
          <w:szCs w:val="24"/>
        </w:rPr>
        <w:t xml:space="preserve">We also estimated divergence times on our inferred species tree using </w:t>
      </w:r>
      <w:del w:id="107" w:author="Thomas, Gregg [2]" w:date="2023-09-27T14:03:00Z">
        <w:r w:rsidR="002F1C0B" w:rsidDel="00D526C2">
          <w:rPr>
            <w:rFonts w:ascii="Times New Roman" w:hAnsi="Times New Roman" w:cs="Times New Roman"/>
            <w:sz w:val="24"/>
            <w:szCs w:val="24"/>
          </w:rPr>
          <w:delText xml:space="preserve">4 </w:delText>
        </w:r>
      </w:del>
      <w:ins w:id="108" w:author="Thomas, Gregg [2]" w:date="2023-09-27T14:03:00Z">
        <w:r w:rsidR="00D526C2">
          <w:rPr>
            <w:rFonts w:ascii="Times New Roman" w:hAnsi="Times New Roman" w:cs="Times New Roman"/>
            <w:sz w:val="24"/>
            <w:szCs w:val="24"/>
          </w:rPr>
          <w:t>four</w:t>
        </w:r>
        <w:r w:rsidR="00D526C2">
          <w:rPr>
            <w:rFonts w:ascii="Times New Roman" w:hAnsi="Times New Roman" w:cs="Times New Roman"/>
            <w:sz w:val="24"/>
            <w:szCs w:val="24"/>
          </w:rPr>
          <w:t xml:space="preserve"> </w:t>
        </w:r>
      </w:ins>
      <w:r w:rsidR="002F1C0B">
        <w:rPr>
          <w:rFonts w:ascii="Times New Roman" w:hAnsi="Times New Roman" w:cs="Times New Roman"/>
          <w:sz w:val="24"/>
          <w:szCs w:val="24"/>
        </w:rPr>
        <w:t>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 xml:space="preserve">found </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commentRangeEnd w:id="105"/>
      <w:r w:rsidR="00ED58BF">
        <w:rPr>
          <w:rStyle w:val="CommentReference"/>
        </w:rPr>
        <w:commentReference w:id="105"/>
      </w:r>
      <w:commentRangeEnd w:id="106"/>
      <w:r w:rsidR="00562FAD">
        <w:rPr>
          <w:rStyle w:val="CommentReference"/>
        </w:rPr>
        <w:commentReference w:id="106"/>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75810C74"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ins w:id="109" w:author="Thomas, Gregg [2]" w:date="2023-09-27T13:59:00Z">
        <w:r w:rsidR="005D2EA3">
          <w:rPr>
            <w:rFonts w:ascii="Times New Roman" w:hAnsi="Times New Roman" w:cs="Times New Roman"/>
            <w:sz w:val="24"/>
            <w:szCs w:val="24"/>
          </w:rPr>
          <w:t xml:space="preserve">of </w:t>
        </w:r>
      </w:ins>
      <w:del w:id="110" w:author="Thomas, Gregg [2]" w:date="2023-09-27T13:59:00Z">
        <w:r w:rsidDel="005D2EA3">
          <w:rPr>
            <w:rFonts w:ascii="Times New Roman" w:hAnsi="Times New Roman" w:cs="Times New Roman"/>
            <w:sz w:val="24"/>
            <w:szCs w:val="24"/>
          </w:rPr>
          <w:delText xml:space="preserve">and genomic landscape of </w:delText>
        </w:r>
      </w:del>
      <w:r>
        <w:rPr>
          <w:rFonts w:ascii="Times New Roman" w:hAnsi="Times New Roman" w:cs="Times New Roman"/>
          <w:sz w:val="24"/>
          <w:szCs w:val="24"/>
        </w:rPr>
        <w:t>discordance</w:t>
      </w:r>
      <w:ins w:id="111" w:author="Thomas, Gregg [2]" w:date="2023-09-27T13:59:00Z">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a combination of incomplete lineage sorting</w:t>
        </w:r>
        <w:r w:rsidR="005D2EA3">
          <w:rPr>
            <w:rFonts w:ascii="Times New Roman" w:hAnsi="Times New Roman" w:cs="Times New Roman"/>
            <w:sz w:val="24"/>
            <w:szCs w:val="24"/>
          </w:rPr>
          <w:t xml:space="preserve"> </w:t>
        </w:r>
      </w:ins>
      <w:ins w:id="112" w:author="Thomas, Gregg [2]" w:date="2023-09-27T14:03:00Z">
        <w:r w:rsidR="00D526C2">
          <w:rPr>
            <w:rFonts w:ascii="Times New Roman" w:hAnsi="Times New Roman" w:cs="Times New Roman"/>
            <w:sz w:val="24"/>
            <w:szCs w:val="24"/>
          </w:rPr>
          <w:t>and</w:t>
        </w:r>
      </w:ins>
      <w:ins w:id="113" w:author="Thomas, Gregg [2]" w:date="2023-09-27T13:59:00Z">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5D2EA3">
          <w:rPr>
            <w:rFonts w:ascii="Times New Roman" w:hAnsi="Times New Roman" w:cs="Times New Roman"/>
            <w:sz w:val="24"/>
            <w:szCs w:val="24"/>
          </w:rPr>
          <w:instrText xml:space="preserve"> ADDIN EN.CITE </w:instrTex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5D2EA3">
          <w:rPr>
            <w:rFonts w:ascii="Times New Roman" w:hAnsi="Times New Roman" w:cs="Times New Roman"/>
            <w:sz w:val="24"/>
            <w:szCs w:val="24"/>
          </w:rPr>
          <w:instrText xml:space="preserve"> ADDIN EN.CITE.DATA </w:instrText>
        </w:r>
        <w:r w:rsidR="005D2EA3">
          <w:rPr>
            <w:rFonts w:ascii="Times New Roman" w:hAnsi="Times New Roman" w:cs="Times New Roman"/>
            <w:sz w:val="24"/>
            <w:szCs w:val="24"/>
          </w:rPr>
        </w:r>
        <w:r w:rsidR="005D2EA3">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ins>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t xml:space="preserve">resources from 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nearly 90% of the genome.</w:t>
      </w:r>
      <w:r w:rsidR="00F726B3">
        <w:rPr>
          <w:rFonts w:ascii="Times New Roman" w:hAnsi="Times New Roman" w:cs="Times New Roman"/>
          <w:sz w:val="24"/>
          <w:szCs w:val="24"/>
        </w:rPr>
        <w:t xml:space="preserve"> This result is driven mainly by discordance among the three Praomyini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 the lowest gCF and second lowest sCF in the UCE species tree (Fig 1, node J)</w:t>
      </w:r>
      <w:ins w:id="114" w:author="Thomas, Gregg [2]" w:date="2023-09-27T13:38:00Z">
        <w:r w:rsidR="000E72EA">
          <w:rPr>
            <w:rFonts w:ascii="Times New Roman" w:hAnsi="Times New Roman" w:cs="Times New Roman"/>
            <w:sz w:val="24"/>
            <w:szCs w:val="24"/>
          </w:rPr>
          <w:t>, and drove discordance among topologies of 10kb windows,</w:t>
        </w:r>
      </w:ins>
      <w:r w:rsidR="00F726B3">
        <w:rPr>
          <w:rFonts w:ascii="Times New Roman" w:hAnsi="Times New Roman" w:cs="Times New Roman"/>
          <w:sz w:val="24"/>
          <w:szCs w:val="24"/>
        </w:rPr>
        <w:t xml:space="preserve"> with each alternate topology</w:t>
      </w:r>
      <w:ins w:id="115" w:author="Thomas, Gregg [2]" w:date="2023-09-27T13:38:00Z">
        <w:r w:rsidR="000E72EA">
          <w:rPr>
            <w:rFonts w:ascii="Times New Roman" w:hAnsi="Times New Roman" w:cs="Times New Roman"/>
            <w:sz w:val="24"/>
            <w:szCs w:val="24"/>
          </w:rPr>
          <w:t xml:space="preserve"> of this clade</w:t>
        </w:r>
      </w:ins>
      <w:r w:rsidR="00F726B3">
        <w:rPr>
          <w:rFonts w:ascii="Times New Roman" w:hAnsi="Times New Roman" w:cs="Times New Roman"/>
          <w:sz w:val="24"/>
          <w:szCs w:val="24"/>
        </w:rPr>
        <w:t xml:space="preserve"> occurring at a frequency of roughly 14%</w:t>
      </w:r>
      <w:ins w:id="116" w:author="Thomas, Gregg [2]" w:date="2023-09-27T13:39:00Z">
        <w:r w:rsidR="000E72EA">
          <w:rPr>
            <w:rFonts w:ascii="Times New Roman" w:hAnsi="Times New Roman" w:cs="Times New Roman"/>
            <w:sz w:val="24"/>
            <w:szCs w:val="24"/>
          </w:rPr>
          <w:t xml:space="preserve"> while the rest of the topology remained consistent with the species tree</w:t>
        </w:r>
      </w:ins>
      <w:r w:rsidR="00BA2805">
        <w:rPr>
          <w:rFonts w:ascii="Times New Roman" w:hAnsi="Times New Roman" w:cs="Times New Roman"/>
          <w:sz w:val="24"/>
          <w:szCs w:val="24"/>
        </w:rPr>
        <w:t xml:space="preserve"> (Fig. 2)</w:t>
      </w:r>
      <w:r w:rsidR="00F726B3">
        <w:rPr>
          <w:rFonts w:ascii="Times New Roman" w:hAnsi="Times New Roman" w:cs="Times New Roman"/>
          <w:sz w:val="24"/>
          <w:szCs w:val="24"/>
        </w:rPr>
        <w:t xml:space="preserve">. </w:t>
      </w:r>
      <w:r w:rsidR="00F726B3">
        <w:rPr>
          <w:rFonts w:ascii="Times New Roman" w:hAnsi="Times New Roman" w:cs="Times New Roman"/>
          <w:sz w:val="24"/>
          <w:szCs w:val="24"/>
        </w:rPr>
        <w:lastRenderedPageBreak/>
        <w:t>The equal frequencies of this topology along the chromosome suggest that incomplete lineage sorting is the main driver of this discordance. However, it should be eye-opening that the topology robustly inferred from genes or UCEs was only the third most frequent topology among 10kb windows across the entire genome. This highlights the importance of accounting for phylogenetic discordance when studying aspects of genome evolution. While a single inferred species tree is of interest while studying the speciation and taxonomy of a group, individual locus trees must be used when making inferences about the evolution of particular regions or features of the genome.</w:t>
      </w:r>
      <w:r w:rsidR="00804026">
        <w:rPr>
          <w:rFonts w:ascii="Times New Roman" w:hAnsi="Times New Roman" w:cs="Times New Roman"/>
          <w:sz w:val="24"/>
          <w:szCs w:val="24"/>
        </w:rPr>
        <w:t xml:space="preserve"> </w:t>
      </w:r>
    </w:p>
    <w:p w14:paraId="64F90658" w14:textId="3E628972"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w:t>
      </w:r>
      <w:commentRangeStart w:id="117"/>
      <w:commentRangeStart w:id="118"/>
      <w:commentRangeStart w:id="119"/>
      <w:r w:rsidR="00283689" w:rsidRPr="00031896">
        <w:rPr>
          <w:rFonts w:ascii="Times New Roman" w:hAnsi="Times New Roman" w:cs="Times New Roman"/>
          <w:sz w:val="24"/>
          <w:szCs w:val="24"/>
        </w:rPr>
        <w:t xml:space="preserve">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commentRangeEnd w:id="117"/>
      <w:r w:rsidR="00ED58BF">
        <w:rPr>
          <w:rStyle w:val="CommentReference"/>
        </w:rPr>
        <w:commentReference w:id="117"/>
      </w:r>
      <w:commentRangeEnd w:id="118"/>
      <w:r w:rsidR="00562FAD">
        <w:rPr>
          <w:rStyle w:val="CommentReference"/>
        </w:rPr>
        <w:commentReference w:id="118"/>
      </w:r>
      <w:commentRangeEnd w:id="119"/>
      <w:r w:rsidR="007556EF">
        <w:rPr>
          <w:rStyle w:val="CommentReference"/>
        </w:rPr>
        <w:commentReference w:id="119"/>
      </w:r>
      <w:r w:rsidR="00283689" w:rsidRPr="00031896">
        <w:rPr>
          <w:rFonts w:ascii="Times New Roman" w:hAnsi="Times New Roman" w:cs="Times New Roman"/>
          <w:sz w:val="24"/>
          <w:szCs w:val="24"/>
        </w:rPr>
        <w:t>.</w:t>
      </w:r>
      <w:r w:rsidR="00645BBB">
        <w:rPr>
          <w:rFonts w:ascii="Times New Roman" w:hAnsi="Times New Roman" w:cs="Times New Roman"/>
          <w:sz w:val="24"/>
          <w:szCs w:val="24"/>
        </w:rPr>
        <w:t xml:space="preserve"> Perhaps most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583F62">
        <w:rPr>
          <w:rFonts w:ascii="Times New Roman" w:hAnsi="Times New Roman" w:cs="Times New Roman"/>
          <w:sz w:val="24"/>
          <w:szCs w:val="24"/>
        </w:rPr>
        <w:t>spatial</w:t>
      </w:r>
      <w:r w:rsidR="00167C33">
        <w:rPr>
          <w:rFonts w:ascii="Times New Roman" w:hAnsi="Times New Roman" w:cs="Times New Roman"/>
          <w:sz w:val="24"/>
          <w:szCs w:val="24"/>
        </w:rPr>
        <w:t xml:space="preserve"> scale of </w:t>
      </w:r>
      <w:r w:rsidR="00804026" w:rsidRPr="00031896">
        <w:rPr>
          <w:rFonts w:ascii="Times New Roman" w:hAnsi="Times New Roman" w:cs="Times New Roman"/>
          <w:sz w:val="24"/>
          <w:szCs w:val="24"/>
        </w:rPr>
        <w:t>phylogenetic discordance</w:t>
      </w:r>
      <w:r w:rsidR="00645BBB">
        <w:rPr>
          <w:rFonts w:ascii="Times New Roman" w:hAnsi="Times New Roman" w:cs="Times New Roman"/>
          <w:i/>
          <w:iCs/>
          <w:sz w:val="24"/>
          <w:szCs w:val="24"/>
        </w:rPr>
        <w:t>.</w:t>
      </w:r>
      <w:ins w:id="120" w:author="Thomas, Gregg [2]" w:date="2023-09-28T15:03:00Z">
        <w:r w:rsidR="00CA393B">
          <w:rPr>
            <w:rFonts w:ascii="Times New Roman" w:hAnsi="Times New Roman" w:cs="Times New Roman"/>
            <w:i/>
            <w:iCs/>
            <w:sz w:val="24"/>
            <w:szCs w:val="24"/>
          </w:rPr>
          <w:t xml:space="preserve"> </w:t>
        </w:r>
      </w:ins>
      <w:del w:id="121" w:author="Thomas, Gregg [2]" w:date="2023-09-28T15:06:00Z">
        <w:r w:rsidR="0071044A" w:rsidDel="00CA393B">
          <w:rPr>
            <w:rFonts w:ascii="Times New Roman" w:hAnsi="Times New Roman" w:cs="Times New Roman"/>
            <w:sz w:val="24"/>
            <w:szCs w:val="24"/>
          </w:rPr>
          <w:delText xml:space="preserve"> </w:delText>
        </w:r>
      </w:del>
      <w:r w:rsidR="00167C33">
        <w:rPr>
          <w:rFonts w:ascii="Times New Roman" w:hAnsi="Times New Roman" w:cs="Times New Roman"/>
          <w:sz w:val="24"/>
          <w:szCs w:val="24"/>
        </w:rPr>
        <w:t>This negative result</w:t>
      </w:r>
      <w:r w:rsidR="00583F62">
        <w:rPr>
          <w:rFonts w:ascii="Times New Roman" w:hAnsi="Times New Roman" w:cs="Times New Roman"/>
          <w:sz w:val="24"/>
          <w:szCs w:val="24"/>
        </w:rPr>
        <w:t xml:space="preserve"> suggests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evolve</w:t>
      </w:r>
      <w:r w:rsidR="00583F62">
        <w:rPr>
          <w:rFonts w:ascii="Times New Roman" w:hAnsi="Times New Roman" w:cs="Times New Roman"/>
          <w:sz w:val="24"/>
          <w:szCs w:val="24"/>
        </w:rPr>
        <w:t>s</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 timescales, or at least at the 5 Mb scale we considered</w:t>
      </w:r>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great apes </w:t>
      </w:r>
      <w:r w:rsidR="00804026">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w:t>
      </w:r>
      <w:ins w:id="122" w:author="Thomas, Gregg [2]" w:date="2023-09-28T15:06:00Z">
        <w:r w:rsidR="00CA393B">
          <w:rPr>
            <w:rFonts w:ascii="Times New Roman" w:hAnsi="Times New Roman" w:cs="Times New Roman"/>
            <w:sz w:val="24"/>
            <w:szCs w:val="24"/>
          </w:rPr>
          <w:t xml:space="preserve"> local</w:t>
        </w:r>
      </w:ins>
      <w:r w:rsidR="00804026">
        <w:rPr>
          <w:rFonts w:ascii="Times New Roman" w:hAnsi="Times New Roman" w:cs="Times New Roman"/>
          <w:sz w:val="24"/>
          <w:szCs w:val="24"/>
        </w:rPr>
        <w:t xml:space="preserve"> landscape of discordance in a phylogenetic sample spanning 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 including house mouse</w:t>
      </w:r>
      <w:r w:rsidR="00066A79">
        <w:rPr>
          <w:rFonts w:ascii="Times New Roman" w:hAnsi="Times New Roman" w:cs="Times New Roman"/>
          <w:sz w:val="24"/>
          <w:szCs w:val="24"/>
        </w:rPr>
        <w:t xml:space="preserve"> </w: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 </w:instrTex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EN.CITE.DATA </w:instrText>
      </w:r>
      <w:r w:rsidR="00066A79">
        <w:rPr>
          <w:rFonts w:ascii="Times New Roman" w:hAnsi="Times New Roman" w:cs="Times New Roman"/>
          <w:sz w:val="24"/>
          <w:szCs w:val="24"/>
        </w:rPr>
      </w:r>
      <w:r w:rsidR="00066A79">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066A79">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ins w:id="123" w:author="Thomas, Gregg [2]" w:date="2023-09-28T15:06:00Z">
        <w:r w:rsidR="00CA393B">
          <w:rPr>
            <w:rFonts w:ascii="Times New Roman" w:hAnsi="Times New Roman" w:cs="Times New Roman"/>
            <w:sz w:val="24"/>
            <w:szCs w:val="24"/>
          </w:rPr>
          <w:t>Despite this lack of correlation between recombination rate and local phylogenetic similarity, w</w:t>
        </w:r>
        <w:r w:rsidR="00CA393B" w:rsidRPr="00031896">
          <w:rPr>
            <w:rFonts w:ascii="Times New Roman" w:hAnsi="Times New Roman" w:cs="Times New Roman"/>
            <w:sz w:val="24"/>
            <w:szCs w:val="24"/>
          </w:rPr>
          <w:t>e d</w:t>
        </w:r>
        <w:r w:rsidR="00CA393B">
          <w:rPr>
            <w:rFonts w:ascii="Times New Roman" w:hAnsi="Times New Roman" w:cs="Times New Roman"/>
            <w:sz w:val="24"/>
            <w:szCs w:val="24"/>
          </w:rPr>
          <w:t>id</w:t>
        </w:r>
        <w:r w:rsidR="00CA393B" w:rsidRPr="00031896">
          <w:rPr>
            <w:rFonts w:ascii="Times New Roman" w:hAnsi="Times New Roman" w:cs="Times New Roman"/>
            <w:sz w:val="24"/>
            <w:szCs w:val="24"/>
          </w:rPr>
          <w:t xml:space="preserve"> find</w:t>
        </w:r>
        <w:r w:rsidR="00CA393B">
          <w:rPr>
            <w:rFonts w:ascii="Times New Roman" w:hAnsi="Times New Roman" w:cs="Times New Roman"/>
            <w:sz w:val="24"/>
            <w:szCs w:val="24"/>
          </w:rPr>
          <w:t xml:space="preserve"> a positive correlation between recombination rate and discordance with the species tree, in line with previous work in primates </w: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 Rivas-Gonzalez et al. 2023)</w:t>
        </w:r>
        <w:r w:rsidR="00CA393B">
          <w:rPr>
            <w:rFonts w:ascii="Times New Roman" w:hAnsi="Times New Roman" w:cs="Times New Roman"/>
            <w:sz w:val="24"/>
            <w:szCs w:val="24"/>
          </w:rPr>
          <w:fldChar w:fldCharType="end"/>
        </w:r>
        <w:r w:rsidR="00CA393B">
          <w:rPr>
            <w:rFonts w:ascii="Times New Roman" w:hAnsi="Times New Roman" w:cs="Times New Roman"/>
            <w:sz w:val="24"/>
            <w:szCs w:val="24"/>
          </w:rPr>
          <w:t xml:space="preserve"> and </w:t>
        </w:r>
        <w:r w:rsidR="00CA393B">
          <w:rPr>
            <w:rFonts w:ascii="Times New Roman" w:hAnsi="Times New Roman" w:cs="Times New Roman"/>
            <w:i/>
            <w:iCs/>
            <w:sz w:val="24"/>
            <w:szCs w:val="24"/>
          </w:rPr>
          <w:t>Drosophila</w:t>
        </w:r>
        <w:r w:rsidR="00CA393B">
          <w:rPr>
            <w:rFonts w:ascii="Times New Roman" w:hAnsi="Times New Roman" w:cs="Times New Roman"/>
            <w:sz w:val="24"/>
            <w:szCs w:val="24"/>
          </w:rPr>
          <w:t xml:space="preserve"> </w:t>
        </w:r>
        <w:r w:rsidR="00CA393B">
          <w:rPr>
            <w:rFonts w:ascii="Times New Roman" w:hAnsi="Times New Roman" w:cs="Times New Roman"/>
            <w:sz w:val="24"/>
            <w:szCs w:val="24"/>
          </w:rPr>
          <w:fldChar w:fldCharType="begin"/>
        </w:r>
        <w:r w:rsidR="00CA393B">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w:t>
        </w:r>
        <w:r w:rsidR="00CA393B">
          <w:rPr>
            <w:rFonts w:ascii="Times New Roman" w:hAnsi="Times New Roman" w:cs="Times New Roman"/>
            <w:sz w:val="24"/>
            <w:szCs w:val="24"/>
          </w:rPr>
          <w:fldChar w:fldCharType="end"/>
        </w:r>
        <w:r w:rsidR="00CA393B">
          <w:rPr>
            <w:rFonts w:ascii="Times New Roman" w:hAnsi="Times New Roman" w:cs="Times New Roman"/>
            <w:sz w:val="24"/>
            <w:szCs w:val="24"/>
          </w:rPr>
          <w:t>.</w:t>
        </w:r>
        <w:r w:rsidR="00CA393B" w:rsidRPr="00031896">
          <w:rPr>
            <w:rFonts w:ascii="Times New Roman" w:hAnsi="Times New Roman" w:cs="Times New Roman"/>
            <w:sz w:val="24"/>
            <w:szCs w:val="24"/>
          </w:rPr>
          <w:t xml:space="preserve"> </w:t>
        </w:r>
        <w:r w:rsidR="00CA393B">
          <w:rPr>
            <w:rFonts w:ascii="Times New Roman" w:hAnsi="Times New Roman" w:cs="Times New Roman"/>
            <w:sz w:val="24"/>
            <w:szCs w:val="24"/>
          </w:rPr>
          <w:t xml:space="preserve"> </w:t>
        </w:r>
      </w:ins>
    </w:p>
    <w:p w14:paraId="5EFCB32E" w14:textId="13062A3E" w:rsidR="00804026" w:rsidRDefault="00170904" w:rsidP="00534E01">
      <w:pPr>
        <w:spacing w:after="0"/>
        <w:ind w:firstLine="720"/>
        <w:jc w:val="both"/>
        <w:rPr>
          <w:rFonts w:ascii="Times New Roman" w:hAnsi="Times New Roman" w:cs="Times New Roman"/>
          <w:sz w:val="24"/>
          <w:szCs w:val="24"/>
        </w:rPr>
      </w:pPr>
      <w:del w:id="124" w:author="Thomas, Gregg [2]" w:date="2023-09-27T13:40:00Z">
        <w:r w:rsidDel="000E72EA">
          <w:rPr>
            <w:rFonts w:ascii="Times New Roman" w:hAnsi="Times New Roman" w:cs="Times New Roman"/>
            <w:sz w:val="24"/>
            <w:szCs w:val="24"/>
          </w:rPr>
          <w:delText xml:space="preserve">One important </w:delText>
        </w:r>
        <w:r w:rsidR="00146890" w:rsidDel="000E72EA">
          <w:rPr>
            <w:rFonts w:ascii="Times New Roman" w:hAnsi="Times New Roman" w:cs="Times New Roman"/>
            <w:sz w:val="24"/>
            <w:szCs w:val="24"/>
          </w:rPr>
          <w:delText>caveat is that o</w:delText>
        </w:r>
        <w:r w:rsidDel="000E72EA">
          <w:rPr>
            <w:rFonts w:ascii="Times New Roman" w:hAnsi="Times New Roman" w:cs="Times New Roman"/>
            <w:sz w:val="24"/>
            <w:szCs w:val="24"/>
          </w:rPr>
          <w:delText>ur reference-based methods</w:delText>
        </w:r>
      </w:del>
      <w:ins w:id="125" w:author="Thomas, Gregg [2]" w:date="2023-09-27T13:40:00Z">
        <w:r w:rsidR="000E72EA">
          <w:rPr>
            <w:rFonts w:ascii="Times New Roman" w:hAnsi="Times New Roman" w:cs="Times New Roman"/>
            <w:sz w:val="24"/>
            <w:szCs w:val="24"/>
          </w:rPr>
          <w:t>One source of evolution in the recombination map may be changes in synteny: our analyses</w:t>
        </w:r>
      </w:ins>
      <w:r>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Pr>
          <w:rFonts w:ascii="Times New Roman" w:hAnsi="Times New Roman" w:cs="Times New Roman"/>
          <w:sz w:val="24"/>
          <w:szCs w:val="24"/>
        </w:rPr>
        <w:t xml:space="preserve"> (</w:t>
      </w:r>
      <w:r w:rsidRPr="008462C6">
        <w:rPr>
          <w:rFonts w:ascii="Times New Roman" w:hAnsi="Times New Roman" w:cs="Times New Roman"/>
          <w:i/>
          <w:iCs/>
          <w:sz w:val="24"/>
          <w:szCs w:val="24"/>
        </w:rPr>
        <w:t>i.e.</w:t>
      </w:r>
      <w:r>
        <w:rPr>
          <w:rFonts w:ascii="Times New Roman" w:hAnsi="Times New Roman" w:cs="Times New Roman"/>
          <w:sz w:val="24"/>
          <w:szCs w:val="24"/>
        </w:rPr>
        <w:t>, no structural variation)</w:t>
      </w:r>
      <w:r w:rsidR="00146890">
        <w:rPr>
          <w:rFonts w:ascii="Times New Roman" w:hAnsi="Times New Roman" w:cs="Times New Roman"/>
          <w:sz w:val="24"/>
          <w:szCs w:val="24"/>
        </w:rPr>
        <w:t>, at least at the scale that we are comparing variation.</w:t>
      </w:r>
      <w:r>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Pr>
          <w:rFonts w:ascii="Times New Roman" w:hAnsi="Times New Roman" w:cs="Times New Roman"/>
          <w:sz w:val="24"/>
          <w:szCs w:val="24"/>
        </w:rPr>
        <w:t xml:space="preserve">are likely to be widespread in rodents </w:t>
      </w:r>
      <w:r>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Pr>
          <w:rFonts w:ascii="Times New Roman" w:hAnsi="Times New Roman" w:cs="Times New Roman"/>
          <w:noProof/>
          <w:sz w:val="24"/>
          <w:szCs w:val="24"/>
        </w:rPr>
        <w:t>(Stanyon et al. 1999; Yalcin et al. 2011; Romanenko et al. 2012; Keane et al. 2014)</w:t>
      </w:r>
      <w:r>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 – a structural variant may place a mapped region from one genome into a different genomic context in another</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Pr>
          <w:rFonts w:ascii="Times New Roman" w:hAnsi="Times New Roman" w:cs="Times New Roman"/>
          <w:sz w:val="24"/>
          <w:szCs w:val="24"/>
        </w:rPr>
        <w:t>We currently lack chromosome scale assemblies for non-</w:t>
      </w:r>
      <w:r w:rsidRPr="008462C6">
        <w:rPr>
          <w:rFonts w:ascii="Times New Roman" w:hAnsi="Times New Roman" w:cs="Times New Roman"/>
          <w:i/>
          <w:iCs/>
          <w:sz w:val="24"/>
          <w:szCs w:val="24"/>
        </w:rPr>
        <w:t>Mus</w:t>
      </w:r>
      <w:r>
        <w:rPr>
          <w:rFonts w:ascii="Times New Roman" w:hAnsi="Times New Roman" w:cs="Times New Roman"/>
          <w:sz w:val="24"/>
          <w:szCs w:val="24"/>
        </w:rPr>
        <w:t xml:space="preserve"> and </w:t>
      </w:r>
      <w:r w:rsidRPr="008462C6">
        <w:rPr>
          <w:rFonts w:ascii="Times New Roman" w:hAnsi="Times New Roman" w:cs="Times New Roman"/>
          <w:i/>
          <w:iCs/>
          <w:sz w:val="24"/>
          <w:szCs w:val="24"/>
        </w:rPr>
        <w:t>Rattus</w:t>
      </w:r>
      <w:r>
        <w:rPr>
          <w:rFonts w:ascii="Times New Roman" w:hAnsi="Times New Roman" w:cs="Times New Roman"/>
          <w:sz w:val="24"/>
          <w:szCs w:val="24"/>
        </w:rPr>
        <w:t xml:space="preserve"> </w:t>
      </w:r>
      <w:r w:rsidR="005B59AD">
        <w:rPr>
          <w:rFonts w:ascii="Times New Roman" w:hAnsi="Times New Roman" w:cs="Times New Roman"/>
          <w:sz w:val="24"/>
          <w:szCs w:val="24"/>
        </w:rPr>
        <w:t>species and</w:t>
      </w:r>
      <w:r>
        <w:rPr>
          <w:rFonts w:ascii="Times New Roman" w:hAnsi="Times New Roman" w:cs="Times New Roman"/>
          <w:sz w:val="24"/>
          <w:szCs w:val="24"/>
        </w:rPr>
        <w:t xml:space="preserve"> </w:t>
      </w:r>
      <w:r w:rsidR="006C1351">
        <w:rPr>
          <w:rFonts w:ascii="Times New Roman" w:hAnsi="Times New Roman" w:cs="Times New Roman"/>
          <w:sz w:val="24"/>
          <w:szCs w:val="24"/>
        </w:rPr>
        <w:t xml:space="preserve">generating </w:t>
      </w:r>
      <w:r>
        <w:rPr>
          <w:rFonts w:ascii="Times New Roman" w:hAnsi="Times New Roman" w:cs="Times New Roman"/>
          <w:sz w:val="24"/>
          <w:szCs w:val="24"/>
        </w:rPr>
        <w:t>such assemblies may prove limiting given that most tissue resources for this group are derived from natural history collections that often lack high molecular weight DNA needed for most long-read DNA sequencing technologies.</w:t>
      </w:r>
      <w:r w:rsidR="00D17870">
        <w:rPr>
          <w:rFonts w:ascii="Times New Roman" w:hAnsi="Times New Roman" w:cs="Times New Roman"/>
          <w:sz w:val="24"/>
          <w:szCs w:val="24"/>
        </w:rPr>
        <w:t xml:space="preserve"> To assess the potential of </w:t>
      </w:r>
      <w:r w:rsidR="00B77FD0">
        <w:rPr>
          <w:rFonts w:ascii="Times New Roman" w:hAnsi="Times New Roman" w:cs="Times New Roman"/>
          <w:sz w:val="24"/>
          <w:szCs w:val="24"/>
        </w:rPr>
        <w:t>syntenic</w:t>
      </w:r>
      <w:r w:rsidR="00D17870">
        <w:rPr>
          <w:rFonts w:ascii="Times New Roman" w:hAnsi="Times New Roman" w:cs="Times New Roman"/>
          <w:sz w:val="24"/>
          <w:szCs w:val="24"/>
        </w:rPr>
        <w:t xml:space="preserve"> variation to skew our results, we aligned the mouse (mm10) and rat (rnor6) genomes with minimap2</w:t>
      </w:r>
      <w:r w:rsidR="00A661DF">
        <w:rPr>
          <w:rFonts w:ascii="Times New Roman" w:hAnsi="Times New Roman" w:cs="Times New Roman"/>
          <w:sz w:val="24"/>
          <w:szCs w:val="24"/>
        </w:rPr>
        <w:t xml:space="preserve"> </w:t>
      </w:r>
      <w:r w:rsidR="00D17870">
        <w:rPr>
          <w:rFonts w:ascii="Times New Roman" w:hAnsi="Times New Roman" w:cs="Times New Roman"/>
          <w:sz w:val="24"/>
          <w:szCs w:val="24"/>
        </w:rPr>
        <w:t xml:space="preserve">and find high degrees of chromosomal </w:t>
      </w:r>
      <w:r w:rsidR="00B77FD0">
        <w:rPr>
          <w:rFonts w:ascii="Times New Roman" w:hAnsi="Times New Roman" w:cs="Times New Roman"/>
          <w:sz w:val="24"/>
          <w:szCs w:val="24"/>
        </w:rPr>
        <w:t>synteny</w:t>
      </w:r>
      <w:r w:rsidR="002061CF">
        <w:rPr>
          <w:rFonts w:ascii="Times New Roman" w:hAnsi="Times New Roman" w:cs="Times New Roman"/>
          <w:sz w:val="24"/>
          <w:szCs w:val="24"/>
        </w:rPr>
        <w:t xml:space="preserve"> and co-linearity</w:t>
      </w:r>
      <w:r w:rsidR="00D17870">
        <w:rPr>
          <w:rFonts w:ascii="Times New Roman" w:hAnsi="Times New Roman" w:cs="Times New Roman"/>
          <w:sz w:val="24"/>
          <w:szCs w:val="24"/>
        </w:rPr>
        <w:t xml:space="preserve"> between the two (Fig S</w:t>
      </w:r>
      <w:r w:rsidR="008076D7">
        <w:rPr>
          <w:rFonts w:ascii="Times New Roman" w:hAnsi="Times New Roman" w:cs="Times New Roman"/>
          <w:sz w:val="24"/>
          <w:szCs w:val="24"/>
        </w:rPr>
        <w:t>11</w:t>
      </w:r>
      <w:r w:rsidR="00D17870">
        <w:rPr>
          <w:rFonts w:ascii="Times New Roman" w:hAnsi="Times New Roman" w:cs="Times New Roman"/>
          <w:sz w:val="24"/>
          <w:szCs w:val="24"/>
        </w:rPr>
        <w:t>). While this does not preclude large rearrangements in other lineages in our sample, since these two genomes span the timescale of our sample for our genome-wide analysis of discordance it does mean that ancestrally most regions will be colinear.</w:t>
      </w:r>
      <w:r>
        <w:rPr>
          <w:rFonts w:ascii="Times New Roman" w:hAnsi="Times New Roman" w:cs="Times New Roman"/>
          <w:sz w:val="24"/>
          <w:szCs w:val="24"/>
        </w:rPr>
        <w:t xml:space="preserve"> </w:t>
      </w:r>
      <w:r w:rsidR="00F40603">
        <w:rPr>
          <w:rFonts w:ascii="Times New Roman" w:hAnsi="Times New Roman" w:cs="Times New Roman"/>
          <w:sz w:val="24"/>
          <w:szCs w:val="24"/>
        </w:rPr>
        <w:t xml:space="preserve">We do find, however, that most </w:t>
      </w:r>
      <w:r w:rsidR="006C1351">
        <w:rPr>
          <w:rFonts w:ascii="Times New Roman" w:hAnsi="Times New Roman" w:cs="Times New Roman"/>
          <w:sz w:val="24"/>
          <w:szCs w:val="24"/>
        </w:rPr>
        <w:t xml:space="preserve">continuously </w:t>
      </w:r>
      <w:r w:rsidR="00F40603">
        <w:rPr>
          <w:rFonts w:ascii="Times New Roman" w:hAnsi="Times New Roman" w:cs="Times New Roman"/>
          <w:sz w:val="24"/>
          <w:szCs w:val="24"/>
        </w:rPr>
        <w:t xml:space="preserve">aligned chunks between </w:t>
      </w:r>
      <w:r w:rsidR="00F40603">
        <w:rPr>
          <w:rFonts w:ascii="Times New Roman" w:hAnsi="Times New Roman" w:cs="Times New Roman"/>
          <w:sz w:val="24"/>
          <w:szCs w:val="24"/>
        </w:rPr>
        <w:lastRenderedPageBreak/>
        <w:t>mouse and rat are small, being shorter than 10</w:t>
      </w:r>
      <w:r w:rsidR="006C1351">
        <w:rPr>
          <w:rFonts w:ascii="Times New Roman" w:hAnsi="Times New Roman" w:cs="Times New Roman"/>
          <w:sz w:val="24"/>
          <w:szCs w:val="24"/>
        </w:rPr>
        <w:t xml:space="preserve"> </w:t>
      </w:r>
      <w:r w:rsidR="00F40603">
        <w:rPr>
          <w:rFonts w:ascii="Times New Roman" w:hAnsi="Times New Roman" w:cs="Times New Roman"/>
          <w:sz w:val="24"/>
          <w:szCs w:val="24"/>
        </w:rPr>
        <w:t xml:space="preserve">kb </w:t>
      </w:r>
      <w:r w:rsidR="006C1351">
        <w:rPr>
          <w:rFonts w:ascii="Times New Roman" w:hAnsi="Times New Roman" w:cs="Times New Roman"/>
          <w:sz w:val="24"/>
          <w:szCs w:val="24"/>
        </w:rPr>
        <w:t>on average</w:t>
      </w:r>
      <w:r w:rsidR="002061CF">
        <w:rPr>
          <w:rFonts w:ascii="Times New Roman" w:hAnsi="Times New Roman" w:cs="Times New Roman"/>
          <w:sz w:val="24"/>
          <w:szCs w:val="24"/>
        </w:rPr>
        <w:t xml:space="preserve"> and that there is on average only 2000-4000 bp between aligned segments, indicative of insertions and deletions of LINES and SINES preventing alignment </w:t>
      </w:r>
      <w:r w:rsidR="00E01A1D">
        <w:rPr>
          <w:rFonts w:ascii="Times New Roman" w:hAnsi="Times New Roman" w:cs="Times New Roman"/>
          <w:sz w:val="24"/>
          <w:szCs w:val="24"/>
        </w:rPr>
        <w:t xml:space="preserve">(Fig. </w:t>
      </w:r>
      <w:r w:rsidR="002C0946">
        <w:rPr>
          <w:rFonts w:ascii="Times New Roman" w:hAnsi="Times New Roman" w:cs="Times New Roman"/>
          <w:sz w:val="24"/>
          <w:szCs w:val="24"/>
        </w:rPr>
        <w:t>S7</w:t>
      </w:r>
      <w:r w:rsidR="00E01A1D">
        <w:rPr>
          <w:rFonts w:ascii="Times New Roman" w:hAnsi="Times New Roman" w:cs="Times New Roman"/>
          <w:sz w:val="24"/>
          <w:szCs w:val="24"/>
        </w:rPr>
        <w:t>)</w:t>
      </w:r>
      <w:r w:rsidR="00F40603">
        <w:rPr>
          <w:rFonts w:ascii="Times New Roman" w:hAnsi="Times New Roman" w:cs="Times New Roman"/>
          <w:sz w:val="24"/>
          <w:szCs w:val="24"/>
        </w:rPr>
        <w:t xml:space="preserve">. This </w:t>
      </w:r>
      <w:r w:rsidR="006C1351">
        <w:rPr>
          <w:rFonts w:ascii="Times New Roman" w:hAnsi="Times New Roman" w:cs="Times New Roman"/>
          <w:sz w:val="24"/>
          <w:szCs w:val="24"/>
        </w:rPr>
        <w:t>i</w:t>
      </w:r>
      <w:r w:rsidR="00F40603">
        <w:rPr>
          <w:rFonts w:ascii="Times New Roman" w:hAnsi="Times New Roman" w:cs="Times New Roman"/>
          <w:sz w:val="24"/>
          <w:szCs w:val="24"/>
        </w:rPr>
        <w:t xml:space="preserve">s </w:t>
      </w:r>
      <w:r w:rsidR="006C1351">
        <w:rPr>
          <w:rFonts w:ascii="Times New Roman" w:hAnsi="Times New Roman" w:cs="Times New Roman"/>
          <w:sz w:val="24"/>
          <w:szCs w:val="24"/>
        </w:rPr>
        <w:t xml:space="preserve">also </w:t>
      </w:r>
      <w:r w:rsidR="00F40603">
        <w:rPr>
          <w:rFonts w:ascii="Times New Roman" w:hAnsi="Times New Roman" w:cs="Times New Roman"/>
          <w:sz w:val="24"/>
          <w:szCs w:val="24"/>
        </w:rPr>
        <w:t xml:space="preserve">consistent with Ensembl’s alignment between the two species </w:t>
      </w:r>
      <w:r w:rsidR="00F40603">
        <w:rPr>
          <w:rFonts w:ascii="Times New Roman" w:hAnsi="Times New Roman" w:cs="Times New Roman"/>
          <w:sz w:val="24"/>
          <w:szCs w:val="24"/>
        </w:rPr>
        <w:fldChar w:fldCharType="begin">
          <w:fldData xml:space="preserve">PEVuZE5vdGU+PENpdGU+PEF1dGhvcj5DdW5uaW5naGFtPC9BdXRob3I+PFllYXI+MjAyMjwvWWVh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PEVuZE5vdGU+PENpdGU+PEF1dGhvcj5DdW5uaW5naGFtPC9BdXRob3I+PFllYXI+MjAyMjwvWWVh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F40603">
        <w:rPr>
          <w:rFonts w:ascii="Times New Roman" w:hAnsi="Times New Roman" w:cs="Times New Roman"/>
          <w:sz w:val="24"/>
          <w:szCs w:val="24"/>
        </w:rPr>
      </w:r>
      <w:r w:rsidR="00F40603">
        <w:rPr>
          <w:rFonts w:ascii="Times New Roman" w:hAnsi="Times New Roman" w:cs="Times New Roman"/>
          <w:sz w:val="24"/>
          <w:szCs w:val="24"/>
        </w:rPr>
        <w:fldChar w:fldCharType="separate"/>
      </w:r>
      <w:r w:rsidR="00C6053D">
        <w:rPr>
          <w:rFonts w:ascii="Times New Roman" w:hAnsi="Times New Roman" w:cs="Times New Roman"/>
          <w:noProof/>
          <w:sz w:val="24"/>
          <w:szCs w:val="24"/>
        </w:rPr>
        <w:t>(release 107; Cunningham et al. 2022)</w:t>
      </w:r>
      <w:r w:rsidR="00F40603">
        <w:rPr>
          <w:rFonts w:ascii="Times New Roman" w:hAnsi="Times New Roman" w:cs="Times New Roman"/>
          <w:sz w:val="24"/>
          <w:szCs w:val="24"/>
        </w:rPr>
        <w:fldChar w:fldCharType="end"/>
      </w:r>
      <w:r w:rsidR="00326C4B">
        <w:rPr>
          <w:rFonts w:ascii="Times New Roman" w:hAnsi="Times New Roman" w:cs="Times New Roman"/>
          <w:sz w:val="24"/>
          <w:szCs w:val="24"/>
        </w:rPr>
        <w:t xml:space="preserve"> and means that even though the genomes may be largely co-linear, </w:t>
      </w:r>
      <w:commentRangeStart w:id="126"/>
      <w:commentRangeStart w:id="127"/>
      <w:commentRangeStart w:id="128"/>
      <w:r w:rsidR="00326C4B">
        <w:rPr>
          <w:rFonts w:ascii="Times New Roman" w:hAnsi="Times New Roman" w:cs="Times New Roman"/>
          <w:sz w:val="24"/>
          <w:szCs w:val="24"/>
        </w:rPr>
        <w:t>we were unable to use rat in our analysis</w:t>
      </w:r>
      <w:commentRangeEnd w:id="126"/>
      <w:r w:rsidR="006C1351">
        <w:rPr>
          <w:rStyle w:val="CommentReference"/>
        </w:rPr>
        <w:commentReference w:id="126"/>
      </w:r>
      <w:commentRangeEnd w:id="127"/>
      <w:r w:rsidR="006C1351">
        <w:rPr>
          <w:rStyle w:val="CommentReference"/>
        </w:rPr>
        <w:commentReference w:id="127"/>
      </w:r>
      <w:commentRangeEnd w:id="128"/>
      <w:r w:rsidR="002061CF">
        <w:rPr>
          <w:rStyle w:val="CommentReference"/>
        </w:rPr>
        <w:commentReference w:id="128"/>
      </w:r>
      <w:r w:rsidR="00F40603">
        <w:rPr>
          <w:rFonts w:ascii="Times New Roman" w:hAnsi="Times New Roman" w:cs="Times New Roman"/>
          <w:sz w:val="24"/>
          <w:szCs w:val="24"/>
        </w:rPr>
        <w:t>.</w:t>
      </w:r>
      <w:r w:rsidR="00326C4B">
        <w:rPr>
          <w:rFonts w:ascii="Times New Roman" w:hAnsi="Times New Roman" w:cs="Times New Roman"/>
          <w:sz w:val="24"/>
          <w:szCs w:val="24"/>
        </w:rPr>
        <w:t xml:space="preserve"> Using our alignment between mouse and rat, we also find no significant correlation between structural variants and recombination rate (Fig. </w:t>
      </w:r>
      <w:r w:rsidR="00F7417A">
        <w:rPr>
          <w:rFonts w:ascii="Times New Roman" w:hAnsi="Times New Roman" w:cs="Times New Roman"/>
          <w:sz w:val="24"/>
          <w:szCs w:val="24"/>
        </w:rPr>
        <w:t>S9</w:t>
      </w:r>
      <w:r w:rsidR="00326C4B">
        <w:rPr>
          <w:rFonts w:ascii="Times New Roman" w:hAnsi="Times New Roman" w:cs="Times New Roman"/>
          <w:sz w:val="24"/>
          <w:szCs w:val="24"/>
        </w:rPr>
        <w:t>)</w:t>
      </w:r>
      <w:r w:rsidR="006C1351">
        <w:rPr>
          <w:rFonts w:ascii="Times New Roman" w:hAnsi="Times New Roman" w:cs="Times New Roman"/>
          <w:sz w:val="24"/>
          <w:szCs w:val="24"/>
        </w:rPr>
        <w:t xml:space="preserve"> consistent with recent results suggesting that most large structural changes in rodents occur during post</w:t>
      </w:r>
      <w:r w:rsidR="00957370">
        <w:rPr>
          <w:rFonts w:ascii="Times New Roman" w:hAnsi="Times New Roman" w:cs="Times New Roman"/>
          <w:sz w:val="24"/>
          <w:szCs w:val="24"/>
        </w:rPr>
        <w:t>-</w:t>
      </w:r>
      <w:r w:rsidR="006C1351">
        <w:rPr>
          <w:rFonts w:ascii="Times New Roman" w:hAnsi="Times New Roman" w:cs="Times New Roman"/>
          <w:sz w:val="24"/>
          <w:szCs w:val="24"/>
        </w:rPr>
        <w:t>meiotic spermatogenesis and are independent of recombination machinery</w:t>
      </w:r>
      <w:r w:rsidR="00DE63AF">
        <w:rPr>
          <w:rFonts w:ascii="Times New Roman" w:hAnsi="Times New Roman" w:cs="Times New Roman"/>
          <w:sz w:val="24"/>
          <w:szCs w:val="24"/>
        </w:rPr>
        <w:t xml:space="preserve"> </w: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 </w:instrTex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EN.CITE.DATA </w:instrText>
      </w:r>
      <w:r w:rsidR="00DE63AF">
        <w:rPr>
          <w:rFonts w:ascii="Times New Roman" w:hAnsi="Times New Roman" w:cs="Times New Roman"/>
          <w:sz w:val="24"/>
          <w:szCs w:val="24"/>
        </w:rPr>
      </w:r>
      <w:r w:rsidR="00DE63AF">
        <w:rPr>
          <w:rFonts w:ascii="Times New Roman" w:hAnsi="Times New Roman" w:cs="Times New Roman"/>
          <w:sz w:val="24"/>
          <w:szCs w:val="24"/>
        </w:rPr>
        <w:fldChar w:fldCharType="end"/>
      </w:r>
      <w:r w:rsidR="00DE63AF">
        <w:rPr>
          <w:rFonts w:ascii="Times New Roman" w:hAnsi="Times New Roman" w:cs="Times New Roman"/>
          <w:sz w:val="24"/>
          <w:szCs w:val="24"/>
        </w:rPr>
      </w:r>
      <w:r w:rsidR="00DE63AF">
        <w:rPr>
          <w:rFonts w:ascii="Times New Roman" w:hAnsi="Times New Roman" w:cs="Times New Roman"/>
          <w:sz w:val="24"/>
          <w:szCs w:val="24"/>
        </w:rPr>
        <w:fldChar w:fldCharType="separate"/>
      </w:r>
      <w:r w:rsidR="00DE63AF">
        <w:rPr>
          <w:rFonts w:ascii="Times New Roman" w:hAnsi="Times New Roman" w:cs="Times New Roman"/>
          <w:noProof/>
          <w:sz w:val="24"/>
          <w:szCs w:val="24"/>
        </w:rPr>
        <w:t>(Alvarez-Gonzalez et al. 2022)</w:t>
      </w:r>
      <w:r w:rsidR="00DE63AF">
        <w:rPr>
          <w:rFonts w:ascii="Times New Roman" w:hAnsi="Times New Roman" w:cs="Times New Roman"/>
          <w:sz w:val="24"/>
          <w:szCs w:val="24"/>
        </w:rPr>
        <w:fldChar w:fldCharType="end"/>
      </w:r>
      <w:r w:rsidR="00DE63AF">
        <w:rPr>
          <w:rFonts w:ascii="Times New Roman" w:hAnsi="Times New Roman" w:cs="Times New Roman"/>
          <w:sz w:val="24"/>
          <w:szCs w:val="24"/>
        </w:rPr>
        <w:t>.</w:t>
      </w:r>
    </w:p>
    <w:p w14:paraId="722CE107" w14:textId="5BD147C7" w:rsidR="0069616B" w:rsidRDefault="00A5241E" w:rsidP="0069616B">
      <w:pPr>
        <w:spacing w:after="0"/>
        <w:ind w:firstLine="720"/>
        <w:jc w:val="both"/>
        <w:rPr>
          <w:rFonts w:ascii="Times New Roman" w:hAnsi="Times New Roman" w:cs="Times New Roman"/>
          <w:sz w:val="24"/>
          <w:szCs w:val="24"/>
        </w:rPr>
      </w:pPr>
      <w:del w:id="129" w:author="Thomas, Gregg [2]" w:date="2023-09-28T15:03:00Z">
        <w:r w:rsidDel="00CA393B">
          <w:rPr>
            <w:rFonts w:ascii="Times New Roman" w:hAnsi="Times New Roman" w:cs="Times New Roman"/>
            <w:sz w:val="24"/>
            <w:szCs w:val="24"/>
          </w:rPr>
          <w:delText>Despite the lack of correlation between recombination rate and phylogenetic similarity, w</w:delText>
        </w:r>
        <w:r w:rsidR="008350DE" w:rsidRPr="00031896" w:rsidDel="00CA393B">
          <w:rPr>
            <w:rFonts w:ascii="Times New Roman" w:hAnsi="Times New Roman" w:cs="Times New Roman"/>
            <w:sz w:val="24"/>
            <w:szCs w:val="24"/>
          </w:rPr>
          <w:delText>e d</w:delText>
        </w:r>
        <w:r w:rsidR="008B682F" w:rsidDel="00CA393B">
          <w:rPr>
            <w:rFonts w:ascii="Times New Roman" w:hAnsi="Times New Roman" w:cs="Times New Roman"/>
            <w:sz w:val="24"/>
            <w:szCs w:val="24"/>
          </w:rPr>
          <w:delText>id</w:delText>
        </w:r>
        <w:r w:rsidR="008350DE" w:rsidRPr="00031896" w:rsidDel="00CA393B">
          <w:rPr>
            <w:rFonts w:ascii="Times New Roman" w:hAnsi="Times New Roman" w:cs="Times New Roman"/>
            <w:sz w:val="24"/>
            <w:szCs w:val="24"/>
          </w:rPr>
          <w:delText xml:space="preserve"> find</w:delText>
        </w:r>
        <w:r w:rsidR="00F43E15" w:rsidDel="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Y29yZD48L0NpdGU+PENpdGU+PEF1dGhvcj5QZWFzZTwvQXV0aG9yPjxZZWFyPjIwMTM8L1llYXI+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</w:fldData>
          </w:fldChar>
        </w:r>
      </w:del>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Y29yZD48L0NpdGU+PENpdGU+PEF1dGhvcj5QZWFzZTwvQXV0aG9yPjxZZWFyPjIwMTM8L1llYXI+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del w:id="130" w:author="Thomas, Gregg [2]" w:date="2023-09-28T15:03:00Z">
        <w:r w:rsidR="00F43E15" w:rsidDel="00CA393B">
          <w:rPr>
            <w:rFonts w:ascii="Times New Roman" w:hAnsi="Times New Roman" w:cs="Times New Roman"/>
            <w:sz w:val="24"/>
            <w:szCs w:val="24"/>
          </w:rPr>
          <w:fldChar w:fldCharType="separate"/>
        </w:r>
        <w:r w:rsidR="00F43E15" w:rsidDel="00CA393B">
          <w:rPr>
            <w:rFonts w:ascii="Times New Roman" w:hAnsi="Times New Roman" w:cs="Times New Roman"/>
            <w:noProof/>
            <w:sz w:val="24"/>
            <w:szCs w:val="24"/>
          </w:rPr>
          <w:delText>(Pease and Hahn 2013; Rivas-Gonzalez et al. 2023)</w:delText>
        </w:r>
        <w:r w:rsidR="00F43E15" w:rsidDel="00CA393B">
          <w:rPr>
            <w:rFonts w:ascii="Times New Roman" w:hAnsi="Times New Roman" w:cs="Times New Roman"/>
            <w:sz w:val="24"/>
            <w:szCs w:val="24"/>
          </w:rPr>
          <w:fldChar w:fldCharType="end"/>
        </w:r>
        <w:r w:rsidR="008350DE" w:rsidRPr="00031896" w:rsidDel="00CA393B">
          <w:rPr>
            <w:rFonts w:ascii="Times New Roman" w:hAnsi="Times New Roman" w:cs="Times New Roman"/>
            <w:sz w:val="24"/>
            <w:szCs w:val="24"/>
          </w:rPr>
          <w:delText xml:space="preserve"> </w:delText>
        </w:r>
      </w:del>
      <w:moveToRangeStart w:id="131" w:author="Thomas, Gregg [2]" w:date="2023-09-28T15:08:00Z" w:name="move146806142"/>
      <w:moveTo w:id="132" w:author="Thomas, Gregg [2]" w:date="2023-09-28T15:08:00Z">
        <w:r w:rsidR="00D27115">
          <w:rPr>
            <w:rFonts w:ascii="Times New Roman" w:hAnsi="Times New Roman" w:cs="Times New Roman"/>
            <w:sz w:val="24"/>
            <w:szCs w:val="24"/>
          </w:rPr>
          <w:t>Natural selection reduces the effective population size (</w:t>
        </w:r>
        <w:r w:rsidR="00D27115" w:rsidRPr="005B45C4">
          <w:rPr>
            <w:rFonts w:ascii="Times New Roman" w:hAnsi="Times New Roman" w:cs="Times New Roman"/>
            <w:i/>
            <w:iCs/>
            <w:sz w:val="24"/>
            <w:szCs w:val="24"/>
          </w:rPr>
          <w:t>N</w:t>
        </w:r>
        <w:r w:rsidR="00D27115" w:rsidRPr="000E72EA">
          <w:rPr>
            <w:rFonts w:ascii="Times New Roman" w:hAnsi="Times New Roman" w:cs="Times New Roman"/>
            <w:i/>
            <w:iCs/>
            <w:sz w:val="24"/>
            <w:szCs w:val="24"/>
            <w:vertAlign w:val="subscript"/>
          </w:rPr>
          <w:t>e</w:t>
        </w:r>
        <w:r w:rsidR="00D27115">
          <w:rPr>
            <w:rFonts w:ascii="Times New Roman" w:hAnsi="Times New Roman" w:cs="Times New Roman"/>
            <w:sz w:val="24"/>
            <w:szCs w:val="24"/>
          </w:rPr>
          <w:t xml:space="preserve">) of genomic regions through the processes of genetic hitchhiking of variation linked to the fixation of positively selected mutations </w:t>
        </w:r>
        <w:r w:rsidR="00D27115">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sidR="00D27115">
          <w:rPr>
            <w:rFonts w:ascii="Times New Roman" w:hAnsi="Times New Roman" w:cs="Times New Roman"/>
            <w:sz w:val="24"/>
            <w:szCs w:val="24"/>
          </w:rPr>
          <w:instrText xml:space="preserve"> ADDIN EN.CITE </w:instrText>
        </w:r>
        <w:r w:rsidR="00D27115">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sidR="00D27115">
          <w:rPr>
            <w:rFonts w:ascii="Times New Roman" w:hAnsi="Times New Roman" w:cs="Times New Roman"/>
            <w:sz w:val="24"/>
            <w:szCs w:val="24"/>
          </w:rPr>
          <w:instrText xml:space="preserve"> ADDIN EN.CITE.DATA </w:instrText>
        </w:r>
        <w:r w:rsidR="00D27115">
          <w:rPr>
            <w:rFonts w:ascii="Times New Roman" w:hAnsi="Times New Roman" w:cs="Times New Roman"/>
            <w:sz w:val="24"/>
            <w:szCs w:val="24"/>
          </w:rPr>
        </w:r>
        <w:r w:rsidR="00D27115">
          <w:rPr>
            <w:rFonts w:ascii="Times New Roman" w:hAnsi="Times New Roman" w:cs="Times New Roman"/>
            <w:sz w:val="24"/>
            <w:szCs w:val="24"/>
          </w:rPr>
          <w:fldChar w:fldCharType="end"/>
        </w:r>
        <w:r w:rsidR="00D27115">
          <w:rPr>
            <w:rFonts w:ascii="Times New Roman" w:hAnsi="Times New Roman" w:cs="Times New Roman"/>
            <w:sz w:val="24"/>
            <w:szCs w:val="24"/>
          </w:rPr>
          <w:fldChar w:fldCharType="separate"/>
        </w:r>
        <w:r w:rsidR="00D27115">
          <w:rPr>
            <w:rFonts w:ascii="Times New Roman" w:hAnsi="Times New Roman" w:cs="Times New Roman"/>
            <w:noProof/>
            <w:sz w:val="24"/>
            <w:szCs w:val="24"/>
          </w:rPr>
          <w:t>(</w:t>
        </w:r>
        <w:r w:rsidR="00D27115" w:rsidRPr="000E72EA">
          <w:rPr>
            <w:rFonts w:ascii="Times New Roman" w:hAnsi="Times New Roman" w:cs="Times New Roman"/>
            <w:i/>
            <w:iCs/>
            <w:noProof/>
            <w:sz w:val="24"/>
            <w:szCs w:val="24"/>
          </w:rPr>
          <w:t>i.e.</w:t>
        </w:r>
        <w:r w:rsidR="00D27115">
          <w:rPr>
            <w:rFonts w:ascii="Times New Roman" w:hAnsi="Times New Roman" w:cs="Times New Roman"/>
            <w:noProof/>
            <w:sz w:val="24"/>
            <w:szCs w:val="24"/>
          </w:rPr>
          <w:t>, selective sweeps; Smith and Haigh 1974; Kaplan et al. 1989)</w:t>
        </w:r>
        <w:r w:rsidR="00D27115">
          <w:rPr>
            <w:rFonts w:ascii="Times New Roman" w:hAnsi="Times New Roman" w:cs="Times New Roman"/>
            <w:sz w:val="24"/>
            <w:szCs w:val="24"/>
          </w:rPr>
          <w:fldChar w:fldCharType="end"/>
        </w:r>
        <w:r w:rsidR="00D27115">
          <w:rPr>
            <w:rFonts w:ascii="Times New Roman" w:hAnsi="Times New Roman" w:cs="Times New Roman"/>
            <w:sz w:val="24"/>
            <w:szCs w:val="24"/>
          </w:rPr>
          <w:t xml:space="preserve"> and the purging of deleterious mutations </w:t>
        </w:r>
        <w:r w:rsidR="00D27115">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sidR="00D27115">
          <w:rPr>
            <w:rFonts w:ascii="Times New Roman" w:hAnsi="Times New Roman" w:cs="Times New Roman"/>
            <w:sz w:val="24"/>
            <w:szCs w:val="24"/>
          </w:rPr>
          <w:instrText xml:space="preserve"> ADDIN EN.CITE </w:instrText>
        </w:r>
        <w:r w:rsidR="00D27115">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sidR="00D27115">
          <w:rPr>
            <w:rFonts w:ascii="Times New Roman" w:hAnsi="Times New Roman" w:cs="Times New Roman"/>
            <w:sz w:val="24"/>
            <w:szCs w:val="24"/>
          </w:rPr>
          <w:instrText xml:space="preserve"> ADDIN EN.CITE.DATA </w:instrText>
        </w:r>
        <w:r w:rsidR="00D27115">
          <w:rPr>
            <w:rFonts w:ascii="Times New Roman" w:hAnsi="Times New Roman" w:cs="Times New Roman"/>
            <w:sz w:val="24"/>
            <w:szCs w:val="24"/>
          </w:rPr>
        </w:r>
        <w:r w:rsidR="00D27115">
          <w:rPr>
            <w:rFonts w:ascii="Times New Roman" w:hAnsi="Times New Roman" w:cs="Times New Roman"/>
            <w:sz w:val="24"/>
            <w:szCs w:val="24"/>
          </w:rPr>
          <w:fldChar w:fldCharType="end"/>
        </w:r>
        <w:r w:rsidR="00D27115">
          <w:rPr>
            <w:rFonts w:ascii="Times New Roman" w:hAnsi="Times New Roman" w:cs="Times New Roman"/>
            <w:sz w:val="24"/>
            <w:szCs w:val="24"/>
          </w:rPr>
        </w:r>
        <w:r w:rsidR="00D27115">
          <w:rPr>
            <w:rFonts w:ascii="Times New Roman" w:hAnsi="Times New Roman" w:cs="Times New Roman"/>
            <w:sz w:val="24"/>
            <w:szCs w:val="24"/>
          </w:rPr>
          <w:fldChar w:fldCharType="separate"/>
        </w:r>
        <w:r w:rsidR="00D27115">
          <w:rPr>
            <w:rFonts w:ascii="Times New Roman" w:hAnsi="Times New Roman" w:cs="Times New Roman"/>
            <w:noProof/>
            <w:sz w:val="24"/>
            <w:szCs w:val="24"/>
          </w:rPr>
          <w:t>(</w:t>
        </w:r>
        <w:r w:rsidR="00D27115" w:rsidRPr="000E72EA">
          <w:rPr>
            <w:rFonts w:ascii="Times New Roman" w:hAnsi="Times New Roman" w:cs="Times New Roman"/>
            <w:i/>
            <w:iCs/>
            <w:noProof/>
            <w:sz w:val="24"/>
            <w:szCs w:val="24"/>
          </w:rPr>
          <w:t>i.e.</w:t>
        </w:r>
        <w:r w:rsidR="00D27115">
          <w:rPr>
            <w:rFonts w:ascii="Times New Roman" w:hAnsi="Times New Roman" w:cs="Times New Roman"/>
            <w:noProof/>
            <w:sz w:val="24"/>
            <w:szCs w:val="24"/>
          </w:rPr>
          <w:t>, background selection; Charlesworth et al. 1993; Hudson and Kaplan 1995)</w:t>
        </w:r>
        <w:r w:rsidR="00D27115">
          <w:rPr>
            <w:rFonts w:ascii="Times New Roman" w:hAnsi="Times New Roman" w:cs="Times New Roman"/>
            <w:sz w:val="24"/>
            <w:szCs w:val="24"/>
          </w:rPr>
          <w:fldChar w:fldCharType="end"/>
        </w:r>
        <w:r w:rsidR="00D27115">
          <w:rPr>
            <w:rFonts w:ascii="Times New Roman" w:hAnsi="Times New Roman" w:cs="Times New Roman"/>
            <w:sz w:val="24"/>
            <w:szCs w:val="24"/>
          </w:rPr>
          <w:t xml:space="preserve">. Thus, variation on parameters dependent on </w:t>
        </w:r>
        <w:r w:rsidR="00D27115" w:rsidRPr="00B84C77">
          <w:rPr>
            <w:rFonts w:ascii="Times New Roman" w:hAnsi="Times New Roman" w:cs="Times New Roman"/>
            <w:i/>
            <w:iCs/>
            <w:sz w:val="24"/>
            <w:szCs w:val="24"/>
          </w:rPr>
          <w:t>N</w:t>
        </w:r>
        <w:r w:rsidR="00D27115" w:rsidRPr="000E72EA">
          <w:rPr>
            <w:rFonts w:ascii="Times New Roman" w:hAnsi="Times New Roman" w:cs="Times New Roman"/>
            <w:i/>
            <w:iCs/>
            <w:sz w:val="24"/>
            <w:szCs w:val="24"/>
            <w:vertAlign w:val="subscript"/>
          </w:rPr>
          <w:t>e</w:t>
        </w:r>
        <w:r w:rsidR="00D27115">
          <w:rPr>
            <w:rFonts w:ascii="Times New Roman" w:hAnsi="Times New Roman" w:cs="Times New Roman"/>
            <w:sz w:val="24"/>
            <w:szCs w:val="24"/>
          </w:rPr>
          <w:t xml:space="preserve"> – such as standing levels of nucleotide variation and patterns of incomplete lineage sorting – should be influenced by linkage to functional elements. </w:t>
        </w:r>
      </w:moveTo>
      <w:moveToRangeEnd w:id="131"/>
      <w:ins w:id="133" w:author="Thomas, Gregg [2]" w:date="2023-09-28T14:54:00Z">
        <w:r w:rsidR="00F43E15">
          <w:rPr>
            <w:rFonts w:ascii="Times New Roman" w:hAnsi="Times New Roman" w:cs="Times New Roman"/>
            <w:sz w:val="24"/>
            <w:szCs w:val="24"/>
          </w:rPr>
          <w:t>We observe</w:t>
        </w:r>
      </w:ins>
      <w:ins w:id="134" w:author="Thomas, Gregg [2]" w:date="2023-09-28T14:56:00Z">
        <w:r w:rsidR="001D4181">
          <w:rPr>
            <w:rFonts w:ascii="Times New Roman" w:hAnsi="Times New Roman" w:cs="Times New Roman"/>
            <w:sz w:val="24"/>
            <w:szCs w:val="24"/>
          </w:rPr>
          <w:t xml:space="preserve"> </w:t>
        </w:r>
      </w:ins>
      <w:ins w:id="135" w:author="Thomas, Gregg [2]" w:date="2023-09-28T14:57:00Z">
        <w:r w:rsidR="001D4181">
          <w:rPr>
            <w:rFonts w:ascii="Times New Roman" w:hAnsi="Times New Roman" w:cs="Times New Roman"/>
            <w:sz w:val="24"/>
            <w:szCs w:val="24"/>
          </w:rPr>
          <w:t>that</w:t>
        </w:r>
      </w:ins>
      <w:ins w:id="136" w:author="Thomas, Gregg [2]" w:date="2023-09-28T14:58:00Z">
        <w:r w:rsidR="001D4181">
          <w:rPr>
            <w:rFonts w:ascii="Times New Roman" w:hAnsi="Times New Roman" w:cs="Times New Roman"/>
            <w:sz w:val="24"/>
            <w:szCs w:val="24"/>
          </w:rPr>
          <w:t xml:space="preserve"> genomic windows containing</w:t>
        </w:r>
      </w:ins>
      <w:ins w:id="137" w:author="Thomas, Gregg [2]" w:date="2023-09-28T14:57:00Z">
        <w:r w:rsidR="001D4181">
          <w:rPr>
            <w:rFonts w:ascii="Times New Roman" w:hAnsi="Times New Roman" w:cs="Times New Roman"/>
            <w:sz w:val="24"/>
            <w:szCs w:val="24"/>
          </w:rPr>
          <w:t xml:space="preserve"> coding genes are less discordant from the species</w:t>
        </w:r>
      </w:ins>
      <w:ins w:id="138" w:author="Thomas, Gregg [2]" w:date="2023-09-28T14:58:00Z">
        <w:r w:rsidR="001D4181">
          <w:rPr>
            <w:rFonts w:ascii="Times New Roman" w:hAnsi="Times New Roman" w:cs="Times New Roman"/>
            <w:sz w:val="24"/>
            <w:szCs w:val="24"/>
          </w:rPr>
          <w:t xml:space="preserve"> than other windows (Fig. </w:t>
        </w:r>
      </w:ins>
      <w:ins w:id="139" w:author="Thomas, Gregg [2]" w:date="2023-09-28T15:01:00Z">
        <w:r w:rsidR="00CA393B">
          <w:rPr>
            <w:rFonts w:ascii="Times New Roman" w:hAnsi="Times New Roman" w:cs="Times New Roman"/>
            <w:sz w:val="24"/>
            <w:szCs w:val="24"/>
          </w:rPr>
          <w:t>5</w:t>
        </w:r>
      </w:ins>
      <w:ins w:id="140" w:author="Thomas, Gregg [2]" w:date="2023-09-28T14:58:00Z">
        <w:r w:rsidR="001D4181">
          <w:rPr>
            <w:rFonts w:ascii="Times New Roman" w:hAnsi="Times New Roman" w:cs="Times New Roman"/>
            <w:sz w:val="24"/>
            <w:szCs w:val="24"/>
          </w:rPr>
          <w:t>C),</w:t>
        </w:r>
      </w:ins>
      <w:ins w:id="141" w:author="Thomas, Gregg [2]" w:date="2023-09-28T14:57:00Z">
        <w:r w:rsidR="001D4181">
          <w:rPr>
            <w:rFonts w:ascii="Times New Roman" w:hAnsi="Times New Roman" w:cs="Times New Roman"/>
            <w:sz w:val="24"/>
            <w:szCs w:val="24"/>
          </w:rPr>
          <w:t xml:space="preserve"> </w:t>
        </w:r>
      </w:ins>
      <w:ins w:id="142" w:author="Thomas, Gregg [2]" w:date="2023-09-28T14:58:00Z">
        <w:r w:rsidR="001D4181">
          <w:rPr>
            <w:rFonts w:ascii="Times New Roman" w:hAnsi="Times New Roman" w:cs="Times New Roman"/>
            <w:sz w:val="24"/>
            <w:szCs w:val="24"/>
          </w:rPr>
          <w:t xml:space="preserve">similar to previous results that show that ILS around genic regions is reduced compared to the surrounding regions </w:t>
        </w:r>
        <w:r w:rsidR="001D4181">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ZWNOdW0+MjI3PC9SZWNOdW0+PERpc3BsYXlUZXh0PihTY2FsbHkgZXQgYWwuIDIwMTIpPC9EaXNw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</w:fldData>
          </w:fldChar>
        </w:r>
        <w:r w:rsidR="001D4181">
          <w:rPr>
            <w:rFonts w:ascii="Times New Roman" w:hAnsi="Times New Roman" w:cs="Times New Roman"/>
            <w:sz w:val="24"/>
            <w:szCs w:val="24"/>
          </w:rPr>
          <w:instrText xml:space="preserve"> ADDIN EN.CITE </w:instrText>
        </w:r>
        <w:r w:rsidR="001D4181">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ZWNOdW0+MjI3PC9SZWNOdW0+PERpc3BsYXlUZXh0PihTY2FsbHkgZXQgYWwuIDIwMTIpPC9EaXNw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</w:fldData>
          </w:fldChar>
        </w:r>
        <w:r w:rsidR="001D4181">
          <w:rPr>
            <w:rFonts w:ascii="Times New Roman" w:hAnsi="Times New Roman" w:cs="Times New Roman"/>
            <w:sz w:val="24"/>
            <w:szCs w:val="24"/>
          </w:rPr>
          <w:instrText xml:space="preserve"> ADDIN EN.CITE.DATA </w:instrText>
        </w:r>
        <w:r w:rsidR="001D4181">
          <w:rPr>
            <w:rFonts w:ascii="Times New Roman" w:hAnsi="Times New Roman" w:cs="Times New Roman"/>
            <w:sz w:val="24"/>
            <w:szCs w:val="24"/>
          </w:rPr>
        </w:r>
        <w:r w:rsidR="001D4181">
          <w:rPr>
            <w:rFonts w:ascii="Times New Roman" w:hAnsi="Times New Roman" w:cs="Times New Roman"/>
            <w:sz w:val="24"/>
            <w:szCs w:val="24"/>
          </w:rPr>
          <w:fldChar w:fldCharType="end"/>
        </w:r>
        <w:r w:rsidR="001D4181">
          <w:rPr>
            <w:rFonts w:ascii="Times New Roman" w:hAnsi="Times New Roman" w:cs="Times New Roman"/>
            <w:sz w:val="24"/>
            <w:szCs w:val="24"/>
          </w:rPr>
          <w:fldChar w:fldCharType="separate"/>
        </w:r>
        <w:r w:rsidR="001D4181">
          <w:rPr>
            <w:rFonts w:ascii="Times New Roman" w:hAnsi="Times New Roman" w:cs="Times New Roman"/>
            <w:noProof/>
            <w:sz w:val="24"/>
            <w:szCs w:val="24"/>
          </w:rPr>
          <w:t>(Scally et al. 2012)</w:t>
        </w:r>
        <w:r w:rsidR="001D4181">
          <w:rPr>
            <w:rFonts w:ascii="Times New Roman" w:hAnsi="Times New Roman" w:cs="Times New Roman"/>
            <w:sz w:val="24"/>
            <w:szCs w:val="24"/>
          </w:rPr>
          <w:fldChar w:fldCharType="end"/>
        </w:r>
        <w:r w:rsidR="001D4181">
          <w:rPr>
            <w:rFonts w:ascii="Times New Roman" w:hAnsi="Times New Roman" w:cs="Times New Roman"/>
            <w:sz w:val="24"/>
            <w:szCs w:val="24"/>
          </w:rPr>
          <w:t xml:space="preserve"> or to intergenic regions </w:t>
        </w:r>
        <w:r w:rsidR="001D4181">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L1llYXI+PFJlY051bT4yMjY8L1JlY051bT48RGlzcGxheVRleHQ+KFJpdmFzLUdvbnphbGV6IGV0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=
</w:fldData>
          </w:fldChar>
        </w:r>
        <w:r w:rsidR="001D4181">
          <w:rPr>
            <w:rFonts w:ascii="Times New Roman" w:hAnsi="Times New Roman" w:cs="Times New Roman"/>
            <w:sz w:val="24"/>
            <w:szCs w:val="24"/>
          </w:rPr>
          <w:instrText xml:space="preserve"> ADDIN EN.CITE </w:instrText>
        </w:r>
        <w:r w:rsidR="001D4181">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L1llYXI+PFJlY051bT4yMjY8L1JlY051bT48RGlzcGxheVRleHQ+KFJpdmFzLUdvbnphbGV6IGV0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=
</w:fldData>
          </w:fldChar>
        </w:r>
        <w:r w:rsidR="001D4181">
          <w:rPr>
            <w:rFonts w:ascii="Times New Roman" w:hAnsi="Times New Roman" w:cs="Times New Roman"/>
            <w:sz w:val="24"/>
            <w:szCs w:val="24"/>
          </w:rPr>
          <w:instrText xml:space="preserve"> ADDIN EN.CITE.DATA </w:instrText>
        </w:r>
        <w:r w:rsidR="001D4181">
          <w:rPr>
            <w:rFonts w:ascii="Times New Roman" w:hAnsi="Times New Roman" w:cs="Times New Roman"/>
            <w:sz w:val="24"/>
            <w:szCs w:val="24"/>
          </w:rPr>
        </w:r>
        <w:r w:rsidR="001D4181">
          <w:rPr>
            <w:rFonts w:ascii="Times New Roman" w:hAnsi="Times New Roman" w:cs="Times New Roman"/>
            <w:sz w:val="24"/>
            <w:szCs w:val="24"/>
          </w:rPr>
          <w:fldChar w:fldCharType="end"/>
        </w:r>
        <w:r w:rsidR="001D4181">
          <w:rPr>
            <w:rFonts w:ascii="Times New Roman" w:hAnsi="Times New Roman" w:cs="Times New Roman"/>
            <w:sz w:val="24"/>
            <w:szCs w:val="24"/>
          </w:rPr>
          <w:fldChar w:fldCharType="separate"/>
        </w:r>
        <w:r w:rsidR="001D4181">
          <w:rPr>
            <w:rFonts w:ascii="Times New Roman" w:hAnsi="Times New Roman" w:cs="Times New Roman"/>
            <w:noProof/>
            <w:sz w:val="24"/>
            <w:szCs w:val="24"/>
          </w:rPr>
          <w:t>(Rivas-Gonzalez et al. 2023)</w:t>
        </w:r>
        <w:r w:rsidR="001D4181">
          <w:rPr>
            <w:rFonts w:ascii="Times New Roman" w:hAnsi="Times New Roman" w:cs="Times New Roman"/>
            <w:sz w:val="24"/>
            <w:szCs w:val="24"/>
          </w:rPr>
          <w:fldChar w:fldCharType="end"/>
        </w:r>
        <w:r w:rsidR="001D4181">
          <w:rPr>
            <w:rFonts w:ascii="Times New Roman" w:hAnsi="Times New Roman" w:cs="Times New Roman"/>
            <w:sz w:val="24"/>
            <w:szCs w:val="24"/>
          </w:rPr>
          <w:t>. However, we also find</w:t>
        </w:r>
      </w:ins>
      <w:ins w:id="143" w:author="Thomas, Gregg [2]" w:date="2023-09-28T14:54:00Z">
        <w:r w:rsidR="00F43E15">
          <w:rPr>
            <w:rFonts w:ascii="Times New Roman" w:hAnsi="Times New Roman" w:cs="Times New Roman"/>
            <w:sz w:val="24"/>
            <w:szCs w:val="24"/>
          </w:rPr>
          <w:t xml:space="preserve"> </w:t>
        </w:r>
      </w:ins>
      <w:r w:rsidR="008350DE" w:rsidRPr="00031896">
        <w:rPr>
          <w:rFonts w:ascii="Times New Roman" w:hAnsi="Times New Roman" w:cs="Times New Roman"/>
          <w:sz w:val="24"/>
          <w:szCs w:val="24"/>
        </w:rPr>
        <w:t xml:space="preserve">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around</w:t>
      </w:r>
      <w:r w:rsidR="006C1351">
        <w:rPr>
          <w:rFonts w:ascii="Times New Roman" w:hAnsi="Times New Roman" w:cs="Times New Roman"/>
          <w:sz w:val="24"/>
          <w:szCs w:val="24"/>
        </w:rPr>
        <w:t xml:space="preserve"> </w:t>
      </w:r>
      <w:r w:rsidR="006C1351" w:rsidRPr="00031896">
        <w:rPr>
          <w:rFonts w:ascii="Times New Roman" w:hAnsi="Times New Roman" w:cs="Times New Roman"/>
          <w:sz w:val="24"/>
          <w:szCs w:val="24"/>
        </w:rPr>
        <w:t>recombination hotspots</w:t>
      </w:r>
      <w:r w:rsidR="006C1351">
        <w:rPr>
          <w:rFonts w:ascii="Times New Roman" w:hAnsi="Times New Roman" w:cs="Times New Roman"/>
          <w:sz w:val="24"/>
          <w:szCs w:val="24"/>
        </w:rPr>
        <w:t xml:space="preserve"> and other</w:t>
      </w:r>
      <w:r w:rsidR="008350DE" w:rsidRPr="00031896">
        <w:rPr>
          <w:rFonts w:ascii="Times New Roman" w:hAnsi="Times New Roman" w:cs="Times New Roman"/>
          <w:sz w:val="24"/>
          <w:szCs w:val="24"/>
        </w:rPr>
        <w:t xml:space="preserve"> </w:t>
      </w:r>
      <w:r>
        <w:rPr>
          <w:rFonts w:ascii="Times New Roman" w:hAnsi="Times New Roman" w:cs="Times New Roman"/>
          <w:sz w:val="24"/>
          <w:szCs w:val="24"/>
        </w:rPr>
        <w:t>genomic</w:t>
      </w:r>
      <w:r w:rsidRPr="00031896">
        <w:rPr>
          <w:rFonts w:ascii="Times New Roman" w:hAnsi="Times New Roman" w:cs="Times New Roman"/>
          <w:sz w:val="24"/>
          <w:szCs w:val="24"/>
        </w:rPr>
        <w:t xml:space="preserve"> </w:t>
      </w:r>
      <w:r w:rsidR="008350DE" w:rsidRPr="00031896">
        <w:rPr>
          <w:rFonts w:ascii="Times New Roman" w:hAnsi="Times New Roman" w:cs="Times New Roman"/>
          <w:sz w:val="24"/>
          <w:szCs w:val="24"/>
        </w:rPr>
        <w:t xml:space="preserve">features, such as </w:t>
      </w:r>
      <w:ins w:id="144" w:author="Thomas, Gregg [2]" w:date="2023-09-28T14:59:00Z">
        <w:r w:rsidR="001D4181">
          <w:rPr>
            <w:rFonts w:ascii="Times New Roman" w:hAnsi="Times New Roman" w:cs="Times New Roman"/>
            <w:sz w:val="24"/>
            <w:szCs w:val="24"/>
          </w:rPr>
          <w:t xml:space="preserve">positively selected </w:t>
        </w:r>
      </w:ins>
      <w:r w:rsidR="008350DE" w:rsidRPr="00031896">
        <w:rPr>
          <w:rFonts w:ascii="Times New Roman" w:hAnsi="Times New Roman" w:cs="Times New Roman"/>
          <w:sz w:val="24"/>
          <w:szCs w:val="24"/>
        </w:rPr>
        <w:t>genes and UCEs</w:t>
      </w:r>
      <w:r w:rsidR="008B682F">
        <w:rPr>
          <w:rFonts w:ascii="Times New Roman" w:hAnsi="Times New Roman" w:cs="Times New Roman"/>
          <w:sz w:val="24"/>
          <w:szCs w:val="24"/>
        </w:rPr>
        <w:t xml:space="preserve">, 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8350DE" w:rsidRPr="00031896">
        <w:rPr>
          <w:rFonts w:ascii="Times New Roman" w:hAnsi="Times New Roman" w:cs="Times New Roman"/>
          <w:sz w:val="24"/>
          <w:szCs w:val="24"/>
        </w:rPr>
        <w:t>.</w:t>
      </w:r>
      <w:del w:id="145" w:author="Thomas, Gregg [2]" w:date="2023-09-28T14:58:00Z">
        <w:r w:rsidR="00F43E15" w:rsidDel="001D4181">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del>
      <w:del w:id="146" w:author="Thomas, Gregg [2]" w:date="2023-09-28T14:59:00Z">
        <w:r w:rsidR="001D4181" w:rsidDel="001D4181">
          <w:rPr>
            <w:rFonts w:ascii="Times New Roman" w:hAnsi="Times New Roman" w:cs="Times New Roman"/>
            <w:sz w:val="24"/>
            <w:szCs w:val="24"/>
          </w:rPr>
          <w:delInstrText xml:space="preserve"> ADDIN EN.CITE </w:delInstrText>
        </w:r>
        <w:r w:rsidR="001D4181" w:rsidDel="001D4181">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1D4181" w:rsidDel="001D4181">
          <w:rPr>
            <w:rFonts w:ascii="Times New Roman" w:hAnsi="Times New Roman" w:cs="Times New Roman"/>
            <w:sz w:val="24"/>
            <w:szCs w:val="24"/>
          </w:rPr>
          <w:delInstrText xml:space="preserve"> ADDIN EN.CITE.DATA </w:delInstrText>
        </w:r>
        <w:r w:rsidR="001D4181" w:rsidDel="001D4181">
          <w:rPr>
            <w:rFonts w:ascii="Times New Roman" w:hAnsi="Times New Roman" w:cs="Times New Roman"/>
            <w:sz w:val="24"/>
            <w:szCs w:val="24"/>
          </w:rPr>
        </w:r>
        <w:r w:rsidR="001D4181" w:rsidDel="001D4181">
          <w:rPr>
            <w:rFonts w:ascii="Times New Roman" w:hAnsi="Times New Roman" w:cs="Times New Roman"/>
            <w:sz w:val="24"/>
            <w:szCs w:val="24"/>
          </w:rPr>
          <w:fldChar w:fldCharType="end"/>
        </w:r>
      </w:del>
      <w:del w:id="147" w:author="Thomas, Gregg [2]" w:date="2023-09-28T14:58:00Z">
        <w:r w:rsidR="00F43E15" w:rsidDel="001D4181">
          <w:rPr>
            <w:rFonts w:ascii="Times New Roman" w:hAnsi="Times New Roman" w:cs="Times New Roman"/>
            <w:sz w:val="24"/>
            <w:szCs w:val="24"/>
          </w:rPr>
          <w:fldChar w:fldCharType="separate"/>
        </w:r>
      </w:del>
      <w:del w:id="148" w:author="Thomas, Gregg [2]" w:date="2023-09-28T14:59:00Z">
        <w:r w:rsidR="001D4181" w:rsidDel="001D4181">
          <w:rPr>
            <w:rFonts w:ascii="Times New Roman" w:hAnsi="Times New Roman" w:cs="Times New Roman"/>
            <w:noProof/>
            <w:sz w:val="24"/>
            <w:szCs w:val="24"/>
          </w:rPr>
          <w:delText>(Scally et al. 2012; Rivas-Gonzalez et al. 2023)</w:delText>
        </w:r>
      </w:del>
      <w:del w:id="149" w:author="Thomas, Gregg [2]" w:date="2023-09-28T14:58:00Z">
        <w:r w:rsidR="00F43E15" w:rsidDel="001D4181">
          <w:rPr>
            <w:rFonts w:ascii="Times New Roman" w:hAnsi="Times New Roman" w:cs="Times New Roman"/>
            <w:sz w:val="24"/>
            <w:szCs w:val="24"/>
          </w:rPr>
          <w:fldChar w:fldCharType="end"/>
        </w:r>
      </w:del>
      <w:ins w:id="150" w:author="Thomas, Gregg [2]" w:date="2023-09-28T14:56:00Z">
        <w:r w:rsidR="00F43E15">
          <w:rPr>
            <w:rFonts w:ascii="Times New Roman" w:hAnsi="Times New Roman" w:cs="Times New Roman"/>
            <w:sz w:val="24"/>
            <w:szCs w:val="24"/>
          </w:rPr>
          <w:t xml:space="preserve"> </w:t>
        </w:r>
      </w:ins>
      <w:ins w:id="151" w:author="Thomas, Gregg [2]" w:date="2023-09-28T14:59:00Z">
        <w:r w:rsidR="001D4181">
          <w:rPr>
            <w:rFonts w:ascii="Times New Roman" w:hAnsi="Times New Roman" w:cs="Times New Roman"/>
            <w:sz w:val="24"/>
            <w:szCs w:val="24"/>
          </w:rPr>
          <w:t xml:space="preserve">We also find that the level of phylogenetic discordance </w:t>
        </w:r>
      </w:ins>
      <w:ins w:id="152" w:author="Thomas, Gregg [2]" w:date="2023-09-28T15:00:00Z">
        <w:r w:rsidR="001D4181">
          <w:rPr>
            <w:rFonts w:ascii="Times New Roman" w:hAnsi="Times New Roman" w:cs="Times New Roman"/>
            <w:sz w:val="24"/>
            <w:szCs w:val="24"/>
          </w:rPr>
          <w:t xml:space="preserve">directly surrounding some of these features varies, with areas around UCEs generally being more similar </w:t>
        </w:r>
      </w:ins>
      <w:ins w:id="153" w:author="Thomas, Gregg [2]" w:date="2023-09-28T15:01:00Z">
        <w:r w:rsidR="001D4181">
          <w:rPr>
            <w:rFonts w:ascii="Times New Roman" w:hAnsi="Times New Roman" w:cs="Times New Roman"/>
            <w:sz w:val="24"/>
            <w:szCs w:val="24"/>
          </w:rPr>
          <w:t xml:space="preserve">locally than other features (Fig. </w:t>
        </w:r>
        <w:r w:rsidR="00CA393B">
          <w:rPr>
            <w:rFonts w:ascii="Times New Roman" w:hAnsi="Times New Roman" w:cs="Times New Roman"/>
            <w:sz w:val="24"/>
            <w:szCs w:val="24"/>
          </w:rPr>
          <w:t>5</w:t>
        </w:r>
        <w:r w:rsidR="001D4181">
          <w:rPr>
            <w:rFonts w:ascii="Times New Roman" w:hAnsi="Times New Roman" w:cs="Times New Roman"/>
            <w:sz w:val="24"/>
            <w:szCs w:val="24"/>
          </w:rPr>
          <w:t>B).</w:t>
        </w:r>
      </w:ins>
      <w:r w:rsidR="008350DE" w:rsidRPr="00031896">
        <w:rPr>
          <w:rFonts w:ascii="Times New Roman" w:hAnsi="Times New Roman" w:cs="Times New Roman"/>
          <w:sz w:val="24"/>
          <w:szCs w:val="24"/>
        </w:rPr>
        <w:t xml:space="preserve"> </w:t>
      </w:r>
      <w:moveFromRangeStart w:id="154" w:author="Thomas, Gregg [2]" w:date="2023-09-28T15:08:00Z" w:name="move146806142"/>
      <w:moveFrom w:id="155" w:author="Thomas, Gregg [2]" w:date="2023-09-28T15:08:00Z">
        <w:r w:rsidR="00136EDF" w:rsidDel="00D27115">
          <w:rPr>
            <w:rFonts w:ascii="Times New Roman" w:hAnsi="Times New Roman" w:cs="Times New Roman"/>
            <w:sz w:val="24"/>
            <w:szCs w:val="24"/>
          </w:rPr>
          <w:t>Natural selection reduces the effective population size</w:t>
        </w:r>
        <w:r w:rsidR="003C6D3F" w:rsidDel="00D27115">
          <w:rPr>
            <w:rFonts w:ascii="Times New Roman" w:hAnsi="Times New Roman" w:cs="Times New Roman"/>
            <w:sz w:val="24"/>
            <w:szCs w:val="24"/>
          </w:rPr>
          <w:t xml:space="preserve"> (</w:t>
        </w:r>
        <w:r w:rsidR="003C6D3F" w:rsidRPr="005B45C4" w:rsidDel="00D27115">
          <w:rPr>
            <w:rFonts w:ascii="Times New Roman" w:hAnsi="Times New Roman" w:cs="Times New Roman"/>
            <w:i/>
            <w:iCs/>
            <w:sz w:val="24"/>
            <w:szCs w:val="24"/>
          </w:rPr>
          <w:t>N</w:t>
        </w:r>
        <w:r w:rsidR="000E72EA" w:rsidRPr="000E72EA" w:rsidDel="00D27115">
          <w:rPr>
            <w:rFonts w:ascii="Times New Roman" w:hAnsi="Times New Roman" w:cs="Times New Roman"/>
            <w:i/>
            <w:iCs/>
            <w:sz w:val="24"/>
            <w:szCs w:val="24"/>
            <w:vertAlign w:val="subscript"/>
          </w:rPr>
          <w:t>e</w:t>
        </w:r>
        <w:r w:rsidR="003C6D3F" w:rsidDel="00D27115">
          <w:rPr>
            <w:rFonts w:ascii="Times New Roman" w:hAnsi="Times New Roman" w:cs="Times New Roman"/>
            <w:sz w:val="24"/>
            <w:szCs w:val="24"/>
          </w:rPr>
          <w:t>)</w:t>
        </w:r>
        <w:r w:rsidR="00136EDF" w:rsidDel="00D27115">
          <w:rPr>
            <w:rFonts w:ascii="Times New Roman" w:hAnsi="Times New Roman" w:cs="Times New Roman"/>
            <w:sz w:val="24"/>
            <w:szCs w:val="24"/>
          </w:rPr>
          <w:t xml:space="preserve"> of genomic regions through the processes of genetic hitchhiking of variation linked to</w:t>
        </w:r>
        <w:r w:rsidR="002668A9" w:rsidDel="00D27115">
          <w:rPr>
            <w:rFonts w:ascii="Times New Roman" w:hAnsi="Times New Roman" w:cs="Times New Roman"/>
            <w:sz w:val="24"/>
            <w:szCs w:val="24"/>
          </w:rPr>
          <w:t xml:space="preserve"> the fixation of</w:t>
        </w:r>
        <w:r w:rsidR="00136EDF" w:rsidDel="00D27115">
          <w:rPr>
            <w:rFonts w:ascii="Times New Roman" w:hAnsi="Times New Roman" w:cs="Times New Roman"/>
            <w:sz w:val="24"/>
            <w:szCs w:val="24"/>
          </w:rPr>
          <w:t xml:space="preserve"> positive</w:t>
        </w:r>
        <w:r w:rsidR="002668A9" w:rsidDel="00D27115">
          <w:rPr>
            <w:rFonts w:ascii="Times New Roman" w:hAnsi="Times New Roman" w:cs="Times New Roman"/>
            <w:sz w:val="24"/>
            <w:szCs w:val="24"/>
          </w:rPr>
          <w:t>ly</w:t>
        </w:r>
        <w:r w:rsidR="00136EDF" w:rsidDel="00D27115">
          <w:rPr>
            <w:rFonts w:ascii="Times New Roman" w:hAnsi="Times New Roman" w:cs="Times New Roman"/>
            <w:sz w:val="24"/>
            <w:szCs w:val="24"/>
          </w:rPr>
          <w:t xml:space="preserve"> select</w:t>
        </w:r>
        <w:r w:rsidR="002668A9" w:rsidDel="00D27115">
          <w:rPr>
            <w:rFonts w:ascii="Times New Roman" w:hAnsi="Times New Roman" w:cs="Times New Roman"/>
            <w:sz w:val="24"/>
            <w:szCs w:val="24"/>
          </w:rPr>
          <w:t>ed</w:t>
        </w:r>
        <w:r w:rsidR="00136EDF" w:rsidDel="00D27115">
          <w:rPr>
            <w:rFonts w:ascii="Times New Roman" w:hAnsi="Times New Roman" w:cs="Times New Roman"/>
            <w:sz w:val="24"/>
            <w:szCs w:val="24"/>
          </w:rPr>
          <w:t xml:space="preserve"> mutations </w:t>
        </w:r>
        <w:r w:rsidR="000E72EA" w:rsidDel="00D27115">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sidR="000E72EA" w:rsidDel="00D27115">
          <w:rPr>
            <w:rFonts w:ascii="Times New Roman" w:hAnsi="Times New Roman" w:cs="Times New Roman"/>
            <w:sz w:val="24"/>
            <w:szCs w:val="24"/>
          </w:rPr>
          <w:instrText xml:space="preserve"> ADDIN EN.CITE </w:instrText>
        </w:r>
        <w:r w:rsidR="000E72EA" w:rsidDel="00D27115">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sidR="000E72EA" w:rsidDel="00D27115">
          <w:rPr>
            <w:rFonts w:ascii="Times New Roman" w:hAnsi="Times New Roman" w:cs="Times New Roman"/>
            <w:sz w:val="24"/>
            <w:szCs w:val="24"/>
          </w:rPr>
          <w:instrText xml:space="preserve"> ADDIN EN.CITE.DATA </w:instrText>
        </w:r>
        <w:r w:rsidR="000E72EA" w:rsidDel="00D27115">
          <w:rPr>
            <w:rFonts w:ascii="Times New Roman" w:hAnsi="Times New Roman" w:cs="Times New Roman"/>
            <w:sz w:val="24"/>
            <w:szCs w:val="24"/>
          </w:rPr>
        </w:r>
        <w:r w:rsidR="000E72EA" w:rsidDel="00D27115">
          <w:rPr>
            <w:rFonts w:ascii="Times New Roman" w:hAnsi="Times New Roman" w:cs="Times New Roman"/>
            <w:sz w:val="24"/>
            <w:szCs w:val="24"/>
          </w:rPr>
          <w:fldChar w:fldCharType="end"/>
        </w:r>
        <w:r w:rsidR="000E72EA" w:rsidDel="00D27115">
          <w:rPr>
            <w:rFonts w:ascii="Times New Roman" w:hAnsi="Times New Roman" w:cs="Times New Roman"/>
            <w:sz w:val="24"/>
            <w:szCs w:val="24"/>
          </w:rPr>
          <w:fldChar w:fldCharType="separate"/>
        </w:r>
        <w:r w:rsidR="000E72EA" w:rsidDel="00D27115">
          <w:rPr>
            <w:rFonts w:ascii="Times New Roman" w:hAnsi="Times New Roman" w:cs="Times New Roman"/>
            <w:noProof/>
            <w:sz w:val="24"/>
            <w:szCs w:val="24"/>
          </w:rPr>
          <w:t>(</w:t>
        </w:r>
        <w:r w:rsidR="000E72EA" w:rsidRPr="000E72EA" w:rsidDel="00D27115">
          <w:rPr>
            <w:rFonts w:ascii="Times New Roman" w:hAnsi="Times New Roman" w:cs="Times New Roman"/>
            <w:i/>
            <w:iCs/>
            <w:noProof/>
            <w:sz w:val="24"/>
            <w:szCs w:val="24"/>
          </w:rPr>
          <w:t>i.e.</w:t>
        </w:r>
        <w:r w:rsidR="000E72EA" w:rsidDel="00D27115">
          <w:rPr>
            <w:rFonts w:ascii="Times New Roman" w:hAnsi="Times New Roman" w:cs="Times New Roman"/>
            <w:noProof/>
            <w:sz w:val="24"/>
            <w:szCs w:val="24"/>
          </w:rPr>
          <w:t>, selective sweeps; Smith and Haigh 1974; Kaplan et al. 1989)</w:t>
        </w:r>
        <w:r w:rsidR="000E72EA" w:rsidDel="00D27115">
          <w:rPr>
            <w:rFonts w:ascii="Times New Roman" w:hAnsi="Times New Roman" w:cs="Times New Roman"/>
            <w:sz w:val="24"/>
            <w:szCs w:val="24"/>
          </w:rPr>
          <w:fldChar w:fldCharType="end"/>
        </w:r>
        <w:r w:rsidR="002668A9" w:rsidDel="00D27115">
          <w:rPr>
            <w:rFonts w:ascii="Times New Roman" w:hAnsi="Times New Roman" w:cs="Times New Roman"/>
            <w:sz w:val="24"/>
            <w:szCs w:val="24"/>
          </w:rPr>
          <w:t xml:space="preserve"> and the purging of deleterious mutations </w:t>
        </w:r>
        <w:r w:rsidR="00AA6986" w:rsidDel="00D27115">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sidR="00C6053D" w:rsidDel="00D27115">
          <w:rPr>
            <w:rFonts w:ascii="Times New Roman" w:hAnsi="Times New Roman" w:cs="Times New Roman"/>
            <w:sz w:val="24"/>
            <w:szCs w:val="24"/>
          </w:rPr>
          <w:instrText xml:space="preserve"> ADDIN EN.CITE </w:instrText>
        </w:r>
        <w:r w:rsidR="00C6053D" w:rsidDel="00D27115">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sidR="00C6053D" w:rsidDel="00D27115">
          <w:rPr>
            <w:rFonts w:ascii="Times New Roman" w:hAnsi="Times New Roman" w:cs="Times New Roman"/>
            <w:sz w:val="24"/>
            <w:szCs w:val="24"/>
          </w:rPr>
          <w:instrText xml:space="preserve"> ADDIN EN.CITE.DATA </w:instrText>
        </w:r>
        <w:r w:rsidR="00C6053D" w:rsidDel="00D27115">
          <w:rPr>
            <w:rFonts w:ascii="Times New Roman" w:hAnsi="Times New Roman" w:cs="Times New Roman"/>
            <w:sz w:val="24"/>
            <w:szCs w:val="24"/>
          </w:rPr>
        </w:r>
        <w:r w:rsidR="00C6053D" w:rsidDel="00D27115">
          <w:rPr>
            <w:rFonts w:ascii="Times New Roman" w:hAnsi="Times New Roman" w:cs="Times New Roman"/>
            <w:sz w:val="24"/>
            <w:szCs w:val="24"/>
          </w:rPr>
          <w:fldChar w:fldCharType="end"/>
        </w:r>
        <w:r w:rsidR="00AA6986" w:rsidDel="00D27115">
          <w:rPr>
            <w:rFonts w:ascii="Times New Roman" w:hAnsi="Times New Roman" w:cs="Times New Roman"/>
            <w:sz w:val="24"/>
            <w:szCs w:val="24"/>
          </w:rPr>
        </w:r>
        <w:r w:rsidR="00AA6986" w:rsidDel="00D27115">
          <w:rPr>
            <w:rFonts w:ascii="Times New Roman" w:hAnsi="Times New Roman" w:cs="Times New Roman"/>
            <w:sz w:val="24"/>
            <w:szCs w:val="24"/>
          </w:rPr>
          <w:fldChar w:fldCharType="separate"/>
        </w:r>
        <w:r w:rsidR="00C6053D" w:rsidDel="00D27115">
          <w:rPr>
            <w:rFonts w:ascii="Times New Roman" w:hAnsi="Times New Roman" w:cs="Times New Roman"/>
            <w:noProof/>
            <w:sz w:val="24"/>
            <w:szCs w:val="24"/>
          </w:rPr>
          <w:t>(</w:t>
        </w:r>
        <w:r w:rsidR="00C6053D" w:rsidRPr="000E72EA" w:rsidDel="00D27115">
          <w:rPr>
            <w:rFonts w:ascii="Times New Roman" w:hAnsi="Times New Roman" w:cs="Times New Roman"/>
            <w:i/>
            <w:iCs/>
            <w:noProof/>
            <w:sz w:val="24"/>
            <w:szCs w:val="24"/>
          </w:rPr>
          <w:t>i.e.</w:t>
        </w:r>
        <w:r w:rsidR="00C6053D" w:rsidDel="00D27115">
          <w:rPr>
            <w:rFonts w:ascii="Times New Roman" w:hAnsi="Times New Roman" w:cs="Times New Roman"/>
            <w:noProof/>
            <w:sz w:val="24"/>
            <w:szCs w:val="24"/>
          </w:rPr>
          <w:t>, background selection; Charlesworth et al. 1993; Hudson and Kaplan 1995)</w:t>
        </w:r>
        <w:r w:rsidR="00AA6986" w:rsidDel="00D27115">
          <w:rPr>
            <w:rFonts w:ascii="Times New Roman" w:hAnsi="Times New Roman" w:cs="Times New Roman"/>
            <w:sz w:val="24"/>
            <w:szCs w:val="24"/>
          </w:rPr>
          <w:fldChar w:fldCharType="end"/>
        </w:r>
        <w:r w:rsidR="003C6D3F" w:rsidDel="00D27115">
          <w:rPr>
            <w:rFonts w:ascii="Times New Roman" w:hAnsi="Times New Roman" w:cs="Times New Roman"/>
            <w:sz w:val="24"/>
            <w:szCs w:val="24"/>
          </w:rPr>
          <w:t xml:space="preserve">. Thus, </w:t>
        </w:r>
        <w:r w:rsidR="00CB71D0" w:rsidDel="00D27115">
          <w:rPr>
            <w:rFonts w:ascii="Times New Roman" w:hAnsi="Times New Roman" w:cs="Times New Roman"/>
            <w:sz w:val="24"/>
            <w:szCs w:val="24"/>
          </w:rPr>
          <w:t xml:space="preserve">variation on </w:t>
        </w:r>
        <w:r w:rsidR="003C6D3F" w:rsidDel="00D27115">
          <w:rPr>
            <w:rFonts w:ascii="Times New Roman" w:hAnsi="Times New Roman" w:cs="Times New Roman"/>
            <w:sz w:val="24"/>
            <w:szCs w:val="24"/>
          </w:rPr>
          <w:t xml:space="preserve">parameters dependent on </w:t>
        </w:r>
        <w:r w:rsidR="003C6D3F" w:rsidRPr="00B84C77" w:rsidDel="00D27115">
          <w:rPr>
            <w:rFonts w:ascii="Times New Roman" w:hAnsi="Times New Roman" w:cs="Times New Roman"/>
            <w:i/>
            <w:iCs/>
            <w:sz w:val="24"/>
            <w:szCs w:val="24"/>
          </w:rPr>
          <w:t>N</w:t>
        </w:r>
        <w:r w:rsidR="003C6D3F" w:rsidRPr="000E72EA" w:rsidDel="00D27115">
          <w:rPr>
            <w:rFonts w:ascii="Times New Roman" w:hAnsi="Times New Roman" w:cs="Times New Roman"/>
            <w:i/>
            <w:iCs/>
            <w:sz w:val="24"/>
            <w:szCs w:val="24"/>
            <w:vertAlign w:val="subscript"/>
          </w:rPr>
          <w:t>e</w:t>
        </w:r>
        <w:r w:rsidR="00CB71D0" w:rsidDel="00D27115">
          <w:rPr>
            <w:rFonts w:ascii="Times New Roman" w:hAnsi="Times New Roman" w:cs="Times New Roman"/>
            <w:sz w:val="24"/>
            <w:szCs w:val="24"/>
          </w:rPr>
          <w:t xml:space="preserve"> – such as standing levels of nucleotide variation and patterns of incomplete lineage sorting – should be influenced by linkage to functional elements. </w:t>
        </w:r>
      </w:moveFrom>
      <w:moveFromRangeEnd w:id="154"/>
    </w:p>
    <w:p w14:paraId="4B141097" w14:textId="08FF0B58" w:rsidR="00136EDF" w:rsidRDefault="003C6D3F" w:rsidP="0005739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r w:rsidR="008350DE" w:rsidRPr="00031896">
        <w:rPr>
          <w:rFonts w:ascii="Times New Roman" w:hAnsi="Times New Roman" w:cs="Times New Roman"/>
          <w:sz w:val="24"/>
          <w:szCs w:val="24"/>
        </w:rPr>
        <w:t>Regions of the genome around</w:t>
      </w:r>
      <w:r w:rsidR="00966EB4">
        <w:rPr>
          <w:rFonts w:ascii="Times New Roman" w:hAnsi="Times New Roman" w:cs="Times New Roman"/>
          <w:sz w:val="24"/>
          <w:szCs w:val="24"/>
        </w:rPr>
        <w:t xml:space="preserve"> recombination </w:t>
      </w:r>
      <w:r w:rsidR="00E474D8">
        <w:rPr>
          <w:rFonts w:ascii="Times New Roman" w:hAnsi="Times New Roman" w:cs="Times New Roman"/>
          <w:sz w:val="24"/>
          <w:szCs w:val="24"/>
        </w:rPr>
        <w:t xml:space="preserve">hotspots </w:t>
      </w:r>
      <w:r w:rsidR="008350DE" w:rsidRPr="00031896">
        <w:rPr>
          <w:rFonts w:ascii="Times New Roman" w:hAnsi="Times New Roman" w:cs="Times New Roman"/>
          <w:sz w:val="24"/>
          <w:szCs w:val="24"/>
        </w:rPr>
        <w:t xml:space="preserve">and UCEs </w:t>
      </w:r>
      <w:r w:rsidR="008B682F">
        <w:rPr>
          <w:rFonts w:ascii="Times New Roman" w:hAnsi="Times New Roman" w:cs="Times New Roman"/>
          <w:sz w:val="24"/>
          <w:szCs w:val="24"/>
        </w:rPr>
        <w:t>we</w:t>
      </w:r>
      <w:r w:rsidR="008350DE" w:rsidRPr="00031896">
        <w:rPr>
          <w:rFonts w:ascii="Times New Roman" w:hAnsi="Times New Roman" w:cs="Times New Roman"/>
          <w:sz w:val="24"/>
          <w:szCs w:val="24"/>
        </w:rPr>
        <w:t>re more similar than random</w:t>
      </w:r>
      <w:r w:rsidR="00F45971">
        <w:rPr>
          <w:rFonts w:ascii="Times New Roman" w:hAnsi="Times New Roman" w:cs="Times New Roman"/>
          <w:sz w:val="24"/>
          <w:szCs w:val="24"/>
        </w:rPr>
        <w:t>ly chosen</w:t>
      </w:r>
      <w:r w:rsidR="008350DE" w:rsidRPr="00031896">
        <w:rPr>
          <w:rFonts w:ascii="Times New Roman" w:hAnsi="Times New Roman" w:cs="Times New Roman"/>
          <w:sz w:val="24"/>
          <w:szCs w:val="24"/>
        </w:rPr>
        <w:t xml:space="preserve"> regions</w:t>
      </w:r>
      <w:r w:rsidR="00DB566A">
        <w:rPr>
          <w:rFonts w:ascii="Times New Roman" w:hAnsi="Times New Roman" w:cs="Times New Roman"/>
          <w:sz w:val="24"/>
          <w:szCs w:val="24"/>
        </w:rPr>
        <w:t>, though at different scales</w:t>
      </w:r>
      <w:r w:rsidR="008350DE" w:rsidRPr="00031896">
        <w:rPr>
          <w:rFonts w:ascii="Times New Roman" w:hAnsi="Times New Roman" w:cs="Times New Roman"/>
          <w:sz w:val="24"/>
          <w:szCs w:val="24"/>
        </w:rPr>
        <w:t>.</w:t>
      </w:r>
      <w:r w:rsidR="00DB566A">
        <w:rPr>
          <w:rFonts w:ascii="Times New Roman" w:hAnsi="Times New Roman" w:cs="Times New Roman"/>
          <w:sz w:val="24"/>
          <w:szCs w:val="24"/>
        </w:rPr>
        <w:t xml:space="preserve"> </w:t>
      </w:r>
      <w:commentRangeStart w:id="156"/>
      <w:r w:rsidR="00DB566A">
        <w:rPr>
          <w:rFonts w:ascii="Times New Roman" w:hAnsi="Times New Roman" w:cs="Times New Roman"/>
          <w:sz w:val="24"/>
          <w:szCs w:val="24"/>
        </w:rPr>
        <w:t>Regions immediately adjacent to recombination hotspots are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on average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more </w:t>
      </w:r>
      <w:r w:rsidR="00DB566A">
        <w:rPr>
          <w:rFonts w:ascii="Times New Roman" w:hAnsi="Times New Roman" w:cs="Times New Roman"/>
          <w:sz w:val="24"/>
          <w:szCs w:val="24"/>
        </w:rPr>
        <w:t xml:space="preserve">similar </w:t>
      </w:r>
      <w:r w:rsidR="00AE5408">
        <w:rPr>
          <w:rFonts w:ascii="Times New Roman" w:hAnsi="Times New Roman" w:cs="Times New Roman"/>
          <w:sz w:val="24"/>
          <w:szCs w:val="24"/>
        </w:rPr>
        <w:t xml:space="preserve">than </w:t>
      </w:r>
      <w:r w:rsidR="00DB566A">
        <w:rPr>
          <w:rFonts w:ascii="Times New Roman" w:hAnsi="Times New Roman" w:cs="Times New Roman"/>
          <w:sz w:val="24"/>
          <w:szCs w:val="24"/>
        </w:rPr>
        <w:t>regions around no genomic features</w:t>
      </w:r>
      <w:r w:rsidR="00AE5408">
        <w:rPr>
          <w:rFonts w:ascii="Times New Roman" w:hAnsi="Times New Roman" w:cs="Times New Roman"/>
          <w:sz w:val="24"/>
          <w:szCs w:val="24"/>
        </w:rPr>
        <w:t xml:space="preserve"> (Fig. 5B)</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and </w:t>
      </w:r>
      <w:r w:rsidR="00DB566A">
        <w:rPr>
          <w:rFonts w:ascii="Times New Roman" w:hAnsi="Times New Roman" w:cs="Times New Roman"/>
          <w:sz w:val="24"/>
          <w:szCs w:val="24"/>
        </w:rPr>
        <w:t>this similarity is retained over</w:t>
      </w:r>
      <w:r w:rsidR="00AE5408">
        <w:rPr>
          <w:rFonts w:ascii="Times New Roman" w:hAnsi="Times New Roman" w:cs="Times New Roman"/>
          <w:sz w:val="24"/>
          <w:szCs w:val="24"/>
        </w:rPr>
        <w:t xml:space="preserve"> long distances (up to 5Mb; Fig. 5A)</w:t>
      </w:r>
      <w:r w:rsidR="00DB566A">
        <w:rPr>
          <w:rFonts w:ascii="Times New Roman" w:hAnsi="Times New Roman" w:cs="Times New Roman"/>
          <w:sz w:val="24"/>
          <w:szCs w:val="24"/>
        </w:rPr>
        <w:t>.</w:t>
      </w:r>
      <w:r w:rsidR="008350DE" w:rsidRPr="00031896">
        <w:rPr>
          <w:rFonts w:ascii="Times New Roman" w:hAnsi="Times New Roman" w:cs="Times New Roman"/>
          <w:sz w:val="24"/>
          <w:szCs w:val="24"/>
        </w:rPr>
        <w:t xml:space="preserve"> </w:t>
      </w:r>
      <w:commentRangeEnd w:id="156"/>
      <w:r w:rsidR="00314783">
        <w:rPr>
          <w:rStyle w:val="CommentReference"/>
        </w:rPr>
        <w:commentReference w:id="156"/>
      </w:r>
      <w:r w:rsidR="00DB566A">
        <w:rPr>
          <w:rFonts w:ascii="Times New Roman" w:hAnsi="Times New Roman" w:cs="Times New Roman"/>
          <w:sz w:val="24"/>
          <w:szCs w:val="24"/>
        </w:rPr>
        <w:t>For UCEs, the regions immediately adjacent to them are significantly more similar than regions around no genomic features and this</w:t>
      </w:r>
      <w:r w:rsidR="008A394E">
        <w:rPr>
          <w:rFonts w:ascii="Times New Roman" w:hAnsi="Times New Roman" w:cs="Times New Roman"/>
          <w:sz w:val="24"/>
          <w:szCs w:val="24"/>
        </w:rPr>
        <w:t xml:space="preserve"> similarity</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dissipated at rates similar to chromosome-wide levels</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 xml:space="preserve">meaning that even at distances of up to 5Mb, the area around these </w:t>
      </w:r>
      <w:r w:rsidR="00527BE4">
        <w:rPr>
          <w:rFonts w:ascii="Times New Roman" w:hAnsi="Times New Roman" w:cs="Times New Roman"/>
          <w:sz w:val="24"/>
          <w:szCs w:val="24"/>
        </w:rPr>
        <w:t xml:space="preserve">UCE-adjacent </w:t>
      </w:r>
      <w:r w:rsidR="008A394E">
        <w:rPr>
          <w:rFonts w:ascii="Times New Roman" w:hAnsi="Times New Roman" w:cs="Times New Roman"/>
          <w:sz w:val="24"/>
          <w:szCs w:val="24"/>
        </w:rPr>
        <w:t xml:space="preserve">regions </w:t>
      </w:r>
      <w:r w:rsidR="008350DE" w:rsidRPr="00031896">
        <w:rPr>
          <w:rFonts w:ascii="Times New Roman" w:hAnsi="Times New Roman" w:cs="Times New Roman"/>
          <w:sz w:val="24"/>
          <w:szCs w:val="24"/>
        </w:rPr>
        <w:t>remain</w:t>
      </w:r>
      <w:r w:rsidR="008B682F">
        <w:rPr>
          <w:rFonts w:ascii="Times New Roman" w:hAnsi="Times New Roman" w:cs="Times New Roman"/>
          <w:sz w:val="24"/>
          <w:szCs w:val="24"/>
        </w:rPr>
        <w:t>ed</w:t>
      </w:r>
      <w:r w:rsidR="008350DE" w:rsidRPr="00031896">
        <w:rPr>
          <w:rFonts w:ascii="Times New Roman" w:hAnsi="Times New Roman" w:cs="Times New Roman"/>
          <w:sz w:val="24"/>
          <w:szCs w:val="24"/>
        </w:rPr>
        <w:t xml:space="preserve"> </w:t>
      </w:r>
      <w:r w:rsidR="008350DE" w:rsidRPr="00031896">
        <w:rPr>
          <w:rFonts w:ascii="Times New Roman" w:hAnsi="Times New Roman" w:cs="Times New Roman"/>
          <w:sz w:val="24"/>
          <w:szCs w:val="24"/>
        </w:rPr>
        <w:lastRenderedPageBreak/>
        <w:t>more similar at long distances.</w:t>
      </w:r>
      <w:r w:rsidR="00DB566A">
        <w:rPr>
          <w:rFonts w:ascii="Times New Roman" w:hAnsi="Times New Roman" w:cs="Times New Roman"/>
          <w:sz w:val="24"/>
          <w:szCs w:val="24"/>
        </w:rPr>
        <w:t xml:space="preserve"> Notably, this pattern is true for regions around UCEs compared to any other genomic feature we studied. </w:t>
      </w:r>
      <w:r w:rsidR="00136EDF">
        <w:rPr>
          <w:rFonts w:ascii="Times New Roman" w:hAnsi="Times New Roman" w:cs="Times New Roman"/>
          <w:sz w:val="24"/>
          <w:szCs w:val="24"/>
        </w:rPr>
        <w:t xml:space="preserve">These results suggest that </w:t>
      </w:r>
      <w:r w:rsidR="00057393">
        <w:rPr>
          <w:rFonts w:ascii="Times New Roman" w:hAnsi="Times New Roman" w:cs="Times New Roman"/>
          <w:sz w:val="24"/>
          <w:szCs w:val="24"/>
        </w:rPr>
        <w:t>a</w:t>
      </w:r>
      <w:r w:rsidR="00136EDF">
        <w:rPr>
          <w:rFonts w:ascii="Times New Roman" w:hAnsi="Times New Roman" w:cs="Times New Roman"/>
          <w:sz w:val="24"/>
          <w:szCs w:val="24"/>
        </w:rPr>
        <w:t xml:space="preserve"> history of strong purifying selection at UCE</w:t>
      </w:r>
      <w:r w:rsidR="00057393">
        <w:rPr>
          <w:rFonts w:ascii="Times New Roman" w:hAnsi="Times New Roman" w:cs="Times New Roman"/>
          <w:sz w:val="24"/>
          <w:szCs w:val="24"/>
        </w:rPr>
        <w:t>s</w:t>
      </w:r>
      <w:r w:rsidR="00136EDF">
        <w:rPr>
          <w:rFonts w:ascii="Times New Roman" w:hAnsi="Times New Roman" w:cs="Times New Roman"/>
          <w:sz w:val="24"/>
          <w:szCs w:val="24"/>
        </w:rPr>
        <w:t xml:space="preserve"> </w:t>
      </w:r>
      <w:r w:rsidR="00136EDF">
        <w:rPr>
          <w:rFonts w:ascii="Times New Roman" w:hAnsi="Times New Roman" w:cs="Times New Roman"/>
          <w:sz w:val="24"/>
          <w:szCs w:val="24"/>
        </w:rPr>
        <w:fldChar w:fldCharType="begin"/>
      </w:r>
      <w:r w:rsidR="00136EDF">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136EDF">
        <w:rPr>
          <w:rFonts w:ascii="Times New Roman" w:hAnsi="Times New Roman" w:cs="Times New Roman"/>
          <w:sz w:val="24"/>
          <w:szCs w:val="24"/>
        </w:rPr>
        <w:fldChar w:fldCharType="separate"/>
      </w:r>
      <w:r w:rsidR="00136EDF">
        <w:rPr>
          <w:rFonts w:ascii="Times New Roman" w:hAnsi="Times New Roman" w:cs="Times New Roman"/>
          <w:noProof/>
          <w:sz w:val="24"/>
          <w:szCs w:val="24"/>
        </w:rPr>
        <w:t>(Katzman et al. 2007)</w:t>
      </w:r>
      <w:r w:rsidR="00136EDF">
        <w:rPr>
          <w:rFonts w:ascii="Times New Roman" w:hAnsi="Times New Roman" w:cs="Times New Roman"/>
          <w:sz w:val="24"/>
          <w:szCs w:val="24"/>
        </w:rPr>
        <w:fldChar w:fldCharType="end"/>
      </w:r>
      <w:r w:rsidR="008A394E">
        <w:rPr>
          <w:rFonts w:ascii="Times New Roman" w:hAnsi="Times New Roman" w:cs="Times New Roman"/>
          <w:sz w:val="24"/>
          <w:szCs w:val="24"/>
        </w:rPr>
        <w:t xml:space="preserve"> </w:t>
      </w:r>
      <w:r w:rsidR="006C1351">
        <w:rPr>
          <w:rFonts w:ascii="Times New Roman" w:hAnsi="Times New Roman" w:cs="Times New Roman"/>
          <w:sz w:val="24"/>
          <w:szCs w:val="24"/>
        </w:rPr>
        <w:t>more generally</w:t>
      </w:r>
      <w:r w:rsidR="00136EDF">
        <w:rPr>
          <w:rFonts w:ascii="Times New Roman" w:hAnsi="Times New Roman" w:cs="Times New Roman"/>
          <w:sz w:val="24"/>
          <w:szCs w:val="24"/>
        </w:rPr>
        <w:t xml:space="preserve"> strongly skews patterns of discordance</w:t>
      </w:r>
      <w:r w:rsidR="00057393">
        <w:rPr>
          <w:rFonts w:ascii="Times New Roman" w:hAnsi="Times New Roman" w:cs="Times New Roman"/>
          <w:sz w:val="24"/>
          <w:szCs w:val="24"/>
        </w:rPr>
        <w:t xml:space="preserve"> consistent with a persistent local reduction in </w:t>
      </w:r>
      <w:r w:rsidR="00057393" w:rsidRPr="005B45C4">
        <w:rPr>
          <w:rFonts w:ascii="Times New Roman" w:hAnsi="Times New Roman" w:cs="Times New Roman"/>
          <w:i/>
          <w:iCs/>
          <w:sz w:val="24"/>
          <w:szCs w:val="24"/>
        </w:rPr>
        <w:t>N</w:t>
      </w:r>
      <w:r w:rsidR="00057393" w:rsidRPr="000E72EA">
        <w:rPr>
          <w:rFonts w:ascii="Times New Roman" w:hAnsi="Times New Roman" w:cs="Times New Roman"/>
          <w:i/>
          <w:iCs/>
          <w:sz w:val="24"/>
          <w:szCs w:val="24"/>
          <w:vertAlign w:val="subscript"/>
        </w:rPr>
        <w:t>e</w:t>
      </w:r>
      <w:r w:rsidR="00136EDF">
        <w:rPr>
          <w:rFonts w:ascii="Times New Roman" w:hAnsi="Times New Roman" w:cs="Times New Roman"/>
          <w:sz w:val="24"/>
          <w:szCs w:val="24"/>
        </w:rPr>
        <w:t xml:space="preserve">. </w:t>
      </w:r>
      <w:r w:rsidR="00CB71D0">
        <w:rPr>
          <w:rFonts w:ascii="Times New Roman" w:hAnsi="Times New Roman" w:cs="Times New Roman"/>
          <w:sz w:val="24"/>
          <w:szCs w:val="24"/>
        </w:rPr>
        <w:t xml:space="preserve">One practical consequence of this is that </w:t>
      </w:r>
      <w:r w:rsidR="00136EDF">
        <w:rPr>
          <w:rFonts w:ascii="Times New Roman" w:hAnsi="Times New Roman" w:cs="Times New Roman"/>
          <w:sz w:val="24"/>
          <w:szCs w:val="24"/>
        </w:rPr>
        <w:t>phylogenetic inferences based on UCE markers would seem less prone to discordance and may provide cleaner estimates of species tree history</w:t>
      </w:r>
      <w:r w:rsidR="000173BB">
        <w:rPr>
          <w:rFonts w:ascii="Times New Roman" w:hAnsi="Times New Roman" w:cs="Times New Roman"/>
          <w:sz w:val="24"/>
          <w:szCs w:val="24"/>
        </w:rPr>
        <w:t xml:space="preserve"> than randomly chosen regions</w:t>
      </w:r>
      <w:r w:rsidR="00CB71D0">
        <w:rPr>
          <w:rFonts w:ascii="Times New Roman" w:hAnsi="Times New Roman" w:cs="Times New Roman"/>
          <w:sz w:val="24"/>
          <w:szCs w:val="24"/>
        </w:rPr>
        <w:t>.</w:t>
      </w:r>
      <w:r w:rsidR="00DB566A">
        <w:rPr>
          <w:rFonts w:ascii="Times New Roman" w:hAnsi="Times New Roman" w:cs="Times New Roman"/>
          <w:sz w:val="24"/>
          <w:szCs w:val="24"/>
        </w:rPr>
        <w:t xml:space="preserve"> This was indeed the case as windows centered on UCEs have a higher degree of similarity to the species tree than other genomic features and recover the species tree topology </w:t>
      </w:r>
      <w:r w:rsidR="00E6760A">
        <w:rPr>
          <w:rFonts w:ascii="Times New Roman" w:hAnsi="Times New Roman" w:cs="Times New Roman"/>
          <w:sz w:val="24"/>
          <w:szCs w:val="24"/>
        </w:rPr>
        <w:t>17</w:t>
      </w:r>
      <w:r w:rsidR="00DB566A">
        <w:rPr>
          <w:rFonts w:ascii="Times New Roman" w:hAnsi="Times New Roman" w:cs="Times New Roman"/>
          <w:sz w:val="24"/>
          <w:szCs w:val="24"/>
        </w:rPr>
        <w:t xml:space="preserve">% of the time, compared to </w:t>
      </w:r>
      <w:r w:rsidR="00E6760A">
        <w:rPr>
          <w:rFonts w:ascii="Times New Roman" w:hAnsi="Times New Roman" w:cs="Times New Roman"/>
          <w:sz w:val="24"/>
          <w:szCs w:val="24"/>
        </w:rPr>
        <w:t>13</w:t>
      </w:r>
      <w:r w:rsidR="00DB566A">
        <w:rPr>
          <w:rFonts w:ascii="Times New Roman" w:hAnsi="Times New Roman" w:cs="Times New Roman"/>
          <w:sz w:val="24"/>
          <w:szCs w:val="24"/>
        </w:rPr>
        <w:t xml:space="preserve">% genome-wide or </w:t>
      </w:r>
      <w:r w:rsidR="00E6760A">
        <w:rPr>
          <w:rFonts w:ascii="Times New Roman" w:hAnsi="Times New Roman" w:cs="Times New Roman"/>
          <w:sz w:val="24"/>
          <w:szCs w:val="24"/>
        </w:rPr>
        <w:t>15</w:t>
      </w:r>
      <w:r w:rsidR="00DB566A">
        <w:rPr>
          <w:rFonts w:ascii="Times New Roman" w:hAnsi="Times New Roman" w:cs="Times New Roman"/>
          <w:sz w:val="24"/>
          <w:szCs w:val="24"/>
        </w:rPr>
        <w:t>% for protein coding genes.</w:t>
      </w:r>
      <w:r w:rsidR="00CB71D0">
        <w:rPr>
          <w:rFonts w:ascii="Times New Roman" w:hAnsi="Times New Roman" w:cs="Times New Roman"/>
          <w:sz w:val="24"/>
          <w:szCs w:val="24"/>
        </w:rPr>
        <w:t xml:space="preserve"> </w:t>
      </w:r>
      <w:r w:rsidR="00E474D8">
        <w:rPr>
          <w:rFonts w:ascii="Times New Roman" w:hAnsi="Times New Roman" w:cs="Times New Roman"/>
          <w:sz w:val="24"/>
          <w:szCs w:val="24"/>
        </w:rPr>
        <w:t>Also</w:t>
      </w:r>
      <w:ins w:id="157" w:author="Thomas, Gregg [2]" w:date="2023-09-28T15:09:00Z">
        <w:r w:rsidR="00D27115">
          <w:rPr>
            <w:rFonts w:ascii="Times New Roman" w:hAnsi="Times New Roman" w:cs="Times New Roman"/>
            <w:sz w:val="24"/>
            <w:szCs w:val="24"/>
          </w:rPr>
          <w:t>,</w:t>
        </w:r>
      </w:ins>
      <w:r w:rsidR="00E27E14">
        <w:rPr>
          <w:rFonts w:ascii="Times New Roman" w:hAnsi="Times New Roman" w:cs="Times New Roman"/>
          <w:sz w:val="24"/>
          <w:szCs w:val="24"/>
        </w:rPr>
        <w:t xml:space="preserve"> interesting to note is that even though we recovered the same species tree topology for the </w:t>
      </w:r>
      <w:r w:rsidR="00C75391">
        <w:rPr>
          <w:rFonts w:ascii="Times New Roman" w:hAnsi="Times New Roman" w:cs="Times New Roman"/>
          <w:sz w:val="24"/>
          <w:szCs w:val="24"/>
        </w:rPr>
        <w:t>seven</w:t>
      </w:r>
      <w:r w:rsidR="00E27E14">
        <w:rPr>
          <w:rFonts w:ascii="Times New Roman" w:hAnsi="Times New Roman" w:cs="Times New Roman"/>
          <w:sz w:val="24"/>
          <w:szCs w:val="24"/>
        </w:rPr>
        <w:t xml:space="preserve"> species </w:t>
      </w:r>
      <w:r w:rsidR="001125E2">
        <w:rPr>
          <w:rFonts w:ascii="Times New Roman" w:hAnsi="Times New Roman" w:cs="Times New Roman"/>
          <w:sz w:val="24"/>
          <w:szCs w:val="24"/>
        </w:rPr>
        <w:t>used in the genomic window analysis with both UCEs and protein-coding gene trees</w:t>
      </w:r>
      <w:r w:rsidR="00C75391">
        <w:rPr>
          <w:rFonts w:ascii="Times New Roman" w:hAnsi="Times New Roman" w:cs="Times New Roman"/>
          <w:sz w:val="24"/>
          <w:szCs w:val="24"/>
        </w:rPr>
        <w:t xml:space="preserve"> (Fig. 1)</w:t>
      </w:r>
      <w:r w:rsidR="001125E2">
        <w:rPr>
          <w:rFonts w:ascii="Times New Roman" w:hAnsi="Times New Roman" w:cs="Times New Roman"/>
          <w:sz w:val="24"/>
          <w:szCs w:val="24"/>
        </w:rPr>
        <w:t>, windows centered on UCEs are much more similar to the species tree than windows centered on protein coding genes</w:t>
      </w:r>
      <w:r w:rsidR="00C75391">
        <w:rPr>
          <w:rFonts w:ascii="Times New Roman" w:hAnsi="Times New Roman" w:cs="Times New Roman"/>
          <w:sz w:val="24"/>
          <w:szCs w:val="24"/>
        </w:rPr>
        <w:t xml:space="preserve"> (Fig. 5C)</w:t>
      </w:r>
      <w:r w:rsidR="001125E2">
        <w:rPr>
          <w:rFonts w:ascii="Times New Roman" w:hAnsi="Times New Roman" w:cs="Times New Roman"/>
          <w:sz w:val="24"/>
          <w:szCs w:val="24"/>
        </w:rPr>
        <w:t>.</w:t>
      </w:r>
      <w:r w:rsidR="00057393">
        <w:rPr>
          <w:rFonts w:ascii="Times New Roman" w:hAnsi="Times New Roman" w:cs="Times New Roman"/>
          <w:sz w:val="24"/>
          <w:szCs w:val="24"/>
        </w:rPr>
        <w:t xml:space="preserve"> </w:t>
      </w:r>
      <w:r w:rsidR="00CB71D0">
        <w:rPr>
          <w:rFonts w:ascii="Times New Roman" w:hAnsi="Times New Roman" w:cs="Times New Roman"/>
          <w:sz w:val="24"/>
          <w:szCs w:val="24"/>
        </w:rPr>
        <w:t xml:space="preserve">However, UCEs will </w:t>
      </w:r>
      <w:r w:rsidR="00136EDF">
        <w:rPr>
          <w:rFonts w:ascii="Times New Roman" w:hAnsi="Times New Roman" w:cs="Times New Roman"/>
          <w:sz w:val="24"/>
          <w:szCs w:val="24"/>
        </w:rPr>
        <w:t>also provid</w:t>
      </w:r>
      <w:r w:rsidR="00CB71D0">
        <w:rPr>
          <w:rFonts w:ascii="Times New Roman" w:hAnsi="Times New Roman" w:cs="Times New Roman"/>
          <w:sz w:val="24"/>
          <w:szCs w:val="24"/>
        </w:rPr>
        <w:t>e</w:t>
      </w:r>
      <w:r w:rsidR="00136EDF">
        <w:rPr>
          <w:rFonts w:ascii="Times New Roman" w:hAnsi="Times New Roman" w:cs="Times New Roman"/>
          <w:sz w:val="24"/>
          <w:szCs w:val="24"/>
        </w:rPr>
        <w:t xml:space="preserve"> a</w:t>
      </w:r>
      <w:r w:rsidR="00CB71D0">
        <w:rPr>
          <w:rFonts w:ascii="Times New Roman" w:hAnsi="Times New Roman" w:cs="Times New Roman"/>
          <w:sz w:val="24"/>
          <w:szCs w:val="24"/>
        </w:rPr>
        <w:t xml:space="preserve"> skewed and potentially</w:t>
      </w:r>
      <w:r w:rsidR="00136EDF">
        <w:rPr>
          <w:rFonts w:ascii="Times New Roman" w:hAnsi="Times New Roman" w:cs="Times New Roman"/>
          <w:sz w:val="24"/>
          <w:szCs w:val="24"/>
        </w:rPr>
        <w:t xml:space="preserve"> misleading view of levels of genome-wide discordance</w:t>
      </w:r>
      <w:r w:rsidR="0069616B">
        <w:rPr>
          <w:rFonts w:ascii="Times New Roman" w:hAnsi="Times New Roman" w:cs="Times New Roman"/>
          <w:sz w:val="24"/>
          <w:szCs w:val="24"/>
        </w:rPr>
        <w:t>. Given this relationship, inferences based on UCE</w:t>
      </w:r>
      <w:r w:rsidR="00D40C88">
        <w:rPr>
          <w:rFonts w:ascii="Times New Roman" w:hAnsi="Times New Roman" w:cs="Times New Roman"/>
          <w:sz w:val="24"/>
          <w:szCs w:val="24"/>
        </w:rPr>
        <w:t>s</w:t>
      </w:r>
      <w:r w:rsidR="0069616B">
        <w:rPr>
          <w:rFonts w:ascii="Times New Roman" w:hAnsi="Times New Roman" w:cs="Times New Roman"/>
          <w:sz w:val="24"/>
          <w:szCs w:val="24"/>
        </w:rPr>
        <w:t xml:space="preserve"> may not</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for example</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be extended to related phylogenetic parameters of interest (</w:t>
      </w:r>
      <w:r w:rsidR="0069616B" w:rsidRPr="00702AD3">
        <w:rPr>
          <w:rFonts w:ascii="Times New Roman" w:hAnsi="Times New Roman" w:cs="Times New Roman"/>
          <w:i/>
          <w:iCs/>
          <w:sz w:val="24"/>
          <w:szCs w:val="24"/>
        </w:rPr>
        <w:t>e.g.</w:t>
      </w:r>
      <w:r w:rsidR="0069616B">
        <w:rPr>
          <w:rFonts w:ascii="Times New Roman" w:hAnsi="Times New Roman" w:cs="Times New Roman"/>
          <w:sz w:val="24"/>
          <w:szCs w:val="24"/>
        </w:rPr>
        <w:t>, ancestral population sizes)</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and</w:t>
      </w:r>
      <w:r w:rsidR="00057393">
        <w:rPr>
          <w:rFonts w:ascii="Times New Roman" w:hAnsi="Times New Roman" w:cs="Times New Roman"/>
          <w:sz w:val="24"/>
          <w:szCs w:val="24"/>
        </w:rPr>
        <w:t xml:space="preserve">, despite the relative ease </w:t>
      </w:r>
      <w:r w:rsidR="00D40C88">
        <w:rPr>
          <w:rFonts w:ascii="Times New Roman" w:hAnsi="Times New Roman" w:cs="Times New Roman"/>
          <w:sz w:val="24"/>
          <w:szCs w:val="24"/>
        </w:rPr>
        <w:t xml:space="preserve">of </w:t>
      </w:r>
      <w:r w:rsidR="00057393">
        <w:rPr>
          <w:rFonts w:ascii="Times New Roman" w:hAnsi="Times New Roman" w:cs="Times New Roman"/>
          <w:sz w:val="24"/>
          <w:szCs w:val="24"/>
        </w:rPr>
        <w:t>generating UCE data,</w:t>
      </w:r>
      <w:r w:rsidR="0069616B">
        <w:rPr>
          <w:rFonts w:ascii="Times New Roman" w:hAnsi="Times New Roman" w:cs="Times New Roman"/>
          <w:sz w:val="24"/>
          <w:szCs w:val="24"/>
        </w:rPr>
        <w:t xml:space="preserve"> such markers are not suitable for genetic inferences within populations.</w:t>
      </w:r>
    </w:p>
    <w:p w14:paraId="545A9A0D" w14:textId="2A168715" w:rsidR="000173BB" w:rsidRDefault="000173BB" w:rsidP="005B45C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BF08AC">
        <w:rPr>
          <w:rFonts w:ascii="Times New Roman" w:hAnsi="Times New Roman" w:cs="Times New Roman"/>
          <w:sz w:val="24"/>
          <w:szCs w:val="24"/>
        </w:rPr>
        <w:t>direction</w:t>
      </w:r>
      <w:r>
        <w:rPr>
          <w:rFonts w:ascii="Times New Roman" w:hAnsi="Times New Roman" w:cs="Times New Roman"/>
          <w:sz w:val="24"/>
          <w:szCs w:val="24"/>
        </w:rPr>
        <w:t xml:space="preserve"> </w:t>
      </w:r>
      <w:r w:rsidR="00BF08AC">
        <w:rPr>
          <w:rFonts w:ascii="Times New Roman" w:hAnsi="Times New Roman" w:cs="Times New Roman"/>
          <w:sz w:val="24"/>
          <w:szCs w:val="24"/>
        </w:rPr>
        <w:t xml:space="preserve">and frequency </w:t>
      </w:r>
      <w:r>
        <w:rPr>
          <w:rFonts w:ascii="Times New Roman" w:hAnsi="Times New Roman" w:cs="Times New Roman"/>
          <w:sz w:val="24"/>
          <w:szCs w:val="24"/>
        </w:rPr>
        <w:t xml:space="preserve">of selection also </w:t>
      </w:r>
      <w:r w:rsidR="00BF08AC">
        <w:rPr>
          <w:rFonts w:ascii="Times New Roman" w:hAnsi="Times New Roman" w:cs="Times New Roman"/>
          <w:sz w:val="24"/>
          <w:szCs w:val="24"/>
        </w:rPr>
        <w:t>likely</w:t>
      </w:r>
      <w:r>
        <w:rPr>
          <w:rFonts w:ascii="Times New Roman" w:hAnsi="Times New Roman" w:cs="Times New Roman"/>
          <w:sz w:val="24"/>
          <w:szCs w:val="24"/>
        </w:rPr>
        <w:t xml:space="preserve"> matter</w:t>
      </w:r>
      <w:r w:rsidR="00BF08AC">
        <w:rPr>
          <w:rFonts w:ascii="Times New Roman" w:hAnsi="Times New Roman" w:cs="Times New Roman"/>
          <w:sz w:val="24"/>
          <w:szCs w:val="24"/>
        </w:rPr>
        <w:t xml:space="preserve">s </w:t>
      </w:r>
      <w:r>
        <w:rPr>
          <w:rFonts w:ascii="Times New Roman" w:hAnsi="Times New Roman" w:cs="Times New Roman"/>
          <w:sz w:val="24"/>
          <w:szCs w:val="24"/>
        </w:rPr>
        <w:t xml:space="preserve">when considering the </w:t>
      </w:r>
      <w:r w:rsidR="00BF08AC">
        <w:rPr>
          <w:rFonts w:ascii="Times New Roman" w:hAnsi="Times New Roman" w:cs="Times New Roman"/>
          <w:sz w:val="24"/>
          <w:szCs w:val="24"/>
        </w:rPr>
        <w:t xml:space="preserve">impact on variation in phylogenetic signal. Our focus on models of molecular evolution also allowed us to contrast patterns at genes experiencing positive directional selection to </w:t>
      </w:r>
      <w:r w:rsidR="00F530D3">
        <w:rPr>
          <w:rFonts w:ascii="Times New Roman" w:hAnsi="Times New Roman" w:cs="Times New Roman"/>
          <w:sz w:val="24"/>
          <w:szCs w:val="24"/>
        </w:rPr>
        <w:t>UCEs and genes evolving predominantly under purifying selection</w:t>
      </w:r>
      <w:r w:rsidR="00BF08AC">
        <w:rPr>
          <w:rFonts w:ascii="Times New Roman" w:hAnsi="Times New Roman" w:cs="Times New Roman"/>
          <w:sz w:val="24"/>
          <w:szCs w:val="24"/>
        </w:rPr>
        <w:t xml:space="preserve">. </w:t>
      </w:r>
      <w:r>
        <w:rPr>
          <w:rFonts w:ascii="Times New Roman" w:hAnsi="Times New Roman" w:cs="Times New Roman"/>
          <w:sz w:val="24"/>
          <w:szCs w:val="24"/>
        </w:rPr>
        <w:t xml:space="preserve">Positive </w:t>
      </w:r>
      <w:r w:rsidR="00BF08AC">
        <w:rPr>
          <w:rFonts w:ascii="Times New Roman" w:hAnsi="Times New Roman" w:cs="Times New Roman"/>
          <w:sz w:val="24"/>
          <w:szCs w:val="24"/>
        </w:rPr>
        <w:t xml:space="preserve">directional </w:t>
      </w:r>
      <w:r>
        <w:rPr>
          <w:rFonts w:ascii="Times New Roman" w:hAnsi="Times New Roman" w:cs="Times New Roman"/>
          <w:sz w:val="24"/>
          <w:szCs w:val="24"/>
        </w:rPr>
        <w:t xml:space="preserve">selection is </w:t>
      </w:r>
      <w:r w:rsidR="00BF08AC">
        <w:rPr>
          <w:rFonts w:ascii="Times New Roman" w:hAnsi="Times New Roman" w:cs="Times New Roman"/>
          <w:sz w:val="24"/>
          <w:szCs w:val="24"/>
        </w:rPr>
        <w:t xml:space="preserve">generally assumed to be rare and </w:t>
      </w:r>
      <w:r>
        <w:rPr>
          <w:rFonts w:ascii="Times New Roman" w:hAnsi="Times New Roman" w:cs="Times New Roman"/>
          <w:sz w:val="24"/>
          <w:szCs w:val="24"/>
        </w:rPr>
        <w:t>punctuated across lineages</w:t>
      </w:r>
      <w:r w:rsidR="00B90E01">
        <w:rPr>
          <w:rFonts w:ascii="Times New Roman" w:hAnsi="Times New Roman" w:cs="Times New Roman"/>
          <w:sz w:val="24"/>
          <w:szCs w:val="24"/>
        </w:rPr>
        <w:t xml:space="preserve"> </w: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 </w:instrTex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EN.CITE.DATA </w:instrText>
      </w:r>
      <w:r w:rsidR="00C6045A">
        <w:rPr>
          <w:rFonts w:ascii="Times New Roman" w:hAnsi="Times New Roman" w:cs="Times New Roman"/>
          <w:sz w:val="24"/>
          <w:szCs w:val="24"/>
        </w:rPr>
      </w:r>
      <w:r w:rsidR="00C6045A">
        <w:rPr>
          <w:rFonts w:ascii="Times New Roman" w:hAnsi="Times New Roman" w:cs="Times New Roman"/>
          <w:sz w:val="24"/>
          <w:szCs w:val="24"/>
        </w:rPr>
        <w:fldChar w:fldCharType="end"/>
      </w:r>
      <w:r w:rsidR="00C6045A">
        <w:rPr>
          <w:rFonts w:ascii="Times New Roman" w:hAnsi="Times New Roman" w:cs="Times New Roman"/>
          <w:sz w:val="24"/>
          <w:szCs w:val="24"/>
        </w:rPr>
      </w:r>
      <w:r w:rsidR="00C6045A">
        <w:rPr>
          <w:rFonts w:ascii="Times New Roman" w:hAnsi="Times New Roman" w:cs="Times New Roman"/>
          <w:sz w:val="24"/>
          <w:szCs w:val="24"/>
        </w:rPr>
        <w:fldChar w:fldCharType="separate"/>
      </w:r>
      <w:r w:rsidR="00C6045A">
        <w:rPr>
          <w:rFonts w:ascii="Times New Roman" w:hAnsi="Times New Roman" w:cs="Times New Roman"/>
          <w:noProof/>
          <w:sz w:val="24"/>
          <w:szCs w:val="24"/>
        </w:rPr>
        <w:t>(Kimura 1968; Ohta 1973; Fay 2011)</w:t>
      </w:r>
      <w:r w:rsidR="00C6045A">
        <w:rPr>
          <w:rFonts w:ascii="Times New Roman" w:hAnsi="Times New Roman" w:cs="Times New Roman"/>
          <w:sz w:val="24"/>
          <w:szCs w:val="24"/>
        </w:rPr>
        <w:fldChar w:fldCharType="end"/>
      </w:r>
      <w:r w:rsidR="00C6045A">
        <w:rPr>
          <w:rFonts w:ascii="Times New Roman" w:hAnsi="Times New Roman" w:cs="Times New Roman"/>
          <w:sz w:val="24"/>
          <w:szCs w:val="24"/>
        </w:rPr>
        <w:t xml:space="preserve"> </w:t>
      </w:r>
      <w:r>
        <w:rPr>
          <w:rFonts w:ascii="Times New Roman" w:hAnsi="Times New Roman" w:cs="Times New Roman"/>
          <w:sz w:val="24"/>
          <w:szCs w:val="24"/>
        </w:rPr>
        <w:t xml:space="preserve">while strong </w:t>
      </w:r>
      <w:r w:rsidR="00BF08AC">
        <w:rPr>
          <w:rFonts w:ascii="Times New Roman" w:hAnsi="Times New Roman" w:cs="Times New Roman"/>
          <w:sz w:val="24"/>
          <w:szCs w:val="24"/>
        </w:rPr>
        <w:t>background</w:t>
      </w:r>
      <w:r>
        <w:rPr>
          <w:rFonts w:ascii="Times New Roman" w:hAnsi="Times New Roman" w:cs="Times New Roman"/>
          <w:sz w:val="24"/>
          <w:szCs w:val="24"/>
        </w:rPr>
        <w:t xml:space="preserve"> selection at UCEs is likely to be more pervasive</w:t>
      </w:r>
      <w:r w:rsidR="00066A79">
        <w:rPr>
          <w:rFonts w:ascii="Times New Roman" w:hAnsi="Times New Roman" w:cs="Times New Roman"/>
          <w:sz w:val="24"/>
          <w:szCs w:val="24"/>
        </w:rPr>
        <w:t xml:space="preserve"> </w: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 </w:instrTex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EN.CITE.DATA </w:instrText>
      </w:r>
      <w:r w:rsidR="004F2D4F">
        <w:rPr>
          <w:rFonts w:ascii="Times New Roman" w:hAnsi="Times New Roman" w:cs="Times New Roman"/>
          <w:sz w:val="24"/>
          <w:szCs w:val="24"/>
        </w:rPr>
      </w:r>
      <w:r w:rsidR="004F2D4F">
        <w:rPr>
          <w:rFonts w:ascii="Times New Roman" w:hAnsi="Times New Roman" w:cs="Times New Roman"/>
          <w:sz w:val="24"/>
          <w:szCs w:val="24"/>
        </w:rPr>
        <w:fldChar w:fldCharType="end"/>
      </w:r>
      <w:r w:rsidR="004F2D4F">
        <w:rPr>
          <w:rFonts w:ascii="Times New Roman" w:hAnsi="Times New Roman" w:cs="Times New Roman"/>
          <w:sz w:val="24"/>
          <w:szCs w:val="24"/>
        </w:rPr>
      </w:r>
      <w:r w:rsidR="004F2D4F">
        <w:rPr>
          <w:rFonts w:ascii="Times New Roman" w:hAnsi="Times New Roman" w:cs="Times New Roman"/>
          <w:sz w:val="24"/>
          <w:szCs w:val="24"/>
        </w:rPr>
        <w:fldChar w:fldCharType="separate"/>
      </w:r>
      <w:r w:rsidR="004F2D4F">
        <w:rPr>
          <w:rFonts w:ascii="Times New Roman" w:hAnsi="Times New Roman" w:cs="Times New Roman"/>
          <w:noProof/>
          <w:sz w:val="24"/>
          <w:szCs w:val="24"/>
        </w:rPr>
        <w:t>(Chen et al. 2007; Katzman et al. 2007)</w:t>
      </w:r>
      <w:r w:rsidR="004F2D4F">
        <w:rPr>
          <w:rFonts w:ascii="Times New Roman" w:hAnsi="Times New Roman" w:cs="Times New Roman"/>
          <w:sz w:val="24"/>
          <w:szCs w:val="24"/>
        </w:rPr>
        <w:fldChar w:fldCharType="end"/>
      </w:r>
      <w:r>
        <w:rPr>
          <w:rFonts w:ascii="Times New Roman" w:hAnsi="Times New Roman" w:cs="Times New Roman"/>
          <w:sz w:val="24"/>
          <w:szCs w:val="24"/>
        </w:rPr>
        <w:t xml:space="preserve">, likely impacting the predictability of the influence of both forms of selection on discordance over evolutionary timescales. </w:t>
      </w:r>
      <w:del w:id="158" w:author="Thomas, Gregg [2]" w:date="2023-09-27T13:53:00Z">
        <w:r w:rsidR="00F530D3" w:rsidDel="003104FF">
          <w:rPr>
            <w:rFonts w:ascii="Times New Roman" w:hAnsi="Times New Roman" w:cs="Times New Roman"/>
            <w:sz w:val="24"/>
            <w:szCs w:val="24"/>
          </w:rPr>
          <w:delText xml:space="preserve">Consistent with this, we observed less conservation of phylogenetic signal on average surrounding rapidly evolving genes </w:delText>
        </w:r>
        <w:r w:rsidR="006C1351" w:rsidDel="003104FF">
          <w:rPr>
            <w:rFonts w:ascii="Times New Roman" w:hAnsi="Times New Roman" w:cs="Times New Roman"/>
            <w:sz w:val="24"/>
            <w:szCs w:val="24"/>
          </w:rPr>
          <w:delText xml:space="preserve">and </w:delText>
        </w:r>
        <w:r w:rsidR="00F530D3" w:rsidDel="003104FF">
          <w:rPr>
            <w:rFonts w:ascii="Times New Roman" w:hAnsi="Times New Roman" w:cs="Times New Roman"/>
            <w:sz w:val="24"/>
            <w:szCs w:val="24"/>
          </w:rPr>
          <w:delText>more variance</w:delText>
        </w:r>
        <w:r w:rsidR="00DF4696" w:rsidDel="003104FF">
          <w:rPr>
            <w:rFonts w:ascii="Times New Roman" w:hAnsi="Times New Roman" w:cs="Times New Roman"/>
            <w:sz w:val="24"/>
            <w:szCs w:val="24"/>
          </w:rPr>
          <w:delText xml:space="preserve">. </w:delText>
        </w:r>
      </w:del>
      <w:r w:rsidR="0073640B">
        <w:rPr>
          <w:rFonts w:ascii="Times New Roman" w:hAnsi="Times New Roman" w:cs="Times New Roman"/>
          <w:sz w:val="24"/>
          <w:szCs w:val="24"/>
        </w:rPr>
        <w:t>T</w:t>
      </w:r>
      <w:r w:rsidR="00F530D3">
        <w:rPr>
          <w:rFonts w:ascii="Times New Roman" w:hAnsi="Times New Roman" w:cs="Times New Roman"/>
          <w:sz w:val="24"/>
          <w:szCs w:val="24"/>
        </w:rPr>
        <w:t>he models</w:t>
      </w:r>
      <w:r w:rsidR="00DF4696">
        <w:rPr>
          <w:rFonts w:ascii="Times New Roman" w:hAnsi="Times New Roman" w:cs="Times New Roman"/>
          <w:sz w:val="24"/>
          <w:szCs w:val="24"/>
        </w:rPr>
        <w:t xml:space="preserve"> that</w:t>
      </w:r>
      <w:r w:rsidR="00F530D3">
        <w:rPr>
          <w:rFonts w:ascii="Times New Roman" w:hAnsi="Times New Roman" w:cs="Times New Roman"/>
          <w:sz w:val="24"/>
          <w:szCs w:val="24"/>
        </w:rPr>
        <w:t xml:space="preserve"> we considered are designed to detect recurrent positive directional selection</w:t>
      </w:r>
      <w:r w:rsidR="0073640B">
        <w:rPr>
          <w:rFonts w:ascii="Times New Roman" w:hAnsi="Times New Roman" w:cs="Times New Roman"/>
          <w:sz w:val="24"/>
          <w:szCs w:val="24"/>
        </w:rPr>
        <w:t>. Nonetheless,</w:t>
      </w:r>
      <w:r w:rsidR="00D40C88">
        <w:rPr>
          <w:rFonts w:ascii="Times New Roman" w:hAnsi="Times New Roman" w:cs="Times New Roman"/>
          <w:sz w:val="24"/>
          <w:szCs w:val="24"/>
        </w:rPr>
        <w:t xml:space="preserve"> the reduced diversity associated with these recurrent selective sweeps of beneficial amino acid substitutions at these genes appears to fade </w:t>
      </w:r>
      <w:commentRangeStart w:id="159"/>
      <w:commentRangeStart w:id="160"/>
      <w:r w:rsidR="00DF4696">
        <w:rPr>
          <w:rFonts w:ascii="Times New Roman" w:hAnsi="Times New Roman" w:cs="Times New Roman"/>
          <w:sz w:val="24"/>
          <w:szCs w:val="24"/>
        </w:rPr>
        <w:t xml:space="preserve">relatively </w:t>
      </w:r>
      <w:r>
        <w:rPr>
          <w:rFonts w:ascii="Times New Roman" w:hAnsi="Times New Roman" w:cs="Times New Roman"/>
          <w:sz w:val="24"/>
          <w:szCs w:val="24"/>
        </w:rPr>
        <w:t>quickly over time</w:t>
      </w:r>
      <w:commentRangeEnd w:id="159"/>
      <w:r w:rsidR="00ED58BF">
        <w:rPr>
          <w:rStyle w:val="CommentReference"/>
        </w:rPr>
        <w:commentReference w:id="159"/>
      </w:r>
      <w:commentRangeEnd w:id="160"/>
      <w:r w:rsidR="00562FAD">
        <w:rPr>
          <w:rStyle w:val="CommentReference"/>
        </w:rPr>
        <w:commentReference w:id="160"/>
      </w:r>
      <w:r w:rsidR="0073640B">
        <w:rPr>
          <w:rFonts w:ascii="Times New Roman" w:hAnsi="Times New Roman" w:cs="Times New Roman"/>
          <w:sz w:val="24"/>
          <w:szCs w:val="24"/>
        </w:rPr>
        <w:t>, at least</w:t>
      </w:r>
      <w:r w:rsidR="00DF4696">
        <w:rPr>
          <w:rFonts w:ascii="Times New Roman" w:hAnsi="Times New Roman" w:cs="Times New Roman"/>
          <w:sz w:val="24"/>
          <w:szCs w:val="24"/>
        </w:rPr>
        <w:t xml:space="preserve"> relative to more pervasive purifying selection at UCEs and other </w:t>
      </w:r>
      <w:r>
        <w:rPr>
          <w:rFonts w:ascii="Times New Roman" w:hAnsi="Times New Roman" w:cs="Times New Roman"/>
          <w:sz w:val="24"/>
          <w:szCs w:val="24"/>
        </w:rPr>
        <w:t>gene regions.</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0981E8AB"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 three selection tests run, HyPhy’s BUSTED and aBSREL and PAML’s M1a vs. M2a</w:t>
      </w:r>
      <w:ins w:id="161" w:author="Thomas, Gregg [2]" w:date="2023-09-27T13:53:00Z">
        <w:r w:rsidR="00476B5A">
          <w:rPr>
            <w:rFonts w:ascii="Times New Roman" w:hAnsi="Times New Roman" w:cs="Times New Roman"/>
            <w:sz w:val="24"/>
            <w:szCs w:val="24"/>
          </w:rPr>
          <w:t xml:space="preserve"> </w:t>
        </w:r>
      </w:ins>
      <w:r w:rsidRPr="00031896">
        <w:rPr>
          <w:rFonts w:ascii="Times New Roman" w:hAnsi="Times New Roman" w:cs="Times New Roman"/>
          <w:sz w:val="24"/>
          <w:szCs w:val="24"/>
        </w:rPr>
        <w:t xml:space="preserve">some genes showed evidence of positive selection whether the species tree or gene tree </w:t>
      </w:r>
      <w:r w:rsidRPr="00031896">
        <w:rPr>
          <w:rFonts w:ascii="Times New Roman" w:hAnsi="Times New Roman" w:cs="Times New Roman"/>
          <w:sz w:val="24"/>
          <w:szCs w:val="24"/>
        </w:rPr>
        <w:lastRenderedPageBreak/>
        <w:t>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del w:id="162" w:author="Thomas, Gregg [2]" w:date="2023-09-27T13:53:00Z">
        <w:r w:rsidRPr="00031896" w:rsidDel="00476B5A">
          <w:rPr>
            <w:rFonts w:ascii="Times New Roman" w:hAnsi="Times New Roman" w:cs="Times New Roman"/>
            <w:sz w:val="24"/>
            <w:szCs w:val="24"/>
          </w:rPr>
          <w:delText xml:space="preserve">concatenated </w:delText>
        </w:r>
      </w:del>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06000E" w:rsidRPr="00031896">
        <w:rPr>
          <w:rFonts w:ascii="Times New Roman" w:hAnsi="Times New Roman" w:cs="Times New Roman"/>
          <w:sz w:val="24"/>
          <w:szCs w:val="24"/>
        </w:rPr>
        <w:t xml:space="preserve"> such as HyPhy’s BUSTED and aBSREL models</w:t>
      </w:r>
      <w:r w:rsidR="00580E1E">
        <w:rPr>
          <w:rFonts w:ascii="Times New Roman" w:hAnsi="Times New Roman" w:cs="Times New Roman"/>
          <w:sz w:val="24"/>
          <w:szCs w:val="24"/>
        </w:rPr>
        <w:t>, that</w:t>
      </w:r>
      <w:r w:rsidR="0006000E" w:rsidRPr="00031896">
        <w:rPr>
          <w:rFonts w:ascii="Times New Roman" w:hAnsi="Times New Roman" w:cs="Times New Roman"/>
          <w:sz w:val="24"/>
          <w:szCs w:val="24"/>
        </w:rPr>
        <w:t xml:space="preserve"> </w:t>
      </w:r>
      <w:r w:rsidR="00CA2CF5" w:rsidRPr="00031896">
        <w:rPr>
          <w:rFonts w:ascii="Times New Roman" w:hAnsi="Times New Roman" w:cs="Times New Roman"/>
          <w:sz w:val="24"/>
          <w:szCs w:val="24"/>
        </w:rPr>
        <w:t xml:space="preserve">allow </w:t>
      </w:r>
      <w:r w:rsidR="00580E1E">
        <w:rPr>
          <w:rFonts w:ascii="Times New Roman" w:hAnsi="Times New Roman" w:cs="Times New Roman"/>
          <w:sz w:val="24"/>
          <w:szCs w:val="24"/>
        </w:rPr>
        <w:t xml:space="preserve">substitution </w:t>
      </w:r>
      <w:r w:rsidR="00CA2CF5" w:rsidRPr="00031896">
        <w:rPr>
          <w:rFonts w:ascii="Times New Roman" w:hAnsi="Times New Roman" w:cs="Times New Roman"/>
          <w:sz w:val="24"/>
          <w:szCs w:val="24"/>
        </w:rPr>
        <w:t xml:space="preserve">rates to vary among both branches and </w:t>
      </w:r>
      <w:r w:rsidR="00580E1E">
        <w:rPr>
          <w:rFonts w:ascii="Times New Roman" w:hAnsi="Times New Roman" w:cs="Times New Roman"/>
          <w:sz w:val="24"/>
          <w:szCs w:val="24"/>
        </w:rPr>
        <w:t xml:space="preserve">codon </w:t>
      </w:r>
      <w:r w:rsidR="00CA2CF5" w:rsidRPr="00031896">
        <w:rPr>
          <w:rFonts w:ascii="Times New Roman" w:hAnsi="Times New Roman" w:cs="Times New Roman"/>
          <w:sz w:val="24"/>
          <w:szCs w:val="24"/>
        </w:rPr>
        <w:t xml:space="preserve">sites,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del w:id="163" w:author="Thomas, Gregg [2]" w:date="2023-09-27T13:53:00Z">
        <w:r w:rsidR="0006000E" w:rsidRPr="00031896" w:rsidDel="00476B5A">
          <w:rPr>
            <w:rFonts w:ascii="Times New Roman" w:hAnsi="Times New Roman" w:cs="Times New Roman"/>
            <w:sz w:val="24"/>
            <w:szCs w:val="24"/>
          </w:rPr>
          <w:delText xml:space="preserve">concatenated </w:delText>
        </w:r>
      </w:del>
      <w:ins w:id="164" w:author="Thomas, Gregg [2]" w:date="2023-09-27T13:53:00Z">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ins>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60F65577"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 </w:instrText>
      </w:r>
      <w:r w:rsidR="00476B5A">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EN.CITE.DATA </w:instrText>
      </w:r>
      <w:r w:rsidR="00476B5A">
        <w:rPr>
          <w:rFonts w:ascii="Times New Roman" w:hAnsi="Times New Roman" w:cs="Times New Roman"/>
          <w:sz w:val="24"/>
          <w:szCs w:val="24"/>
        </w:rPr>
      </w:r>
      <w:r w:rsidR="00476B5A">
        <w:rPr>
          <w:rFonts w:ascii="Times New Roman" w:hAnsi="Times New Roman" w:cs="Times New Roman"/>
          <w:sz w:val="24"/>
          <w:szCs w:val="24"/>
        </w:rPr>
        <w:fldChar w:fldCharType="end"/>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diminished at scales that are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ven methods that allow the use of different trees for different loci (like PAML and HyPhy)</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commentRangeStart w:id="165"/>
      <w:commentRangeStart w:id="166"/>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 xml:space="preserve">. </w:t>
      </w:r>
      <w:commentRangeEnd w:id="165"/>
      <w:r w:rsidR="009D7BC7">
        <w:rPr>
          <w:rStyle w:val="CommentReference"/>
        </w:rPr>
        <w:commentReference w:id="165"/>
      </w:r>
      <w:commentRangeEnd w:id="166"/>
      <w:r w:rsidR="005F1E33">
        <w:rPr>
          <w:rStyle w:val="CommentReference"/>
        </w:rPr>
        <w:commentReference w:id="166"/>
      </w:r>
      <w:r w:rsidR="007146C0">
        <w:rPr>
          <w:rFonts w:ascii="Times New Roman" w:hAnsi="Times New Roman" w:cs="Times New Roman"/>
          <w:sz w:val="24"/>
          <w:szCs w:val="24"/>
        </w:rPr>
        <w:t xml:space="preserve">Our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false negative and false positive inferences of positive selection.</w:t>
      </w:r>
    </w:p>
    <w:p w14:paraId="3E06BC0E" w14:textId="072170C5"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 xml:space="preserve">. However,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control for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r w:rsidR="00D40C88">
        <w:rPr>
          <w:rFonts w:ascii="Times New Roman" w:hAnsi="Times New Roman" w:cs="Times New Roman"/>
          <w:sz w:val="24"/>
          <w:szCs w:val="24"/>
        </w:rPr>
        <w:t>also evolves</w:t>
      </w:r>
      <w:r w:rsidR="00211419">
        <w:rPr>
          <w:rFonts w:ascii="Times New Roman" w:hAnsi="Times New Roman" w:cs="Times New Roman"/>
          <w:sz w:val="24"/>
          <w:szCs w:val="24"/>
        </w:rPr>
        <w:t xml:space="preserve"> and 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w:t>
      </w:r>
      <w:r w:rsidR="00211419">
        <w:rPr>
          <w:rFonts w:ascii="Times New Roman" w:hAnsi="Times New Roman" w:cs="Times New Roman"/>
          <w:sz w:val="24"/>
          <w:szCs w:val="24"/>
        </w:rPr>
        <w:lastRenderedPageBreak/>
        <w:t xml:space="preserve">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31290C2A" w14:textId="6346648C" w:rsidR="00B62CA2" w:rsidRPr="00D1036D" w:rsidRDefault="00B62CA2" w:rsidP="00562FAD">
      <w:pPr>
        <w:pStyle w:val="Heading2"/>
      </w:pPr>
      <w:r w:rsidRPr="00D1036D">
        <w:t>Conclusions</w:t>
      </w:r>
    </w:p>
    <w:p w14:paraId="21698D05" w14:textId="18AC2713" w:rsidR="00482581" w:rsidRDefault="001E6D5D" w:rsidP="001E6D5D">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Overall, o</w:t>
      </w:r>
      <w:r w:rsidR="00F02A1F" w:rsidRPr="00031896">
        <w:rPr>
          <w:rFonts w:ascii="Times New Roman" w:hAnsi="Times New Roman" w:cs="Times New Roman"/>
          <w:sz w:val="24"/>
          <w:szCs w:val="24"/>
        </w:rPr>
        <w:t xml:space="preserve">ur results increase whole genome sampling in the diverse group of murine </w:t>
      </w:r>
      <w:r w:rsidR="007336E1" w:rsidRPr="00031896">
        <w:rPr>
          <w:rFonts w:ascii="Times New Roman" w:hAnsi="Times New Roman" w:cs="Times New Roman"/>
          <w:sz w:val="24"/>
          <w:szCs w:val="24"/>
        </w:rPr>
        <w:t>rodents</w:t>
      </w:r>
      <w:r w:rsidR="001F5331">
        <w:rPr>
          <w:rFonts w:ascii="Times New Roman" w:hAnsi="Times New Roman" w:cs="Times New Roman"/>
          <w:sz w:val="24"/>
          <w:szCs w:val="24"/>
        </w:rPr>
        <w:t xml:space="preserve"> and provide a broad murine species tree based on thousands of UCE</w:t>
      </w:r>
      <w:r>
        <w:rPr>
          <w:rFonts w:ascii="Times New Roman" w:hAnsi="Times New Roman" w:cs="Times New Roman"/>
          <w:sz w:val="24"/>
          <w:szCs w:val="24"/>
        </w:rPr>
        <w:t>s</w:t>
      </w:r>
      <w:r w:rsidR="00F02A1F" w:rsidRPr="00031896">
        <w:rPr>
          <w:rFonts w:ascii="Times New Roman" w:hAnsi="Times New Roman" w:cs="Times New Roman"/>
          <w:sz w:val="24"/>
          <w:szCs w:val="24"/>
        </w:rPr>
        <w:t xml:space="preserve">. The </w:t>
      </w:r>
      <w:r w:rsidR="00514DB6" w:rsidRPr="00031896">
        <w:rPr>
          <w:rFonts w:ascii="Times New Roman" w:hAnsi="Times New Roman" w:cs="Times New Roman"/>
          <w:sz w:val="24"/>
          <w:szCs w:val="24"/>
        </w:rPr>
        <w:t>high-quality</w:t>
      </w:r>
      <w:r w:rsidR="00F02A1F"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F02A1F" w:rsidRPr="00031896">
        <w:rPr>
          <w:rFonts w:ascii="Times New Roman" w:hAnsi="Times New Roman" w:cs="Times New Roman"/>
          <w:sz w:val="24"/>
          <w:szCs w:val="24"/>
        </w:rPr>
        <w:t xml:space="preserve"> genome allows us </w:t>
      </w:r>
      <w:r w:rsidR="006C1351">
        <w:rPr>
          <w:rFonts w:ascii="Times New Roman" w:hAnsi="Times New Roman" w:cs="Times New Roman"/>
          <w:sz w:val="24"/>
          <w:szCs w:val="24"/>
        </w:rPr>
        <w:t>to</w:t>
      </w:r>
      <w:r w:rsidR="00F02A1F" w:rsidRPr="00031896">
        <w:rPr>
          <w:rFonts w:ascii="Times New Roman" w:hAnsi="Times New Roman" w:cs="Times New Roman"/>
          <w:sz w:val="24"/>
          <w:szCs w:val="24"/>
        </w:rPr>
        <w:t xml:space="preserve"> </w:t>
      </w:r>
      <w:r w:rsidR="00B62CA2">
        <w:rPr>
          <w:rFonts w:ascii="Times New Roman" w:hAnsi="Times New Roman" w:cs="Times New Roman"/>
          <w:sz w:val="24"/>
          <w:szCs w:val="24"/>
        </w:rPr>
        <w:t>examine</w:t>
      </w:r>
      <w:r w:rsidR="00F02A1F" w:rsidRPr="00031896">
        <w:rPr>
          <w:rFonts w:ascii="Times New Roman" w:hAnsi="Times New Roman" w:cs="Times New Roman"/>
          <w:sz w:val="24"/>
          <w:szCs w:val="24"/>
        </w:rPr>
        <w:t xml:space="preserve"> fine-scale patterns and effects of phylogenetic discordance along chromosomes</w:t>
      </w:r>
      <w:r w:rsidR="006C1351">
        <w:rPr>
          <w:rFonts w:ascii="Times New Roman" w:hAnsi="Times New Roman" w:cs="Times New Roman"/>
          <w:sz w:val="24"/>
          <w:szCs w:val="24"/>
        </w:rPr>
        <w:t xml:space="preserve">, revealing </w:t>
      </w:r>
      <w:r>
        <w:rPr>
          <w:rFonts w:ascii="Times New Roman" w:hAnsi="Times New Roman" w:cs="Times New Roman"/>
          <w:sz w:val="24"/>
          <w:szCs w:val="24"/>
        </w:rPr>
        <w:t xml:space="preserve">how discordance at evolutionary </w:t>
      </w:r>
      <w:r w:rsidR="007B062B">
        <w:rPr>
          <w:rFonts w:ascii="Times New Roman" w:hAnsi="Times New Roman" w:cs="Times New Roman"/>
          <w:sz w:val="24"/>
          <w:szCs w:val="24"/>
        </w:rPr>
        <w:t>timescales</w:t>
      </w:r>
      <w:r>
        <w:rPr>
          <w:rFonts w:ascii="Times New Roman" w:hAnsi="Times New Roman" w:cs="Times New Roman"/>
          <w:sz w:val="24"/>
          <w:szCs w:val="24"/>
        </w:rPr>
        <w:t xml:space="preserve"> </w:t>
      </w:r>
      <w:r w:rsidR="006C1351">
        <w:rPr>
          <w:rFonts w:ascii="Times New Roman" w:hAnsi="Times New Roman" w:cs="Times New Roman"/>
          <w:sz w:val="24"/>
          <w:szCs w:val="24"/>
        </w:rPr>
        <w:t>varies with genome biology</w:t>
      </w:r>
      <w:r w:rsidR="00F02A1F" w:rsidRPr="00031896">
        <w:rPr>
          <w:rFonts w:ascii="Times New Roman" w:hAnsi="Times New Roman" w:cs="Times New Roman"/>
          <w:sz w:val="24"/>
          <w:szCs w:val="24"/>
        </w:rPr>
        <w:t>. We</w:t>
      </w:r>
      <w:r>
        <w:rPr>
          <w:rFonts w:ascii="Times New Roman" w:hAnsi="Times New Roman" w:cs="Times New Roman"/>
          <w:sz w:val="24"/>
          <w:szCs w:val="24"/>
        </w:rPr>
        <w:t xml:space="preserve"> also</w:t>
      </w:r>
      <w:r w:rsidR="00F02A1F" w:rsidRPr="00031896">
        <w:rPr>
          <w:rFonts w:ascii="Times New Roman" w:hAnsi="Times New Roman" w:cs="Times New Roman"/>
          <w:sz w:val="24"/>
          <w:szCs w:val="24"/>
        </w:rPr>
        <w:t xml:space="preserve"> demonstrate how</w:t>
      </w:r>
      <w:r>
        <w:rPr>
          <w:rFonts w:ascii="Times New Roman" w:hAnsi="Times New Roman" w:cs="Times New Roman"/>
          <w:sz w:val="24"/>
          <w:szCs w:val="24"/>
        </w:rPr>
        <w:t xml:space="preserve"> phylogenetic discordance can mislead</w:t>
      </w:r>
      <w:r w:rsidR="00F02A1F" w:rsidRPr="00031896">
        <w:rPr>
          <w:rFonts w:ascii="Times New Roman" w:hAnsi="Times New Roman" w:cs="Times New Roman"/>
          <w:sz w:val="24"/>
          <w:szCs w:val="24"/>
        </w:rPr>
        <w:t xml:space="preserve"> common tests for selection if only a single species tree is </w:t>
      </w:r>
      <w:r w:rsidR="00514DB6" w:rsidRPr="00031896">
        <w:rPr>
          <w:rFonts w:ascii="Times New Roman" w:hAnsi="Times New Roman" w:cs="Times New Roman"/>
          <w:sz w:val="24"/>
          <w:szCs w:val="24"/>
        </w:rPr>
        <w:t xml:space="preserve">used. </w:t>
      </w:r>
      <w:r w:rsidR="008150E1" w:rsidRPr="00031896">
        <w:rPr>
          <w:rFonts w:ascii="Times New Roman" w:hAnsi="Times New Roman" w:cs="Times New Roman"/>
          <w:sz w:val="24"/>
          <w:szCs w:val="24"/>
        </w:rPr>
        <w:t>Using our results, we can better u</w:t>
      </w:r>
      <w:r w:rsidR="00514DB6" w:rsidRPr="00031896">
        <w:rPr>
          <w:rFonts w:ascii="Times New Roman" w:hAnsi="Times New Roman" w:cs="Times New Roman"/>
          <w:sz w:val="24"/>
          <w:szCs w:val="24"/>
        </w:rPr>
        <w:t>nderstand the complexities of phylogenomic datasets</w:t>
      </w:r>
      <w:r w:rsidR="008150E1" w:rsidRPr="00031896">
        <w:rPr>
          <w:rFonts w:ascii="Times New Roman" w:hAnsi="Times New Roman" w:cs="Times New Roman"/>
          <w:sz w:val="24"/>
          <w:szCs w:val="24"/>
        </w:rPr>
        <w:t xml:space="preserve"> which</w:t>
      </w:r>
      <w:r w:rsidR="00514DB6" w:rsidRPr="00031896">
        <w:rPr>
          <w:rFonts w:ascii="Times New Roman" w:hAnsi="Times New Roman" w:cs="Times New Roman"/>
          <w:sz w:val="24"/>
          <w:szCs w:val="24"/>
        </w:rPr>
        <w:t xml:space="preserve"> will help to ensure that steps are taken to </w:t>
      </w:r>
      <w:r w:rsidR="008150E1" w:rsidRPr="00031896">
        <w:rPr>
          <w:rFonts w:ascii="Times New Roman" w:hAnsi="Times New Roman" w:cs="Times New Roman"/>
          <w:sz w:val="24"/>
          <w:szCs w:val="24"/>
        </w:rPr>
        <w:t>accommodate these details</w:t>
      </w:r>
      <w:r w:rsidR="00514DB6" w:rsidRPr="00031896">
        <w:rPr>
          <w:rFonts w:ascii="Times New Roman" w:hAnsi="Times New Roman" w:cs="Times New Roman"/>
          <w:sz w:val="24"/>
          <w:szCs w:val="24"/>
        </w:rPr>
        <w:t xml:space="preserve"> in </w:t>
      </w:r>
      <w:r w:rsidR="00997B40" w:rsidRPr="00A21B9E">
        <w:rPr>
          <w:rFonts w:ascii="Times New Roman" w:hAnsi="Times New Roman" w:cs="Times New Roman"/>
          <w:sz w:val="24"/>
          <w:szCs w:val="24"/>
        </w:rPr>
        <w:t>future</w:t>
      </w:r>
      <w:r w:rsidR="00997B40">
        <w:rPr>
          <w:rFonts w:ascii="Times New Roman" w:hAnsi="Times New Roman" w:cs="Times New Roman"/>
          <w:sz w:val="24"/>
          <w:szCs w:val="24"/>
        </w:rPr>
        <w:t xml:space="preserve"> </w:t>
      </w:r>
      <w:r w:rsidR="00514DB6" w:rsidRPr="00031896">
        <w:rPr>
          <w:rFonts w:ascii="Times New Roman" w:hAnsi="Times New Roman" w:cs="Times New Roman"/>
          <w:sz w:val="24"/>
          <w:szCs w:val="24"/>
        </w:rPr>
        <w:t>comparative studies.</w:t>
      </w:r>
      <w:r w:rsidR="00815BD6">
        <w:rPr>
          <w:rFonts w:ascii="Times New Roman" w:hAnsi="Times New Roman" w:cs="Times New Roman"/>
          <w:sz w:val="24"/>
          <w:szCs w:val="24"/>
        </w:rPr>
        <w:t xml:space="preserve"> </w:t>
      </w:r>
    </w:p>
    <w:p w14:paraId="6E15D4D3" w14:textId="4E0DFAA9" w:rsidR="00C75391" w:rsidRDefault="00851991" w:rsidP="00C75391">
      <w:pPr>
        <w:pStyle w:val="Heading1"/>
      </w:pPr>
      <w:r>
        <w:t>Acknowledgme</w:t>
      </w:r>
      <w:r w:rsidR="00C75391">
        <w:t>nts</w:t>
      </w:r>
    </w:p>
    <w:p w14:paraId="37CD18A9" w14:textId="4097E3AB" w:rsidR="00851991" w:rsidRDefault="00851991" w:rsidP="005C2974">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We thank Jake Esselstyn and Kevin Rowe for helpful comments and discussion on the murine species tree</w:t>
      </w:r>
      <w:ins w:id="167" w:author="Thomas, Gregg [2]" w:date="2023-09-27T14:05:00Z">
        <w:r w:rsidR="00D42F32">
          <w:rPr>
            <w:rFonts w:ascii="Times New Roman" w:hAnsi="Times New Roman" w:cs="Times New Roman"/>
            <w:sz w:val="24"/>
            <w:szCs w:val="24"/>
          </w:rPr>
          <w:t xml:space="preserve"> and Matt Hahn and the Hahn lab for feedback on the manuscript</w:t>
        </w:r>
      </w:ins>
      <w:r>
        <w:rPr>
          <w:rFonts w:ascii="Times New Roman" w:hAnsi="Times New Roman" w:cs="Times New Roman"/>
          <w:sz w:val="24"/>
          <w:szCs w:val="24"/>
        </w:rPr>
        <w:t>.</w:t>
      </w:r>
      <w:r w:rsidR="00A76FC9">
        <w:rPr>
          <w:rFonts w:ascii="Times New Roman" w:hAnsi="Times New Roman" w:cs="Times New Roman"/>
          <w:sz w:val="24"/>
          <w:szCs w:val="24"/>
        </w:rPr>
        <w:t xml:space="preserve"> We also thank Brant Faircloth and Trevor Sless for advice on using phyluce.</w:t>
      </w:r>
      <w:r>
        <w:rPr>
          <w:rFonts w:ascii="Times New Roman" w:hAnsi="Times New Roman" w:cs="Times New Roman"/>
          <w:sz w:val="24"/>
          <w:szCs w:val="24"/>
        </w:rPr>
        <w:t xml:space="preserve"> </w:t>
      </w:r>
      <w:r w:rsidR="00C04E5F">
        <w:rPr>
          <w:rFonts w:ascii="Times New Roman" w:hAnsi="Times New Roman" w:cs="Times New Roman"/>
          <w:sz w:val="24"/>
          <w:szCs w:val="24"/>
        </w:rPr>
        <w:t xml:space="preserve">We are grateful for tissue samples provided by Chris Conroy at the </w:t>
      </w:r>
      <w:r w:rsidR="00C04E5F" w:rsidRPr="00C04E5F">
        <w:rPr>
          <w:rFonts w:ascii="Times New Roman" w:hAnsi="Times New Roman" w:cs="Times New Roman"/>
          <w:sz w:val="24"/>
          <w:szCs w:val="24"/>
        </w:rPr>
        <w:t xml:space="preserve">Museum of Vertebrate Zoology, Berkeley, CA (MVZ) and </w:t>
      </w:r>
      <w:r w:rsidR="00C04E5F">
        <w:rPr>
          <w:rFonts w:ascii="Times New Roman" w:hAnsi="Times New Roman" w:cs="Times New Roman"/>
          <w:sz w:val="24"/>
          <w:szCs w:val="24"/>
        </w:rPr>
        <w:t xml:space="preserve">Adam Ferguson at </w:t>
      </w:r>
      <w:r w:rsidR="00C04E5F" w:rsidRPr="00C04E5F">
        <w:rPr>
          <w:rFonts w:ascii="Times New Roman" w:hAnsi="Times New Roman" w:cs="Times New Roman"/>
          <w:sz w:val="24"/>
          <w:szCs w:val="24"/>
        </w:rPr>
        <w:t>the Field Museum of Natural History, Chicago, IL (FMNH)</w:t>
      </w:r>
      <w:r w:rsidR="00C04E5F">
        <w:rPr>
          <w:rFonts w:ascii="Times New Roman" w:hAnsi="Times New Roman" w:cs="Times New Roman"/>
          <w:sz w:val="24"/>
          <w:szCs w:val="24"/>
        </w:rPr>
        <w:t>, and to the original collectors</w:t>
      </w:r>
      <w:r w:rsidR="00C04E5F" w:rsidRPr="00C04E5F">
        <w:rPr>
          <w:rFonts w:ascii="Times New Roman" w:hAnsi="Times New Roman" w:cs="Times New Roman"/>
          <w:sz w:val="24"/>
          <w:szCs w:val="24"/>
        </w:rPr>
        <w:t xml:space="preserve">. </w:t>
      </w:r>
      <w:r w:rsidR="00C75391"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sidR="00B84C77">
        <w:rPr>
          <w:rFonts w:ascii="Times New Roman" w:hAnsi="Times New Roman" w:cs="Times New Roman"/>
          <w:sz w:val="24"/>
          <w:szCs w:val="24"/>
        </w:rPr>
        <w:t xml:space="preserve">. </w:t>
      </w:r>
      <w:r w:rsidR="00A76FC9" w:rsidRPr="00F76DC7">
        <w:rPr>
          <w:rFonts w:ascii="Times New Roman" w:hAnsi="Times New Roman" w:cs="Times New Roman"/>
          <w:sz w:val="24"/>
          <w:szCs w:val="24"/>
        </w:rPr>
        <w:t>J.J.H. received financial</w:t>
      </w:r>
      <w:r w:rsidR="00A76FC9">
        <w:rPr>
          <w:rFonts w:ascii="Times New Roman" w:hAnsi="Times New Roman" w:cs="Times New Roman"/>
          <w:sz w:val="24"/>
          <w:szCs w:val="24"/>
        </w:rPr>
        <w:t xml:space="preserve"> </w:t>
      </w:r>
      <w:r w:rsidR="00A76FC9" w:rsidRPr="00F76DC7">
        <w:rPr>
          <w:rFonts w:ascii="Times New Roman" w:hAnsi="Times New Roman" w:cs="Times New Roman"/>
          <w:sz w:val="24"/>
          <w:szCs w:val="24"/>
        </w:rPr>
        <w:t>support from the Cornell Center for Vertebrate Genomics</w:t>
      </w:r>
      <w:r w:rsidR="00A76FC9">
        <w:rPr>
          <w:rFonts w:ascii="Times New Roman" w:hAnsi="Times New Roman" w:cs="Times New Roman"/>
          <w:sz w:val="24"/>
          <w:szCs w:val="24"/>
        </w:rPr>
        <w:t xml:space="preserve">. </w:t>
      </w:r>
      <w:r w:rsidR="00D40C88" w:rsidRPr="00AF0B2F">
        <w:rPr>
          <w:rFonts w:ascii="Times New Roman" w:hAnsi="Times New Roman" w:cs="Times New Roman"/>
          <w:sz w:val="24"/>
          <w:szCs w:val="24"/>
        </w:rPr>
        <w:t>J. S. B. was supported by the University of Michigan Life Sciences Fellows program and the Jean Wright Cohn Endowment Fund at the University of Michigan Museum of Zoology.</w:t>
      </w:r>
      <w:r w:rsidR="00D40C88">
        <w:rPr>
          <w:rFonts w:ascii="Times New Roman" w:hAnsi="Times New Roman" w:cs="Times New Roman"/>
          <w:sz w:val="24"/>
          <w:szCs w:val="24"/>
        </w:rPr>
        <w:t xml:space="preserve"> </w:t>
      </w:r>
      <w:r w:rsidR="00A76FC9" w:rsidRPr="00EB5534">
        <w:rPr>
          <w:rFonts w:ascii="Times New Roman" w:hAnsi="Times New Roman" w:cs="Times New Roman"/>
          <w:sz w:val="24"/>
          <w:szCs w:val="24"/>
        </w:rPr>
        <w:t>Computations</w:t>
      </w:r>
      <w:r w:rsidR="00A76FC9">
        <w:rPr>
          <w:rFonts w:ascii="Times New Roman" w:hAnsi="Times New Roman" w:cs="Times New Roman"/>
          <w:sz w:val="24"/>
          <w:szCs w:val="24"/>
        </w:rPr>
        <w:t xml:space="preserve"> for species tree reconstruction</w:t>
      </w:r>
      <w:r w:rsidR="00A76FC9"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sidR="00A76FC9">
        <w:rPr>
          <w:rFonts w:ascii="Times New Roman" w:hAnsi="Times New Roman" w:cs="Times New Roman"/>
          <w:sz w:val="24"/>
          <w:szCs w:val="24"/>
        </w:rPr>
        <w:t xml:space="preserve">, and the Cornell University Biotechnology Resource Center BioHPC (RRID:SCR_021757) with help from Qi Sun. </w:t>
      </w:r>
      <w:r w:rsidR="00C75391" w:rsidRPr="00C75391">
        <w:rPr>
          <w:rFonts w:ascii="Times New Roman" w:hAnsi="Times New Roman" w:cs="Times New Roman"/>
          <w:sz w:val="24"/>
          <w:szCs w:val="24"/>
        </w:rPr>
        <w:t>Bioinformatic analyses</w:t>
      </w:r>
      <w:r w:rsidR="00C75391">
        <w:rPr>
          <w:rFonts w:ascii="Times New Roman" w:hAnsi="Times New Roman" w:cs="Times New Roman"/>
          <w:sz w:val="24"/>
          <w:szCs w:val="24"/>
        </w:rPr>
        <w:t xml:space="preserve"> for genomic discordance and selection tests</w:t>
      </w:r>
      <w:r w:rsidR="00C75391"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0A4BF3FE" w14:textId="4D6A2DEE" w:rsidR="00851991" w:rsidRDefault="00851991" w:rsidP="00851991">
      <w:pPr>
        <w:pStyle w:val="Heading1"/>
      </w:pPr>
      <w:r>
        <w:t>Data availability</w:t>
      </w:r>
    </w:p>
    <w:p w14:paraId="381D10BA" w14:textId="31A6E863"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For the six previously assembled genomes (see Table 1),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as an NCBI BioProject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r>
        <w:rPr>
          <w:rFonts w:ascii="Times New Roman" w:hAnsi="Times New Roman" w:cs="Times New Roman"/>
          <w:i/>
          <w:iCs/>
          <w:sz w:val="24"/>
          <w:szCs w:val="24"/>
        </w:rPr>
        <w:t xml:space="preserve">Otomys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commentRangeStart w:id="168"/>
      <w:r w:rsidR="00851991">
        <w:rPr>
          <w:rFonts w:ascii="Times New Roman" w:hAnsi="Times New Roman" w:cs="Times New Roman"/>
          <w:sz w:val="24"/>
          <w:szCs w:val="24"/>
        </w:rPr>
        <w:t>XX</w:t>
      </w:r>
      <w:commentRangeEnd w:id="168"/>
      <w:r>
        <w:rPr>
          <w:rStyle w:val="CommentReference"/>
        </w:rPr>
        <w:commentReference w:id="168"/>
      </w:r>
      <w:r w:rsidR="00851991">
        <w:rPr>
          <w:rFonts w:ascii="Times New Roman" w:hAnsi="Times New Roman" w:cs="Times New Roman"/>
          <w:sz w:val="24"/>
          <w:szCs w:val="24"/>
        </w:rPr>
        <w:t xml:space="preserve">. All code and summary data for this project are deposited in </w:t>
      </w:r>
      <w:hyperlink r:id="rId15" w:history="1">
        <w:r w:rsidR="00851991" w:rsidRPr="008F61BC">
          <w:rPr>
            <w:rStyle w:val="Hyperlink"/>
            <w:rFonts w:ascii="Times New Roman" w:hAnsi="Times New Roman" w:cs="Times New Roman"/>
            <w:sz w:val="24"/>
            <w:szCs w:val="24"/>
          </w:rPr>
          <w:t>https://github.com/gwct/murine-discordance</w:t>
        </w:r>
      </w:hyperlink>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1D09C29" w:rsidR="00231BBB" w:rsidRPr="008C347C" w:rsidRDefault="00231BBB" w:rsidP="00F413E3">
      <w:pPr>
        <w:pStyle w:val="Heading3"/>
      </w:pPr>
      <w:r w:rsidRPr="008C347C">
        <w:t xml:space="preserve">Table 1: All taxa whose genomes were included in this study, the source of the assembly, and the assembly level of each genome. </w:t>
      </w:r>
      <w:r w:rsidR="00966089">
        <w:t>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2031D5">
        <w:trPr>
          <w:trHeight w:val="288"/>
        </w:trPr>
        <w:tc>
          <w:tcPr>
            <w:tcW w:w="1908" w:type="dxa"/>
            <w:tcBorders>
              <w:top w:val="single" w:sz="4" w:space="0" w:color="auto"/>
              <w:bottom w:val="single" w:sz="4" w:space="0" w:color="auto"/>
              <w:right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left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left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speciosus</w:t>
            </w:r>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sylvaticus</w:t>
            </w:r>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Arvicanthis niloticus</w:t>
            </w:r>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Grammomys dolichurus</w:t>
            </w:r>
          </w:p>
        </w:tc>
        <w:tc>
          <w:tcPr>
            <w:tcW w:w="3240" w:type="dxa"/>
            <w:tcBorders>
              <w:top w:val="nil"/>
              <w:bottom w:val="nil"/>
            </w:tcBorders>
            <w:shd w:val="clear" w:color="auto" w:fill="auto"/>
            <w:noWrap/>
            <w:vAlign w:val="bottom"/>
            <w:hideMark/>
          </w:tcPr>
          <w:p w14:paraId="5590962C" w14:textId="25E9F4A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Hylomyscus alleni</w:t>
            </w:r>
          </w:p>
        </w:tc>
        <w:tc>
          <w:tcPr>
            <w:tcW w:w="3240" w:type="dxa"/>
            <w:tcBorders>
              <w:top w:val="nil"/>
              <w:bottom w:val="nil"/>
            </w:tcBorders>
            <w:shd w:val="clear" w:color="auto" w:fill="auto"/>
            <w:noWrap/>
            <w:vAlign w:val="bottom"/>
            <w:hideMark/>
          </w:tcPr>
          <w:p w14:paraId="289D235B" w14:textId="2C9C1AC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Mastomys natalensis</w:t>
            </w:r>
          </w:p>
        </w:tc>
        <w:tc>
          <w:tcPr>
            <w:tcW w:w="3240" w:type="dxa"/>
            <w:tcBorders>
              <w:top w:val="nil"/>
              <w:bottom w:val="nil"/>
            </w:tcBorders>
            <w:shd w:val="clear" w:color="auto" w:fill="auto"/>
            <w:noWrap/>
            <w:vAlign w:val="bottom"/>
            <w:hideMark/>
          </w:tcPr>
          <w:p w14:paraId="55D1740C" w14:textId="09C344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caroli</w:t>
            </w:r>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pahari</w:t>
            </w:r>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spretus</w:t>
            </w:r>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Otomys typus</w:t>
            </w:r>
          </w:p>
        </w:tc>
        <w:tc>
          <w:tcPr>
            <w:tcW w:w="3240" w:type="dxa"/>
            <w:tcBorders>
              <w:top w:val="nil"/>
              <w:bottom w:val="nil"/>
            </w:tcBorders>
            <w:shd w:val="clear" w:color="auto" w:fill="auto"/>
            <w:noWrap/>
            <w:vAlign w:val="bottom"/>
            <w:hideMark/>
          </w:tcPr>
          <w:p w14:paraId="4BEB2E21" w14:textId="7B21F38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Phodopus sungorus</w:t>
            </w:r>
          </w:p>
        </w:tc>
        <w:tc>
          <w:tcPr>
            <w:tcW w:w="3240" w:type="dxa"/>
            <w:tcBorders>
              <w:top w:val="nil"/>
              <w:bottom w:val="nil"/>
            </w:tcBorders>
            <w:shd w:val="clear" w:color="auto" w:fill="auto"/>
            <w:noWrap/>
            <w:vAlign w:val="bottom"/>
            <w:hideMark/>
          </w:tcPr>
          <w:p w14:paraId="2B466BAA" w14:textId="3F00FF35"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00966089" w:rsidRPr="00966089">
              <w:rPr>
                <w:rFonts w:ascii="Times New Roman" w:eastAsia="Times New Roman" w:hAnsi="Times New Roman" w:cs="Times New Roman"/>
                <w:i/>
                <w:iCs/>
                <w:color w:val="000000"/>
                <w:sz w:val="24"/>
                <w:szCs w:val="24"/>
                <w:lang w:val="it-IT"/>
              </w:rPr>
              <w:t>d</w:t>
            </w:r>
            <w:r w:rsidRPr="00966089">
              <w:rPr>
                <w:rFonts w:ascii="Times New Roman" w:eastAsia="Times New Roman" w:hAnsi="Times New Roman" w:cs="Times New Roman"/>
                <w:i/>
                <w:iCs/>
                <w:color w:val="000000"/>
                <w:sz w:val="24"/>
                <w:szCs w:val="24"/>
                <w:lang w:val="it-IT"/>
              </w:rPr>
              <w:t>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Praomys delectorum</w:t>
            </w:r>
          </w:p>
        </w:tc>
        <w:tc>
          <w:tcPr>
            <w:tcW w:w="3240" w:type="dxa"/>
            <w:tcBorders>
              <w:top w:val="nil"/>
              <w:bottom w:val="nil"/>
            </w:tcBorders>
            <w:shd w:val="clear" w:color="auto" w:fill="auto"/>
            <w:noWrap/>
            <w:vAlign w:val="bottom"/>
            <w:hideMark/>
          </w:tcPr>
          <w:p w14:paraId="2313AE8B" w14:textId="6F52C42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rattus</w:t>
            </w:r>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Rhabdomys dilectus</w:t>
            </w:r>
          </w:p>
        </w:tc>
        <w:tc>
          <w:tcPr>
            <w:tcW w:w="3240" w:type="dxa"/>
            <w:tcBorders>
              <w:top w:val="nil"/>
              <w:bottom w:val="nil"/>
            </w:tcBorders>
            <w:shd w:val="clear" w:color="auto" w:fill="auto"/>
            <w:noWrap/>
            <w:vAlign w:val="bottom"/>
            <w:hideMark/>
          </w:tcPr>
          <w:p w14:paraId="4E53E616" w14:textId="5B823CF6"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Rhombomys opimus</w:t>
            </w:r>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Rhynchomys soricoides</w:t>
            </w:r>
          </w:p>
        </w:tc>
        <w:tc>
          <w:tcPr>
            <w:tcW w:w="3240" w:type="dxa"/>
            <w:tcBorders>
              <w:top w:val="nil"/>
              <w:bottom w:val="single" w:sz="4" w:space="0" w:color="auto"/>
            </w:tcBorders>
            <w:shd w:val="clear" w:color="auto" w:fill="auto"/>
            <w:noWrap/>
            <w:vAlign w:val="bottom"/>
            <w:hideMark/>
          </w:tcPr>
          <w:p w14:paraId="56DA2EF4" w14:textId="20AA7C2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8C347C">
        <w:trPr>
          <w:trHeight w:val="288"/>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left w:val="single" w:sz="4" w:space="0" w:color="auto"/>
              <w:bottom w:val="single" w:sz="4" w:space="0" w:color="auto"/>
              <w:right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8C347C">
        <w:trPr>
          <w:trHeight w:val="288"/>
          <w:jc w:val="center"/>
        </w:trPr>
        <w:tc>
          <w:tcPr>
            <w:tcW w:w="1425" w:type="dxa"/>
            <w:tcBorders>
              <w:top w:val="single" w:sz="4" w:space="0" w:color="auto"/>
              <w:left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right w:val="single" w:sz="4" w:space="0" w:color="auto"/>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7B45E189"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 xml:space="preserve">Apodemus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right w:val="single" w:sz="4" w:space="0" w:color="auto"/>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right w:val="single" w:sz="4" w:space="0" w:color="auto"/>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051AE74A"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r w:rsidRPr="008C347C">
              <w:rPr>
                <w:rFonts w:ascii="Times New Roman" w:eastAsia="Times New Roman" w:hAnsi="Times New Roman" w:cs="Times New Roman"/>
                <w:iCs/>
                <w:color w:val="000000"/>
                <w:sz w:val="24"/>
                <w:szCs w:val="24"/>
              </w:rPr>
              <w:t>Murinae</w:t>
            </w:r>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right w:val="single" w:sz="4" w:space="0" w:color="auto"/>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r w:rsidRPr="00BC53EE">
        <w:rPr>
          <w:i/>
        </w:rPr>
        <w:t>Rhyncomys soricoides</w:t>
      </w:r>
      <w:r w:rsidRPr="00197A2B">
        <w:t xml:space="preserve">, GD = </w:t>
      </w:r>
      <w:r w:rsidRPr="00BC53EE">
        <w:rPr>
          <w:i/>
        </w:rPr>
        <w:t>Grammomys dolichurus</w:t>
      </w:r>
      <w:r w:rsidRPr="00197A2B">
        <w:t xml:space="preserve">, RD = </w:t>
      </w:r>
      <w:r w:rsidRPr="00BC53EE">
        <w:rPr>
          <w:i/>
        </w:rPr>
        <w:t>Rhabdomys dilectus</w:t>
      </w:r>
      <w:r w:rsidRPr="00197A2B">
        <w:t xml:space="preserve">, MM = </w:t>
      </w:r>
      <w:r w:rsidRPr="00BC53EE">
        <w:rPr>
          <w:i/>
        </w:rPr>
        <w:t>Mus musculus</w:t>
      </w:r>
      <w:r w:rsidRPr="00197A2B">
        <w:t xml:space="preserve">, HA = </w:t>
      </w:r>
      <w:r w:rsidRPr="00BC53EE">
        <w:rPr>
          <w:i/>
        </w:rPr>
        <w:t>Hylomyscus alleni</w:t>
      </w:r>
      <w:r w:rsidRPr="00197A2B">
        <w:t xml:space="preserve">, MN = </w:t>
      </w:r>
      <w:r w:rsidRPr="00BC53EE">
        <w:rPr>
          <w:i/>
        </w:rPr>
        <w:t>Mastomys natalensis</w:t>
      </w:r>
      <w:r w:rsidRPr="00197A2B">
        <w:t xml:space="preserve">, PD = </w:t>
      </w:r>
      <w:r w:rsidRPr="00BC53EE">
        <w:rPr>
          <w:i/>
        </w:rPr>
        <w:t>Praomys delectorum</w:t>
      </w:r>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aBSREL</w:t>
            </w:r>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4C1D45B9">
            <wp:extent cx="4606988" cy="6381750"/>
            <wp:effectExtent l="0" t="0" r="3175" b="0"/>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8945" cy="6384461"/>
                    </a:xfrm>
                    <a:prstGeom prst="rect">
                      <a:avLst/>
                    </a:prstGeom>
                    <a:noFill/>
                    <a:ln>
                      <a:noFill/>
                    </a:ln>
                  </pic:spPr>
                </pic:pic>
              </a:graphicData>
            </a:graphic>
          </wp:inline>
        </w:drawing>
      </w:r>
    </w:p>
    <w:p w14:paraId="3C861584" w14:textId="2B6C2AB3"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sCF/gCF)</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ootstrap/SH-aLRT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Murinae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New genomes presented in this study are underlined, and genomes used for the genome-wide phylogenetic discordance analysis are indicated with an asterisk.</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7"/>
                    <a:stretch>
                      <a:fillRect/>
                    </a:stretch>
                  </pic:blipFill>
                  <pic:spPr bwMode="auto">
                    <a:xfrm>
                      <a:off x="0" y="0"/>
                      <a:ext cx="5135054" cy="6846740"/>
                    </a:xfrm>
                    <a:prstGeom prst="rect">
                      <a:avLst/>
                    </a:prstGeom>
                    <a:noFill/>
                    <a:ln>
                      <a:noFill/>
                    </a:ln>
                  </pic:spPr>
                </pic:pic>
              </a:graphicData>
            </a:graphic>
          </wp:inline>
        </w:drawing>
      </w:r>
    </w:p>
    <w:p w14:paraId="78DC1AA6" w14:textId="4FA4416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w:t>
      </w:r>
      <w:commentRangeStart w:id="169"/>
      <w:commentRangeStart w:id="170"/>
      <w:r w:rsidR="00A22613">
        <w:rPr>
          <w:rFonts w:ascii="Times New Roman" w:hAnsi="Times New Roman" w:cs="Times New Roman"/>
          <w:sz w:val="24"/>
          <w:szCs w:val="24"/>
        </w:rPr>
        <w:t xml:space="preserve">B) </w:t>
      </w:r>
      <w:commentRangeEnd w:id="169"/>
      <w:r w:rsidR="0009786C">
        <w:rPr>
          <w:rStyle w:val="CommentReference"/>
        </w:rPr>
        <w:commentReference w:id="169"/>
      </w:r>
      <w:commentRangeEnd w:id="170"/>
      <w:r w:rsidR="00AF54C6">
        <w:rPr>
          <w:rStyle w:val="CommentReference"/>
        </w:rPr>
        <w:commentReference w:id="170"/>
      </w:r>
      <w:r w:rsidR="00A22613">
        <w:rPr>
          <w:rFonts w:ascii="Times New Roman" w:hAnsi="Times New Roman" w:cs="Times New Roman"/>
          <w:sz w:val="24"/>
          <w:szCs w:val="24"/>
        </w:rPr>
        <w:t xml:space="preserve">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p>
    <w:p w14:paraId="42ACC60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8"/>
                    <a:stretch>
                      <a:fillRect/>
                    </a:stretch>
                  </pic:blipFill>
                  <pic:spPr bwMode="auto">
                    <a:xfrm>
                      <a:off x="0" y="0"/>
                      <a:ext cx="5934075" cy="3708797"/>
                    </a:xfrm>
                    <a:prstGeom prst="rect">
                      <a:avLst/>
                    </a:prstGeom>
                    <a:noFill/>
                    <a:ln>
                      <a:noFill/>
                    </a:ln>
                  </pic:spPr>
                </pic:pic>
              </a:graphicData>
            </a:graphic>
          </wp:inline>
        </w:drawing>
      </w:r>
    </w:p>
    <w:p w14:paraId="659CB793" w14:textId="5C142DE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9"/>
                    <a:stretch>
                      <a:fillRect/>
                    </a:stretch>
                  </pic:blipFill>
                  <pic:spPr bwMode="auto">
                    <a:xfrm>
                      <a:off x="0" y="0"/>
                      <a:ext cx="5943600" cy="1981200"/>
                    </a:xfrm>
                    <a:prstGeom prst="rect">
                      <a:avLst/>
                    </a:prstGeom>
                    <a:noFill/>
                    <a:ln>
                      <a:noFill/>
                    </a:ln>
                  </pic:spPr>
                </pic:pic>
              </a:graphicData>
            </a:graphic>
          </wp:inline>
        </w:drawing>
      </w:r>
    </w:p>
    <w:p w14:paraId="4B53F6AD" w14:textId="205B407F"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4: </w:t>
      </w:r>
      <w:del w:id="171" w:author="Thomas, Gregg [2]" w:date="2023-09-28T10:48:00Z">
        <w:r w:rsidR="007B6168" w:rsidDel="00400699">
          <w:rPr>
            <w:rFonts w:ascii="Times New Roman" w:hAnsi="Times New Roman" w:cs="Times New Roman"/>
            <w:sz w:val="24"/>
            <w:szCs w:val="24"/>
          </w:rPr>
          <w:delText>No c</w:delText>
        </w:r>
      </w:del>
      <w:ins w:id="172" w:author="Thomas, Gregg [2]" w:date="2023-09-28T10:48:00Z">
        <w:r w:rsidR="00400699">
          <w:rPr>
            <w:rFonts w:ascii="Times New Roman" w:hAnsi="Times New Roman" w:cs="Times New Roman"/>
            <w:sz w:val="24"/>
            <w:szCs w:val="24"/>
          </w:rPr>
          <w:t>C</w:t>
        </w:r>
      </w:ins>
      <w:r w:rsidR="007B6168">
        <w:rPr>
          <w:rFonts w:ascii="Times New Roman" w:hAnsi="Times New Roman" w:cs="Times New Roman"/>
          <w:sz w:val="24"/>
          <w:szCs w:val="24"/>
        </w:rPr>
        <w:t>orrelation</w:t>
      </w:r>
      <w:ins w:id="173" w:author="Thomas, Gregg [2]" w:date="2023-09-28T10:48:00Z">
        <w:r w:rsidR="00400699">
          <w:rPr>
            <w:rFonts w:ascii="Times New Roman" w:hAnsi="Times New Roman" w:cs="Times New Roman"/>
            <w:sz w:val="24"/>
            <w:szCs w:val="24"/>
          </w:rPr>
          <w:t>s</w:t>
        </w:r>
      </w:ins>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ins w:id="174" w:author="Thomas, Gregg [2]" w:date="2023-09-28T10:47:00Z">
        <w:r w:rsidR="001334F8">
          <w:rPr>
            <w:rFonts w:ascii="Times New Roman" w:hAnsi="Times New Roman" w:cs="Times New Roman"/>
            <w:sz w:val="24"/>
            <w:szCs w:val="24"/>
          </w:rPr>
          <w:t xml:space="preserve"> C) The mean wRF of all 10kb window trees within each 5Mb window compared to the species tree.</w:t>
        </w:r>
      </w:ins>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50CB9F79"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wRF and the log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183EE24"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77777777" w:rsidR="00501ADC" w:rsidRDefault="00501ADC" w:rsidP="00501ADC">
      <w:pPr>
        <w:pStyle w:val="Heading1"/>
      </w:pPr>
      <w:commentRangeStart w:id="175"/>
      <w:commentRangeStart w:id="176"/>
      <w:commentRangeStart w:id="177"/>
      <w:r>
        <w:lastRenderedPageBreak/>
        <w:t>References</w:t>
      </w:r>
      <w:commentRangeEnd w:id="175"/>
      <w:r>
        <w:rPr>
          <w:rStyle w:val="CommentReference"/>
          <w:rFonts w:asciiTheme="minorHAnsi" w:hAnsiTheme="minorHAnsi" w:cstheme="minorBidi"/>
          <w:b w:val="0"/>
        </w:rPr>
        <w:commentReference w:id="175"/>
      </w:r>
      <w:commentRangeEnd w:id="176"/>
      <w:r>
        <w:rPr>
          <w:rStyle w:val="CommentReference"/>
          <w:rFonts w:asciiTheme="minorHAnsi" w:hAnsiTheme="minorHAnsi" w:cstheme="minorBidi"/>
          <w:b w:val="0"/>
        </w:rPr>
        <w:commentReference w:id="176"/>
      </w:r>
      <w:commentRangeEnd w:id="177"/>
      <w:r w:rsidR="00EE4E68">
        <w:rPr>
          <w:rStyle w:val="CommentReference"/>
          <w:rFonts w:asciiTheme="minorHAnsi" w:hAnsiTheme="minorHAnsi" w:cstheme="minorBidi"/>
          <w:b w:val="0"/>
        </w:rPr>
        <w:commentReference w:id="177"/>
      </w:r>
    </w:p>
    <w:p w14:paraId="59381C79" w14:textId="65B1090B" w:rsidR="005B5E06" w:rsidRPr="005B5E06" w:rsidRDefault="009418B1" w:rsidP="005B5E06">
      <w:pPr>
        <w:pStyle w:val="EndNoteBibliography"/>
        <w:spacing w:after="0"/>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5B5E06" w:rsidRPr="005B5E06">
        <w:t xml:space="preserve">Pdb (the paleobiology database) [Internet]. 2011 January 21st, 2022]. Available from: </w:t>
      </w:r>
      <w:hyperlink r:id="rId22" w:history="1">
        <w:r w:rsidR="005B5E06" w:rsidRPr="005B5E06">
          <w:rPr>
            <w:rStyle w:val="Hyperlink"/>
          </w:rPr>
          <w:t>http://paleodb.org/</w:t>
        </w:r>
      </w:hyperlink>
      <w:r w:rsidR="005B5E06" w:rsidRPr="005B5E06">
        <w:t xml:space="preserve"> </w:t>
      </w:r>
    </w:p>
    <w:p w14:paraId="643DADCE" w14:textId="77777777" w:rsidR="005B5E06" w:rsidRPr="005B5E06" w:rsidRDefault="005B5E06" w:rsidP="005B5E06">
      <w:pPr>
        <w:pStyle w:val="EndNoteBibliography"/>
        <w:spacing w:after="0"/>
        <w:ind w:left="720" w:hanging="720"/>
      </w:pPr>
      <w:r w:rsidRPr="005B5E06">
        <w:t xml:space="preserve">Aghova T, Kimura Y, Bryja J, Dobigny G, Granjon L, Kergoat GJ. 2018. Fossils know it best: Using a new set of fossil calibrations to improve the temporal phylogenetic framework of murid rodents (rodentia: Muridae). </w:t>
      </w:r>
      <w:r w:rsidRPr="005B5E06">
        <w:rPr>
          <w:i/>
        </w:rPr>
        <w:t>Mol Phylogenet Evol</w:t>
      </w:r>
      <w:r w:rsidRPr="005B5E06">
        <w:t>. 128:98-111.</w:t>
      </w:r>
    </w:p>
    <w:p w14:paraId="51FCC04D" w14:textId="77777777" w:rsidR="005B5E06" w:rsidRPr="005B5E06" w:rsidRDefault="005B5E06" w:rsidP="005B5E06">
      <w:pPr>
        <w:pStyle w:val="EndNoteBibliography"/>
        <w:spacing w:after="0"/>
        <w:ind w:left="720" w:hanging="720"/>
      </w:pPr>
      <w:r w:rsidRPr="005B5E06">
        <w:t xml:space="preserve">Alda F, Ludt WB, Elias DJ, McMahan CD, Chakrabarty P. 2021. Comparing ultraconserved elements and exons for phylogenomic analyses of middle american cichlids: When data agree to disagree. </w:t>
      </w:r>
      <w:r w:rsidRPr="005B5E06">
        <w:rPr>
          <w:i/>
        </w:rPr>
        <w:t>Genome Biol Evol</w:t>
      </w:r>
      <w:r w:rsidRPr="005B5E06">
        <w:t>. 13.</w:t>
      </w:r>
    </w:p>
    <w:p w14:paraId="136A9E1C" w14:textId="77777777" w:rsidR="005B5E06" w:rsidRPr="005B5E06" w:rsidRDefault="005B5E06" w:rsidP="005B5E06">
      <w:pPr>
        <w:pStyle w:val="EndNoteBibliography"/>
        <w:spacing w:after="0"/>
        <w:ind w:left="720" w:hanging="720"/>
      </w:pPr>
      <w:r w:rsidRPr="005B5E06">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5B5E06">
        <w:rPr>
          <w:i/>
        </w:rPr>
        <w:t>Evolution</w:t>
      </w:r>
      <w:r w:rsidRPr="005B5E06">
        <w:t>. 71:475-488.</w:t>
      </w:r>
    </w:p>
    <w:p w14:paraId="675219ED" w14:textId="77777777" w:rsidR="005B5E06" w:rsidRPr="005B5E06" w:rsidRDefault="005B5E06" w:rsidP="005B5E06">
      <w:pPr>
        <w:pStyle w:val="EndNoteBibliography"/>
        <w:spacing w:after="0"/>
        <w:ind w:left="720" w:hanging="720"/>
      </w:pPr>
      <w:r w:rsidRPr="005B5E06">
        <w:t xml:space="preserve">Alvarez-Gonzalez L, Burden F, Doddamani D, Malinverni R, Leach E, Marin-Garcia C, Marin-Gual L, Gubern A, Vara C, Paytuvi-Gallart A, et al. 2022. 3d chromatin remodelling in the germ line modulates genome evolutionary plasticity. </w:t>
      </w:r>
      <w:r w:rsidRPr="005B5E06">
        <w:rPr>
          <w:i/>
        </w:rPr>
        <w:t>Nat Commun</w:t>
      </w:r>
      <w:r w:rsidRPr="005B5E06">
        <w:t>. 13:2608.</w:t>
      </w:r>
    </w:p>
    <w:p w14:paraId="0E7DBBB7" w14:textId="77777777" w:rsidR="005B5E06" w:rsidRPr="005B5E06" w:rsidRDefault="005B5E06" w:rsidP="005B5E06">
      <w:pPr>
        <w:pStyle w:val="EndNoteBibliography"/>
        <w:spacing w:after="0"/>
        <w:ind w:left="720" w:hanging="720"/>
      </w:pPr>
      <w:r w:rsidRPr="005B5E06">
        <w:t xml:space="preserve">Avise JC, Robinson TJ. 2008. Hemiplasy: A new term in the lexicon of phylogenetics. </w:t>
      </w:r>
      <w:r w:rsidRPr="005B5E06">
        <w:rPr>
          <w:i/>
        </w:rPr>
        <w:t>Syst Biol</w:t>
      </w:r>
      <w:r w:rsidRPr="005B5E06">
        <w:t>. 57:503-507.</w:t>
      </w:r>
    </w:p>
    <w:p w14:paraId="10704BB0" w14:textId="77777777" w:rsidR="005B5E06" w:rsidRPr="005B5E06" w:rsidRDefault="005B5E06" w:rsidP="005B5E06">
      <w:pPr>
        <w:pStyle w:val="EndNoteBibliography"/>
        <w:spacing w:after="0"/>
        <w:ind w:left="720" w:hanging="720"/>
      </w:pPr>
      <w:r w:rsidRPr="005B5E06">
        <w:t xml:space="preserve">Baum DA. 2007. Concordance trees, concordance factors, and the exploration of reticulate genealogy. </w:t>
      </w:r>
      <w:r w:rsidRPr="005B5E06">
        <w:rPr>
          <w:i/>
        </w:rPr>
        <w:t>TAXON</w:t>
      </w:r>
      <w:r w:rsidRPr="005B5E06">
        <w:t>. 56:417-426.</w:t>
      </w:r>
    </w:p>
    <w:p w14:paraId="0C849D56" w14:textId="77777777" w:rsidR="005B5E06" w:rsidRPr="005B5E06" w:rsidRDefault="005B5E06" w:rsidP="005B5E06">
      <w:pPr>
        <w:pStyle w:val="EndNoteBibliography"/>
        <w:spacing w:after="0"/>
        <w:ind w:left="720" w:hanging="720"/>
      </w:pPr>
      <w:r w:rsidRPr="005B5E06">
        <w:t xml:space="preserve">Benjamini Y, Hochberg Y. 1995. Controlling the false discovery rate: A practical and powerful approach to multiple testing. </w:t>
      </w:r>
      <w:r w:rsidRPr="005B5E06">
        <w:rPr>
          <w:i/>
        </w:rPr>
        <w:t>Journal of the Royal statistical society: series B (Methodological)</w:t>
      </w:r>
      <w:r w:rsidRPr="005B5E06">
        <w:t>. 57:289-300.</w:t>
      </w:r>
    </w:p>
    <w:p w14:paraId="52E9ECF6" w14:textId="77777777" w:rsidR="005B5E06" w:rsidRPr="005B5E06" w:rsidRDefault="005B5E06" w:rsidP="005B5E06">
      <w:pPr>
        <w:pStyle w:val="EndNoteBibliography"/>
        <w:spacing w:after="0"/>
        <w:ind w:left="720" w:hanging="720"/>
      </w:pPr>
      <w:r w:rsidRPr="005B5E06">
        <w:t xml:space="preserve">Bloom BH. 1970. Space/time trade-offs in hash coding with allowable errors. </w:t>
      </w:r>
      <w:r w:rsidRPr="005B5E06">
        <w:rPr>
          <w:i/>
        </w:rPr>
        <w:t>Commun. ACM</w:t>
      </w:r>
      <w:r w:rsidRPr="005B5E06">
        <w:t>. 13:422–426.</w:t>
      </w:r>
    </w:p>
    <w:p w14:paraId="749738A4" w14:textId="77777777" w:rsidR="005B5E06" w:rsidRPr="005B5E06" w:rsidRDefault="005B5E06" w:rsidP="005B5E06">
      <w:pPr>
        <w:pStyle w:val="EndNoteBibliography"/>
        <w:spacing w:after="0"/>
        <w:ind w:left="720" w:hanging="720"/>
      </w:pPr>
      <w:r w:rsidRPr="005B5E06">
        <w:t>Böcker S, Canzar S, Gunnar WK. 2013. The generalized robinson-foulds metric. In:  Darling A, Stoye J, editors. Algorithms in bioinformatics. Berlin, Heidelberg: Springer.</w:t>
      </w:r>
    </w:p>
    <w:p w14:paraId="0262CD3C" w14:textId="77777777" w:rsidR="005B5E06" w:rsidRPr="005B5E06" w:rsidRDefault="005B5E06" w:rsidP="005B5E06">
      <w:pPr>
        <w:pStyle w:val="EndNoteBibliography"/>
        <w:spacing w:after="0"/>
        <w:ind w:left="720" w:hanging="720"/>
      </w:pPr>
      <w:r w:rsidRPr="005B5E06">
        <w:t xml:space="preserve">Bolger AM, Lohse M, Usadel B. 2014. Trimmomatic: A flexible trimmer for illumina sequence data. </w:t>
      </w:r>
      <w:r w:rsidRPr="005B5E06">
        <w:rPr>
          <w:i/>
        </w:rPr>
        <w:t>Bioinformatics</w:t>
      </w:r>
      <w:r w:rsidRPr="005B5E06">
        <w:t>. 30:2114-2120.</w:t>
      </w:r>
    </w:p>
    <w:p w14:paraId="6B19D468" w14:textId="77777777" w:rsidR="005B5E06" w:rsidRPr="005B5E06" w:rsidRDefault="005B5E06" w:rsidP="005B5E06">
      <w:pPr>
        <w:pStyle w:val="EndNoteBibliography"/>
        <w:spacing w:after="0"/>
        <w:ind w:left="720" w:hanging="720"/>
      </w:pPr>
      <w:r w:rsidRPr="005B5E06">
        <w:t xml:space="preserve">Borowiec ML. 2016. Amas: A fast tool for alignment manipulation and computing of summary statistics. </w:t>
      </w:r>
      <w:r w:rsidRPr="005B5E06">
        <w:rPr>
          <w:i/>
        </w:rPr>
        <w:t>PeerJ</w:t>
      </w:r>
      <w:r w:rsidRPr="005B5E06">
        <w:t>. 4:e1660.</w:t>
      </w:r>
    </w:p>
    <w:p w14:paraId="06FFAFFD" w14:textId="77777777" w:rsidR="005B5E06" w:rsidRPr="005B5E06" w:rsidRDefault="005B5E06" w:rsidP="005B5E06">
      <w:pPr>
        <w:pStyle w:val="EndNoteBibliography"/>
        <w:spacing w:after="0"/>
        <w:ind w:left="720" w:hanging="720"/>
      </w:pPr>
      <w:r w:rsidRPr="005B5E06">
        <w:t xml:space="preserve">Bradley RK, Roberts A, Smoot M, Juvekar S, Do J, Dewey C, Holmes I, Pachter L. 2009. Fast statistical alignment. </w:t>
      </w:r>
      <w:r w:rsidRPr="005B5E06">
        <w:rPr>
          <w:i/>
        </w:rPr>
        <w:t>PLoS Comput Biol</w:t>
      </w:r>
      <w:r w:rsidRPr="005B5E06">
        <w:t>. 5:e1000392.</w:t>
      </w:r>
    </w:p>
    <w:p w14:paraId="36C3B566" w14:textId="77777777" w:rsidR="005B5E06" w:rsidRPr="005B5E06" w:rsidRDefault="005B5E06" w:rsidP="005B5E06">
      <w:pPr>
        <w:pStyle w:val="EndNoteBibliography"/>
        <w:spacing w:after="0"/>
        <w:ind w:left="720" w:hanging="720"/>
      </w:pPr>
      <w:r w:rsidRPr="005B5E06">
        <w:t xml:space="preserve">Cai JJ, Macpherson JM, Sella G, Petrov DA. 2009. Pervasive hitchhiking at coding and regulatory sites in humans. </w:t>
      </w:r>
      <w:r w:rsidRPr="005B5E06">
        <w:rPr>
          <w:i/>
        </w:rPr>
        <w:t>PLoS Genet</w:t>
      </w:r>
      <w:r w:rsidRPr="005B5E06">
        <w:t>. 5:e1000336.</w:t>
      </w:r>
    </w:p>
    <w:p w14:paraId="29C60DF8" w14:textId="77777777" w:rsidR="005B5E06" w:rsidRPr="005B5E06" w:rsidRDefault="005B5E06" w:rsidP="005B5E06">
      <w:pPr>
        <w:pStyle w:val="EndNoteBibliography"/>
        <w:spacing w:after="0"/>
        <w:ind w:left="720" w:hanging="720"/>
      </w:pPr>
      <w:r w:rsidRPr="005B5E06">
        <w:t xml:space="preserve">Capella-Gutierrez S, Silla-Martinez JM, Gabaldon T. 2009. Trimal: A tool for automated alignment trimming in large-scale phylogenetic analyses. </w:t>
      </w:r>
      <w:r w:rsidRPr="005B5E06">
        <w:rPr>
          <w:i/>
        </w:rPr>
        <w:t>Bioinformatics</w:t>
      </w:r>
      <w:r w:rsidRPr="005B5E06">
        <w:t>. 25:1972-1973.</w:t>
      </w:r>
    </w:p>
    <w:p w14:paraId="2F5EE59B" w14:textId="77777777" w:rsidR="005B5E06" w:rsidRPr="005B5E06" w:rsidRDefault="005B5E06" w:rsidP="005B5E06">
      <w:pPr>
        <w:pStyle w:val="EndNoteBibliography"/>
        <w:spacing w:after="0"/>
        <w:ind w:left="720" w:hanging="720"/>
      </w:pPr>
      <w:r w:rsidRPr="005B5E06">
        <w:t xml:space="preserve">Carbone L, Harris RA, Gnerre S, Veeramah KR, Lorente-Galdos B, Huddleston J, Meyer TJ, Herrero J, Roos C, Aken B, et al. 2014. Gibbon genome and the fast karyotype evolution of small apes. </w:t>
      </w:r>
      <w:r w:rsidRPr="005B5E06">
        <w:rPr>
          <w:i/>
        </w:rPr>
        <w:t>Nature</w:t>
      </w:r>
      <w:r w:rsidRPr="005B5E06">
        <w:t>. 513:195-201.</w:t>
      </w:r>
    </w:p>
    <w:p w14:paraId="59F2AF1E" w14:textId="77777777" w:rsidR="005B5E06" w:rsidRPr="005B5E06" w:rsidRDefault="005B5E06" w:rsidP="005B5E06">
      <w:pPr>
        <w:pStyle w:val="EndNoteBibliography"/>
        <w:spacing w:after="0"/>
        <w:ind w:left="720" w:hanging="720"/>
      </w:pPr>
      <w:r w:rsidRPr="005B5E06">
        <w:t xml:space="preserve">Chan KO, Hutter CR, Wood PL, Jr., Grismer LL, Brown RM. 2020. Target-capture phylogenomics provide insights on gene and species tree discordances in old world treefrogs (anura: Rhacophoridae). </w:t>
      </w:r>
      <w:r w:rsidRPr="005B5E06">
        <w:rPr>
          <w:i/>
        </w:rPr>
        <w:t>Proc Biol Sci</w:t>
      </w:r>
      <w:r w:rsidRPr="005B5E06">
        <w:t>. 287:20202102.</w:t>
      </w:r>
    </w:p>
    <w:p w14:paraId="41211F54" w14:textId="77777777" w:rsidR="005B5E06" w:rsidRPr="005B5E06" w:rsidRDefault="005B5E06" w:rsidP="005B5E06">
      <w:pPr>
        <w:pStyle w:val="EndNoteBibliography"/>
        <w:spacing w:after="0"/>
        <w:ind w:left="720" w:hanging="720"/>
      </w:pPr>
      <w:r w:rsidRPr="005B5E06">
        <w:t xml:space="preserve">Charlesworth B, Morgan MT, Charlesworth D. 1993. The effect of deleterious mutations on neutral molecular variation. </w:t>
      </w:r>
      <w:r w:rsidRPr="005B5E06">
        <w:rPr>
          <w:i/>
        </w:rPr>
        <w:t>Genetics</w:t>
      </w:r>
      <w:r w:rsidRPr="005B5E06">
        <w:t>. 134:1289-1303.</w:t>
      </w:r>
    </w:p>
    <w:p w14:paraId="70B4690C" w14:textId="77777777" w:rsidR="005B5E06" w:rsidRPr="005B5E06" w:rsidRDefault="005B5E06" w:rsidP="005B5E06">
      <w:pPr>
        <w:pStyle w:val="EndNoteBibliography"/>
        <w:spacing w:after="0"/>
        <w:ind w:left="720" w:hanging="720"/>
      </w:pPr>
      <w:r w:rsidRPr="005B5E06">
        <w:t xml:space="preserve">Chen CT, Wang JC, Cohen BA. 2007. The strength of selection on ultraconserved elements in the human genome. </w:t>
      </w:r>
      <w:r w:rsidRPr="005B5E06">
        <w:rPr>
          <w:i/>
        </w:rPr>
        <w:t>Am J Hum Genet</w:t>
      </w:r>
      <w:r w:rsidRPr="005B5E06">
        <w:t>. 80:692-704.</w:t>
      </w:r>
    </w:p>
    <w:p w14:paraId="42EA71BA" w14:textId="77777777" w:rsidR="005B5E06" w:rsidRPr="005B5E06" w:rsidRDefault="005B5E06" w:rsidP="005B5E06">
      <w:pPr>
        <w:pStyle w:val="EndNoteBibliography"/>
        <w:spacing w:after="0"/>
        <w:ind w:left="720" w:hanging="720"/>
      </w:pPr>
      <w:r w:rsidRPr="005B5E06">
        <w:t xml:space="preserve">Chernomor O, von Haeseler A, Minh BQ. 2016. Terrace aware data structure for phylogenomic inference from supermatrices. </w:t>
      </w:r>
      <w:r w:rsidRPr="005B5E06">
        <w:rPr>
          <w:i/>
        </w:rPr>
        <w:t>Syst Biol</w:t>
      </w:r>
      <w:r w:rsidRPr="005B5E06">
        <w:t>. 65:997-1008.</w:t>
      </w:r>
    </w:p>
    <w:p w14:paraId="7167CCA0" w14:textId="77777777" w:rsidR="005B5E06" w:rsidRPr="005B5E06" w:rsidRDefault="005B5E06" w:rsidP="005B5E06">
      <w:pPr>
        <w:pStyle w:val="EndNoteBibliography"/>
        <w:spacing w:after="0"/>
        <w:ind w:left="720" w:hanging="720"/>
      </w:pPr>
      <w:r w:rsidRPr="005B5E06">
        <w:t xml:space="preserve">Corbett-Detig RB, Hartl DL, Sackton TB. 2015. Natural selection constrains neutral diversity across a wide range of species. </w:t>
      </w:r>
      <w:r w:rsidRPr="005B5E06">
        <w:rPr>
          <w:i/>
        </w:rPr>
        <w:t>PLoS Biol</w:t>
      </w:r>
      <w:r w:rsidRPr="005B5E06">
        <w:t>. 13:e1002112.</w:t>
      </w:r>
    </w:p>
    <w:p w14:paraId="77290B52" w14:textId="77777777" w:rsidR="005B5E06" w:rsidRPr="005B5E06" w:rsidRDefault="005B5E06" w:rsidP="005B5E06">
      <w:pPr>
        <w:pStyle w:val="EndNoteBibliography"/>
        <w:spacing w:after="0"/>
        <w:ind w:left="720" w:hanging="720"/>
      </w:pPr>
      <w:r w:rsidRPr="005B5E06">
        <w:lastRenderedPageBreak/>
        <w:t xml:space="preserve">Cox A, Ackert-Bicknell CL, Dumont BL, Ding Y, Bell JT, Brockmann GA, Wergedal JE, Bult C, Paigen B, Flint J, et al. 2009. A new standard genetic map for the laboratory mouse. </w:t>
      </w:r>
      <w:r w:rsidRPr="005B5E06">
        <w:rPr>
          <w:i/>
        </w:rPr>
        <w:t>Genetics</w:t>
      </w:r>
      <w:r w:rsidRPr="005B5E06">
        <w:t>. 182:1335-1344.</w:t>
      </w:r>
    </w:p>
    <w:p w14:paraId="4175C255" w14:textId="77777777" w:rsidR="005B5E06" w:rsidRPr="005B5E06" w:rsidRDefault="005B5E06" w:rsidP="005B5E06">
      <w:pPr>
        <w:pStyle w:val="EndNoteBibliography"/>
        <w:spacing w:after="0"/>
        <w:ind w:left="720" w:hanging="720"/>
      </w:pPr>
      <w:r w:rsidRPr="005B5E06">
        <w:t xml:space="preserve">Cunningham F, Allen JE, Allen J, Alvarez-Jarreta J, Amode MR, Armean IM, Austine-Orimoloye O, Azov AG, Barnes I, Bennett R, et al. 2022. Ensembl 2022. </w:t>
      </w:r>
      <w:r w:rsidRPr="005B5E06">
        <w:rPr>
          <w:i/>
        </w:rPr>
        <w:t>Nucleic Acids Res</w:t>
      </w:r>
      <w:r w:rsidRPr="005B5E06">
        <w:t>. 50:D988-D995.</w:t>
      </w:r>
    </w:p>
    <w:p w14:paraId="50CF3264" w14:textId="77777777" w:rsidR="005B5E06" w:rsidRPr="005B5E06" w:rsidRDefault="005B5E06" w:rsidP="005B5E06">
      <w:pPr>
        <w:pStyle w:val="EndNoteBibliography"/>
        <w:spacing w:after="0"/>
        <w:ind w:left="720" w:hanging="720"/>
      </w:pPr>
      <w:r w:rsidRPr="005B5E06">
        <w:t xml:space="preserve">Danecek P, Bonfield JK, Liddle J, Marshall J, Ohan V, Pollard MO, Whitwham A, Keane T, McCarthy SA, Davies RM, Li H. 2021. Twelve years of samtools and bcftools. </w:t>
      </w:r>
      <w:r w:rsidRPr="005B5E06">
        <w:rPr>
          <w:i/>
        </w:rPr>
        <w:t>Gigascience</w:t>
      </w:r>
      <w:r w:rsidRPr="005B5E06">
        <w:t>. 10.</w:t>
      </w:r>
    </w:p>
    <w:p w14:paraId="7436A6AD" w14:textId="77777777" w:rsidR="005B5E06" w:rsidRPr="005B5E06" w:rsidRDefault="005B5E06" w:rsidP="005B5E06">
      <w:pPr>
        <w:pStyle w:val="EndNoteBibliography"/>
        <w:spacing w:after="0"/>
        <w:ind w:left="720" w:hanging="720"/>
      </w:pPr>
      <w:r w:rsidRPr="005B5E06">
        <w:t xml:space="preserve">Degnan JH, Rosenberg NA. 2006. Discordance of species trees with their most likely gene trees. </w:t>
      </w:r>
      <w:r w:rsidRPr="005B5E06">
        <w:rPr>
          <w:i/>
        </w:rPr>
        <w:t>PLoS Genet</w:t>
      </w:r>
      <w:r w:rsidRPr="005B5E06">
        <w:t>. 2:e68.</w:t>
      </w:r>
    </w:p>
    <w:p w14:paraId="2F2DC69C" w14:textId="77777777" w:rsidR="005B5E06" w:rsidRPr="005B5E06" w:rsidRDefault="005B5E06" w:rsidP="005B5E06">
      <w:pPr>
        <w:pStyle w:val="EndNoteBibliography"/>
        <w:spacing w:after="0"/>
        <w:ind w:left="720" w:hanging="720"/>
      </w:pPr>
      <w:r w:rsidRPr="005B5E06">
        <w:t xml:space="preserve">Edwards SV. 2009. Is a new and general theory of molecular systematics emerging? </w:t>
      </w:r>
      <w:r w:rsidRPr="005B5E06">
        <w:rPr>
          <w:i/>
        </w:rPr>
        <w:t>Evolution</w:t>
      </w:r>
      <w:r w:rsidRPr="005B5E06">
        <w:t>. 63:1-19.</w:t>
      </w:r>
    </w:p>
    <w:p w14:paraId="7DB1F6CA" w14:textId="77777777" w:rsidR="005B5E06" w:rsidRPr="005B5E06" w:rsidRDefault="005B5E06" w:rsidP="005B5E06">
      <w:pPr>
        <w:pStyle w:val="EndNoteBibliography"/>
        <w:spacing w:after="0"/>
        <w:ind w:left="720" w:hanging="720"/>
      </w:pPr>
      <w:r w:rsidRPr="005B5E06">
        <w:t>Faircloth BC. 2013. Illumiprocessor: A trimmomatic wrapper for parallel adapter and quality trimming.</w:t>
      </w:r>
    </w:p>
    <w:p w14:paraId="03B95FEF" w14:textId="77777777" w:rsidR="005B5E06" w:rsidRPr="005B5E06" w:rsidRDefault="005B5E06" w:rsidP="005B5E06">
      <w:pPr>
        <w:pStyle w:val="EndNoteBibliography"/>
        <w:spacing w:after="0"/>
        <w:ind w:left="720" w:hanging="720"/>
      </w:pPr>
      <w:r w:rsidRPr="005B5E06">
        <w:t xml:space="preserve">Faircloth BC. 2016. Phyluce is a software package for the analysis of conserved genomic loci. </w:t>
      </w:r>
      <w:r w:rsidRPr="005B5E06">
        <w:rPr>
          <w:i/>
        </w:rPr>
        <w:t>Bioinformatics</w:t>
      </w:r>
      <w:r w:rsidRPr="005B5E06">
        <w:t>. 32:786-788.</w:t>
      </w:r>
    </w:p>
    <w:p w14:paraId="2D853E76" w14:textId="77777777" w:rsidR="005B5E06" w:rsidRPr="005B5E06" w:rsidRDefault="005B5E06" w:rsidP="005B5E06">
      <w:pPr>
        <w:pStyle w:val="EndNoteBibliography"/>
        <w:spacing w:after="0"/>
        <w:ind w:left="720" w:hanging="720"/>
      </w:pPr>
      <w:r w:rsidRPr="005B5E06">
        <w:t xml:space="preserve">Faircloth BC, McCormack JE, Crawford NG, Harvey MG, Brumfield RT, Glenn TC. 2012. Ultraconserved elements anchor thousands of genetic markers spanning multiple evolutionary timescales. </w:t>
      </w:r>
      <w:r w:rsidRPr="005B5E06">
        <w:rPr>
          <w:i/>
        </w:rPr>
        <w:t>Syst Biol</w:t>
      </w:r>
      <w:r w:rsidRPr="005B5E06">
        <w:t>. 61:717-726.</w:t>
      </w:r>
    </w:p>
    <w:p w14:paraId="58550FA5" w14:textId="77777777" w:rsidR="005B5E06" w:rsidRPr="005B5E06" w:rsidRDefault="005B5E06" w:rsidP="005B5E06">
      <w:pPr>
        <w:pStyle w:val="EndNoteBibliography"/>
        <w:spacing w:after="0"/>
        <w:ind w:left="720" w:hanging="720"/>
      </w:pPr>
      <w:r w:rsidRPr="005B5E06">
        <w:t xml:space="preserve">Fay JC. 2011. Weighing the evidence for adaptation at the molecular level. </w:t>
      </w:r>
      <w:r w:rsidRPr="005B5E06">
        <w:rPr>
          <w:i/>
        </w:rPr>
        <w:t>Trends Genet</w:t>
      </w:r>
      <w:r w:rsidRPr="005B5E06">
        <w:t>. 27:343-349.</w:t>
      </w:r>
    </w:p>
    <w:p w14:paraId="7925E999" w14:textId="77777777" w:rsidR="005B5E06" w:rsidRPr="005B5E06" w:rsidRDefault="005B5E06" w:rsidP="005B5E06">
      <w:pPr>
        <w:pStyle w:val="EndNoteBibliography"/>
        <w:spacing w:after="0"/>
        <w:ind w:left="720" w:hanging="720"/>
      </w:pPr>
      <w:r w:rsidRPr="005B5E06">
        <w:t xml:space="preserve">Feng S, Bai M, Rivas-Gonzalez I, Li C, Liu S, Tong Y, Yang H, Chen G, Xie D, Sears KE, et al. 2022. Incomplete lineage sorting and phenotypic evolution in marsupials. </w:t>
      </w:r>
      <w:r w:rsidRPr="005B5E06">
        <w:rPr>
          <w:i/>
        </w:rPr>
        <w:t>Cell</w:t>
      </w:r>
      <w:r w:rsidRPr="005B5E06">
        <w:t>. 185:1646-1660 e1618.</w:t>
      </w:r>
    </w:p>
    <w:p w14:paraId="0A986D14" w14:textId="77777777" w:rsidR="005B5E06" w:rsidRPr="005B5E06" w:rsidRDefault="005B5E06" w:rsidP="005B5E06">
      <w:pPr>
        <w:pStyle w:val="EndNoteBibliography"/>
        <w:spacing w:after="0"/>
        <w:ind w:left="720" w:hanging="720"/>
      </w:pPr>
      <w:r w:rsidRPr="005B5E06">
        <w:t xml:space="preserve">Fontaine MC, Pease JB, Steele A, Waterhouse RM, Neafsey DE, Sharakhov IV, Jiang X, Hall AB, Catteruccia F, Kakani E, et al. 2015. Mosquito genomics. Extensive introgression in a malaria vector species complex revealed by phylogenomics. </w:t>
      </w:r>
      <w:r w:rsidRPr="005B5E06">
        <w:rPr>
          <w:i/>
        </w:rPr>
        <w:t>Science</w:t>
      </w:r>
      <w:r w:rsidRPr="005B5E06">
        <w:t>. 347:1258524.</w:t>
      </w:r>
    </w:p>
    <w:p w14:paraId="3F5CE6F7" w14:textId="77777777" w:rsidR="005B5E06" w:rsidRPr="005B5E06" w:rsidRDefault="005B5E06" w:rsidP="005B5E06">
      <w:pPr>
        <w:pStyle w:val="EndNoteBibliography"/>
        <w:spacing w:after="0"/>
        <w:ind w:left="720" w:hanging="720"/>
      </w:pPr>
      <w:r w:rsidRPr="005B5E06">
        <w:t xml:space="preserve">Foote AD, Liu Y, Thomas GW, Vinar T, Alfoldi J, Deng J, Dugan S, van Elk CE, Hunter ME, Joshi V, et al. 2015. Convergent evolution of the genomes of marine mammals. </w:t>
      </w:r>
      <w:r w:rsidRPr="005B5E06">
        <w:rPr>
          <w:i/>
        </w:rPr>
        <w:t>Nat Genet</w:t>
      </w:r>
      <w:r w:rsidRPr="005B5E06">
        <w:t>. 47:272-275.</w:t>
      </w:r>
    </w:p>
    <w:p w14:paraId="4F79B7FE" w14:textId="77777777" w:rsidR="005B5E06" w:rsidRPr="005B5E06" w:rsidRDefault="005B5E06" w:rsidP="005B5E06">
      <w:pPr>
        <w:pStyle w:val="EndNoteBibliography"/>
        <w:spacing w:after="0"/>
        <w:ind w:left="720" w:hanging="720"/>
      </w:pPr>
      <w:r w:rsidRPr="005B5E06">
        <w:t xml:space="preserve">Gable SM, Byars MI, Literman R, Tollis M. 2022. A genomic perspective on the evolutionary diversification of turtles. </w:t>
      </w:r>
      <w:r w:rsidRPr="005B5E06">
        <w:rPr>
          <w:i/>
        </w:rPr>
        <w:t>Syst Biol</w:t>
      </w:r>
      <w:r w:rsidRPr="005B5E06">
        <w:t>. 71:1331-1347.</w:t>
      </w:r>
    </w:p>
    <w:p w14:paraId="1B5FD9AC" w14:textId="77777777" w:rsidR="005B5E06" w:rsidRPr="005B5E06" w:rsidRDefault="005B5E06" w:rsidP="005B5E06">
      <w:pPr>
        <w:pStyle w:val="EndNoteBibliography"/>
        <w:spacing w:after="0"/>
        <w:ind w:left="720" w:hanging="720"/>
      </w:pPr>
      <w:r w:rsidRPr="005B5E06">
        <w:t xml:space="preserve">Geraldes A, Basset P, Smith KL, Nachman MW. 2011. Higher differentiation among subspecies of the house mouse (mus musculus) in genomic regions with low recombination. </w:t>
      </w:r>
      <w:r w:rsidRPr="005B5E06">
        <w:rPr>
          <w:i/>
        </w:rPr>
        <w:t>Mol Ecol</w:t>
      </w:r>
      <w:r w:rsidRPr="005B5E06">
        <w:t>. 20:4722-4736.</w:t>
      </w:r>
    </w:p>
    <w:p w14:paraId="0AC41D26" w14:textId="77777777" w:rsidR="005B5E06" w:rsidRPr="005B5E06" w:rsidRDefault="005B5E06" w:rsidP="005B5E06">
      <w:pPr>
        <w:pStyle w:val="EndNoteBibliography"/>
        <w:spacing w:after="0"/>
        <w:ind w:left="720" w:hanging="720"/>
      </w:pPr>
      <w:r w:rsidRPr="005B5E06">
        <w:t xml:space="preserve">Gibbs RA, Weinstock GM, Metzker ML, Muzny DM, Sodergren EJ, Scherer S, Scott G, Steffen D, Worley KC, Burch PE, et al. 2004. Genome sequence of the brown norway rat yields insights into mammalian evolution. </w:t>
      </w:r>
      <w:r w:rsidRPr="005B5E06">
        <w:rPr>
          <w:i/>
        </w:rPr>
        <w:t>Nature</w:t>
      </w:r>
      <w:r w:rsidRPr="005B5E06">
        <w:t>. 428:493-521.</w:t>
      </w:r>
    </w:p>
    <w:p w14:paraId="1DD915E7" w14:textId="77777777" w:rsidR="005B5E06" w:rsidRPr="005B5E06" w:rsidRDefault="005B5E06" w:rsidP="005B5E06">
      <w:pPr>
        <w:pStyle w:val="EndNoteBibliography"/>
        <w:spacing w:after="0"/>
        <w:ind w:left="720" w:hanging="720"/>
      </w:pPr>
      <w:r w:rsidRPr="005B5E06">
        <w:t xml:space="preserve">Good JM, Wiebe V, Albert FW, Burbano HA, Kircher M, Green RE, Halbwax M, Andre C, Atencia R, Fischer A, Paabo S. 2013. Comparative population genomics of the ejaculate in humans and the great apes. </w:t>
      </w:r>
      <w:r w:rsidRPr="005B5E06">
        <w:rPr>
          <w:i/>
        </w:rPr>
        <w:t>Mol Biol Evol</w:t>
      </w:r>
      <w:r w:rsidRPr="005B5E06">
        <w:t>. 30:964-976.</w:t>
      </w:r>
    </w:p>
    <w:p w14:paraId="5E1256A4" w14:textId="77777777" w:rsidR="005B5E06" w:rsidRPr="005B5E06" w:rsidRDefault="005B5E06" w:rsidP="005B5E06">
      <w:pPr>
        <w:pStyle w:val="EndNoteBibliography"/>
        <w:spacing w:after="0"/>
        <w:ind w:left="720" w:hanging="720"/>
      </w:pPr>
      <w:r w:rsidRPr="005B5E06">
        <w:t xml:space="preserve">Green RE, Krause J, Briggs AW, Maricic T, Stenzel U, Kircher M, Patterson N, Li H, Zhai W, Fritz MH, et al. 2010. A draft sequence of the neandertal genome. </w:t>
      </w:r>
      <w:r w:rsidRPr="005B5E06">
        <w:rPr>
          <w:i/>
        </w:rPr>
        <w:t>Science</w:t>
      </w:r>
      <w:r w:rsidRPr="005B5E06">
        <w:t>. 328:710-722.</w:t>
      </w:r>
    </w:p>
    <w:p w14:paraId="18A118B2" w14:textId="77777777" w:rsidR="005B5E06" w:rsidRPr="005B5E06" w:rsidRDefault="005B5E06" w:rsidP="005B5E06">
      <w:pPr>
        <w:pStyle w:val="EndNoteBibliography"/>
        <w:spacing w:after="0"/>
        <w:ind w:left="720" w:hanging="720"/>
      </w:pPr>
      <w:r w:rsidRPr="005B5E06">
        <w:t xml:space="preserve">Guindon S, Dufayard JF, Lefort V, Anisimova M, Hordijk W, Gascuel O. 2010. New algorithms and methods to estimate maximum-likelihood phylogenies: Assessing the performance of phyml 3.0. </w:t>
      </w:r>
      <w:r w:rsidRPr="005B5E06">
        <w:rPr>
          <w:i/>
        </w:rPr>
        <w:t>Syst Biol</w:t>
      </w:r>
      <w:r w:rsidRPr="005B5E06">
        <w:t>. 59:307-321.</w:t>
      </w:r>
    </w:p>
    <w:p w14:paraId="5B3939F6" w14:textId="77777777" w:rsidR="005B5E06" w:rsidRPr="005B5E06" w:rsidRDefault="005B5E06" w:rsidP="005B5E06">
      <w:pPr>
        <w:pStyle w:val="EndNoteBibliography"/>
        <w:spacing w:after="0"/>
        <w:ind w:left="720" w:hanging="720"/>
      </w:pPr>
      <w:r w:rsidRPr="005B5E06">
        <w:t xml:space="preserve">Hahn MW, Nakhleh L. 2016. Irrational exuberance for resolved species trees. </w:t>
      </w:r>
      <w:r w:rsidRPr="005B5E06">
        <w:rPr>
          <w:i/>
        </w:rPr>
        <w:t>Evolution</w:t>
      </w:r>
      <w:r w:rsidRPr="005B5E06">
        <w:t>. 70:7-17.</w:t>
      </w:r>
    </w:p>
    <w:p w14:paraId="39759831" w14:textId="77777777" w:rsidR="005B5E06" w:rsidRPr="005B5E06" w:rsidRDefault="005B5E06" w:rsidP="005B5E06">
      <w:pPr>
        <w:pStyle w:val="EndNoteBibliography"/>
        <w:spacing w:after="0"/>
        <w:ind w:left="720" w:hanging="720"/>
      </w:pPr>
      <w:r w:rsidRPr="005B5E06">
        <w:t xml:space="preserve">He B, Zhao Y, Su C, Lin G, Wang Y, Li L, Ma J, Yang Q, Hao J. 2023. Phylogenomics reveal extensive phylogenetic discordance due to incomplete lineage sorting following the rapid radiation of alpine butterflies (papilionidae: Parnassius). </w:t>
      </w:r>
      <w:r w:rsidRPr="005B5E06">
        <w:rPr>
          <w:i/>
        </w:rPr>
        <w:t>Syst Entomol</w:t>
      </w:r>
      <w:r w:rsidRPr="005B5E06">
        <w:t>.</w:t>
      </w:r>
    </w:p>
    <w:p w14:paraId="6D4F5069" w14:textId="77777777" w:rsidR="005B5E06" w:rsidRPr="005B5E06" w:rsidRDefault="005B5E06" w:rsidP="005B5E06">
      <w:pPr>
        <w:pStyle w:val="EndNoteBibliography"/>
        <w:spacing w:after="0"/>
        <w:ind w:left="720" w:hanging="720"/>
      </w:pPr>
      <w:r w:rsidRPr="005B5E06">
        <w:t xml:space="preserve">Hibbins MS, Breithaupt LC, Hahn MW. 2023. Phylogenomic comparative methods: Accurate evolutionary inferences in the presence of gene tree discordance. </w:t>
      </w:r>
      <w:r w:rsidRPr="005B5E06">
        <w:rPr>
          <w:i/>
        </w:rPr>
        <w:t>Proc Natl Acad Sci U S A</w:t>
      </w:r>
      <w:r w:rsidRPr="005B5E06">
        <w:t>. 120:e2220389120.</w:t>
      </w:r>
    </w:p>
    <w:p w14:paraId="48D3EF25" w14:textId="77777777" w:rsidR="005B5E06" w:rsidRPr="005B5E06" w:rsidRDefault="005B5E06" w:rsidP="005B5E06">
      <w:pPr>
        <w:pStyle w:val="EndNoteBibliography"/>
        <w:spacing w:after="0"/>
        <w:ind w:left="720" w:hanging="720"/>
      </w:pPr>
      <w:r w:rsidRPr="005B5E06">
        <w:t xml:space="preserve">Hibbins MS, Hahn MW. 2022. Phylogenomic approaches to detecting and characterizing introgression. </w:t>
      </w:r>
      <w:r w:rsidRPr="005B5E06">
        <w:rPr>
          <w:i/>
        </w:rPr>
        <w:t>Genetics</w:t>
      </w:r>
      <w:r w:rsidRPr="005B5E06">
        <w:t>. 220.</w:t>
      </w:r>
    </w:p>
    <w:p w14:paraId="06901067" w14:textId="77777777" w:rsidR="005B5E06" w:rsidRPr="005B5E06" w:rsidRDefault="005B5E06" w:rsidP="005B5E06">
      <w:pPr>
        <w:pStyle w:val="EndNoteBibliography"/>
        <w:spacing w:after="0"/>
        <w:ind w:left="720" w:hanging="720"/>
      </w:pPr>
      <w:r w:rsidRPr="005B5E06">
        <w:lastRenderedPageBreak/>
        <w:t xml:space="preserve">Hinrichs AS, Karolchik D, Baertsch R, Barber GP, Bejerano G, Clawson H, Diekhans M, Furey TS, Harte RA, Hsu F, et al. 2006. The ucsc genome browser database: Update 2006. </w:t>
      </w:r>
      <w:r w:rsidRPr="005B5E06">
        <w:rPr>
          <w:i/>
        </w:rPr>
        <w:t>Nucleic Acids Res</w:t>
      </w:r>
      <w:r w:rsidRPr="005B5E06">
        <w:t>. 34:D590-598.</w:t>
      </w:r>
    </w:p>
    <w:p w14:paraId="150105A0" w14:textId="77777777" w:rsidR="005B5E06" w:rsidRPr="005B5E06" w:rsidRDefault="005B5E06" w:rsidP="005B5E06">
      <w:pPr>
        <w:pStyle w:val="EndNoteBibliography"/>
        <w:spacing w:after="0"/>
        <w:ind w:left="720" w:hanging="720"/>
      </w:pPr>
      <w:r w:rsidRPr="005B5E06">
        <w:t xml:space="preserve">Hoang DT, Chernomor O, von Haeseler A, Minh BQ, Vinh LS. 2018. Ufboot2: Improving the ultrafast bootstrap approximation. </w:t>
      </w:r>
      <w:r w:rsidRPr="005B5E06">
        <w:rPr>
          <w:i/>
        </w:rPr>
        <w:t>Mol Biol Evol</w:t>
      </w:r>
      <w:r w:rsidRPr="005B5E06">
        <w:t>. 35:518-522.</w:t>
      </w:r>
    </w:p>
    <w:p w14:paraId="0DC4DB52" w14:textId="77777777" w:rsidR="005B5E06" w:rsidRPr="005B5E06" w:rsidRDefault="005B5E06" w:rsidP="005B5E06">
      <w:pPr>
        <w:pStyle w:val="EndNoteBibliography"/>
        <w:spacing w:after="0"/>
        <w:ind w:left="720" w:hanging="720"/>
      </w:pPr>
      <w:r w:rsidRPr="005B5E06">
        <w:t xml:space="preserve">Hobolth A, Christensen OF, Mailund T, Schierup MH. 2007. Genomic relationships and speciation times of human, chimpanzee, and gorilla inferred from a coalescent hidden markov model. </w:t>
      </w:r>
      <w:r w:rsidRPr="005B5E06">
        <w:rPr>
          <w:i/>
        </w:rPr>
        <w:t>PLoS Genet</w:t>
      </w:r>
      <w:r w:rsidRPr="005B5E06">
        <w:t>. 3:e7.</w:t>
      </w:r>
    </w:p>
    <w:p w14:paraId="0B0B98E3" w14:textId="77777777" w:rsidR="005B5E06" w:rsidRPr="005B5E06" w:rsidRDefault="005B5E06" w:rsidP="005B5E06">
      <w:pPr>
        <w:pStyle w:val="EndNoteBibliography"/>
        <w:spacing w:after="0"/>
        <w:ind w:left="720" w:hanging="720"/>
      </w:pPr>
      <w:r w:rsidRPr="005B5E06">
        <w:t xml:space="preserve">Holm S. 1979. A simple sequentially rejective multiple test procedure. </w:t>
      </w:r>
      <w:r w:rsidRPr="005B5E06">
        <w:rPr>
          <w:i/>
        </w:rPr>
        <w:t>Scandinavian journal of statistics</w:t>
      </w:r>
      <w:r w:rsidRPr="005B5E06">
        <w:t>.65-70.</w:t>
      </w:r>
    </w:p>
    <w:p w14:paraId="1085A11E" w14:textId="77777777" w:rsidR="005B5E06" w:rsidRPr="005B5E06" w:rsidRDefault="005B5E06" w:rsidP="005B5E06">
      <w:pPr>
        <w:pStyle w:val="EndNoteBibliography"/>
        <w:spacing w:after="0"/>
        <w:ind w:left="720" w:hanging="720"/>
      </w:pPr>
      <w:r w:rsidRPr="005B5E06">
        <w:t xml:space="preserve">Hu Z, Sackton TB, Edwards SV, Liu JS. 2019. Bayesian detection of convergent rate changes of conserved noncoding elements on phylogenetic trees. </w:t>
      </w:r>
      <w:r w:rsidRPr="005B5E06">
        <w:rPr>
          <w:i/>
        </w:rPr>
        <w:t>Mol Biol Evol</w:t>
      </w:r>
      <w:r w:rsidRPr="005B5E06">
        <w:t>. 36:1086-1100.</w:t>
      </w:r>
    </w:p>
    <w:p w14:paraId="5A4D87EA" w14:textId="77777777" w:rsidR="005B5E06" w:rsidRPr="005B5E06" w:rsidRDefault="005B5E06" w:rsidP="005B5E06">
      <w:pPr>
        <w:pStyle w:val="EndNoteBibliography"/>
        <w:spacing w:after="0"/>
        <w:ind w:left="720" w:hanging="720"/>
      </w:pPr>
      <w:r w:rsidRPr="005B5E06">
        <w:t xml:space="preserve">Hudson RR. 1983. Testing the constant-rate neutral allele model with protein sequence data. </w:t>
      </w:r>
      <w:r w:rsidRPr="005B5E06">
        <w:rPr>
          <w:i/>
        </w:rPr>
        <w:t>Evolution</w:t>
      </w:r>
      <w:r w:rsidRPr="005B5E06">
        <w:t>. 37:203-217.</w:t>
      </w:r>
    </w:p>
    <w:p w14:paraId="75A76E52" w14:textId="77777777" w:rsidR="005B5E06" w:rsidRPr="005B5E06" w:rsidRDefault="005B5E06" w:rsidP="005B5E06">
      <w:pPr>
        <w:pStyle w:val="EndNoteBibliography"/>
        <w:spacing w:after="0"/>
        <w:ind w:left="720" w:hanging="720"/>
      </w:pPr>
      <w:r w:rsidRPr="005B5E06">
        <w:t xml:space="preserve">Hudson RR, Kaplan NL. 1988. The coalescent process in models with selection and recombination. </w:t>
      </w:r>
      <w:r w:rsidRPr="005B5E06">
        <w:rPr>
          <w:i/>
        </w:rPr>
        <w:t>Genetics</w:t>
      </w:r>
      <w:r w:rsidRPr="005B5E06">
        <w:t>. 120:831-840.</w:t>
      </w:r>
    </w:p>
    <w:p w14:paraId="495F58D1" w14:textId="77777777" w:rsidR="005B5E06" w:rsidRPr="005B5E06" w:rsidRDefault="005B5E06" w:rsidP="005B5E06">
      <w:pPr>
        <w:pStyle w:val="EndNoteBibliography"/>
        <w:spacing w:after="0"/>
        <w:ind w:left="720" w:hanging="720"/>
      </w:pPr>
      <w:r w:rsidRPr="005B5E06">
        <w:t xml:space="preserve">Hudson RR, Kaplan NL. 1995. Deleterious background selection with recombination. </w:t>
      </w:r>
      <w:r w:rsidRPr="005B5E06">
        <w:rPr>
          <w:i/>
        </w:rPr>
        <w:t>Genetics</w:t>
      </w:r>
      <w:r w:rsidRPr="005B5E06">
        <w:t>. 141:1605-1617.</w:t>
      </w:r>
    </w:p>
    <w:p w14:paraId="4FE15F06" w14:textId="77777777" w:rsidR="005B5E06" w:rsidRPr="005B5E06" w:rsidRDefault="005B5E06" w:rsidP="005B5E06">
      <w:pPr>
        <w:pStyle w:val="EndNoteBibliography"/>
        <w:spacing w:after="0"/>
        <w:ind w:left="720" w:hanging="720"/>
      </w:pPr>
      <w:r w:rsidRPr="005B5E0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25825E00" w14:textId="77777777" w:rsidR="005B5E06" w:rsidRPr="005B5E06" w:rsidRDefault="005B5E06" w:rsidP="005B5E06">
      <w:pPr>
        <w:pStyle w:val="EndNoteBibliography"/>
        <w:spacing w:after="0"/>
        <w:ind w:left="720" w:hanging="720"/>
      </w:pPr>
      <w:r w:rsidRPr="005B5E06">
        <w:t xml:space="preserve">Jackman SD, Vandervalk BP, Mohamadi H, Chu J, Yeo S, Hammond SA, Jahesh G, Khan H, Coombe L, Warren RL, Birol I. 2017. Abyss 2.0: Resource-efficient assembly of large genomes using a bloom filter. </w:t>
      </w:r>
      <w:r w:rsidRPr="005B5E06">
        <w:rPr>
          <w:i/>
        </w:rPr>
        <w:t>Genome Res</w:t>
      </w:r>
      <w:r w:rsidRPr="005B5E06">
        <w:t>. 27:768-777.</w:t>
      </w:r>
    </w:p>
    <w:p w14:paraId="1CB92C6C" w14:textId="77777777" w:rsidR="005B5E06" w:rsidRPr="005B5E06" w:rsidRDefault="005B5E06" w:rsidP="005B5E06">
      <w:pPr>
        <w:pStyle w:val="EndNoteBibliography"/>
        <w:spacing w:after="0"/>
        <w:ind w:left="720" w:hanging="720"/>
      </w:pPr>
      <w:r w:rsidRPr="005B5E06">
        <w:t xml:space="preserve">Jarvis ED, Mirarab S, Aberer AJ, Li B, Houde P, Li C, Ho SY, Faircloth BC, Nabholz B, Howard JT, et al. 2014. Whole-genome analyses resolve early branches in the tree of life of modern birds. </w:t>
      </w:r>
      <w:r w:rsidRPr="005B5E06">
        <w:rPr>
          <w:i/>
        </w:rPr>
        <w:t>Science</w:t>
      </w:r>
      <w:r w:rsidRPr="005B5E06">
        <w:t>. 346:1320-1331.</w:t>
      </w:r>
    </w:p>
    <w:p w14:paraId="5776023E" w14:textId="77777777" w:rsidR="005B5E06" w:rsidRPr="005B5E06" w:rsidRDefault="005B5E06" w:rsidP="005B5E06">
      <w:pPr>
        <w:pStyle w:val="EndNoteBibliography"/>
        <w:spacing w:after="0"/>
        <w:ind w:left="720" w:hanging="720"/>
      </w:pPr>
      <w:r w:rsidRPr="005B5E06">
        <w:t xml:space="preserve">Jones MR, Mills LS, Alves PC, Callahan CM, Alves JM, Lafferty DJR, Jiggins FM, Jensen JD, Melo-Ferreira J, Good JM. 2018. Adaptive introgression underlies polymorphic seasonal camouflage in snowshoe hares. </w:t>
      </w:r>
      <w:r w:rsidRPr="005B5E06">
        <w:rPr>
          <w:i/>
        </w:rPr>
        <w:t>Science</w:t>
      </w:r>
      <w:r w:rsidRPr="005B5E06">
        <w:t>. 360:1355-1358.</w:t>
      </w:r>
    </w:p>
    <w:p w14:paraId="23718CE2" w14:textId="77777777" w:rsidR="005B5E06" w:rsidRPr="005B5E06" w:rsidRDefault="005B5E06" w:rsidP="005B5E06">
      <w:pPr>
        <w:pStyle w:val="EndNoteBibliography"/>
        <w:spacing w:after="0"/>
        <w:ind w:left="720" w:hanging="720"/>
      </w:pPr>
      <w:r w:rsidRPr="005B5E06">
        <w:t xml:space="preserve">Junier T, Zdobnov EM. 2010. The newick utilities: High-throughput phylogenetic tree processing in the unix shell. </w:t>
      </w:r>
      <w:r w:rsidRPr="005B5E06">
        <w:rPr>
          <w:i/>
        </w:rPr>
        <w:t>Bioinformatics</w:t>
      </w:r>
      <w:r w:rsidRPr="005B5E06">
        <w:t>. 26:1669-1670.</w:t>
      </w:r>
    </w:p>
    <w:p w14:paraId="0BE47CF6" w14:textId="77777777" w:rsidR="005B5E06" w:rsidRPr="005B5E06" w:rsidRDefault="005B5E06" w:rsidP="005B5E06">
      <w:pPr>
        <w:pStyle w:val="EndNoteBibliography"/>
        <w:spacing w:after="0"/>
        <w:ind w:left="720" w:hanging="720"/>
      </w:pPr>
      <w:r w:rsidRPr="005B5E06">
        <w:t xml:space="preserve">Kalyaanamoorthy S, Minh BQ, Wong TKF, von Haeseler A, Jermiin LS. 2017. Modelfinder: Fast model selection for accurate phylogenetic estimates. </w:t>
      </w:r>
      <w:r w:rsidRPr="005B5E06">
        <w:rPr>
          <w:i/>
        </w:rPr>
        <w:t>Nat Methods</w:t>
      </w:r>
      <w:r w:rsidRPr="005B5E06">
        <w:t>. 14:587-589.</w:t>
      </w:r>
    </w:p>
    <w:p w14:paraId="60BF5BCC" w14:textId="77777777" w:rsidR="005B5E06" w:rsidRPr="005B5E06" w:rsidRDefault="005B5E06" w:rsidP="005B5E06">
      <w:pPr>
        <w:pStyle w:val="EndNoteBibliography"/>
        <w:spacing w:after="0"/>
        <w:ind w:left="720" w:hanging="720"/>
      </w:pPr>
      <w:r w:rsidRPr="005B5E06">
        <w:t xml:space="preserve">Kaplan NL, Hudson RR, Langley CH. 1989. The "hitchhiking effect" revisited. </w:t>
      </w:r>
      <w:r w:rsidRPr="005B5E06">
        <w:rPr>
          <w:i/>
        </w:rPr>
        <w:t>Genetics</w:t>
      </w:r>
      <w:r w:rsidRPr="005B5E06">
        <w:t>. 123:887-899.</w:t>
      </w:r>
    </w:p>
    <w:p w14:paraId="605121D5" w14:textId="77777777" w:rsidR="005B5E06" w:rsidRPr="005B5E06" w:rsidRDefault="005B5E06" w:rsidP="005B5E06">
      <w:pPr>
        <w:pStyle w:val="EndNoteBibliography"/>
        <w:spacing w:after="0"/>
        <w:ind w:left="720" w:hanging="720"/>
      </w:pPr>
      <w:r w:rsidRPr="005B5E06">
        <w:t xml:space="preserve">Kartje ME, Jing P, Payseur BA. 2020. Weak correlation between nucleotide variation and recombination rate across the house mouse genome. </w:t>
      </w:r>
      <w:r w:rsidRPr="005B5E06">
        <w:rPr>
          <w:i/>
        </w:rPr>
        <w:t>Genome Biol Evol</w:t>
      </w:r>
      <w:r w:rsidRPr="005B5E06">
        <w:t>. 12:293-299.</w:t>
      </w:r>
    </w:p>
    <w:p w14:paraId="463EB224" w14:textId="77777777" w:rsidR="005B5E06" w:rsidRPr="005B5E06" w:rsidRDefault="005B5E06" w:rsidP="005B5E06">
      <w:pPr>
        <w:pStyle w:val="EndNoteBibliography"/>
        <w:spacing w:after="0"/>
        <w:ind w:left="720" w:hanging="720"/>
      </w:pPr>
      <w:r w:rsidRPr="005B5E06">
        <w:t xml:space="preserve">Katoh K, Standley DM. 2013. Mafft multiple sequence alignment software version 7: Improvements in performance and usability. </w:t>
      </w:r>
      <w:r w:rsidRPr="005B5E06">
        <w:rPr>
          <w:i/>
        </w:rPr>
        <w:t>Mol Biol Evol</w:t>
      </w:r>
      <w:r w:rsidRPr="005B5E06">
        <w:t>. 30:772-780.</w:t>
      </w:r>
    </w:p>
    <w:p w14:paraId="7EB4BCBA" w14:textId="77777777" w:rsidR="005B5E06" w:rsidRPr="005B5E06" w:rsidRDefault="005B5E06" w:rsidP="005B5E06">
      <w:pPr>
        <w:pStyle w:val="EndNoteBibliography"/>
        <w:spacing w:after="0"/>
        <w:ind w:left="720" w:hanging="720"/>
      </w:pPr>
      <w:r w:rsidRPr="005B5E06">
        <w:t xml:space="preserve">Katzman S, Kern AD, Bejerano G, Fewell G, Fulton L, Wilson RK, Salama SR, Haussler D. 2007. Human genome ultraconserved elements are ultraselected. </w:t>
      </w:r>
      <w:r w:rsidRPr="005B5E06">
        <w:rPr>
          <w:i/>
        </w:rPr>
        <w:t>Science</w:t>
      </w:r>
      <w:r w:rsidRPr="005B5E06">
        <w:t>. 317:915.</w:t>
      </w:r>
    </w:p>
    <w:p w14:paraId="37CD7D42" w14:textId="77777777" w:rsidR="005B5E06" w:rsidRPr="005B5E06" w:rsidRDefault="005B5E06" w:rsidP="005B5E06">
      <w:pPr>
        <w:pStyle w:val="EndNoteBibliography"/>
        <w:spacing w:after="0"/>
        <w:ind w:left="720" w:hanging="720"/>
      </w:pPr>
      <w:r w:rsidRPr="005B5E06">
        <w:t xml:space="preserve">Keane TM, Wong K, Adams DJ, Flint J, Reymond A, Yalcin B. 2014. Identification of structural variation in mouse genomes. </w:t>
      </w:r>
      <w:r w:rsidRPr="005B5E06">
        <w:rPr>
          <w:i/>
        </w:rPr>
        <w:t>Front Genet</w:t>
      </w:r>
      <w:r w:rsidRPr="005B5E06">
        <w:t>. 5:192.</w:t>
      </w:r>
    </w:p>
    <w:p w14:paraId="17B0390B" w14:textId="77777777" w:rsidR="005B5E06" w:rsidRPr="005B5E06" w:rsidRDefault="005B5E06" w:rsidP="005B5E06">
      <w:pPr>
        <w:pStyle w:val="EndNoteBibliography"/>
        <w:spacing w:after="0"/>
        <w:ind w:left="720" w:hanging="720"/>
      </w:pPr>
      <w:r w:rsidRPr="005B5E06">
        <w:t xml:space="preserve">Kimura M. 1968. Evolutionary rate at the molecular level. </w:t>
      </w:r>
      <w:r w:rsidRPr="005B5E06">
        <w:rPr>
          <w:i/>
        </w:rPr>
        <w:t>Nature</w:t>
      </w:r>
      <w:r w:rsidRPr="005B5E06">
        <w:t>. 217:624-626.</w:t>
      </w:r>
    </w:p>
    <w:p w14:paraId="404C7EC9" w14:textId="77777777" w:rsidR="005B5E06" w:rsidRPr="005B5E06" w:rsidRDefault="005B5E06" w:rsidP="005B5E06">
      <w:pPr>
        <w:pStyle w:val="EndNoteBibliography"/>
        <w:spacing w:after="0"/>
        <w:ind w:left="720" w:hanging="720"/>
      </w:pPr>
      <w:r w:rsidRPr="005B5E06">
        <w:t xml:space="preserve">Kowalczyk A, Meyer WK, Partha R, Mao W, Clark NL, Chikina M. 2019. Rerconverge: An r package for associating evolutionary rates with convergent traits. </w:t>
      </w:r>
      <w:r w:rsidRPr="005B5E06">
        <w:rPr>
          <w:i/>
        </w:rPr>
        <w:t>Bioinformatics</w:t>
      </w:r>
      <w:r w:rsidRPr="005B5E06">
        <w:t>. 35:4815-4817.</w:t>
      </w:r>
    </w:p>
    <w:p w14:paraId="4E8FB38C" w14:textId="77777777" w:rsidR="005B5E06" w:rsidRPr="005B5E06" w:rsidRDefault="005B5E06" w:rsidP="005B5E06">
      <w:pPr>
        <w:pStyle w:val="EndNoteBibliography"/>
        <w:spacing w:after="0"/>
        <w:ind w:left="720" w:hanging="720"/>
      </w:pPr>
      <w:r w:rsidRPr="005B5E06">
        <w:lastRenderedPageBreak/>
        <w:t xml:space="preserve">Kulathinal RJ, Stevison LS, Noor MA. 2009. The genomics of speciation in drosophila: Diversity, divergence, and introgression estimated using low-coverage genome sequencing. </w:t>
      </w:r>
      <w:r w:rsidRPr="005B5E06">
        <w:rPr>
          <w:i/>
        </w:rPr>
        <w:t>PLoS Genet</w:t>
      </w:r>
      <w:r w:rsidRPr="005B5E06">
        <w:t>. 5:e1000550.</w:t>
      </w:r>
    </w:p>
    <w:p w14:paraId="66B8C3E0" w14:textId="77777777" w:rsidR="005B5E06" w:rsidRPr="005B5E06" w:rsidRDefault="005B5E06" w:rsidP="005B5E06">
      <w:pPr>
        <w:pStyle w:val="EndNoteBibliography"/>
        <w:spacing w:after="0"/>
        <w:ind w:left="720" w:hanging="720"/>
      </w:pPr>
      <w:r w:rsidRPr="005B5E06">
        <w:t xml:space="preserve">Kumon T, Ma J, Akins RB, Stefanik D, Nordgren CE, Kim J, Levine MT, Lampson MA. 2021. Parallel pathways for recruiting effector proteins determine centromere drive and suppression. </w:t>
      </w:r>
      <w:r w:rsidRPr="005B5E06">
        <w:rPr>
          <w:i/>
        </w:rPr>
        <w:t>Cell</w:t>
      </w:r>
      <w:r w:rsidRPr="005B5E06">
        <w:t>. 184:4904-4918 e4911.</w:t>
      </w:r>
    </w:p>
    <w:p w14:paraId="4D40913C" w14:textId="323E26B3" w:rsidR="005B5E06" w:rsidRPr="005B5E06" w:rsidRDefault="005B5E06" w:rsidP="005B5E06">
      <w:pPr>
        <w:pStyle w:val="EndNoteBibliography"/>
        <w:spacing w:after="0"/>
        <w:ind w:left="720" w:hanging="720"/>
      </w:pPr>
      <w:r w:rsidRPr="005B5E06">
        <w:t xml:space="preserve">Calculating and interpreting gene- and site-concordance factors in phylogenomics [Internet]. The Lanfear Lab @ ANU2018 September 20, 2021]. Available from: </w:t>
      </w:r>
      <w:hyperlink r:id="rId23" w:history="1">
        <w:r w:rsidRPr="005B5E06">
          <w:rPr>
            <w:rStyle w:val="Hyperlink"/>
          </w:rPr>
          <w:t>http://www.robertlanfear.com/blog/files/concordance_factors.html</w:t>
        </w:r>
      </w:hyperlink>
    </w:p>
    <w:p w14:paraId="030B3FAD" w14:textId="77777777" w:rsidR="005B5E06" w:rsidRPr="005B5E06" w:rsidRDefault="005B5E06" w:rsidP="005B5E06">
      <w:pPr>
        <w:pStyle w:val="EndNoteBibliography"/>
        <w:spacing w:after="0"/>
        <w:ind w:left="720" w:hanging="720"/>
      </w:pPr>
      <w:r w:rsidRPr="005B5E06">
        <w:t xml:space="preserve">Lecompte E, Aplin K, Denys C, Catzeflis F, Chades M, Chevret P. 2008. Phylogeny and biogeography of african murinae based on mitochondrial and nuclear gene sequences, with a new tribal classification of the subfamily. </w:t>
      </w:r>
      <w:r w:rsidRPr="005B5E06">
        <w:rPr>
          <w:i/>
        </w:rPr>
        <w:t>BMC Evol Biol</w:t>
      </w:r>
      <w:r w:rsidRPr="005B5E06">
        <w:t>. 8:199.</w:t>
      </w:r>
    </w:p>
    <w:p w14:paraId="670AAF62" w14:textId="77777777" w:rsidR="005B5E06" w:rsidRPr="005B5E06" w:rsidRDefault="005B5E06" w:rsidP="005B5E06">
      <w:pPr>
        <w:pStyle w:val="EndNoteBibliography"/>
        <w:spacing w:after="0"/>
        <w:ind w:left="720" w:hanging="720"/>
      </w:pPr>
      <w:r w:rsidRPr="005B5E06">
        <w:t xml:space="preserve">Lewontin RC, Birch LC. 1966. Hybridization as a source of variation for adaptation to new environments. </w:t>
      </w:r>
      <w:r w:rsidRPr="005B5E06">
        <w:rPr>
          <w:i/>
        </w:rPr>
        <w:t>Evolution</w:t>
      </w:r>
      <w:r w:rsidRPr="005B5E06">
        <w:t>. 20:315-336.</w:t>
      </w:r>
    </w:p>
    <w:p w14:paraId="593A50D4" w14:textId="77777777" w:rsidR="005B5E06" w:rsidRPr="005B5E06" w:rsidRDefault="005B5E06" w:rsidP="005B5E06">
      <w:pPr>
        <w:pStyle w:val="EndNoteBibliography"/>
        <w:spacing w:after="0"/>
        <w:ind w:left="720" w:hanging="720"/>
      </w:pPr>
      <w:r w:rsidRPr="005B5E06">
        <w:t xml:space="preserve">Li H. 2013. Aligning sequence reads, clone sequences and assembly contigs with bwa-mem. </w:t>
      </w:r>
      <w:r w:rsidRPr="005B5E06">
        <w:rPr>
          <w:i/>
        </w:rPr>
        <w:t>arXiv preprint arXiv:1303.3997</w:t>
      </w:r>
      <w:r w:rsidRPr="005B5E06">
        <w:t>.</w:t>
      </w:r>
    </w:p>
    <w:p w14:paraId="68255CE8" w14:textId="77777777" w:rsidR="005B5E06" w:rsidRPr="005B5E06" w:rsidRDefault="005B5E06" w:rsidP="005B5E06">
      <w:pPr>
        <w:pStyle w:val="EndNoteBibliography"/>
        <w:spacing w:after="0"/>
        <w:ind w:left="720" w:hanging="720"/>
      </w:pPr>
      <w:r w:rsidRPr="005B5E06">
        <w:t xml:space="preserve">Li H. 2018. Minimap2: Pairwise alignment for nucleotide sequences. </w:t>
      </w:r>
      <w:r w:rsidRPr="005B5E06">
        <w:rPr>
          <w:i/>
        </w:rPr>
        <w:t>Bioinformatics</w:t>
      </w:r>
      <w:r w:rsidRPr="005B5E06">
        <w:t>. 34:3094-3100.</w:t>
      </w:r>
    </w:p>
    <w:p w14:paraId="0DE06A61" w14:textId="77777777" w:rsidR="005B5E06" w:rsidRPr="005B5E06" w:rsidRDefault="005B5E06" w:rsidP="005B5E06">
      <w:pPr>
        <w:pStyle w:val="EndNoteBibliography"/>
        <w:spacing w:after="0"/>
        <w:ind w:left="720" w:hanging="720"/>
      </w:pPr>
      <w:r w:rsidRPr="005B5E06">
        <w:t xml:space="preserve">Liu X, Wei F, Li M, Jiang X, Feng Z, Hu J. 2004. Molecular phylogeny and taxonomy of wood mice (genus apodemus kaup, 1829) based on complete mtdna cytochrome b sequences, with emphasis on chinese species. </w:t>
      </w:r>
      <w:r w:rsidRPr="005B5E06">
        <w:rPr>
          <w:i/>
        </w:rPr>
        <w:t>Mol Phylogenet Evol</w:t>
      </w:r>
      <w:r w:rsidRPr="005B5E06">
        <w:t>. 33:1-15.</w:t>
      </w:r>
    </w:p>
    <w:p w14:paraId="350058CF" w14:textId="77777777" w:rsidR="005B5E06" w:rsidRPr="005B5E06" w:rsidRDefault="005B5E06" w:rsidP="005B5E06">
      <w:pPr>
        <w:pStyle w:val="EndNoteBibliography"/>
        <w:spacing w:after="0"/>
        <w:ind w:left="720" w:hanging="720"/>
      </w:pPr>
      <w:r w:rsidRPr="005B5E06">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5B5E06">
        <w:rPr>
          <w:i/>
        </w:rPr>
        <w:t>Syst Biol</w:t>
      </w:r>
      <w:r w:rsidRPr="005B5E06">
        <w:t>. 70:786-802.</w:t>
      </w:r>
    </w:p>
    <w:p w14:paraId="776E185C" w14:textId="77777777" w:rsidR="005B5E06" w:rsidRPr="005B5E06" w:rsidRDefault="005B5E06" w:rsidP="005B5E06">
      <w:pPr>
        <w:pStyle w:val="EndNoteBibliography"/>
        <w:spacing w:after="0"/>
        <w:ind w:left="720" w:hanging="720"/>
      </w:pPr>
      <w:r w:rsidRPr="005B5E06">
        <w:t xml:space="preserve">Lundrigan BL, Jansa SA, Tucker PK. 2002. Phylogenetic relationships in the genus mus, based on paternally, maternally, and biparentally inherited characters. </w:t>
      </w:r>
      <w:r w:rsidRPr="005B5E06">
        <w:rPr>
          <w:i/>
        </w:rPr>
        <w:t>Syst Biol</w:t>
      </w:r>
      <w:r w:rsidRPr="005B5E06">
        <w:t>. 51:410-431.</w:t>
      </w:r>
    </w:p>
    <w:p w14:paraId="627184B6" w14:textId="77777777" w:rsidR="005B5E06" w:rsidRPr="005B5E06" w:rsidRDefault="005B5E06" w:rsidP="005B5E06">
      <w:pPr>
        <w:pStyle w:val="EndNoteBibliography"/>
        <w:spacing w:after="0"/>
        <w:ind w:left="720" w:hanging="720"/>
      </w:pPr>
      <w:r w:rsidRPr="005B5E06">
        <w:t xml:space="preserve">Maddison WP. 1997. Gene trees in species trees. </w:t>
      </w:r>
      <w:r w:rsidRPr="005B5E06">
        <w:rPr>
          <w:i/>
        </w:rPr>
        <w:t>Systematic Biology</w:t>
      </w:r>
      <w:r w:rsidRPr="005B5E06">
        <w:t>. 46:523-536.</w:t>
      </w:r>
    </w:p>
    <w:p w14:paraId="3F82B88D" w14:textId="77777777" w:rsidR="005B5E06" w:rsidRPr="005B5E06" w:rsidRDefault="005B5E06" w:rsidP="005B5E06">
      <w:pPr>
        <w:pStyle w:val="EndNoteBibliography"/>
        <w:spacing w:after="0"/>
        <w:ind w:left="720" w:hanging="720"/>
      </w:pPr>
      <w:r w:rsidRPr="005B5E06">
        <w:t xml:space="preserve">Marks P, Garcia S, Barrio AM, Belhocine K, Bernate J, Bharadwaj R, Bjornson K, Catalanotti C, Delaney J, Fehr A, et al. 2019. Resolving the full spectrum of human genome variation using linked-reads. </w:t>
      </w:r>
      <w:r w:rsidRPr="005B5E06">
        <w:rPr>
          <w:i/>
        </w:rPr>
        <w:t>Genome Res</w:t>
      </w:r>
      <w:r w:rsidRPr="005B5E06">
        <w:t>. 29:635-645.</w:t>
      </w:r>
    </w:p>
    <w:p w14:paraId="1566F3E0" w14:textId="77777777" w:rsidR="005B5E06" w:rsidRPr="005B5E06" w:rsidRDefault="005B5E06" w:rsidP="005B5E06">
      <w:pPr>
        <w:pStyle w:val="EndNoteBibliography"/>
        <w:spacing w:after="0"/>
        <w:ind w:left="720" w:hanging="720"/>
      </w:pPr>
      <w:r w:rsidRPr="005B5E06">
        <w:t xml:space="preserve">Martin Y, Gerlach G, Schlotterer C, Meyer A. 2000. Molecular phylogeny of european muroid rodents based on complete cytochrome b sequences. </w:t>
      </w:r>
      <w:r w:rsidRPr="005B5E06">
        <w:rPr>
          <w:i/>
        </w:rPr>
        <w:t>Mol Phylogenet Evol</w:t>
      </w:r>
      <w:r w:rsidRPr="005B5E06">
        <w:t>. 16:37-47.</w:t>
      </w:r>
    </w:p>
    <w:p w14:paraId="7580D9AA" w14:textId="77777777" w:rsidR="005B5E06" w:rsidRPr="005B5E06" w:rsidRDefault="005B5E06" w:rsidP="005B5E06">
      <w:pPr>
        <w:pStyle w:val="EndNoteBibliography"/>
        <w:spacing w:after="0"/>
        <w:ind w:left="720" w:hanging="720"/>
      </w:pPr>
      <w:r w:rsidRPr="005B5E06">
        <w:t xml:space="preserve">McKenzie PF, Eaton DAR. 2020. The multispecies coalescent in space and time. </w:t>
      </w:r>
      <w:r w:rsidRPr="005B5E06">
        <w:rPr>
          <w:i/>
        </w:rPr>
        <w:t>bioRxiv</w:t>
      </w:r>
      <w:r w:rsidRPr="005B5E06">
        <w:t>.2020.2008.2002.233395.</w:t>
      </w:r>
    </w:p>
    <w:p w14:paraId="6C853EC3" w14:textId="77777777" w:rsidR="005B5E06" w:rsidRPr="005B5E06" w:rsidRDefault="005B5E06" w:rsidP="005B5E06">
      <w:pPr>
        <w:pStyle w:val="EndNoteBibliography"/>
        <w:spacing w:after="0"/>
        <w:ind w:left="720" w:hanging="720"/>
      </w:pPr>
      <w:r w:rsidRPr="005B5E06">
        <w:t xml:space="preserve">Mendes FK, Fuentes-Gonzalez JA, Schraiber JG, Hahn MW. 2018. A multispecies coalescent model for quantitative traits. </w:t>
      </w:r>
      <w:r w:rsidRPr="005B5E06">
        <w:rPr>
          <w:i/>
        </w:rPr>
        <w:t>Elife</w:t>
      </w:r>
      <w:r w:rsidRPr="005B5E06">
        <w:t>. 7.</w:t>
      </w:r>
    </w:p>
    <w:p w14:paraId="103C7D68" w14:textId="77777777" w:rsidR="005B5E06" w:rsidRPr="005B5E06" w:rsidRDefault="005B5E06" w:rsidP="005B5E06">
      <w:pPr>
        <w:pStyle w:val="EndNoteBibliography"/>
        <w:spacing w:after="0"/>
        <w:ind w:left="720" w:hanging="720"/>
      </w:pPr>
      <w:r w:rsidRPr="005B5E06">
        <w:t xml:space="preserve">Mendes FK, Hahn MW. 2016. Gene tree discordance causes apparent substitution rate variation. </w:t>
      </w:r>
      <w:r w:rsidRPr="005B5E06">
        <w:rPr>
          <w:i/>
        </w:rPr>
        <w:t>Syst Biol</w:t>
      </w:r>
      <w:r w:rsidRPr="005B5E06">
        <w:t>. 65:711-721.</w:t>
      </w:r>
    </w:p>
    <w:p w14:paraId="016D8D12" w14:textId="77777777" w:rsidR="005B5E06" w:rsidRPr="005B5E06" w:rsidRDefault="005B5E06" w:rsidP="005B5E06">
      <w:pPr>
        <w:pStyle w:val="EndNoteBibliography"/>
        <w:spacing w:after="0"/>
        <w:ind w:left="720" w:hanging="720"/>
      </w:pPr>
      <w:r w:rsidRPr="005B5E06">
        <w:t xml:space="preserve">Mendes FK, Hahn Y, Hahn MW. 2016. Gene tree discordance can generate patterns of diminishing convergence over time. </w:t>
      </w:r>
      <w:r w:rsidRPr="005B5E06">
        <w:rPr>
          <w:i/>
        </w:rPr>
        <w:t>Mol Biol Evol</w:t>
      </w:r>
      <w:r w:rsidRPr="005B5E06">
        <w:t>. 33:3299-3307.</w:t>
      </w:r>
    </w:p>
    <w:p w14:paraId="089552BE" w14:textId="77777777" w:rsidR="005B5E06" w:rsidRPr="005B5E06" w:rsidRDefault="005B5E06" w:rsidP="005B5E06">
      <w:pPr>
        <w:pStyle w:val="EndNoteBibliography"/>
        <w:spacing w:after="0"/>
        <w:ind w:left="720" w:hanging="720"/>
      </w:pPr>
      <w:r w:rsidRPr="005B5E06">
        <w:t xml:space="preserve">Mendes FK, Livera AP, Hahn MW. 2019. The perils of intralocus recombination for inferences of molecular convergence. </w:t>
      </w:r>
      <w:r w:rsidRPr="005B5E06">
        <w:rPr>
          <w:i/>
        </w:rPr>
        <w:t>Philos Trans R Soc Lond B Biol Sci</w:t>
      </w:r>
      <w:r w:rsidRPr="005B5E06">
        <w:t>. 374:20180244.</w:t>
      </w:r>
    </w:p>
    <w:p w14:paraId="3D92879D" w14:textId="77777777" w:rsidR="005B5E06" w:rsidRPr="005B5E06" w:rsidRDefault="005B5E06" w:rsidP="005B5E06">
      <w:pPr>
        <w:pStyle w:val="EndNoteBibliography"/>
        <w:spacing w:after="0"/>
        <w:ind w:left="720" w:hanging="720"/>
      </w:pPr>
      <w:r w:rsidRPr="005B5E06">
        <w:t xml:space="preserve">Minh BQ, Hahn MW, Lanfear R. 2020a. New methods to calculate concordance factors for phylogenomic datasets. </w:t>
      </w:r>
      <w:r w:rsidRPr="005B5E06">
        <w:rPr>
          <w:i/>
        </w:rPr>
        <w:t>Mol Biol Evol</w:t>
      </w:r>
      <w:r w:rsidRPr="005B5E06">
        <w:t>. 37:2727-2733.</w:t>
      </w:r>
    </w:p>
    <w:p w14:paraId="2070A343" w14:textId="77777777" w:rsidR="005B5E06" w:rsidRPr="005B5E06" w:rsidRDefault="005B5E06" w:rsidP="005B5E06">
      <w:pPr>
        <w:pStyle w:val="EndNoteBibliography"/>
        <w:spacing w:after="0"/>
        <w:ind w:left="720" w:hanging="720"/>
      </w:pPr>
      <w:r w:rsidRPr="005B5E06">
        <w:t xml:space="preserve">Minh BQ, Schmidt HA, Chernomor O, Schrempf D, Woodhams MD, von Haeseler A, Lanfear R. 2020b. Iq-tree 2: New models and efficient methods for phylogenetic inference in the genomic era. </w:t>
      </w:r>
      <w:r w:rsidRPr="005B5E06">
        <w:rPr>
          <w:i/>
        </w:rPr>
        <w:t>Mol Biol Evol</w:t>
      </w:r>
      <w:r w:rsidRPr="005B5E06">
        <w:t>. 37:1530-1534.</w:t>
      </w:r>
    </w:p>
    <w:p w14:paraId="06AC9686" w14:textId="77777777" w:rsidR="005B5E06" w:rsidRPr="005B5E06" w:rsidRDefault="005B5E06" w:rsidP="005B5E06">
      <w:pPr>
        <w:pStyle w:val="EndNoteBibliography"/>
        <w:spacing w:after="0"/>
        <w:ind w:left="720" w:hanging="720"/>
      </w:pPr>
      <w:r w:rsidRPr="005B5E06">
        <w:t xml:space="preserve">Mölder F, Jablonski KP, Letcher B, Hall MB, Tomkins-Tinch CH, Sochat V, Forster J, Lee S, Twardziok SO, Kanitz A, et al. 2021. Sustainable data analysis with snakemake. </w:t>
      </w:r>
      <w:r w:rsidRPr="005B5E06">
        <w:rPr>
          <w:i/>
        </w:rPr>
        <w:t>F1000Res</w:t>
      </w:r>
      <w:r w:rsidRPr="005B5E06">
        <w:t>. 10:33.</w:t>
      </w:r>
    </w:p>
    <w:p w14:paraId="55AA83E3" w14:textId="77777777" w:rsidR="005B5E06" w:rsidRPr="005B5E06" w:rsidRDefault="005B5E06" w:rsidP="005B5E06">
      <w:pPr>
        <w:pStyle w:val="EndNoteBibliography"/>
        <w:spacing w:after="0"/>
        <w:ind w:left="720" w:hanging="720"/>
      </w:pPr>
      <w:r w:rsidRPr="005B5E06">
        <w:lastRenderedPageBreak/>
        <w:t xml:space="preserve">Moore EC, Thomas GWC, Mortimer S, Kopania EEK, Hunnicutt KE, Clare-Salzler ZJ, Larson EL, Good JM. 2022. The evolution of widespread recombination suppression on the dwarf hamster (phodopus) x chromosome. </w:t>
      </w:r>
      <w:r w:rsidRPr="005B5E06">
        <w:rPr>
          <w:i/>
        </w:rPr>
        <w:t>Genome Biol Evol</w:t>
      </w:r>
      <w:r w:rsidRPr="005B5E06">
        <w:t>. 14.</w:t>
      </w:r>
    </w:p>
    <w:p w14:paraId="54D2EA2D" w14:textId="77777777" w:rsidR="005B5E06" w:rsidRPr="005B5E06" w:rsidRDefault="005B5E06" w:rsidP="005B5E06">
      <w:pPr>
        <w:pStyle w:val="EndNoteBibliography"/>
        <w:spacing w:after="0"/>
        <w:ind w:left="720" w:hanging="720"/>
      </w:pPr>
      <w:r w:rsidRPr="005B5E06">
        <w:t xml:space="preserve">Morgan AP, Gatti DM, Najarian ML, Keane TM, Galante RJ, Pack AI, Mott R, Churchill GA, de Villena FP. 2017. Structural variation shapes the landscape of recombination in mouse. </w:t>
      </w:r>
      <w:r w:rsidRPr="005B5E06">
        <w:rPr>
          <w:i/>
        </w:rPr>
        <w:t>Genetics</w:t>
      </w:r>
      <w:r w:rsidRPr="005B5E06">
        <w:t>. 206:603-619.</w:t>
      </w:r>
    </w:p>
    <w:p w14:paraId="7779FC39" w14:textId="77777777" w:rsidR="005B5E06" w:rsidRPr="005B5E06" w:rsidRDefault="005B5E06" w:rsidP="005B5E06">
      <w:pPr>
        <w:pStyle w:val="EndNoteBibliography"/>
        <w:spacing w:after="0"/>
        <w:ind w:left="720" w:hanging="720"/>
      </w:pPr>
      <w:r w:rsidRPr="005B5E06">
        <w:t xml:space="preserve">Mouse Genome Sequencing C, Waterston RH, Lindblad-Toh K, Birney E, Rogers J, Abril JF, Agarwal P, Agarwala R, Ainscough R, Alexandersson M, et al. 2002. Initial sequencing and comparative analysis of the mouse genome. </w:t>
      </w:r>
      <w:r w:rsidRPr="005B5E06">
        <w:rPr>
          <w:i/>
        </w:rPr>
        <w:t>Nature</w:t>
      </w:r>
      <w:r w:rsidRPr="005B5E06">
        <w:t>. 420:520-562.</w:t>
      </w:r>
    </w:p>
    <w:p w14:paraId="45EE4FC8" w14:textId="77777777" w:rsidR="005B5E06" w:rsidRPr="005B5E06" w:rsidRDefault="005B5E06" w:rsidP="005B5E06">
      <w:pPr>
        <w:pStyle w:val="EndNoteBibliography"/>
        <w:spacing w:after="0"/>
        <w:ind w:left="720" w:hanging="720"/>
      </w:pPr>
      <w:r w:rsidRPr="005B5E06">
        <w:t xml:space="preserve">Murrell B, Weaver S, Smith MD, Wertheim JO, Murrell S, Aylward A, Eren K, Pollner T, Martin DP, Smith DM, et al. 2015. Gene-wide identification of episodic selection. </w:t>
      </w:r>
      <w:r w:rsidRPr="005B5E06">
        <w:rPr>
          <w:i/>
        </w:rPr>
        <w:t>Mol Biol Evol</w:t>
      </w:r>
      <w:r w:rsidRPr="005B5E06">
        <w:t>. 32:1365-1371.</w:t>
      </w:r>
    </w:p>
    <w:p w14:paraId="2B22E1BF" w14:textId="77777777" w:rsidR="005B5E06" w:rsidRPr="005B5E06" w:rsidRDefault="005B5E06" w:rsidP="005B5E06">
      <w:pPr>
        <w:pStyle w:val="EndNoteBibliography"/>
        <w:spacing w:after="0"/>
        <w:ind w:left="720" w:hanging="720"/>
      </w:pPr>
      <w:r w:rsidRPr="005B5E06">
        <w:t xml:space="preserve">Nilsson P, Solbakken MH, Schmid BV, Orr RJS, Lv R, Cui Y, Song Y, Zhang Y, Baalsrud HT, Torresen OK, et al. 2020. The genome of the great gerbil reveals species-specific duplication of an mhcii gene. </w:t>
      </w:r>
      <w:r w:rsidRPr="005B5E06">
        <w:rPr>
          <w:i/>
        </w:rPr>
        <w:t>Genome Biol Evol</w:t>
      </w:r>
      <w:r w:rsidRPr="005B5E06">
        <w:t>. 12:3832-3849.</w:t>
      </w:r>
    </w:p>
    <w:p w14:paraId="1E5443FA" w14:textId="77777777" w:rsidR="005B5E06" w:rsidRPr="005B5E06" w:rsidRDefault="005B5E06" w:rsidP="005B5E06">
      <w:pPr>
        <w:pStyle w:val="EndNoteBibliography"/>
        <w:spacing w:after="0"/>
        <w:ind w:left="720" w:hanging="720"/>
      </w:pPr>
      <w:r w:rsidRPr="005B5E06">
        <w:t xml:space="preserve">Ohta T. 1973. Slightly deleterious mutant substitutions in evolution. </w:t>
      </w:r>
      <w:r w:rsidRPr="005B5E06">
        <w:rPr>
          <w:i/>
        </w:rPr>
        <w:t>Nature</w:t>
      </w:r>
      <w:r w:rsidRPr="005B5E06">
        <w:t>. 246:96-98.</w:t>
      </w:r>
    </w:p>
    <w:p w14:paraId="744E4BB6" w14:textId="77777777" w:rsidR="005B5E06" w:rsidRPr="005B5E06" w:rsidRDefault="005B5E06" w:rsidP="005B5E06">
      <w:pPr>
        <w:pStyle w:val="EndNoteBibliography"/>
        <w:spacing w:after="0"/>
        <w:ind w:left="720" w:hanging="720"/>
      </w:pPr>
      <w:r w:rsidRPr="005B5E06">
        <w:t xml:space="preserve">Pagès M, Fabre P-H, Chaval Y, Mortelliti A, Nicolas V, Wells K, Michaux JR, Lazzari V. 2016. Molecular phylogeny of south-east asian arboreal murine rodents. </w:t>
      </w:r>
      <w:r w:rsidRPr="005B5E06">
        <w:rPr>
          <w:i/>
        </w:rPr>
        <w:t>Zoologica Scripta</w:t>
      </w:r>
      <w:r w:rsidRPr="005B5E06">
        <w:t>. 45:349-364.</w:t>
      </w:r>
    </w:p>
    <w:p w14:paraId="0769675E" w14:textId="77777777" w:rsidR="005B5E06" w:rsidRPr="005B5E06" w:rsidRDefault="005B5E06" w:rsidP="005B5E06">
      <w:pPr>
        <w:pStyle w:val="EndNoteBibliography"/>
        <w:spacing w:after="0"/>
        <w:ind w:left="720" w:hanging="720"/>
      </w:pPr>
      <w:r w:rsidRPr="005B5E06">
        <w:t xml:space="preserve">Pamilo P, Nei M. 1988. Relationships between gene trees and species trees. </w:t>
      </w:r>
      <w:r w:rsidRPr="005B5E06">
        <w:rPr>
          <w:i/>
        </w:rPr>
        <w:t>Mol Biol Evol</w:t>
      </w:r>
      <w:r w:rsidRPr="005B5E06">
        <w:t>. 5:568-583.</w:t>
      </w:r>
    </w:p>
    <w:p w14:paraId="68CAB812" w14:textId="77777777" w:rsidR="005B5E06" w:rsidRPr="005B5E06" w:rsidRDefault="005B5E06" w:rsidP="005B5E06">
      <w:pPr>
        <w:pStyle w:val="EndNoteBibliography"/>
        <w:spacing w:after="0"/>
        <w:ind w:left="720" w:hanging="720"/>
      </w:pPr>
      <w:r w:rsidRPr="005B5E06">
        <w:t xml:space="preserve">Paradis E, Schliep K. 2019. Ape 5.0: An environment for modern phylogenetics and evolutionary analyses in r. </w:t>
      </w:r>
      <w:r w:rsidRPr="005B5E06">
        <w:rPr>
          <w:i/>
        </w:rPr>
        <w:t>Bioinformatics</w:t>
      </w:r>
      <w:r w:rsidRPr="005B5E06">
        <w:t>. 35:526-528.</w:t>
      </w:r>
    </w:p>
    <w:p w14:paraId="06E1A17E" w14:textId="77777777" w:rsidR="005B5E06" w:rsidRPr="005B5E06" w:rsidRDefault="005B5E06" w:rsidP="005B5E06">
      <w:pPr>
        <w:pStyle w:val="EndNoteBibliography"/>
        <w:spacing w:after="0"/>
        <w:ind w:left="720" w:hanging="720"/>
      </w:pPr>
      <w:r w:rsidRPr="005B5E06">
        <w:t xml:space="preserve">Partha R, Kowalczyk A, Clark NL, Chikina M. 2019. Robust method for detecting convergent shifts in evolutionary rates. </w:t>
      </w:r>
      <w:r w:rsidRPr="005B5E06">
        <w:rPr>
          <w:i/>
        </w:rPr>
        <w:t>Mol Biol Evol</w:t>
      </w:r>
      <w:r w:rsidRPr="005B5E06">
        <w:t>. 36:1817-1830.</w:t>
      </w:r>
    </w:p>
    <w:p w14:paraId="3FE5B098" w14:textId="77777777" w:rsidR="005B5E06" w:rsidRPr="005B5E06" w:rsidRDefault="005B5E06" w:rsidP="005B5E06">
      <w:pPr>
        <w:pStyle w:val="EndNoteBibliography"/>
        <w:spacing w:after="0"/>
        <w:ind w:left="720" w:hanging="720"/>
      </w:pPr>
      <w:r w:rsidRPr="005B5E06">
        <w:t xml:space="preserve">Pease JB, Haak DC, Hahn MW, Moyle LC. 2016. Phylogenomics reveals three sources of adaptive variation during a rapid radiation. </w:t>
      </w:r>
      <w:r w:rsidRPr="005B5E06">
        <w:rPr>
          <w:i/>
        </w:rPr>
        <w:t>PLoS Biol</w:t>
      </w:r>
      <w:r w:rsidRPr="005B5E06">
        <w:t>. 14:e1002379.</w:t>
      </w:r>
    </w:p>
    <w:p w14:paraId="38971997" w14:textId="77777777" w:rsidR="005B5E06" w:rsidRPr="005B5E06" w:rsidRDefault="005B5E06" w:rsidP="005B5E06">
      <w:pPr>
        <w:pStyle w:val="EndNoteBibliography"/>
        <w:spacing w:after="0"/>
        <w:ind w:left="720" w:hanging="720"/>
      </w:pPr>
      <w:r w:rsidRPr="005B5E06">
        <w:t xml:space="preserve">Pease JB, Hahn MW. 2013. More accurate phylogenies inferred from low-recombination regions in the presence of incomplete lineage sorting. </w:t>
      </w:r>
      <w:r w:rsidRPr="005B5E06">
        <w:rPr>
          <w:i/>
        </w:rPr>
        <w:t>Evolution</w:t>
      </w:r>
      <w:r w:rsidRPr="005B5E06">
        <w:t>. 67:2376-2384.</w:t>
      </w:r>
    </w:p>
    <w:p w14:paraId="5E135346" w14:textId="77777777" w:rsidR="005B5E06" w:rsidRPr="005B5E06" w:rsidRDefault="005B5E06" w:rsidP="005B5E06">
      <w:pPr>
        <w:pStyle w:val="EndNoteBibliography"/>
        <w:spacing w:after="0"/>
        <w:ind w:left="720" w:hanging="720"/>
      </w:pPr>
      <w:r w:rsidRPr="005B5E06">
        <w:t xml:space="preserve">Platt RN, 2nd, Vandewege MW, Ray DA. 2018. Mammalian transposable elements and their impacts on genome evolution. </w:t>
      </w:r>
      <w:r w:rsidRPr="005B5E06">
        <w:rPr>
          <w:i/>
        </w:rPr>
        <w:t>Chromosome Res</w:t>
      </w:r>
      <w:r w:rsidRPr="005B5E06">
        <w:t>. 26:25-43.</w:t>
      </w:r>
    </w:p>
    <w:p w14:paraId="62BA9E7B" w14:textId="77777777" w:rsidR="005B5E06" w:rsidRPr="005B5E06" w:rsidRDefault="005B5E06" w:rsidP="005B5E06">
      <w:pPr>
        <w:pStyle w:val="EndNoteBibliography"/>
        <w:spacing w:after="0"/>
        <w:ind w:left="720" w:hanging="720"/>
      </w:pPr>
      <w:r w:rsidRPr="005B5E06">
        <w:t xml:space="preserve">Pollard KS, Hubisz MJ, Rosenbloom KR, Siepel A. 2010. Detection of nonneutral substitution rates on mammalian phylogenies. </w:t>
      </w:r>
      <w:r w:rsidRPr="005B5E06">
        <w:rPr>
          <w:i/>
        </w:rPr>
        <w:t>Genome Res</w:t>
      </w:r>
      <w:r w:rsidRPr="005B5E06">
        <w:t>. 20:110-121.</w:t>
      </w:r>
    </w:p>
    <w:p w14:paraId="4B596E50" w14:textId="77777777" w:rsidR="005B5E06" w:rsidRPr="005B5E06" w:rsidRDefault="005B5E06" w:rsidP="005B5E06">
      <w:pPr>
        <w:pStyle w:val="EndNoteBibliography"/>
        <w:spacing w:after="0"/>
        <w:ind w:left="720" w:hanging="720"/>
      </w:pPr>
      <w:r w:rsidRPr="005B5E06">
        <w:t xml:space="preserve">Pond SL, Frost SD, Muse SV. 2005. Hyphy: Hypothesis testing using phylogenies. </w:t>
      </w:r>
      <w:r w:rsidRPr="005B5E06">
        <w:rPr>
          <w:i/>
        </w:rPr>
        <w:t>Bioinformatics</w:t>
      </w:r>
      <w:r w:rsidRPr="005B5E06">
        <w:t>. 21:676-679.</w:t>
      </w:r>
    </w:p>
    <w:p w14:paraId="4D443375" w14:textId="77777777" w:rsidR="005B5E06" w:rsidRPr="005B5E06" w:rsidRDefault="005B5E06" w:rsidP="005B5E06">
      <w:pPr>
        <w:pStyle w:val="EndNoteBibliography"/>
        <w:spacing w:after="0"/>
        <w:ind w:left="720" w:hanging="720"/>
      </w:pPr>
      <w:r w:rsidRPr="005B5E06">
        <w:t xml:space="preserve">Poplin R, Ruano-Rubio V, DePristo MA, Fennell TJ, Carneiro MO, Auwera GAVd, Kling DE, Gauthier LD, Levy-Moonshine A, Roazen D, et al. 2018. Scaling accurate genetic variant discovery to tens of thousands of samples. </w:t>
      </w:r>
      <w:r w:rsidRPr="005B5E06">
        <w:rPr>
          <w:i/>
        </w:rPr>
        <w:t>bioRxiv</w:t>
      </w:r>
      <w:r w:rsidRPr="005B5E06">
        <w:t>.201178.</w:t>
      </w:r>
    </w:p>
    <w:p w14:paraId="505C5106" w14:textId="77777777" w:rsidR="005B5E06" w:rsidRPr="005B5E06" w:rsidRDefault="005B5E06" w:rsidP="005B5E06">
      <w:pPr>
        <w:pStyle w:val="EndNoteBibliography"/>
        <w:spacing w:after="0"/>
        <w:ind w:left="720" w:hanging="720"/>
      </w:pPr>
      <w:r w:rsidRPr="005B5E06">
        <w:t xml:space="preserve">Quinlan AR, Hall IM. 2010. Bedtools: A flexible suite of utilities for comparing genomic features. </w:t>
      </w:r>
      <w:r w:rsidRPr="005B5E06">
        <w:rPr>
          <w:i/>
        </w:rPr>
        <w:t>Bioinformatics</w:t>
      </w:r>
      <w:r w:rsidRPr="005B5E06">
        <w:t>. 26:841-842.</w:t>
      </w:r>
    </w:p>
    <w:p w14:paraId="27E3755A" w14:textId="77777777" w:rsidR="005B5E06" w:rsidRPr="005B5E06" w:rsidRDefault="005B5E06" w:rsidP="005B5E06">
      <w:pPr>
        <w:pStyle w:val="EndNoteBibliography"/>
        <w:spacing w:after="0"/>
        <w:ind w:left="720" w:hanging="720"/>
      </w:pPr>
      <w:r w:rsidRPr="005B5E06">
        <w:t>R Core Team. 2021. R: A language and environment for statistical computing. Vienna, Austria.</w:t>
      </w:r>
    </w:p>
    <w:p w14:paraId="4DD5A3E5" w14:textId="77777777" w:rsidR="005B5E06" w:rsidRPr="005B5E06" w:rsidRDefault="005B5E06" w:rsidP="005B5E06">
      <w:pPr>
        <w:pStyle w:val="EndNoteBibliography"/>
        <w:spacing w:after="0"/>
        <w:ind w:left="720" w:hanging="720"/>
      </w:pPr>
      <w:r w:rsidRPr="005B5E06">
        <w:t xml:space="preserve">Ranwez V, Douzery EJP, Cambon C, Chantret N, Delsuc F. 2018. Macse v2: Toolkit for the alignment of coding sequences accounting for frameshifts and stop codons. </w:t>
      </w:r>
      <w:r w:rsidRPr="005B5E06">
        <w:rPr>
          <w:i/>
        </w:rPr>
        <w:t>Mol Biol Evol</w:t>
      </w:r>
      <w:r w:rsidRPr="005B5E06">
        <w:t>. 35:2582-2584.</w:t>
      </w:r>
    </w:p>
    <w:p w14:paraId="6FA952F0" w14:textId="77777777" w:rsidR="005B5E06" w:rsidRPr="005B5E06" w:rsidRDefault="005B5E06" w:rsidP="005B5E06">
      <w:pPr>
        <w:pStyle w:val="EndNoteBibliography"/>
        <w:spacing w:after="0"/>
        <w:ind w:left="720" w:hanging="720"/>
      </w:pPr>
      <w:r w:rsidRPr="005B5E06">
        <w:t xml:space="preserve">Revell LJ. 2012. Phytools: An r package for phylogenetic comparative biology (and other things). </w:t>
      </w:r>
      <w:r w:rsidRPr="005B5E06">
        <w:rPr>
          <w:i/>
        </w:rPr>
        <w:t>Methods in Ecology and Evolution</w:t>
      </w:r>
      <w:r w:rsidRPr="005B5E06">
        <w:t>. 3:217-223.</w:t>
      </w:r>
    </w:p>
    <w:p w14:paraId="02312650" w14:textId="77777777" w:rsidR="005B5E06" w:rsidRPr="005B5E06" w:rsidRDefault="005B5E06" w:rsidP="005B5E06">
      <w:pPr>
        <w:pStyle w:val="EndNoteBibliography"/>
        <w:spacing w:after="0"/>
        <w:ind w:left="720" w:hanging="720"/>
      </w:pPr>
      <w:r w:rsidRPr="005B5E06">
        <w:t xml:space="preserve">Rivas-Gonzalez I, Rousselle M, Li F, Zhou L, Dutheil JY, Munch K, Shao Y, Wu D, Schierup MH, Zhang G. 2023. Pervasive incomplete lineage sorting illuminates speciation and selection in primates. </w:t>
      </w:r>
      <w:r w:rsidRPr="005B5E06">
        <w:rPr>
          <w:i/>
        </w:rPr>
        <w:t>Science</w:t>
      </w:r>
      <w:r w:rsidRPr="005B5E06">
        <w:t>. 380:eabn4409.</w:t>
      </w:r>
    </w:p>
    <w:p w14:paraId="391D6984" w14:textId="77777777" w:rsidR="005B5E06" w:rsidRPr="005B5E06" w:rsidRDefault="005B5E06" w:rsidP="005B5E06">
      <w:pPr>
        <w:pStyle w:val="EndNoteBibliography"/>
        <w:spacing w:after="0"/>
        <w:ind w:left="720" w:hanging="720"/>
      </w:pPr>
      <w:r w:rsidRPr="005B5E06">
        <w:t xml:space="preserve">Robinson DF, Foulds LR. 1981. Comparison of phylogenetic trees. </w:t>
      </w:r>
      <w:r w:rsidRPr="005B5E06">
        <w:rPr>
          <w:i/>
        </w:rPr>
        <w:t>Mathematical Biosciences</w:t>
      </w:r>
      <w:r w:rsidRPr="005B5E06">
        <w:t>. 53:131-147.</w:t>
      </w:r>
    </w:p>
    <w:p w14:paraId="303551B3" w14:textId="77777777" w:rsidR="005B5E06" w:rsidRPr="005B5E06" w:rsidRDefault="005B5E06" w:rsidP="005B5E06">
      <w:pPr>
        <w:pStyle w:val="EndNoteBibliography"/>
        <w:spacing w:after="0"/>
        <w:ind w:left="720" w:hanging="720"/>
      </w:pPr>
      <w:r w:rsidRPr="005B5E06">
        <w:t>Robinson DF, Foulds LR editors.; 1979 Berlin, Heidelberg.</w:t>
      </w:r>
    </w:p>
    <w:p w14:paraId="008CF98D" w14:textId="77777777" w:rsidR="005B5E06" w:rsidRPr="005B5E06" w:rsidRDefault="005B5E06" w:rsidP="005B5E06">
      <w:pPr>
        <w:pStyle w:val="EndNoteBibliography"/>
        <w:spacing w:after="0"/>
        <w:ind w:left="720" w:hanging="720"/>
      </w:pPr>
      <w:r w:rsidRPr="005B5E06">
        <w:lastRenderedPageBreak/>
        <w:t xml:space="preserve">Romanenko SA, Perelman PL, Trifonov VA, Graphodatsky AS. 2012. Chromosomal evolution in rodentia. </w:t>
      </w:r>
      <w:r w:rsidRPr="005B5E06">
        <w:rPr>
          <w:i/>
        </w:rPr>
        <w:t>Heredity (Edinb)</w:t>
      </w:r>
      <w:r w:rsidRPr="005B5E06">
        <w:t>. 108:4-16.</w:t>
      </w:r>
    </w:p>
    <w:p w14:paraId="1AC13FD1" w14:textId="77777777" w:rsidR="005B5E06" w:rsidRPr="005B5E06" w:rsidRDefault="005B5E06" w:rsidP="005B5E06">
      <w:pPr>
        <w:pStyle w:val="EndNoteBibliography"/>
        <w:spacing w:after="0"/>
        <w:ind w:left="720" w:hanging="720"/>
      </w:pPr>
      <w:r w:rsidRPr="005B5E06">
        <w:t xml:space="preserve">Rosenberg NA. 2002. The probability of topological concordance of gene trees and species trees. </w:t>
      </w:r>
      <w:r w:rsidRPr="005B5E06">
        <w:rPr>
          <w:i/>
        </w:rPr>
        <w:t>Theor Popul Biol</w:t>
      </w:r>
      <w:r w:rsidRPr="005B5E06">
        <w:t>. 61:225-247.</w:t>
      </w:r>
    </w:p>
    <w:p w14:paraId="7E497019" w14:textId="77777777" w:rsidR="005B5E06" w:rsidRPr="005B5E06" w:rsidRDefault="005B5E06" w:rsidP="005B5E06">
      <w:pPr>
        <w:pStyle w:val="EndNoteBibliography"/>
        <w:spacing w:after="0"/>
        <w:ind w:left="720" w:hanging="720"/>
      </w:pPr>
      <w:r w:rsidRPr="005B5E06">
        <w:t xml:space="preserve">Rowe KC, Achmadi AS, Fabre P-H, Schenk JJ, Steppan SJ, Esselstyn JA. 2019. Oceanic islands of wallacea as a source for dispersal and diversification of murine rodents. </w:t>
      </w:r>
      <w:r w:rsidRPr="005B5E06">
        <w:rPr>
          <w:i/>
        </w:rPr>
        <w:t>Journal of Biogeography</w:t>
      </w:r>
      <w:r w:rsidRPr="005B5E06">
        <w:t>. 46:2752-2768.</w:t>
      </w:r>
    </w:p>
    <w:p w14:paraId="5E421626" w14:textId="77777777" w:rsidR="005B5E06" w:rsidRPr="005B5E06" w:rsidRDefault="005B5E06" w:rsidP="005B5E06">
      <w:pPr>
        <w:pStyle w:val="EndNoteBibliography"/>
        <w:spacing w:after="0"/>
        <w:ind w:left="720" w:hanging="720"/>
      </w:pPr>
      <w:r w:rsidRPr="005B5E06">
        <w:t xml:space="preserve">Roycroft E, Achmadi A, Callahan CM, Esselstyn JA, Good JM, Moussalli A, Rowe KC. 2021. Molecular evolution of ecological specialisation: Genomic insights from the diversification of murine rodents. </w:t>
      </w:r>
      <w:r w:rsidRPr="005B5E06">
        <w:rPr>
          <w:i/>
        </w:rPr>
        <w:t>Genome Biol Evol</w:t>
      </w:r>
      <w:r w:rsidRPr="005B5E06">
        <w:t>. 13.</w:t>
      </w:r>
    </w:p>
    <w:p w14:paraId="6CA19731" w14:textId="77777777" w:rsidR="005B5E06" w:rsidRPr="005B5E06" w:rsidRDefault="005B5E06" w:rsidP="005B5E06">
      <w:pPr>
        <w:pStyle w:val="EndNoteBibliography"/>
        <w:spacing w:after="0"/>
        <w:ind w:left="720" w:hanging="720"/>
      </w:pPr>
      <w:r w:rsidRPr="005B5E06">
        <w:t xml:space="preserve">Roycroft EJ, Moussalli A, Rowe KC. 2020. Phylogenomics uncovers confidence and conflict in the rapid radiation of australo-papuan rodents. </w:t>
      </w:r>
      <w:r w:rsidRPr="005B5E06">
        <w:rPr>
          <w:i/>
        </w:rPr>
        <w:t>Syst Biol</w:t>
      </w:r>
      <w:r w:rsidRPr="005B5E06">
        <w:t>. 69:431-444.</w:t>
      </w:r>
    </w:p>
    <w:p w14:paraId="2E16791C" w14:textId="77777777" w:rsidR="005B5E06" w:rsidRPr="005B5E06" w:rsidRDefault="005B5E06" w:rsidP="005B5E06">
      <w:pPr>
        <w:pStyle w:val="EndNoteBibliography"/>
        <w:spacing w:after="0"/>
        <w:ind w:left="720" w:hanging="720"/>
      </w:pPr>
      <w:r w:rsidRPr="005B5E06">
        <w:t xml:space="preserve">Sarver BA, Keeble S, Cosart T, Tucker PK, Dean MD, Good JM. 2017. Phylogenomic insights into mouse evolution using a pseudoreference approach. </w:t>
      </w:r>
      <w:r w:rsidRPr="005B5E06">
        <w:rPr>
          <w:i/>
        </w:rPr>
        <w:t>Genome Biol Evol</w:t>
      </w:r>
      <w:r w:rsidRPr="005B5E06">
        <w:t>. 9:726-739.</w:t>
      </w:r>
    </w:p>
    <w:p w14:paraId="70FE242A" w14:textId="77777777" w:rsidR="005B5E06" w:rsidRPr="005B5E06" w:rsidRDefault="005B5E06" w:rsidP="005B5E06">
      <w:pPr>
        <w:pStyle w:val="EndNoteBibliography"/>
        <w:spacing w:after="0"/>
        <w:ind w:left="720" w:hanging="720"/>
      </w:pPr>
      <w:r w:rsidRPr="005B5E06">
        <w:t xml:space="preserve">Scally A, Dutheil JY, Hillier LW, Jordan GE, Goodhead I, Herrero J, Hobolth A, Lappalainen T, Mailund T, Marques-Bonet T, et al. 2012. Insights into hominid evolution from the gorilla genome sequence. </w:t>
      </w:r>
      <w:r w:rsidRPr="005B5E06">
        <w:rPr>
          <w:i/>
        </w:rPr>
        <w:t>Nature</w:t>
      </w:r>
      <w:r w:rsidRPr="005B5E06">
        <w:t>. 483:169-175.</w:t>
      </w:r>
    </w:p>
    <w:p w14:paraId="0235E57C" w14:textId="77777777" w:rsidR="005B5E06" w:rsidRPr="005B5E06" w:rsidRDefault="005B5E06" w:rsidP="005B5E06">
      <w:pPr>
        <w:pStyle w:val="EndNoteBibliography"/>
        <w:spacing w:after="0"/>
        <w:ind w:left="720" w:hanging="720"/>
      </w:pPr>
      <w:r w:rsidRPr="005B5E06">
        <w:t xml:space="preserve">Schenk JJ, Rowe KC, Steppan SJ. 2013. Ecological opportunity and incumbency in the diversification of repeated continental colonizations by muroid rodents. </w:t>
      </w:r>
      <w:r w:rsidRPr="005B5E06">
        <w:rPr>
          <w:i/>
        </w:rPr>
        <w:t>Syst Biol</w:t>
      </w:r>
      <w:r w:rsidRPr="005B5E06">
        <w:t>. 62:837-864.</w:t>
      </w:r>
    </w:p>
    <w:p w14:paraId="794295DD" w14:textId="77777777" w:rsidR="005B5E06" w:rsidRPr="005B5E06" w:rsidRDefault="005B5E06" w:rsidP="005B5E06">
      <w:pPr>
        <w:pStyle w:val="EndNoteBibliography"/>
        <w:spacing w:after="0"/>
        <w:ind w:left="720" w:hanging="720"/>
      </w:pPr>
      <w:r w:rsidRPr="005B5E06">
        <w:t xml:space="preserve">Schliep KP. 2011. Phangorn: Phylogenetic analysis in r. </w:t>
      </w:r>
      <w:r w:rsidRPr="005B5E06">
        <w:rPr>
          <w:i/>
        </w:rPr>
        <w:t>Bioinformatics</w:t>
      </w:r>
      <w:r w:rsidRPr="005B5E06">
        <w:t>. 27:592-593.</w:t>
      </w:r>
    </w:p>
    <w:p w14:paraId="7484D4C1" w14:textId="77777777" w:rsidR="005B5E06" w:rsidRPr="005B5E06" w:rsidRDefault="005B5E06" w:rsidP="005B5E06">
      <w:pPr>
        <w:pStyle w:val="EndNoteBibliography"/>
        <w:spacing w:after="0"/>
        <w:ind w:left="720" w:hanging="720"/>
      </w:pPr>
      <w:r w:rsidRPr="005B5E06">
        <w:t xml:space="preserve">Serizawa K, Suzuki H, Tsuchiya K. 2000. A phylogenetic view on species radiation in apodemus inferred from variation of nuclear and mitochondrial genes. </w:t>
      </w:r>
      <w:r w:rsidRPr="005B5E06">
        <w:rPr>
          <w:i/>
        </w:rPr>
        <w:t>Biochem Genet</w:t>
      </w:r>
      <w:r w:rsidRPr="005B5E06">
        <w:t>. 38:27-40.</w:t>
      </w:r>
    </w:p>
    <w:p w14:paraId="69137D3A" w14:textId="77777777" w:rsidR="005B5E06" w:rsidRPr="005B5E06" w:rsidRDefault="005B5E06" w:rsidP="005B5E06">
      <w:pPr>
        <w:pStyle w:val="EndNoteBibliography"/>
        <w:spacing w:after="0"/>
        <w:ind w:left="720" w:hanging="720"/>
      </w:pPr>
      <w:r w:rsidRPr="005B5E06">
        <w:t xml:space="preserve">Shifman S, Bell JT, Copley RR, Taylor MS, Williams RW, Mott R, Flint J. 2006. A high-resolution single nucleotide polymorphism genetic map of the mouse genome. </w:t>
      </w:r>
      <w:r w:rsidRPr="005B5E06">
        <w:rPr>
          <w:i/>
        </w:rPr>
        <w:t>PLoS Biol</w:t>
      </w:r>
      <w:r w:rsidRPr="005B5E06">
        <w:t>. 4:e395.</w:t>
      </w:r>
    </w:p>
    <w:p w14:paraId="2B5AED66" w14:textId="77777777" w:rsidR="005B5E06" w:rsidRPr="005B5E06" w:rsidRDefault="005B5E06" w:rsidP="005B5E06">
      <w:pPr>
        <w:pStyle w:val="EndNoteBibliography"/>
        <w:spacing w:after="0"/>
        <w:ind w:left="720" w:hanging="720"/>
      </w:pPr>
      <w:r w:rsidRPr="005B5E06">
        <w:t xml:space="preserve">Slatkin M, Pollack JL. 2006. The concordance of gene trees and species trees at two linked loci. </w:t>
      </w:r>
      <w:r w:rsidRPr="005B5E06">
        <w:rPr>
          <w:i/>
        </w:rPr>
        <w:t>Genetics</w:t>
      </w:r>
      <w:r w:rsidRPr="005B5E06">
        <w:t>. 172:1979-1984.</w:t>
      </w:r>
    </w:p>
    <w:p w14:paraId="1CA5F656" w14:textId="77777777" w:rsidR="005B5E06" w:rsidRPr="005B5E06" w:rsidRDefault="005B5E06" w:rsidP="005B5E06">
      <w:pPr>
        <w:pStyle w:val="EndNoteBibliography"/>
        <w:spacing w:after="0"/>
        <w:ind w:left="720" w:hanging="720"/>
      </w:pPr>
      <w:r w:rsidRPr="005B5E06">
        <w:t xml:space="preserve">Smagulova F, Gregoretti IV, Brick K, Khil P, Camerini-Otero RD, Petukhova GV. 2011. Genome-wide analysis reveals novel molecular features of mouse recombination hotspots. </w:t>
      </w:r>
      <w:r w:rsidRPr="005B5E06">
        <w:rPr>
          <w:i/>
        </w:rPr>
        <w:t>Nature</w:t>
      </w:r>
      <w:r w:rsidRPr="005B5E06">
        <w:t>. 472:375-378.</w:t>
      </w:r>
    </w:p>
    <w:p w14:paraId="0D83199A" w14:textId="54DD6FB7" w:rsidR="005B5E06" w:rsidRPr="005B5E06" w:rsidRDefault="005B5E06" w:rsidP="005B5E06">
      <w:pPr>
        <w:pStyle w:val="EndNoteBibliography"/>
        <w:spacing w:after="0"/>
        <w:ind w:left="720" w:hanging="720"/>
      </w:pPr>
      <w:r w:rsidRPr="005B5E06">
        <w:t xml:space="preserve">Repeatmasker open-4.0 [Internet]. 2013-2015. Available from </w:t>
      </w:r>
      <w:hyperlink r:id="rId24" w:history="1">
        <w:r w:rsidRPr="005B5E06">
          <w:rPr>
            <w:rStyle w:val="Hyperlink"/>
          </w:rPr>
          <w:t>http://www.repeatmasker.org</w:t>
        </w:r>
      </w:hyperlink>
      <w:r w:rsidRPr="005B5E06">
        <w:t>.</w:t>
      </w:r>
    </w:p>
    <w:p w14:paraId="136645F4" w14:textId="77777777" w:rsidR="005B5E06" w:rsidRPr="005B5E06" w:rsidRDefault="005B5E06" w:rsidP="005B5E06">
      <w:pPr>
        <w:pStyle w:val="EndNoteBibliography"/>
        <w:spacing w:after="0"/>
        <w:ind w:left="720" w:hanging="720"/>
      </w:pPr>
      <w:r w:rsidRPr="005B5E06">
        <w:t xml:space="preserve">Smith BT, Merwin J, Provost KL, Thom G, Brumfield RT, Ferreira M, Mauck WM, Moyle RG, Wright TF, Joseph L. 2023. Phylogenomic analysis of the parrots of the world distinguishes artifactual from biological sources of gene tree discordance. </w:t>
      </w:r>
      <w:r w:rsidRPr="005B5E06">
        <w:rPr>
          <w:i/>
        </w:rPr>
        <w:t>Syst Biol</w:t>
      </w:r>
      <w:r w:rsidRPr="005B5E06">
        <w:t>. 72:228-241.</w:t>
      </w:r>
    </w:p>
    <w:p w14:paraId="0593B752" w14:textId="77777777" w:rsidR="005B5E06" w:rsidRPr="005B5E06" w:rsidRDefault="005B5E06" w:rsidP="005B5E06">
      <w:pPr>
        <w:pStyle w:val="EndNoteBibliography"/>
        <w:spacing w:after="0"/>
        <w:ind w:left="720" w:hanging="720"/>
      </w:pPr>
      <w:r w:rsidRPr="005B5E06">
        <w:t xml:space="preserve">Smith JM, Haigh J. 1974. The hitch-hiking effect of a favourable gene. </w:t>
      </w:r>
      <w:r w:rsidRPr="005B5E06">
        <w:rPr>
          <w:i/>
        </w:rPr>
        <w:t>Genet Res</w:t>
      </w:r>
      <w:r w:rsidRPr="005B5E06">
        <w:t>. 23:23-35.</w:t>
      </w:r>
    </w:p>
    <w:p w14:paraId="4099A619" w14:textId="77777777" w:rsidR="005B5E06" w:rsidRPr="005B5E06" w:rsidRDefault="005B5E06" w:rsidP="005B5E06">
      <w:pPr>
        <w:pStyle w:val="EndNoteBibliography"/>
        <w:spacing w:after="0"/>
        <w:ind w:left="720" w:hanging="720"/>
      </w:pPr>
      <w:r w:rsidRPr="005B5E06">
        <w:t xml:space="preserve">Smith MD, Wertheim JO, Weaver S, Murrell B, Scheffler K, Kosakovsky Pond SL. 2015a. Less is more: An adaptive branch-site random effects model for efficient detection of episodic diversifying selection. </w:t>
      </w:r>
      <w:r w:rsidRPr="005B5E06">
        <w:rPr>
          <w:i/>
        </w:rPr>
        <w:t>Mol Biol Evol</w:t>
      </w:r>
      <w:r w:rsidRPr="005B5E06">
        <w:t>. 32:1342-1353.</w:t>
      </w:r>
    </w:p>
    <w:p w14:paraId="25F78A42" w14:textId="77777777" w:rsidR="005B5E06" w:rsidRPr="005B5E06" w:rsidRDefault="005B5E06" w:rsidP="005B5E06">
      <w:pPr>
        <w:pStyle w:val="EndNoteBibliography"/>
        <w:spacing w:after="0"/>
        <w:ind w:left="720" w:hanging="720"/>
      </w:pPr>
      <w:r w:rsidRPr="005B5E06">
        <w:t xml:space="preserve">Smith SA, Brown JW, Walker JF. 2018. So many genes, so little time: A practical approach to divergence-time estimation in the genomic era. </w:t>
      </w:r>
      <w:r w:rsidRPr="005B5E06">
        <w:rPr>
          <w:i/>
        </w:rPr>
        <w:t>PLoS One</w:t>
      </w:r>
      <w:r w:rsidRPr="005B5E06">
        <w:t>. 13:e0197433.</w:t>
      </w:r>
    </w:p>
    <w:p w14:paraId="3B9F4263" w14:textId="77777777" w:rsidR="005B5E06" w:rsidRPr="005B5E06" w:rsidRDefault="005B5E06" w:rsidP="005B5E06">
      <w:pPr>
        <w:pStyle w:val="EndNoteBibliography"/>
        <w:spacing w:after="0"/>
        <w:ind w:left="720" w:hanging="720"/>
      </w:pPr>
      <w:r w:rsidRPr="005B5E06">
        <w:t xml:space="preserve">Smith SA, Moore MJ, Brown JW, Yang Y. 2015b. Analysis of phylogenomic datasets reveals conflict, concordance, and gene duplications with examples from animals and plants. </w:t>
      </w:r>
      <w:r w:rsidRPr="005B5E06">
        <w:rPr>
          <w:i/>
        </w:rPr>
        <w:t>BMC Evol Biol</w:t>
      </w:r>
      <w:r w:rsidRPr="005B5E06">
        <w:t>. 15:150.</w:t>
      </w:r>
    </w:p>
    <w:p w14:paraId="60D6CBAF" w14:textId="77777777" w:rsidR="005B5E06" w:rsidRPr="005B5E06" w:rsidRDefault="005B5E06" w:rsidP="005B5E06">
      <w:pPr>
        <w:pStyle w:val="EndNoteBibliography"/>
        <w:spacing w:after="0"/>
        <w:ind w:left="720" w:hanging="720"/>
      </w:pPr>
      <w:r w:rsidRPr="005B5E06">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5B5E06">
        <w:rPr>
          <w:i/>
        </w:rPr>
        <w:t>Cytogenetics and Cell Genetics</w:t>
      </w:r>
      <w:r w:rsidRPr="005B5E06">
        <w:t>. 84:150-155.</w:t>
      </w:r>
    </w:p>
    <w:p w14:paraId="7ACD4D5E" w14:textId="77777777" w:rsidR="005B5E06" w:rsidRPr="005B5E06" w:rsidRDefault="005B5E06" w:rsidP="005B5E06">
      <w:pPr>
        <w:pStyle w:val="EndNoteBibliography"/>
        <w:spacing w:after="0"/>
        <w:ind w:left="720" w:hanging="720"/>
      </w:pPr>
      <w:r w:rsidRPr="005B5E06">
        <w:t xml:space="preserve">Steppan SJ, Adkins RM, Spinks PQ, Hale C. 2005. Multigene phylogeny of the old world mice, murinae, reveals distinct geographic lineages and the declining utility of mitochondrial genes compared to nuclear genes. </w:t>
      </w:r>
      <w:r w:rsidRPr="005B5E06">
        <w:rPr>
          <w:i/>
        </w:rPr>
        <w:t>Mol Phylogenet Evol</w:t>
      </w:r>
      <w:r w:rsidRPr="005B5E06">
        <w:t>. 37:370-388.</w:t>
      </w:r>
    </w:p>
    <w:p w14:paraId="6A5974C4" w14:textId="77777777" w:rsidR="005B5E06" w:rsidRPr="005B5E06" w:rsidRDefault="005B5E06" w:rsidP="005B5E06">
      <w:pPr>
        <w:pStyle w:val="EndNoteBibliography"/>
        <w:spacing w:after="0"/>
        <w:ind w:left="720" w:hanging="720"/>
      </w:pPr>
      <w:r w:rsidRPr="005B5E06">
        <w:lastRenderedPageBreak/>
        <w:t xml:space="preserve">Steppan SJ, Schenk JJ. 2017. Muroid rodent phylogenetics: 900-species tree reveals increasing diversification rates. </w:t>
      </w:r>
      <w:r w:rsidRPr="005B5E06">
        <w:rPr>
          <w:i/>
        </w:rPr>
        <w:t>PLoS One</w:t>
      </w:r>
      <w:r w:rsidRPr="005B5E06">
        <w:t>. 12:e0183070.</w:t>
      </w:r>
    </w:p>
    <w:p w14:paraId="672ACF89" w14:textId="77777777" w:rsidR="005B5E06" w:rsidRPr="005B5E06" w:rsidRDefault="005B5E06" w:rsidP="005B5E06">
      <w:pPr>
        <w:pStyle w:val="EndNoteBibliography"/>
        <w:spacing w:after="0"/>
        <w:ind w:left="720" w:hanging="720"/>
      </w:pPr>
      <w:r w:rsidRPr="005B5E06">
        <w:t xml:space="preserve">Sun C, Huang J, Wang Y, Zhao X, Su L, Thomas GWC, Zhao M, Zhang X, Jungreis I, Kellis M, et al. 2021. Genus-wide characterization of bumblebee genomes provides insights into their evolution and variation in ecological and behavioral traits. </w:t>
      </w:r>
      <w:r w:rsidRPr="005B5E06">
        <w:rPr>
          <w:i/>
        </w:rPr>
        <w:t>Mol Biol Evol</w:t>
      </w:r>
      <w:r w:rsidRPr="005B5E06">
        <w:t>. 38:486-501.</w:t>
      </w:r>
    </w:p>
    <w:p w14:paraId="76392867" w14:textId="77777777" w:rsidR="005B5E06" w:rsidRPr="005B5E06" w:rsidRDefault="005B5E06" w:rsidP="005B5E06">
      <w:pPr>
        <w:pStyle w:val="EndNoteBibliography"/>
        <w:spacing w:after="0"/>
        <w:ind w:left="720" w:hanging="720"/>
      </w:pPr>
      <w:r w:rsidRPr="005B5E06">
        <w:t xml:space="preserve">Suzuki H, Shimada T, Terashima M, Tsuchiya K, Aplin K. 2004. Temporal, spatial, and ecological modes of evolution of eurasian mus based on mitochondrial and nuclear gene sequences. </w:t>
      </w:r>
      <w:r w:rsidRPr="005B5E06">
        <w:rPr>
          <w:i/>
        </w:rPr>
        <w:t>Mol Phylogenet Evol</w:t>
      </w:r>
      <w:r w:rsidRPr="005B5E06">
        <w:t>. 33:626-646.</w:t>
      </w:r>
    </w:p>
    <w:p w14:paraId="0BCB4FF5" w14:textId="77777777" w:rsidR="005B5E06" w:rsidRPr="005B5E06" w:rsidRDefault="005B5E06" w:rsidP="005B5E06">
      <w:pPr>
        <w:pStyle w:val="EndNoteBibliography"/>
        <w:spacing w:after="0"/>
        <w:ind w:left="720" w:hanging="720"/>
      </w:pPr>
      <w:r w:rsidRPr="005B5E06">
        <w:t>Tange O. 2018. Gnu parallel.</w:t>
      </w:r>
    </w:p>
    <w:p w14:paraId="4ED66FF1" w14:textId="77777777" w:rsidR="005B5E06" w:rsidRPr="005B5E06" w:rsidRDefault="005B5E06" w:rsidP="005B5E06">
      <w:pPr>
        <w:pStyle w:val="EndNoteBibliography"/>
        <w:spacing w:after="0"/>
        <w:ind w:left="720" w:hanging="720"/>
      </w:pPr>
      <w:r w:rsidRPr="005B5E06">
        <w:t xml:space="preserve">To TH, Jung M, Lycett S, Gascuel O. 2016. Fast dating using least-squares criteria and algorithms. </w:t>
      </w:r>
      <w:r w:rsidRPr="005B5E06">
        <w:rPr>
          <w:i/>
        </w:rPr>
        <w:t>Syst Biol</w:t>
      </w:r>
      <w:r w:rsidRPr="005B5E06">
        <w:t>. 65:82-97.</w:t>
      </w:r>
    </w:p>
    <w:p w14:paraId="46B4BD73" w14:textId="77777777" w:rsidR="005B5E06" w:rsidRPr="005B5E06" w:rsidRDefault="005B5E06" w:rsidP="005B5E06">
      <w:pPr>
        <w:pStyle w:val="EndNoteBibliography"/>
        <w:spacing w:after="0"/>
        <w:ind w:left="720" w:hanging="720"/>
      </w:pPr>
      <w:r w:rsidRPr="005B5E06">
        <w:t xml:space="preserve">Treaster S, Deelen J, Daane JM, Murabito J, Karasik D, Harris MP. 2023. Convergent genomics of longevity in rockfishes highlights the genetics of human life span variation. </w:t>
      </w:r>
      <w:r w:rsidRPr="005B5E06">
        <w:rPr>
          <w:i/>
        </w:rPr>
        <w:t>Sci Adv</w:t>
      </w:r>
      <w:r w:rsidRPr="005B5E06">
        <w:t>. 9:eadd2743.</w:t>
      </w:r>
    </w:p>
    <w:p w14:paraId="3C08C7F7" w14:textId="77777777" w:rsidR="005B5E06" w:rsidRPr="005B5E06" w:rsidRDefault="005B5E06" w:rsidP="005B5E06">
      <w:pPr>
        <w:pStyle w:val="EndNoteBibliography"/>
        <w:spacing w:after="0"/>
        <w:ind w:left="720" w:hanging="720"/>
      </w:pPr>
      <w:r w:rsidRPr="005B5E06">
        <w:t xml:space="preserve">van der Valk T, Pecnerova P, Diez-Del-Molino D, Bergstrom A, Oppenheimer J, Hartmann S, Xenikoudakis G, Thomas JA, Dehasque M, Saglican E, et al. 2021. Million-year-old DNA sheds light on the genomic history of mammoths. </w:t>
      </w:r>
      <w:r w:rsidRPr="005B5E06">
        <w:rPr>
          <w:i/>
        </w:rPr>
        <w:t>Nature</w:t>
      </w:r>
      <w:r w:rsidRPr="005B5E06">
        <w:t>. 591:265-269.</w:t>
      </w:r>
    </w:p>
    <w:p w14:paraId="0271E39C" w14:textId="77777777" w:rsidR="005B5E06" w:rsidRPr="005B5E06" w:rsidRDefault="005B5E06" w:rsidP="005B5E06">
      <w:pPr>
        <w:pStyle w:val="EndNoteBibliography"/>
        <w:spacing w:after="0"/>
        <w:ind w:left="720" w:hanging="720"/>
      </w:pPr>
      <w:r w:rsidRPr="005B5E06">
        <w:t xml:space="preserve">Vanderpool D, Minh BQ, Lanfear R, Hughes D, Murali S, Harris RA, Raveendran M, Muzny DM, Hibbins MS, Williamson RJ, et al. 2020. Primate phylogenomics uncovers multiple rapid radiations and ancient interspecific introgression. </w:t>
      </w:r>
      <w:r w:rsidRPr="005B5E06">
        <w:rPr>
          <w:i/>
        </w:rPr>
        <w:t>PLoS Biol</w:t>
      </w:r>
      <w:r w:rsidRPr="005B5E06">
        <w:t>. 18:e3000954.</w:t>
      </w:r>
    </w:p>
    <w:p w14:paraId="075BA838" w14:textId="77777777" w:rsidR="005B5E06" w:rsidRPr="005B5E06" w:rsidRDefault="005B5E06" w:rsidP="005B5E06">
      <w:pPr>
        <w:pStyle w:val="EndNoteBibliography"/>
        <w:spacing w:after="0"/>
        <w:ind w:left="720" w:hanging="720"/>
      </w:pPr>
      <w:r w:rsidRPr="005B5E06">
        <w:t xml:space="preserve">Wang LG, Lam TT, Xu S, Dai Z, Zhou L, Feng T, Guo P, Dunn CW, Jones BR, Bradley T, et al. 2020. Treeio: An r package for phylogenetic tree input and output with richly annotated and associated data. </w:t>
      </w:r>
      <w:r w:rsidRPr="005B5E06">
        <w:rPr>
          <w:i/>
        </w:rPr>
        <w:t>Mol Biol Evol</w:t>
      </w:r>
      <w:r w:rsidRPr="005B5E06">
        <w:t>. 37:599-603.</w:t>
      </w:r>
    </w:p>
    <w:p w14:paraId="23CEF474" w14:textId="77777777" w:rsidR="005B5E06" w:rsidRPr="005B5E06" w:rsidRDefault="005B5E06" w:rsidP="005B5E06">
      <w:pPr>
        <w:pStyle w:val="EndNoteBibliography"/>
        <w:spacing w:after="0"/>
        <w:ind w:left="720" w:hanging="720"/>
      </w:pPr>
      <w:r w:rsidRPr="005B5E06">
        <w:t xml:space="preserve">White MA, Ane C, Dewey CN, Larget BR, Payseur BA. 2009. Fine-scale phylogenetic discordance across the house mouse genome. </w:t>
      </w:r>
      <w:r w:rsidRPr="005B5E06">
        <w:rPr>
          <w:i/>
        </w:rPr>
        <w:t>PLoS Genet</w:t>
      </w:r>
      <w:r w:rsidRPr="005B5E06">
        <w:t>. 5:e1000729.</w:t>
      </w:r>
    </w:p>
    <w:p w14:paraId="1A0DF356" w14:textId="77777777" w:rsidR="005B5E06" w:rsidRPr="005B5E06" w:rsidRDefault="005B5E06" w:rsidP="005B5E06">
      <w:pPr>
        <w:pStyle w:val="EndNoteBibliography"/>
        <w:spacing w:after="0"/>
        <w:ind w:left="720" w:hanging="720"/>
      </w:pPr>
      <w:r w:rsidRPr="005B5E06">
        <w:t xml:space="preserve">Yalcin B, Wong K, Agam A, Goodson M, Keane TM, Gan X, Nellaker C, Goodstadt L, Nicod J, Bhomra A, et al. 2011. Sequence-based characterization of structural variation in the mouse genome. </w:t>
      </w:r>
      <w:r w:rsidRPr="005B5E06">
        <w:rPr>
          <w:i/>
        </w:rPr>
        <w:t>Nature</w:t>
      </w:r>
      <w:r w:rsidRPr="005B5E06">
        <w:t>. 477:326-329.</w:t>
      </w:r>
    </w:p>
    <w:p w14:paraId="4EE763F2" w14:textId="77777777" w:rsidR="005B5E06" w:rsidRPr="005B5E06" w:rsidRDefault="005B5E06" w:rsidP="005B5E06">
      <w:pPr>
        <w:pStyle w:val="EndNoteBibliography"/>
        <w:spacing w:after="0"/>
        <w:ind w:left="720" w:hanging="720"/>
      </w:pPr>
      <w:r w:rsidRPr="005B5E06">
        <w:t xml:space="preserve">Yang Z. 2007. Paml 4: Phylogenetic analysis by maximum likelihood. </w:t>
      </w:r>
      <w:r w:rsidRPr="005B5E06">
        <w:rPr>
          <w:i/>
        </w:rPr>
        <w:t>Mol Biol Evol</w:t>
      </w:r>
      <w:r w:rsidRPr="005B5E06">
        <w:t>. 24:1586-1591.</w:t>
      </w:r>
    </w:p>
    <w:p w14:paraId="70B89B38" w14:textId="77777777" w:rsidR="005B5E06" w:rsidRPr="005B5E06" w:rsidRDefault="005B5E06" w:rsidP="005B5E06">
      <w:pPr>
        <w:pStyle w:val="EndNoteBibliography"/>
        <w:spacing w:after="0"/>
        <w:ind w:left="720" w:hanging="720"/>
      </w:pPr>
      <w:r w:rsidRPr="005B5E06">
        <w:t xml:space="preserve">Yekutieli D, Benjamini Y. 1999. Resampling-based false discovery rate controlling multiple test procedures for correlated test statistics. </w:t>
      </w:r>
      <w:r w:rsidRPr="005B5E06">
        <w:rPr>
          <w:i/>
        </w:rPr>
        <w:t>Journal of Statistical Planning and Inference</w:t>
      </w:r>
      <w:r w:rsidRPr="005B5E06">
        <w:t>. 82:171-196.</w:t>
      </w:r>
    </w:p>
    <w:p w14:paraId="0E849A98" w14:textId="77777777" w:rsidR="005B5E06" w:rsidRPr="005B5E06" w:rsidRDefault="005B5E06" w:rsidP="005B5E06">
      <w:pPr>
        <w:pStyle w:val="EndNoteBibliography"/>
        <w:spacing w:after="0"/>
        <w:ind w:left="720" w:hanging="720"/>
      </w:pPr>
      <w:r w:rsidRPr="005B5E06">
        <w:t xml:space="preserve">Yu G. 2020. Using ggtree to visualize data on tree-like structures. </w:t>
      </w:r>
      <w:r w:rsidRPr="005B5E06">
        <w:rPr>
          <w:i/>
        </w:rPr>
        <w:t>Curr Protoc Bioinformatics</w:t>
      </w:r>
      <w:r w:rsidRPr="005B5E06">
        <w:t>. 69:e96.</w:t>
      </w:r>
    </w:p>
    <w:p w14:paraId="2220842A" w14:textId="77777777" w:rsidR="005B5E06" w:rsidRPr="005B5E06" w:rsidRDefault="005B5E06" w:rsidP="005B5E06">
      <w:pPr>
        <w:pStyle w:val="EndNoteBibliography"/>
        <w:spacing w:after="0"/>
        <w:ind w:left="720" w:hanging="720"/>
      </w:pPr>
      <w:r w:rsidRPr="005B5E06">
        <w:t xml:space="preserve">Yu G, Smith DK, Zhu H, Guan Y, Lam TT-Y. 2017. Ggtree: An r package for visualization and annotation of phylogenetic trees with their covariates and other associated data. </w:t>
      </w:r>
      <w:r w:rsidRPr="005B5E06">
        <w:rPr>
          <w:i/>
        </w:rPr>
        <w:t>Methods in Ecology and Evolution</w:t>
      </w:r>
      <w:r w:rsidRPr="005B5E06">
        <w:t>. 8:28-36.</w:t>
      </w:r>
    </w:p>
    <w:p w14:paraId="450D0EFF" w14:textId="77777777" w:rsidR="005B5E06" w:rsidRPr="005B5E06" w:rsidRDefault="005B5E06" w:rsidP="005B5E06">
      <w:pPr>
        <w:pStyle w:val="EndNoteBibliography"/>
        <w:ind w:left="720" w:hanging="720"/>
      </w:pPr>
      <w:r w:rsidRPr="005B5E06">
        <w:t xml:space="preserve">Zhang C, Rabiee M, Sayyari E, Mirarab S. 2018. Astral-iii: Polynomial time species tree reconstruction from partially resolved gene trees. </w:t>
      </w:r>
      <w:r w:rsidRPr="005B5E06">
        <w:rPr>
          <w:i/>
        </w:rPr>
        <w:t>BMC Bioinformatics</w:t>
      </w:r>
      <w:r w:rsidRPr="005B5E06">
        <w:t>. 19:153.</w:t>
      </w:r>
    </w:p>
    <w:p w14:paraId="4E5B64FE" w14:textId="0EFAC2BA"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Gregg" w:date="2023-08-16T18:48:00Z" w:initials="TG">
    <w:p w14:paraId="6D19AC63" w14:textId="77777777" w:rsidR="00926971" w:rsidRDefault="00926971" w:rsidP="0009786C">
      <w:pPr>
        <w:pStyle w:val="CommentText"/>
      </w:pPr>
      <w:r>
        <w:rPr>
          <w:rStyle w:val="CommentReference"/>
        </w:rPr>
        <w:annotationRef/>
      </w:r>
      <w:r>
        <w:t>Mia: Not sure what this means</w:t>
      </w:r>
    </w:p>
  </w:comment>
  <w:comment w:id="1" w:author="Thomas, Gregg" w:date="2023-08-17T11:37:00Z" w:initials="TG">
    <w:p w14:paraId="572FD21A" w14:textId="77777777" w:rsidR="00926971" w:rsidRDefault="00926971" w:rsidP="0009786C">
      <w:pPr>
        <w:pStyle w:val="CommentText"/>
      </w:pPr>
      <w:r>
        <w:rPr>
          <w:rStyle w:val="CommentReference"/>
        </w:rPr>
        <w:annotationRef/>
      </w:r>
      <w:r>
        <w:t>By this we just mean we're looking at the phyiscal arrangement and genetic signatures of topologies over the linear scope of chromsomes (e.g. the chromoplot in fig2).</w:t>
      </w:r>
    </w:p>
  </w:comment>
  <w:comment w:id="2" w:author="Thomas, Gregg" w:date="2023-08-16T18:48:00Z" w:initials="TG">
    <w:p w14:paraId="51DD5B16" w14:textId="0FADB6F7" w:rsidR="00926971" w:rsidRDefault="00926971" w:rsidP="0009786C">
      <w:pPr>
        <w:pStyle w:val="CommentText"/>
      </w:pPr>
      <w:r>
        <w:rPr>
          <w:rStyle w:val="CommentReference"/>
        </w:rPr>
        <w:annotationRef/>
      </w:r>
      <w:r>
        <w:t>Mia: Ultimately, the causes are not revealed, right?</w:t>
      </w:r>
    </w:p>
  </w:comment>
  <w:comment w:id="3" w:author="Thomas, Gregg" w:date="2023-08-17T11:37:00Z" w:initials="TG">
    <w:p w14:paraId="5E2AAC42" w14:textId="77777777" w:rsidR="00926971" w:rsidRDefault="00926971" w:rsidP="0009786C">
      <w:pPr>
        <w:pStyle w:val="CommentText"/>
      </w:pPr>
      <w:r>
        <w:rPr>
          <w:rStyle w:val="CommentReference"/>
        </w:rPr>
        <w:annotationRef/>
      </w:r>
      <w:r>
        <w:t xml:space="preserve">Correct, we don't reveal all the causes, but based on the phylogenetic similarity around certain genomic features (UCEs), I think we show that purifying selection does play a role in shaping the landscape </w:t>
      </w:r>
    </w:p>
  </w:comment>
  <w:comment w:id="4" w:author="Jonathan Hughes" w:date="2023-08-26T11:38:00Z" w:initials="JH">
    <w:p w14:paraId="25081744" w14:textId="77777777" w:rsidR="00926971" w:rsidRDefault="00926971" w:rsidP="0009786C">
      <w:pPr>
        <w:pStyle w:val="CommentText"/>
      </w:pPr>
      <w:r>
        <w:rPr>
          <w:rStyle w:val="CommentReference"/>
        </w:rPr>
        <w:annotationRef/>
      </w:r>
      <w:r>
        <w:rPr>
          <w:lang w:val="en-GB"/>
        </w:rPr>
        <w:t xml:space="preserve">Should probably add my current affiliation: </w:t>
      </w:r>
      <w:r>
        <w:rPr>
          <w:color w:val="000000"/>
          <w:lang w:val="en-GB"/>
        </w:rPr>
        <w:t>Department of Evolution, Ecology, and Organismal Biology, University of California, Riverside, Riverside, CA 92521</w:t>
      </w:r>
    </w:p>
  </w:comment>
  <w:comment w:id="12" w:author="Jonathan Hughes" w:date="2023-08-26T12:59:00Z" w:initials="JH">
    <w:p w14:paraId="09B5914E" w14:textId="77777777" w:rsidR="007B46DD" w:rsidRDefault="00926971" w:rsidP="00426097">
      <w:pPr>
        <w:pStyle w:val="CommentText"/>
      </w:pPr>
      <w:r>
        <w:rPr>
          <w:rStyle w:val="CommentReference"/>
        </w:rPr>
        <w:annotationRef/>
      </w:r>
      <w:r w:rsidR="007B46DD">
        <w:rPr>
          <w:lang w:val="en-GB"/>
        </w:rPr>
        <w:t>Sentence repeats bit about ancestral polymorphisms. Had a go at tidying it up.</w:t>
      </w:r>
    </w:p>
  </w:comment>
  <w:comment w:id="13" w:author="Thomas, Gregg" w:date="2023-08-16T18:49:00Z" w:initials="TG">
    <w:p w14:paraId="2AC96F57" w14:textId="73BABEFC" w:rsidR="00926971" w:rsidRDefault="00926971" w:rsidP="0009786C">
      <w:pPr>
        <w:pStyle w:val="CommentText"/>
      </w:pPr>
      <w:r>
        <w:rPr>
          <w:rStyle w:val="CommentReference"/>
        </w:rPr>
        <w:annotationRef/>
      </w:r>
      <w:r>
        <w:t>Mia: But this question is ultimately answered…right?</w:t>
      </w:r>
    </w:p>
  </w:comment>
  <w:comment w:id="14" w:author="Thomas, Gregg" w:date="2023-08-17T11:39:00Z" w:initials="TG">
    <w:p w14:paraId="7FE2DFD5" w14:textId="77777777" w:rsidR="00926971" w:rsidRDefault="00926971" w:rsidP="0009786C">
      <w:pPr>
        <w:pStyle w:val="CommentText"/>
      </w:pPr>
      <w:r>
        <w:rPr>
          <w:rStyle w:val="CommentReference"/>
        </w:rPr>
        <w:annotationRef/>
      </w:r>
      <w:r>
        <w:t>I think this work hints at local conserved genomic features playing a role in phylogenetic similarity across the genome (fig 5), which is at least starting to understand it.</w:t>
      </w:r>
    </w:p>
  </w:comment>
  <w:comment w:id="15" w:author="Thomas, Gregg" w:date="2023-08-16T18:49:00Z" w:initials="TG">
    <w:p w14:paraId="6C2D9E1F" w14:textId="321274D7" w:rsidR="00926971" w:rsidRDefault="00926971" w:rsidP="0009786C">
      <w:pPr>
        <w:pStyle w:val="CommentText"/>
      </w:pPr>
      <w:r>
        <w:rPr>
          <w:rStyle w:val="CommentReference"/>
        </w:rPr>
        <w:annotationRef/>
      </w:r>
      <w:r>
        <w:t>Mia: Not sure that I understand this phrase</w:t>
      </w:r>
    </w:p>
  </w:comment>
  <w:comment w:id="16" w:author="Thomas, Gregg" w:date="2023-08-17T11:44:00Z" w:initials="TG">
    <w:p w14:paraId="140FBEB5" w14:textId="77777777" w:rsidR="00926971" w:rsidRDefault="00926971" w:rsidP="0009786C">
      <w:pPr>
        <w:pStyle w:val="CommentText"/>
      </w:pPr>
      <w:r>
        <w:rPr>
          <w:rStyle w:val="CommentReference"/>
        </w:rPr>
        <w:annotationRef/>
      </w:r>
      <w:r>
        <w:t>Tried to clarify</w:t>
      </w:r>
    </w:p>
  </w:comment>
  <w:comment w:id="32" w:author="Thomas, Gregg" w:date="2023-08-16T18:50:00Z" w:initials="TG">
    <w:p w14:paraId="40E5821F" w14:textId="73554AC0" w:rsidR="00926971" w:rsidRDefault="00926971" w:rsidP="0009786C">
      <w:pPr>
        <w:pStyle w:val="CommentText"/>
      </w:pPr>
      <w:r>
        <w:rPr>
          <w:rStyle w:val="CommentReference"/>
        </w:rPr>
        <w:annotationRef/>
      </w:r>
      <w:r>
        <w:t xml:space="preserve">Mia: I wonder if it would be compelling to include the idea that rodents have been largely left out of molecular evolution studies despite the power of evolution-guided functional analysis to reveal new biology of model organisms (flies, worms, etc). These new genomes offer powerful new resource but also pose distinct challenges to rigorous molecular evolution analysis given the precedent of discordance… etc etc </w:t>
      </w:r>
    </w:p>
  </w:comment>
  <w:comment w:id="33" w:author="Thomas, Gregg" w:date="2023-08-17T12:50:00Z" w:initials="TG">
    <w:p w14:paraId="5773B70A" w14:textId="77777777" w:rsidR="00926971" w:rsidRDefault="00926971" w:rsidP="0009786C">
      <w:pPr>
        <w:pStyle w:val="CommentText"/>
      </w:pPr>
      <w:r>
        <w:rPr>
          <w:rStyle w:val="CommentReference"/>
        </w:rPr>
        <w:annotationRef/>
      </w:r>
      <w:r>
        <w:t>Added some text that is hopefully along the lines of what you're thinking</w:t>
      </w:r>
    </w:p>
  </w:comment>
  <w:comment w:id="34" w:author="Thomas, Gregg [3]" w:date="2022-11-14T10:17:00Z" w:initials="TG">
    <w:p w14:paraId="56DB216C" w14:textId="2D6CA512" w:rsidR="00926971" w:rsidRDefault="00926971" w:rsidP="0009786C">
      <w:pPr>
        <w:pStyle w:val="CommentText"/>
      </w:pPr>
      <w:r>
        <w:rPr>
          <w:rStyle w:val="CommentReference"/>
        </w:rPr>
        <w:annotationRef/>
      </w:r>
      <w:r>
        <w:t>What is whitelist?</w:t>
      </w:r>
    </w:p>
  </w:comment>
  <w:comment w:id="35" w:author="Thomas, Gregg" w:date="2023-08-24T14:21:00Z" w:initials="TG">
    <w:p w14:paraId="2EB3C4FA" w14:textId="77777777" w:rsidR="00926971" w:rsidRDefault="00926971" w:rsidP="0009786C">
      <w:pPr>
        <w:pStyle w:val="CommentText"/>
      </w:pPr>
      <w:r>
        <w:rPr>
          <w:rStyle w:val="CommentReference"/>
        </w:rPr>
        <w:annotationRef/>
      </w:r>
      <w:hyperlink r:id="rId1" w:history="1">
        <w:r w:rsidRPr="0045612B">
          <w:rPr>
            <w:rStyle w:val="Hyperlink"/>
          </w:rPr>
          <w:t>https://kb.10xgenomics.com/hc/en-us/articles/115004506263-What-is-a-barcode-whitelist</w:t>
        </w:r>
      </w:hyperlink>
      <w:r>
        <w:t xml:space="preserve">- </w:t>
      </w:r>
      <w:r>
        <w:br/>
        <w:t>but I still don't get what this is trying to say. It is an acceptable % based on what's in the whitelist?</w:t>
      </w:r>
    </w:p>
  </w:comment>
  <w:comment w:id="36" w:author="Thomas, Gregg" w:date="2023-08-04T11:21:00Z" w:initials="TG">
    <w:p w14:paraId="17BD3BDE" w14:textId="093ED7BE" w:rsidR="00926971" w:rsidRDefault="00926971" w:rsidP="0009786C">
      <w:pPr>
        <w:pStyle w:val="CommentText"/>
      </w:pPr>
      <w:r>
        <w:rPr>
          <w:rStyle w:val="CommentReference"/>
        </w:rPr>
        <w:annotationRef/>
      </w:r>
      <w:r>
        <w:t>We aren't using the LongRanger assemblies now for anything as far as I know</w:t>
      </w:r>
    </w:p>
  </w:comment>
  <w:comment w:id="37" w:author="Thomas, Gregg W.C." w:date="2022-04-05T11:48:00Z" w:initials="TGW">
    <w:p w14:paraId="293461A2" w14:textId="5D11E552" w:rsidR="00926971" w:rsidRDefault="00926971">
      <w:pPr>
        <w:pStyle w:val="CommentText"/>
      </w:pPr>
      <w:r>
        <w:rPr>
          <w:rStyle w:val="CommentReference"/>
        </w:rPr>
        <w:annotationRef/>
      </w:r>
      <w:r>
        <w:t>We just need to make it very clear that the tree in Fig. S1 is NOT our result</w:t>
      </w:r>
    </w:p>
    <w:p w14:paraId="5CD0FB9D" w14:textId="77777777" w:rsidR="00926971" w:rsidRDefault="00926971">
      <w:pPr>
        <w:pStyle w:val="CommentText"/>
      </w:pPr>
    </w:p>
    <w:p w14:paraId="5F1F628F" w14:textId="5EEFBA31" w:rsidR="00926971" w:rsidRDefault="00926971">
      <w:pPr>
        <w:pStyle w:val="CommentText"/>
      </w:pPr>
      <w:r>
        <w:t>It actually may be better to have the two trees side-by-side, with the differences highlighted. I think Jon had something like this in some of his slides?</w:t>
      </w:r>
    </w:p>
  </w:comment>
  <w:comment w:id="38" w:author="Jonathan Hughes" w:date="2022-08-07T18:09:00Z" w:initials="JH">
    <w:p w14:paraId="50F00AF0" w14:textId="77777777" w:rsidR="00926971" w:rsidRDefault="00926971" w:rsidP="00455506">
      <w:pPr>
        <w:pStyle w:val="CommentText"/>
      </w:pPr>
      <w:r>
        <w:rPr>
          <w:rStyle w:val="CommentReference"/>
        </w:rPr>
        <w:annotationRef/>
      </w:r>
      <w:r>
        <w:rPr>
          <w:lang w:val="en-GB"/>
        </w:rPr>
        <w:t>I'll create a figure incorporating your suggestions (here and throughout) asap</w:t>
      </w:r>
    </w:p>
  </w:comment>
  <w:comment w:id="39" w:author="Jonathan Hughes" w:date="2022-09-22T19:09:00Z" w:initials="JH">
    <w:p w14:paraId="6FE34CE8" w14:textId="77777777" w:rsidR="00926971" w:rsidRDefault="00926971" w:rsidP="0009786C">
      <w:pPr>
        <w:pStyle w:val="CommentText"/>
      </w:pPr>
      <w:r>
        <w:rPr>
          <w:rStyle w:val="CommentReference"/>
        </w:rPr>
        <w:annotationRef/>
      </w:r>
      <w:r>
        <w:rPr>
          <w:lang w:val="en-GB"/>
        </w:rPr>
        <w:t>Cophyloplot attached to email. Draft caption: Reference topology of expected relationships based on Steppan and Schenk, 2017 (left), compared to our topology inferred from concatenated UCE loci (Right; Fig. 1). Lines between the two phylogenies indicate conflicting relationships among the Apodemini, Otomyini, and Hydromyini. Figure generated with the cophyloplot() function in the R package ape (Paradis and Schliep, 2019).</w:t>
      </w:r>
    </w:p>
  </w:comment>
  <w:comment w:id="40" w:author="Thomas, Gregg W.C." w:date="2022-10-06T10:54:00Z" w:initials="TGW">
    <w:p w14:paraId="395FD584" w14:textId="77777777" w:rsidR="00926971" w:rsidRDefault="00926971" w:rsidP="0009786C">
      <w:pPr>
        <w:pStyle w:val="CommentText"/>
      </w:pPr>
      <w:r>
        <w:rPr>
          <w:rStyle w:val="CommentReference"/>
        </w:rPr>
        <w:annotationRef/>
      </w:r>
      <w:r>
        <w:t>Great! Some minor suggestions:</w:t>
      </w:r>
      <w:r>
        <w:br/>
        <w:t>1. I would just say "Topology from" instead of "Reference topology adapted from"</w:t>
      </w:r>
      <w:r>
        <w:br/>
        <w:t>2. If possible, just make these cladograms since we only care about the topology here</w:t>
      </w:r>
    </w:p>
  </w:comment>
  <w:comment w:id="47" w:author="Jonathan Hughes" w:date="2023-08-26T13:19:00Z" w:initials="JH">
    <w:p w14:paraId="5FD0CEB2" w14:textId="77777777" w:rsidR="00926971" w:rsidRDefault="00926971" w:rsidP="0009786C">
      <w:pPr>
        <w:pStyle w:val="CommentText"/>
      </w:pPr>
      <w:r>
        <w:rPr>
          <w:rStyle w:val="CommentReference"/>
        </w:rPr>
        <w:annotationRef/>
      </w:r>
      <w:r>
        <w:rPr>
          <w:lang w:val="en-GB"/>
        </w:rPr>
        <w:t>Node E is less concordant</w:t>
      </w:r>
    </w:p>
  </w:comment>
  <w:comment w:id="53" w:author="Jonathan Hughes" w:date="2023-08-26T13:18:00Z" w:initials="JH">
    <w:p w14:paraId="4D10A006" w14:textId="24D68F8A" w:rsidR="00926971" w:rsidRDefault="00926971" w:rsidP="0009786C">
      <w:pPr>
        <w:pStyle w:val="CommentText"/>
      </w:pPr>
      <w:r>
        <w:rPr>
          <w:rStyle w:val="CommentReference"/>
        </w:rPr>
        <w:annotationRef/>
      </w:r>
      <w:r>
        <w:rPr>
          <w:lang w:val="en-GB"/>
        </w:rPr>
        <w:t>This continues to be such a cool result</w:t>
      </w:r>
    </w:p>
  </w:comment>
  <w:comment w:id="54" w:author="Thomas, Gregg" w:date="2023-08-16T18:52:00Z" w:initials="TG">
    <w:p w14:paraId="3CED3E13" w14:textId="0FF4050B" w:rsidR="00926971" w:rsidRDefault="00926971" w:rsidP="0009786C">
      <w:pPr>
        <w:pStyle w:val="CommentText"/>
      </w:pPr>
      <w:r>
        <w:rPr>
          <w:rStyle w:val="CommentReference"/>
        </w:rPr>
        <w:annotationRef/>
      </w:r>
      <w:r>
        <w:t>Mia: Has this ever been done before? Reads like this is the first time and if so, isn’t it be a big deal to report on these structural differences?</w:t>
      </w:r>
    </w:p>
  </w:comment>
  <w:comment w:id="55" w:author="Thomas, Gregg" w:date="2023-08-17T11:47:00Z" w:initials="TG">
    <w:p w14:paraId="7F2D16C0" w14:textId="77777777" w:rsidR="00926971" w:rsidRDefault="00926971" w:rsidP="0009786C">
      <w:pPr>
        <w:pStyle w:val="CommentText"/>
      </w:pPr>
      <w:r>
        <w:rPr>
          <w:rStyle w:val="CommentReference"/>
        </w:rPr>
        <w:annotationRef/>
      </w:r>
      <w:r>
        <w:t>I'm not sure, however this isn't really the focus of this paper and I would want to do something more comprehensive to actually study the SVs. Maybe a future project?</w:t>
      </w:r>
    </w:p>
  </w:comment>
  <w:comment w:id="57" w:author="Thomas, Gregg" w:date="2023-08-16T18:53:00Z" w:initials="TG">
    <w:p w14:paraId="527A49E5" w14:textId="77777777" w:rsidR="00926971" w:rsidRDefault="00926971" w:rsidP="0009786C">
      <w:pPr>
        <w:pStyle w:val="CommentText"/>
      </w:pPr>
      <w:r>
        <w:rPr>
          <w:rStyle w:val="CommentReference"/>
        </w:rPr>
        <w:annotationRef/>
      </w:r>
      <w:r>
        <w:t>Mia: Can this not be tested?</w:t>
      </w:r>
    </w:p>
  </w:comment>
  <w:comment w:id="58" w:author="Thomas, Gregg" w:date="2023-08-17T11:47:00Z" w:initials="TG">
    <w:p w14:paraId="281B104E" w14:textId="77777777" w:rsidR="00926971" w:rsidRDefault="00926971" w:rsidP="0009786C">
      <w:pPr>
        <w:pStyle w:val="CommentText"/>
      </w:pPr>
      <w:r>
        <w:rPr>
          <w:rStyle w:val="CommentReference"/>
        </w:rPr>
        <w:annotationRef/>
      </w:r>
      <w:r>
        <w:t>Edited out with the new results.</w:t>
      </w:r>
    </w:p>
  </w:comment>
  <w:comment w:id="59" w:author="Thomas, Gregg [3]" w:date="2022-11-09T17:04:00Z" w:initials="TG">
    <w:p w14:paraId="13A2748D" w14:textId="0FDBB6BF" w:rsidR="00926971" w:rsidRDefault="00926971" w:rsidP="0009786C">
      <w:pPr>
        <w:pStyle w:val="CommentText"/>
      </w:pPr>
      <w:r>
        <w:rPr>
          <w:rStyle w:val="CommentReference"/>
        </w:rPr>
        <w:annotationRef/>
      </w:r>
      <w:r>
        <w:t>Jeff: do you know a citation for this?</w:t>
      </w:r>
    </w:p>
  </w:comment>
  <w:comment w:id="60" w:author="Thomas, Gregg" w:date="2023-08-16T18:53:00Z" w:initials="TG">
    <w:p w14:paraId="76A38F30" w14:textId="77777777" w:rsidR="00926971" w:rsidRDefault="00926971" w:rsidP="0009786C">
      <w:pPr>
        <w:pStyle w:val="CommentText"/>
      </w:pPr>
      <w:r>
        <w:rPr>
          <w:rStyle w:val="CommentReference"/>
        </w:rPr>
        <w:annotationRef/>
      </w:r>
      <w:r>
        <w:t>Mia: Sorry- I don’t understand why….</w:t>
      </w:r>
    </w:p>
  </w:comment>
  <w:comment w:id="61" w:author="Thomas, Gregg" w:date="2023-08-17T11:47:00Z" w:initials="TG">
    <w:p w14:paraId="1C999842" w14:textId="77777777" w:rsidR="00926971" w:rsidRDefault="00926971" w:rsidP="0009786C">
      <w:pPr>
        <w:pStyle w:val="CommentText"/>
      </w:pPr>
      <w:r>
        <w:rPr>
          <w:rStyle w:val="CommentReference"/>
        </w:rPr>
        <w:annotationRef/>
      </w:r>
      <w:r>
        <w:t>Elaborated in the text</w:t>
      </w:r>
    </w:p>
  </w:comment>
  <w:comment w:id="66" w:author="Thomas, Gregg" w:date="2023-08-16T18:53:00Z" w:initials="TG">
    <w:p w14:paraId="7C7F3C72" w14:textId="7B9C284E" w:rsidR="00926971" w:rsidRDefault="00926971" w:rsidP="0009786C">
      <w:pPr>
        <w:pStyle w:val="CommentText"/>
      </w:pPr>
      <w:r>
        <w:rPr>
          <w:rStyle w:val="CommentReference"/>
        </w:rPr>
        <w:annotationRef/>
      </w:r>
      <w:r>
        <w:t>Mia: This suggests that there is precedent for finding a relationship — has this been done before at the scale of this analysis? Or is it just surprising because it’s intuitive that there would be a relationship?</w:t>
      </w:r>
    </w:p>
  </w:comment>
  <w:comment w:id="67" w:author="Thomas, Gregg" w:date="2023-08-17T11:50:00Z" w:initials="TG">
    <w:p w14:paraId="4472AFB7" w14:textId="77777777" w:rsidR="00926971" w:rsidRDefault="00926971" w:rsidP="0009786C">
      <w:pPr>
        <w:pStyle w:val="CommentText"/>
      </w:pPr>
      <w:r>
        <w:rPr>
          <w:rStyle w:val="CommentReference"/>
        </w:rPr>
        <w:annotationRef/>
      </w:r>
      <w:r>
        <w:t>I think the latter is closer to what we were going for here: we know that recombination drives discordance across the genome, but it looks like this signal is hard to see across millions of years of evolution and speciation.</w:t>
      </w:r>
    </w:p>
  </w:comment>
  <w:comment w:id="83" w:author="Thomas, Gregg" w:date="2023-08-16T18:54:00Z" w:initials="TG">
    <w:p w14:paraId="48506059" w14:textId="0170F0E0" w:rsidR="00926971" w:rsidRDefault="00926971" w:rsidP="0009786C">
      <w:pPr>
        <w:pStyle w:val="CommentText"/>
      </w:pPr>
      <w:r>
        <w:rPr>
          <w:rStyle w:val="CommentReference"/>
        </w:rPr>
        <w:annotationRef/>
      </w:r>
      <w:r>
        <w:t>Mia: Is this surprising? I’m having trouble determining the a priori expectation.</w:t>
      </w:r>
    </w:p>
  </w:comment>
  <w:comment w:id="84" w:author="Thomas, Gregg" w:date="2023-08-17T11:50:00Z" w:initials="TG">
    <w:p w14:paraId="33DA220C" w14:textId="77777777" w:rsidR="00926971" w:rsidRDefault="00926971" w:rsidP="0009786C">
      <w:pPr>
        <w:pStyle w:val="CommentText"/>
      </w:pPr>
      <w:r>
        <w:rPr>
          <w:rStyle w:val="CommentReference"/>
        </w:rPr>
        <w:annotationRef/>
      </w:r>
      <w:r>
        <w:t>Edited out with new results.</w:t>
      </w:r>
    </w:p>
  </w:comment>
  <w:comment w:id="86" w:author="Thomas, Gregg" w:date="2023-08-16T18:54:00Z" w:initials="TG">
    <w:p w14:paraId="7C13EEE3" w14:textId="54997DBD" w:rsidR="00926971" w:rsidRDefault="00926971" w:rsidP="0009786C">
      <w:pPr>
        <w:pStyle w:val="CommentText"/>
      </w:pPr>
      <w:r>
        <w:rPr>
          <w:rStyle w:val="CommentReference"/>
        </w:rPr>
        <w:annotationRef/>
      </w:r>
      <w:r>
        <w:t>Mia: I’m having trouble understanding how mispsecification could lead to false negatives..</w:t>
      </w:r>
    </w:p>
  </w:comment>
  <w:comment w:id="87" w:author="Thomas, Gregg" w:date="2023-08-17T11:52:00Z" w:initials="TG">
    <w:p w14:paraId="2E27521F" w14:textId="77777777" w:rsidR="00926971" w:rsidRDefault="00926971" w:rsidP="0009786C">
      <w:pPr>
        <w:pStyle w:val="CommentText"/>
      </w:pPr>
      <w:r>
        <w:rPr>
          <w:rStyle w:val="CommentReference"/>
        </w:rPr>
        <w:annotationRef/>
      </w:r>
      <w:r>
        <w:t>I think we emailed about this, but basically if a the wrong tree moves a substitution off of a branch where it should be inferred, I think then we can get these false negatives</w:t>
      </w:r>
    </w:p>
  </w:comment>
  <w:comment w:id="88" w:author="Thomas, Gregg" w:date="2023-08-16T18:54:00Z" w:initials="TG">
    <w:p w14:paraId="76C99D6F" w14:textId="14F86754" w:rsidR="00926971" w:rsidRDefault="00926971" w:rsidP="0009786C">
      <w:pPr>
        <w:pStyle w:val="CommentText"/>
      </w:pPr>
      <w:r>
        <w:rPr>
          <w:rStyle w:val="CommentReference"/>
        </w:rPr>
        <w:annotationRef/>
      </w:r>
      <w:r>
        <w:t>Mia: Like here — not obvious to me why you’d call this a “false negative” — isn’t the gene tree more appropriate? And shouldn’t the comparison be potentially multiple trees for different parts of the gene?</w:t>
      </w:r>
    </w:p>
  </w:comment>
  <w:comment w:id="89" w:author="Thomas, Gregg" w:date="2023-08-17T11:56:00Z" w:initials="TG">
    <w:p w14:paraId="49210A78" w14:textId="77777777" w:rsidR="00926971" w:rsidRDefault="00926971">
      <w:pPr>
        <w:pStyle w:val="CommentText"/>
      </w:pPr>
      <w:r>
        <w:rPr>
          <w:rStyle w:val="CommentReference"/>
        </w:rPr>
        <w:annotationRef/>
      </w:r>
      <w:r>
        <w:t>I think you're right and it agrees with what we're saying. We're assuming the gene tree is the "correct" tree, so anything that is said to have positive selection with the gene tree but NOT the concatenated tree is a false negative. Maybe the wording needs to be clearer?</w:t>
      </w:r>
    </w:p>
    <w:p w14:paraId="2FDDF8A9" w14:textId="77777777" w:rsidR="00926971" w:rsidRDefault="00926971" w:rsidP="0009786C">
      <w:pPr>
        <w:pStyle w:val="CommentText"/>
      </w:pPr>
      <w:r>
        <w:t xml:space="preserve">I also think testing multiple trees for different parts of the gene could be interesting (like exon trees), but then we have to worry about there being enough phylogenetic signal in each exon. An interesting idea to test! </w:t>
      </w:r>
    </w:p>
  </w:comment>
  <w:comment w:id="90" w:author="Thomas, Gregg" w:date="2023-08-16T18:55:00Z" w:initials="TG">
    <w:p w14:paraId="2086431D" w14:textId="4F6CA18C" w:rsidR="00926971" w:rsidRDefault="00926971" w:rsidP="0009786C">
      <w:pPr>
        <w:pStyle w:val="CommentText"/>
      </w:pPr>
      <w:r>
        <w:rPr>
          <w:rStyle w:val="CommentReference"/>
        </w:rPr>
        <w:annotationRef/>
      </w:r>
      <w:r>
        <w:t>Mia: Can I have a reminder here how the concatenated UCE tree differs from the from the species tree?</w:t>
      </w:r>
    </w:p>
  </w:comment>
  <w:comment w:id="91" w:author="Thomas, Gregg" w:date="2023-08-17T11:53:00Z" w:initials="TG">
    <w:p w14:paraId="683AF2D4" w14:textId="77777777" w:rsidR="00926971" w:rsidRDefault="00926971" w:rsidP="0009786C">
      <w:pPr>
        <w:pStyle w:val="CommentText"/>
      </w:pPr>
      <w:r>
        <w:rPr>
          <w:rStyle w:val="CommentReference"/>
        </w:rPr>
        <w:annotationRef/>
      </w:r>
      <w:r>
        <w:t>I don't recall with the old results, but now we get the same, at least for these 6 species, when using either genes or UCEs</w:t>
      </w:r>
    </w:p>
  </w:comment>
  <w:comment w:id="92" w:author="Thomas, Gregg" w:date="2023-08-16T18:55:00Z" w:initials="TG">
    <w:p w14:paraId="7038E9AC" w14:textId="101FD16B" w:rsidR="00926971" w:rsidRDefault="00926971" w:rsidP="0009786C">
      <w:pPr>
        <w:pStyle w:val="CommentText"/>
      </w:pPr>
      <w:r>
        <w:rPr>
          <w:rStyle w:val="CommentReference"/>
        </w:rPr>
        <w:annotationRef/>
      </w:r>
      <w:r>
        <w:t>Mia: Again, missed opportunity here to highlight the power of even just conducting molecular evolution analysis to help us understand more about a biomedical model system…</w:t>
      </w:r>
    </w:p>
  </w:comment>
  <w:comment w:id="93" w:author="Thomas, Gregg" w:date="2023-08-17T12:52:00Z" w:initials="TG">
    <w:p w14:paraId="75EFE894" w14:textId="77777777" w:rsidR="00926971" w:rsidRDefault="00926971" w:rsidP="0009786C">
      <w:pPr>
        <w:pStyle w:val="CommentText"/>
      </w:pPr>
      <w:r>
        <w:rPr>
          <w:rStyle w:val="CommentReference"/>
        </w:rPr>
        <w:annotationRef/>
      </w:r>
      <w:r>
        <w:t>Added a sentence, but happy to have more input!</w:t>
      </w:r>
    </w:p>
  </w:comment>
  <w:comment w:id="94" w:author="Good, Jeffrey" w:date="2022-09-27T10:33:00Z" w:initials="GJ">
    <w:p w14:paraId="2D6EB10F" w14:textId="0A80BC92" w:rsidR="00926971" w:rsidRDefault="00926971" w:rsidP="0009786C">
      <w:r>
        <w:rPr>
          <w:rStyle w:val="CommentReference"/>
        </w:rPr>
        <w:annotationRef/>
      </w:r>
      <w:r>
        <w:rPr>
          <w:sz w:val="20"/>
          <w:szCs w:val="20"/>
        </w:rPr>
        <w:t>check wording here. Are you implying actual evolutionary conflict, or do mean milo-nuclear discordance as a special class of phylogenetic discordance. I do not know of the former playing a role here? Please clarify?</w:t>
      </w:r>
    </w:p>
  </w:comment>
  <w:comment w:id="95" w:author="Thomas, Gregg W.C." w:date="2022-10-12T15:06:00Z" w:initials="TGW">
    <w:p w14:paraId="55A2B025" w14:textId="77777777" w:rsidR="00926971" w:rsidRDefault="00926971" w:rsidP="0009786C">
      <w:pPr>
        <w:pStyle w:val="CommentText"/>
      </w:pPr>
      <w:r>
        <w:rPr>
          <w:rStyle w:val="CommentReference"/>
        </w:rPr>
        <w:annotationRef/>
      </w:r>
      <w:r>
        <w:t>Jon may have a comment on this, but I tried to make it clear that we just mean discordance between mitochondrial and nuclear genes.</w:t>
      </w:r>
    </w:p>
  </w:comment>
  <w:comment w:id="96" w:author="Thomas, Gregg" w:date="2023-08-16T18:55:00Z" w:initials="TG">
    <w:p w14:paraId="0526FE5C" w14:textId="77777777" w:rsidR="00926971" w:rsidRDefault="00926971" w:rsidP="0009786C">
      <w:pPr>
        <w:pStyle w:val="CommentText"/>
      </w:pPr>
      <w:r>
        <w:rPr>
          <w:rStyle w:val="CommentReference"/>
        </w:rPr>
        <w:annotationRef/>
      </w:r>
      <w:r>
        <w:t>Mia: I like this change but now the sentence is a bit awkward. Consider rewording. I think that the word “both” shouldn’t be there…</w:t>
      </w:r>
    </w:p>
  </w:comment>
  <w:comment w:id="97" w:author="Thomas, Gregg" w:date="2023-08-17T11:58:00Z" w:initials="TG">
    <w:p w14:paraId="334F81CD" w14:textId="77777777" w:rsidR="00926971" w:rsidRDefault="00926971" w:rsidP="0009786C">
      <w:pPr>
        <w:pStyle w:val="CommentText"/>
      </w:pPr>
      <w:r>
        <w:rPr>
          <w:rStyle w:val="CommentReference"/>
        </w:rPr>
        <w:annotationRef/>
      </w:r>
      <w:r>
        <w:t>This section will be changed with the new species tree results</w:t>
      </w:r>
    </w:p>
  </w:comment>
  <w:comment w:id="98" w:author="Thomas, Gregg" w:date="2023-08-16T18:56:00Z" w:initials="TG">
    <w:p w14:paraId="67083458" w14:textId="31524C99" w:rsidR="00926971" w:rsidRDefault="00926971" w:rsidP="0009786C">
      <w:pPr>
        <w:pStyle w:val="CommentText"/>
      </w:pPr>
      <w:r>
        <w:rPr>
          <w:rStyle w:val="CommentReference"/>
        </w:rPr>
        <w:annotationRef/>
      </w:r>
      <w:r>
        <w:t xml:space="preserve">Mia: With the goal of selling this work even more - consider reporting the # of loci in previous studies and this one? </w:t>
      </w:r>
    </w:p>
  </w:comment>
  <w:comment w:id="99" w:author="Thomas, Gregg" w:date="2023-08-17T11:58:00Z" w:initials="TG">
    <w:p w14:paraId="043FB5A5" w14:textId="77777777" w:rsidR="00926971" w:rsidRDefault="00926971" w:rsidP="0009786C">
      <w:pPr>
        <w:pStyle w:val="CommentText"/>
      </w:pPr>
      <w:r>
        <w:rPr>
          <w:rStyle w:val="CommentReference"/>
        </w:rPr>
        <w:annotationRef/>
      </w:r>
      <w:r>
        <w:t>This section will be changed with the new species tree results, but I agree we could say the number of loci (~3000) here.</w:t>
      </w:r>
    </w:p>
  </w:comment>
  <w:comment w:id="104" w:author="Jeremy B. Searle" w:date="2023-08-27T21:32:00Z" w:initials="JBS">
    <w:p w14:paraId="15837FCE" w14:textId="4ABE781E" w:rsidR="001F1F16" w:rsidRDefault="001F1F16">
      <w:pPr>
        <w:pStyle w:val="CommentText"/>
      </w:pPr>
      <w:r>
        <w:rPr>
          <w:rStyle w:val="CommentReference"/>
        </w:rPr>
        <w:annotationRef/>
      </w:r>
      <w:r>
        <w:t>Given that the analysis of discordance is so much more detailed in later sections of the discussion – is it better to bring in consideration of the UCE discordance there. This sentence feels a little unsatisfactory and unresolved.</w:t>
      </w:r>
    </w:p>
  </w:comment>
  <w:comment w:id="105" w:author="Thomas, Gregg" w:date="2023-08-16T18:56:00Z" w:initials="TG">
    <w:p w14:paraId="2E039860" w14:textId="18653FBF" w:rsidR="00926971" w:rsidRDefault="00926971" w:rsidP="0009786C">
      <w:pPr>
        <w:pStyle w:val="CommentText"/>
      </w:pPr>
      <w:r>
        <w:rPr>
          <w:rStyle w:val="CommentReference"/>
        </w:rPr>
        <w:annotationRef/>
      </w:r>
      <w:r>
        <w:t>Mia: I also think that this observation deserves an explanation. Is it simply that you have way more loci/bp than previous studies and this analysis is unequivocally superior? If so, say it. :)</w:t>
      </w:r>
    </w:p>
  </w:comment>
  <w:comment w:id="106" w:author="Thomas, Gregg" w:date="2023-08-17T11:58:00Z" w:initials="TG">
    <w:p w14:paraId="1966714E" w14:textId="77777777" w:rsidR="00926971" w:rsidRDefault="00926971" w:rsidP="0009786C">
      <w:pPr>
        <w:pStyle w:val="CommentText"/>
      </w:pPr>
      <w:r>
        <w:rPr>
          <w:rStyle w:val="CommentReference"/>
        </w:rPr>
        <w:annotationRef/>
      </w:r>
      <w:r>
        <w:t>This section will be changed with the new species tree results</w:t>
      </w:r>
    </w:p>
  </w:comment>
  <w:comment w:id="117" w:author="Thomas, Gregg" w:date="2023-08-16T18:56:00Z" w:initials="TG">
    <w:p w14:paraId="5B095573" w14:textId="310CBCE7" w:rsidR="00926971" w:rsidRDefault="00926971" w:rsidP="0009786C">
      <w:pPr>
        <w:pStyle w:val="CommentText"/>
      </w:pPr>
      <w:r>
        <w:rPr>
          <w:rStyle w:val="CommentReference"/>
        </w:rPr>
        <w:annotationRef/>
      </w:r>
      <w:r>
        <w:t>Mia: Explanations? Are you just referring to the hotspots here? Or broader patterns of heterogeneity?</w:t>
      </w:r>
    </w:p>
  </w:comment>
  <w:comment w:id="118" w:author="Thomas, Gregg" w:date="2023-08-17T11:59:00Z" w:initials="TG">
    <w:p w14:paraId="7EB2D744" w14:textId="77777777" w:rsidR="00926971" w:rsidRDefault="00926971" w:rsidP="0009786C">
      <w:pPr>
        <w:pStyle w:val="CommentText"/>
      </w:pPr>
      <w:r>
        <w:rPr>
          <w:rStyle w:val="CommentReference"/>
        </w:rPr>
        <w:annotationRef/>
      </w:r>
      <w:r>
        <w:t>This is mostly just a lead in to the next paragraphs, so we're referring to recombination and all the genomic features we tested (including hotspots).</w:t>
      </w:r>
    </w:p>
  </w:comment>
  <w:comment w:id="119" w:author="Thomas, Gregg" w:date="2023-08-24T14:24:00Z" w:initials="TG">
    <w:p w14:paraId="58D0A8B1" w14:textId="77777777" w:rsidR="00926971" w:rsidRDefault="00926971" w:rsidP="0009786C">
      <w:pPr>
        <w:pStyle w:val="CommentText"/>
      </w:pPr>
      <w:r>
        <w:rPr>
          <w:rStyle w:val="CommentReference"/>
        </w:rPr>
        <w:annotationRef/>
      </w:r>
      <w:r>
        <w:t>Moved to the beginning of the next paragraph</w:t>
      </w:r>
    </w:p>
  </w:comment>
  <w:comment w:id="126" w:author="Good, Jeffrey" w:date="2022-10-28T16:04:00Z" w:initials="GJ">
    <w:p w14:paraId="636BE40C" w14:textId="5EC7156B" w:rsidR="00926971" w:rsidRDefault="00926971" w:rsidP="0009786C">
      <w:r>
        <w:rPr>
          <w:rStyle w:val="CommentReference"/>
        </w:rPr>
        <w:annotationRef/>
      </w:r>
      <w:r>
        <w:rPr>
          <w:sz w:val="20"/>
          <w:szCs w:val="20"/>
        </w:rPr>
        <w:t>I don’t follow this. This implies that you did not include rat because they were not co-linear? But that was not it right? There was some sort of bias if I remember right. Regardless, this is not logical. Likely this also happens in the other species, you just can’t tell. Right?</w:t>
      </w:r>
    </w:p>
  </w:comment>
  <w:comment w:id="127" w:author="Good, Jeffrey" w:date="2022-10-28T16:06:00Z" w:initials="GJ">
    <w:p w14:paraId="7DABA955" w14:textId="77777777" w:rsidR="00926971" w:rsidRDefault="00926971" w:rsidP="0009786C">
      <w:r>
        <w:rPr>
          <w:rStyle w:val="CommentReference"/>
        </w:rPr>
        <w:annotationRef/>
      </w:r>
      <w:r>
        <w:rPr>
          <w:sz w:val="20"/>
          <w:szCs w:val="20"/>
        </w:rPr>
        <w:t>Or is it a matter of the data treatment I suppose, placing the rat genome in a  way akin to mapping short reads?</w:t>
      </w:r>
    </w:p>
  </w:comment>
  <w:comment w:id="128" w:author="Thomas, Gregg [3]" w:date="2022-11-09T17:12:00Z" w:initials="TG">
    <w:p w14:paraId="40DA9381" w14:textId="77777777" w:rsidR="00926971" w:rsidRDefault="00926971">
      <w:pPr>
        <w:pStyle w:val="CommentText"/>
      </w:pPr>
      <w:r>
        <w:rPr>
          <w:rStyle w:val="CommentReference"/>
        </w:rPr>
        <w:annotationRef/>
      </w:r>
      <w:r>
        <w:t>I think short read mapping would actually get us more power to transpose coordinates from mouse to rat since we'd have the redundancy in the reads to help get us past some of the short indels which seem to be causing problems in the whole genome alignment.</w:t>
      </w:r>
    </w:p>
    <w:p w14:paraId="1C59A48A" w14:textId="77777777" w:rsidR="00926971" w:rsidRDefault="00926971">
      <w:pPr>
        <w:pStyle w:val="CommentText"/>
      </w:pPr>
    </w:p>
    <w:p w14:paraId="61C963F2" w14:textId="77777777" w:rsidR="00926971" w:rsidRDefault="00926971" w:rsidP="0009786C">
      <w:pPr>
        <w:pStyle w:val="CommentText"/>
      </w:pPr>
      <w:r>
        <w:t>Does this make more sense now with the added bit about short distances between aligned chunks?</w:t>
      </w:r>
    </w:p>
  </w:comment>
  <w:comment w:id="156" w:author="Thomas, Gregg [3]" w:date="2022-11-09T12:44:00Z" w:initials="TG">
    <w:p w14:paraId="5A1FF653" w14:textId="77777777" w:rsidR="00926971" w:rsidRDefault="00926971" w:rsidP="0009786C">
      <w:pPr>
        <w:pStyle w:val="CommentText"/>
      </w:pPr>
      <w:r>
        <w:rPr>
          <w:rStyle w:val="CommentReference"/>
        </w:rPr>
        <w:annotationRef/>
      </w:r>
      <w:r>
        <w:t>Why??</w:t>
      </w:r>
    </w:p>
  </w:comment>
  <w:comment w:id="159" w:author="Thomas, Gregg" w:date="2023-08-16T18:57:00Z" w:initials="TG">
    <w:p w14:paraId="21E3E0F0" w14:textId="77777777" w:rsidR="00926971" w:rsidRDefault="00926971" w:rsidP="0009786C">
      <w:pPr>
        <w:pStyle w:val="CommentText"/>
      </w:pPr>
      <w:r>
        <w:rPr>
          <w:rStyle w:val="CommentReference"/>
        </w:rPr>
        <w:annotationRef/>
      </w:r>
      <w:r>
        <w:t>Mia: Can you be more specific about the timescale here?</w:t>
      </w:r>
    </w:p>
  </w:comment>
  <w:comment w:id="160" w:author="Thomas, Gregg" w:date="2023-08-17T12:01:00Z" w:initials="TG">
    <w:p w14:paraId="22D02048" w14:textId="77777777" w:rsidR="00926971" w:rsidRDefault="00926971" w:rsidP="0009786C">
      <w:pPr>
        <w:pStyle w:val="CommentText"/>
      </w:pPr>
      <w:r>
        <w:rPr>
          <w:rStyle w:val="CommentReference"/>
        </w:rPr>
        <w:annotationRef/>
      </w:r>
      <w:r>
        <w:t>Unfortunately not! All we are doing is comparing the phylogenetic similarity around these various features and find that some is retained stronger in our sample vs. others. We'd have to do this same experiment with samples at varying divergence times to know for sure. Does that make sense?</w:t>
      </w:r>
    </w:p>
  </w:comment>
  <w:comment w:id="165" w:author="Thomas, Gregg W.C." w:date="2022-10-13T15:10:00Z" w:initials="TGW">
    <w:p w14:paraId="32390A96" w14:textId="381BBCA8" w:rsidR="00926971" w:rsidRDefault="00926971" w:rsidP="0009786C">
      <w:pPr>
        <w:pStyle w:val="CommentText"/>
      </w:pPr>
      <w:r>
        <w:rPr>
          <w:rStyle w:val="CommentReference"/>
        </w:rPr>
        <w:annotationRef/>
      </w:r>
      <w:r>
        <w:t>Anyone else have suggestions for broad phylogenetic projects or early consortia I should check for this?</w:t>
      </w:r>
    </w:p>
  </w:comment>
  <w:comment w:id="166" w:author="Thomas, Gregg W.C." w:date="2022-11-02T17:10:00Z" w:initials="TGW">
    <w:p w14:paraId="2CD02D7E" w14:textId="77777777" w:rsidR="00926971" w:rsidRDefault="00926971" w:rsidP="0009786C">
      <w:pPr>
        <w:pStyle w:val="CommentText"/>
      </w:pPr>
      <w:r>
        <w:rPr>
          <w:rStyle w:val="CommentReference"/>
        </w:rPr>
        <w:annotationRef/>
      </w:r>
      <w:r>
        <w:t>Right now two of these are papers I am on so it would be nice to not dunk on myself so much here :D</w:t>
      </w:r>
    </w:p>
  </w:comment>
  <w:comment w:id="168" w:author="Thomas, Gregg" w:date="2023-08-29T21:21:00Z" w:initials="TG">
    <w:p w14:paraId="1F761AC4" w14:textId="77777777" w:rsidR="00065536" w:rsidRDefault="00065536" w:rsidP="00FD2B7C">
      <w:pPr>
        <w:pStyle w:val="CommentText"/>
      </w:pPr>
      <w:r>
        <w:rPr>
          <w:rStyle w:val="CommentReference"/>
        </w:rPr>
        <w:annotationRef/>
      </w:r>
      <w:r>
        <w:t>Need to find hosting for the other data</w:t>
      </w:r>
    </w:p>
  </w:comment>
  <w:comment w:id="169" w:author="Jeremy B. Searle" w:date="2023-08-27T19:48:00Z" w:initials="JBS">
    <w:p w14:paraId="124D14EF" w14:textId="57AA7A9D" w:rsidR="00926971" w:rsidRDefault="00926971">
      <w:pPr>
        <w:pStyle w:val="CommentText"/>
      </w:pPr>
      <w:r>
        <w:rPr>
          <w:rStyle w:val="CommentReference"/>
        </w:rPr>
        <w:annotationRef/>
      </w:r>
      <w:r>
        <w:t>Labelling looks strange. Where is the “B”? Why is there “2” and “3” but not “1”?</w:t>
      </w:r>
    </w:p>
  </w:comment>
  <w:comment w:id="170" w:author="Thomas, Gregg" w:date="2023-08-28T12:47:00Z" w:initials="TG">
    <w:p w14:paraId="7910008D" w14:textId="77777777" w:rsidR="00AF54C6" w:rsidRDefault="00AF54C6" w:rsidP="00B42750">
      <w:pPr>
        <w:pStyle w:val="CommentText"/>
      </w:pPr>
      <w:r>
        <w:rPr>
          <w:rStyle w:val="CommentReference"/>
        </w:rPr>
        <w:annotationRef/>
      </w:r>
      <w:r>
        <w:t>The transparency of the figure background is hiding the "B" and "1" labels. This will be fixed/not a problem on a white background.</w:t>
      </w:r>
    </w:p>
  </w:comment>
  <w:comment w:id="175" w:author="Jeremy B. Searle" w:date="2023-08-24T12:03:00Z" w:initials="JBS">
    <w:p w14:paraId="3874EEA1" w14:textId="7D4B2972" w:rsidR="00926971" w:rsidRDefault="00926971" w:rsidP="00501ADC">
      <w:r>
        <w:rPr>
          <w:rStyle w:val="CommentReference"/>
        </w:rPr>
        <w:annotationRef/>
      </w:r>
      <w:r>
        <w:t>As with the Supplementary references, there are cases where a word does not have a capital first letter when it should have done, also journal titles are sometimes given in full while others are abbreviated. Other letters in the references should be capitalized and aren’t.</w:t>
      </w:r>
    </w:p>
    <w:p w14:paraId="78F35DF7" w14:textId="77777777" w:rsidR="00926971" w:rsidRDefault="00926971" w:rsidP="00501ADC">
      <w:pPr>
        <w:pStyle w:val="CommentText"/>
      </w:pPr>
    </w:p>
  </w:comment>
  <w:comment w:id="176" w:author="Jeremy B. Searle" w:date="2023-08-24T15:12:00Z" w:initials="JBS">
    <w:p w14:paraId="2B68D7E0" w14:textId="77777777" w:rsidR="00926971" w:rsidRDefault="00926971" w:rsidP="00501ADC">
      <w:pPr>
        <w:pStyle w:val="CommentText"/>
      </w:pPr>
      <w:r>
        <w:rPr>
          <w:rStyle w:val="CommentReference"/>
        </w:rPr>
        <w:annotationRef/>
      </w:r>
      <w:r>
        <w:t>If possible, it would be good to include some more 2022 and 2023 papers in the Intro and Discussion to make it look up to date. At present the reference list has 10 papers published in 2020, 7 in 2021, 4 in 2022 and 0 in 2023.</w:t>
      </w:r>
    </w:p>
  </w:comment>
  <w:comment w:id="177" w:author="Thomas, Gregg" w:date="2023-08-29T14:09:00Z" w:initials="TG">
    <w:p w14:paraId="64729B56" w14:textId="77777777" w:rsidR="00EE4E68" w:rsidRDefault="00EE4E68" w:rsidP="00D40E53">
      <w:pPr>
        <w:pStyle w:val="CommentText"/>
      </w:pPr>
      <w:r>
        <w:rPr>
          <w:rStyle w:val="CommentReference"/>
        </w:rPr>
        <w:annotationRef/>
      </w:r>
      <w:r>
        <w:t>Added a few recent citations to the intro. Will check the ref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19AC63" w15:done="1"/>
  <w15:commentEx w15:paraId="572FD21A" w15:paraIdParent="6D19AC63" w15:done="1"/>
  <w15:commentEx w15:paraId="51DD5B16" w15:done="1"/>
  <w15:commentEx w15:paraId="5E2AAC42" w15:paraIdParent="51DD5B16" w15:done="1"/>
  <w15:commentEx w15:paraId="25081744" w15:done="1"/>
  <w15:commentEx w15:paraId="09B5914E" w15:done="1"/>
  <w15:commentEx w15:paraId="2AC96F57" w15:done="1"/>
  <w15:commentEx w15:paraId="7FE2DFD5" w15:paraIdParent="2AC96F57" w15:done="1"/>
  <w15:commentEx w15:paraId="6C2D9E1F" w15:done="1"/>
  <w15:commentEx w15:paraId="140FBEB5" w15:paraIdParent="6C2D9E1F" w15:done="1"/>
  <w15:commentEx w15:paraId="40E5821F" w15:done="1"/>
  <w15:commentEx w15:paraId="5773B70A" w15:paraIdParent="40E5821F" w15:done="1"/>
  <w15:commentEx w15:paraId="56DB216C" w15:done="1"/>
  <w15:commentEx w15:paraId="2EB3C4FA" w15:paraIdParent="56DB216C" w15:done="1"/>
  <w15:commentEx w15:paraId="17BD3BDE" w15:done="1"/>
  <w15:commentEx w15:paraId="5F1F628F" w15:done="1"/>
  <w15:commentEx w15:paraId="50F00AF0" w15:paraIdParent="5F1F628F" w15:done="1"/>
  <w15:commentEx w15:paraId="6FE34CE8" w15:paraIdParent="5F1F628F" w15:done="1"/>
  <w15:commentEx w15:paraId="395FD584" w15:paraIdParent="5F1F628F" w15:done="1"/>
  <w15:commentEx w15:paraId="5FD0CEB2" w15:done="1"/>
  <w15:commentEx w15:paraId="4D10A006" w15:done="1"/>
  <w15:commentEx w15:paraId="3CED3E13" w15:done="1"/>
  <w15:commentEx w15:paraId="7F2D16C0" w15:paraIdParent="3CED3E13" w15:done="1"/>
  <w15:commentEx w15:paraId="527A49E5" w15:done="1"/>
  <w15:commentEx w15:paraId="281B104E" w15:paraIdParent="527A49E5" w15:done="1"/>
  <w15:commentEx w15:paraId="13A2748D" w15:done="1"/>
  <w15:commentEx w15:paraId="76A38F30" w15:done="1"/>
  <w15:commentEx w15:paraId="1C999842" w15:paraIdParent="76A38F30" w15:done="1"/>
  <w15:commentEx w15:paraId="7C7F3C72" w15:done="1"/>
  <w15:commentEx w15:paraId="4472AFB7" w15:paraIdParent="7C7F3C72" w15:done="1"/>
  <w15:commentEx w15:paraId="48506059" w15:done="1"/>
  <w15:commentEx w15:paraId="33DA220C" w15:paraIdParent="48506059" w15:done="1"/>
  <w15:commentEx w15:paraId="7C13EEE3" w15:done="1"/>
  <w15:commentEx w15:paraId="2E27521F" w15:paraIdParent="7C13EEE3" w15:done="1"/>
  <w15:commentEx w15:paraId="76C99D6F" w15:done="1"/>
  <w15:commentEx w15:paraId="2FDDF8A9" w15:paraIdParent="76C99D6F" w15:done="1"/>
  <w15:commentEx w15:paraId="2086431D" w15:done="1"/>
  <w15:commentEx w15:paraId="683AF2D4" w15:paraIdParent="2086431D" w15:done="1"/>
  <w15:commentEx w15:paraId="7038E9AC" w15:done="1"/>
  <w15:commentEx w15:paraId="75EFE894" w15:paraIdParent="7038E9AC" w15:done="1"/>
  <w15:commentEx w15:paraId="2D6EB10F" w15:done="1"/>
  <w15:commentEx w15:paraId="55A2B025" w15:paraIdParent="2D6EB10F" w15:done="1"/>
  <w15:commentEx w15:paraId="0526FE5C" w15:paraIdParent="2D6EB10F" w15:done="1"/>
  <w15:commentEx w15:paraId="334F81CD" w15:paraIdParent="2D6EB10F" w15:done="1"/>
  <w15:commentEx w15:paraId="67083458" w15:done="1"/>
  <w15:commentEx w15:paraId="043FB5A5" w15:paraIdParent="67083458" w15:done="1"/>
  <w15:commentEx w15:paraId="15837FCE" w15:done="1"/>
  <w15:commentEx w15:paraId="2E039860" w15:done="1"/>
  <w15:commentEx w15:paraId="1966714E" w15:paraIdParent="2E039860" w15:done="1"/>
  <w15:commentEx w15:paraId="5B095573" w15:done="1"/>
  <w15:commentEx w15:paraId="7EB2D744" w15:paraIdParent="5B095573" w15:done="1"/>
  <w15:commentEx w15:paraId="58D0A8B1" w15:paraIdParent="5B095573" w15:done="1"/>
  <w15:commentEx w15:paraId="636BE40C" w15:done="1"/>
  <w15:commentEx w15:paraId="7DABA955" w15:paraIdParent="636BE40C" w15:done="1"/>
  <w15:commentEx w15:paraId="61C963F2" w15:paraIdParent="636BE40C" w15:done="1"/>
  <w15:commentEx w15:paraId="5A1FF653" w15:done="1"/>
  <w15:commentEx w15:paraId="21E3E0F0" w15:done="1"/>
  <w15:commentEx w15:paraId="22D02048" w15:paraIdParent="21E3E0F0" w15:done="1"/>
  <w15:commentEx w15:paraId="32390A96" w15:done="1"/>
  <w15:commentEx w15:paraId="2CD02D7E" w15:paraIdParent="32390A96" w15:done="1"/>
  <w15:commentEx w15:paraId="1F761AC4" w15:done="0"/>
  <w15:commentEx w15:paraId="124D14EF" w15:done="1"/>
  <w15:commentEx w15:paraId="7910008D" w15:paraIdParent="124D14EF" w15:done="1"/>
  <w15:commentEx w15:paraId="78F35DF7" w15:done="0"/>
  <w15:commentEx w15:paraId="2B68D7E0" w15:paraIdParent="78F35DF7" w15:done="0"/>
  <w15:commentEx w15:paraId="64729B56" w15:paraIdParent="78F35D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7986E" w16cex:dateUtc="2023-08-16T22:48:00Z"/>
  <w16cex:commentExtensible w16cex:durableId="288884F2" w16cex:dateUtc="2023-08-17T15:37:00Z"/>
  <w16cex:commentExtensible w16cex:durableId="2887987E" w16cex:dateUtc="2023-08-16T22:48:00Z"/>
  <w16cex:commentExtensible w16cex:durableId="288884FA" w16cex:dateUtc="2023-08-17T15:37:00Z"/>
  <w16cex:commentExtensible w16cex:durableId="07D0063A" w16cex:dateUtc="2023-08-26T18:38:00Z"/>
  <w16cex:commentExtensible w16cex:durableId="5397E45E" w16cex:dateUtc="2023-08-26T19:59:00Z"/>
  <w16cex:commentExtensible w16cex:durableId="288798C1" w16cex:dateUtc="2023-08-16T22:49:00Z"/>
  <w16cex:commentExtensible w16cex:durableId="28888577" w16cex:dateUtc="2023-08-17T15:39:00Z"/>
  <w16cex:commentExtensible w16cex:durableId="288798D2" w16cex:dateUtc="2023-08-16T22:49:00Z"/>
  <w16cex:commentExtensible w16cex:durableId="288886B1" w16cex:dateUtc="2023-08-17T15:44:00Z"/>
  <w16cex:commentExtensible w16cex:durableId="288798E5" w16cex:dateUtc="2023-08-16T22:50:00Z"/>
  <w16cex:commentExtensible w16cex:durableId="28889615" w16cex:dateUtc="2023-08-17T16:50:00Z"/>
  <w16cex:commentExtensible w16cex:durableId="271C9442" w16cex:dateUtc="2022-11-14T15:17:00Z"/>
  <w16cex:commentExtensible w16cex:durableId="2891E5EC" w16cex:dateUtc="2023-08-24T18:21:00Z"/>
  <w16cex:commentExtensible w16cex:durableId="28775DBC" w16cex:dateUtc="2023-08-04T15:21:00Z"/>
  <w16cex:commentExtensible w16cex:durableId="25F6AAFC" w16cex:dateUtc="2022-04-05T15:48:00Z"/>
  <w16cex:commentExtensible w16cex:durableId="269A7E75" w16cex:dateUtc="2022-08-07T22:09:00Z"/>
  <w16cex:commentExtensible w16cex:durableId="26D73157" w16cex:dateUtc="2022-09-23T02:09:00Z"/>
  <w16cex:commentExtensible w16cex:durableId="26E93248" w16cex:dateUtc="2022-10-06T14:54:00Z"/>
  <w16cex:commentExtensible w16cex:durableId="21362063" w16cex:dateUtc="2023-08-26T20:19:00Z"/>
  <w16cex:commentExtensible w16cex:durableId="5570C208" w16cex:dateUtc="2023-08-26T20:18:00Z">
    <w16cex:extLst>
      <w16:ext w16:uri="{CE6994B0-6A32-4C9F-8C6B-6E91EDA988CE}">
        <cr:reactions xmlns:cr="http://schemas.microsoft.com/office/comments/2020/reactions">
          <cr:reaction reactionType="1">
            <cr:reactionInfo dateUtc="2023-09-27T16:00:41Z">
              <cr:user userId="S::gregg.thomas@umt.edu::a9f431c7-9204-47a4-b1ca-563800683eed" userProvider="AD" userName="Thomas, Gregg"/>
            </cr:reactionInfo>
          </cr:reaction>
        </cr:reactions>
      </w16:ext>
    </w16cex:extLst>
  </w16cex:commentExtensible>
  <w16cex:commentExtensible w16cex:durableId="2887997A" w16cex:dateUtc="2023-08-16T22:52:00Z"/>
  <w16cex:commentExtensible w16cex:durableId="28888736" w16cex:dateUtc="2023-08-17T15:47:00Z"/>
  <w16cex:commentExtensible w16cex:durableId="28879999" w16cex:dateUtc="2023-08-16T22:53:00Z"/>
  <w16cex:commentExtensible w16cex:durableId="2888874D" w16cex:dateUtc="2023-08-17T15:47:00Z"/>
  <w16cex:commentExtensible w16cex:durableId="27165C34" w16cex:dateUtc="2022-11-09T22:04:00Z"/>
  <w16cex:commentExtensible w16cex:durableId="288799A3" w16cex:dateUtc="2023-08-16T22:53:00Z"/>
  <w16cex:commentExtensible w16cex:durableId="2888876B" w16cex:dateUtc="2023-08-17T15:47:00Z"/>
  <w16cex:commentExtensible w16cex:durableId="288799AE" w16cex:dateUtc="2023-08-16T22:53:00Z"/>
  <w16cex:commentExtensible w16cex:durableId="288887FF" w16cex:dateUtc="2023-08-17T15:50:00Z"/>
  <w16cex:commentExtensible w16cex:durableId="288799D1" w16cex:dateUtc="2023-08-16T22:54:00Z"/>
  <w16cex:commentExtensible w16cex:durableId="2888880F" w16cex:dateUtc="2023-08-17T15:50:00Z"/>
  <w16cex:commentExtensible w16cex:durableId="288799ED" w16cex:dateUtc="2023-08-16T22:54:00Z"/>
  <w16cex:commentExtensible w16cex:durableId="28888871" w16cex:dateUtc="2023-08-17T15:52:00Z"/>
  <w16cex:commentExtensible w16cex:durableId="288799FA" w16cex:dateUtc="2023-08-16T22:54:00Z"/>
  <w16cex:commentExtensible w16cex:durableId="28888974" w16cex:dateUtc="2023-08-17T15:56:00Z"/>
  <w16cex:commentExtensible w16cex:durableId="28879A0C" w16cex:dateUtc="2023-08-16T22:55:00Z"/>
  <w16cex:commentExtensible w16cex:durableId="288888AA" w16cex:dateUtc="2023-08-17T15:53:00Z"/>
  <w16cex:commentExtensible w16cex:durableId="28879A1E" w16cex:dateUtc="2023-08-16T22:55:00Z"/>
  <w16cex:commentExtensible w16cex:durableId="2888969D" w16cex:dateUtc="2023-08-17T16:52:00Z"/>
  <w16cex:commentExtensible w16cex:durableId="26DD4FF6" w16cex:dateUtc="2022-09-27T16:33:00Z"/>
  <w16cex:commentExtensible w16cex:durableId="26F1565F" w16cex:dateUtc="2022-10-12T19:06:00Z"/>
  <w16cex:commentExtensible w16cex:durableId="28879A2F" w16cex:dateUtc="2023-08-16T22:55:00Z"/>
  <w16cex:commentExtensible w16cex:durableId="288889C9" w16cex:dateUtc="2023-08-17T15:58:00Z"/>
  <w16cex:commentExtensible w16cex:durableId="28879A41" w16cex:dateUtc="2023-08-16T22:56:00Z"/>
  <w16cex:commentExtensible w16cex:durableId="288889DC" w16cex:dateUtc="2023-08-17T15:58:00Z"/>
  <w16cex:commentExtensible w16cex:durableId="28879A63" w16cex:dateUtc="2023-08-16T22:56:00Z"/>
  <w16cex:commentExtensible w16cex:durableId="28888A02" w16cex:dateUtc="2023-08-17T15:58:00Z"/>
  <w16cex:commentExtensible w16cex:durableId="28879A71" w16cex:dateUtc="2023-08-16T22:56:00Z"/>
  <w16cex:commentExtensible w16cex:durableId="28888A30" w16cex:dateUtc="2023-08-17T15:59:00Z"/>
  <w16cex:commentExtensible w16cex:durableId="2891E6AC" w16cex:dateUtc="2023-08-24T18:24:00Z"/>
  <w16cex:commentExtensible w16cex:durableId="27067C26" w16cex:dateUtc="2022-10-28T22:04:00Z"/>
  <w16cex:commentExtensible w16cex:durableId="27067C92" w16cex:dateUtc="2022-10-28T22:06:00Z"/>
  <w16cex:commentExtensible w16cex:durableId="27165E0D" w16cex:dateUtc="2022-11-09T22:12:00Z"/>
  <w16cex:commentExtensible w16cex:durableId="27161F3C" w16cex:dateUtc="2022-11-09T17:44:00Z"/>
  <w16cex:commentExtensible w16cex:durableId="28879A85" w16cex:dateUtc="2023-08-16T22:57:00Z"/>
  <w16cex:commentExtensible w16cex:durableId="28888A96" w16cex:dateUtc="2023-08-17T16:01:00Z"/>
  <w16cex:commentExtensible w16cex:durableId="26F2A8F7" w16cex:dateUtc="2022-10-13T19:10:00Z"/>
  <w16cex:commentExtensible w16cex:durableId="270D2307" w16cex:dateUtc="2022-11-02T21:10:00Z"/>
  <w16cex:commentExtensible w16cex:durableId="2898DFF5" w16cex:dateUtc="2023-08-30T01:21:00Z"/>
  <w16cex:commentExtensible w16cex:durableId="289715F7" w16cex:dateUtc="2023-08-28T16:47:00Z"/>
  <w16cex:commentExtensible w16cex:durableId="28987A89" w16cex:dateUtc="2023-08-29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19AC63" w16cid:durableId="2887986E"/>
  <w16cid:commentId w16cid:paraId="572FD21A" w16cid:durableId="288884F2"/>
  <w16cid:commentId w16cid:paraId="51DD5B16" w16cid:durableId="2887987E"/>
  <w16cid:commentId w16cid:paraId="5E2AAC42" w16cid:durableId="288884FA"/>
  <w16cid:commentId w16cid:paraId="25081744" w16cid:durableId="07D0063A"/>
  <w16cid:commentId w16cid:paraId="09B5914E" w16cid:durableId="5397E45E"/>
  <w16cid:commentId w16cid:paraId="2AC96F57" w16cid:durableId="288798C1"/>
  <w16cid:commentId w16cid:paraId="7FE2DFD5" w16cid:durableId="28888577"/>
  <w16cid:commentId w16cid:paraId="6C2D9E1F" w16cid:durableId="288798D2"/>
  <w16cid:commentId w16cid:paraId="140FBEB5" w16cid:durableId="288886B1"/>
  <w16cid:commentId w16cid:paraId="40E5821F" w16cid:durableId="288798E5"/>
  <w16cid:commentId w16cid:paraId="5773B70A" w16cid:durableId="28889615"/>
  <w16cid:commentId w16cid:paraId="56DB216C" w16cid:durableId="271C9442"/>
  <w16cid:commentId w16cid:paraId="2EB3C4FA" w16cid:durableId="2891E5EC"/>
  <w16cid:commentId w16cid:paraId="17BD3BDE" w16cid:durableId="28775DBC"/>
  <w16cid:commentId w16cid:paraId="5F1F628F" w16cid:durableId="25F6AAFC"/>
  <w16cid:commentId w16cid:paraId="50F00AF0" w16cid:durableId="269A7E75"/>
  <w16cid:commentId w16cid:paraId="6FE34CE8" w16cid:durableId="26D73157"/>
  <w16cid:commentId w16cid:paraId="395FD584" w16cid:durableId="26E93248"/>
  <w16cid:commentId w16cid:paraId="5FD0CEB2" w16cid:durableId="21362063"/>
  <w16cid:commentId w16cid:paraId="4D10A006" w16cid:durableId="5570C208"/>
  <w16cid:commentId w16cid:paraId="3CED3E13" w16cid:durableId="2887997A"/>
  <w16cid:commentId w16cid:paraId="7F2D16C0" w16cid:durableId="28888736"/>
  <w16cid:commentId w16cid:paraId="527A49E5" w16cid:durableId="28879999"/>
  <w16cid:commentId w16cid:paraId="281B104E" w16cid:durableId="2888874D"/>
  <w16cid:commentId w16cid:paraId="13A2748D" w16cid:durableId="27165C34"/>
  <w16cid:commentId w16cid:paraId="76A38F30" w16cid:durableId="288799A3"/>
  <w16cid:commentId w16cid:paraId="1C999842" w16cid:durableId="2888876B"/>
  <w16cid:commentId w16cid:paraId="7C7F3C72" w16cid:durableId="288799AE"/>
  <w16cid:commentId w16cid:paraId="4472AFB7" w16cid:durableId="288887FF"/>
  <w16cid:commentId w16cid:paraId="48506059" w16cid:durableId="288799D1"/>
  <w16cid:commentId w16cid:paraId="33DA220C" w16cid:durableId="2888880F"/>
  <w16cid:commentId w16cid:paraId="7C13EEE3" w16cid:durableId="288799ED"/>
  <w16cid:commentId w16cid:paraId="2E27521F" w16cid:durableId="28888871"/>
  <w16cid:commentId w16cid:paraId="76C99D6F" w16cid:durableId="288799FA"/>
  <w16cid:commentId w16cid:paraId="2FDDF8A9" w16cid:durableId="28888974"/>
  <w16cid:commentId w16cid:paraId="2086431D" w16cid:durableId="28879A0C"/>
  <w16cid:commentId w16cid:paraId="683AF2D4" w16cid:durableId="288888AA"/>
  <w16cid:commentId w16cid:paraId="7038E9AC" w16cid:durableId="28879A1E"/>
  <w16cid:commentId w16cid:paraId="75EFE894" w16cid:durableId="2888969D"/>
  <w16cid:commentId w16cid:paraId="2D6EB10F" w16cid:durableId="26DD4FF6"/>
  <w16cid:commentId w16cid:paraId="55A2B025" w16cid:durableId="26F1565F"/>
  <w16cid:commentId w16cid:paraId="0526FE5C" w16cid:durableId="28879A2F"/>
  <w16cid:commentId w16cid:paraId="334F81CD" w16cid:durableId="288889C9"/>
  <w16cid:commentId w16cid:paraId="67083458" w16cid:durableId="28879A41"/>
  <w16cid:commentId w16cid:paraId="043FB5A5" w16cid:durableId="288889DC"/>
  <w16cid:commentId w16cid:paraId="15837FCE" w16cid:durableId="46E06E31"/>
  <w16cid:commentId w16cid:paraId="2E039860" w16cid:durableId="28879A63"/>
  <w16cid:commentId w16cid:paraId="1966714E" w16cid:durableId="28888A02"/>
  <w16cid:commentId w16cid:paraId="5B095573" w16cid:durableId="28879A71"/>
  <w16cid:commentId w16cid:paraId="7EB2D744" w16cid:durableId="28888A30"/>
  <w16cid:commentId w16cid:paraId="58D0A8B1" w16cid:durableId="2891E6AC"/>
  <w16cid:commentId w16cid:paraId="636BE40C" w16cid:durableId="27067C26"/>
  <w16cid:commentId w16cid:paraId="7DABA955" w16cid:durableId="27067C92"/>
  <w16cid:commentId w16cid:paraId="61C963F2" w16cid:durableId="27165E0D"/>
  <w16cid:commentId w16cid:paraId="5A1FF653" w16cid:durableId="27161F3C"/>
  <w16cid:commentId w16cid:paraId="21E3E0F0" w16cid:durableId="28879A85"/>
  <w16cid:commentId w16cid:paraId="22D02048" w16cid:durableId="28888A96"/>
  <w16cid:commentId w16cid:paraId="32390A96" w16cid:durableId="26F2A8F7"/>
  <w16cid:commentId w16cid:paraId="2CD02D7E" w16cid:durableId="270D2307"/>
  <w16cid:commentId w16cid:paraId="1F761AC4" w16cid:durableId="2898DFF5"/>
  <w16cid:commentId w16cid:paraId="124D14EF" w16cid:durableId="146B47B8"/>
  <w16cid:commentId w16cid:paraId="7910008D" w16cid:durableId="289715F7"/>
  <w16cid:commentId w16cid:paraId="78F35DF7" w16cid:durableId="4EF443F8"/>
  <w16cid:commentId w16cid:paraId="2B68D7E0" w16cid:durableId="0AEF213C"/>
  <w16cid:commentId w16cid:paraId="64729B56" w16cid:durableId="28987A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3DC43" w14:textId="77777777" w:rsidR="00E409EC" w:rsidRDefault="00E409EC" w:rsidP="007E3690">
      <w:pPr>
        <w:spacing w:after="0" w:line="240" w:lineRule="auto"/>
      </w:pPr>
      <w:r>
        <w:separator/>
      </w:r>
    </w:p>
  </w:endnote>
  <w:endnote w:type="continuationSeparator" w:id="0">
    <w:p w14:paraId="04D393FB" w14:textId="77777777" w:rsidR="00E409EC" w:rsidRDefault="00E409EC"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27840" w14:textId="77777777" w:rsidR="00E409EC" w:rsidRDefault="00E409EC" w:rsidP="007E3690">
      <w:pPr>
        <w:spacing w:after="0" w:line="240" w:lineRule="auto"/>
      </w:pPr>
      <w:r>
        <w:separator/>
      </w:r>
    </w:p>
  </w:footnote>
  <w:footnote w:type="continuationSeparator" w:id="0">
    <w:p w14:paraId="4A6CE344" w14:textId="77777777" w:rsidR="00E409EC" w:rsidRDefault="00E409EC"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Gregg">
    <w15:presenceInfo w15:providerId="AD" w15:userId="S::gthomas@fas.harvard.edu::dfa61f86-18d4-44e1-a72b-c953fd59092c"/>
  </w15:person>
  <w15:person w15:author="Jonathan Hughes">
    <w15:presenceInfo w15:providerId="Windows Live" w15:userId="7e9de816e7277a86"/>
  </w15:person>
  <w15:person w15:author="Thomas, Gregg [2]">
    <w15:presenceInfo w15:providerId="AD" w15:userId="S::gregg.thomas@umt.edu::a9f431c7-9204-47a4-b1ca-563800683eed"/>
  </w15:person>
  <w15:person w15:author="Thomas, Gregg [3]">
    <w15:presenceInfo w15:providerId="None" w15:userId="Thomas, Gregg"/>
  </w15:person>
  <w15:person w15:author="Thomas, Gregg W.C.">
    <w15:presenceInfo w15:providerId="None" w15:userId="Thomas, Gregg W.C."/>
  </w15:person>
  <w15:person w15:author="Good, Jeffrey">
    <w15:presenceInfo w15:providerId="AD" w15:userId="S::jeffrey.good@umt.edu::49e0c50d-23ea-417b-b052-3581821cf089"/>
  </w15:person>
  <w15:person w15:author="Jeremy B. Searle">
    <w15:presenceInfo w15:providerId="AD" w15:userId="S-1-5-21-1275210071-879983540-725345543-306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8&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67&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292C"/>
    <w:rsid w:val="00023CCC"/>
    <w:rsid w:val="0002598C"/>
    <w:rsid w:val="00026C9B"/>
    <w:rsid w:val="00026E60"/>
    <w:rsid w:val="00027007"/>
    <w:rsid w:val="00027CF2"/>
    <w:rsid w:val="00027FB1"/>
    <w:rsid w:val="00030AC9"/>
    <w:rsid w:val="00031896"/>
    <w:rsid w:val="00032D67"/>
    <w:rsid w:val="00032DDD"/>
    <w:rsid w:val="00033A4C"/>
    <w:rsid w:val="00036428"/>
    <w:rsid w:val="000439E4"/>
    <w:rsid w:val="00044B6B"/>
    <w:rsid w:val="000468D1"/>
    <w:rsid w:val="00047BC0"/>
    <w:rsid w:val="0005026E"/>
    <w:rsid w:val="00051291"/>
    <w:rsid w:val="00053587"/>
    <w:rsid w:val="00053D98"/>
    <w:rsid w:val="00055754"/>
    <w:rsid w:val="00057393"/>
    <w:rsid w:val="00057E1A"/>
    <w:rsid w:val="00057E8E"/>
    <w:rsid w:val="0006000E"/>
    <w:rsid w:val="00060397"/>
    <w:rsid w:val="00062FA5"/>
    <w:rsid w:val="00065536"/>
    <w:rsid w:val="00065A73"/>
    <w:rsid w:val="00066A79"/>
    <w:rsid w:val="00066FE6"/>
    <w:rsid w:val="00070201"/>
    <w:rsid w:val="00072172"/>
    <w:rsid w:val="000763F7"/>
    <w:rsid w:val="00076419"/>
    <w:rsid w:val="00076AC0"/>
    <w:rsid w:val="00077886"/>
    <w:rsid w:val="00081B7F"/>
    <w:rsid w:val="00082F77"/>
    <w:rsid w:val="00086687"/>
    <w:rsid w:val="00090335"/>
    <w:rsid w:val="0009105C"/>
    <w:rsid w:val="000923D3"/>
    <w:rsid w:val="0009342D"/>
    <w:rsid w:val="00096E6F"/>
    <w:rsid w:val="00097621"/>
    <w:rsid w:val="0009786C"/>
    <w:rsid w:val="000A103F"/>
    <w:rsid w:val="000A78C1"/>
    <w:rsid w:val="000A7DA1"/>
    <w:rsid w:val="000B7FC4"/>
    <w:rsid w:val="000C0807"/>
    <w:rsid w:val="000C597D"/>
    <w:rsid w:val="000D04BE"/>
    <w:rsid w:val="000D23EF"/>
    <w:rsid w:val="000D26E7"/>
    <w:rsid w:val="000D344C"/>
    <w:rsid w:val="000D346E"/>
    <w:rsid w:val="000D5948"/>
    <w:rsid w:val="000D64AE"/>
    <w:rsid w:val="000E07B9"/>
    <w:rsid w:val="000E0D59"/>
    <w:rsid w:val="000E1B36"/>
    <w:rsid w:val="000E3F06"/>
    <w:rsid w:val="000E4228"/>
    <w:rsid w:val="000E678A"/>
    <w:rsid w:val="000E72EA"/>
    <w:rsid w:val="000F0263"/>
    <w:rsid w:val="000F0CAD"/>
    <w:rsid w:val="000F2137"/>
    <w:rsid w:val="000F31AA"/>
    <w:rsid w:val="000F335E"/>
    <w:rsid w:val="000F3461"/>
    <w:rsid w:val="000F7AF9"/>
    <w:rsid w:val="00101668"/>
    <w:rsid w:val="001023D9"/>
    <w:rsid w:val="0010702C"/>
    <w:rsid w:val="0010719C"/>
    <w:rsid w:val="001125E2"/>
    <w:rsid w:val="00113028"/>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6890"/>
    <w:rsid w:val="00147AF7"/>
    <w:rsid w:val="00150552"/>
    <w:rsid w:val="001556AF"/>
    <w:rsid w:val="001567E0"/>
    <w:rsid w:val="00156BD7"/>
    <w:rsid w:val="001624A9"/>
    <w:rsid w:val="00162F74"/>
    <w:rsid w:val="00164082"/>
    <w:rsid w:val="00165655"/>
    <w:rsid w:val="00165BF7"/>
    <w:rsid w:val="00167C33"/>
    <w:rsid w:val="00170904"/>
    <w:rsid w:val="00173845"/>
    <w:rsid w:val="00176836"/>
    <w:rsid w:val="0018081A"/>
    <w:rsid w:val="0018202E"/>
    <w:rsid w:val="001834AC"/>
    <w:rsid w:val="00184E1A"/>
    <w:rsid w:val="00190173"/>
    <w:rsid w:val="00191DF4"/>
    <w:rsid w:val="00192765"/>
    <w:rsid w:val="00193D17"/>
    <w:rsid w:val="00193F54"/>
    <w:rsid w:val="00196C83"/>
    <w:rsid w:val="00196CC4"/>
    <w:rsid w:val="00197A2B"/>
    <w:rsid w:val="001A091F"/>
    <w:rsid w:val="001A39B5"/>
    <w:rsid w:val="001A3A07"/>
    <w:rsid w:val="001A3F4F"/>
    <w:rsid w:val="001A4A67"/>
    <w:rsid w:val="001A5C4D"/>
    <w:rsid w:val="001A669B"/>
    <w:rsid w:val="001B0E99"/>
    <w:rsid w:val="001B1ADC"/>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13F4"/>
    <w:rsid w:val="00211419"/>
    <w:rsid w:val="00211CAC"/>
    <w:rsid w:val="00214FED"/>
    <w:rsid w:val="00220496"/>
    <w:rsid w:val="00224BB8"/>
    <w:rsid w:val="00224BFE"/>
    <w:rsid w:val="00226386"/>
    <w:rsid w:val="00230385"/>
    <w:rsid w:val="00230BE7"/>
    <w:rsid w:val="00230EC9"/>
    <w:rsid w:val="002319DB"/>
    <w:rsid w:val="00231BBB"/>
    <w:rsid w:val="00232CAF"/>
    <w:rsid w:val="00232FC4"/>
    <w:rsid w:val="0023612C"/>
    <w:rsid w:val="00236995"/>
    <w:rsid w:val="00237838"/>
    <w:rsid w:val="00237D7D"/>
    <w:rsid w:val="0024445D"/>
    <w:rsid w:val="00245F14"/>
    <w:rsid w:val="00247FEB"/>
    <w:rsid w:val="002505CF"/>
    <w:rsid w:val="00250F70"/>
    <w:rsid w:val="00251C72"/>
    <w:rsid w:val="00251D63"/>
    <w:rsid w:val="00255FB1"/>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04FF"/>
    <w:rsid w:val="0031410F"/>
    <w:rsid w:val="00314565"/>
    <w:rsid w:val="00314783"/>
    <w:rsid w:val="00317E4A"/>
    <w:rsid w:val="00317FB4"/>
    <w:rsid w:val="0032143B"/>
    <w:rsid w:val="00321C65"/>
    <w:rsid w:val="003251C0"/>
    <w:rsid w:val="00326C4B"/>
    <w:rsid w:val="003309DE"/>
    <w:rsid w:val="003438E5"/>
    <w:rsid w:val="00346423"/>
    <w:rsid w:val="00350FE5"/>
    <w:rsid w:val="00351AE6"/>
    <w:rsid w:val="00352DEE"/>
    <w:rsid w:val="00355078"/>
    <w:rsid w:val="00356D65"/>
    <w:rsid w:val="00356DE9"/>
    <w:rsid w:val="003605B0"/>
    <w:rsid w:val="003641BC"/>
    <w:rsid w:val="00364AAA"/>
    <w:rsid w:val="003662C7"/>
    <w:rsid w:val="0036696C"/>
    <w:rsid w:val="00366CD6"/>
    <w:rsid w:val="003671B7"/>
    <w:rsid w:val="0037023D"/>
    <w:rsid w:val="003739E1"/>
    <w:rsid w:val="003768D0"/>
    <w:rsid w:val="00376E24"/>
    <w:rsid w:val="00380ED0"/>
    <w:rsid w:val="00385513"/>
    <w:rsid w:val="00385A99"/>
    <w:rsid w:val="0039042B"/>
    <w:rsid w:val="00394C3B"/>
    <w:rsid w:val="00397D34"/>
    <w:rsid w:val="003A3CF9"/>
    <w:rsid w:val="003A4335"/>
    <w:rsid w:val="003A4B35"/>
    <w:rsid w:val="003A5D2E"/>
    <w:rsid w:val="003A6919"/>
    <w:rsid w:val="003A75A6"/>
    <w:rsid w:val="003A782A"/>
    <w:rsid w:val="003A7E6B"/>
    <w:rsid w:val="003B02C1"/>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E11C2"/>
    <w:rsid w:val="003E4E7C"/>
    <w:rsid w:val="003E69F8"/>
    <w:rsid w:val="003E7171"/>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788E"/>
    <w:rsid w:val="0042040A"/>
    <w:rsid w:val="004207A5"/>
    <w:rsid w:val="004215A1"/>
    <w:rsid w:val="004218FA"/>
    <w:rsid w:val="00425805"/>
    <w:rsid w:val="00426302"/>
    <w:rsid w:val="0043070A"/>
    <w:rsid w:val="004310CA"/>
    <w:rsid w:val="00432768"/>
    <w:rsid w:val="00432781"/>
    <w:rsid w:val="00433A0E"/>
    <w:rsid w:val="00434B3B"/>
    <w:rsid w:val="0043720D"/>
    <w:rsid w:val="0044278D"/>
    <w:rsid w:val="00442D96"/>
    <w:rsid w:val="004471BA"/>
    <w:rsid w:val="004472CD"/>
    <w:rsid w:val="0045137E"/>
    <w:rsid w:val="004553B6"/>
    <w:rsid w:val="00455506"/>
    <w:rsid w:val="00455A46"/>
    <w:rsid w:val="00455BDD"/>
    <w:rsid w:val="00456257"/>
    <w:rsid w:val="00457F2B"/>
    <w:rsid w:val="00461D22"/>
    <w:rsid w:val="00462D94"/>
    <w:rsid w:val="00463CCA"/>
    <w:rsid w:val="00464824"/>
    <w:rsid w:val="0046549A"/>
    <w:rsid w:val="00466868"/>
    <w:rsid w:val="004719DD"/>
    <w:rsid w:val="004720FE"/>
    <w:rsid w:val="004730B8"/>
    <w:rsid w:val="00473159"/>
    <w:rsid w:val="00474D5E"/>
    <w:rsid w:val="00476B5A"/>
    <w:rsid w:val="004772A9"/>
    <w:rsid w:val="004804CF"/>
    <w:rsid w:val="0048178A"/>
    <w:rsid w:val="00482581"/>
    <w:rsid w:val="00485937"/>
    <w:rsid w:val="00486581"/>
    <w:rsid w:val="00496880"/>
    <w:rsid w:val="004A2232"/>
    <w:rsid w:val="004A4637"/>
    <w:rsid w:val="004A48A2"/>
    <w:rsid w:val="004A6B20"/>
    <w:rsid w:val="004A71FE"/>
    <w:rsid w:val="004B081A"/>
    <w:rsid w:val="004B463C"/>
    <w:rsid w:val="004B61FB"/>
    <w:rsid w:val="004C0993"/>
    <w:rsid w:val="004C0F6A"/>
    <w:rsid w:val="004C1620"/>
    <w:rsid w:val="004C2FAA"/>
    <w:rsid w:val="004C737D"/>
    <w:rsid w:val="004C7F4A"/>
    <w:rsid w:val="004D1166"/>
    <w:rsid w:val="004D20EC"/>
    <w:rsid w:val="004D2F5F"/>
    <w:rsid w:val="004D2FF2"/>
    <w:rsid w:val="004D547D"/>
    <w:rsid w:val="004E0C77"/>
    <w:rsid w:val="004E0DDF"/>
    <w:rsid w:val="004E117A"/>
    <w:rsid w:val="004E2A0B"/>
    <w:rsid w:val="004E522E"/>
    <w:rsid w:val="004E62B2"/>
    <w:rsid w:val="004E6B8A"/>
    <w:rsid w:val="004F2D4F"/>
    <w:rsid w:val="004F378B"/>
    <w:rsid w:val="004F3805"/>
    <w:rsid w:val="004F3CFB"/>
    <w:rsid w:val="004F3D87"/>
    <w:rsid w:val="004F4671"/>
    <w:rsid w:val="004F4818"/>
    <w:rsid w:val="004F4DD0"/>
    <w:rsid w:val="004F5D25"/>
    <w:rsid w:val="004F5E95"/>
    <w:rsid w:val="004F7533"/>
    <w:rsid w:val="004F7E19"/>
    <w:rsid w:val="005005A1"/>
    <w:rsid w:val="00500CB6"/>
    <w:rsid w:val="00501ADC"/>
    <w:rsid w:val="00502EF9"/>
    <w:rsid w:val="00503B84"/>
    <w:rsid w:val="005061DA"/>
    <w:rsid w:val="00506CBD"/>
    <w:rsid w:val="00507C40"/>
    <w:rsid w:val="005100B8"/>
    <w:rsid w:val="005109AA"/>
    <w:rsid w:val="0051283D"/>
    <w:rsid w:val="00514DB6"/>
    <w:rsid w:val="00515A9D"/>
    <w:rsid w:val="00517E73"/>
    <w:rsid w:val="0052043F"/>
    <w:rsid w:val="00520AB5"/>
    <w:rsid w:val="005235A3"/>
    <w:rsid w:val="00526B46"/>
    <w:rsid w:val="00527BE4"/>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A8D"/>
    <w:rsid w:val="00587E09"/>
    <w:rsid w:val="00587F19"/>
    <w:rsid w:val="00590E56"/>
    <w:rsid w:val="005912F6"/>
    <w:rsid w:val="00592881"/>
    <w:rsid w:val="005A2A84"/>
    <w:rsid w:val="005A3F18"/>
    <w:rsid w:val="005A4659"/>
    <w:rsid w:val="005A4F89"/>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E8D"/>
    <w:rsid w:val="005C7F94"/>
    <w:rsid w:val="005D23E1"/>
    <w:rsid w:val="005D2E99"/>
    <w:rsid w:val="005D2EA3"/>
    <w:rsid w:val="005D3A4E"/>
    <w:rsid w:val="005D42A9"/>
    <w:rsid w:val="005D462C"/>
    <w:rsid w:val="005D473E"/>
    <w:rsid w:val="005E23C1"/>
    <w:rsid w:val="005E2890"/>
    <w:rsid w:val="005E7C10"/>
    <w:rsid w:val="005F0A89"/>
    <w:rsid w:val="005F0EBF"/>
    <w:rsid w:val="005F1E33"/>
    <w:rsid w:val="005F34BB"/>
    <w:rsid w:val="005F6398"/>
    <w:rsid w:val="005F6DDC"/>
    <w:rsid w:val="005F744C"/>
    <w:rsid w:val="006017A7"/>
    <w:rsid w:val="00603E87"/>
    <w:rsid w:val="00604409"/>
    <w:rsid w:val="006045B5"/>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5149C"/>
    <w:rsid w:val="006515CF"/>
    <w:rsid w:val="0065167C"/>
    <w:rsid w:val="00652697"/>
    <w:rsid w:val="00652AF6"/>
    <w:rsid w:val="00655F5D"/>
    <w:rsid w:val="006563A8"/>
    <w:rsid w:val="00660550"/>
    <w:rsid w:val="00660F1A"/>
    <w:rsid w:val="0066250B"/>
    <w:rsid w:val="00664370"/>
    <w:rsid w:val="00666862"/>
    <w:rsid w:val="00666F01"/>
    <w:rsid w:val="0066744D"/>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9A5"/>
    <w:rsid w:val="006972E6"/>
    <w:rsid w:val="00697D6B"/>
    <w:rsid w:val="006A2348"/>
    <w:rsid w:val="006A55AD"/>
    <w:rsid w:val="006A5E32"/>
    <w:rsid w:val="006A7AC9"/>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3399"/>
    <w:rsid w:val="006E413F"/>
    <w:rsid w:val="006E5D47"/>
    <w:rsid w:val="006E78FF"/>
    <w:rsid w:val="006F1602"/>
    <w:rsid w:val="006F1B99"/>
    <w:rsid w:val="006F4021"/>
    <w:rsid w:val="006F7B5F"/>
    <w:rsid w:val="007010F8"/>
    <w:rsid w:val="00702AD3"/>
    <w:rsid w:val="00705798"/>
    <w:rsid w:val="007076F3"/>
    <w:rsid w:val="0071044A"/>
    <w:rsid w:val="0071077D"/>
    <w:rsid w:val="007146C0"/>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7EF6"/>
    <w:rsid w:val="0083296E"/>
    <w:rsid w:val="008350DE"/>
    <w:rsid w:val="008352AB"/>
    <w:rsid w:val="00836773"/>
    <w:rsid w:val="00837285"/>
    <w:rsid w:val="00840AE5"/>
    <w:rsid w:val="0084247A"/>
    <w:rsid w:val="0084441A"/>
    <w:rsid w:val="00845235"/>
    <w:rsid w:val="00850842"/>
    <w:rsid w:val="00851079"/>
    <w:rsid w:val="00851991"/>
    <w:rsid w:val="008523AD"/>
    <w:rsid w:val="008533D4"/>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5CB2"/>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47C"/>
    <w:rsid w:val="008C63C6"/>
    <w:rsid w:val="008C6D7E"/>
    <w:rsid w:val="008C75C1"/>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1ECC"/>
    <w:rsid w:val="008F33BD"/>
    <w:rsid w:val="008F416F"/>
    <w:rsid w:val="008F4473"/>
    <w:rsid w:val="008F6E86"/>
    <w:rsid w:val="00901601"/>
    <w:rsid w:val="00901E21"/>
    <w:rsid w:val="00904577"/>
    <w:rsid w:val="00906B2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370"/>
    <w:rsid w:val="009574F1"/>
    <w:rsid w:val="00960DAD"/>
    <w:rsid w:val="00961948"/>
    <w:rsid w:val="00962935"/>
    <w:rsid w:val="00962954"/>
    <w:rsid w:val="00964887"/>
    <w:rsid w:val="00964FB8"/>
    <w:rsid w:val="009650C5"/>
    <w:rsid w:val="00966089"/>
    <w:rsid w:val="00966EB4"/>
    <w:rsid w:val="00967279"/>
    <w:rsid w:val="00967428"/>
    <w:rsid w:val="00970F40"/>
    <w:rsid w:val="009710D7"/>
    <w:rsid w:val="009713C6"/>
    <w:rsid w:val="00975209"/>
    <w:rsid w:val="009763D4"/>
    <w:rsid w:val="009800C3"/>
    <w:rsid w:val="00981E85"/>
    <w:rsid w:val="0098461C"/>
    <w:rsid w:val="009851EC"/>
    <w:rsid w:val="00987135"/>
    <w:rsid w:val="00987FDF"/>
    <w:rsid w:val="00990BE7"/>
    <w:rsid w:val="009930D8"/>
    <w:rsid w:val="00995898"/>
    <w:rsid w:val="009964EF"/>
    <w:rsid w:val="009965E8"/>
    <w:rsid w:val="009968A2"/>
    <w:rsid w:val="00997B40"/>
    <w:rsid w:val="009A1E00"/>
    <w:rsid w:val="009A46B2"/>
    <w:rsid w:val="009A7519"/>
    <w:rsid w:val="009B06EA"/>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A01216"/>
    <w:rsid w:val="00A0402C"/>
    <w:rsid w:val="00A0406F"/>
    <w:rsid w:val="00A05F97"/>
    <w:rsid w:val="00A06EDD"/>
    <w:rsid w:val="00A1117F"/>
    <w:rsid w:val="00A1132B"/>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C06A3"/>
    <w:rsid w:val="00AC133A"/>
    <w:rsid w:val="00AC141F"/>
    <w:rsid w:val="00AC14C8"/>
    <w:rsid w:val="00AC5744"/>
    <w:rsid w:val="00AD3A93"/>
    <w:rsid w:val="00AD5446"/>
    <w:rsid w:val="00AD6070"/>
    <w:rsid w:val="00AD6FE1"/>
    <w:rsid w:val="00AD773B"/>
    <w:rsid w:val="00AE0578"/>
    <w:rsid w:val="00AE1F1C"/>
    <w:rsid w:val="00AE34E0"/>
    <w:rsid w:val="00AE4808"/>
    <w:rsid w:val="00AE5408"/>
    <w:rsid w:val="00AF1700"/>
    <w:rsid w:val="00AF2A6F"/>
    <w:rsid w:val="00AF4933"/>
    <w:rsid w:val="00AF4C4A"/>
    <w:rsid w:val="00AF54C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10680"/>
    <w:rsid w:val="00C122F0"/>
    <w:rsid w:val="00C14D2B"/>
    <w:rsid w:val="00C15749"/>
    <w:rsid w:val="00C159A9"/>
    <w:rsid w:val="00C16894"/>
    <w:rsid w:val="00C222A4"/>
    <w:rsid w:val="00C229ED"/>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CAB"/>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71D0"/>
    <w:rsid w:val="00CB7634"/>
    <w:rsid w:val="00CB7676"/>
    <w:rsid w:val="00CC1088"/>
    <w:rsid w:val="00CC2409"/>
    <w:rsid w:val="00CC29A8"/>
    <w:rsid w:val="00CC35AC"/>
    <w:rsid w:val="00CC3A81"/>
    <w:rsid w:val="00CC6F61"/>
    <w:rsid w:val="00CD425D"/>
    <w:rsid w:val="00CD624D"/>
    <w:rsid w:val="00CE264C"/>
    <w:rsid w:val="00CE3719"/>
    <w:rsid w:val="00CE478D"/>
    <w:rsid w:val="00CE6BC5"/>
    <w:rsid w:val="00CE74F1"/>
    <w:rsid w:val="00CE7F8E"/>
    <w:rsid w:val="00CF2211"/>
    <w:rsid w:val="00CF3D7B"/>
    <w:rsid w:val="00CF723E"/>
    <w:rsid w:val="00D010DB"/>
    <w:rsid w:val="00D014B3"/>
    <w:rsid w:val="00D0250C"/>
    <w:rsid w:val="00D0255F"/>
    <w:rsid w:val="00D02C88"/>
    <w:rsid w:val="00D052F4"/>
    <w:rsid w:val="00D07B08"/>
    <w:rsid w:val="00D1036D"/>
    <w:rsid w:val="00D10470"/>
    <w:rsid w:val="00D110DD"/>
    <w:rsid w:val="00D14B44"/>
    <w:rsid w:val="00D14F6D"/>
    <w:rsid w:val="00D1500C"/>
    <w:rsid w:val="00D16F30"/>
    <w:rsid w:val="00D17870"/>
    <w:rsid w:val="00D1794F"/>
    <w:rsid w:val="00D20C68"/>
    <w:rsid w:val="00D22A5C"/>
    <w:rsid w:val="00D22E99"/>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EA"/>
    <w:rsid w:val="00D453F8"/>
    <w:rsid w:val="00D5030E"/>
    <w:rsid w:val="00D526C2"/>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66CC"/>
    <w:rsid w:val="00DB18B3"/>
    <w:rsid w:val="00DB3499"/>
    <w:rsid w:val="00DB4B2B"/>
    <w:rsid w:val="00DB566A"/>
    <w:rsid w:val="00DB6699"/>
    <w:rsid w:val="00DC27CF"/>
    <w:rsid w:val="00DC2F5B"/>
    <w:rsid w:val="00DC381C"/>
    <w:rsid w:val="00DC4690"/>
    <w:rsid w:val="00DC6999"/>
    <w:rsid w:val="00DC77C5"/>
    <w:rsid w:val="00DC7C74"/>
    <w:rsid w:val="00DD27E4"/>
    <w:rsid w:val="00DD6ADB"/>
    <w:rsid w:val="00DD7998"/>
    <w:rsid w:val="00DE017B"/>
    <w:rsid w:val="00DE0F26"/>
    <w:rsid w:val="00DE47D8"/>
    <w:rsid w:val="00DE507A"/>
    <w:rsid w:val="00DE58C1"/>
    <w:rsid w:val="00DE5927"/>
    <w:rsid w:val="00DE63AF"/>
    <w:rsid w:val="00DE7355"/>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21115"/>
    <w:rsid w:val="00E212DF"/>
    <w:rsid w:val="00E245F1"/>
    <w:rsid w:val="00E2577C"/>
    <w:rsid w:val="00E25DC5"/>
    <w:rsid w:val="00E26691"/>
    <w:rsid w:val="00E26E5E"/>
    <w:rsid w:val="00E2729E"/>
    <w:rsid w:val="00E276AB"/>
    <w:rsid w:val="00E27E14"/>
    <w:rsid w:val="00E358E6"/>
    <w:rsid w:val="00E36463"/>
    <w:rsid w:val="00E409EC"/>
    <w:rsid w:val="00E41C86"/>
    <w:rsid w:val="00E4229C"/>
    <w:rsid w:val="00E43363"/>
    <w:rsid w:val="00E44640"/>
    <w:rsid w:val="00E46077"/>
    <w:rsid w:val="00E474D8"/>
    <w:rsid w:val="00E5055B"/>
    <w:rsid w:val="00E51274"/>
    <w:rsid w:val="00E54BBB"/>
    <w:rsid w:val="00E56207"/>
    <w:rsid w:val="00E56652"/>
    <w:rsid w:val="00E56D9A"/>
    <w:rsid w:val="00E6058E"/>
    <w:rsid w:val="00E6507A"/>
    <w:rsid w:val="00E65A92"/>
    <w:rsid w:val="00E6760A"/>
    <w:rsid w:val="00E7006D"/>
    <w:rsid w:val="00E72663"/>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A497B"/>
    <w:rsid w:val="00EB3134"/>
    <w:rsid w:val="00EB41AF"/>
    <w:rsid w:val="00EB6ECE"/>
    <w:rsid w:val="00EB717B"/>
    <w:rsid w:val="00EB7C0D"/>
    <w:rsid w:val="00EC0C7E"/>
    <w:rsid w:val="00EC1504"/>
    <w:rsid w:val="00EC1A1B"/>
    <w:rsid w:val="00EC2CA2"/>
    <w:rsid w:val="00EC3D24"/>
    <w:rsid w:val="00EC41A6"/>
    <w:rsid w:val="00EC4A6B"/>
    <w:rsid w:val="00EC4F0D"/>
    <w:rsid w:val="00EC57AE"/>
    <w:rsid w:val="00ED3A6B"/>
    <w:rsid w:val="00ED45CD"/>
    <w:rsid w:val="00ED56BA"/>
    <w:rsid w:val="00ED58BF"/>
    <w:rsid w:val="00ED664F"/>
    <w:rsid w:val="00EE1969"/>
    <w:rsid w:val="00EE19AF"/>
    <w:rsid w:val="00EE3DD8"/>
    <w:rsid w:val="00EE4E68"/>
    <w:rsid w:val="00EE6447"/>
    <w:rsid w:val="00EF12BE"/>
    <w:rsid w:val="00EF1638"/>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BCC"/>
    <w:rsid w:val="00F232E6"/>
    <w:rsid w:val="00F24868"/>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5350"/>
    <w:rsid w:val="00F602FC"/>
    <w:rsid w:val="00F60ED5"/>
    <w:rsid w:val="00F60FA0"/>
    <w:rsid w:val="00F61343"/>
    <w:rsid w:val="00F635D5"/>
    <w:rsid w:val="00F673A4"/>
    <w:rsid w:val="00F67F30"/>
    <w:rsid w:val="00F67FAF"/>
    <w:rsid w:val="00F71891"/>
    <w:rsid w:val="00F726B3"/>
    <w:rsid w:val="00F73C92"/>
    <w:rsid w:val="00F7417A"/>
    <w:rsid w:val="00F75921"/>
    <w:rsid w:val="00F75BB4"/>
    <w:rsid w:val="00F7664A"/>
    <w:rsid w:val="00F77BBD"/>
    <w:rsid w:val="00F810BC"/>
    <w:rsid w:val="00F816E6"/>
    <w:rsid w:val="00F82A3D"/>
    <w:rsid w:val="00F83EB8"/>
    <w:rsid w:val="00F85BD9"/>
    <w:rsid w:val="00F85D98"/>
    <w:rsid w:val="00F8709D"/>
    <w:rsid w:val="00F87B8A"/>
    <w:rsid w:val="00F9229D"/>
    <w:rsid w:val="00F93FBF"/>
    <w:rsid w:val="00F94241"/>
    <w:rsid w:val="00F948F1"/>
    <w:rsid w:val="00F95869"/>
    <w:rsid w:val="00F95E55"/>
    <w:rsid w:val="00F967FC"/>
    <w:rsid w:val="00FA2AA1"/>
    <w:rsid w:val="00FA32F1"/>
    <w:rsid w:val="00FA3C0D"/>
    <w:rsid w:val="00FA7D69"/>
    <w:rsid w:val="00FB047A"/>
    <w:rsid w:val="00FB2CF3"/>
    <w:rsid w:val="00FB565C"/>
    <w:rsid w:val="00FB6198"/>
    <w:rsid w:val="00FB6D47"/>
    <w:rsid w:val="00FC0113"/>
    <w:rsid w:val="00FC2324"/>
    <w:rsid w:val="00FC2775"/>
    <w:rsid w:val="00FC54B4"/>
    <w:rsid w:val="00FC63C4"/>
    <w:rsid w:val="00FD0B8D"/>
    <w:rsid w:val="00FD0EEF"/>
    <w:rsid w:val="00FD1267"/>
    <w:rsid w:val="00FD2913"/>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E14949C5-CEE9-4FE9-B244-40AE9E6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kb.10xgenomics.com/hc/en-us/articles/115004506263-What-is-a-barcode-whitelis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github.com/gwct/murine-discordance" TargetMode="External"/><Relationship Id="rId23" Type="http://schemas.openxmlformats.org/officeDocument/2006/relationships/hyperlink" Target="http://www.robertlanfear.com/blog/files/concordance_factors.html" TargetMode="Externa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hyperlink" Target="http://paleodb.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41</Pages>
  <Words>30040</Words>
  <Characters>171229</Characters>
  <Application>Microsoft Office Word</Application>
  <DocSecurity>0</DocSecurity>
  <Lines>1426</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61</cp:revision>
  <dcterms:created xsi:type="dcterms:W3CDTF">2023-08-28T01:22:00Z</dcterms:created>
  <dcterms:modified xsi:type="dcterms:W3CDTF">2023-09-28T19:10:00Z</dcterms:modified>
</cp:coreProperties>
</file>